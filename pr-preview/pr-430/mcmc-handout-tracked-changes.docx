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Markov Chain Monte Carlo</w:t>
      </w:r>
    </w:p>
    <w:p>
      <w:pPr>
        <w:pStyle w:val="Date"/>
      </w:pPr>
      <w:del w:id="1" w:author="PR Preview" w:date="2026-01-01T00:00:00Z">
        <w:r>
          <w:delText xml:space="preserve">Last modified: 2026-10-22 11:32:21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2026-10-22 11:37:34 (PDT)</w:t>
        </w:r>
      </w:ins>
    </w:p>
    <w:p>
      <w:pPr>
        <w:pStyle w:val="FirstParagraph"/>
      </w:pPr>
      <w:r>
        <w:t xml:space="preserve">This page explains why most posterior distributions must be simulated,</w:t>
      </w:r>
      <w:r>
        <w:t xml:space="preserve"> </w:t>
      </w:r>
      <w:r>
        <w:t xml:space="preserve">introduces Monte Carlo integration and Markov chains,</w:t>
      </w:r>
      <w:r>
        <w:t xml:space="preserve"> </w:t>
      </w:r>
      <w:r>
        <w:t xml:space="preserve">describes the Metropolis–Hastings and Gibbs samplers,</w:t>
      </w:r>
      <w:r>
        <w:t xml:space="preserve"> </w:t>
      </w:r>
      <w:r>
        <w:t xml:space="preserve">shows how to check a sampler’s output,</w:t>
      </w:r>
      <w:r>
        <w:t xml:space="preserve"> </w:t>
      </w:r>
      <w:r>
        <w:t xml:space="preserve">and presents a criterion for comparing models</w:t>
      </w:r>
      <w:r>
        <w:t xml:space="preserve"> </w:t>
      </w:r>
      <w:r>
        <w:t xml:space="preserve">[1, Ch. 13]</w:t>
      </w:r>
      <w:r>
        <w:t xml:space="preserve">.</w:t>
      </w:r>
      <w:r>
        <w:t xml:space="preserve"> </w:t>
      </w:r>
      <w:r>
        <w:t xml:space="preserve">It builds on the priors and posteriors defined on the</w:t>
      </w:r>
      <w:r>
        <w:t xml:space="preserve"> </w:t>
      </w:r>
      <w:hyperlink r:id="rId9">
        <w:r>
          <w:rPr>
            <w:rStyle w:val="Hyperlink"/>
          </w:rPr>
          <w:t xml:space="preserve">Bayesian Inference</w:t>
        </w:r>
      </w:hyperlink>
      <w:r>
        <w:t xml:space="preserve"> </w:t>
      </w:r>
      <w:r>
        <w:t xml:space="preserve">page.</w:t>
      </w:r>
      <w:r>
        <w:t xml:space="preserve"> </w:t>
      </w:r>
      <w:r>
        <w:t xml:space="preserve">For a video introduction, see Richard McElreath’s lecture</w:t>
      </w:r>
      <w:r>
        <w:t xml:space="preserve"> </w:t>
      </w:r>
      <w:hyperlink r:id="rId10">
        <w:r>
          <w:rPr>
            <w:rStyle w:val="Hyperlink"/>
            <w:i/>
            <w:iCs/>
          </w:rPr>
          <w:t xml:space="preserve">MCMC and Item Response Models</w:t>
        </w:r>
      </w:hyperlink>
      <w:r>
        <w:t xml:space="preserve"> </w:t>
      </w:r>
      <w:r>
        <w:t xml:space="preserve">(Statistical Rethinking 2026, Lecture A08).</w:t>
      </w:r>
    </w:p>
    <w:bookmarkStart w:id="38" w:name="sec-foundations"/>
    <w:p>
      <w:pPr>
        <w:pStyle w:val="Heading2"/>
      </w:pPr>
      <w:r>
        <w:t xml:space="preserve">1 Foundations of MCMC</w:t>
      </w:r>
    </w:p>
    <w:p>
      <w:pPr>
        <w:pStyle w:val="FirstParagraph"/>
      </w:pPr>
      <w:r>
        <w:t xml:space="preserve">When the posterior has a known closed form,</w:t>
      </w:r>
      <w:r>
        <w:t xml:space="preserve"> </w:t>
      </w:r>
      <w:r>
        <w:t xml:space="preserve">as in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,</w:t>
      </w:r>
      <w:r>
        <w:t xml:space="preserve"> </w:t>
      </w:r>
      <w:r>
        <w:t xml:space="preserve">we can compute its summaries exactly or sample from it directly.</w:t>
      </w:r>
      <w:r>
        <w:t xml:space="preserve"> </w:t>
      </w:r>
      <w:r>
        <w:t xml:space="preserve">In most real-world models, however,</w:t>
      </w:r>
      <w:r>
        <w:t xml:space="preserve"> </w:t>
      </w:r>
      <w:r>
        <w:t xml:space="preserve">the</w:t>
      </w:r>
      <w:r>
        <w:t xml:space="preserve"> </w:t>
      </w:r>
      <w:hyperlink r:id="rId12">
        <w:r>
          <w:rPr>
            <w:rStyle w:val="Hyperlink"/>
          </w:rPr>
          <w:t xml:space="preserve">marginal likelihood</w:t>
        </w:r>
      </w:hyperlink>
      <w:r>
        <w:t xml:space="preserve"> </w:t>
      </w:r>
      <w:r>
        <w:t xml:space="preserve">$\operatorname{p}(\mathord{\smash[b]{\underset{\raise.3ex\hbox{$\scriptstyle\sim$}}{y}}\vphantom{y}})$</w:t>
      </w:r>
      <w:r>
        <w:t xml:space="preserve"> </w:t>
      </w:r>
      <w:r>
        <w:t xml:space="preserve">that normalizes the posterior</w:t>
      </w:r>
      <w:r>
        <w:t xml:space="preserve"> </w:t>
      </w:r>
      <w:r>
        <w:t xml:space="preserve">cannot be computed,</w:t>
      </w:r>
      <w:r>
        <w:t xml:space="preserve"> </w:t>
      </w:r>
      <w:r>
        <w:t xml:space="preserve">so neither can the posterior’s summaries.</w:t>
      </w:r>
      <w:r>
        <w:t xml:space="preserve"> </w:t>
      </w:r>
      <w:r>
        <w:t xml:space="preserve">Markov chain Monte Carlo methods get around this problem:</w:t>
      </w:r>
      <w:r>
        <w:t xml:space="preserve"> </w:t>
      </w:r>
      <w:r>
        <w:t xml:space="preserve">instead of independent draws from the posterior,</w:t>
      </w:r>
      <w:r>
        <w:t xml:space="preserve"> </w:t>
      </w:r>
      <w:r>
        <w:t xml:space="preserve">they generate a correlated sequence of draws</w:t>
      </w:r>
      <w:r>
        <w:t xml:space="preserve"> </w:t>
      </w:r>
      <w:r>
        <w:t xml:space="preserve">whose distribution converges to the posterior</w:t>
      </w:r>
      <w:r>
        <w:t xml:space="preserve"> </w:t>
      </w:r>
      <w:r>
        <w:t xml:space="preserve">[1, Ch. 13], p. 287</w:t>
      </w:r>
      <w:r>
        <w:t xml:space="preserve">.</w:t>
      </w:r>
    </w:p>
    <w:bookmarkStart w:id="13" w:name="def-mcmc"/>
    <w:p>
      <w:pPr>
        <w:pStyle w:val="BodyText"/>
      </w:pPr>
      <w:r>
        <w:rPr>
          <w:b/>
          <w:bCs/>
        </w:rPr>
        <w:t xml:space="preserve">Definition 1 (Markov chain Monte Carlo)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Markov chain Monte Carlo (MCMC)</w:t>
      </w:r>
      <w:r>
        <w:t xml:space="preserve"> </w:t>
      </w:r>
      <w:r>
        <w:t xml:space="preserve">method for a target distribution</w:t>
      </w:r>
      <w:r>
        <w:t xml:space="preserve"> </w:t>
      </w:r>
      <w:r>
        <w:t xml:space="preserve">generates a sequence of draws</w:t>
      </w:r>
      <w:r>
        <w:t xml:space="preserve"> </w:t>
      </w:r>
      <w:r>
        <w:t xml:space="preserve">$\mathord{\smash[b]{\underset{\raise.3ex\hbox{$\scriptstyle\sim$}}{\theta}}\vphantom{\theta}}^{(1)}, \mathord{\smash[b]{\underset{\raise.3ex\hbox{$\scriptstyle\sim$}}{\theta}}\vphantom{\theta}}^{(2)}, \ldots$</w:t>
      </w:r>
      <w:r>
        <w:t xml:space="preserve">,</w:t>
      </w:r>
      <w:r>
        <w:t xml:space="preserve"> </w:t>
      </w:r>
      <w:r>
        <w:t xml:space="preserve">each drawn from a distribution that depends on the previous draw,</w:t>
      </w:r>
      <w:r>
        <w:t xml:space="preserve"> </w:t>
      </w:r>
      <w:r>
        <w:t xml:space="preserve">such that the distribution of</w:t>
      </w:r>
      <w:r>
        <w:t xml:space="preserve"> </w:t>
      </w:r>
      <w:r>
        <w:t xml:space="preserve">$\mathord{\smash[b]{\underset{\raise.3ex\hbox{$\scriptstyle\sim$}}{\theta}}\vphantom{\theta}}^{(t)}$</w:t>
      </w:r>
      <w:r>
        <w:t xml:space="preserve"> </w:t>
      </w:r>
      <w:r>
        <w:t xml:space="preserve">converges to the target</w:t>
      </w:r>
      <w:r>
        <w:t xml:space="preserve"> </w:t>
      </w:r>
      <w:r>
        <w:t xml:space="preserve">as</w:t>
      </w:r>
      <w:r>
        <w:t xml:space="preserve"> </w:t>
      </w:r>
      <m:oMath>
        <m:r>
          <m:t>t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[2]</w:t>
      </w:r>
      <w:r>
        <w:t xml:space="preserve">.</w:t>
      </w:r>
    </w:p>
    <w:bookmarkEnd w:id="13"/>
    <w:bookmarkStart w:id="14" w:name="exm-mcmc"/>
    <w:p>
      <w:pPr>
        <w:pStyle w:val="BodyText"/>
      </w:pPr>
      <w:r>
        <w:rPr>
          <w:b/>
          <w:bCs/>
        </w:rPr>
        <w:t xml:space="preserve">Example 1 (A sequence that converges to the standard Gaussian)</w:t>
      </w:r>
      <w:r>
        <w:t xml:space="preserve"> </w:t>
      </w:r>
      <w:r>
        <w:t xml:space="preserve">Let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0.5</m:t>
        </m:r>
        <m:r>
          <m:t> </m:t>
        </m:r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+</m:t>
        </m:r>
        <m:sSub>
          <m:e>
            <m:r>
              <m:t>u</m:t>
            </m:r>
          </m:e>
          <m:sub>
            <m:r>
              <m:t>t</m:t>
            </m:r>
          </m:sub>
        </m:sSub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u</m:t>
            </m:r>
          </m:e>
          <m:sub>
            <m:r>
              <m:t>t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0.75</m:t>
            </m:r>
          </m:e>
        </m:d>
        <m:r>
          <m:t>​</m:t>
        </m:r>
      </m:oMath>
      <w:r>
        <w:t xml:space="preserve"> </w:t>
      </w:r>
      <w:r>
        <w:t xml:space="preserve">independent of the past.</w:t>
      </w:r>
      <w:r>
        <w:t xml:space="preserve"> </w:t>
      </w:r>
      <w:r>
        <w:t xml:space="preserve">Each draw depends on the previous one.</w:t>
      </w:r>
      <w:r>
        <w:t xml:space="preserve"> </w:t>
      </w:r>
      <w:r>
        <w:t xml:space="preserve">If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has mean</w:t>
      </w:r>
      <w:r>
        <w:t xml:space="preserve"> </w:t>
      </w:r>
      <m:oMath>
        <m:sSub>
          <m:e>
            <m:r>
              <m:t>m</m:t>
            </m:r>
          </m:e>
          <m:sub>
            <m:r>
              <m:t>t</m:t>
            </m:r>
          </m:sub>
        </m:sSub>
      </m:oMath>
      <w:r>
        <w:t xml:space="preserve"> </w:t>
      </w:r>
      <w:r>
        <w:t xml:space="preserve">and variance</w:t>
      </w:r>
      <w:r>
        <w:t xml:space="preserve"> </w:t>
      </w:r>
      <m:oMath>
        <m:sSub>
          <m:e>
            <m:r>
              <m:t>v</m:t>
            </m:r>
          </m:e>
          <m:sub>
            <m:r>
              <m:t>t</m:t>
            </m:r>
          </m:sub>
        </m:sSub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m</m:t>
            </m:r>
          </m:e>
          <m:sub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=</m:t>
        </m:r>
        <m:r>
          <m:t>0.5</m:t>
        </m:r>
        <m:r>
          <m:t> </m:t>
        </m:r>
        <m:sSub>
          <m:e>
            <m:r>
              <m:t>m</m:t>
            </m:r>
          </m:e>
          <m:sub>
            <m:r>
              <m:t>t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v</m:t>
            </m:r>
          </m:e>
          <m:sub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=</m:t>
        </m:r>
        <m:r>
          <m:t>0.25</m:t>
        </m:r>
        <m:r>
          <m:t> </m:t>
        </m:r>
        <m:sSub>
          <m:e>
            <m:r>
              <m:t>v</m:t>
            </m:r>
          </m:e>
          <m:sub>
            <m:r>
              <m:t>t</m:t>
            </m:r>
          </m:sub>
        </m:sSub>
        <m:r>
          <m:rPr>
            <m:sty m:val="p"/>
          </m:rPr>
          <m:t>+</m:t>
        </m:r>
        <m:r>
          <m:t>0.75</m:t>
        </m:r>
      </m:oMath>
      <w:r>
        <w:t xml:space="preserve">,</w:t>
      </w:r>
      <w:r>
        <w:t xml:space="preserve"> </w:t>
      </w:r>
      <w:r>
        <w:t xml:space="preserve">so from any starting value</w:t>
      </w:r>
      <w:r>
        <w:t xml:space="preserve"> </w:t>
      </w:r>
      <m:oMath>
        <m:sSub>
          <m:e>
            <m:r>
              <m:t>m</m:t>
            </m:r>
          </m:e>
          <m:sub>
            <m:r>
              <m:t>t</m:t>
            </m:r>
          </m:sub>
        </m:sSub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v</m:t>
            </m:r>
          </m:e>
          <m:sub>
            <m:r>
              <m:t>t</m:t>
            </m:r>
          </m:sub>
        </m:sSub>
        <m:r>
          <m:rPr>
            <m:sty m:val="p"/>
          </m:rPr>
          <m:t>→</m:t>
        </m:r>
        <m:r>
          <m:t>1</m:t>
        </m:r>
      </m:oMath>
      <w:r>
        <w:t xml:space="preserve">:</w:t>
      </w:r>
      <w:r>
        <w:t xml:space="preserve"> </w:t>
      </w:r>
      <w:r>
        <w:t xml:space="preserve">the draws’ distribution converges to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This sequence is an MCMC method for sampling the standard Gaussian distribution;</w:t>
      </w:r>
      <w:r>
        <w:t xml:space="preserve"> </w:t>
      </w:r>
      <w:r>
        <w:t xml:space="preserve">its draws are correlated, unlike independent draws.</w:t>
      </w:r>
    </w:p>
    <w:bookmarkEnd w:id="14"/>
    <w:bookmarkStart w:id="15" w:name="X5c773f3fae4b172848a8a43ad8556ffccaf9882"/>
    <w:p>
      <w:pPr>
        <w:pStyle w:val="Heading3"/>
      </w:pPr>
      <w:r>
        <w:t xml:space="preserve">1.1 Why the normalizing constant is hard to compute</w:t>
      </w:r>
    </w:p>
    <w:p>
      <w:pPr>
        <w:pStyle w:val="FirstParagraph"/>
      </w:pPr>
      <w:r>
        <w:t xml:space="preserve">With a parameter vector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,</w:t>
      </w:r>
      <w:r>
        <w:t xml:space="preserve"> </w:t>
      </w:r>
      <w:r>
        <w:t xml:space="preserve">the normalizing constant of the posterior is</w:t>
      </w:r>
    </w:p>
    <w:p>
      <w:pPr>
        <w:pStyle w:val="BodyText"/>
      </w:pPr>
      <w:r>
        <w:t xml:space="preserve">$$\operatorname{p}(\mathord{\smash[b]{\underset{\raise.3ex\hbox{$\scriptstyle\sim$}}{y}}\vphantom{y}}) = \int \operatorname{p}(\mathord{\smash[b]{\underset{\raise.3ex\hbox{$\scriptstyle\sim$}}{y}}\vphantom{y}}\mid \mathord{\smash[b]{\underset{\raise.3ex\hbox{$\scriptstyle\sim$}}{\theta}}\vphantom{\theta}})\, \operatorname{p}(\mathord{\smash[b]{\underset{\raise.3ex\hbox{$\scriptstyle\sim$}}{\theta}}\vphantom{\theta}})\, d\mathord{\smash[b]{\underset{\raise.3ex\hbox{$\scriptstyle\sim$}}{\theta}}\vphantom{\theta}},$$</w:t>
      </w:r>
    </w:p>
    <w:p>
      <w:pPr>
        <w:pStyle w:val="FirstParagraph"/>
      </w:pPr>
      <w:r>
        <w:t xml:space="preserve">an integral over every dimension of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that typically has no closed form.</w:t>
      </w:r>
      <w:r>
        <w:t xml:space="preserve"> </w:t>
      </w:r>
      <w:r>
        <w:t xml:space="preserve">Computing it numerically becomes infeasible as the dimension of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grows</w:t>
      </w:r>
      <w:r>
        <w:t xml:space="preserve"> </w:t>
      </w:r>
      <w:r>
        <w:t xml:space="preserve">[1, Ch. 13], p. 287</w:t>
      </w:r>
      <w:r>
        <w:t xml:space="preserve">.</w:t>
      </w:r>
      <w:r>
        <w:t xml:space="preserve"> </w:t>
      </w:r>
      <w:r>
        <w:t xml:space="preserve">MCMC sidesteps the problem:</w:t>
      </w:r>
      <w:r>
        <w:t xml:space="preserve"> </w:t>
      </w:r>
      <w:r>
        <w:t xml:space="preserve">MCMC samplers use the posterior only through ratios</w:t>
      </w:r>
      <w:r>
        <w:t xml:space="preserve"> </w:t>
      </w:r>
      <w:r>
        <w:t xml:space="preserve">$\operatorname{p}(\mathord{\smash[b]{\underset{\raise.3ex\hbox{$\scriptstyle\sim$}}{\theta}}\vphantom{\theta}}^* \mid \mathord{\smash[b]{\underset{\raise.3ex\hbox{$\scriptstyle\sim$}}{y}}\vphantom{y}}) / \operatorname{p}(\mathord{\smash[b]{\underset{\raise.3ex\hbox{$\scriptstyle\sim$}}{\theta}}\vphantom{\theta}}\mid \mathord{\smash[b]{\underset{\raise.3ex\hbox{$\scriptstyle\sim$}}{y}}\vphantom{y}})$</w:t>
      </w:r>
      <w:r>
        <w:t xml:space="preserve">,</w:t>
      </w:r>
      <w:r>
        <w:t xml:space="preserve"> </w:t>
      </w:r>
      <w:r>
        <w:t xml:space="preserve">in which the normalizing constant cancels.</w:t>
      </w:r>
    </w:p>
    <w:bookmarkEnd w:id="15"/>
    <w:bookmarkStart w:id="18" w:name="monte-carlo-integration"/>
    <w:p>
      <w:pPr>
        <w:pStyle w:val="Heading3"/>
      </w:pPr>
      <w:r>
        <w:t xml:space="preserve">1.2 Monte Carlo integration</w:t>
      </w:r>
    </w:p>
    <w:bookmarkStart w:id="16" w:name="def-monte-carlo-estimate"/>
    <w:p>
      <w:pPr>
        <w:pStyle w:val="FirstParagraph"/>
      </w:pPr>
      <w:r>
        <w:rPr>
          <w:b/>
          <w:bCs/>
        </w:rPr>
        <w:t xml:space="preserve">Definition 2 (Monte Carlo estimate)</w:t>
      </w:r>
      <w:r>
        <w:t xml:space="preserve"> </w:t>
      </w:r>
      <w:r>
        <w:t xml:space="preserve">Given draws</w:t>
      </w:r>
      <w:r>
        <w:t xml:space="preserve"> </w:t>
      </w:r>
      <w:r>
        <w:t xml:space="preserve">$\mathord{\smash[b]{\underset{\raise.3ex\hbox{$\scriptstyle\sim$}}{\theta}}\vphantom{\theta}}^{(1)}, \ldots, \mathord{\smash[b]{\underset{\raise.3ex\hbox{$\scriptstyle\sim$}}{\theta}}\vphantom{\theta}}^{(M)} \ \sim_{\operatorname{iid}}\ \operatorname{p}(\mathord{\smash[b]{\underset{\raise.3ex\hbox{$\scriptstyle\sim$}}{\theta}}\vphantom{\theta}}\mid \mathord{\smash[b]{\underset{\raise.3ex\hbox{$\scriptstyle\sim$}}{y}}\vphantom{y}})$</w:t>
      </w:r>
      <w:r>
        <w:t xml:space="preserve"> </w:t>
      </w:r>
      <w:r>
        <w:t xml:space="preserve">and a function</w:t>
      </w:r>
      <w:r>
        <w:t xml:space="preserve"> </w:t>
      </w:r>
      <m:oMath>
        <m:r>
          <m:t>g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Monte Carlo estimate</w:t>
      </w:r>
      <w:r>
        <w:t xml:space="preserve"> </w:t>
      </w:r>
      <w:r>
        <w:t xml:space="preserve">of the</w:t>
      </w:r>
      <w:r>
        <w:t xml:space="preserve"> </w:t>
      </w:r>
      <w:hyperlink w:anchor="def-posterior">
        <w:r>
          <w:rPr>
            <w:rStyle w:val="Hyperlink"/>
          </w:rPr>
          <w:t xml:space="preserve">posterior</w:t>
        </w:r>
      </w:hyperlink>
      <w:r>
        <w:t xml:space="preserve"> </w:t>
      </w:r>
      <w:r>
        <w:t xml:space="preserve">expectation</w:t>
      </w:r>
      <w:r>
        <w:t xml:space="preserve"> </w:t>
      </w:r>
      <w:r>
        <w:t xml:space="preserve">${\operatorname{E}\mathopen{}\left[g(\mathord{\smash[b]{\underset{\raise.3ex\hbox{$\scriptstyle\sim$}}{\theta}}\vphantom{\theta}}) \mid \mathord{\smash[b]{\underset{\raise.3ex\hbox{$\scriptstyle\sim$}}{y}}\vphantom{y}}\right]\mathclose{}}$</w:t>
      </w:r>
      <w:r>
        <w:t xml:space="preserve"> </w:t>
      </w:r>
      <w:r>
        <w:t xml:space="preserve">is</w:t>
      </w:r>
    </w:p>
    <w:p>
      <w:pPr>
        <w:pStyle w:val="BodyText"/>
      </w:pPr>
      <w:r>
        <w:t xml:space="preserve">$$
    \frac{1}{M} \sum_{m=1}^{M} g\mathopen{}\left(\mathord{\smash[b]{\underset{\raise.3ex\hbox{$\scriptstyle\sim$}}{\theta}}\vphantom{\theta}}^{(m)}\right)\mathclose{}.
    $$</w:t>
      </w:r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16"/>
    <w:p>
      <w:pPr>
        <w:pStyle w:val="BodyText"/>
      </w:pPr>
      <w:r>
        <w:t xml:space="preserve">By the law of large numbers,</w:t>
      </w:r>
      <w:r>
        <w:t xml:space="preserve"> </w:t>
      </w:r>
      <w:r>
        <w:t xml:space="preserve">a Monte Carlo estimate converges to the posterior expectation it estimates</w:t>
      </w:r>
      <w:r>
        <w:t xml:space="preserve"> </w:t>
      </w:r>
      <w:r>
        <w:t xml:space="preserve">as the number of draws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grows</w:t>
      </w:r>
      <w:r>
        <w:t xml:space="preserve"> </w:t>
      </w:r>
      <w:r>
        <w:t xml:space="preserve">[1, Ch. 13], p. 288</w:t>
      </w:r>
      <w:r>
        <w:t xml:space="preserve">.</w:t>
      </w:r>
      <w:r>
        <w:t xml:space="preserve"> </w:t>
      </w:r>
      <w:r>
        <w:t xml:space="preserve">The posterior mean (</w:t>
      </w:r>
      <m:oMath>
        <m:r>
          <m:t>g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θ</m:t>
        </m:r>
      </m:oMath>
      <w:r>
        <w:t xml:space="preserve">)</w:t>
      </w:r>
      <w:r>
        <w:t xml:space="preserve"> </w:t>
      </w:r>
      <w:r>
        <w:t xml:space="preserve">and posterior probabilities (</w:t>
      </w:r>
      <m:oMath>
        <m:r>
          <m:t>g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nor/>
                <m:sty m:val="p"/>
              </m:rPr>
              <m:t>1</m:t>
            </m:r>
          </m:e>
          <m:sub>
            <m:r>
              <m:t>θ</m:t>
            </m:r>
            <m:r>
              <m:rPr>
                <m:sty m:val="p"/>
              </m:rPr>
              <m:t>≤</m:t>
            </m:r>
            <m:r>
              <m:t>c</m:t>
            </m:r>
          </m:sub>
        </m:sSub>
      </m:oMath>
      <w:r>
        <w:t xml:space="preserve">, an indicator)</w:t>
      </w:r>
      <w:r>
        <w:t xml:space="preserve"> </w:t>
      </w:r>
      <w:r>
        <w:t xml:space="preserve">are posterior expectations,</w:t>
      </w:r>
      <w:r>
        <w:t xml:space="preserve"> </w:t>
      </w:r>
      <w:r>
        <w:t xml:space="preserve">so they are estimated by averages of the draws;</w:t>
      </w:r>
      <w:r>
        <w:t xml:space="preserve"> </w:t>
      </w:r>
      <w:r>
        <w:t xml:space="preserve">posterior quantiles, and so credible-interval endpoints,</w:t>
      </w:r>
      <w:r>
        <w:t xml:space="preserve"> </w:t>
      </w:r>
      <w:r>
        <w:t xml:space="preserve">are estimated by the corresponding quantiles of the draws.</w:t>
      </w:r>
    </w:p>
    <w:bookmarkStart w:id="17" w:name="exm-mc-bernoulli"/>
    <w:p>
      <w:pPr>
        <w:pStyle w:val="BodyText"/>
      </w:pPr>
      <w:r>
        <w:rPr>
          <w:b/>
          <w:bCs/>
        </w:rPr>
        <w:t xml:space="preserve">Example 2 (Monte Carlo posterior summaries for a Bernoulli model)</w:t>
      </w:r>
      <w:r>
        <w:t xml:space="preserve"> </w:t>
      </w:r>
      <w:r>
        <w:t xml:space="preserve">The posterior in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56</m:t>
        </m:r>
        <m:r>
          <m:rPr>
            <m:sty m:val="p"/>
          </m:rPr>
          <m:t>,</m:t>
        </m:r>
        <m:r>
          <m:t>37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We draw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5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values from it,</w:t>
      </w:r>
      <w:r>
        <w:t xml:space="preserve"> </w:t>
      </w:r>
      <w:r>
        <w:t xml:space="preserve">and compare Monte Carlo estimates with the exact values: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pi_draws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rbeta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shape1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shape2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37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exact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37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qbeta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37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qbeta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37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monte_carlo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(pi_draws),</w:t>
      </w:r>
      <w:r>
        <w:br/>
      </w:r>
      <w:r>
        <w:rPr>
          <w:rStyle w:val="NormalTok"/>
        </w:rPr>
        <w:t xml:space="preserve">   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quantile</w:t>
      </w:r>
      <w:r>
        <w:rPr>
          <w:rStyle w:val="NormalTok"/>
        </w:rPr>
        <w:t xml:space="preserve">(pi_draws,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mean  lower  upper</w:t>
      </w:r>
      <w:r>
        <w:br/>
      </w:r>
      <w:r>
        <w:rPr>
          <w:rStyle w:val="CommentTok"/>
        </w:rPr>
        <w:t xml:space="preserve">#&gt; exact       0.6022 0.5014 0.6988</w:t>
      </w:r>
      <w:r>
        <w:br/>
      </w:r>
      <w:r>
        <w:rPr>
          <w:rStyle w:val="CommentTok"/>
        </w:rPr>
        <w:t xml:space="preserve">#&gt; monte_carlo 0.6022 0.5011 0.7013</w:t>
      </w:r>
    </w:p>
    <w:p>
      <w:pPr>
        <w:pStyle w:val="FirstParagraph"/>
      </w:pPr>
      <w:r>
        <w:t xml:space="preserve">The two agree to about two decimal places,</w:t>
      </w:r>
      <w:r>
        <w:t xml:space="preserve"> </w:t>
      </w:r>
      <w:r>
        <w:t xml:space="preserve">and the agreement improves as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grows.</w:t>
      </w:r>
    </w:p>
    <w:bookmarkEnd w:id="17"/>
    <w:bookmarkEnd w:id="18"/>
    <w:bookmarkStart w:id="37" w:name="markov-chains"/>
    <w:p>
      <w:pPr>
        <w:pStyle w:val="Heading3"/>
      </w:pPr>
      <w:r>
        <w:t xml:space="preserve">1.3 Markov chains</w:t>
      </w:r>
    </w:p>
    <w:bookmarkStart w:id="19" w:name="def-markov-chain"/>
    <w:p>
      <w:pPr>
        <w:pStyle w:val="FirstParagraph"/>
      </w:pPr>
      <w:r>
        <w:rPr>
          <w:b/>
          <w:bCs/>
        </w:rPr>
        <w:t xml:space="preserve">Definition 3 (Markov chain)</w:t>
      </w:r>
      <w:r>
        <w:t xml:space="preserve"> </w:t>
      </w:r>
      <w:r>
        <w:t xml:space="preserve">A sequence of random variables</w:t>
      </w:r>
      <w:r>
        <w:t xml:space="preserve"> </w:t>
      </w:r>
      <w:r>
        <w:t xml:space="preserve">$\mathord{\smash[b]{\underset{\raise.3ex\hbox{$\scriptstyle\sim$}}{\theta}}\vphantom{\theta}}^{(1)}, \mathord{\smash[b]{\underset{\raise.3ex\hbox{$\scriptstyle\sim$}}{\theta}}\vphantom{\theta}}^{(2)}, \ldots$</w:t>
      </w:r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Markov chain</w:t>
      </w:r>
      <w:r>
        <w:t xml:space="preserve"> </w:t>
      </w:r>
      <w:r>
        <w:t xml:space="preserve">if, for every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the conditional distribution of</w:t>
      </w:r>
      <w:r>
        <w:t xml:space="preserve"> </w:t>
      </w:r>
      <w:r>
        <w:t xml:space="preserve">$\mathord{\smash[b]{\underset{\raise.3ex\hbox{$\scriptstyle\sim$}}{\theta}}\vphantom{\theta}}^{(t+1)}$</w:t>
      </w:r>
      <w:r>
        <w:t xml:space="preserve"> </w:t>
      </w:r>
      <w:r>
        <w:t xml:space="preserve">given all the earlier values</w:t>
      </w:r>
      <w:r>
        <w:t xml:space="preserve"> </w:t>
      </w:r>
      <w:r>
        <w:t xml:space="preserve">depends only on</w:t>
      </w:r>
      <w:r>
        <w:t xml:space="preserve"> </w:t>
      </w:r>
      <w:r>
        <w:t xml:space="preserve">$\mathord{\smash[b]{\underset{\raise.3ex\hbox{$\scriptstyle\sim$}}{\theta}}\vphantom{\theta}}^{(t)}$</w:t>
      </w:r>
      <w:r>
        <w:t xml:space="preserve">:</w:t>
      </w:r>
    </w:p>
    <w:p>
      <w:pPr>
        <w:pStyle w:val="BodyText"/>
      </w:pPr>
      <w:r>
        <w:t xml:space="preserve">$$
    {\operatorname{p}\mathopen{}\left(\mathord{\smash[b]{\underset{\raise.3ex\hbox{$\scriptstyle\sim$}}{\theta}}\vphantom{\theta}}^{(t+1)} \mid \mathord{\smash[b]{\underset{\raise.3ex\hbox{$\scriptstyle\sim$}}{\theta}}\vphantom{\theta}}^{(t)}, \mathord{\smash[b]{\underset{\raise.3ex\hbox{$\scriptstyle\sim$}}{\theta}}\vphantom{\theta}}^{(t-1)}, \ldots, \mathord{\smash[b]{\underset{\raise.3ex\hbox{$\scriptstyle\sim$}}{\theta}}\vphantom{\theta}}^{(1)}\right)\mathclose{}}
    =
    {\operatorname{p}\mathopen{}\left(\mathord{\smash[b]{\underset{\raise.3ex\hbox{$\scriptstyle\sim$}}{\theta}}\vphantom{\theta}}^{(t+1)} \mid \mathord{\smash[b]{\underset{\raise.3ex\hbox{$\scriptstyle\sim$}}{\theta}}\vphantom{\theta}}^{(t)}\right)\mathclose{}}.
    $$</w:t>
      </w:r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[4]</w:t>
      </w:r>
      <w:r>
        <w:t xml:space="preserve">.</w:t>
      </w:r>
    </w:p>
    <w:bookmarkEnd w:id="19"/>
    <w:bookmarkStart w:id="20" w:name="def-stationary-distribution"/>
    <w:p>
      <w:pPr>
        <w:pStyle w:val="BodyText"/>
      </w:pPr>
      <w:r>
        <w:rPr>
          <w:b/>
          <w:bCs/>
        </w:rPr>
        <w:t xml:space="preserve">Definition 4 (Stationary distribution)</w:t>
      </w:r>
      <w:r>
        <w:t xml:space="preserve"> </w:t>
      </w:r>
      <w:r>
        <w:t xml:space="preserve">A distribution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stationary distribution</w:t>
      </w:r>
      <w:r>
        <w:t xml:space="preserve"> </w:t>
      </w:r>
      <w:r>
        <w:t xml:space="preserve">of a</w:t>
      </w:r>
      <w:r>
        <w:t xml:space="preserve"> </w:t>
      </w:r>
      <w:hyperlink w:anchor="def-markov-chain">
        <w:r>
          <w:rPr>
            <w:rStyle w:val="Hyperlink"/>
          </w:rPr>
          <w:t xml:space="preserve">Markov chain</w:t>
        </w:r>
      </w:hyperlink>
      <w:r>
        <w:t xml:space="preserve"> </w:t>
      </w:r>
      <w:r>
        <w:t xml:space="preserve">if, whenever</w:t>
      </w:r>
      <w:r>
        <w:t xml:space="preserve"> </w:t>
      </w:r>
      <w:r>
        <w:t xml:space="preserve">$\mathord{\smash[b]{\underset{\raise.3ex\hbox{$\scriptstyle\sim$}}{\theta}}\vphantom{\theta}}^{(t)}$</w:t>
      </w:r>
      <w:r>
        <w:t xml:space="preserve"> </w:t>
      </w:r>
      <w:r>
        <w:t xml:space="preserve">has distribution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$\mathord{\smash[b]{\underset{\raise.3ex\hbox{$\scriptstyle\sim$}}{\theta}}\vphantom{\theta}}^{(t+1)}$</w:t>
      </w:r>
      <w:r>
        <w:t xml:space="preserve"> </w:t>
      </w:r>
      <w:r>
        <w:t xml:space="preserve">also has distribution</w:t>
      </w:r>
      <w:r>
        <w:t xml:space="preserve"> </w:t>
      </w:r>
      <m:oMath>
        <m:r>
          <m:t>π</m:t>
        </m:r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[5]</w:t>
      </w:r>
      <w:r>
        <w:t xml:space="preserve">.</w:t>
      </w:r>
    </w:p>
    <w:bookmarkEnd w:id="20"/>
    <w:bookmarkStart w:id="21" w:name="exm-two-state-chain"/>
    <w:p>
      <w:pPr>
        <w:pStyle w:val="BodyText"/>
      </w:pPr>
      <w:r>
        <w:rPr>
          <w:b/>
          <w:bCs/>
        </w:rPr>
        <w:t xml:space="preserve">Example 3 (A two-state weather chain)</w:t>
      </w:r>
      <w:r>
        <w:t xml:space="preserve"> </w:t>
      </w:r>
      <w:r>
        <w:t xml:space="preserve">Each day is dry or wet.</w:t>
      </w:r>
      <w:r>
        <w:t xml:space="preserve"> </w:t>
      </w:r>
      <w:r>
        <w:t xml:space="preserve">A dry day is followed by a dry day with probability 0.9,</w:t>
      </w:r>
      <w:r>
        <w:t xml:space="preserve"> </w:t>
      </w:r>
      <w:r>
        <w:t xml:space="preserve">and a wet day is followed by a dry day with probability 0.5,</w:t>
      </w:r>
      <w:r>
        <w:t xml:space="preserve"> </w:t>
      </w:r>
      <w:r>
        <w:t xml:space="preserve">whatever the weather on earlier days.</w:t>
      </w:r>
      <w:r>
        <w:t xml:space="preserve"> </w:t>
      </w:r>
      <w:r>
        <w:t xml:space="preserve">So the daily weather is a</w:t>
      </w:r>
      <w:r>
        <w:t xml:space="preserve"> </w:t>
      </w:r>
      <w:hyperlink w:anchor="def-markov-chain">
        <w:r>
          <w:rPr>
            <w:rStyle w:val="Hyperlink"/>
          </w:rPr>
          <w:t xml:space="preserve">Markov chain</w:t>
        </w:r>
      </w:hyperlink>
      <w:r>
        <w:t xml:space="preserve">.</w:t>
      </w:r>
    </w:p>
    <w:p>
      <w:pPr>
        <w:pStyle w:val="BodyText"/>
      </w:pPr>
      <w:r>
        <w:t xml:space="preserve">Let</w:t>
      </w:r>
      <w:r>
        <w:t xml:space="preserve"> </w:t>
      </w:r>
      <m:oMath>
        <m:sSub>
          <m:e>
            <m:r>
              <m:t>π</m:t>
            </m:r>
          </m:e>
          <m:sub>
            <m:r>
              <m:rPr>
                <m:nor/>
                <m:sty m:val="p"/>
              </m:rPr>
              <m:t>dry</m:t>
            </m:r>
          </m:sub>
        </m:sSub>
      </m:oMath>
      <w:r>
        <w:t xml:space="preserve"> </w:t>
      </w:r>
      <w:r>
        <w:t xml:space="preserve">be the probability that a day is dry.</w:t>
      </w:r>
      <w:r>
        <w:t xml:space="preserve"> </w:t>
      </w:r>
      <w:r>
        <w:t xml:space="preserve">For that probability to be the same the next day,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π</m:t>
                  </m:r>
                </m:e>
                <m:sub>
                  <m:r>
                    <m:rPr>
                      <m:nor/>
                      <m:sty m:val="p"/>
                    </m:rPr>
                    <m:t>dry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0.9</m:t>
              </m:r>
              <m:r>
                <m:t> </m:t>
              </m:r>
              <m:sSub>
                <m:e>
                  <m:r>
                    <m:t>π</m:t>
                  </m:r>
                </m:e>
                <m:sub>
                  <m:r>
                    <m:rPr>
                      <m:nor/>
                      <m:sty m:val="p"/>
                    </m:rPr>
                    <m:t>dry</m:t>
                  </m:r>
                </m:sub>
              </m:sSub>
              <m:r>
                <m:rPr>
                  <m:sty m:val="p"/>
                </m:rPr>
                <m:t>+</m:t>
              </m:r>
              <m:r>
                <m:t>0.5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π</m:t>
                  </m:r>
                </m:e>
                <m:sub>
                  <m:r>
                    <m:rPr>
                      <m:nor/>
                      <m:sty m:val="p"/>
                    </m:rPr>
                    <m:t>dry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(tomorrow is dry after a dry or a wet day)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0.4</m:t>
              </m:r>
              <m:r>
                <m:t> </m:t>
              </m:r>
              <m:sSub>
                <m:e>
                  <m:r>
                    <m:t>π</m:t>
                  </m:r>
                </m:e>
                <m:sub>
                  <m:r>
                    <m:rPr>
                      <m:nor/>
                      <m:sty m:val="p"/>
                    </m:rPr>
                    <m:t>dry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(collecting terms)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0.6</m:t>
        </m:r>
        <m:r>
          <m:t> </m:t>
        </m:r>
        <m:sSub>
          <m:e>
            <m:r>
              <m:t>π</m:t>
            </m:r>
          </m:e>
          <m:sub>
            <m:r>
              <m:rPr>
                <m:nor/>
                <m:sty m:val="p"/>
              </m:rPr>
              <m:t>dry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π</m:t>
            </m:r>
          </m:e>
          <m:sub>
            <m:r>
              <m:rPr>
                <m:nor/>
                <m:sty m:val="p"/>
              </m:rPr>
              <m:t>dry</m:t>
            </m:r>
          </m:sub>
        </m:sSub>
        <m:r>
          <m:rPr>
            <m:sty m:val="p"/>
          </m:rPr>
          <m:t>=</m:t>
        </m:r>
        <m:r>
          <m:t>5</m:t>
        </m:r>
        <m:r>
          <m:rPr>
            <m:sty m:val="p"/>
          </m:rPr>
          <m:t>/</m:t>
        </m:r>
        <m:r>
          <m:t>6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stationary-distribution">
        <w:r>
          <w:rPr>
            <w:rStyle w:val="Hyperlink"/>
          </w:rPr>
          <w:t xml:space="preserve">stationary distribution</w:t>
        </w:r>
      </w:hyperlink>
      <w:r>
        <w:t xml:space="preserve"> </w:t>
      </w:r>
      <w:r>
        <w:t xml:space="preserve">is dry with probability</w:t>
      </w:r>
      <w:r>
        <w:t xml:space="preserve"> </w:t>
      </w:r>
      <m:oMath>
        <m:r>
          <m:t>5</m:t>
        </m:r>
        <m:r>
          <m:rPr>
            <m:sty m:val="p"/>
          </m:rPr>
          <m:t>/</m:t>
        </m:r>
        <m:r>
          <m:t>6</m:t>
        </m:r>
      </m:oMath>
      <w:r>
        <w:t xml:space="preserve"> </w:t>
      </w:r>
      <w:r>
        <w:t xml:space="preserve">and wet 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6</m:t>
        </m:r>
      </m:oMath>
      <w:r>
        <w:t xml:space="preserve">.</w:t>
      </w:r>
      <w:r>
        <w:t xml:space="preserve"> </w:t>
      </w:r>
      <w:r>
        <w:t xml:space="preserve">A simulated chain, started on a wet day,</w:t>
      </w:r>
      <w:r>
        <w:t xml:space="preserve"> </w:t>
      </w:r>
      <w:r>
        <w:t xml:space="preserve">spends about that fraction of its days dry: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7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n_days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</w:t>
      </w:r>
      <w:r>
        <w:br/>
      </w:r>
      <w:r>
        <w:rPr>
          <w:rStyle w:val="NormalTok"/>
        </w:rPr>
        <w:t xml:space="preserve">dry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logical</w:t>
      </w:r>
      <w:r>
        <w:rPr>
          <w:rStyle w:val="NormalTok"/>
        </w:rPr>
        <w:t xml:space="preserve">(n_days)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(t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n_days)) {</w:t>
      </w:r>
      <w:r>
        <w:br/>
      </w:r>
      <w:r>
        <w:rPr>
          <w:rStyle w:val="NormalTok"/>
        </w:rPr>
        <w:t xml:space="preserve">  p_dry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(dry[t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 </w:t>
      </w:r>
      <w:r>
        <w:rPr>
          <w:rStyle w:val="FloatTok"/>
        </w:rPr>
        <w:t xml:space="preserve">0.9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br/>
      </w:r>
      <w:r>
        <w:rPr>
          <w:rStyle w:val="NormalTok"/>
        </w:rPr>
        <w:t xml:space="preserve">  dry[t]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runif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p_dry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simulated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(dry), </w:t>
      </w:r>
      <w:r>
        <w:rPr>
          <w:rStyle w:val="AttributeTok"/>
        </w:rPr>
        <w:t xml:space="preserve">stationary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simulated stationary </w:t>
      </w:r>
      <w:r>
        <w:br/>
      </w:r>
      <w:r>
        <w:rPr>
          <w:rStyle w:val="CommentTok"/>
        </w:rPr>
        <w:t xml:space="preserve">#&gt;      0.833      0.833</w:t>
      </w:r>
    </w:p>
    <w:bookmarkEnd w:id="21"/>
    <w:bookmarkStart w:id="23" w:name="exm-ar1-chain"/>
    <w:p>
      <w:pPr>
        <w:pStyle w:val="FirstParagraph"/>
      </w:pPr>
      <w:r>
        <w:rPr>
          <w:b/>
          <w:bCs/>
        </w:rPr>
        <w:t xml:space="preserve">Example 4 (A first-order autoregressive chain)</w:t>
      </w:r>
      <w:r>
        <w:t xml:space="preserve"> </w:t>
      </w:r>
      <w:r>
        <w:t xml:space="preserve">Let</w:t>
      </w:r>
      <w:r>
        <w:t xml:space="preserve"> </w:t>
      </w:r>
      <m:oMath>
        <m:r>
          <m:t>ρ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σ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be constants,</w:t>
      </w:r>
      <w:r>
        <w:t xml:space="preserve"> </w:t>
      </w:r>
      <w:r>
        <w:t xml:space="preserve">let</w:t>
      </w:r>
      <w:r>
        <w:t xml:space="preserve"> </w:t>
      </w:r>
      <m:oMath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let the starting value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be independent of them.</w:t>
      </w:r>
      <w:r>
        <w:t xml:space="preserve"> </w:t>
      </w:r>
      <w:r>
        <w:t xml:space="preserve">For each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1</m:t>
        </m:r>
      </m:oMath>
      <w:r>
        <w:t xml:space="preserve">, let</w:t>
      </w:r>
    </w:p>
    <w:p>
      <w:pPr>
        <w:pStyle w:val="BodyText"/>
      </w:pPr>
      <w:bookmarkStart w:id="22" w:name="eq-ar1-chain-exm"/>
      <m:oMathPara>
        <m:oMathParaPr>
          <m:jc m:val="center"/>
        </m:oMathParaPr>
        <m:oMath>
          <m:sSup>
            <m:e>
              <m:r>
                <m:t>θ</m:t>
              </m:r>
            </m:e>
            <m: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ρ</m:t>
          </m:r>
          <m:r>
            <m:t> </m:t>
          </m:r>
          <m:sSup>
            <m:e>
              <m:r>
                <m:t>θ</m:t>
              </m:r>
            </m:e>
            <m: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+</m:t>
          </m:r>
          <m:sSup>
            <m:e>
              <m:r>
                <m:t>ε</m:t>
              </m:r>
            </m:e>
            <m: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22"/>
    </w:p>
    <w:p>
      <w:pPr>
        <w:pStyle w:val="FirstParagraph"/>
      </w:pPr>
      <w:r>
        <w:t xml:space="preserve">The sequence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first-order autoregressive</w:t>
      </w:r>
      <w:r>
        <w:t xml:space="preserve"> </w:t>
      </w:r>
      <w:r>
        <w:t xml:space="preserve">process.</w:t>
      </w:r>
      <w:r>
        <w:t xml:space="preserve"> </w:t>
      </w:r>
      <w:r>
        <w:t xml:space="preserve">Each of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is a function of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is independent of all of them.</w:t>
      </w:r>
      <w:r>
        <w:t xml:space="preserve"> </w:t>
      </w:r>
      <w:r>
        <w:t xml:space="preserve">So, given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s</m:t>
        </m:r>
      </m:oMath>
      <w:r>
        <w:t xml:space="preserve"> </w:t>
      </w:r>
      <w:r>
        <w:t xml:space="preserve">and any earlier values,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ρ</m:t>
        </m:r>
        <m:r>
          <m:t> </m:t>
        </m:r>
        <m:r>
          <m:t>s</m:t>
        </m:r>
        <m:r>
          <m:rPr>
            <m:sty m:val="p"/>
          </m:rPr>
          <m:t>+</m:t>
        </m:r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ρ</m:t>
            </m:r>
            <m:r>
              <m:t> </m:t>
            </m:r>
            <m:r>
              <m:t>s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distribution,</w:t>
      </w:r>
      <w:r>
        <w:t xml:space="preserve"> </w:t>
      </w:r>
      <w:r>
        <w:t xml:space="preserve">which depends only on the current state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The sequence is therefore a</w:t>
      </w:r>
      <w:r>
        <w:t xml:space="preserve"> </w:t>
      </w:r>
      <w:hyperlink w:anchor="def-markov-chain">
        <w:r>
          <w:rPr>
            <w:rStyle w:val="Hyperlink"/>
          </w:rPr>
          <w:t xml:space="preserve">Markov chain</w:t>
        </w:r>
      </w:hyperlink>
      <w:r>
        <w:t xml:space="preserve">.</w:t>
      </w:r>
      <w:r>
        <w:t xml:space="preserve"> </w:t>
      </w:r>
      <w:r>
        <w:t xml:space="preserve">Unlike the chain of</w:t>
      </w:r>
      <w:r>
        <w:t xml:space="preserve"> </w:t>
      </w:r>
      <w:hyperlink w:anchor="exm-two-state-chain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its states can be any real number,</w:t>
      </w:r>
      <w:r>
        <w:t xml:space="preserve"> </w:t>
      </w:r>
      <w:r>
        <w:t xml:space="preserve">so it has a continuous state space,</w:t>
      </w:r>
      <w:r>
        <w:t xml:space="preserve"> </w:t>
      </w:r>
      <w:r>
        <w:t xml:space="preserve">like the chains that MCMC builds for a continuous parameter,</w:t>
      </w:r>
      <w:r>
        <w:t xml:space="preserve"> </w:t>
      </w:r>
      <w:r>
        <w:t xml:space="preserve">whose values lie in the parameter space.</w:t>
      </w:r>
    </w:p>
    <w:bookmarkEnd w:id="23"/>
    <w:bookmarkStart w:id="24" w:name="exr-ar1-stationary"/>
    <w:p>
      <w:pPr>
        <w:pStyle w:val="BodyText"/>
      </w:pPr>
      <w:r>
        <w:rPr>
          <w:b/>
          <w:bCs/>
        </w:rPr>
        <w:t xml:space="preserve">Exercise 1 (Stationary distribution of the autoregressive chain)</w:t>
      </w:r>
      <w:r>
        <w:t xml:space="preserve"> </w:t>
      </w:r>
      <w:r>
        <w:t xml:space="preserve">For the chain of</w:t>
      </w:r>
      <w:r>
        <w:t xml:space="preserve"> </w:t>
      </w:r>
      <w:hyperlink w:anchor="exm-ar1-chain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ρ</m:t>
            </m:r>
          </m:e>
        </m:d>
        <m:r>
          <m:t>​</m:t>
        </m:r>
        <m:r>
          <m:rPr>
            <m:sty m:val="p"/>
          </m:rPr>
          <m:t>&lt;</m:t>
        </m:r>
        <m:r>
          <m:t>1</m:t>
        </m:r>
      </m:oMath>
      <w:r>
        <w:t xml:space="preserve">,</w:t>
      </w:r>
      <w:r>
        <w:t xml:space="preserve"> </w:t>
      </w:r>
      <w:r>
        <w:t xml:space="preserve">find the variance</w:t>
      </w:r>
      <w:r>
        <w:t xml:space="preserve"> </w:t>
      </w:r>
      <m:oMath>
        <m:r>
          <m:t>v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which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v</m:t>
            </m:r>
          </m:e>
        </m:d>
        <m:r>
          <m:t>​</m:t>
        </m:r>
      </m:oMath>
      <w:r>
        <w:t xml:space="preserve"> </w:t>
      </w:r>
      <w:r>
        <w:t xml:space="preserve">is a</w:t>
      </w:r>
      <w:r>
        <w:t xml:space="preserve"> </w:t>
      </w:r>
      <w:hyperlink w:anchor="def-stationary-distribution">
        <w:r>
          <w:rPr>
            <w:rStyle w:val="Hyperlink"/>
          </w:rPr>
          <w:t xml:space="preserve">stationary distribution</w:t>
        </w:r>
      </w:hyperlink>
      <w:r>
        <w:t xml:space="preserve">.</w:t>
      </w:r>
    </w:p>
    <w:bookmarkEnd w:id="24"/>
    <w:bookmarkStart w:id="34" w:name="sol-ar1-stationary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Suppose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v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xm-ar1-chain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m:oMath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is independent of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ρ</m:t>
        </m:r>
        <m:r>
          <m:t> </m:t>
        </m:r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+</m:t>
        </m:r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,</w:t>
      </w:r>
      <w:r>
        <w:t xml:space="preserve"> </w:t>
      </w:r>
      <w:r>
        <w:t xml:space="preserve">a linear combination of independent Gaussian random variables,</w:t>
      </w:r>
      <w:r>
        <w:t xml:space="preserve"> </w:t>
      </w:r>
      <w:r>
        <w:t xml:space="preserve">is Gaussian</w:t>
      </w:r>
      <w:r>
        <w:t xml:space="preserve"> </w:t>
      </w:r>
      <w:r>
        <w:t xml:space="preserve">[6], Corollary 4.6.10</w:t>
      </w:r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r:id="rId25">
        <w:r>
          <w:rPr>
            <w:rStyle w:val="Hyperlink"/>
          </w:rPr>
          <w:t xml:space="preserve">linearity of expectation</w:t>
        </w:r>
      </w:hyperlink>
      <w:r>
        <w:t xml:space="preserve">,</w:t>
      </w:r>
      <w:r>
        <w:t xml:space="preserve"> </w:t>
      </w:r>
      <w:r>
        <w:t xml:space="preserve">its mean is</w:t>
      </w:r>
    </w:p>
    <w:p>
      <w:pPr>
        <w:pStyle w:val="BodyText"/>
      </w:pPr>
      <w:bookmarkStart w:id="26" w:name="eq-ar1-stationary-exr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ρ</m:t>
                  </m:r>
                  <m:r>
                    <m:t> </m:t>
                  </m:r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chain)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ρ</m:t>
              </m:r>
              <m:r>
                <m:t> 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ρ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the two means)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26"/>
    </w:p>
    <w:p>
      <w:pPr>
        <w:pStyle w:val="FirstParagraph"/>
      </w:pPr>
      <w:r>
        <w:t xml:space="preserve">Independent random variables are</w:t>
      </w:r>
      <w:r>
        <w:t xml:space="preserve"> </w:t>
      </w:r>
      <w:hyperlink r:id="rId27">
        <w:r>
          <w:rPr>
            <w:rStyle w:val="Hyperlink"/>
          </w:rPr>
          <w:t xml:space="preserve">uncorrelated</w:t>
        </w:r>
      </w:hyperlink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θ</m:t>
                </m:r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)</m:t>
                </m:r>
              </m:sup>
            </m:sSup>
            <m:r>
              <m:rPr>
                <m:sty m:val="p"/>
              </m:rPr>
              <m:t>,</m:t>
            </m:r>
            <m:sSup>
              <m:e>
                <m:r>
                  <m:t>ε</m:t>
                </m:r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  <m:r>
                  <m:rPr>
                    <m:sty m:val="p"/>
                  </m:rPr>
                  <m:t>)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 by the</w:t>
      </w:r>
      <w:r>
        <w:t xml:space="preserve"> </w:t>
      </w:r>
      <w:hyperlink r:id="rId28">
        <w:r>
          <w:rPr>
            <w:rStyle w:val="Hyperlink"/>
          </w:rPr>
          <w:t xml:space="preserve">variance of a sum of two random variables</w:t>
        </w:r>
      </w:hyperlink>
      <w:r>
        <w:t xml:space="preserve">,</w:t>
      </w:r>
      <w:r>
        <w:t xml:space="preserve"> </w:t>
      </w:r>
      <w:r>
        <w:t xml:space="preserve">the variance is</w:t>
      </w:r>
    </w:p>
    <w:p>
      <w:pPr>
        <w:pStyle w:val="BodyText"/>
      </w:pPr>
      <w:bookmarkStart w:id="29" w:name="eq-ar1-stationary-exr-2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ρ</m:t>
                  </m:r>
                  <m:r>
                    <m:t> </m:t>
                  </m:r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chain)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ρ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rPr>
                      <m:sty m:val="p"/>
                    </m:rPr>
                    <m:t>,</m:t>
                  </m:r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sum of two random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ρ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covariance is 0)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t>v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v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t>v</m:t>
              </m:r>
              <m:r>
                <m:rPr>
                  <m:sty m:val="p"/>
                </m:rPr>
                <m:t>+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29"/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ρ</m:t>
                </m:r>
              </m:e>
              <m:sup>
                <m:r>
                  <m:t>2</m:t>
                </m:r>
              </m:sup>
            </m:sSup>
            <m:r>
              <m:t>v</m:t>
            </m:r>
            <m:r>
              <m:rPr>
                <m:sty m:val="p"/>
              </m:rPr>
              <m:t>+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v</m:t>
            </m:r>
          </m:e>
        </m:d>
        <m:r>
          <m:t>​</m:t>
        </m:r>
      </m:oMath>
      <w:r>
        <w:t xml:space="preserve"> </w:t>
      </w:r>
      <w:r>
        <w:t xml:space="preserve">is stationary exactly when</w:t>
      </w:r>
      <w:r>
        <w:t xml:space="preserve"> </w:t>
      </w:r>
      <m:oMath>
        <m:sSup>
          <m:e>
            <m:r>
              <m:t>ρ</m:t>
            </m:r>
          </m:e>
          <m:sup>
            <m:r>
              <m:t>2</m:t>
            </m:r>
          </m:sup>
        </m:sSup>
        <m:r>
          <m:t>v</m:t>
        </m:r>
        <m:r>
          <m:rPr>
            <m:sty m:val="p"/>
          </m:rPr>
          <m:t>+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v</m:t>
        </m:r>
      </m:oMath>
      <w:r>
        <w:t xml:space="preserve">.</w:t>
      </w:r>
      <w:r>
        <w:t xml:space="preserve"> </w:t>
      </w:r>
      <w:r>
        <w:t xml:space="preserve">Solving for</w:t>
      </w:r>
      <w:r>
        <w:t xml:space="preserve"> </w:t>
      </w:r>
      <m:oMath>
        <m:r>
          <m:t>v</m:t>
        </m:r>
      </m:oMath>
      <w:r>
        <w:t xml:space="preserve">:</w:t>
      </w:r>
    </w:p>
    <w:p>
      <w:pPr>
        <w:pStyle w:val="BodyText"/>
      </w:pPr>
      <w:bookmarkStart w:id="30" w:name="eq-ar1-stationary-exr-3"/>
      <m:oMathPara>
        <m:oMathParaPr>
          <m:jc m:val="center"/>
        </m:oMathParaPr>
        <m:oMath>
          <m:eqArr>
            <m:e>
              <m:r>
                <m:t>v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t>v</m:t>
              </m:r>
              <m:r>
                <m:rPr>
                  <m:sty m:val="p"/>
                </m:rPr>
                <m:t>+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(stationarity condition)</m:t>
              </m:r>
            </m:e>
            <m:e>
              <m:r>
                <m:t>v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t>v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(subtracting 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t>v</m:t>
              </m:r>
              <m:r>
                <m:rPr>
                  <m:nor/>
                  <m:sty m:val="p"/>
                </m:rPr>
                <m:t> from both sides)</m:t>
              </m:r>
            </m:e>
            <m:e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t>v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(factoring out </m:t>
              </m:r>
              <m:r>
                <m:t>v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v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ρ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(dividing both sides by 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, which is positive because 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ρ</m:t>
                  </m:r>
                </m:e>
              </m:d>
              <m:r>
                <m:t>​</m:t>
              </m:r>
              <m:r>
                <m:rPr>
                  <m:sty m:val="p"/>
                </m:rPr>
                <m:t>&lt;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30"/>
    </w:p>
    <w:p>
      <w:pPr>
        <w:pStyle w:val="FirstParagraph"/>
      </w:pPr>
      <w:r>
        <w:t xml:space="preserve">The stationary distribution is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sSup>
              <m:e>
                <m:r>
                  <m:t>ρ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If instead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ρ</m:t>
            </m:r>
          </m:e>
        </m:d>
        <m:r>
          <m:t>​</m:t>
        </m:r>
        <m:r>
          <m:rPr>
            <m:sty m:val="p"/>
          </m:rPr>
          <m:t>≥</m:t>
        </m:r>
        <m:r>
          <m:t>1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sSup>
          <m:e>
            <m:r>
              <m:t>ρ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t> </m:t>
        </m:r>
        <m:r>
          <m:t>v</m:t>
        </m:r>
        <m:r>
          <m:rPr>
            <m:sty m:val="p"/>
          </m:rPr>
          <m:t>≤</m:t>
        </m:r>
        <m:r>
          <m:t>0</m:t>
        </m:r>
        <m:r>
          <m:rPr>
            <m:sty m:val="p"/>
          </m:rPr>
          <m:t>&lt;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every</w:t>
      </w:r>
      <w:r>
        <w:t xml:space="preserve"> </w:t>
      </w:r>
      <m:oMath>
        <m:r>
          <m:t>v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 no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v</m:t>
            </m:r>
          </m:e>
        </m:d>
        <m:r>
          <m:t>​</m:t>
        </m:r>
      </m:oMath>
      <w:r>
        <w:t xml:space="preserve"> </w:t>
      </w:r>
      <w:r>
        <w:t xml:space="preserve">distribution is stationary.</w:t>
      </w:r>
    </w:p>
    <w:p>
      <w:pPr>
        <w:pStyle w:val="BodyText"/>
      </w:pPr>
      <w:r>
        <w:t xml:space="preserve">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0.9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the stationary variance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0.9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0.81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0.19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5.26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 simulated chain started far from</w:t>
      </w:r>
      <w:r>
        <w:t xml:space="preserve"> </w:t>
      </w:r>
      <m:oMath>
        <m:r>
          <m:t>0</m:t>
        </m:r>
      </m:oMath>
      <w:r>
        <w:t xml:space="preserve">, at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10</m:t>
        </m:r>
      </m:oMath>
      <w:r>
        <w:t xml:space="preserve">,</w:t>
      </w:r>
      <w:r>
        <w:t xml:space="preserve"> </w:t>
      </w:r>
      <w:r>
        <w:t xml:space="preserve">has mean near 0 and variance near that value once its first 1,000 values are discarded: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n_iter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100000</w:t>
      </w:r>
      <w:r>
        <w:br/>
      </w:r>
      <w:r>
        <w:rPr>
          <w:rStyle w:val="NormalTok"/>
        </w:rPr>
        <w:t xml:space="preserve">rho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</w:t>
      </w:r>
      <w:r>
        <w:br/>
      </w:r>
      <w:r>
        <w:rPr>
          <w:rStyle w:val="NormalTok"/>
        </w:rPr>
        <w:t xml:space="preserve">theta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(n_iter)</w:t>
      </w:r>
      <w:r>
        <w:br/>
      </w:r>
      <w:r>
        <w:rPr>
          <w:rStyle w:val="NormalTok"/>
        </w:rPr>
        <w:t xml:space="preserve">theta[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(t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n_iter)) {</w:t>
      </w:r>
      <w:r>
        <w:br/>
      </w:r>
      <w:r>
        <w:rPr>
          <w:rStyle w:val="NormalTok"/>
        </w:rPr>
        <w:t xml:space="preserve">  theta[t]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rho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theta[t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kept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theta[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)]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(kept),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variance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(kept),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stationary_variance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rho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 mean            variance stationary_variance </w:t>
      </w:r>
      <w:r>
        <w:br/>
      </w:r>
      <w:r>
        <w:rPr>
          <w:rStyle w:val="CommentTok"/>
        </w:rPr>
        <w:t xml:space="preserve">#&gt;                0.05                5.07                5.26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That a linear combination of independent normal random variables is normal is</w:t>
            </w:r>
            <w:r>
              <w:t xml:space="preserve"> </w:t>
            </w:r>
            <w:r>
              <w:t xml:space="preserve">Casella and Berger [6], Corollary 4.6.10</w:t>
            </w:r>
            <w:r>
              <w:t xml:space="preserve">.</w:t>
            </w:r>
          </w:p>
          <w:p/>
        </w:tc>
      </w:tr>
    </w:tbl>
    <w:bookmarkEnd w:id="34"/>
    <w:bookmarkStart w:id="36" w:name="thm-ar1-stationary"/>
    <w:p>
      <w:pPr>
        <w:pStyle w:val="BodyText"/>
      </w:pPr>
      <w:r>
        <w:rPr>
          <w:b/>
          <w:bCs/>
        </w:rPr>
        <w:t xml:space="preserve">Theorem 1 (Stationary distribution of the autoregressive chain)</w:t>
      </w:r>
      <w:r>
        <w:t xml:space="preserve"> </w:t>
      </w:r>
      <w:r>
        <w:t xml:space="preserve">For the chain of</w:t>
      </w:r>
      <w:r>
        <w:t xml:space="preserve"> </w:t>
      </w:r>
      <w:hyperlink w:anchor="exm-ar1-chain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ρ</m:t>
            </m:r>
          </m:e>
        </m:d>
        <m:r>
          <m:t>​</m:t>
        </m:r>
        <m:r>
          <m:rPr>
            <m:sty m:val="p"/>
          </m:rPr>
          <m:t>&lt;</m:t>
        </m:r>
        <m:r>
          <m:t>1</m:t>
        </m:r>
      </m:oMath>
      <w:r>
        <w:t xml:space="preserve">,</w:t>
      </w:r>
      <w:r>
        <w:t xml:space="preserve"> </w:t>
      </w:r>
      <w:r>
        <w:t xml:space="preserve">the normal distribution with mean 0 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sSup>
          <m:e>
            <m:r>
              <m:t>ρ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is a</w:t>
      </w:r>
      <w:r>
        <w:t xml:space="preserve"> </w:t>
      </w:r>
      <w:hyperlink w:anchor="def-stationary-distribution">
        <w:r>
          <w:rPr>
            <w:rStyle w:val="Hyperlink"/>
          </w:rPr>
          <w:t xml:space="preserve">stationary distribution</w:t>
        </w:r>
      </w:hyperlink>
      <w:r>
        <w:t xml:space="preserve">:</w:t>
      </w:r>
    </w:p>
    <w:p>
      <w:pPr>
        <w:pStyle w:val="BodyText"/>
      </w:pPr>
      <w:bookmarkStart w:id="35" w:name="eq-ar1-stationary"/>
      <m:oMathPara>
        <m:oMathParaPr>
          <m:jc m:val="center"/>
        </m:oMathParaPr>
        <m:oMath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0</m:t>
              </m:r>
              <m:r>
                <m:rPr>
                  <m:sty m:val="p"/>
                </m:rPr>
                <m:t>,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ρ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35"/>
    </w:p>
    <w:bookmarkEnd w:id="3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result is the solution to</w:t>
      </w:r>
      <w:r>
        <w:t xml:space="preserve"> </w:t>
      </w:r>
      <w:hyperlink w:anchor="exr-ar1-stationary">
        <w:r>
          <w:rPr>
            <w:rStyle w:val="Hyperlink"/>
          </w:rPr>
          <w:t xml:space="preserve">Exercise 1</w:t>
        </w:r>
      </w:hyperlink>
      <w:r>
        <w:t xml:space="preserve">.</w:t>
      </w:r>
    </w:p>
    <w:p>
      <w:pPr>
        <w:pStyle w:val="BodyText"/>
      </w:pPr>
      <w:r>
        <w:t xml:space="preserve">Under conditions on its transition probabilities</w:t>
      </w:r>
      <w:r>
        <w:t xml:space="preserve"> </w:t>
      </w:r>
      <w:r>
        <w:t xml:space="preserve">(irreducibility, aperiodicity and positive recurrence;</w:t>
      </w:r>
      <w:r>
        <w:t xml:space="preserve"> </w:t>
      </w:r>
      <w:r>
        <w:t xml:space="preserve">for a continuous parameter, Harris positive recurrence),</w:t>
      </w:r>
      <w:r>
        <w:t xml:space="preserve"> </w:t>
      </w:r>
      <w:r>
        <w:t xml:space="preserve">a Markov chain has a unique stationary distribution</w:t>
      </w:r>
      <w:r>
        <w:t xml:space="preserve"> </w:t>
      </w:r>
      <w:r>
        <w:t xml:space="preserve">and the distribution of</w:t>
      </w:r>
      <w:r>
        <w:t xml:space="preserve"> </w:t>
      </w:r>
      <w:r>
        <w:t xml:space="preserve">$\mathord{\smash[b]{\underset{\raise.3ex\hbox{$\scriptstyle\sim$}}{\theta}}\vphantom{\theta}}^{(t)}$</w:t>
      </w:r>
      <w:r>
        <w:t xml:space="preserve"> </w:t>
      </w:r>
      <w:r>
        <w:t xml:space="preserve">converges to it</w:t>
      </w:r>
      <w:r>
        <w:t xml:space="preserve"> </w:t>
      </w:r>
      <w:r>
        <w:t xml:space="preserve">[7, Sec. 11.2], p. 279, [8, Sec. 6.6.1], Theorem 6.51, p. 234</w:t>
      </w:r>
      <w:r>
        <w:t xml:space="preserve">.</w:t>
      </w:r>
      <w:r>
        <w:t xml:space="preserve"> </w:t>
      </w:r>
      <w:r>
        <w:t xml:space="preserve">Sample means along the chain also converge to expectations under that distribution,</w:t>
      </w:r>
      <w:r>
        <w:t xml:space="preserve"> </w:t>
      </w:r>
      <w:r>
        <w:t xml:space="preserve">even though successive values are correlated</w:t>
      </w:r>
      <w:r>
        <w:t xml:space="preserve"> </w:t>
      </w:r>
      <w:r>
        <w:t xml:space="preserve">[8, Sec. 6.7.1], Theorem 6.63, p. 241, [8, Sec. 7.2], p. 269</w:t>
      </w:r>
      <w:r>
        <w:t xml:space="preserve">.</w:t>
      </w:r>
      <w:r>
        <w:t xml:space="preserve"> </w:t>
      </w:r>
      <w:r>
        <w:t xml:space="preserve">MCMC algorithms construct a Markov chain</w:t>
      </w:r>
      <w:r>
        <w:t xml:space="preserve"> </w:t>
      </w:r>
      <w:r>
        <w:t xml:space="preserve">whose stationary distribution is the posterior</w:t>
      </w:r>
      <w:r>
        <w:t xml:space="preserve"> </w:t>
      </w:r>
      <w:r>
        <w:t xml:space="preserve">$\operatorname{p}(\mathord{\smash[b]{\underset{\raise.3ex\hbox{$\scriptstyle\sim$}}{\theta}}\vphantom{\theta}}\mid \mathord{\smash[b]{\underset{\raise.3ex\hbox{$\scriptstyle\sim$}}{y}}\vphantom{y}})$</w:t>
      </w:r>
      <w:r>
        <w:t xml:space="preserve"> </w:t>
      </w:r>
      <w:r>
        <w:t xml:space="preserve">[7, Ch. 11], p. 275</w:t>
      </w:r>
      <w:r>
        <w:t xml:space="preserve">,</w:t>
      </w:r>
      <w:r>
        <w:t xml:space="preserve"> </w:t>
      </w:r>
      <w:r>
        <w:t xml:space="preserve">so that</w:t>
      </w:r>
      <w:r>
        <w:t xml:space="preserve"> </w:t>
      </w:r>
      <w:hyperlink w:anchor="def-monte-carlo-estimate">
        <w:r>
          <w:rPr>
            <w:rStyle w:val="Hyperlink"/>
          </w:rPr>
          <w:t xml:space="preserve">Monte Carlo estimates</w:t>
        </w:r>
      </w:hyperlink>
      <w:r>
        <w:t xml:space="preserve"> </w:t>
      </w:r>
      <w:r>
        <w:t xml:space="preserve">can be computed from the chain’s values</w:t>
      </w:r>
      <w:r>
        <w:t xml:space="preserve"> </w:t>
      </w:r>
      <w:r>
        <w:t xml:space="preserve">in place of independent draws.</w:t>
      </w:r>
    </w:p>
    <w:bookmarkEnd w:id="37"/>
    <w:bookmarkEnd w:id="38"/>
    <w:bookmarkStart w:id="60" w:name="sec-samplers"/>
    <w:p>
      <w:pPr>
        <w:pStyle w:val="Heading2"/>
      </w:pPr>
      <w:r>
        <w:t xml:space="preserve">2 MCMC samplers</w:t>
      </w:r>
    </w:p>
    <w:bookmarkStart w:id="47" w:name="the-metropolishastings-algorithm"/>
    <w:p>
      <w:pPr>
        <w:pStyle w:val="Heading3"/>
      </w:pPr>
      <w:r>
        <w:t xml:space="preserve">2.1 The Metropolis–Hastings algorithm</w:t>
      </w:r>
    </w:p>
    <w:bookmarkStart w:id="39" w:name="def-proposal-distribution"/>
    <w:p>
      <w:pPr>
        <w:pStyle w:val="FirstParagraph"/>
      </w:pPr>
      <w:r>
        <w:rPr>
          <w:b/>
          <w:bCs/>
        </w:rPr>
        <w:t xml:space="preserve">Definition 5 (Proposal distribution)</w:t>
      </w:r>
      <w:r>
        <w:t xml:space="preserve"> </w:t>
      </w:r>
      <w:r>
        <w:t xml:space="preserve">In a Metropolis–Hastings sampler,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proposal distribution</w:t>
      </w:r>
      <w:r>
        <w:t xml:space="preserve"> </w:t>
      </w:r>
      <w:r>
        <w:t xml:space="preserve">$q(\cdot \mid \mathord{\smash[b]{\underset{\raise.3ex\hbox{$\scriptstyle\sim$}}{\theta}}\vphantom{\theta}})$</w:t>
      </w:r>
      <w:r>
        <w:t xml:space="preserve"> </w:t>
      </w:r>
      <w:r>
        <w:t xml:space="preserve">is a conditional distribution</w:t>
      </w:r>
      <w:r>
        <w:t xml:space="preserve"> </w:t>
      </w:r>
      <w:r>
        <w:t xml:space="preserve">from which a candidate value</w:t>
      </w:r>
      <w:r>
        <w:t xml:space="preserve"> </w:t>
      </w:r>
      <w:r>
        <w:t xml:space="preserve">$\mathord{\smash[b]{\underset{\raise.3ex\hbox{$\scriptstyle\sim$}}{\theta}}\vphantom{\theta}}^*$</w:t>
      </w:r>
      <w:r>
        <w:t xml:space="preserve"> </w:t>
      </w:r>
      <w:r>
        <w:t xml:space="preserve">is drawn, given the current value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.</w:t>
      </w:r>
    </w:p>
    <w:bookmarkEnd w:id="39"/>
    <w:bookmarkStart w:id="40" w:name="def-symmetric-proposal"/>
    <w:p>
      <w:pPr>
        <w:pStyle w:val="BodyText"/>
      </w:pPr>
      <w:r>
        <w:rPr>
          <w:b/>
          <w:bCs/>
        </w:rPr>
        <w:t xml:space="preserve">Definition 6 (Symmetric proposal)</w:t>
      </w:r>
      <w:r>
        <w:t xml:space="preserve"> </w:t>
      </w:r>
      <w:r>
        <w:t xml:space="preserve">A</w:t>
      </w:r>
      <w:r>
        <w:t xml:space="preserve"> </w:t>
      </w:r>
      <w:hyperlink w:anchor="def-proposal-distribution">
        <w:r>
          <w:rPr>
            <w:rStyle w:val="Hyperlink"/>
          </w:rPr>
          <w:t xml:space="preserve">proposal distribution</w:t>
        </w:r>
      </w:hyperlink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symmetric</w:t>
      </w:r>
      <w:r>
        <w:t xml:space="preserve"> </w:t>
      </w:r>
      <w:r>
        <w:t xml:space="preserve">if</w:t>
      </w:r>
      <w:r>
        <w:t xml:space="preserve"> </w:t>
      </w:r>
      <w:r>
        <w:t xml:space="preserve">$q(\mathord{\smash[b]{\underset{\raise.3ex\hbox{$\scriptstyle\sim$}}{\theta}}\vphantom{\theta}}^* \mid \mathord{\smash[b]{\underset{\raise.3ex\hbox{$\scriptstyle\sim$}}{\theta}}\vphantom{\theta}}) = q(\mathord{\smash[b]{\underset{\raise.3ex\hbox{$\scriptstyle\sim$}}{\theta}}\vphantom{\theta}}\mid \mathord{\smash[b]{\underset{\raise.3ex\hbox{$\scriptstyle\sim$}}{\theta}}\vphantom{\theta}}^*)$</w:t>
      </w:r>
      <w:r>
        <w:t xml:space="preserve"> </w:t>
      </w:r>
      <w:r>
        <w:t xml:space="preserve">for every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$\mathord{\smash[b]{\underset{\raise.3ex\hbox{$\scriptstyle\sim$}}{\theta}}\vphantom{\theta}}^*$</w:t>
      </w:r>
      <w:r>
        <w:t xml:space="preserve">.</w:t>
      </w:r>
    </w:p>
    <w:bookmarkEnd w:id="40"/>
    <w:bookmarkStart w:id="41" w:name="exm-proposal-distribution"/>
    <w:p>
      <w:pPr>
        <w:pStyle w:val="BodyText"/>
      </w:pPr>
      <w:r>
        <w:rPr>
          <w:b/>
          <w:bCs/>
        </w:rPr>
        <w:t xml:space="preserve">Example 5 (A Gaussian random-walk proposal)</w:t>
      </w:r>
      <w:r>
        <w:t xml:space="preserve"> </w:t>
      </w:r>
      <w:r>
        <w:t xml:space="preserve">For a scalar parameter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the proposal</w:t>
      </w:r>
      <w:r>
        <w:t xml:space="preserve"> </w:t>
      </w:r>
      <m:oMath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∣</m:t>
        </m:r>
        <m:r>
          <m:t>π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,</m:t>
            </m:r>
            <m:sSup>
              <m:e>
                <m:r>
                  <m:t>0.05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draws a candidate within about</w:t>
      </w:r>
      <w:r>
        <w:t xml:space="preserve"> </w:t>
      </w:r>
      <m:oMath>
        <m:r>
          <m:rPr>
            <m:sty m:val="p"/>
          </m:rPr>
          <m:t>±</m:t>
        </m:r>
        <m:r>
          <m:t>0.1</m:t>
        </m:r>
      </m:oMath>
      <w:r>
        <w:t xml:space="preserve"> </w:t>
      </w:r>
      <w:r>
        <w:t xml:space="preserve">of the current value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It is</w:t>
      </w:r>
      <w:r>
        <w:t xml:space="preserve"> </w:t>
      </w:r>
      <w:hyperlink w:anchor="def-symmetric-proposal">
        <w:r>
          <w:rPr>
            <w:rStyle w:val="Hyperlink"/>
          </w:rPr>
          <w:t xml:space="preserve">symmetric</w:t>
        </w:r>
      </w:hyperlink>
      <w:r>
        <w:t xml:space="preserve">:</w:t>
      </w:r>
      <w:r>
        <w:t xml:space="preserve"> </w:t>
      </w:r>
      <m:oMath>
        <m:r>
          <m:t>q</m:t>
        </m:r>
        <m:r>
          <m:rPr>
            <m:sty m:val="p"/>
          </m:rPr>
          <m:t>(</m:t>
        </m:r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∣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q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∣</m:t>
        </m:r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because the Gaussian density depends on</w:t>
      </w:r>
      <w:r>
        <w:t xml:space="preserve"> </w:t>
      </w:r>
      <m:oMath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−</m:t>
        </m:r>
        <m:r>
          <m:t>π</m:t>
        </m:r>
      </m:oMath>
      <w:r>
        <w:t xml:space="preserve"> </w:t>
      </w:r>
      <w:r>
        <w:t xml:space="preserve">only through its square.</w:t>
      </w:r>
    </w:p>
    <w:bookmarkEnd w:id="41"/>
    <w:bookmarkStart w:id="42" w:name="def-acceptance-ratio"/>
    <w:p>
      <w:pPr>
        <w:pStyle w:val="BodyText"/>
      </w:pPr>
      <w:r>
        <w:rPr>
          <w:b/>
          <w:bCs/>
        </w:rPr>
        <w:t xml:space="preserve">Definition 7 (Acceptance ratio)</w:t>
      </w:r>
      <w:r>
        <w:t xml:space="preserve"> </w:t>
      </w:r>
      <w:r>
        <w:t xml:space="preserve">For a target posterior</w:t>
      </w:r>
      <w:r>
        <w:t xml:space="preserve"> </w:t>
      </w:r>
      <w:r>
        <w:t xml:space="preserve">$\operatorname{p}(\mathord{\smash[b]{\underset{\raise.3ex\hbox{$\scriptstyle\sim$}}{\theta}}\vphantom{\theta}}\mid \mathord{\smash[b]{\underset{\raise.3ex\hbox{$\scriptstyle\sim$}}{y}}\vphantom{y}}) \propto \operatorname{p}(\mathord{\smash[b]{\underset{\raise.3ex\hbox{$\scriptstyle\sim$}}{y}}\vphantom{y}}\mid \mathord{\smash[b]{\underset{\raise.3ex\hbox{$\scriptstyle\sim$}}{\theta}}\vphantom{\theta}})\, \operatorname{p}(\mathord{\smash[b]{\underset{\raise.3ex\hbox{$\scriptstyle\sim$}}{\theta}}\vphantom{\theta}})$</w:t>
      </w:r>
      <w:r>
        <w:t xml:space="preserve">,</w:t>
      </w:r>
      <w:r>
        <w:t xml:space="preserve"> </w:t>
      </w:r>
      <w:r>
        <w:t xml:space="preserve">a</w:t>
      </w:r>
      <w:r>
        <w:t xml:space="preserve"> </w:t>
      </w:r>
      <w:hyperlink w:anchor="def-proposal-distribution">
        <w:r>
          <w:rPr>
            <w:rStyle w:val="Hyperlink"/>
          </w:rPr>
          <w:t xml:space="preserve">proposal distribution</w:t>
        </w:r>
      </w:hyperlink>
      <w:r>
        <w:t xml:space="preserve"> </w:t>
      </w:r>
      <m:oMath>
        <m:r>
          <m:t>q</m:t>
        </m:r>
      </m:oMath>
      <w:r>
        <w:t xml:space="preserve">,</w:t>
      </w:r>
      <w:r>
        <w:t xml:space="preserve"> </w:t>
      </w:r>
      <w:r>
        <w:t xml:space="preserve">a current value</w:t>
      </w:r>
      <w:r>
        <w:t xml:space="preserve"> </w:t>
      </w:r>
      <w:r>
        <w:t xml:space="preserve">$\mathord{\smash[b]{\underset{\raise.3ex\hbox{$\scriptstyle\sim$}}{\theta}}\vphantom{\theta}}^{(t)}$</w:t>
      </w:r>
      <w:r>
        <w:t xml:space="preserve">, and a candidate</w:t>
      </w:r>
      <w:r>
        <w:t xml:space="preserve"> </w:t>
      </w:r>
      <w:r>
        <w:t xml:space="preserve">$\mathord{\smash[b]{\underset{\raise.3ex\hbox{$\scriptstyle\sim$}}{\theta}}\vphantom{\theta}}^*$</w:t>
      </w:r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acceptance ratio</w:t>
      </w:r>
      <w:r>
        <w:t xml:space="preserve"> </w:t>
      </w:r>
      <w:r>
        <w:t xml:space="preserve">is</w:t>
      </w:r>
    </w:p>
    <w:p>
      <w:pPr>
        <w:pStyle w:val="BodyText"/>
      </w:pPr>
      <w:r>
        <w:t xml:space="preserve">$$
    \alpha\stackrel{\text{def}}{=}
    \frac{\operatorname{p}(\mathord{\smash[b]{\underset{\raise.3ex\hbox{$\scriptstyle\sim$}}{y}}\vphantom{y}}\mid \mathord{\smash[b]{\underset{\raise.3ex\hbox{$\scriptstyle\sim$}}{\theta}}\vphantom{\theta}}^*)\, \operatorname{p}(\mathord{\smash[b]{\underset{\raise.3ex\hbox{$\scriptstyle\sim$}}{\theta}}\vphantom{\theta}}^*)}{\operatorname{p}(\mathord{\smash[b]{\underset{\raise.3ex\hbox{$\scriptstyle\sim$}}{y}}\vphantom{y}}\mid \mathord{\smash[b]{\underset{\raise.3ex\hbox{$\scriptstyle\sim$}}{\theta}}\vphantom{\theta}}^{(t)})\, \operatorname{p}(\mathord{\smash[b]{\underset{\raise.3ex\hbox{$\scriptstyle\sim$}}{\theta}}\vphantom{\theta}}^{(t)})}
    \cdot
    \frac{q(\mathord{\smash[b]{\underset{\raise.3ex\hbox{$\scriptstyle\sim$}}{\theta}}\vphantom{\theta}}^{(t)} \mid \mathord{\smash[b]{\underset{\raise.3ex\hbox{$\scriptstyle\sim$}}{\theta}}\vphantom{\theta}}^*)}{q(\mathord{\smash[b]{\underset{\raise.3ex\hbox{$\scriptstyle\sim$}}{\theta}}\vphantom{\theta}}^* \mid \mathord{\smash[b]{\underset{\raise.3ex\hbox{$\scriptstyle\sim$}}{\theta}}\vphantom{\theta}}^{(t)})}.
    $$</w:t>
      </w:r>
    </w:p>
    <w:bookmarkEnd w:id="42"/>
    <w:bookmarkStart w:id="43" w:name="exm-acceptance-ratio"/>
    <w:p>
      <w:pPr>
        <w:pStyle w:val="FirstParagraph"/>
      </w:pPr>
      <w:r>
        <w:rPr>
          <w:b/>
          <w:bCs/>
        </w:rPr>
        <w:t xml:space="preserve">Example 6 (Acceptance ratio for a Bernoulli posterior)</w:t>
      </w:r>
      <w:r>
        <w:t xml:space="preserve"> </w:t>
      </w:r>
      <w:r>
        <w:t xml:space="preserve">With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 a uniform prior,</w:t>
      </w:r>
      <w:r>
        <w:t xml:space="preserve"> </w:t>
      </w:r>
      <w:r>
        <w:t xml:space="preserve">and the</w:t>
      </w:r>
      <w:r>
        <w:t xml:space="preserve"> </w:t>
      </w:r>
      <w:hyperlink w:anchor="def-symmetric-proposal">
        <w:r>
          <w:rPr>
            <w:rStyle w:val="Hyperlink"/>
          </w:rPr>
          <w:t xml:space="preserve">symmetric</w:t>
        </w:r>
      </w:hyperlink>
      <w:r>
        <w:t xml:space="preserve"> </w:t>
      </w:r>
      <w:r>
        <w:t xml:space="preserve">proposal of</w:t>
      </w:r>
      <w:r>
        <w:t xml:space="preserve"> </w:t>
      </w:r>
      <w:hyperlink w:anchor="exm-proposal-distribution">
        <w:r>
          <w:rPr>
            <w:rStyle w:val="Hyperlink"/>
          </w:rPr>
          <w:t xml:space="preserve">Example 5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terms cancel and the prior is constant,</w:t>
      </w:r>
      <w:r>
        <w:t xml:space="preserve"> </w:t>
      </w:r>
      <w:r>
        <w:t xml:space="preserve">so moving from</w:t>
      </w:r>
      <w:r>
        <w:t xml:space="preserve"> </w:t>
      </w:r>
      <m:oMath>
        <m:sSup>
          <m:e>
            <m:r>
              <m:t>π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to</w:t>
      </w:r>
      <w:r>
        <w:t xml:space="preserve"> </w:t>
      </w:r>
      <m:oMath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0.6</m:t>
        </m:r>
      </m:oMath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α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0.6</m:t>
                      </m:r>
                    </m:e>
                    <m:sup>
                      <m:r>
                        <m:t>55</m:t>
                      </m:r>
                    </m:sup>
                  </m:sSup>
                  <m:r>
                    <m:t> </m:t>
                  </m:r>
                  <m:sSup>
                    <m:e>
                      <m:r>
                        <m:t>0.4</m:t>
                      </m:r>
                    </m:e>
                    <m:sup>
                      <m:r>
                        <m:t>36</m:t>
                      </m:r>
                    </m:sup>
                  </m:sSup>
                </m:num>
                <m:den>
                  <m:sSup>
                    <m:e>
                      <m:r>
                        <m:t>0.5</m:t>
                      </m:r>
                    </m:e>
                    <m:sup>
                      <m:r>
                        <m:t>55</m:t>
                      </m:r>
                    </m:sup>
                  </m:sSup>
                  <m:r>
                    <m:t> </m:t>
                  </m:r>
                  <m:sSup>
                    <m:e>
                      <m:r>
                        <m:t>0.5</m:t>
                      </m:r>
                    </m:e>
                    <m:sup>
                      <m:r>
                        <m:t>36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(Bernoulli likelihood ratio)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1.2</m:t>
                  </m:r>
                </m:e>
                <m:sup>
                  <m:r>
                    <m:t>55</m:t>
                  </m:r>
                </m:sup>
              </m:sSup>
              <m:r>
                <m:t> </m:t>
              </m:r>
              <m:sSup>
                <m:e>
                  <m:r>
                    <m:t>0.8</m:t>
                  </m:r>
                </m:e>
                <m:sup>
                  <m:r>
                    <m:t>36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powers)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7.35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The reverse move, from</w:t>
      </w:r>
      <w:r>
        <w:t xml:space="preserve"> </w:t>
      </w:r>
      <m:oMath>
        <m:r>
          <m:t>0.6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0.5</m:t>
        </m:r>
      </m:oMath>
      <w:r>
        <w:t xml:space="preserve">, has</w:t>
      </w:r>
      <w:r>
        <w:t xml:space="preserve"> </w:t>
      </w:r>
      <m:oMath>
        <m:r>
          <m:t>α</m:t>
        </m:r>
        <m:r>
          <m:rPr>
            <m:sty m:val="p"/>
          </m:rPr>
          <m:t>≈</m:t>
        </m:r>
        <m:r>
          <m:t>1</m:t>
        </m:r>
        <m:r>
          <m:rPr>
            <m:sty m:val="p"/>
          </m:rPr>
          <m:t>/</m:t>
        </m:r>
        <m:r>
          <m:t>7.35</m:t>
        </m:r>
        <m:r>
          <m:rPr>
            <m:sty m:val="p"/>
          </m:rPr>
          <m:t>≈</m:t>
        </m:r>
        <m:r>
          <m:t>0.136</m:t>
        </m:r>
      </m:oMath>
      <w:r>
        <w:t xml:space="preserve">.</w:t>
      </w:r>
    </w:p>
    <w:bookmarkEnd w:id="43"/>
    <w:bookmarkStart w:id="44" w:name="def-mh"/>
    <w:p>
      <w:pPr>
        <w:pStyle w:val="BodyText"/>
      </w:pPr>
      <w:r>
        <w:rPr>
          <w:b/>
          <w:bCs/>
        </w:rPr>
        <w:t xml:space="preserve">Definition 8 (Metropolis–Hastings algorithm)</w:t>
      </w:r>
      <w:r>
        <w:t xml:space="preserve"> </w:t>
      </w:r>
      <w:r>
        <w:t xml:space="preserve">Given a target posterior</w:t>
      </w:r>
      <w:r>
        <w:t xml:space="preserve"> </w:t>
      </w:r>
      <w:r>
        <w:t xml:space="preserve">$\operatorname{p}(\mathord{\smash[b]{\underset{\raise.3ex\hbox{$\scriptstyle\sim$}}{\theta}}\vphantom{\theta}}\mid \mathord{\smash[b]{\underset{\raise.3ex\hbox{$\scriptstyle\sim$}}{y}}\vphantom{y}})$</w:t>
      </w:r>
      <w:r>
        <w:t xml:space="preserve">,</w:t>
      </w:r>
      <w:r>
        <w:t xml:space="preserve"> </w:t>
      </w:r>
      <w:r>
        <w:t xml:space="preserve">a</w:t>
      </w:r>
      <w:r>
        <w:t xml:space="preserve"> </w:t>
      </w:r>
      <w:hyperlink w:anchor="def-proposal-distribution">
        <w:r>
          <w:rPr>
            <w:rStyle w:val="Hyperlink"/>
          </w:rPr>
          <w:t xml:space="preserve">proposal distribution</w:t>
        </w:r>
      </w:hyperlink>
      <w:r>
        <w:t xml:space="preserve"> </w:t>
      </w:r>
      <w:r>
        <w:t xml:space="preserve">$q(\cdot \mid \mathord{\smash[b]{\underset{\raise.3ex\hbox{$\scriptstyle\sim$}}{\theta}}\vphantom{\theta}})$</w:t>
      </w:r>
      <w:r>
        <w:t xml:space="preserve">,</w:t>
      </w:r>
      <w:r>
        <w:t xml:space="preserve"> </w:t>
      </w:r>
      <w:r>
        <w:t xml:space="preserve">and a starting value</w:t>
      </w:r>
      <w:r>
        <w:t xml:space="preserve"> </w:t>
      </w:r>
      <w:r>
        <w:t xml:space="preserve">$\mathord{\smash[b]{\underset{\raise.3ex\hbox{$\scriptstyle\sim$}}{\theta}}\vphantom{\theta}}^{(1)}$</w:t>
      </w:r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Metropolis–Hastings algorithm</w:t>
      </w:r>
      <w:r>
        <w:t xml:space="preserve"> </w:t>
      </w:r>
      <w:r>
        <w:t xml:space="preserve">produces</w:t>
      </w:r>
      <w:r>
        <w:t xml:space="preserve"> </w:t>
      </w:r>
      <w:r>
        <w:t xml:space="preserve">$\mathord{\smash[b]{\underset{\raise.3ex\hbox{$\scriptstyle\sim$}}{\theta}}\vphantom{\theta}}^{(t+1)}$</w:t>
      </w:r>
      <w:r>
        <w:t xml:space="preserve"> </w:t>
      </w:r>
      <w:r>
        <w:t xml:space="preserve">from</w:t>
      </w:r>
      <w:r>
        <w:t xml:space="preserve"> </w:t>
      </w:r>
      <w:r>
        <w:t xml:space="preserve">$\mathord{\smash[b]{\underset{\raise.3ex\hbox{$\scriptstyle\sim$}}{\theta}}\vphantom{\theta}}^{(t)}$</w:t>
      </w:r>
      <w:r>
        <w:t xml:space="preserve"> </w:t>
      </w:r>
      <w:r>
        <w:t xml:space="preserve">as follows</w:t>
      </w:r>
      <w:r>
        <w:t xml:space="preserve"> </w:t>
      </w:r>
      <w:r>
        <w:t xml:space="preserve">[1, Ch. 13], p. 291</w:t>
      </w:r>
      <w:r>
        <w:t xml:space="preserve">:</w:t>
      </w:r>
    </w:p>
    <w:p>
      <w:pPr>
        <w:pStyle w:val="Compact"/>
        <w:numPr>
          <w:ilvl w:val="0"/>
          <w:numId w:val="1001"/>
        </w:numPr>
      </w:pPr>
      <w:r>
        <w:t xml:space="preserve">Draw a candidate</w:t>
      </w:r>
      <w:r>
        <w:t xml:space="preserve"> </w:t>
      </w:r>
      <w:r>
        <w:t xml:space="preserve">$\mathord{\smash[b]{\underset{\raise.3ex\hbox{$\scriptstyle\sim$}}{\theta}}\vphantom{\theta}}^* \sim q(\cdot \mid \mathord{\smash[b]{\underset{\raise.3ex\hbox{$\scriptstyle\sim$}}{\theta}}\vphantom{\theta}}^{(t)})$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Compute the</w:t>
      </w:r>
      <w:r>
        <w:t xml:space="preserve"> </w:t>
      </w:r>
      <w:hyperlink w:anchor="def-acceptance-ratio">
        <w:r>
          <w:rPr>
            <w:rStyle w:val="Hyperlink"/>
          </w:rPr>
          <w:t xml:space="preserve">acceptance ratio</w:t>
        </w:r>
      </w:hyperlink>
      <w:r>
        <w:t xml:space="preserve"> </w:t>
      </w:r>
      <m:oMath>
        <m:r>
          <m:t>α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With probability</w:t>
      </w:r>
      <w:r>
        <w:t xml:space="preserve"> </w:t>
      </w:r>
      <m:oMath>
        <m:r>
          <m:rPr>
            <m:sty m:val="p"/>
          </m:rPr>
          <m:t>min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α</m:t>
        </m:r>
        <m:r>
          <m:rPr>
            <m:sty m:val="p"/>
          </m:rPr>
          <m:t>)</m:t>
        </m:r>
      </m:oMath>
      <w:r>
        <w:t xml:space="preserve">, set</w:t>
      </w:r>
      <w:r>
        <w:t xml:space="preserve"> </w:t>
      </w:r>
      <w:r>
        <w:t xml:space="preserve">$\mathord{\smash[b]{\underset{\raise.3ex\hbox{$\scriptstyle\sim$}}{\theta}}\vphantom{\theta}}^{(t+1)} = \mathord{\smash[b]{\underset{\raise.3ex\hbox{$\scriptstyle\sim$}}{\theta}}\vphantom{\theta}}^*$</w:t>
      </w:r>
      <w:r>
        <w:t xml:space="preserve"> </w:t>
      </w:r>
      <w:r>
        <w:t xml:space="preserve">(accept the candidate);</w:t>
      </w:r>
      <w:r>
        <w:t xml:space="preserve"> </w:t>
      </w:r>
      <w:r>
        <w:t xml:space="preserve">otherwise set</w:t>
      </w:r>
      <w:r>
        <w:t xml:space="preserve"> </w:t>
      </w:r>
      <w:r>
        <w:t xml:space="preserve">$\mathord{\smash[b]{\underset{\raise.3ex\hbox{$\scriptstyle\sim$}}{\theta}}\vphantom{\theta}}^{(t+1)} = \mathord{\smash[b]{\underset{\raise.3ex\hbox{$\scriptstyle\sim$}}{\theta}}\vphantom{\theta}}^{(t)}$</w:t>
      </w:r>
      <w:r>
        <w:t xml:space="preserve"> </w:t>
      </w:r>
      <w:r>
        <w:t xml:space="preserve">(reject it).</w:t>
      </w:r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[9]</w:t>
      </w:r>
      <w:r>
        <w:t xml:space="preserve">.</w:t>
      </w:r>
    </w:p>
    <w:bookmarkEnd w:id="44"/>
    <w:p>
      <w:pPr>
        <w:pStyle w:val="BodyText"/>
      </w:pPr>
      <w:r>
        <w:t xml:space="preserve">The first factor of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is the ratio</w:t>
      </w:r>
      <w:r>
        <w:t xml:space="preserve"> </w:t>
      </w:r>
      <w:r>
        <w:t xml:space="preserve">$\operatorname{p}(\mathord{\smash[b]{\underset{\raise.3ex\hbox{$\scriptstyle\sim$}}{\theta}}\vphantom{\theta}}^* \mid \mathord{\smash[b]{\underset{\raise.3ex\hbox{$\scriptstyle\sim$}}{y}}\vphantom{y}}) / \operatorname{p}(\mathord{\smash[b]{\underset{\raise.3ex\hbox{$\scriptstyle\sim$}}{\theta}}\vphantom{\theta}}^{(t)} \mid \mathord{\smash[b]{\underset{\raise.3ex\hbox{$\scriptstyle\sim$}}{y}}\vphantom{y}})$</w:t>
      </w:r>
      <w:r>
        <w:t xml:space="preserve"> </w:t>
      </w:r>
      <w:r>
        <w:t xml:space="preserve">with the normalizing constant</w:t>
      </w:r>
      <w:r>
        <w:t xml:space="preserve"> </w:t>
      </w:r>
      <w:r>
        <w:t xml:space="preserve">$\operatorname{p}(\mathord{\smash[b]{\underset{\raise.3ex\hbox{$\scriptstyle\sim$}}{y}}\vphantom{y}})$</w:t>
      </w:r>
      <w:r>
        <w:t xml:space="preserve"> </w:t>
      </w:r>
      <w:r>
        <w:t xml:space="preserve">canceled</w:t>
      </w:r>
      <w:r>
        <w:t xml:space="preserve"> </w:t>
      </w:r>
      <w:r>
        <w:t xml:space="preserve">(</w:t>
      </w:r>
      <w:hyperlink r:id="rId45">
        <w:r>
          <w:rPr>
            <w:rStyle w:val="Hyperlink"/>
          </w:rPr>
          <w:t xml:space="preserve">the posterior equation</w:t>
        </w:r>
      </w:hyperlink>
      <w:r>
        <w:t xml:space="preserve">),</w:t>
      </w:r>
      <w:r>
        <w:t xml:space="preserve"> </w:t>
      </w:r>
      <w:r>
        <w:t xml:space="preserve">so the algorithm needs only the unnormalized posterior.</w:t>
      </w:r>
      <w:r>
        <w:t xml:space="preserve"> </w:t>
      </w:r>
      <w:r>
        <w:t xml:space="preserve">When the proposal is</w:t>
      </w:r>
      <w:r>
        <w:t xml:space="preserve"> </w:t>
      </w:r>
      <w:hyperlink w:anchor="def-symmetric-proposal">
        <w:r>
          <w:rPr>
            <w:rStyle w:val="Hyperlink"/>
          </w:rPr>
          <w:t xml:space="preserve">symmetric</w:t>
        </w:r>
      </w:hyperlink>
      <w:r>
        <w:t xml:space="preserve">,</w:t>
      </w:r>
      <w:r>
        <w:t xml:space="preserve"> </w:t>
      </w:r>
      <w:r>
        <w:t xml:space="preserve">as for a random walk</w:t>
      </w:r>
      <w:r>
        <w:t xml:space="preserve"> </w:t>
      </w:r>
      <w:r>
        <w:t xml:space="preserve">$\mathord{\smash[b]{\underset{\raise.3ex\hbox{$\scriptstyle\sim$}}{\theta}}\vphantom{\theta}}^* = \mathord{\smash[b]{\underset{\raise.3ex\hbox{$\scriptstyle\sim$}}{\theta}}\vphantom{\theta}}^{(t)} + \varepsilon$</w:t>
      </w:r>
      <w:r>
        <w:t xml:space="preserve"> </w:t>
      </w:r>
      <w:r>
        <w:t xml:space="preserve">with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drawn from a distribution symmetric about 0,</w:t>
      </w:r>
      <w:r>
        <w:t xml:space="preserve"> </w:t>
      </w:r>
      <w:r>
        <w:t xml:space="preserve">the second factor equals 1.</w:t>
      </w:r>
      <w:r>
        <w:t xml:space="preserve"> </w:t>
      </w:r>
      <w:r>
        <w:t xml:space="preserve">Provided the proposal can reach every region where the posterior is positive,</w:t>
      </w:r>
      <w:r>
        <w:t xml:space="preserve"> </w:t>
      </w:r>
      <w:r>
        <w:t xml:space="preserve">the resulting chain is a</w:t>
      </w:r>
      <w:r>
        <w:t xml:space="preserve"> </w:t>
      </w:r>
      <w:hyperlink w:anchor="def-markov-chain">
        <w:r>
          <w:rPr>
            <w:rStyle w:val="Hyperlink"/>
          </w:rPr>
          <w:t xml:space="preserve">Markov chain</w:t>
        </w:r>
      </w:hyperlink>
      <w:r>
        <w:t xml:space="preserve"> </w:t>
      </w:r>
      <w:r>
        <w:t xml:space="preserve">whose stationary distribution is the posterior</w:t>
      </w:r>
      <w:r>
        <w:t xml:space="preserve"> </w:t>
      </w:r>
      <w:r>
        <w:t xml:space="preserve">[7, Sec. 11.2], pp. 279-280, [8, Sec. 7.3.1], Theorem 7.2, p. 272</w:t>
      </w:r>
      <w:r>
        <w:t xml:space="preserve">.</w:t>
      </w:r>
    </w:p>
    <w:bookmarkStart w:id="46" w:name="exm-mh-bernoulli"/>
    <w:p>
      <w:pPr>
        <w:pStyle w:val="BodyText"/>
      </w:pPr>
      <w:r>
        <w:rPr>
          <w:b/>
          <w:bCs/>
        </w:rPr>
        <w:t xml:space="preserve">Example 7 (Metropolis–Hastings for a Bernoulli model)</w:t>
      </w:r>
      <w:r>
        <w:t xml:space="preserve"> </w:t>
      </w:r>
      <w:r>
        <w:t xml:space="preserve">We sample the posterior of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 </w:t>
      </w:r>
      <w:r>
        <w:t xml:space="preserve">(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 uniform prior)</w:t>
      </w:r>
      <w:r>
        <w:t xml:space="preserve"> </w:t>
      </w:r>
      <w:r>
        <w:t xml:space="preserve">with a Gaussian random-walk proposal</w:t>
      </w:r>
      <w:r>
        <w:t xml:space="preserve"> </w:t>
      </w:r>
      <m:oMath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sSup>
          <m:e>
            <m:r>
              <m:t>π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+</m:t>
        </m:r>
        <m:r>
          <m:t>ε</m:t>
        </m:r>
      </m:oMath>
      <w:r>
        <w:t xml:space="preserve">,</w:t>
      </w:r>
      <w:r>
        <w:t xml:space="preserve"> </w:t>
      </w:r>
      <m:oMath>
        <m:r>
          <m:t>ε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0.05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proposal is symmetric,</w:t>
      </w:r>
      <w:r>
        <w:t xml:space="preserve"> </w:t>
      </w:r>
      <w:r>
        <w:t xml:space="preserve">and the uniform prior density is 1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 log of the acceptance ratio is the difference of log-likelihoods,</w:t>
      </w:r>
      <w:r>
        <w:t xml:space="preserve"> </w:t>
      </w:r>
      <w:r>
        <w:t xml:space="preserve">and a proposal outside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always rejected.</w:t>
      </w:r>
    </w:p>
    <w:p>
      <w:pPr>
        <w:pStyle w:val="SourceCode"/>
      </w:pPr>
      <w:r>
        <w:rPr>
          <w:rStyle w:val="NormalTok"/>
        </w:rPr>
        <w:t xml:space="preserve">log_post_unnorm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(pi, r, n) 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(pi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||</w:t>
      </w:r>
      <w:r>
        <w:rPr>
          <w:rStyle w:val="NormalTok"/>
        </w:rPr>
        <w:t xml:space="preserve"> pi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return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ConstantTok"/>
        </w:rPr>
        <w:t xml:space="preserve">Inf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r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(pi)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pi)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mh_bernoulli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(n_iter, r, n, pi_init, </w:t>
      </w:r>
      <w:r>
        <w:rPr>
          <w:rStyle w:val="AttributeTok"/>
        </w:rPr>
        <w:t xml:space="preserve">step_sd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chain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(n_iter)</w:t>
      </w:r>
      <w:r>
        <w:br/>
      </w:r>
      <w:r>
        <w:rPr>
          <w:rStyle w:val="NormalTok"/>
        </w:rPr>
        <w:t xml:space="preserve">  chain[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pi_init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(t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n_iter)) {</w:t>
      </w:r>
      <w:r>
        <w:br/>
      </w:r>
      <w:r>
        <w:rPr>
          <w:rStyle w:val="NormalTok"/>
        </w:rPr>
        <w:t xml:space="preserve">    pi_curr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chain[t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pi_prop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pi_curr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step_sd)</w:t>
      </w:r>
      <w:r>
        <w:br/>
      </w:r>
      <w:r>
        <w:rPr>
          <w:rStyle w:val="NormalTok"/>
        </w:rPr>
        <w:t xml:space="preserve">    log_alpha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log_post_unnorm</w:t>
      </w:r>
      <w:r>
        <w:rPr>
          <w:rStyle w:val="NormalTok"/>
        </w:rPr>
        <w:t xml:space="preserve">(pi_prop, r, n) </w:t>
      </w:r>
      <w:r>
        <w:rPr>
          <w:rStyle w:val="SpecialCharTok"/>
        </w:rPr>
        <w:t xml:space="preserve">-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log_post_unnorm</w:t>
      </w:r>
      <w:r>
        <w:rPr>
          <w:rStyle w:val="NormalTok"/>
        </w:rPr>
        <w:t xml:space="preserve">(pi_curr, r, n)</w:t>
      </w:r>
      <w:r>
        <w:br/>
      </w:r>
      <w:r>
        <w:rPr>
          <w:rStyle w:val="NormalTok"/>
        </w:rPr>
        <w:t xml:space="preserve">    accept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runif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log_alpha</w:t>
      </w:r>
      <w:r>
        <w:br/>
      </w:r>
      <w:r>
        <w:rPr>
          <w:rStyle w:val="NormalTok"/>
        </w:rPr>
        <w:t xml:space="preserve">    chain[t]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(accept) pi_prop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pi_curr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chain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mh_chain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mh_bernoulli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n_iter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pi_init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acceptance_rate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diff</w:t>
      </w:r>
      <w:r>
        <w:rPr>
          <w:rStyle w:val="NormalTok"/>
        </w:rPr>
        <w:t xml:space="preserve">(mh_chain) </w:t>
      </w:r>
      <w:r>
        <w:rPr>
          <w:rStyle w:val="SpecialCharTok"/>
        </w:rPr>
        <w:t xml:space="preserve">!=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mh_mean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(mh_chain),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exact_mean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93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acceptance_rate         mh_mean      exact_mean </w:t>
      </w:r>
      <w:r>
        <w:br/>
      </w:r>
      <w:r>
        <w:rPr>
          <w:rStyle w:val="CommentTok"/>
        </w:rPr>
        <w:t xml:space="preserve">#&gt;           0.710           0.601           0.602</w:t>
      </w:r>
    </w:p>
    <w:p>
      <w:pPr>
        <w:pStyle w:val="FirstParagraph"/>
      </w:pPr>
      <w:r>
        <w:t xml:space="preserve">Comparing</w:t>
      </w:r>
      <w:r>
        <w:t xml:space="preserve"> </w:t>
      </w:r>
      <m:oMath>
        <m:r>
          <m:rPr>
            <m:sty m:val="p"/>
          </m:rPr>
          <m:t>log</m:t>
        </m:r>
        <m:r>
          <m:t>u</m:t>
        </m:r>
      </m:oMath>
      <w:r>
        <w:t xml:space="preserve">, for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uniform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 with</w:t>
      </w:r>
      <w:r>
        <w:t xml:space="preserve"> </w:t>
      </w:r>
      <m:oMath>
        <m:r>
          <m:rPr>
            <m:sty m:val="p"/>
          </m:rPr>
          <m:t>log</m:t>
        </m:r>
        <m:r>
          <m:t>α</m:t>
        </m:r>
      </m:oMath>
      <w:r>
        <w:t xml:space="preserve"> </w:t>
      </w:r>
      <w:r>
        <w:t xml:space="preserve">accepts with probability</w:t>
      </w:r>
      <w:r>
        <w:t xml:space="preserve"> </w:t>
      </w:r>
      <m:oMath>
        <m:r>
          <m:rPr>
            <m:sty m:val="p"/>
          </m:rPr>
          <m:t>min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α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avoids computing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itself,</w:t>
      </w:r>
      <w:r>
        <w:t xml:space="preserve"> </w:t>
      </w:r>
      <w:r>
        <w:t xml:space="preserve">which can overflow or underflow.</w:t>
      </w:r>
      <w:r>
        <w:t xml:space="preserve"> </w:t>
      </w:r>
      <w:r>
        <w:t xml:space="preserve">Every accepted proposal changes the chain’s value,</w:t>
      </w:r>
      <w:r>
        <w:t xml:space="preserve"> </w:t>
      </w:r>
      <w:r>
        <w:t xml:space="preserve">so the fraction of iterations that change estimates the acceptance rate.</w:t>
      </w:r>
      <w:r>
        <w:t xml:space="preserve"> </w:t>
      </w:r>
      <w:r>
        <w:t xml:space="preserve">The chain’s sample mean is close to the exact posterior mean</w:t>
      </w:r>
      <w:r>
        <w:t xml:space="preserve"> </w:t>
      </w:r>
      <m:oMath>
        <m:r>
          <m:t>56</m:t>
        </m:r>
        <m:r>
          <m:rPr>
            <m:sty m:val="p"/>
          </m:rPr>
          <m:t>/</m:t>
        </m:r>
        <m:r>
          <m:t>93</m:t>
        </m:r>
      </m:oMath>
      <w:r>
        <w:t xml:space="preserve">.</w:t>
      </w:r>
    </w:p>
    <w:bookmarkEnd w:id="46"/>
    <w:bookmarkEnd w:id="47"/>
    <w:bookmarkStart w:id="55" w:name="sec-burnin"/>
    <w:p>
      <w:pPr>
        <w:pStyle w:val="Heading3"/>
      </w:pPr>
      <w:r>
        <w:t xml:space="preserve">2.2 Trace plots and burn-in</w:t>
      </w:r>
    </w:p>
    <w:bookmarkStart w:id="48" w:name="def-trace-plot"/>
    <w:p>
      <w:pPr>
        <w:pStyle w:val="FirstParagraph"/>
      </w:pPr>
      <w:r>
        <w:rPr>
          <w:b/>
          <w:bCs/>
        </w:rPr>
        <w:t xml:space="preserve">Definition 9 (Trace plot)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trace plot</w:t>
      </w:r>
      <w:r>
        <w:t xml:space="preserve"> </w:t>
      </w:r>
      <w:r>
        <w:t xml:space="preserve">of an MCMC chain</w:t>
      </w:r>
      <w:r>
        <w:t xml:space="preserve"> </w:t>
      </w:r>
      <w:r>
        <w:t xml:space="preserve">plots each sampled value of a parameter against its iteration number.</w:t>
      </w:r>
    </w:p>
    <w:bookmarkEnd w:id="48"/>
    <w:bookmarkStart w:id="49" w:name="def-burnin"/>
    <w:p>
      <w:pPr>
        <w:pStyle w:val="BodyText"/>
      </w:pPr>
      <w:r>
        <w:rPr>
          <w:b/>
          <w:bCs/>
        </w:rPr>
        <w:t xml:space="preserve">Definition 10 (Burn-in)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burn-in</w:t>
      </w:r>
      <w:r>
        <w:t xml:space="preserve"> </w:t>
      </w:r>
      <w:r>
        <w:t xml:space="preserve">period is the initial segment of an MCMC chain</w:t>
      </w:r>
      <w:r>
        <w:t xml:space="preserve"> </w:t>
      </w:r>
      <w:r>
        <w:t xml:space="preserve">that is discarded before posterior summaries are computed</w:t>
      </w:r>
      <w:r>
        <w:t xml:space="preserve"> </w:t>
      </w:r>
      <w:r>
        <w:t xml:space="preserve">[1, Ch. 13], p. 301</w:t>
      </w:r>
      <w:r>
        <w:t xml:space="preserve">.</w:t>
      </w:r>
    </w:p>
    <w:bookmarkEnd w:id="49"/>
    <w:p>
      <w:pPr>
        <w:pStyle w:val="BodyText"/>
      </w:pPr>
      <w:r>
        <w:t xml:space="preserve">A chain started far from where the posterior puts its probability</w:t>
      </w:r>
      <w:r>
        <w:t xml:space="preserve"> </w:t>
      </w:r>
      <w:r>
        <w:t xml:space="preserve">takes some iterations to get there,</w:t>
      </w:r>
      <w:r>
        <w:t xml:space="preserve"> </w:t>
      </w:r>
      <w:r>
        <w:t xml:space="preserve">and until it does, its values are not draws from the posterior.</w:t>
      </w:r>
      <w:r>
        <w:t xml:space="preserve"> </w:t>
      </w:r>
      <w:r>
        <w:t xml:space="preserve">Burn-in removes those iterations.</w:t>
      </w:r>
      <w:r>
        <w:t xml:space="preserve"> </w:t>
      </w:r>
      <w:r>
        <w:t xml:space="preserve">Its length is chosen by inspecting</w:t>
      </w:r>
      <w:r>
        <w:t xml:space="preserve"> </w:t>
      </w:r>
      <w:hyperlink w:anchor="def-trace-plot">
        <w:r>
          <w:rPr>
            <w:rStyle w:val="Hyperlink"/>
          </w:rPr>
          <w:t xml:space="preserve">trace plots</w:t>
        </w:r>
      </w:hyperlink>
      <w:r>
        <w:t xml:space="preserve"> </w:t>
      </w:r>
      <w:r>
        <w:t xml:space="preserve">of chains started from different values:</w:t>
      </w:r>
      <w:r>
        <w:t xml:space="preserve"> </w:t>
      </w:r>
      <w:r>
        <w:t xml:space="preserve">the burn-in should end after the chains have stopped drifting</w:t>
      </w:r>
      <w:r>
        <w:t xml:space="preserve"> </w:t>
      </w:r>
      <w:r>
        <w:t xml:space="preserve">and are moving around the same region.</w:t>
      </w:r>
    </w:p>
    <w:bookmarkStart w:id="54" w:name="exm-burnin"/>
    <w:p>
      <w:pPr>
        <w:pStyle w:val="BodyText"/>
      </w:pPr>
      <w:r>
        <w:rPr>
          <w:b/>
          <w:bCs/>
        </w:rPr>
        <w:t xml:space="preserve">Example 8 (Burn-in for the Bernoulli sampler)</w:t>
      </w:r>
      <w:r>
        <w:t xml:space="preserve"> </w:t>
      </w:r>
      <w:r>
        <w:t xml:space="preserve">Continuing</w:t>
      </w:r>
      <w:r>
        <w:t xml:space="preserve"> </w:t>
      </w:r>
      <w:hyperlink w:anchor="exm-mh-bernoulli">
        <w:r>
          <w:rPr>
            <w:rStyle w:val="Hyperlink"/>
          </w:rPr>
          <w:t xml:space="preserve">Example 7</w:t>
        </w:r>
      </w:hyperlink>
      <w:r>
        <w:t xml:space="preserve">,</w:t>
      </w:r>
      <w:r>
        <w:t xml:space="preserve"> </w:t>
      </w:r>
      <w:r>
        <w:t xml:space="preserve">we start two more chains at the extreme values</w:t>
      </w:r>
      <w:r>
        <w:t xml:space="preserve"> </w:t>
      </w:r>
      <m:oMath>
        <m:r>
          <m:t>0.05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0.95</m:t>
        </m:r>
      </m:oMath>
      <w:r>
        <w:t xml:space="preserve">.</w:t>
      </w:r>
      <w:r>
        <w:t xml:space="preserve"> </w:t>
      </w:r>
      <w:hyperlink w:anchor="fig-mh-burnin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their first 200 iterations.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3" w:name="fig-mh-burnin"/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set.seed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chain_low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mh_bernoulli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n_iter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5000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r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91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pi_init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0.05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chain_high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mh_bernoulli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n_iter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5000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r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91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pi_init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0.95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shown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SpecialCharTok"/>
              </w:rPr>
              <w:t xml:space="preserve">:</w:t>
            </w:r>
            <w:r>
              <w:rPr>
                <w:rStyle w:val="DecValTok"/>
              </w:rPr>
              <w:t xml:space="preserve">200</w:t>
            </w:r>
            <w:r>
              <w:br/>
            </w:r>
            <w:r>
              <w:rPr>
                <w:rStyle w:val="NormalTok"/>
              </w:rPr>
              <w:t xml:space="preserve">traces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iteration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(shown, </w:t>
            </w:r>
            <w:r>
              <w:rPr>
                <w:rStyle w:val="AttributeTok"/>
              </w:rPr>
              <w:t xml:space="preserve">times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pi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(chain_low[shown], chain_high[shown]),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start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"0.05"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"0.95"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each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(shown))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(traces)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iteration,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pi,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start)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expression</w:t>
            </w:r>
            <w:r>
              <w:rPr>
                <w:rStyle w:val="NormalTok"/>
              </w:rPr>
              <w:t xml:space="preserve">(pi),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"starting value"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51" name="Picture"/>
                  <a:graphic>
                    <a:graphicData uri="http://schemas.openxmlformats.org/drawingml/2006/picture">
                      <pic:pic>
                        <pic:nvPicPr>
                          <pic:cNvPr descr="mcmc_files/figure-docx/unnamed-chunk-1-1.png" id="5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</w:t>
            </w:r>
            <w:r>
              <w:t xml:space="preserve"> </w:t>
            </w:r>
            <w:hyperlink w:anchor="def-trace-plot">
              <w:r>
                <w:rPr>
                  <w:rStyle w:val="Hyperlink"/>
                </w:rPr>
                <w:t xml:space="preserve">Trace plots</w:t>
              </w:r>
            </w:hyperlink>
            <w:r>
              <w:t xml:space="preserve"> </w:t>
            </w:r>
            <w:r>
              <w:t xml:space="preserve">of the first 200 iterations</w:t>
            </w:r>
            <w:r>
              <w:t xml:space="preserve"> </w:t>
            </w:r>
            <w:r>
              <w:t xml:space="preserve">of two Metropolis–Hastings chains for the Bernoulli model,</w:t>
            </w:r>
            <w:r>
              <w:t xml:space="preserve"> </w:t>
            </w:r>
            <w:r>
              <w:t xml:space="preserve">started at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=</m:t>
              </m:r>
              <m:r>
                <m:t>0.05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=</m:t>
              </m:r>
              <m:r>
                <m:t>0.95</m:t>
              </m:r>
            </m:oMath>
            <w:r>
              <w:t xml:space="preserve">.</w:t>
            </w:r>
          </w:p>
          <w:bookmarkEnd w:id="53"/>
        </w:tc>
      </w:tr>
    </w:tbl>
    <w:p>
      <w:pPr>
        <w:pStyle w:val="BodyText"/>
      </w:pPr>
      <w:r>
        <w:t xml:space="preserve">Both chains reach the region around</w:t>
      </w:r>
      <w:r>
        <w:t xml:space="preserve"> </w:t>
      </w:r>
      <m:oMath>
        <m:r>
          <m:t>0.6</m:t>
        </m:r>
      </m:oMath>
      <w:r>
        <w:t xml:space="preserve"> </w:t>
      </w:r>
      <w:r>
        <w:t xml:space="preserve">within a few dozen iterations,</w:t>
      </w:r>
      <w:r>
        <w:t xml:space="preserve"> </w:t>
      </w:r>
      <w:r>
        <w:t xml:space="preserve">and after that the two are indistinguishable,</w:t>
      </w:r>
      <w:r>
        <w:t xml:space="preserve"> </w:t>
      </w:r>
      <w:r>
        <w:t xml:space="preserve">so discarding the first 500 iterations of each</w:t>
      </w:r>
      <w:r>
        <w:t xml:space="preserve"> </w:t>
      </w:r>
      <w:r>
        <w:t xml:space="preserve">leaves a generous margin.</w:t>
      </w:r>
    </w:p>
    <w:bookmarkEnd w:id="54"/>
    <w:bookmarkEnd w:id="55"/>
    <w:bookmarkStart w:id="59" w:name="the-gibbs-sampler"/>
    <w:p>
      <w:pPr>
        <w:pStyle w:val="Heading3"/>
      </w:pPr>
      <w:r>
        <w:t xml:space="preserve">2.3 The Gibbs sampler</w:t>
      </w:r>
    </w:p>
    <w:bookmarkStart w:id="56" w:name="def-full-conditional"/>
    <w:p>
      <w:pPr>
        <w:pStyle w:val="FirstParagraph"/>
      </w:pPr>
      <w:r>
        <w:rPr>
          <w:b/>
          <w:bCs/>
        </w:rPr>
        <w:t xml:space="preserve">Definition 11 (Full conditional distribution)</w:t>
      </w:r>
      <w:r>
        <w:t xml:space="preserve"> </w:t>
      </w:r>
      <w:r>
        <w:t xml:space="preserve">For a parameter vector</w:t>
      </w:r>
      <w:r>
        <w:t xml:space="preserve"> </w:t>
      </w:r>
      <w:r>
        <w:t xml:space="preserve">$\mathord{\smash[b]{\underset{\raise.3ex\hbox{$\scriptstyle\sim$}}{\theta}}\vphantom{\theta}}= (\theta_1, \ldots, \theta_K)$</w:t>
      </w:r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full conditional distribution</w:t>
      </w:r>
      <w:r>
        <w:t xml:space="preserve"> </w:t>
      </w:r>
      <w:r>
        <w:t xml:space="preserve">of the component</w:t>
      </w:r>
      <w:r>
        <w:t xml:space="preserve"> </w:t>
      </w:r>
      <m:oMath>
        <m:sSub>
          <m:e>
            <m:r>
              <m:t>θ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 its conditional distribution given the data and all the other components,</w:t>
      </w:r>
      <w:r>
        <w:t xml:space="preserve"> </w:t>
      </w:r>
      <w:r>
        <w:t xml:space="preserve">$\operatorname{p}(\theta_k \mid \mathord{\smash[b]{\underset{\raise.3ex\hbox{$\scriptstyle\sim$}}{\theta}}\vphantom{\theta}}_{-k}, \mathord{\smash[b]{\underset{\raise.3ex\hbox{$\scriptstyle\sim$}}{y}}\vphantom{y}})$</w:t>
      </w:r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w:r>
        <w:t xml:space="preserve">$\mathord{\smash[b]{\underset{\raise.3ex\hbox{$\scriptstyle\sim$}}{\theta}}\vphantom{\theta}}_{-k}$</w:t>
      </w:r>
      <w:r>
        <w:t xml:space="preserve"> </w:t>
      </w:r>
      <w:r>
        <w:t xml:space="preserve">denotes every component of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except</w:t>
      </w:r>
      <w:r>
        <w:t xml:space="preserve"> </w:t>
      </w:r>
      <m:oMath>
        <m:sSub>
          <m:e>
            <m:r>
              <m:t>θ</m:t>
            </m:r>
          </m:e>
          <m:sub>
            <m:r>
              <m:t>k</m:t>
            </m:r>
          </m:sub>
        </m:sSub>
      </m:oMath>
      <w:r>
        <w:t xml:space="preserve">.</w:t>
      </w:r>
    </w:p>
    <w:bookmarkEnd w:id="56"/>
    <w:bookmarkStart w:id="57" w:name="def-gibbs-sampler"/>
    <w:p>
      <w:pPr>
        <w:pStyle w:val="BodyText"/>
      </w:pPr>
      <w:r>
        <w:rPr>
          <w:b/>
          <w:bCs/>
        </w:rPr>
        <w:t xml:space="preserve">Definition 12 (Gibbs sampler)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Gibbs sampler</w:t>
      </w:r>
      <w:r>
        <w:t xml:space="preserve"> </w:t>
      </w:r>
      <w:r>
        <w:t xml:space="preserve">produces</w:t>
      </w:r>
      <w:r>
        <w:t xml:space="preserve"> </w:t>
      </w:r>
      <w:r>
        <w:t xml:space="preserve">$\mathord{\smash[b]{\underset{\raise.3ex\hbox{$\scriptstyle\sim$}}{\theta}}\vphantom{\theta}}^{(t+1)}$</w:t>
      </w:r>
      <w:r>
        <w:t xml:space="preserve"> </w:t>
      </w:r>
      <w:r>
        <w:t xml:space="preserve">from</w:t>
      </w:r>
      <w:r>
        <w:t xml:space="preserve"> </w:t>
      </w:r>
      <w:r>
        <w:t xml:space="preserve">$\mathord{\smash[b]{\underset{\raise.3ex\hbox{$\scriptstyle\sim$}}{\theta}}\vphantom{\theta}}^{(t)}$</w:t>
      </w:r>
      <w:r>
        <w:t xml:space="preserve"> </w:t>
      </w:r>
      <w:r>
        <w:t xml:space="preserve">by updating one component at a time:</w:t>
      </w:r>
      <w:r>
        <w:t xml:space="preserve"> </w:t>
      </w: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K</m:t>
        </m:r>
      </m:oMath>
      <w:r>
        <w:t xml:space="preserve"> </w:t>
      </w:r>
      <w:r>
        <w:t xml:space="preserve">in turn,</w:t>
      </w:r>
      <w:r>
        <w:t xml:space="preserve"> </w:t>
      </w:r>
      <w:r>
        <w:t xml:space="preserve">it draws</w:t>
      </w:r>
      <w:r>
        <w:t xml:space="preserve"> </w:t>
      </w:r>
      <m:oMath>
        <m:sSubSup>
          <m:e>
            <m:r>
              <m:t>θ</m:t>
            </m:r>
          </m:e>
          <m:sub>
            <m:r>
              <m:t>k</m:t>
            </m:r>
          </m:sub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bSup>
      </m:oMath>
      <w:r>
        <w:t xml:space="preserve"> </w:t>
      </w:r>
      <w:r>
        <w:t xml:space="preserve">from the</w:t>
      </w:r>
      <w:r>
        <w:t xml:space="preserve"> </w:t>
      </w:r>
      <w:hyperlink w:anchor="def-full-conditional">
        <w:r>
          <w:rPr>
            <w:rStyle w:val="Hyperlink"/>
          </w:rPr>
          <w:t xml:space="preserve">full conditional distribution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θ</m:t>
            </m:r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w:r>
        <w:t xml:space="preserve">with each other component set to its most recent value</w:t>
      </w:r>
      <w:r>
        <w:t xml:space="preserve"> </w:t>
      </w:r>
      <w:r>
        <w:t xml:space="preserve">[1, Ch. 13], p. 293</w:t>
      </w:r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[10]</w:t>
      </w:r>
      <w:r>
        <w:t xml:space="preserve">.</w:t>
      </w:r>
    </w:p>
    <w:bookmarkEnd w:id="57"/>
    <w:p>
      <w:pPr>
        <w:pStyle w:val="BodyText"/>
      </w:pPr>
      <w:r>
        <w:t xml:space="preserve">The Gibbs sampler is a special case of the</w:t>
      </w:r>
      <w:r>
        <w:t xml:space="preserve"> </w:t>
      </w:r>
      <w:hyperlink w:anchor="def-mh">
        <w:r>
          <w:rPr>
            <w:rStyle w:val="Hyperlink"/>
          </w:rPr>
          <w:t xml:space="preserve">Metropolis–Hastings algorithm</w:t>
        </w:r>
      </w:hyperlink>
      <w:r>
        <w:t xml:space="preserve">,</w:t>
      </w:r>
      <w:r>
        <w:t xml:space="preserve"> </w:t>
      </w:r>
      <w:r>
        <w:t xml:space="preserve">one component at a time,</w:t>
      </w:r>
      <w:r>
        <w:t xml:space="preserve"> </w:t>
      </w:r>
      <w:r>
        <w:t xml:space="preserve">whose proposal is the full conditional itself;</w:t>
      </w:r>
      <w:r>
        <w:t xml:space="preserve"> </w:t>
      </w:r>
      <w:r>
        <w:t xml:space="preserve">with that proposal the acceptance ratio is always 1,</w:t>
      </w:r>
      <w:r>
        <w:t xml:space="preserve"> </w:t>
      </w:r>
      <w:r>
        <w:t xml:space="preserve">so every draw is accepted</w:t>
      </w:r>
      <w:r>
        <w:t xml:space="preserve"> </w:t>
      </w:r>
      <w:r>
        <w:t xml:space="preserve">[1, Ch. 13], p. 293</w:t>
      </w:r>
      <w:r>
        <w:t xml:space="preserve">.</w:t>
      </w:r>
      <w:r>
        <w:t xml:space="preserve"> </w:t>
      </w:r>
      <w:r>
        <w:t xml:space="preserve">It needs a way to draw from each full conditional.</w:t>
      </w:r>
      <w:r>
        <w:t xml:space="preserve"> </w:t>
      </w:r>
      <w:r>
        <w:t xml:space="preserve">JAGS (</w:t>
      </w:r>
      <w:r>
        <w:t xml:space="preserve">“Just Another Gibbs Sampler”</w:t>
      </w:r>
      <w:r>
        <w:t xml:space="preserve">)</w:t>
      </w:r>
      <w:r>
        <w:t xml:space="preserve"> </w:t>
      </w:r>
      <w:r>
        <w:t xml:space="preserve">builds a Gibbs sampler from a model’s description,</w:t>
      </w:r>
      <w:r>
        <w:t xml:space="preserve"> </w:t>
      </w:r>
      <w:r>
        <w:t xml:space="preserve">choosing a sampling method for each full conditional</w:t>
      </w:r>
      <w:r>
        <w:t xml:space="preserve"> </w:t>
      </w:r>
      <w:r>
        <w:t xml:space="preserve">[1, Ch. 13]</w:t>
      </w:r>
      <w:r>
        <w:t xml:space="preserve">.</w:t>
      </w:r>
    </w:p>
    <w:bookmarkStart w:id="58" w:name="exm-gibbs-bivariate-normal"/>
    <w:p>
      <w:pPr>
        <w:pStyle w:val="BodyText"/>
      </w:pPr>
      <w:r>
        <w:rPr>
          <w:b/>
          <w:bCs/>
        </w:rPr>
        <w:t xml:space="preserve">Example 9 (Gibbs sampling from a correlated Gaussian target)</w:t>
      </w:r>
      <w:r>
        <w:t xml:space="preserve"> </w:t>
      </w:r>
      <w:r>
        <w:t xml:space="preserve">Let the target be the bivariate Gaussian distribution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θ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with means 0, variances 1 and correlation</w:t>
      </w:r>
      <w:r>
        <w:t xml:space="preserve"> </w:t>
      </w:r>
      <m:oMath>
        <m:r>
          <m:t>ρ</m:t>
        </m:r>
      </m:oMath>
      <w:r>
        <w:t xml:space="preserve">,</w:t>
      </w:r>
      <w:r>
        <w:t xml:space="preserve"> </w:t>
      </w:r>
      <w:r>
        <w:t xml:space="preserve">whose density is proportional to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sSubSup>
                  <m:e>
                    <m:r>
                      <m:t>θ</m:t>
                    </m:r>
                  </m:e>
                  <m:sub>
                    <m:r>
                      <m:t>1</m:t>
                    </m:r>
                  </m:sub>
                  <m:sup>
                    <m:r>
                      <m:t>2</m:t>
                    </m:r>
                  </m:sup>
                </m:sSubSup>
                <m:r>
                  <m:rPr>
                    <m:sty m:val="p"/>
                  </m:rPr>
                  <m:t>−</m:t>
                </m:r>
                <m:r>
                  <m:t>2</m:t>
                </m:r>
                <m:r>
                  <m:t>ρ</m:t>
                </m:r>
                <m:sSub>
                  <m:e>
                    <m:r>
                      <m:t>θ</m:t>
                    </m:r>
                  </m:e>
                  <m:sub>
                    <m:r>
                      <m:t>1</m:t>
                    </m:r>
                  </m:sub>
                </m:sSub>
                <m:sSub>
                  <m:e>
                    <m:r>
                      <m:t>θ</m:t>
                    </m:r>
                  </m:e>
                  <m:sub>
                    <m:r>
                      <m:t>2</m:t>
                    </m:r>
                  </m:sub>
                </m:sSub>
                <m:r>
                  <m:rPr>
                    <m:sty m:val="p"/>
                  </m:rPr>
                  <m:t>+</m:t>
                </m:r>
                <m:sSubSup>
                  <m:e>
                    <m:r>
                      <m:t>θ</m:t>
                    </m:r>
                  </m:e>
                  <m:sub>
                    <m:r>
                      <m:t>2</m:t>
                    </m:r>
                  </m:sub>
                  <m:sup>
                    <m:r>
                      <m:t>2</m:t>
                    </m:r>
                  </m:sup>
                </m:sSubSup>
              </m:num>
              <m:den>
                <m:r>
                  <m:t>2</m:t>
                </m:r>
                <m:r>
                  <m:rPr>
                    <m:sty m:val="p"/>
                  </m:rPr>
                  <m:t>(</m:t>
                </m:r>
                <m:r>
                  <m:t>1</m:t>
                </m:r>
                <m:r>
                  <m:rPr>
                    <m:sty m:val="p"/>
                  </m:rPr>
                  <m:t>−</m:t>
                </m:r>
                <m:sSup>
                  <m:e>
                    <m:r>
                      <m:t>ρ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)</m:t>
                </m:r>
              </m:den>
            </m:f>
          </m:e>
        </m:d>
        <m:r>
          <m:t>​</m:t>
        </m:r>
      </m:oMath>
      <w:r>
        <w:t xml:space="preserve"> </w:t>
      </w:r>
      <w:r>
        <w:t xml:space="preserve">[6], Definition 4.5.10</w:t>
      </w:r>
      <w:r>
        <w:t xml:space="preserve">.</w:t>
      </w:r>
      <w:r>
        <w:t xml:space="preserve"> </w:t>
      </w:r>
      <w:r>
        <w:t xml:space="preserve">As a function of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r>
                    <m:t>θ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∝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θ</m:t>
                          </m:r>
                        </m:e>
                        <m:sub>
                          <m:r>
                            <m:t>1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ρ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num>
                    <m:den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(dropping the factor with </m:t>
              </m:r>
              <m:sSubSup>
                <m:e>
                  <m:r>
                    <m:t>θ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nor/>
                  <m:sty m:val="p"/>
                </m:rPr>
                <m:t> only)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ρ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sSubSup>
                        <m:e>
                          <m:r>
                            <m:t>θ</m:t>
                          </m:r>
                        </m:e>
                        <m:sub>
                          <m:r>
                            <m:t>2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num>
                    <m:den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(completing the square)</m:t>
              </m:r>
            </m:e>
            <m:e>
              <m:r>
                <m:t>&amp;</m:t>
              </m:r>
              <m:r>
                <m:rPr>
                  <m:sty m:val="p"/>
                </m:rPr>
                <m:t>∝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ρ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(dropping the factor with </m:t>
              </m:r>
              <m:sSubSup>
                <m:e>
                  <m:r>
                    <m:t>θ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nor/>
                  <m:sty m:val="p"/>
                </m:rPr>
                <m:t> only)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the</w:t>
      </w:r>
      <w:r>
        <w:t xml:space="preserve"> </w:t>
      </w:r>
      <w:hyperlink w:anchor="def-full-conditional">
        <w:r>
          <w:rPr>
            <w:rStyle w:val="Hyperlink"/>
          </w:rPr>
          <w:t xml:space="preserve">full conditional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ρ</m:t>
            </m:r>
            <m:sSub>
              <m:e>
                <m:r>
                  <m:t>θ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,</m:t>
            </m:r>
            <m:r>
              <m:t> </m:t>
            </m:r>
            <m:r>
              <m:t>1</m:t>
            </m:r>
            <m:r>
              <m:rPr>
                <m:sty m:val="p"/>
              </m:rPr>
              <m:t>−</m:t>
            </m:r>
            <m:sSup>
              <m:e>
                <m:r>
                  <m:t>ρ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by symmetry that of</w:t>
      </w:r>
      <w:r>
        <w:t xml:space="preserve"> </w:t>
      </w:r>
      <m:oMath>
        <m:sSub>
          <m:e>
            <m:r>
              <m:t>θ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ρ</m:t>
            </m:r>
            <m:sSub>
              <m:e>
                <m:r>
                  <m:t>θ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t> </m:t>
            </m:r>
            <m:r>
              <m:t>1</m:t>
            </m:r>
            <m:r>
              <m:rPr>
                <m:sty m:val="p"/>
              </m:rPr>
              <m:t>−</m:t>
            </m:r>
            <m:sSup>
              <m:e>
                <m:r>
                  <m:t>ρ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We run the Gibbs sampler 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0.99</m:t>
        </m:r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gibbs_bvn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(n_iter, rho) {</w:t>
      </w:r>
      <w:r>
        <w:br/>
      </w:r>
      <w:r>
        <w:rPr>
          <w:rStyle w:val="NormalTok"/>
        </w:rPr>
        <w:t xml:space="preserve">  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matrix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NA_real_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nrow =</w:t>
      </w:r>
      <w:r>
        <w:rPr>
          <w:rStyle w:val="NormalTok"/>
        </w:rPr>
        <w:t xml:space="preserve"> n_iter, </w:t>
      </w:r>
      <w:r>
        <w:rPr>
          <w:rStyle w:val="AttributeTok"/>
        </w:rPr>
        <w:t xml:space="preserve">ncol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theta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cond_sd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rho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(t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(n_iter)) {</w:t>
      </w:r>
      <w:r>
        <w:br/>
      </w:r>
      <w:r>
        <w:rPr>
          <w:rStyle w:val="NormalTok"/>
        </w:rPr>
        <w:t xml:space="preserve">    theta[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rho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theta[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cond_sd)</w:t>
      </w:r>
      <w:r>
        <w:br/>
      </w:r>
      <w:r>
        <w:rPr>
          <w:rStyle w:val="NormalTok"/>
        </w:rPr>
        <w:t xml:space="preserve">    theta[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rho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theta[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cond_sd)</w:t>
      </w:r>
      <w:r>
        <w:br/>
      </w:r>
      <w:r>
        <w:rPr>
          <w:rStyle w:val="NormalTok"/>
        </w:rPr>
        <w:t xml:space="preserve">    draws[t, 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theta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draws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draws_indep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gibbs_bvn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n_iter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rho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draws_corr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gibbs_bvn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n_iter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rho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0.99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lag1_autocorrelation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cor</w:t>
      </w:r>
      <w:r>
        <w:rPr>
          <w:rStyle w:val="NormalTok"/>
        </w:rPr>
        <w:t xml:space="preserve">(x[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x[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(x)])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rho_0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lag1_autocorrelation</w:t>
      </w:r>
      <w:r>
        <w:rPr>
          <w:rStyle w:val="NormalTok"/>
        </w:rPr>
        <w:t xml:space="preserve">(draws_indep[,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rho_0.99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lag1_autocorrelation</w:t>
      </w:r>
      <w:r>
        <w:rPr>
          <w:rStyle w:val="NormalTok"/>
        </w:rPr>
        <w:t xml:space="preserve">(draws_corr[,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rho_0 rho_0.99 </w:t>
      </w:r>
      <w:r>
        <w:br/>
      </w:r>
      <w:r>
        <w:rPr>
          <w:rStyle w:val="CommentTok"/>
        </w:rPr>
        <w:t xml:space="preserve">#&gt;    0.020    0.971</w:t>
      </w:r>
    </w:p>
    <w:p>
      <w:pPr>
        <w:pStyle w:val="FirstParagraph"/>
      </w:pPr>
      <w:r>
        <w:t xml:space="preserve">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successive draws of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are nearly uncorrelated.</w:t>
      </w:r>
      <w:r>
        <w:t xml:space="preserve"> </w:t>
      </w:r>
      <w:r>
        <w:t xml:space="preserve">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0.99</m:t>
        </m:r>
      </m:oMath>
      <w:r>
        <w:t xml:space="preserve">,</w:t>
      </w:r>
      <w:r>
        <w:t xml:space="preserve"> </w:t>
      </w:r>
      <w:r>
        <w:t xml:space="preserve">each full conditional has standard deviation</w:t>
      </w:r>
      <w:r>
        <w:t xml:space="preserve"> </w:t>
      </w:r>
      <m:oMath>
        <m:rad>
          <m:radPr>
            <m:degHide m:val="on"/>
          </m:radPr>
          <m:deg/>
          <m:e>
            <m:r>
              <m:t>1</m:t>
            </m:r>
            <m:r>
              <m:rPr>
                <m:sty m:val="p"/>
              </m:rPr>
              <m:t>−</m:t>
            </m:r>
            <m:sSup>
              <m:e>
                <m:r>
                  <m:t>0.99</m:t>
                </m:r>
              </m:e>
              <m:sup>
                <m:r>
                  <m:t>2</m:t>
                </m:r>
              </m:sup>
            </m:sSup>
          </m:e>
        </m:rad>
        <m:r>
          <m:rPr>
            <m:sty m:val="p"/>
          </m:rPr>
          <m:t>≈</m:t>
        </m:r>
        <m:r>
          <m:t>0.14</m:t>
        </m:r>
      </m:oMath>
      <w:r>
        <w:t xml:space="preserve">,</w:t>
      </w:r>
      <w:r>
        <w:t xml:space="preserve"> </w:t>
      </w:r>
      <w:r>
        <w:t xml:space="preserve">so each update moves only a short way along the narrow ridge</w:t>
      </w:r>
      <w:r>
        <w:t xml:space="preserve"> </w:t>
      </w:r>
      <w:r>
        <w:t xml:space="preserve">where the target puts its probability,</w:t>
      </w:r>
      <w:r>
        <w:t xml:space="preserve"> </w:t>
      </w:r>
      <w:r>
        <w:t xml:space="preserve">and successive draws are almost perfectly correlated:</w:t>
      </w:r>
      <w:r>
        <w:t xml:space="preserve"> </w:t>
      </w:r>
      <w:r>
        <w:t xml:space="preserve">2,000 such draws carry far less information about the target</w:t>
      </w:r>
      <w:r>
        <w:t xml:space="preserve"> </w:t>
      </w:r>
      <w:r>
        <w:t xml:space="preserve">than 2,000 independent ones.</w:t>
      </w:r>
    </w:p>
    <w:bookmarkEnd w:id="58"/>
    <w:bookmarkEnd w:id="59"/>
    <w:bookmarkEnd w:id="60"/>
    <w:bookmarkStart w:id="68" w:name="sec-diagnostics"/>
    <w:p>
      <w:pPr>
        <w:pStyle w:val="Heading2"/>
      </w:pPr>
      <w:r>
        <w:t xml:space="preserve">3 Checking and improving MCMC</w:t>
      </w:r>
    </w:p>
    <w:p>
      <w:pPr>
        <w:pStyle w:val="FirstParagraph"/>
      </w:pPr>
      <w:r>
        <w:t xml:space="preserve">Because MCMC draws are correlated,</w:t>
      </w:r>
      <w:r>
        <w:t xml:space="preserve"> </w:t>
      </w:r>
      <w:r>
        <w:t xml:space="preserve">and a chain may take many iterations to reach its stationary distribution,</w:t>
      </w:r>
      <w:r>
        <w:t xml:space="preserve"> </w:t>
      </w:r>
      <w:r>
        <w:t xml:space="preserve">we must check whether the chains have converged</w:t>
      </w:r>
      <w:r>
        <w:t xml:space="preserve"> </w:t>
      </w:r>
      <w:r>
        <w:t xml:space="preserve">before using them for inference</w:t>
      </w:r>
      <w:r>
        <w:t xml:space="preserve"> </w:t>
      </w:r>
      <w:r>
        <w:t xml:space="preserve">[1, Ch. 13], p. 302</w:t>
      </w:r>
      <w:r>
        <w:t xml:space="preserve">.</w:t>
      </w:r>
      <w:r>
        <w:t xml:space="preserve"> </w:t>
      </w:r>
      <w:hyperlink w:anchor="def-trace-plot">
        <w:r>
          <w:rPr>
            <w:rStyle w:val="Hyperlink"/>
          </w:rPr>
          <w:t xml:space="preserve">Trace plots</w:t>
        </w:r>
      </w:hyperlink>
      <w:r>
        <w:t xml:space="preserve"> </w:t>
      </w:r>
      <w:r>
        <w:t xml:space="preserve">give a visual check;</w:t>
      </w:r>
      <w:r>
        <w:t xml:space="preserve"> </w:t>
      </w:r>
      <w:r>
        <w:t xml:space="preserve">the potential scale reduction factor gives a numerical one,</w:t>
      </w:r>
      <w:r>
        <w:t xml:space="preserve"> </w:t>
      </w:r>
      <w:r>
        <w:t xml:space="preserve">by comparing several chains started from different values.</w:t>
      </w:r>
    </w:p>
    <w:bookmarkStart w:id="61" w:name="def-psrf"/>
    <w:p>
      <w:pPr>
        <w:pStyle w:val="BodyText"/>
      </w:pPr>
      <w:r>
        <w:rPr>
          <w:b/>
          <w:bCs/>
        </w:rPr>
        <w:t xml:space="preserve">Definition 13 (Potential scale reduction factor)</w:t>
      </w:r>
      <w:r>
        <w:t xml:space="preserve"> </w:t>
      </w:r>
      <w:r>
        <w:t xml:space="preserve">Suppose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chains each contribute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draws of a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after burn-in,</w:t>
      </w:r>
      <w:r>
        <w:t xml:space="preserve"> </w:t>
      </w:r>
      <w:r>
        <w:t xml:space="preserve">with chain sample means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‾"/>
              </m:accPr>
              <m:e>
                <m:r>
                  <m:t>θ</m:t>
                </m:r>
              </m:e>
            </m:acc>
          </m:e>
          <m:sub>
            <m:r>
              <m:t>m</m:t>
            </m:r>
          </m:sub>
        </m:sSub>
      </m:oMath>
      <w:r>
        <w:t xml:space="preserve">,</w:t>
      </w:r>
      <w:r>
        <w:t xml:space="preserve"> </w:t>
      </w:r>
      <w:r>
        <w:t xml:space="preserve">overall sample mean</w:t>
      </w:r>
      <w:r>
        <w:t xml:space="preserve"> </w:t>
      </w:r>
      <m:oMath>
        <m:acc>
          <m:accPr>
            <m:chr m:val="‾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and within-chain sample variances</w:t>
      </w:r>
      <w:r>
        <w:t xml:space="preserve"> </w:t>
      </w:r>
      <m:oMath>
        <m:sSubSup>
          <m:e>
            <m:r>
              <m:t>s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r>
              <m:t>s</m:t>
            </m:r>
          </m:e>
          <m:sub>
            <m:r>
              <m:t>m</m:t>
            </m:r>
          </m:sub>
          <m:sup>
            <m:r>
              <m:t>2</m:t>
            </m:r>
          </m:sup>
        </m:sSubSup>
      </m:oMath>
      <w:r>
        <w:t xml:space="preserve">.</w:t>
      </w:r>
      <w:r>
        <w:t xml:space="preserve"> </w:t>
      </w: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W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sSubSup>
                    <m:e>
                      <m:r>
                        <m:t>s</m:t>
                      </m:r>
                    </m:e>
                    <m:sub>
                      <m:r>
                        <m:t>j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(within-chain variance)</m:t>
              </m:r>
            </m:e>
            <m:e>
              <m:r>
                <m:t>B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m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θ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(between-chain variance)</m:t>
              </m:r>
            </m:e>
            <m:e>
              <m:acc>
                <m:accPr>
                  <m:chr m:val="̂"/>
                </m:accPr>
                <m:e>
                  <m:r>
                    <m:t>V</m:t>
                  </m:r>
                </m:e>
              </m:acc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t>W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(pooled variance estimate)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Gelman–Rubin potential scale reduction factor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R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acc>
                <m:accPr>
                  <m:chr m:val="̂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/</m:t>
              </m:r>
              <m:r>
                <m:t>W</m:t>
              </m:r>
            </m:e>
          </m:rad>
          <m:r>
            <m:rPr>
              <m:sty m:val="p"/>
            </m:rPr>
            <m:t>.</m:t>
          </m:r>
        </m:oMath>
      </m:oMathPara>
    </w:p>
    <w:bookmarkEnd w:id="61"/>
    <w:p>
      <w:pPr>
        <w:pStyle w:val="FirstParagraph"/>
      </w:pPr>
      <w:r>
        <w:t xml:space="preserve">If the chains have all converged to the posterior,</w:t>
      </w:r>
      <w:r>
        <w:t xml:space="preserve"> </w:t>
      </w:r>
      <m:oMath>
        <m:acc>
          <m:accPr>
            <m:chr m:val="̂"/>
          </m:accPr>
          <m:e>
            <m:r>
              <m:t>V</m:t>
            </m:r>
          </m:e>
        </m:acc>
      </m:oMath>
      <w:r>
        <w:t xml:space="preserve"> </w:t>
      </w:r>
      <w:r>
        <w:t xml:space="preserve">estimates the posterior variance</w:t>
      </w:r>
      <w:r>
        <w:t xml:space="preserve"> </w:t>
      </w:r>
      <w:r>
        <w:t xml:space="preserve">and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approaches it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is close to 1.</w:t>
      </w:r>
      <w:r>
        <w:t xml:space="preserve"> </w:t>
      </w:r>
      <w:r>
        <w:t xml:space="preserve">If the chains are still exploring different regions,</w:t>
      </w:r>
      <w:r>
        <w:t xml:space="preserve"> </w:t>
      </w:r>
      <w:r>
        <w:t xml:space="preserve">the chain means differ,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large,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exceeds 1</w:t>
      </w:r>
      <w:r>
        <w:t xml:space="preserve"> </w:t>
      </w:r>
      <w:r>
        <w:t xml:space="preserve">[7, Sec. 11.4], pp. 283-285</w:t>
      </w:r>
      <w:r>
        <w:t xml:space="preserve">.</w:t>
      </w:r>
      <w:r>
        <w:t xml:space="preserve"> </w:t>
      </w:r>
      <w:hyperlink w:anchor="def-psrf">
        <w:r>
          <w:rPr>
            <w:rStyle w:val="Hyperlink"/>
          </w:rPr>
          <w:t xml:space="preserve">Definition 13</w:t>
        </w:r>
      </w:hyperlink>
      <w:r>
        <w:t xml:space="preserve"> </w:t>
      </w:r>
      <w:r>
        <w:t xml:space="preserve">follows</w:t>
      </w:r>
      <w:r>
        <w:t xml:space="preserve"> </w:t>
      </w:r>
      <w:r>
        <w:t xml:space="preserve">Gelman et al. [7, Sec. 11.4], pp. 284-285</w:t>
      </w:r>
      <w:r>
        <w:t xml:space="preserve">,</w:t>
      </w:r>
      <w:r>
        <w:t xml:space="preserve"> </w:t>
      </w:r>
      <w:r>
        <w:t xml:space="preserve">except that they first split each chain in half</w:t>
      </w:r>
      <w:r>
        <w:t xml:space="preserve"> </w:t>
      </w:r>
      <w:r>
        <w:t xml:space="preserve">and compute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over the half-chains,</w:t>
      </w:r>
      <w:r>
        <w:t xml:space="preserve"> </w:t>
      </w:r>
      <w:r>
        <w:t xml:space="preserve">so that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also checks each chain for stationarity</w:t>
      </w:r>
      <w:r>
        <w:t xml:space="preserve"> </w:t>
      </w:r>
      <w:r>
        <w:t xml:space="preserve">[7, Sec. 11.4], p. 285, footnote 2</w:t>
      </w:r>
      <w:r>
        <w:t xml:space="preserve">.</w:t>
      </w:r>
      <w:r>
        <w:t xml:space="preserve"> </w:t>
      </w:r>
      <w:r>
        <w:t xml:space="preserve">The statistic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is also called the</w:t>
      </w:r>
      <w:r>
        <w:t xml:space="preserve"> </w:t>
      </w:r>
      <w:r>
        <w:rPr>
          <w:b/>
          <w:bCs/>
        </w:rPr>
        <w:t xml:space="preserve">Gelman–Rubin statistic</w:t>
      </w:r>
      <w:r>
        <w:t xml:space="preserve">;</w:t>
      </w:r>
      <w:r>
        <w:t xml:space="preserve"> </w:t>
      </w:r>
      <w:r>
        <w:t xml:space="preserve">it formally assesses whether several chains have converged</w:t>
      </w:r>
      <w:r>
        <w:t xml:space="preserve"> </w:t>
      </w:r>
      <w:r>
        <w:t xml:space="preserve">[1, Ch. 13], p. 306</w:t>
      </w:r>
      <w:r>
        <w:t xml:space="preserve">.</w:t>
      </w:r>
      <w:r>
        <w:t xml:space="preserve"> </w:t>
      </w:r>
      <w:r>
        <w:t xml:space="preserve">Software reports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as</w:t>
      </w:r>
      <w:r>
        <w:t xml:space="preserve"> </w:t>
      </w:r>
      <w:r>
        <w:rPr>
          <w:rStyle w:val="VerbatimChar"/>
        </w:rPr>
        <w:t xml:space="preserve">psrf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Rhat</w:t>
      </w:r>
      <w:r>
        <w:t xml:space="preserve">;</w:t>
      </w:r>
      <w:r>
        <w:t xml:space="preserve"> </w:t>
      </w:r>
      <w:r>
        <w:rPr>
          <w:rStyle w:val="VerbatimChar"/>
        </w:rPr>
        <w:t xml:space="preserve">coda::gelman.diag()</w:t>
      </w:r>
      <w:r>
        <w:t xml:space="preserve"> </w:t>
      </w:r>
      <w:r>
        <w:t xml:space="preserve">also applies a small-sample correction,</w:t>
      </w:r>
      <w:r>
        <w:t xml:space="preserve"> </w:t>
      </w:r>
      <w:r>
        <w:t xml:space="preserve">so its value differs slightly from</w:t>
      </w:r>
      <w:r>
        <w:t xml:space="preserve"> </w:t>
      </w:r>
      <w:hyperlink w:anchor="def-psrf">
        <w:r>
          <w:rPr>
            <w:rStyle w:val="Hyperlink"/>
          </w:rPr>
          <w:t xml:space="preserve">Definition 13</w:t>
        </w:r>
      </w:hyperlink>
      <w:r>
        <w:t xml:space="preserve">’s.</w:t>
      </w:r>
      <w:r>
        <w:t xml:space="preserve"> </w:t>
      </w:r>
      <w:r>
        <w:t xml:space="preserve">A value of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near 1 does not prove convergence:</w:t>
      </w:r>
      <w:r>
        <w:t xml:space="preserve"> </w:t>
      </w:r>
      <w:r>
        <w:t xml:space="preserve">chains that are all stuck in the same wrong region also agree.</w:t>
      </w:r>
    </w:p>
    <w:bookmarkStart w:id="62" w:name="exm-psrf"/>
    <w:p>
      <w:pPr>
        <w:pStyle w:val="BodyText"/>
      </w:pPr>
      <w:r>
        <w:rPr>
          <w:b/>
          <w:bCs/>
        </w:rPr>
        <w:t xml:space="preserve">Example 10 (Potential scale reduction factor for the Bernoulli sampler)</w:t>
      </w:r>
      <w:r>
        <w:t xml:space="preserve"> </w:t>
      </w:r>
      <w:r>
        <w:t xml:space="preserve">Continuing</w:t>
      </w:r>
      <w:r>
        <w:t xml:space="preserve"> </w:t>
      </w:r>
      <w:hyperlink w:anchor="exm-burnin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we compute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for the two chains,</w:t>
      </w:r>
      <w:r>
        <w:t xml:space="preserve"> </w:t>
      </w:r>
      <w:r>
        <w:t xml:space="preserve">first over their first 50 iterations, which include the burn-in,</w:t>
      </w:r>
      <w:r>
        <w:t xml:space="preserve"> </w:t>
      </w:r>
      <w:r>
        <w:t xml:space="preserve">and then over iterations 501 to 5,000:</w:t>
      </w:r>
    </w:p>
    <w:p>
      <w:pPr>
        <w:pStyle w:val="SourceCode"/>
      </w:pPr>
      <w:r>
        <w:rPr>
          <w:rStyle w:val="NormalTok"/>
        </w:rPr>
        <w:t xml:space="preserve">psrf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(chains) {</w:t>
      </w:r>
      <w:r>
        <w:br/>
      </w:r>
      <w:r>
        <w:rPr>
          <w:rStyle w:val="NormalTok"/>
        </w:rPr>
        <w:t xml:space="preserve">  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(chains)</w:t>
      </w:r>
      <w:r>
        <w:br/>
      </w:r>
      <w:r>
        <w:rPr>
          <w:rStyle w:val="NormalTok"/>
        </w:rPr>
        <w:t xml:space="preserve">  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(chains,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stats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var))</w:t>
      </w:r>
      <w:r>
        <w:br/>
      </w:r>
      <w:r>
        <w:rPr>
          <w:rStyle w:val="NormalTok"/>
        </w:rPr>
        <w:t xml:space="preserve">  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(chains))</w:t>
      </w:r>
      <w:r>
        <w:br/>
      </w:r>
      <w:r>
        <w:rPr>
          <w:rStyle w:val="NormalTok"/>
        </w:rPr>
        <w:t xml:space="preserve">  v_hat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w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(v_hat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w)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chains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(chain_low, chain_high)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first_50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psrf</w:t>
      </w:r>
      <w:r>
        <w:rPr>
          <w:rStyle w:val="NormalTok"/>
        </w:rPr>
        <w:t xml:space="preserve">(chains[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, ]),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after_burnin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psrf</w:t>
      </w:r>
      <w:r>
        <w:rPr>
          <w:rStyle w:val="NormalTok"/>
        </w:rPr>
        <w:t xml:space="preserve">(chains[</w:t>
      </w:r>
      <w:r>
        <w:rPr>
          <w:rStyle w:val="DecValTok"/>
        </w:rPr>
        <w:t xml:space="preserve">501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5000</w:t>
      </w:r>
      <w:r>
        <w:rPr>
          <w:rStyle w:val="NormalTok"/>
        </w:rPr>
        <w:t xml:space="preserve">, ])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first_50 after_burnin </w:t>
      </w:r>
      <w:r>
        <w:br/>
      </w:r>
      <w:r>
        <w:rPr>
          <w:rStyle w:val="CommentTok"/>
        </w:rPr>
        <w:t xml:space="preserve">#&gt;        1.648        1.001</w:t>
      </w:r>
    </w:p>
    <w:p>
      <w:pPr>
        <w:pStyle w:val="FirstParagraph"/>
      </w:pPr>
      <w:r>
        <w:t xml:space="preserve">Here</w:t>
      </w:r>
      <w:r>
        <w:t xml:space="preserve"> </w:t>
      </w:r>
      <w:r>
        <w:rPr>
          <w:rStyle w:val="VerbatimChar"/>
        </w:rPr>
        <w:t xml:space="preserve">stats::var(colMeans(chains))</w:t>
      </w:r>
      <w:r>
        <w:t xml:space="preserve"> </w:t>
      </w:r>
      <w:r>
        <w:t xml:space="preserve">is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m</m:t>
            </m:r>
            <m:r>
              <m:rPr>
                <m:sty m:val="p"/>
              </m:rPr>
              <m:t>−</m:t>
            </m:r>
            <m:r>
              <m:t>1</m:t>
            </m:r>
          </m:den>
        </m:f>
        <m:nary>
          <m:naryPr>
            <m:chr m:val="∑"/>
            <m:limLoc m:val="undOvr"/>
            <m:subHide m:val="off"/>
            <m:supHide m:val="on"/>
          </m:naryPr>
          <m:sub>
            <m:r>
              <m:t>j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acc>
              <m:accPr>
                <m:chr m:val="‾"/>
              </m:accPr>
              <m:e>
                <m:r>
                  <m:t>θ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θ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rPr>
          <w:rStyle w:val="VerbatimChar"/>
        </w:rPr>
        <w:t xml:space="preserve">b</w:t>
      </w:r>
      <w:r>
        <w:t xml:space="preserve"> </w:t>
      </w:r>
      <w:r>
        <w:t xml:space="preserve">is</w:t>
      </w:r>
      <w:r>
        <w:t xml:space="preserve"> </w:t>
      </w:r>
      <m:oMath>
        <m:r>
          <m:t>B</m:t>
        </m:r>
      </m:oMath>
      <w:r>
        <w:t xml:space="preserve">.</w:t>
      </w:r>
      <w:r>
        <w:t xml:space="preserve"> </w:t>
      </w:r>
      <w:r>
        <w:t xml:space="preserve">While the chains are still approaching the posterior from opposite ends,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is well above 1;</w:t>
      </w:r>
      <w:r>
        <w:t xml:space="preserve"> </w:t>
      </w:r>
      <w:r>
        <w:t xml:space="preserve">after burn-in it is essentially 1.</w:t>
      </w:r>
    </w:p>
    <w:bookmarkEnd w:id="62"/>
    <w:bookmarkStart w:id="66" w:name="sec-mcmc-vs-mle"/>
    <w:p>
      <w:pPr>
        <w:pStyle w:val="Heading3"/>
      </w:pPr>
      <w:r>
        <w:t xml:space="preserve">3.1 Comparing MCMC estimates to maximum likelihood</w:t>
      </w:r>
    </w:p>
    <w:p>
      <w:pPr>
        <w:pStyle w:val="FirstParagraph"/>
      </w:pPr>
      <w:r>
        <w:t xml:space="preserve">When the prior is weak and the sample is moderate or large,</w:t>
      </w:r>
      <w:r>
        <w:t xml:space="preserve"> </w:t>
      </w:r>
      <w:r>
        <w:t xml:space="preserve">the posterior mean from a well-mixed chain</w:t>
      </w:r>
      <w:r>
        <w:t xml:space="preserve"> </w:t>
      </w:r>
      <w:r>
        <w:t xml:space="preserve">and the</w:t>
      </w:r>
      <w:r>
        <w:t xml:space="preserve"> </w:t>
      </w:r>
      <w:hyperlink r:id="rId63">
        <w:r>
          <w:rPr>
            <w:rStyle w:val="Hyperlink"/>
          </w:rPr>
          <w:t xml:space="preserve">maximum likelihood estimate</w:t>
        </w:r>
      </w:hyperlink>
      <w:r>
        <w:t xml:space="preserve"> </w:t>
      </w:r>
      <w:r>
        <w:t xml:space="preserve">typically agree closely,</w:t>
      </w:r>
      <w:r>
        <w:t xml:space="preserve"> </w:t>
      </w:r>
      <w:r>
        <w:t xml:space="preserve">and the posterior standard deviation is close to the frequentist</w:t>
      </w:r>
      <w:r>
        <w:t xml:space="preserve"> </w:t>
      </w:r>
      <w:hyperlink r:id="rId64">
        <w:r>
          <w:rPr>
            <w:rStyle w:val="Hyperlink"/>
          </w:rPr>
          <w:t xml:space="preserve">standard error</w:t>
        </w:r>
      </w:hyperlink>
      <w:r>
        <w:t xml:space="preserve"> </w:t>
      </w:r>
      <w:r>
        <w:t xml:space="preserve">[1, Ch. 13], p. 302</w:t>
      </w:r>
      <w:r>
        <w:t xml:space="preserve">.</w:t>
      </w:r>
      <w:r>
        <w:t xml:space="preserve"> </w:t>
      </w:r>
      <w:r>
        <w:t xml:space="preserve">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 the likelihood dominates the prior,</w:t>
      </w:r>
      <w:r>
        <w:t xml:space="preserve"> </w:t>
      </w:r>
      <w:r>
        <w:t xml:space="preserve">so the posterior concentrates near the maximum likelihood estimate.</w:t>
      </w:r>
      <w:r>
        <w:t xml:space="preserve"> </w:t>
      </w:r>
      <w:r>
        <w:t xml:space="preserve">Comparing the two is therefore a useful check on an MCMC analysis.</w:t>
      </w:r>
    </w:p>
    <w:bookmarkStart w:id="65" w:name="exm-mcmc-vs-mle"/>
    <w:p>
      <w:pPr>
        <w:pStyle w:val="BodyText"/>
      </w:pPr>
      <w:r>
        <w:rPr>
          <w:b/>
          <w:bCs/>
        </w:rPr>
        <w:t xml:space="preserve">Example 11 (Posterior mean and maximum likelihood estimate for a Bernoulli model)</w:t>
      </w:r>
      <w:r>
        <w:t xml:space="preserve"> </w:t>
      </w:r>
      <w:r>
        <w:t xml:space="preserve">With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</w:t>
      </w:r>
      <w:r>
        <w:t xml:space="preserve"> </w:t>
      </w:r>
      <w:r>
        <w:t xml:space="preserve">the maximum likelihood estimate is</w:t>
      </w:r>
      <w:r>
        <w:t xml:space="preserve"> </w:t>
      </w:r>
      <m:oMath>
        <m:acc>
          <m:accPr>
            <m:chr m:val="̂"/>
          </m:accPr>
          <m:e>
            <m:r>
              <m:t>π</m:t>
            </m:r>
          </m:e>
        </m:acc>
        <m:r>
          <m:rPr>
            <m:sty m:val="p"/>
          </m:rPr>
          <m:t>=</m:t>
        </m:r>
        <m:r>
          <m:t>r</m:t>
        </m:r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with estimated standard error</w:t>
      </w:r>
      <w:r>
        <w:t xml:space="preserve"> </w:t>
      </w:r>
      <m:oMath>
        <m:rad>
          <m:radPr>
            <m:degHide m:val="on"/>
          </m:radPr>
          <m:deg/>
          <m:e>
            <m:acc>
              <m:accPr>
                <m:chr m:val="̂"/>
              </m:accPr>
              <m:e>
                <m:r>
                  <m:t>π</m:t>
                </m:r>
              </m:e>
            </m:acc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acc>
              <m:accPr>
                <m:chr m:val="̂"/>
              </m:accPr>
              <m:e>
                <m:r>
                  <m:t>π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/</m:t>
            </m:r>
            <m:r>
              <m:t>n</m:t>
            </m:r>
          </m:e>
        </m:rad>
      </m:oMath>
      <w:r>
        <w:t xml:space="preserve">.</w:t>
      </w:r>
      <w:r>
        <w:t xml:space="preserve"> </w:t>
      </w:r>
      <w:r>
        <w:t xml:space="preserve">Under the uniform prior, the posterior is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r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),</w:t>
      </w:r>
      <w:r>
        <w:t xml:space="preserve"> </w:t>
      </w:r>
      <w:r>
        <w:t xml:space="preserve">whose mean is</w:t>
      </w:r>
      <w:r>
        <w:t xml:space="preserve"> </w:t>
      </w:r>
      <m:oMath>
        <m:r>
          <m:rPr>
            <m:sty m:val="p"/>
          </m:rPr>
          <m:t>(</m:t>
        </m:r>
        <m:r>
          <m:t>r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 whose standard deviation is</w:t>
      </w:r>
      <w:r>
        <w:t xml:space="preserve"> </w:t>
      </w:r>
      <m:oMath>
        <m:rad>
          <m:radPr>
            <m:degHide m:val="on"/>
          </m:radPr>
          <m:deg/>
          <m:e>
            <m:r>
              <m:t>a</m:t>
            </m:r>
            <m:r>
              <m:t>b</m:t>
            </m:r>
            <m:r>
              <m:rPr>
                <m:sty m:val="p"/>
              </m:rPr>
              <m:t>/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(</m:t>
                </m:r>
                <m:r>
                  <m:t>a</m:t>
                </m:r>
                <m:r>
                  <m:rPr>
                    <m:sty m:val="p"/>
                  </m:rPr>
                  <m:t>+</m:t>
                </m:r>
                <m:r>
                  <m:t>b</m:t>
                </m:r>
                <m:sSup>
                  <m:e>
                    <m:r>
                      <m:rPr>
                        <m:sty m:val="p"/>
                      </m:rPr>
                      <m:t>)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(</m:t>
                </m:r>
                <m:r>
                  <m:t>a</m:t>
                </m:r>
                <m:r>
                  <m:rPr>
                    <m:sty m:val="p"/>
                  </m:rPr>
                  <m:t>+</m:t>
                </m:r>
                <m:r>
                  <m:t>b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  <m:r>
                  <m:rPr>
                    <m:sty m:val="p"/>
                  </m:rPr>
                  <m:t>)</m:t>
                </m:r>
              </m:e>
            </m:d>
            <m:r>
              <m:t>​</m:t>
            </m:r>
          </m:e>
        </m:rad>
      </m:oMath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r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[6, Sec. 3.3], p. 107</w:t>
      </w:r>
      <w:r>
        <w:t xml:space="preserve">:</w:t>
      </w:r>
    </w:p>
    <w:p>
      <w:pPr>
        <w:pStyle w:val="SourceCode"/>
      </w:pPr>
      <w:r>
        <w:rPr>
          <w:rStyle w:val="NormalTok"/>
        </w:rPr>
        <w:t xml:space="preserve">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91</w:t>
      </w:r>
      <w:r>
        <w:br/>
      </w:r>
      <w:r>
        <w:rPr>
          <w:rStyle w:val="NormalTok"/>
        </w:rPr>
        <w:t xml:space="preserve">pi_hat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</w:t>
      </w:r>
      <w:r>
        <w:br/>
      </w:r>
      <w:r>
        <w:rPr>
          <w:rStyle w:val="NormalTok"/>
        </w:rPr>
        <w:t xml:space="preserve">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maximum_likelihood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estimate =</w:t>
      </w:r>
      <w:r>
        <w:rPr>
          <w:rStyle w:val="NormalTok"/>
        </w:rPr>
        <w:t xml:space="preserve"> pi_hat,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spread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(pi_hat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pi_hat)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n)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posterior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b),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(a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))))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     estimate spread</w:t>
      </w:r>
      <w:r>
        <w:br/>
      </w:r>
      <w:r>
        <w:rPr>
          <w:rStyle w:val="CommentTok"/>
        </w:rPr>
        <w:t xml:space="preserve">#&gt; maximum_likelihood   0.6044 0.0513</w:t>
      </w:r>
      <w:r>
        <w:br/>
      </w:r>
      <w:r>
        <w:rPr>
          <w:rStyle w:val="CommentTok"/>
        </w:rPr>
        <w:t xml:space="preserve">#&gt; posterior            0.6022 0.0505</w:t>
      </w:r>
    </w:p>
    <w:p>
      <w:pPr>
        <w:pStyle w:val="FirstParagraph"/>
      </w:pPr>
      <w:r>
        <w:t xml:space="preserve">The two estimates differ only through the prior’s pseudo-counts,</w:t>
      </w:r>
      <w:r>
        <w:t xml:space="preserve"> </w:t>
      </w:r>
      <w:r>
        <w:t xml:space="preserve">and so do the two measures of spread;</w:t>
      </w:r>
      <w:r>
        <w:t xml:space="preserve"> </w:t>
      </w:r>
      <w:r>
        <w:t xml:space="preserve">both differences vanish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grows.</w:t>
      </w:r>
      <w:r>
        <w:t xml:space="preserve"> </w:t>
      </w:r>
      <w:r>
        <w:t xml:space="preserve">The MCMC mean in</w:t>
      </w:r>
      <w:r>
        <w:t xml:space="preserve"> </w:t>
      </w:r>
      <w:hyperlink w:anchor="exm-mh-bernoulli">
        <w:r>
          <w:rPr>
            <w:rStyle w:val="Hyperlink"/>
          </w:rPr>
          <w:t xml:space="preserve">Example 7</w:t>
        </w:r>
      </w:hyperlink>
      <w:r>
        <w:t xml:space="preserve"> </w:t>
      </w:r>
      <w:r>
        <w:t xml:space="preserve">agrees with the exact posterior mean,</w:t>
      </w:r>
      <w:r>
        <w:t xml:space="preserve"> </w:t>
      </w:r>
      <w:r>
        <w:t xml:space="preserve">and so with the maximum likelihood estimate to about two decimal places.</w:t>
      </w:r>
    </w:p>
    <w:bookmarkEnd w:id="65"/>
    <w:p>
      <w:pPr>
        <w:pStyle w:val="BodyText"/>
      </w:pPr>
      <w:r>
        <w:t xml:space="preserve">A persistent discrepancy between the two</w:t>
      </w:r>
      <w:r>
        <w:t xml:space="preserve"> </w:t>
      </w:r>
      <w:r>
        <w:t xml:space="preserve">is a signal worth investigating:</w:t>
      </w:r>
      <w:r>
        <w:t xml:space="preserve"> </w:t>
      </w:r>
      <w:r>
        <w:t xml:space="preserve">it may reflect a genuinely informative prior,</w:t>
      </w:r>
      <w:r>
        <w:t xml:space="preserve"> </w:t>
      </w:r>
      <w:r>
        <w:t xml:space="preserve">an unconverged chain,</w:t>
      </w:r>
      <w:r>
        <w:t xml:space="preserve"> </w:t>
      </w:r>
      <w:r>
        <w:t xml:space="preserve">or a coding error in the model.</w:t>
      </w:r>
    </w:p>
    <w:bookmarkEnd w:id="66"/>
    <w:bookmarkStart w:id="67" w:name="sec-mcmc-parameterization"/>
    <w:p>
      <w:pPr>
        <w:pStyle w:val="Heading3"/>
      </w:pPr>
      <w:r>
        <w:t xml:space="preserve">3.2 The importance of parameterization</w:t>
      </w:r>
    </w:p>
    <w:p>
      <w:pPr>
        <w:pStyle w:val="FirstParagraph"/>
      </w:pPr>
      <w:r>
        <w:t xml:space="preserve">How a model is written affects how well its sampler mixes</w:t>
      </w:r>
      <w:r>
        <w:t xml:space="preserve"> </w:t>
      </w:r>
      <w:r>
        <w:t xml:space="preserve">[1, Ch. 13], p. 299</w:t>
      </w:r>
      <w:r>
        <w:t xml:space="preserve">.</w:t>
      </w:r>
      <w:r>
        <w:t xml:space="preserve"> </w:t>
      </w:r>
      <w:r>
        <w:t xml:space="preserve">Two algebraically equivalent parameterizations of the same model</w:t>
      </w:r>
      <w:r>
        <w:t xml:space="preserve"> </w:t>
      </w:r>
      <w:r>
        <w:t xml:space="preserve">can produce chains with very different autocorrelation.</w:t>
      </w:r>
      <w:r>
        <w:t xml:space="preserve"> </w:t>
      </w:r>
      <w:r>
        <w:t xml:space="preserve">Strong posterior correlation between parameters slows a sampler</w:t>
      </w:r>
      <w:r>
        <w:t xml:space="preserve"> </w:t>
      </w:r>
      <w:r>
        <w:t xml:space="preserve">that updates one component at a time,</w:t>
      </w:r>
      <w:r>
        <w:t xml:space="preserve"> </w:t>
      </w:r>
      <w:r>
        <w:t xml:space="preserve">because each update can move only a short way along a narrow, tilted ridge,</w:t>
      </w:r>
      <w:r>
        <w:t xml:space="preserve"> </w:t>
      </w:r>
      <w:r>
        <w:t xml:space="preserve">as</w:t>
      </w:r>
      <w:r>
        <w:t xml:space="preserve"> </w:t>
      </w:r>
      <w:hyperlink w:anchor="exm-gibbs-bivariate-normal">
        <w:r>
          <w:rPr>
            <w:rStyle w:val="Hyperlink"/>
          </w:rPr>
          <w:t xml:space="preserve">Example 9</w:t>
        </w:r>
      </w:hyperlink>
      <w:r>
        <w:t xml:space="preserve"> </w:t>
      </w:r>
      <w:r>
        <w:t xml:space="preserve">shows 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0.99</m:t>
        </m:r>
      </m:oMath>
      <w:r>
        <w:t xml:space="preserve">.</w:t>
      </w:r>
    </w:p>
    <w:p>
      <w:pPr>
        <w:pStyle w:val="BodyText"/>
      </w:pPr>
      <w:r>
        <w:t xml:space="preserve">Common remedies include</w:t>
      </w:r>
      <w:r>
        <w:t xml:space="preserve"> </w:t>
      </w:r>
      <w:r>
        <w:rPr>
          <w:i/>
          <w:iCs/>
        </w:rPr>
        <w:t xml:space="preserve">centering</w:t>
      </w:r>
      <w:r>
        <w:t xml:space="preserve"> </w:t>
      </w:r>
      <w:r>
        <w:t xml:space="preserve">predictors</w:t>
      </w:r>
      <w:r>
        <w:t xml:space="preserve"> </w:t>
      </w:r>
      <w:r>
        <w:t xml:space="preserve">(subtracting their means),</w:t>
      </w:r>
      <w:r>
        <w:t xml:space="preserve"> </w:t>
      </w:r>
      <w:r>
        <w:t xml:space="preserve">so that the intercept and slopes are less correlated,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reparameterizing</w:t>
      </w:r>
      <w:r>
        <w:t xml:space="preserve"> </w:t>
      </w:r>
      <w:r>
        <w:t xml:space="preserve">variance components</w:t>
      </w:r>
      <w:r>
        <w:t xml:space="preserve"> </w:t>
      </w:r>
      <w:r>
        <w:t xml:space="preserve">on a scale on which the posterior is more nearly symmetric.</w:t>
      </w:r>
      <w:r>
        <w:t xml:space="preserve"> </w:t>
      </w:r>
      <w:r>
        <w:t xml:space="preserve">These changes leave the model,</w:t>
      </w:r>
      <w:r>
        <w:t xml:space="preserve"> </w:t>
      </w:r>
      <w:r>
        <w:t xml:space="preserve">and so the scientific conclusions, unchanged;</w:t>
      </w:r>
      <w:r>
        <w:t xml:space="preserve"> </w:t>
      </w:r>
      <w:r>
        <w:t xml:space="preserve">they alter only the geometry the sampler must explore.</w:t>
      </w:r>
    </w:p>
    <w:bookmarkEnd w:id="67"/>
    <w:bookmarkEnd w:id="68"/>
    <w:bookmarkStart w:id="76" w:name="sec-dic"/>
    <w:p>
      <w:pPr>
        <w:pStyle w:val="Heading2"/>
      </w:pPr>
      <w:r>
        <w:t xml:space="preserve">4 Deviance information criterion</w:t>
      </w:r>
    </w:p>
    <w:p>
      <w:pPr>
        <w:pStyle w:val="FirstParagraph"/>
      </w:pPr>
      <w:r>
        <w:t xml:space="preserve">To compare models fit to the same data by Bayesian inference,</w:t>
      </w:r>
      <w:r>
        <w:t xml:space="preserve"> </w:t>
      </w:r>
      <w:r>
        <w:t xml:space="preserve">we need a measure that balances goodness of fit against complexity,</w:t>
      </w:r>
      <w:r>
        <w:t xml:space="preserve"> </w:t>
      </w:r>
      <w:r>
        <w:t xml:space="preserve">as</w:t>
      </w:r>
      <w:r>
        <w:t xml:space="preserve"> </w:t>
      </w:r>
      <w:hyperlink r:id="rId69">
        <w:r>
          <w:rPr>
            <w:rStyle w:val="Hyperlink"/>
          </w:rPr>
          <w:t xml:space="preserve">Akaike’s information criterion</w:t>
        </w:r>
      </w:hyperlink>
      <w:r>
        <w:t xml:space="preserve"> </w:t>
      </w:r>
      <w:r>
        <w:t xml:space="preserve">does for models fit by maximum likelihood.</w:t>
      </w:r>
      <w:r>
        <w:t xml:space="preserve"> </w:t>
      </w:r>
      <w:r>
        <w:t xml:space="preserve">The standard criterion computed from MCMC output</w:t>
      </w:r>
      <w:r>
        <w:t xml:space="preserve"> </w:t>
      </w:r>
      <w:r>
        <w:t xml:space="preserve">is the deviance information criterion</w:t>
      </w:r>
      <w:r>
        <w:t xml:space="preserve"> </w:t>
      </w:r>
      <w:r>
        <w:t xml:space="preserve">[1, Ch. 13], p. 306</w:t>
      </w:r>
      <w:r>
        <w:t xml:space="preserve">.</w:t>
      </w:r>
    </w:p>
    <w:bookmarkStart w:id="70" w:name="def-bayes-deviance"/>
    <w:p>
      <w:pPr>
        <w:pStyle w:val="BodyText"/>
      </w:pPr>
      <w:r>
        <w:rPr>
          <w:b/>
          <w:bCs/>
        </w:rPr>
        <w:t xml:space="preserve">Definition 14 (Deviance of a parameter value)</w:t>
      </w:r>
      <w:r>
        <w:t xml:space="preserve"> </w:t>
      </w:r>
      <w:r>
        <w:t xml:space="preserve">In the deviance information criterion,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deviance</w:t>
      </w:r>
      <w:r>
        <w:t xml:space="preserve"> </w:t>
      </w:r>
      <w:r>
        <w:t xml:space="preserve">of a parameter value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is</w:t>
      </w:r>
    </w:p>
    <w:p>
      <w:pPr>
        <w:pStyle w:val="BodyText"/>
      </w:pPr>
      <w:r>
        <w:t xml:space="preserve">$$
    D(\mathord{\smash[b]{\underset{\raise.3ex\hbox{$\scriptstyle\sim$}}{\theta}}\vphantom{\theta}}) \stackrel{\text{def}}{=}-2 \log \operatorname{p}(\mathord{\smash[b]{\underset{\raise.3ex\hbox{$\scriptstyle\sim$}}{y}}\vphantom{y}}\mid \mathord{\smash[b]{\underset{\raise.3ex\hbox{$\scriptstyle\sim$}}{\theta}}\vphantom{\theta}}).
    $$</w:t>
      </w:r>
    </w:p>
    <w:bookmarkEnd w:id="70"/>
    <w:bookmarkStart w:id="71" w:name="rem-bayes-deviance-constant"/>
    <w:p>
      <w:pPr>
        <w:pStyle w:val="FirstParagraph"/>
      </w:pPr>
      <w:r>
        <w:rPr>
          <w:i/>
          <w:iCs/>
        </w:rPr>
        <w:t xml:space="preserve">Remark 1</w:t>
      </w:r>
      <w:r>
        <w:t xml:space="preserve"> (Bayesian deviance and the generalized linear model deviance). </w:t>
      </w:r>
      <w:r>
        <w:t xml:space="preserve">This deviance is minus twice the log-likelihood.</w:t>
      </w:r>
      <w:r>
        <w:t xml:space="preserve"> </w:t>
      </w:r>
      <w:r>
        <w:t xml:space="preserve">A generalized linear model’s deviance subtracts the same quantity for the saturated model,</w:t>
      </w:r>
      <w:r>
        <w:t xml:space="preserve"> </w:t>
      </w:r>
      <w:r>
        <w:t xml:space="preserve">which does not depend on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,</w:t>
      </w:r>
      <w:r>
        <w:t xml:space="preserve"> </w:t>
      </w:r>
      <w:r>
        <w:t xml:space="preserve">so the two differ by a constant that cancels in comparisons between models of the same data.</w:t>
      </w:r>
    </w:p>
    <w:bookmarkEnd w:id="71"/>
    <w:bookmarkStart w:id="72" w:name="def-effective-parameters"/>
    <w:p>
      <w:pPr>
        <w:pStyle w:val="BodyText"/>
      </w:pPr>
      <w:r>
        <w:rPr>
          <w:b/>
          <w:bCs/>
        </w:rPr>
        <w:t xml:space="preserve">Definition 15 (Effective number of parameters)</w:t>
      </w:r>
      <w:r>
        <w:t xml:space="preserve"> </w:t>
      </w:r>
      <w:r>
        <w:t xml:space="preserve">Let</w:t>
      </w:r>
      <w:r>
        <w:t xml:space="preserve"> </w:t>
      </w:r>
      <w:r>
        <w:t xml:space="preserve">$\overline{D} \stackrel{\text{def}}{=}{\operatorname{E}\mathopen{}\left[D(\mathord{\smash[b]{\underset{\raise.3ex\hbox{$\scriptstyle\sim$}}{\theta}}\vphantom{\theta}}) \mid \mathord{\smash[b]{\underset{\raise.3ex\hbox{$\scriptstyle\sim$}}{y}}\vphantom{y}}\right]\mathclose{}}$</w:t>
      </w:r>
      <w:r>
        <w:t xml:space="preserve"> </w:t>
      </w:r>
      <w:r>
        <w:t xml:space="preserve">be the posterior mean of the</w:t>
      </w:r>
      <w:r>
        <w:t xml:space="preserve"> </w:t>
      </w:r>
      <w:hyperlink w:anchor="def-bayes-deviance">
        <w:r>
          <w:rPr>
            <w:rStyle w:val="Hyperlink"/>
          </w:rPr>
          <w:t xml:space="preserve">deviance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w:r>
        <w:t xml:space="preserve">$\bar{\mathord{\smash[b]{\underset{\raise.3ex\hbox{$\scriptstyle\sim$}}{\theta}}\vphantom{\theta}}} \stackrel{\text{def}}{=}{\operatorname{E}\mathopen{}\left[\mathord{\smash[b]{\underset{\raise.3ex\hbox{$\scriptstyle\sim$}}{\theta}}\vphantom{\theta}}\mid \mathord{\smash[b]{\underset{\raise.3ex\hbox{$\scriptstyle\sim$}}{y}}\vphantom{y}}\right]\mathclose{}}$</w:t>
      </w:r>
      <w:r>
        <w:t xml:space="preserve"> </w:t>
      </w:r>
      <w:r>
        <w:t xml:space="preserve">be the posterior mean of the parameters.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effective number of parameters</w:t>
      </w:r>
      <w:r>
        <w:t xml:space="preserve"> </w:t>
      </w:r>
      <w:r>
        <w:t xml:space="preserve">is</w:t>
      </w:r>
    </w:p>
    <w:p>
      <w:pPr>
        <w:pStyle w:val="BodyText"/>
      </w:pPr>
      <w:r>
        <w:t xml:space="preserve">$$
    p_D \stackrel{\text{def}}{=}\overline{D} - D(\bar{\mathord{\smash[b]{\underset{\raise.3ex\hbox{$\scriptstyle\sim$}}{\theta}}\vphantom{\theta}}}).
    $$</w:t>
      </w:r>
    </w:p>
    <w:bookmarkEnd w:id="72"/>
    <w:bookmarkStart w:id="73" w:name="def-dic"/>
    <w:p>
      <w:pPr>
        <w:pStyle w:val="FirstParagraph"/>
      </w:pPr>
      <w:r>
        <w:rPr>
          <w:b/>
          <w:bCs/>
        </w:rPr>
        <w:t xml:space="preserve">Definition 16 (Deviance information criterion)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deviance information criterion</w:t>
      </w:r>
      <w:r>
        <w:t xml:space="preserve"> </w:t>
      </w:r>
      <w:r>
        <w:t xml:space="preserve">is</w:t>
      </w:r>
    </w:p>
    <w:p>
      <w:pPr>
        <w:pStyle w:val="BodyText"/>
      </w:pPr>
      <w:r>
        <w:t xml:space="preserve">$$
    \operatorname{DIC} \stackrel{\text{def}}{=}D(\bar{\mathord{\smash[b]{\underset{\raise.3ex\hbox{$\scriptstyle\sim$}}{\theta}}\vphantom{\theta}}}) + 2\,p_D,
    $$</w:t>
      </w:r>
    </w:p>
    <w:p>
      <w:pPr>
        <w:pStyle w:val="FirstParagraph"/>
      </w:pPr>
      <w:r>
        <w:t xml:space="preserve">with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from</w:t>
      </w:r>
      <w:r>
        <w:t xml:space="preserve"> </w:t>
      </w:r>
      <w:hyperlink w:anchor="def-bayes-deviance">
        <w:r>
          <w:rPr>
            <w:rStyle w:val="Hyperlink"/>
          </w:rPr>
          <w:t xml:space="preserve">Definition 14</w:t>
        </w:r>
      </w:hyperlink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p</m:t>
            </m:r>
          </m:e>
          <m:sub>
            <m:r>
              <m:t>D</m:t>
            </m:r>
          </m:sub>
        </m:sSub>
      </m:oMath>
      <w:r>
        <w:t xml:space="preserve"> </w:t>
      </w:r>
      <w:r>
        <w:t xml:space="preserve">from</w:t>
      </w:r>
      <w:r>
        <w:t xml:space="preserve"> </w:t>
      </w:r>
      <w:hyperlink w:anchor="def-effective-parameters">
        <w:r>
          <w:rPr>
            <w:rStyle w:val="Hyperlink"/>
          </w:rPr>
          <w:t xml:space="preserve">Definition 15</w:t>
        </w:r>
      </w:hyperlink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[11]</w:t>
      </w:r>
      <w:r>
        <w:t xml:space="preserve">.</w:t>
      </w:r>
    </w:p>
    <w:bookmarkEnd w:id="73"/>
    <w:p>
      <w:pPr>
        <w:pStyle w:val="BodyText"/>
      </w:pPr>
      <w:r>
        <w:t xml:space="preserve">Substituting</w:t>
      </w:r>
      <w:r>
        <w:t xml:space="preserve"> </w:t>
      </w:r>
      <w:hyperlink w:anchor="def-effective-parameters">
        <w:r>
          <w:rPr>
            <w:rStyle w:val="Hyperlink"/>
          </w:rPr>
          <w:t xml:space="preserve">Definition 15</w:t>
        </w:r>
      </w:hyperlink>
      <w:r>
        <w:t xml:space="preserve"> </w:t>
      </w:r>
      <w:r>
        <w:t xml:space="preserve">gives an equivalent form:</w:t>
      </w:r>
    </w:p>
    <w:p>
      <w:pPr>
        <w:pStyle w:val="BodyText"/>
      </w:pPr>
      <w:r>
        <w:t xml:space="preserve">$$
    \begin{aligned}
    \operatorname{DIC}
    &amp;= D(\bar{\mathord{\smash[b]{\underset{\raise.3ex\hbox{$\scriptstyle\sim$}}{\theta}}\vphantom{\theta}}}) + 2\mathopen{}\left(\overline{D} - D(\bar{\mathord{\smash[b]{\underset{\raise.3ex\hbox{$\scriptstyle\sim$}}{\theta}}\vphantom{\theta}}})\right)\mathclose{}
    &amp;&amp; \text{(definition of $p_D$)}\\
    &amp;= 2\overline{D} - D(\bar{\mathord{\smash[b]{\underset{\raise.3ex\hbox{$\scriptstyle\sim$}}{\theta}}\vphantom{\theta}}})
    &amp;&amp; \text{(collecting terms)}\\
    &amp;= \overline{D} + \mathopen{}\left(\overline{D} - D(\bar{\mathord{\smash[b]{\underset{\raise.3ex\hbox{$\scriptstyle\sim$}}{\theta}}\vphantom{\theta}}})\right)\mathclose{}
    &amp;&amp; \text{(splitting $2\overline{D}$)}\\
    &amp;= \overline{D} + p_D
    &amp;&amp; \text{(definition of $p_D$)}.
    \end{aligned}
    $$</w:t>
      </w:r>
    </w:p>
    <w:p>
      <w:pPr>
        <w:pStyle w:val="FirstParagraph"/>
      </w:pPr>
      <w:r>
        <w:t xml:space="preserve">The term</w:t>
      </w:r>
      <w:r>
        <w:t xml:space="preserve"> </w:t>
      </w:r>
      <w:r>
        <w:t xml:space="preserve">$D(\bar{\mathord{\smash[b]{\underset{\raise.3ex\hbox{$\scriptstyle\sim$}}{\theta}}\vphantom{\theta}}})$</w:t>
      </w:r>
      <w:r>
        <w:t xml:space="preserve"> </w:t>
      </w:r>
      <w:r>
        <w:t xml:space="preserve">rewards fit,</w:t>
      </w:r>
      <w:r>
        <w:t xml:space="preserve"> </w:t>
      </w:r>
      <w:r>
        <w:t xml:space="preserve">while</w:t>
      </w:r>
      <w:r>
        <w:t xml:space="preserve"> </w:t>
      </w:r>
      <m:oMath>
        <m:sSub>
          <m:e>
            <m:r>
              <m:t>p</m:t>
            </m:r>
          </m:e>
          <m:sub>
            <m:r>
              <m:t>D</m:t>
            </m:r>
          </m:sub>
        </m:sSub>
      </m:oMath>
      <w:r>
        <w:t xml:space="preserve"> </w:t>
      </w:r>
      <w:r>
        <w:t xml:space="preserve">penalizes complexity:</w:t>
      </w:r>
      <w:r>
        <w:t xml:space="preserve"> </w:t>
      </w:r>
      <w:r>
        <w:t xml:space="preserve">it measures how much the deviance is reduced, on average,</w:t>
      </w:r>
      <w:r>
        <w:t xml:space="preserve"> </w:t>
      </w:r>
      <w:r>
        <w:t xml:space="preserve">by letting the parameters adapt to the data.</w:t>
      </w:r>
      <w:r>
        <w:t xml:space="preserve"> </w:t>
      </w:r>
      <w:r>
        <w:t xml:space="preserve">As with Akaike’s criterion, lower DIC is better,</w:t>
      </w:r>
      <w:r>
        <w:t xml:space="preserve"> </w:t>
      </w:r>
      <w:r>
        <w:t xml:space="preserve">and only differences in DIC between models fit to the same data are meaningful</w:t>
      </w:r>
      <w:r>
        <w:t xml:space="preserve"> </w:t>
      </w:r>
      <w:r>
        <w:t xml:space="preserve">[1, Ch. 13], p. 306</w:t>
      </w:r>
      <w:r>
        <w:t xml:space="preserve">.</w:t>
      </w:r>
      <w:r>
        <w:t xml:space="preserve"> </w:t>
      </w:r>
      <w:r>
        <w:t xml:space="preserve">Both</w:t>
      </w:r>
      <w:r>
        <w:t xml:space="preserve"> </w:t>
      </w:r>
      <m:oMath>
        <m:bar>
          <m:barPr>
            <m:pos m:val="top"/>
          </m:barPr>
          <m:e>
            <m:r>
              <m:t>D</m:t>
            </m:r>
          </m:e>
        </m:bar>
      </m:oMath>
      <w:r>
        <w:t xml:space="preserve"> </w:t>
      </w:r>
      <w:r>
        <w:t xml:space="preserve">and</w:t>
      </w:r>
      <w:r>
        <w:t xml:space="preserve"> </w:t>
      </w:r>
      <w:r>
        <w:t xml:space="preserve">$\bar{\mathord{\smash[b]{\underset{\raise.3ex\hbox{$\scriptstyle\sim$}}{\theta}}\vphantom{\theta}}}$</w:t>
      </w:r>
      <w:r>
        <w:t xml:space="preserve"> </w:t>
      </w:r>
      <w:r>
        <w:t xml:space="preserve">are</w:t>
      </w:r>
      <w:r>
        <w:t xml:space="preserve"> </w:t>
      </w:r>
      <w:hyperlink w:anchor="def-monte-carlo-estimate">
        <w:r>
          <w:rPr>
            <w:rStyle w:val="Hyperlink"/>
          </w:rPr>
          <w:t xml:space="preserve">Monte Carlo estimates</w:t>
        </w:r>
      </w:hyperlink>
      <w:r>
        <w:t xml:space="preserve"> </w:t>
      </w:r>
      <w:r>
        <w:t xml:space="preserve">from the posterior draws,</w:t>
      </w:r>
      <w:r>
        <w:t xml:space="preserve"> </w:t>
      </w:r>
      <w:r>
        <w:t xml:space="preserve">so DIC is a by-product of an MCMC run.</w:t>
      </w:r>
    </w:p>
    <w:bookmarkStart w:id="74" w:name="exm-dic-bernoulli"/>
    <w:p>
      <w:pPr>
        <w:pStyle w:val="BodyText"/>
      </w:pPr>
      <w:r>
        <w:rPr>
          <w:b/>
          <w:bCs/>
        </w:rPr>
        <w:t xml:space="preserve">Example 12 (DIC for the Bernoulli model)</w:t>
      </w:r>
      <w:r>
        <w:t xml:space="preserve"> </w:t>
      </w:r>
      <w:r>
        <w:t xml:space="preserve">For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</w:t>
      </w:r>
      <w:r>
        <w:t xml:space="preserve"> </w:t>
      </w:r>
      <m:oMath>
        <m:r>
          <m:t>D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r</m:t>
            </m:r>
            <m:r>
              <m:rPr>
                <m:sty m:val="p"/>
              </m:rPr>
              <m:t>log</m:t>
            </m:r>
            <m:r>
              <m:t>π</m:t>
            </m:r>
            <m:r>
              <m:rPr>
                <m:sty m:val="p"/>
              </m:rPr>
              <m:t>+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−</m:t>
            </m:r>
            <m:r>
              <m:t>r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log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We estimate</w:t>
      </w:r>
      <w:r>
        <w:t xml:space="preserve"> </w:t>
      </w:r>
      <m:oMath>
        <m:bar>
          <m:barPr>
            <m:pos m:val="top"/>
          </m:barPr>
          <m:e>
            <m:r>
              <m:t>D</m:t>
            </m:r>
          </m:e>
        </m:ba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‾"/>
          </m:accPr>
          <m:e>
            <m:r>
              <m:t>π</m:t>
            </m:r>
          </m:e>
        </m:acc>
      </m:oMath>
      <w:r>
        <w:t xml:space="preserve"> </w:t>
      </w:r>
      <w:r>
        <w:t xml:space="preserve">from 5,000 draws from the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56</m:t>
        </m:r>
        <m:r>
          <m:rPr>
            <m:sty m:val="p"/>
          </m:rPr>
          <m:t>,</m:t>
        </m:r>
        <m:r>
          <m:t>37</m:t>
        </m:r>
        <m:r>
          <m:rPr>
            <m:sty m:val="p"/>
          </m:rPr>
          <m:t>)</m:t>
        </m:r>
      </m:oMath>
      <w:r>
        <w:t xml:space="preserve"> </w:t>
      </w:r>
      <w:r>
        <w:t xml:space="preserve">posterior of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:</w:t>
      </w:r>
    </w:p>
    <w:p>
      <w:pPr>
        <w:pStyle w:val="SourceCode"/>
      </w:pPr>
      <w:r>
        <w:rPr>
          <w:rStyle w:val="NormalTok"/>
        </w:rPr>
        <w:t xml:space="preserve">deviance_bernoulli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(pi, </w:t>
      </w:r>
      <w:r>
        <w:rPr>
          <w:rStyle w:val="AttributeTok"/>
        </w:rPr>
        <w:t xml:space="preserve">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91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(r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(pi)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pi))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pi_draws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rbeta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shape1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shape2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37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d_bar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deviance_bernoulli</w:t>
      </w:r>
      <w:r>
        <w:rPr>
          <w:rStyle w:val="NormalTok"/>
        </w:rPr>
        <w:t xml:space="preserve">(pi_draws))</w:t>
      </w:r>
      <w:r>
        <w:br/>
      </w:r>
      <w:r>
        <w:rPr>
          <w:rStyle w:val="NormalTok"/>
        </w:rPr>
        <w:t xml:space="preserve">d_at_mean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deviance_bernoulli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(pi_draws))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d_bar =</w:t>
      </w:r>
      <w:r>
        <w:rPr>
          <w:rStyle w:val="NormalTok"/>
        </w:rPr>
        <w:t xml:space="preserve"> d_bar,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d_at_mean =</w:t>
      </w:r>
      <w:r>
        <w:rPr>
          <w:rStyle w:val="NormalTok"/>
        </w:rPr>
        <w:t xml:space="preserve"> d_at_mean,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p_d =</w:t>
      </w:r>
      <w:r>
        <w:rPr>
          <w:rStyle w:val="NormalTok"/>
        </w:rPr>
        <w:t xml:space="preserve"> d_bar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d_at_mean,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dic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d_bar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d_at_mean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d_bar d_at_mean       p_d       dic </w:t>
      </w:r>
      <w:r>
        <w:br/>
      </w:r>
      <w:r>
        <w:rPr>
          <w:rStyle w:val="CommentTok"/>
        </w:rPr>
        <w:t xml:space="preserve">#&gt;    123.13    122.16      0.97    124.10</w:t>
      </w:r>
    </w:p>
    <w:p>
      <w:pPr>
        <w:pStyle w:val="FirstParagraph"/>
      </w:pPr>
      <w:r>
        <w:t xml:space="preserve">The model has one parameter,</w:t>
      </w:r>
      <w:r>
        <w:t xml:space="preserve"> </w:t>
      </w:r>
      <w:r>
        <w:t xml:space="preserve">and its effective number of parameters</w:t>
      </w:r>
      <w:r>
        <w:t xml:space="preserve"> </w:t>
      </w:r>
      <m:oMath>
        <m:sSub>
          <m:e>
            <m:r>
              <m:t>p</m:t>
            </m:r>
          </m:e>
          <m:sub>
            <m:r>
              <m:t>D</m:t>
            </m:r>
          </m:sub>
        </m:sSub>
      </m:oMath>
      <w:r>
        <w:t xml:space="preserve"> </w:t>
      </w:r>
      <w:r>
        <w:t xml:space="preserve">is close to 1.</w:t>
      </w:r>
    </w:p>
    <w:bookmarkEnd w:id="74"/>
    <w:bookmarkStart w:id="75" w:name="rem-dic-caveats"/>
    <w:p>
      <w:pPr>
        <w:pStyle w:val="BodyText"/>
      </w:pPr>
      <w:r>
        <w:rPr>
          <w:i/>
          <w:iCs/>
        </w:rPr>
        <w:t xml:space="preserve">Remark 2</w:t>
      </w:r>
      <w:r>
        <w:t xml:space="preserve"> (Cautions about DIC). </w:t>
      </w:r>
      <w:r>
        <w:t xml:space="preserve">DIC should be used with care:</w:t>
      </w:r>
      <w:r>
        <w:t xml:space="preserve"> </w:t>
      </w:r>
      <w:r>
        <w:t xml:space="preserve">it can behave poorly for models with weakly identified parameters</w:t>
      </w:r>
      <w:r>
        <w:t xml:space="preserve"> </w:t>
      </w:r>
      <w:r>
        <w:t xml:space="preserve">or markedly non-Gaussian posteriors</w:t>
      </w:r>
      <w:r>
        <w:t xml:space="preserve"> </w:t>
      </w:r>
      <w:r>
        <w:t xml:space="preserve">[1, Ch. 13], p. 306</w:t>
      </w:r>
      <w:r>
        <w:t xml:space="preserve">.</w:t>
      </w:r>
    </w:p>
    <w:bookmarkEnd w:id="75"/>
    <w:bookmarkEnd w:id="76"/>
    <w:bookmarkStart w:id="100" w:name="references"/>
    <w:p>
      <w:pPr>
        <w:pStyle w:val="Heading2"/>
      </w:pPr>
      <w:r>
        <w:t xml:space="preserve">References</w:t>
      </w:r>
    </w:p>
    <w:bookmarkStart w:id="99" w:name="refs"/>
    <w:bookmarkStart w:id="78" w:name="ref-dobson4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A. J. Dobson and A. G. Barnett,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, 4th ed. CRC press, 2018. doi:</w:t>
      </w:r>
      <w:r>
        <w:t xml:space="preserve"> </w:t>
      </w:r>
      <w:hyperlink r:id="rId77">
        <w:r>
          <w:rPr>
            <w:rStyle w:val="Hyperlink"/>
          </w:rPr>
          <w:t xml:space="preserve">10.1201/9781315182780</w:t>
        </w:r>
      </w:hyperlink>
      <w:r>
        <w:t xml:space="preserve">.</w:t>
      </w:r>
    </w:p>
    <w:bookmarkEnd w:id="78"/>
    <w:bookmarkStart w:id="80" w:name="ref-wikipedia_markov_chain_monte_carlo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“Markov chain monte carlo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79">
        <w:r>
          <w:rPr>
            <w:rStyle w:val="Hyperlink"/>
          </w:rPr>
          <w:t xml:space="preserve">https://en.wikipedia.org/wiki/Markov_chain_Monte_Carlo</w:t>
        </w:r>
      </w:hyperlink>
    </w:p>
    <w:bookmarkEnd w:id="80"/>
    <w:bookmarkStart w:id="82" w:name="ref-wikipedia_monte_carlo_method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“Monte carlo method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1">
        <w:r>
          <w:rPr>
            <w:rStyle w:val="Hyperlink"/>
          </w:rPr>
          <w:t xml:space="preserve">https://en.wikipedia.org/wiki/Monte_Carlo_method</w:t>
        </w:r>
      </w:hyperlink>
    </w:p>
    <w:bookmarkEnd w:id="82"/>
    <w:bookmarkStart w:id="84" w:name="ref-wikipedia_markov_chain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“Markov chain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3">
        <w:r>
          <w:rPr>
            <w:rStyle w:val="Hyperlink"/>
          </w:rPr>
          <w:t xml:space="preserve">https://en.wikipedia.org/wiki/Markov_chain</w:t>
        </w:r>
      </w:hyperlink>
    </w:p>
    <w:bookmarkEnd w:id="84"/>
    <w:bookmarkStart w:id="86" w:name="ref-wikipedia_stationary_distribution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“Stationary distribution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5">
        <w:r>
          <w:rPr>
            <w:rStyle w:val="Hyperlink"/>
          </w:rPr>
          <w:t xml:space="preserve">https://en.wikipedia.org/wiki/Stationary_distribution</w:t>
        </w:r>
      </w:hyperlink>
    </w:p>
    <w:bookmarkEnd w:id="86"/>
    <w:bookmarkStart w:id="88" w:name="ref-CaseBerg01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87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88"/>
    <w:bookmarkStart w:id="90" w:name="ref-gelman2013bda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A. Gelman, J. B. Carlin, H. S. Stern, D. B. Dunson, A. Vehtari, and D. B. Rubin,</w:t>
      </w:r>
      <w:r>
        <w:t xml:space="preserve"> </w:t>
      </w:r>
      <w:r>
        <w:rPr>
          <w:i/>
          <w:iCs/>
        </w:rPr>
        <w:t xml:space="preserve">Bayesian data analysis</w:t>
      </w:r>
      <w:r>
        <w:t xml:space="preserve">, 3rd ed. in Chapman &amp; hall/CRC texts in statistical science. Boca Raton, FL: CRC Press, 2013. doi:</w:t>
      </w:r>
      <w:r>
        <w:t xml:space="preserve"> </w:t>
      </w:r>
      <w:hyperlink r:id="rId89">
        <w:r>
          <w:rPr>
            <w:rStyle w:val="Hyperlink"/>
          </w:rPr>
          <w:t xml:space="preserve">10.1201/b16018</w:t>
        </w:r>
      </w:hyperlink>
      <w:r>
        <w:t xml:space="preserve">.</w:t>
      </w:r>
    </w:p>
    <w:bookmarkEnd w:id="90"/>
    <w:bookmarkStart w:id="92" w:name="ref-robert2004mcsm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C. P. Robert and G. Casella,</w:t>
      </w:r>
      <w:r>
        <w:t xml:space="preserve"> </w:t>
      </w:r>
      <w:r>
        <w:rPr>
          <w:i/>
          <w:iCs/>
        </w:rPr>
        <w:t xml:space="preserve">Monte carlo statistical methods</w:t>
      </w:r>
      <w:r>
        <w:t xml:space="preserve">, 2nd ed. in Springer texts in statistics. New York: Springer, 2004. doi:</w:t>
      </w:r>
      <w:r>
        <w:t xml:space="preserve"> </w:t>
      </w:r>
      <w:hyperlink r:id="rId91">
        <w:r>
          <w:rPr>
            <w:rStyle w:val="Hyperlink"/>
          </w:rPr>
          <w:t xml:space="preserve">10.1007/978-1-4757-4145-2</w:t>
        </w:r>
      </w:hyperlink>
      <w:r>
        <w:t xml:space="preserve">.</w:t>
      </w:r>
    </w:p>
    <w:bookmarkEnd w:id="92"/>
    <w:bookmarkStart w:id="94" w:name="X0a397c7ca9bb93e4a8b0185e95bc53522f3477c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“Metropolis–hastings algorithm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93">
        <w:r>
          <w:rPr>
            <w:rStyle w:val="Hyperlink"/>
          </w:rPr>
          <w:t xml:space="preserve">https://en.wikipedia.org/wiki/Metropolis%E2%80%93Hastings_algorithm</w:t>
        </w:r>
      </w:hyperlink>
    </w:p>
    <w:bookmarkEnd w:id="94"/>
    <w:bookmarkStart w:id="96" w:name="ref-wikipedia_gibbs_sampling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“Gibbs sampling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95">
        <w:r>
          <w:rPr>
            <w:rStyle w:val="Hyperlink"/>
          </w:rPr>
          <w:t xml:space="preserve">https://en.wikipedia.org/wiki/Gibbs_sampling</w:t>
        </w:r>
      </w:hyperlink>
    </w:p>
    <w:bookmarkEnd w:id="96"/>
    <w:bookmarkStart w:id="98" w:name="Xd7292e24074baff789bf2200686314ff38f3ab0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“Deviance information criterion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97">
        <w:r>
          <w:rPr>
            <w:rStyle w:val="Hyperlink"/>
          </w:rPr>
          <w:t xml:space="preserve">https://en.wikipedia.org/wiki/Deviance_information_criterion</w:t>
        </w:r>
      </w:hyperlink>
    </w:p>
    <w:bookmarkEnd w:id="98"/>
    <w:bookmarkEnd w:id="99"/>
    <w:bookmarkEnd w:id="10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31" Type="http://schemas.openxmlformats.org/officeDocument/2006/relationships/image" Target="media/rId31.png"/><Relationship Id="rId50" Type="http://schemas.openxmlformats.org/officeDocument/2006/relationships/image" Target="media/rId50.png"/><Relationship Id="rId9" Type="http://schemas.openxmlformats.org/officeDocument/2006/relationships/hyperlink" Target="bayesian-inference.qmd" TargetMode="External"/><Relationship Id="rId12" Type="http://schemas.openxmlformats.org/officeDocument/2006/relationships/hyperlink" Target="bayesian-inference.qmd#def-marginal-likelihood" TargetMode="External"/><Relationship Id="rId45" Type="http://schemas.openxmlformats.org/officeDocument/2006/relationships/hyperlink" Target="bayesian-inference.qmd#eq-bayes-posterior" TargetMode="External"/><Relationship Id="rId11" Type="http://schemas.openxmlformats.org/officeDocument/2006/relationships/hyperlink" Target="bayesian-inference.qmd#exm-beta-bernoulli" TargetMode="External"/><Relationship Id="rId64" Type="http://schemas.openxmlformats.org/officeDocument/2006/relationships/hyperlink" Target="estimation.qmd#def-SE" TargetMode="External"/><Relationship Id="rId91" Type="http://schemas.openxmlformats.org/officeDocument/2006/relationships/hyperlink" Target="https://doi.org/10.1007/978-1-4757-4145-2" TargetMode="External"/><Relationship Id="rId77" Type="http://schemas.openxmlformats.org/officeDocument/2006/relationships/hyperlink" Target="https://doi.org/10.1201/9781315182780" TargetMode="External"/><Relationship Id="rId89" Type="http://schemas.openxmlformats.org/officeDocument/2006/relationships/hyperlink" Target="https://doi.org/10.1201/b16018" TargetMode="External"/><Relationship Id="rId97" Type="http://schemas.openxmlformats.org/officeDocument/2006/relationships/hyperlink" Target="https://en.wikipedia.org/wiki/Deviance_information_criterion" TargetMode="External"/><Relationship Id="rId95" Type="http://schemas.openxmlformats.org/officeDocument/2006/relationships/hyperlink" Target="https://en.wikipedia.org/wiki/Gibbs_sampling" TargetMode="External"/><Relationship Id="rId83" Type="http://schemas.openxmlformats.org/officeDocument/2006/relationships/hyperlink" Target="https://en.wikipedia.org/wiki/Markov_chain" TargetMode="External"/><Relationship Id="rId79" Type="http://schemas.openxmlformats.org/officeDocument/2006/relationships/hyperlink" Target="https://en.wikipedia.org/wiki/Markov_chain_Monte_Carlo" TargetMode="External"/><Relationship Id="rId93" Type="http://schemas.openxmlformats.org/officeDocument/2006/relationships/hyperlink" Target="https://en.wikipedia.org/wiki/Metropolis%E2%80%93Hastings_algorithm" TargetMode="External"/><Relationship Id="rId81" Type="http://schemas.openxmlformats.org/officeDocument/2006/relationships/hyperlink" Target="https://en.wikipedia.org/wiki/Monte_Carlo_method" TargetMode="External"/><Relationship Id="rId85" Type="http://schemas.openxmlformats.org/officeDocument/2006/relationships/hyperlink" Target="https://en.wikipedia.org/wiki/Stationary_distribution" TargetMode="External"/><Relationship Id="rId25" Type="http://schemas.openxmlformats.org/officeDocument/2006/relationships/hyperlink" Target="https://morrison-lab.github.io/pds/expectation.html#thm-linearity-expectation" TargetMode="External"/><Relationship Id="rId28" Type="http://schemas.openxmlformats.org/officeDocument/2006/relationships/hyperlink" Target="https://morrison-lab.github.io/pds/variance-covariance.html#cor-var-lincom2" TargetMode="External"/><Relationship Id="rId27" Type="http://schemas.openxmlformats.org/officeDocument/2006/relationships/hyperlink" Target="https://morrison-lab.github.io/pds/variance-covariance.html#thm-indpt-uncorrelated" TargetMode="External"/><Relationship Id="rId69" Type="http://schemas.openxmlformats.org/officeDocument/2006/relationships/hyperlink" Target="https://morrison-lab.github.io/rme/chapters/Linear-models-overview.html#def-aic" TargetMode="External"/><Relationship Id="rId87" Type="http://schemas.openxmlformats.org/officeDocument/2006/relationships/hyperlink" Target="https://www.cengage.com/c/statistical-inference-2e-casella-berger/9780534243128/" TargetMode="External"/><Relationship Id="rId10" Type="http://schemas.openxmlformats.org/officeDocument/2006/relationships/hyperlink" Target="https://www.youtube.com/watch?v=N_LRQUrdHag" TargetMode="External"/><Relationship Id="rId63" Type="http://schemas.openxmlformats.org/officeDocument/2006/relationships/hyperlink" Target="intro-MLEs.qmd#def-mle" TargetMode="External"/></Relationships>
</file>

<file path=word/_rels/footnotes.xml.rels><?xml version='1.0' encoding='UTF-8' standalone='yes'?>
<Relationships xmlns="http://schemas.openxmlformats.org/package/2006/relationships"><Relationship Id="rId9" Type="http://schemas.openxmlformats.org/officeDocument/2006/relationships/hyperlink" Target="bayesian-inference.qmd" TargetMode="External"/><Relationship Id="rId12" Type="http://schemas.openxmlformats.org/officeDocument/2006/relationships/hyperlink" Target="bayesian-inference.qmd#def-marginal-likelihood" TargetMode="External"/><Relationship Id="rId45" Type="http://schemas.openxmlformats.org/officeDocument/2006/relationships/hyperlink" Target="bayesian-inference.qmd#eq-bayes-posterior" TargetMode="External"/><Relationship Id="rId11" Type="http://schemas.openxmlformats.org/officeDocument/2006/relationships/hyperlink" Target="bayesian-inference.qmd#exm-beta-bernoulli" TargetMode="External"/><Relationship Id="rId64" Type="http://schemas.openxmlformats.org/officeDocument/2006/relationships/hyperlink" Target="estimation.qmd#def-SE" TargetMode="External"/><Relationship Id="rId91" Type="http://schemas.openxmlformats.org/officeDocument/2006/relationships/hyperlink" Target="https://doi.org/10.1007/978-1-4757-4145-2" TargetMode="External"/><Relationship Id="rId77" Type="http://schemas.openxmlformats.org/officeDocument/2006/relationships/hyperlink" Target="https://doi.org/10.1201/9781315182780" TargetMode="External"/><Relationship Id="rId89" Type="http://schemas.openxmlformats.org/officeDocument/2006/relationships/hyperlink" Target="https://doi.org/10.1201/b16018" TargetMode="External"/><Relationship Id="rId97" Type="http://schemas.openxmlformats.org/officeDocument/2006/relationships/hyperlink" Target="https://en.wikipedia.org/wiki/Deviance_information_criterion" TargetMode="External"/><Relationship Id="rId95" Type="http://schemas.openxmlformats.org/officeDocument/2006/relationships/hyperlink" Target="https://en.wikipedia.org/wiki/Gibbs_sampling" TargetMode="External"/><Relationship Id="rId83" Type="http://schemas.openxmlformats.org/officeDocument/2006/relationships/hyperlink" Target="https://en.wikipedia.org/wiki/Markov_chain" TargetMode="External"/><Relationship Id="rId79" Type="http://schemas.openxmlformats.org/officeDocument/2006/relationships/hyperlink" Target="https://en.wikipedia.org/wiki/Markov_chain_Monte_Carlo" TargetMode="External"/><Relationship Id="rId93" Type="http://schemas.openxmlformats.org/officeDocument/2006/relationships/hyperlink" Target="https://en.wikipedia.org/wiki/Metropolis%E2%80%93Hastings_algorithm" TargetMode="External"/><Relationship Id="rId81" Type="http://schemas.openxmlformats.org/officeDocument/2006/relationships/hyperlink" Target="https://en.wikipedia.org/wiki/Monte_Carlo_method" TargetMode="External"/><Relationship Id="rId85" Type="http://schemas.openxmlformats.org/officeDocument/2006/relationships/hyperlink" Target="https://en.wikipedia.org/wiki/Stationary_distribution" TargetMode="External"/><Relationship Id="rId25" Type="http://schemas.openxmlformats.org/officeDocument/2006/relationships/hyperlink" Target="https://morrison-lab.github.io/pds/expectation.html#thm-linearity-expectation" TargetMode="External"/><Relationship Id="rId28" Type="http://schemas.openxmlformats.org/officeDocument/2006/relationships/hyperlink" Target="https://morrison-lab.github.io/pds/variance-covariance.html#cor-var-lincom2" TargetMode="External"/><Relationship Id="rId27" Type="http://schemas.openxmlformats.org/officeDocument/2006/relationships/hyperlink" Target="https://morrison-lab.github.io/pds/variance-covariance.html#thm-indpt-uncorrelated" TargetMode="External"/><Relationship Id="rId69" Type="http://schemas.openxmlformats.org/officeDocument/2006/relationships/hyperlink" Target="https://morrison-lab.github.io/rme/chapters/Linear-models-overview.html#def-aic" TargetMode="External"/><Relationship Id="rId87" Type="http://schemas.openxmlformats.org/officeDocument/2006/relationships/hyperlink" Target="https://www.cengage.com/c/statistical-inference-2e-casella-berger/9780534243128/" TargetMode="External"/><Relationship Id="rId10" Type="http://schemas.openxmlformats.org/officeDocument/2006/relationships/hyperlink" Target="https://www.youtube.com/watch?v=N_LRQUrdHag" TargetMode="External"/><Relationship Id="rId63" Type="http://schemas.openxmlformats.org/officeDocument/2006/relationships/hyperlink" Target="intro-MLEs.qmd#def-ml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Markov Chain Monte Carlo</dc:title>
  <dc:creator/>
  <cp:keywords/>
  <dcterms:created xsi:type="dcterms:W3CDTF">2026-10-22T18:58:36Z</dcterms:created>
  <dcterms:modified xsi:type="dcterms:W3CDTF">2026-10-22T18:58:36Z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2026-10-22 11:37:34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