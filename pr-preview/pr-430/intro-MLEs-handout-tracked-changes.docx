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10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del w:id="3" w:author="PR Preview" w:date="2026-01-01T00:00:00Z">
        <w:r>
          <w:delText xml:space="preserve">Sources disagree on the symbols for the observed and expected information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(</w:delText>
        </w:r>
      </w:del>
      <w:hyperlink w:anchor="tbl-info-mat-symbols">
        <w:del w:id="6" w:author="PR Preview" w:date="2026-01-01T00:00:00Z">
          <w:r>
            <w:rPr>
              <w:rStyle w:val="Hyperlink"/>
            </w:rPr>
            <w:delText xml:space="preserve">Table 1</w:delText>
          </w:r>
        </w:del>
      </w:hyperlink>
      <w:del w:id="7" w:author="PR Preview" w:date="2026-01-01T00:00:00Z">
        <w:r>
          <w:delText xml:space="preserve">).</w:delText>
        </w:r>
      </w:del>
    </w:p>
    <w:p>
      <w:pPr>
        <w:pStyle w:val="BodyText"/>
      </w:pPr>
      <w:ins w:id="8" w:author="PR Preview" w:date="2026-01-01T00:00:00Z">
        <w:r>
          <w:t xml:space="preserve">These notes write the</w:t>
        </w:r>
      </w:ins>
      <w:ins w:id="9" w:author="PR Preview" w:date="2026-01-01T00:00:00Z">
        <w:r>
          <w:t xml:space="preserve"> </w:t>
        </w:r>
      </w:ins>
      <w:hyperlink r:id="rId107">
        <w:ins w:id="10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as</w:t>
        </w:r>
      </w:ins>
      <w:ins w:id="13" w:author="PR Preview" w:date="2026-01-01T00:00:00Z">
        <w:r>
          <w:t xml:space="preserve"> </w:t>
        </w:r>
      </w:ins>
      <m:oMath>
        <m:r>
          <m:t>I</m:t>
        </m:r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the</w:t>
        </w:r>
      </w:ins>
      <w:ins w:id="16" w:author="PR Preview" w:date="2026-01-01T00:00:00Z">
        <w:r>
          <w:t xml:space="preserve"> </w:t>
        </w:r>
      </w:ins>
      <w:hyperlink r:id="rId108">
        <w:ins w:id="17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as</w:t>
        </w:r>
      </w:ins>
      <w:ins w:id="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Sources disagree on these symbols.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</w:t>
        </w:r>
      </w:ins>
      <w:ins w:id="26" w:author="PR Preview" w:date="2026-01-01T00:00:00Z">
        <w:r>
          <w:t xml:space="preserve"> </w:t>
        </w:r>
      </w:ins>
      <w:hyperlink r:id="rId109">
        <w:ins w:id="27" w:author="PR Preview" w:date="2026-01-01T00:00:00Z">
          <w:r>
            <w:rPr>
              <w:rStyle w:val="Hyperlink"/>
            </w:rPr>
            <w:t xml:space="preserve">Notation Across Sources page</w:t>
          </w:r>
        </w:ins>
      </w:hyperlink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of the macros site lists them side by side.</w:t>
        </w:r>
      </w:ins>
    </w:p>
    <w:bookmarkEnd w:id="110"/>
    <w:bookmarkStart w:id="11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2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1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1"/>
    </w:p>
    <w:bookmarkEnd w:id="112"/>
    <w:p>
      <w:pPr>
        <w:pStyle w:val="FirstParagraph"/>
      </w:pPr>
      <w:del w:id="30" w:author="PR Preview" w:date="2026-01-01T00:00:00Z">
        <w:r>
          <w:rPr>
            <w:i/>
            <w:iCs/>
          </w:rPr>
          <w:delText xml:space="preserve">Proof</w:delText>
        </w:r>
      </w:del>
      <w:del w:id="31" w:author="PR Preview" w:date="2026-01-01T00:00:00Z">
        <w:r>
          <w:delText xml:space="preserve">. </w:delText>
        </w:r>
      </w:del>
      <w:del w:id="32" w:author="PR Preview" w:date="2026-01-01T00:00:00Z">
        <w:r>
          <w:delText xml:space="preserve">The proof is beyond the scope of these notes;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see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[15], Theorem 7.5.2, p. 501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[16]</w:delText>
        </w:r>
      </w:del>
      <w:del w:id="41" w:author="PR Preview" w:date="2026-01-01T00:00:00Z">
        <w:r>
          <w:delText xml:space="preserve">.</w:delText>
        </w:r>
      </w:del>
    </w:p>
    <w:p>
      <w:pPr>
        <w:pStyle w:val="FirstParagraph"/>
      </w:pPr>
      <w:ins w:id="42" w:author="PR Preview" w:date="2026-01-01T00:00:00Z">
        <w:r>
          <w:rPr>
            <w:i/>
            <w:iCs/>
          </w:rPr>
          <w:t xml:space="preserve">Proof</w:t>
        </w:r>
      </w:ins>
      <w:ins w:id="43" w:author="PR Preview" w:date="2026-01-01T00:00:00Z">
        <w:r>
          <w:t xml:space="preserve">. </w:t>
        </w:r>
      </w:ins>
      <w:ins w:id="44" w:author="PR Preview" w:date="2026-01-01T00:00:00Z">
        <w:r>
          <w:t xml:space="preserve">The proof is beyond the scope of these notes;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see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[13], Theorem 7.5.2, p. 501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[14]</w:t>
        </w:r>
      </w:ins>
      <w:ins w:id="53" w:author="PR Preview" w:date="2026-01-01T00:00:00Z">
        <w:r>
          <w:t xml:space="preserve">.</w:t>
        </w:r>
      </w:ins>
    </w:p>
    <w:bookmarkStart w:id="11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3"/>
    <w:bookmarkStart w:id="114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4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5" w:name="rem-observed-information-se"/>
    <w:p>
      <w:pPr>
        <w:pStyle w:val="BodyText"/>
      </w:pPr>
      <w:del w:id="54" w:author="PR Preview" w:date="2026-01-01T00:00:00Z">
        <w:r>
          <w:rPr>
            <w:i/>
            <w:iCs/>
          </w:rPr>
          <w:delText xml:space="preserve">Remark 6</w:delText>
        </w:r>
      </w:del>
      <w:del w:id="55" w:author="PR Preview" w:date="2026-01-01T00:00:00Z">
        <w:r>
          <w:delText xml:space="preserve"> (Observed versus expected information). </w:delText>
        </w:r>
      </w:del>
      <w:del w:id="56" w:author="PR Preview" w:date="2026-01-01T00:00:00Z">
        <w:r>
          <w:delText xml:space="preserve">Using the observed information is often more convenient,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 there are settings where it is provably better by some criteria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[17]</w:delText>
        </w:r>
      </w:del>
      <w:del w:id="61" w:author="PR Preview" w:date="2026-01-01T00:00:00Z">
        <w:r>
          <w:delText xml:space="preserve">.</w:delText>
        </w:r>
      </w:del>
    </w:p>
    <w:p>
      <w:pPr>
        <w:pStyle w:val="BodyText"/>
      </w:pPr>
      <w:ins w:id="62" w:author="PR Preview" w:date="2026-01-01T00:00:00Z">
        <w:r>
          <w:rPr>
            <w:i/>
            <w:iCs/>
          </w:rPr>
          <w:t xml:space="preserve">Remark 6</w:t>
        </w:r>
      </w:ins>
      <w:ins w:id="63" w:author="PR Preview" w:date="2026-01-01T00:00:00Z">
        <w:r>
          <w:t xml:space="preserve"> (Observed versus expected information). </w:t>
        </w:r>
      </w:ins>
      <w:ins w:id="64" w:author="PR Preview" w:date="2026-01-01T00:00:00Z">
        <w:r>
          <w:t xml:space="preserve">Using the observed information is often more convenient,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 there are settings where it is provably better by some criteria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[15]</w:t>
        </w:r>
      </w:ins>
      <w:ins w:id="69" w:author="PR Preview" w:date="2026-01-01T00:00:00Z">
        <w:r>
          <w:t xml:space="preserve">.</w:t>
        </w:r>
      </w:ins>
    </w:p>
    <w:bookmarkEnd w:id="115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6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19" w:name="confidence-intervals-for-mles"/>
    <w:p>
      <w:pPr>
        <w:pStyle w:val="Heading4"/>
      </w:pPr>
      <w:r>
        <w:t xml:space="preserve">1.9.1 Confidence intervals for MLEs</w:t>
      </w:r>
    </w:p>
    <w:bookmarkStart w:id="117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9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0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0" w:author="PR Preview" w:date="2026-01-01T00:00:00Z">
        <w:r>
          <w:delText xml:space="preserve">Source: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Wikipedia contributors [18]</w:delText>
        </w:r>
      </w:del>
      <w:del w:id="73" w:author="PR Preview" w:date="2026-01-01T00:00:00Z">
        <w:r>
          <w:delText xml:space="preserve">.</w:delText>
        </w:r>
      </w:del>
    </w:p>
    <w:p>
      <w:pPr>
        <w:pStyle w:val="FirstParagraph"/>
      </w:pPr>
      <w:ins w:id="74" w:author="PR Preview" w:date="2026-01-01T00:00:00Z">
        <w:r>
          <w:t xml:space="preserve">Source: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Wikipedia contributors [16]</w:t>
        </w:r>
      </w:ins>
      <w:ins w:id="77" w:author="PR Preview" w:date="2026-01-01T00:00:00Z">
        <w:r>
          <w:t xml:space="preserve">.</w:t>
        </w:r>
      </w:ins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del w:id="78" w:author="PR Preview" w:date="2026-01-01T00:00:00Z">
        <w:r>
          <w:delText xml:space="preserve">Source: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Wikipedia contributors [19]</w:delText>
        </w:r>
      </w:del>
      <w:del w:id="81" w:author="PR Preview" w:date="2026-01-01T00:00:00Z">
        <w:r>
          <w:delText xml:space="preserve">.</w:delText>
        </w:r>
      </w:del>
    </w:p>
    <w:p>
      <w:pPr>
        <w:pStyle w:val="FirstParagraph"/>
      </w:pPr>
      <w:ins w:id="82" w:author="PR Preview" w:date="2026-01-01T00:00:00Z">
        <w:r>
          <w:t xml:space="preserve">Source: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Wikipedia contributors [17]</w:t>
        </w:r>
      </w:ins>
      <w:ins w:id="85" w:author="PR Preview" w:date="2026-01-01T00:00:00Z">
        <w:r>
          <w:t xml:space="preserve">.</w:t>
        </w:r>
      </w:ins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del w:id="86" w:author="PR Preview" w:date="2026-01-01T00:00:00Z">
        <w:r>
          <w:delText xml:space="preserve">Source: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Wikipedia contributors [20]</w:delText>
        </w:r>
      </w:del>
      <w:del w:id="89" w:author="PR Preview" w:date="2026-01-01T00:00:00Z">
        <w:r>
          <w:delText xml:space="preserve">.</w:delText>
        </w:r>
      </w:del>
    </w:p>
    <w:p>
      <w:pPr>
        <w:pStyle w:val="BodyText"/>
      </w:pPr>
      <w:del w:id="90" w:author="PR Preview" w:date="2026-01-01T00:00:00Z">
        <w:r>
          <w:rPr>
            <w:i/>
            <w:iCs/>
          </w:rPr>
          <w:delText xml:space="preserve">Proof</w:delText>
        </w:r>
      </w:del>
      <w:del w:id="91" w:author="PR Preview" w:date="2026-01-01T00:00:00Z">
        <w:r>
          <w:delText xml:space="preserve">. </w:delText>
        </w:r>
      </w:del>
      <w:del w:id="92" w:author="PR Preview" w:date="2026-01-01T00:00:00Z">
        <w:r>
          <w:delText xml:space="preserve">We sketch the argument for a scalar parameter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and the point null hypothesis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which imposes</w:delText>
        </w:r>
      </w:del>
      <w:del w:id="9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constraint.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For the full proof, see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[21]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or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[1, Sec. 5.7]</w:delText>
        </w:r>
      </w:del>
      <w:del w:id="110" w:author="PR Preview" w:date="2026-01-01T00:00:00Z">
        <w:r>
          <w:delText xml:space="preserve">.</w:delText>
        </w:r>
      </w:del>
    </w:p>
    <w:p>
      <w:pPr>
        <w:pStyle w:val="FirstParagraph"/>
      </w:pPr>
      <w:ins w:id="111" w:author="PR Preview" w:date="2026-01-01T00:00:00Z">
        <w:r>
          <w:t xml:space="preserve">Source: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Wikipedia contributors [18]</w:t>
        </w:r>
      </w:ins>
      <w:ins w:id="114" w:author="PR Preview" w:date="2026-01-01T00:00:00Z">
        <w:r>
          <w:t xml:space="preserve">.</w:t>
        </w:r>
      </w:ins>
    </w:p>
    <w:bookmarkEnd w:id="136"/>
    <w:p>
      <w:pPr>
        <w:pStyle w:val="BodyText"/>
      </w:pPr>
      <w:ins w:id="115" w:author="PR Preview" w:date="2026-01-01T00:00:00Z">
        <w:r>
          <w:rPr>
            <w:i/>
            <w:iCs/>
          </w:rPr>
          <w:t xml:space="preserve">Proof</w:t>
        </w:r>
      </w:ins>
      <w:ins w:id="116" w:author="PR Preview" w:date="2026-01-01T00:00:00Z">
        <w:r>
          <w:t xml:space="preserve">. </w:t>
        </w:r>
      </w:ins>
      <w:ins w:id="117" w:author="PR Preview" w:date="2026-01-01T00:00:00Z">
        <w:r>
          <w:t xml:space="preserve">We sketch the argument for a scalar parameter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the point null hypothesis</w:t>
        </w:r>
      </w:ins>
      <w:ins w:id="12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which imposes</w:t>
        </w:r>
      </w:ins>
      <w:ins w:id="12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constraint.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For the full proof, see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[19]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or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[1, Sec. 5.7]</w:t>
        </w:r>
      </w:ins>
      <w:ins w:id="135" w:author="PR Preview" w:date="2026-01-01T00:00:00Z">
        <w:r>
          <w:t xml:space="preserve">.</w:t>
        </w:r>
      </w:ins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del w:id="136" w:author="PR Preview" w:date="2026-01-01T00:00:00Z">
        <w:r>
          <w:delText xml:space="preserve">Source: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Wikipedia contributors [22]</w:delText>
        </w:r>
      </w:del>
      <w:del w:id="139" w:author="PR Preview" w:date="2026-01-01T00:00:00Z">
        <w:r>
          <w:delText xml:space="preserve">.</w:delText>
        </w:r>
      </w:del>
    </w:p>
    <w:p>
      <w:pPr>
        <w:pStyle w:val="FirstParagraph"/>
      </w:pPr>
      <w:ins w:id="140" w:author="PR Preview" w:date="2026-01-01T00:00:00Z">
        <w:r>
          <w:t xml:space="preserve">Source: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Wikipedia contributors [20]</w:t>
        </w:r>
      </w:ins>
      <w:ins w:id="143" w:author="PR Preview" w:date="2026-01-01T00:00:00Z">
        <w:r>
          <w:t xml:space="preserve">.</w:t>
        </w:r>
      </w:ins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del w:id="144" w:author="PR Preview" w:date="2026-01-01T00:00:00Z">
          <w:r>
            <w:rPr>
              <w:rStyle w:val="Hyperlink"/>
            </w:rPr>
            <w:delText xml:space="preserve">Table 3</w:delText>
          </w:r>
        </w:del>
      </w:hyperlink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records the number of tropical cyclones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in northeastern Australia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during 13 November-to-April cyclone seasons,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from 1956/57 to 1968/69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[1, Sec. 1.6.5]</w:delText>
        </w:r>
      </w:del>
      <w:del w:id="155" w:author="PR Preview" w:date="2026-01-01T00:00:00Z">
        <w:r>
          <w:delText xml:space="preserve">.</w:delText>
        </w:r>
      </w:del>
      <w:del w:id="156" w:author="PR Preview" w:date="2026-01-01T00:00:00Z">
        <w:r>
          <w:delText xml:space="preserve"> </w:delText>
        </w:r>
      </w:del>
      <w:hyperlink w:anchor="fig-dobson-cyclone-time-series">
        <w:del w:id="157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graphs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the number of cyclones by season.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Let</w:delText>
        </w:r>
      </w:del>
      <w:del w:id="16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represent the number of cyclones in season</w:delText>
        </w:r>
      </w:del>
      <w:del w:id="167" w:author="PR Preview" w:date="2026-01-01T00:00:00Z">
        <w:r>
          <w:delText xml:space="preserve"> </w:delText>
        </w:r>
      </w:del>
      <m:oMath>
        <m:r>
          <m:t>i</m:t>
        </m:r>
      </m:oMath>
      <w:del w:id="168" w:author="PR Preview" w:date="2026-01-01T00:00:00Z">
        <w:r>
          <w:delText xml:space="preserve">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</w:delText>
        </w:r>
      </w:del>
      <w:del w:id="1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its observed value.</w:delText>
        </w:r>
      </w:del>
    </w:p>
    <w:p>
      <w:pPr>
        <w:pStyle w:val="FirstParagraph"/>
      </w:pPr>
      <w:hyperlink w:anchor="tbl-cyclones-data">
        <w:ins w:id="174" w:author="PR Preview" w:date="2026-01-01T00:00:00Z">
          <w:r>
            <w:rPr>
              <w:rStyle w:val="Hyperlink"/>
            </w:rPr>
            <w:t xml:space="preserve">Table 2</w:t>
          </w:r>
        </w:ins>
      </w:hyperlink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records the number of tropical cyclones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in northeastern Australia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during 13 November-to-April cyclone seasons,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from 1956/57 to 1968/69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[1, Sec. 1.6.5]</w:t>
        </w:r>
      </w:ins>
      <w:ins w:id="185" w:author="PR Preview" w:date="2026-01-01T00:00:00Z">
        <w:r>
          <w:t xml:space="preserve">.</w:t>
        </w:r>
      </w:ins>
      <w:ins w:id="186" w:author="PR Preview" w:date="2026-01-01T00:00:00Z">
        <w:r>
          <w:t xml:space="preserve"> </w:t>
        </w:r>
      </w:ins>
      <w:hyperlink w:anchor="fig-dobson-cyclone-time-series">
        <w:ins w:id="187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graphs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 number of cyclones by season.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Let</w:t>
        </w:r>
      </w:ins>
      <w:ins w:id="1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represent the number of cyclones in season</w:t>
        </w:r>
      </w:ins>
      <w:ins w:id="197" w:author="PR Preview" w:date="2026-01-01T00:00:00Z">
        <w:r>
          <w:t xml:space="preserve"> </w:t>
        </w:r>
      </w:ins>
      <m:oMath>
        <m:r>
          <m:t>i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its observed value.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del w:id="204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provides summary statistics.</w:delText>
        </w:r>
      </w:del>
    </w:p>
    <w:p>
      <w:pPr>
        <w:pStyle w:val="BodyText"/>
      </w:pPr>
      <w:hyperlink w:anchor="tbl-dobson-cyclones-sumstat">
        <w:ins w:id="207" w:author="PR Preview" w:date="2026-01-01T00:00:00Z">
          <w:r>
            <w:rPr>
              <w:rStyle w:val="Hyperlink"/>
            </w:rPr>
            <w:t xml:space="preserve">Table 3</w:t>
          </w:r>
        </w:ins>
      </w:hyperlink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provides summary statistics.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del w:id="210" w:author="PR Preview" w:date="2026-01-01T00:00:00Z">
        <w:r>
          <w:delText xml:space="preserve">The sample mean and variance in</w:delText>
        </w:r>
      </w:del>
      <w:del w:id="211" w:author="PR Preview" w:date="2026-01-01T00:00:00Z">
        <w:r>
          <w:delText xml:space="preserve"> </w:delText>
        </w:r>
      </w:del>
      <w:hyperlink w:anchor="tbl-dobson-cyclones-sumstat">
        <w:del w:id="212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are of similar size, as the model implies.</w:delText>
        </w:r>
      </w:del>
    </w:p>
    <w:p>
      <w:pPr>
        <w:pStyle w:val="FirstParagraph"/>
      </w:pPr>
      <w:ins w:id="215" w:author="PR Preview" w:date="2026-01-01T00:00:00Z">
        <w:r>
          <w:t xml:space="preserve">The sample mean and variance in</w:t>
        </w:r>
      </w:ins>
      <w:ins w:id="216" w:author="PR Preview" w:date="2026-01-01T00:00:00Z">
        <w:r>
          <w:t xml:space="preserve"> </w:t>
        </w:r>
      </w:ins>
      <w:hyperlink w:anchor="tbl-dobson-cyclones-sumstat">
        <w:ins w:id="217" w:author="PR Preview" w:date="2026-01-01T00:00:00Z">
          <w:r>
            <w:rPr>
              <w:rStyle w:val="Hyperlink"/>
            </w:rPr>
            <w:t xml:space="preserve">Table 3</w:t>
          </w:r>
        </w:ins>
      </w:hyperlink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are of similar size, as the model implies.</w:t>
        </w:r>
      </w:ins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20" w:author="PR Preview" w:date="2026-01-01T00:00:00Z">
        <w:r>
          <w:delText xml:space="preserve">So Fisher scoring reaches the MLE</w:delText>
        </w:r>
      </w:del>
      <w:del w:id="22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in one step,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while Newton-Raphson needs several (</w:delText>
        </w:r>
      </w:del>
      <w:hyperlink w:anchor="tbl-mle-converge">
        <w:del w:id="226" w:author="PR Preview" w:date="2026-01-01T00:00:00Z">
          <w:r>
            <w:rPr>
              <w:rStyle w:val="Hyperlink"/>
            </w:rPr>
            <w:delText xml:space="preserve">Table 5</w:delText>
          </w:r>
        </w:del>
      </w:hyperlink>
      <w:del w:id="227" w:author="PR Preview" w:date="2026-01-01T00:00:00Z">
        <w:r>
          <w:delText xml:space="preserve">).</w:delText>
        </w:r>
      </w:del>
    </w:p>
    <w:p>
      <w:pPr>
        <w:pStyle w:val="FirstParagraph"/>
      </w:pPr>
      <w:ins w:id="228" w:author="PR Preview" w:date="2026-01-01T00:00:00Z">
        <w:r>
          <w:t xml:space="preserve">So Fisher scoring reaches the MLE</w:t>
        </w:r>
      </w:ins>
      <w:ins w:id="22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in one step,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while Newton-Raphson needs several (</w:t>
        </w:r>
      </w:ins>
      <w:hyperlink w:anchor="tbl-mle-converge">
        <w:ins w:id="234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35" w:author="PR Preview" w:date="2026-01-01T00:00:00Z">
        <w:r>
          <w:t xml:space="preserve">).</w:t>
        </w:r>
      </w:ins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del w:id="236" w:author="PR Preview" w:date="2026-01-01T00:00:00Z">
        <w:r>
          <w:delText xml:space="preserve">We repeat this process until the log-likelihood stops changing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(</w:delText>
        </w:r>
      </w:del>
      <w:hyperlink w:anchor="tbl-mle-converge">
        <w:del w:id="239" w:author="PR Preview" w:date="2026-01-01T00:00:00Z">
          <w:r>
            <w:rPr>
              <w:rStyle w:val="Hyperlink"/>
            </w:rPr>
            <w:delText xml:space="preserve">Table 5</w:delText>
          </w:r>
        </w:del>
      </w:hyperlink>
      <w:del w:id="240" w:author="PR Preview" w:date="2026-01-01T00:00:00Z">
        <w:r>
          <w:delText xml:space="preserve">).</w:delText>
        </w:r>
      </w:del>
    </w:p>
    <w:p>
      <w:pPr>
        <w:pStyle w:val="BodyText"/>
      </w:pPr>
      <w:ins w:id="241" w:author="PR Preview" w:date="2026-01-01T00:00:00Z">
        <w:r>
          <w:t xml:space="preserve">We repeat this process until the log-likelihood stops changing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(</w:t>
        </w:r>
      </w:ins>
      <w:hyperlink w:anchor="tbl-mle-converge">
        <w:ins w:id="244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45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318" w:name="sec-bernoulli-mle"/>
    <w:p>
      <w:pPr>
        <w:pStyle w:val="Heading2"/>
      </w:pPr>
      <w:r>
        <w:t xml:space="preserve">3 Maximum likelihood for a Bernoulli model without covariates</w:t>
      </w:r>
    </w:p>
    <w:bookmarkStart w:id="268" w:name="the-likelihood"/>
    <w:p>
      <w:pPr>
        <w:pStyle w:val="Heading3"/>
      </w:pPr>
      <w:r>
        <w:t xml:space="preserve">3.1 The likelihood</w:t>
      </w:r>
    </w:p>
    <w:bookmarkStart w:id="265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5"/>
    <w:bookmarkStart w:id="266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6"/>
    <w:bookmarkStart w:id="267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8"/>
    <w:bookmarkStart w:id="277" w:name="log-likelihood-contributions"/>
    <w:p>
      <w:pPr>
        <w:pStyle w:val="Heading3"/>
      </w:pPr>
      <w:r>
        <w:t xml:space="preserve">3.2 Log-likelihood contributions</w:t>
      </w:r>
    </w:p>
    <w:bookmarkStart w:id="270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9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70"/>
    <w:bookmarkStart w:id="271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1"/>
    <w:bookmarkStart w:id="272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74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4"/>
    <w:bookmarkStart w:id="275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5"/>
    <w:bookmarkStart w:id="276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7"/>
    <w:bookmarkStart w:id="281" w:name="the-log-likelihood-of-the-sample"/>
    <w:p>
      <w:pPr>
        <w:pStyle w:val="Heading3"/>
      </w:pPr>
      <w:r>
        <w:t xml:space="preserve">3.3 The log-likelihood of the sample</w:t>
      </w:r>
    </w:p>
    <w:bookmarkStart w:id="278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8"/>
    <w:bookmarkStart w:id="279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79"/>
    <w:bookmarkStart w:id="280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81"/>
    <w:bookmarkStart w:id="286" w:name="the-score-of-one-observation"/>
    <w:p>
      <w:pPr>
        <w:pStyle w:val="Heading3"/>
      </w:pPr>
      <w:r>
        <w:t xml:space="preserve">3.4 The score of one observation</w:t>
      </w:r>
    </w:p>
    <w:bookmarkStart w:id="283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3"/>
    <w:bookmarkStart w:id="284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6"/>
    <w:bookmarkStart w:id="290" w:name="score-contributions"/>
    <w:p>
      <w:pPr>
        <w:pStyle w:val="Heading3"/>
      </w:pPr>
      <w:r>
        <w:t xml:space="preserve">3.5 Score contributions</w:t>
      </w:r>
    </w:p>
    <w:bookmarkStart w:id="287" w:name="exr-bernoulli-score-contribution"/>
    <w:p>
      <w:pPr>
        <w:pStyle w:val="FirstParagraph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7"/>
    <w:bookmarkStart w:id="288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8"/>
    <w:bookmarkStart w:id="289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90"/>
    <w:bookmarkStart w:id="296" w:name="the-score-function-of-the-sample"/>
    <w:p>
      <w:pPr>
        <w:pStyle w:val="Heading3"/>
      </w:pPr>
      <w:r>
        <w:t xml:space="preserve">3.6 The score function of the sample</w:t>
      </w:r>
    </w:p>
    <w:bookmarkStart w:id="293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3"/>
    <w:bookmarkStart w:id="294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4"/>
    <w:bookmarkStart w:id="295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0" w:name="solving-the-score-equation-1"/>
    <w:p>
      <w:pPr>
        <w:pStyle w:val="Heading3"/>
      </w:pPr>
      <w:r>
        <w:t xml:space="preserve">3.7 Solving the score equation</w:t>
      </w:r>
    </w:p>
    <w:bookmarkStart w:id="297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0"/>
    <w:bookmarkStart w:id="304" w:name="hessian-contributions"/>
    <w:p>
      <w:pPr>
        <w:pStyle w:val="Heading3"/>
      </w:pPr>
      <w:r>
        <w:t xml:space="preserve">3.8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4"/>
    <w:bookmarkStart w:id="308" w:name="the-hessian-of-the-sample"/>
    <w:p>
      <w:pPr>
        <w:pStyle w:val="Heading3"/>
      </w:pPr>
      <w:r>
        <w:t xml:space="preserve">3.9 The Hessian of the sample</w:t>
      </w:r>
    </w:p>
    <w:bookmarkStart w:id="305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5"/>
    <w:bookmarkStart w:id="306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6"/>
    <w:bookmarkStart w:id="30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8"/>
    <w:bookmarkStart w:id="312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9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9"/>
    <w:bookmarkStart w:id="310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bookmarkStart w:id="31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2"/>
    <w:bookmarkStart w:id="317" w:name="the-maximum-likelihood-estimate-1"/>
    <w:p>
      <w:pPr>
        <w:pStyle w:val="Heading3"/>
      </w:pPr>
      <w:r>
        <w:t xml:space="preserve">3.11 The maximum likelihood estimate</w:t>
      </w:r>
    </w:p>
    <w:bookmarkStart w:id="313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3"/>
    <w:bookmarkStart w:id="315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5"/>
    <w:bookmarkStart w:id="31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7"/>
    <w:bookmarkEnd w:id="318"/>
    <w:bookmarkStart w:id="33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2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9"/>
    <w:bookmarkStart w:id="32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0"/>
    <w:bookmarkStart w:id="324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1"/>
    <w:bookmarkStart w:id="32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3"/>
    <w:bookmarkEnd w:id="324"/>
    <w:bookmarkStart w:id="325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5"/>
    <w:bookmarkStart w:id="326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4.6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End w:id="330"/>
    <w:bookmarkStart w:id="37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6" w:name="data"/>
    <w:p>
      <w:pPr>
        <w:pStyle w:val="Heading3"/>
      </w:pPr>
      <w:r>
        <w:t xml:space="preserve">5.1 Data</w:t>
      </w:r>
    </w:p>
    <w:p>
      <w:pPr>
        <w:pStyle w:val="FirstParagraph"/>
      </w:pPr>
      <w:del w:id="246" w:author="PR Preview" w:date="2026-01-01T00:00:00Z">
        <w:r>
          <w:delText xml:space="preserve">The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“heart and estrogen/progestin study”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(HERS) was a clinical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trial of hormone therapy for prevention of recurrent heart attacks and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death among 2,763 post-menopausal women with existing coronary heart disease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(CHD)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[23]</w:delText>
        </w:r>
      </w:del>
      <w:del w:id="259" w:author="PR Preview" w:date="2026-01-01T00:00:00Z">
        <w:r>
          <w:delText xml:space="preserve">.</w:delText>
        </w:r>
      </w:del>
    </w:p>
    <w:p>
      <w:pPr>
        <w:pStyle w:val="BodyText"/>
      </w:pPr>
      <w:del w:id="260" w:author="PR Preview" w:date="2026-01-01T00:00:00Z">
        <w:r>
          <w:delText xml:space="preserve">The trial was conducted at 20 US clinical centers.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Participants were randomized to receive either conjugated equine estrogens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(0.625 mg/day) plus medroxyprogesterone acetate (2.5 mg/day)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or a matching placebo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[23]</w:delText>
        </w:r>
      </w:del>
      <w:del w:id="269" w:author="PR Preview" w:date="2026-01-01T00:00:00Z">
        <w:r>
          <w:delText xml:space="preserve">.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Women were followed for an average of 4.1 years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[23]</w:delText>
        </w:r>
      </w:del>
      <w:del w:id="274" w:author="PR Preview" w:date="2026-01-01T00:00:00Z">
        <w:r>
          <w:delText xml:space="preserve">.</w:delText>
        </w:r>
      </w:del>
    </w:p>
    <w:p>
      <w:pPr>
        <w:pStyle w:val="BodyText"/>
      </w:pPr>
      <w:del w:id="275" w:author="PR Preview" w:date="2026-01-01T00:00:00Z">
        <w:r>
          <w:delText xml:space="preserve">The primary outcome was nonfatal myocardial infarction or CHD death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[23]</w:delText>
        </w:r>
      </w:del>
      <w:del w:id="278" w:author="PR Preview" w:date="2026-01-01T00:00:00Z">
        <w:r>
          <w:delText xml:space="preserve">.</w:delText>
        </w:r>
      </w:del>
    </w:p>
    <w:p>
      <w:pPr>
        <w:pStyle w:val="FirstParagraph"/>
      </w:pPr>
      <w:ins w:id="279" w:author="PR Preview" w:date="2026-01-01T00:00:00Z">
        <w:r>
          <w:t xml:space="preserve">The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“heart and estrogen/progestin study”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(HERS) was a clinical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trial of hormone therapy for prevention of recurrent heart attacks and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death among 2,763 post-menopausal women with existing coronary heart disease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(CHD)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[21]</w:t>
        </w:r>
      </w:ins>
      <w:ins w:id="292" w:author="PR Preview" w:date="2026-01-01T00:00:00Z">
        <w:r>
          <w:t xml:space="preserve">.</w:t>
        </w:r>
      </w:ins>
    </w:p>
    <w:p>
      <w:pPr>
        <w:pStyle w:val="BodyText"/>
      </w:pPr>
      <w:ins w:id="293" w:author="PR Preview" w:date="2026-01-01T00:00:00Z">
        <w:r>
          <w:t xml:space="preserve">The trial was conducted at 20 US clinical centers.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Participants were randomized to receive either conjugated equine estrogens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(0.625 mg/day) plus medroxyprogesterone acetate (2.5 mg/day)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or a matching placebo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[21]</w:t>
        </w:r>
      </w:ins>
      <w:ins w:id="302" w:author="PR Preview" w:date="2026-01-01T00:00:00Z">
        <w:r>
          <w:t xml:space="preserve">.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Women were followed for an average of 4.1 years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[21]</w:t>
        </w:r>
      </w:ins>
      <w:ins w:id="307" w:author="PR Preview" w:date="2026-01-01T00:00:00Z">
        <w:r>
          <w:t xml:space="preserve">.</w:t>
        </w:r>
      </w:ins>
    </w:p>
    <w:p>
      <w:pPr>
        <w:pStyle w:val="BodyText"/>
      </w:pPr>
      <w:ins w:id="308" w:author="PR Preview" w:date="2026-01-01T00:00:00Z">
        <w:r>
          <w:t xml:space="preserve">The primary outcome was nonfatal myocardial infarction or CHD death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[21]</w:t>
        </w:r>
      </w:ins>
      <w:ins w:id="311" w:author="PR Preview" w:date="2026-01-01T00:00:00Z">
        <w:r>
          <w:t xml:space="preserve">.</w:t>
        </w:r>
      </w:ins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del w:id="312" w:author="PR Preview" w:date="2026-01-01T00:00:00Z">
        <w:r>
          <w:delText xml:space="preserve">The HERS data are distributed with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Vittinghoff et al. [24]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on the book’s companion website:</w:delText>
        </w:r>
      </w:del>
    </w:p>
    <w:p>
      <w:pPr>
        <w:pStyle w:val="BodyText"/>
      </w:pPr>
      <w:ins w:id="317" w:author="PR Preview" w:date="2026-01-01T00:00:00Z">
        <w:r>
          <w:t xml:space="preserve">The HERS data are distributed with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Vittinghoff et al. [22]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on the book’s companion website:</w:t>
        </w:r>
      </w:ins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del w:id="322" w:author="PR Preview" w:date="2026-01-01T00:00:00Z">
        <w:r>
          <w:delText xml:space="preserve">The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rPr>
            <w:rStyle w:val="VerbatimChar"/>
          </w:rPr>
          <w:delText xml:space="preserve">rmb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R package includes the same file,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which these notes use so that rendering does not depend on the website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(</w:delText>
        </w:r>
      </w:del>
      <w:hyperlink w:anchor="tbl-HERS">
        <w:del w:id="331" w:author="PR Preview" w:date="2026-01-01T00:00:00Z">
          <w:r>
            <w:rPr>
              <w:rStyle w:val="Hyperlink"/>
            </w:rPr>
            <w:delText xml:space="preserve">Table 6</w:delText>
          </w:r>
        </w:del>
      </w:hyperlink>
      <w:del w:id="332" w:author="PR Preview" w:date="2026-01-01T00:00:00Z">
        <w:r>
          <w:delText xml:space="preserve">):</w:delText>
        </w:r>
      </w:del>
    </w:p>
    <w:p>
      <w:pPr>
        <w:pStyle w:val="FirstParagraph"/>
      </w:pPr>
      <w:ins w:id="333" w:author="PR Preview" w:date="2026-01-01T00:00:00Z">
        <w:r>
          <w:t xml:space="preserve">The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rPr>
            <w:rStyle w:val="VerbatimChar"/>
          </w:rPr>
          <w:t xml:space="preserve">rmb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R package includes the same file,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which these notes use so that rendering does not depend on the website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(</w:t>
        </w:r>
      </w:ins>
      <w:hyperlink w:anchor="tbl-HERS">
        <w:ins w:id="342" w:author="PR Preview" w:date="2026-01-01T00:00:00Z">
          <w:r>
            <w:rPr>
              <w:rStyle w:val="Hyperlink"/>
            </w:rPr>
            <w:t xml:space="preserve">Table 5</w:t>
          </w:r>
        </w:ins>
      </w:hyperlink>
      <w:ins w:id="343" w:author="PR Preview" w:date="2026-01-01T00:00:00Z">
        <w:r>
          <w:t xml:space="preserve">):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6"/>
    <w:bookmarkStart w:id="34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1"/>
    <w:bookmarkStart w:id="36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bookmarkEnd w:id="360"/>
    <w:bookmarkStart w:id="36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1"/>
        </w:tc>
      </w:tr>
    </w:tbl>
    <w:bookmarkEnd w:id="362"/>
    <w:bookmarkStart w:id="36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6"/>
        </w:tc>
      </w:tr>
    </w:tbl>
    <w:bookmarkEnd w:id="367"/>
    <w:bookmarkStart w:id="37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8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2"/>
        </w:tc>
      </w:tr>
    </w:tbl>
    <w:bookmarkStart w:id="373" w:name="rem-observed-power"/>
    <w:p>
      <w:pPr>
        <w:pStyle w:val="BodyText"/>
      </w:pPr>
      <w:del w:id="344" w:author="PR Preview" w:date="2026-01-01T00:00:00Z">
        <w:r>
          <w:rPr>
            <w:i/>
            <w:iCs/>
          </w:rPr>
          <w:delText xml:space="preserve">Remark 13</w:delText>
        </w:r>
      </w:del>
      <w:del w:id="345" w:author="PR Preview" w:date="2026-01-01T00:00:00Z">
        <w:r>
          <w:delText xml:space="preserve"> (Choosing the alternative, and observed power). </w:delText>
        </w:r>
      </w:del>
      <w:del w:id="346" w:author="PR Preview" w:date="2026-01-01T00:00:00Z">
        <w:r>
          <w:delText xml:space="preserve">The alternative</w:delText>
        </w:r>
      </w:del>
      <w:del w:id="34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should be chosen before seeing the data,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as a difference worth detecting.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Power computed at</w:delText>
        </w:r>
      </w:del>
      <w:del w:id="35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(</w:delText>
        </w:r>
      </w:del>
      <w:del w:id="357" w:author="PR Preview" w:date="2026-01-01T00:00:00Z">
        <w:r>
          <w:delText xml:space="preserve">“observed power”</w:delText>
        </w:r>
      </w:del>
      <w:del w:id="358" w:author="PR Preview" w:date="2026-01-01T00:00:00Z">
        <w:r>
          <w:delText xml:space="preserve">)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is a function of the p-value,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so it adds no information about the data already analyzed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[25]</w:delText>
        </w:r>
      </w:del>
      <w:del w:id="365" w:author="PR Preview" w:date="2026-01-01T00:00:00Z">
        <w:r>
          <w:delText xml:space="preserve">.</w:delText>
        </w:r>
      </w:del>
    </w:p>
    <w:p>
      <w:pPr>
        <w:pStyle w:val="BodyText"/>
      </w:pPr>
      <w:ins w:id="366" w:author="PR Preview" w:date="2026-01-01T00:00:00Z">
        <w:r>
          <w:rPr>
            <w:i/>
            <w:iCs/>
          </w:rPr>
          <w:t xml:space="preserve">Remark 13</w:t>
        </w:r>
      </w:ins>
      <w:ins w:id="367" w:author="PR Preview" w:date="2026-01-01T00:00:00Z">
        <w:r>
          <w:t xml:space="preserve"> (Choosing the alternative, and observed power). </w:t>
        </w:r>
      </w:ins>
      <w:ins w:id="368" w:author="PR Preview" w:date="2026-01-01T00:00:00Z">
        <w:r>
          <w:t xml:space="preserve">The alternative</w:t>
        </w:r>
      </w:ins>
      <w:ins w:id="36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should be chosen before seeing the data,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as a difference worth detecting.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Power computed at</w:t>
        </w:r>
      </w:ins>
      <w:ins w:id="37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(</w:t>
        </w:r>
      </w:ins>
      <w:ins w:id="379" w:author="PR Preview" w:date="2026-01-01T00:00:00Z">
        <w:r>
          <w:t xml:space="preserve">“observed power”</w:t>
        </w:r>
      </w:ins>
      <w:ins w:id="380" w:author="PR Preview" w:date="2026-01-01T00:00:00Z">
        <w:r>
          <w:t xml:space="preserve">)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is a function of the p-value,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so it adds no information about the data already analyzed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[23]</w:t>
        </w:r>
      </w:ins>
      <w:ins w:id="387" w:author="PR Preview" w:date="2026-01-01T00:00:00Z">
        <w:r>
          <w:t xml:space="preserve">.</w:t>
        </w:r>
      </w:ins>
    </w:p>
    <w:bookmarkEnd w:id="373"/>
    <w:bookmarkEnd w:id="374"/>
    <w:bookmarkStart w:id="37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5"/>
    <w:bookmarkEnd w:id="376"/>
    <w:bookmarkStart w:id="387" w:name="sec-mle-practice"/>
    <w:p>
      <w:pPr>
        <w:pStyle w:val="Heading2"/>
      </w:pPr>
      <w:r>
        <w:t xml:space="preserve">6 Practice exercises</w:t>
      </w:r>
    </w:p>
    <w:bookmarkStart w:id="377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7"/>
    <w:bookmarkStart w:id="378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8"/>
    <w:bookmarkStart w:id="379" w:name="exr-prac-gauss-iid-lik"/>
    <w:p>
      <w:pPr>
        <w:pStyle w:val="BodyText"/>
      </w:pPr>
      <w:del w:id="388" w:author="PR Preview" w:date="2026-01-01T00:00:00Z">
        <w:r>
          <w:rPr>
            <w:b/>
            <w:bCs/>
          </w:rPr>
          <w:delText xml:space="preserve">Exercise 48 (Gaussian log-likelihood (adapted from</w:delText>
        </w:r>
      </w:del>
      <w:del w:id="389" w:author="PR Preview" w:date="2026-01-01T00:00:00Z">
        <w:r>
          <w:rPr>
            <w:b/>
            <w:bCs/>
          </w:rPr>
          <w:delText xml:space="preserve"> </w:delText>
        </w:r>
      </w:del>
      <w:del w:id="390" w:author="PR Preview" w:date="2026-01-01T00:00:00Z">
        <w:r>
          <w:rPr>
            <w:b/>
            <w:bCs/>
          </w:rPr>
          <w:delText xml:space="preserve">Kleinbaum et al. [26]</w:delText>
        </w:r>
      </w:del>
      <w:del w:id="391" w:author="PR Preview" w:date="2026-01-01T00:00:00Z">
        <w:r>
          <w:rPr>
            <w:b/>
            <w:bCs/>
          </w:rPr>
          <w:delText xml:space="preserve">, Chapter 5))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Let</w:delText>
        </w:r>
      </w:del>
      <w:del w:id="39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395" w:author="PR Preview" w:date="2026-01-01T00:00:00Z">
        <w:r>
          <w:delText xml:space="preserve">.</w:delText>
        </w:r>
      </w:del>
    </w:p>
    <w:p>
      <w:pPr>
        <w:pStyle w:val="BodyText"/>
      </w:pPr>
      <w:ins w:id="396" w:author="PR Preview" w:date="2026-01-01T00:00:00Z">
        <w:r>
          <w:rPr>
            <w:b/>
            <w:bCs/>
          </w:rPr>
          <w:t xml:space="preserve">Exercise 48 (Gaussian log-likelihood (adapted from</w:t>
        </w:r>
      </w:ins>
      <w:ins w:id="397" w:author="PR Preview" w:date="2026-01-01T00:00:00Z">
        <w:r>
          <w:rPr>
            <w:b/>
            <w:bCs/>
          </w:rPr>
          <w:t xml:space="preserve"> </w:t>
        </w:r>
      </w:ins>
      <w:ins w:id="398" w:author="PR Preview" w:date="2026-01-01T00:00:00Z">
        <w:r>
          <w:rPr>
            <w:b/>
            <w:bCs/>
          </w:rPr>
          <w:t xml:space="preserve">Kleinbaum et al. [24]</w:t>
        </w:r>
      </w:ins>
      <w:ins w:id="399" w:author="PR Preview" w:date="2026-01-01T00:00:00Z">
        <w:r>
          <w:rPr>
            <w:b/>
            <w:bCs/>
          </w:rPr>
          <w:t xml:space="preserve">, Chapter 5))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Let</w:t>
        </w:r>
      </w:ins>
      <w:ins w:id="40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40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9"/>
    <w:bookmarkStart w:id="380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0"/>
    <w:bookmarkStart w:id="381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1"/>
    <w:bookmarkStart w:id="382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2"/>
    <w:bookmarkStart w:id="383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3"/>
    <w:bookmarkStart w:id="384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4"/>
    <w:bookmarkStart w:id="385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5"/>
    <w:bookmarkStart w:id="386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6"/>
    <w:bookmarkEnd w:id="387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9"/>
    <w:bookmarkStart w:id="39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1"/>
    <w:bookmarkStart w:id="39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3"/>
    <w:bookmarkStart w:id="39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https://en.wikipedia.org/wiki/Likelihood_function</w:t>
        </w:r>
      </w:hyperlink>
    </w:p>
    <w:bookmarkEnd w:id="395"/>
    <w:bookmarkStart w:id="39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https://en.wikipedia.org/wiki/Maximum_likelihood_estimation</w:t>
        </w:r>
      </w:hyperlink>
    </w:p>
    <w:bookmarkEnd w:id="397"/>
    <w:bookmarkStart w:id="39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9"/>
    <w:bookmarkStart w:id="40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0"/>
    <w:bookmarkStart w:id="40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1"/>
    <w:bookmarkStart w:id="40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https://en.wikipedia.org/wiki/Critical_point_%28mathematics%29</w:t>
        </w:r>
      </w:hyperlink>
    </w:p>
    <w:bookmarkEnd w:id="403"/>
    <w:bookmarkStart w:id="40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https://en.wikipedia.org/wiki/Informant_function</w:t>
        </w:r>
      </w:hyperlink>
    </w:p>
    <w:bookmarkEnd w:id="405"/>
    <w:bookmarkStart w:id="40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https://en.wikipedia.org/wiki/Hessian_matrix</w:t>
        </w:r>
      </w:hyperlink>
    </w:p>
    <w:bookmarkEnd w:id="407"/>
    <w:bookmarkStart w:id="40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https://en.wikipedia.org/wiki/Fisher_information</w:t>
        </w:r>
      </w:hyperlink>
    </w:p>
    <w:bookmarkEnd w:id="409"/>
    <w:bookmarkStart w:id="411" w:name="ref-lehmannELST"/>
    <w:p>
      <w:pPr>
        <w:pStyle w:val="Bibliography"/>
      </w:pPr>
      <w:del w:id="404" w:author="PR Preview" w:date="2026-01-01T00:00:00Z">
        <w:r>
          <w:delText xml:space="preserve">[13]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	</w:delText>
        </w:r>
      </w:del>
      <w:del w:id="407" w:author="PR Preview" w:date="2026-01-01T00:00:00Z">
        <w:r>
          <w:delText xml:space="preserve">P. K. Dunn and G. K. Smyth,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rPr>
            <w:i/>
            <w:iCs/>
          </w:rPr>
          <w:delText xml:space="preserve">Generalized linear models with examples in</w:delText>
        </w:r>
      </w:del>
      <w:del w:id="410" w:author="PR Preview" w:date="2026-01-01T00:00:00Z">
        <w:r>
          <w:rPr>
            <w:i/>
            <w:iCs/>
          </w:rPr>
          <w:delText xml:space="preserve"> </w:delText>
        </w:r>
      </w:del>
      <w:del w:id="411" w:author="PR Preview" w:date="2026-01-01T00:00:00Z">
        <w:r>
          <w:rPr>
            <w:i/>
            <w:iCs/>
          </w:rPr>
          <w:delText xml:space="preserve">R</w:delText>
        </w:r>
      </w:del>
      <w:del w:id="412" w:author="PR Preview" w:date="2026-01-01T00:00:00Z">
        <w:r>
          <w:delText xml:space="preserve">, vol. 53. Springer, 2018. doi:</w:delText>
        </w:r>
      </w:del>
      <w:del w:id="413" w:author="PR Preview" w:date="2026-01-01T00:00:00Z">
        <w:r>
          <w:delText xml:space="preserve"> </w:delText>
        </w:r>
      </w:del>
      <w:hyperlink r:id="rId9">
        <w:del w:id="414" w:author="PR Preview" w:date="2026-01-01T00:00:00Z">
          <w:r>
            <w:rPr>
              <w:rStyle w:val="Hyperlink"/>
            </w:rPr>
            <w:delText xml:space="preserve">10.1007/978-1-4419-0118-7</w:delText>
          </w:r>
        </w:del>
      </w:hyperlink>
      <w:del w:id="415" w:author="PR Preview" w:date="2026-01-01T00:00:00Z">
        <w:r>
          <w:delText xml:space="preserve">.</w:delText>
        </w:r>
      </w:del>
    </w:p>
    <w:p>
      <w:pPr>
        <w:pStyle w:val="Bibliography"/>
      </w:pPr>
      <w:del w:id="416" w:author="PR Preview" w:date="2026-01-01T00:00:00Z">
        <w:r>
          <w:delText xml:space="preserve">[14]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	</w:delText>
        </w:r>
      </w:del>
      <w:del w:id="419" w:author="PR Preview" w:date="2026-01-01T00:00:00Z">
        <w:r>
          <w:delText xml:space="preserve">S. N. Wood,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rPr>
            <w:i/>
            <w:iCs/>
          </w:rPr>
          <w:delText xml:space="preserve">Generalized additive models: An introduction with r</w:delText>
        </w:r>
      </w:del>
      <w:del w:id="422" w:author="PR Preview" w:date="2026-01-01T00:00:00Z">
        <w:r>
          <w:delText xml:space="preserve">, 2nd ed. Chapman; Hall/CRC, 2017. doi:</w:delText>
        </w:r>
      </w:del>
      <w:del w:id="423" w:author="PR Preview" w:date="2026-01-01T00:00:00Z">
        <w:r>
          <w:delText xml:space="preserve"> </w:delText>
        </w:r>
      </w:del>
      <w:hyperlink r:id="rId10">
        <w:del w:id="424" w:author="PR Preview" w:date="2026-01-01T00:00:00Z">
          <w:r>
            <w:rPr>
              <w:rStyle w:val="Hyperlink"/>
            </w:rPr>
            <w:delText xml:space="preserve">10.1201/9781315370279</w:delText>
          </w:r>
        </w:del>
      </w:hyperlink>
      <w:del w:id="425" w:author="PR Preview" w:date="2026-01-01T00:00:00Z">
        <w:r>
          <w:delText xml:space="preserve">.</w:delText>
        </w:r>
      </w:del>
    </w:p>
    <w:p>
      <w:pPr>
        <w:pStyle w:val="Bibliography"/>
      </w:pPr>
      <w:del w:id="426" w:author="PR Preview" w:date="2026-01-01T00:00:00Z">
        <w:r>
          <w:delText xml:space="preserve">[15]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	</w:delText>
        </w:r>
      </w:del>
      <w:del w:id="429" w:author="PR Preview" w:date="2026-01-01T00:00:00Z">
        <w:r>
          <w:delText xml:space="preserve">E. L. Lehmann,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rPr>
            <w:i/>
            <w:iCs/>
          </w:rPr>
          <w:delText xml:space="preserve">Elements of large-sample theory</w:delText>
        </w:r>
      </w:del>
      <w:del w:id="432" w:author="PR Preview" w:date="2026-01-01T00:00:00Z">
        <w:r>
          <w:delText xml:space="preserve">. in Springer texts in statistics. New York: Springer, 1999. doi:</w:delText>
        </w:r>
      </w:del>
      <w:del w:id="433" w:author="PR Preview" w:date="2026-01-01T00:00:00Z">
        <w:r>
          <w:delText xml:space="preserve"> </w:delText>
        </w:r>
      </w:del>
      <w:hyperlink r:id="rId410">
        <w:del w:id="434" w:author="PR Preview" w:date="2026-01-01T00:00:00Z">
          <w:r>
            <w:rPr>
              <w:rStyle w:val="Hyperlink"/>
            </w:rPr>
            <w:delText xml:space="preserve">10.1007/b98855</w:delText>
          </w:r>
        </w:del>
      </w:hyperlink>
      <w:del w:id="435" w:author="PR Preview" w:date="2026-01-01T00:00:00Z">
        <w:r>
          <w:delText xml:space="preserve">.</w:delText>
        </w:r>
      </w:del>
    </w:p>
    <w:p>
      <w:pPr>
        <w:pStyle w:val="Bibliography"/>
      </w:pPr>
      <w:del w:id="436" w:author="PR Preview" w:date="2026-01-01T00:00:00Z">
        <w:r>
          <w:delText xml:space="preserve">[16]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	</w:delText>
        </w:r>
      </w:del>
      <w:del w:id="439" w:author="PR Preview" w:date="2026-01-01T00:00:00Z">
        <w:r>
          <w:delText xml:space="preserve">W. K. Newey and D. McFadden,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“Large sample estimation and hypothesis testing,”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in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rPr>
            <w:i/>
            <w:iCs/>
          </w:rPr>
          <w:delText xml:space="preserve">Handbook of econometrics</w:delText>
        </w:r>
      </w:del>
      <w:del w:id="446" w:author="PR Preview" w:date="2026-01-01T00:00:00Z">
        <w:r>
          <w:delText xml:space="preserve">, vol. 4, R. Engle and D. McFadden, Eds., Elsevier, 1994, pp. 2111–2245. doi:</w:delText>
        </w:r>
      </w:del>
      <w:del w:id="447" w:author="PR Preview" w:date="2026-01-01T00:00:00Z">
        <w:r>
          <w:delText xml:space="preserve"> </w:delText>
        </w:r>
      </w:del>
      <w:hyperlink r:id="rId412">
        <w:del w:id="448" w:author="PR Preview" w:date="2026-01-01T00:00:00Z">
          <w:r>
            <w:rPr>
              <w:rStyle w:val="Hyperlink"/>
            </w:rPr>
            <w:delText xml:space="preserve">10.1016/S1573-4412(05)80005-4</w:delText>
          </w:r>
        </w:del>
      </w:hyperlink>
      <w:del w:id="449" w:author="PR Preview" w:date="2026-01-01T00:00:00Z">
        <w:r>
          <w:delText xml:space="preserve">.</w:delText>
        </w:r>
      </w:del>
    </w:p>
    <w:p>
      <w:pPr>
        <w:pStyle w:val="Bibliography"/>
      </w:pPr>
      <w:del w:id="450" w:author="PR Preview" w:date="2026-01-01T00:00:00Z">
        <w:r>
          <w:delText xml:space="preserve">[17]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	</w:delText>
        </w:r>
      </w:del>
      <w:del w:id="453" w:author="PR Preview" w:date="2026-01-01T00:00:00Z">
        <w:r>
          <w:delText xml:space="preserve">B. Efron and D. V. Hinkley,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“Assessing the accuracy of the maximum likelihood estimator: Observed versus expected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Fisher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information,”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rPr>
            <w:i/>
            <w:iCs/>
          </w:rPr>
          <w:delText xml:space="preserve">Biometrika</w:delText>
        </w:r>
      </w:del>
      <w:del w:id="462" w:author="PR Preview" w:date="2026-01-01T00:00:00Z">
        <w:r>
          <w:delText xml:space="preserve">, vol. 65, no. 3, pp. 457–483, 1978, doi:</w:delText>
        </w:r>
      </w:del>
      <w:del w:id="463" w:author="PR Preview" w:date="2026-01-01T00:00:00Z">
        <w:r>
          <w:delText xml:space="preserve"> </w:delText>
        </w:r>
      </w:del>
      <w:hyperlink r:id="rId414">
        <w:del w:id="464" w:author="PR Preview" w:date="2026-01-01T00:00:00Z">
          <w:r>
            <w:rPr>
              <w:rStyle w:val="Hyperlink"/>
            </w:rPr>
            <w:delText xml:space="preserve">10.1093/biomet/65.3.457</w:delText>
          </w:r>
        </w:del>
      </w:hyperlink>
      <w:del w:id="465" w:author="PR Preview" w:date="2026-01-01T00:00:00Z">
        <w:r>
          <w:delText xml:space="preserve">.</w:delText>
        </w:r>
      </w:del>
    </w:p>
    <w:p>
      <w:pPr>
        <w:pStyle w:val="Bibliography"/>
      </w:pPr>
      <w:del w:id="466" w:author="PR Preview" w:date="2026-01-01T00:00:00Z">
        <w:r>
          <w:delText xml:space="preserve">[18]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	</w:delText>
        </w:r>
      </w:del>
      <w:del w:id="469" w:author="PR Preview" w:date="2026-01-01T00:00:00Z">
        <w:r>
          <w:delText xml:space="preserve">Wikipedia contributors,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“Wald test —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Wikipedia</w:delText>
        </w:r>
      </w:del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the free encyclopedia.”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2026. Available:</w:delText>
        </w:r>
      </w:del>
      <w:del w:id="479" w:author="PR Preview" w:date="2026-01-01T00:00:00Z">
        <w:r>
          <w:delText xml:space="preserve"> </w:delText>
        </w:r>
      </w:del>
      <w:hyperlink r:id="rId416">
        <w:del w:id="480" w:author="PR Preview" w:date="2026-01-01T00:00:00Z">
          <w:r>
            <w:rPr>
              <w:rStyle w:val="Hyperlink"/>
            </w:rPr>
            <w:delText xml:space="preserve">https://en.wikipedia.org/wiki/Wald_test</w:delText>
          </w:r>
        </w:del>
      </w:hyperlink>
    </w:p>
    <w:p>
      <w:pPr>
        <w:pStyle w:val="Bibliography"/>
      </w:pPr>
      <w:del w:id="481" w:author="PR Preview" w:date="2026-01-01T00:00:00Z">
        <w:r>
          <w:delText xml:space="preserve">[19]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	</w:delText>
        </w:r>
      </w:del>
      <w:del w:id="484" w:author="PR Preview" w:date="2026-01-01T00:00:00Z">
        <w:r>
          <w:delText xml:space="preserve">Wikipedia contributors,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“Likelihood-ratio test —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Wikipedia</w:delText>
        </w:r>
      </w:del>
      <w:del w:id="489" w:author="PR Preview" w:date="2026-01-01T00:00:00Z">
        <w:r>
          <w:delText xml:space="preserve">,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the free encyclopedia.”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2026. Available:</w:delText>
        </w:r>
      </w:del>
      <w:del w:id="494" w:author="PR Preview" w:date="2026-01-01T00:00:00Z">
        <w:r>
          <w:delText xml:space="preserve"> </w:delText>
        </w:r>
      </w:del>
      <w:hyperlink r:id="rId418">
        <w:del w:id="495" w:author="PR Preview" w:date="2026-01-01T00:00:00Z">
          <w:r>
            <w:rPr>
              <w:rStyle w:val="Hyperlink"/>
            </w:rPr>
            <w:delText xml:space="preserve">https://en.wikipedia.org/wiki/Likelihood-ratio_test</w:delText>
          </w:r>
        </w:del>
      </w:hyperlink>
    </w:p>
    <w:p>
      <w:pPr>
        <w:pStyle w:val="Bibliography"/>
      </w:pPr>
      <w:del w:id="496" w:author="PR Preview" w:date="2026-01-01T00:00:00Z">
        <w:r>
          <w:delText xml:space="preserve">[20]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	</w:delText>
        </w:r>
      </w:del>
      <w:del w:id="499" w:author="PR Preview" w:date="2026-01-01T00:00:00Z">
        <w:r>
          <w:delText xml:space="preserve">Wikipedia contributors,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“Wilks’ theorem —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Wikipedia</w:delText>
        </w:r>
      </w:del>
      <w:del w:id="504" w:author="PR Preview" w:date="2026-01-01T00:00:00Z">
        <w:r>
          <w:delText xml:space="preserve">,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the free encyclopedia.”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2026. Available:</w:delText>
        </w:r>
      </w:del>
      <w:del w:id="509" w:author="PR Preview" w:date="2026-01-01T00:00:00Z">
        <w:r>
          <w:delText xml:space="preserve"> </w:delText>
        </w:r>
      </w:del>
      <w:hyperlink r:id="rId420">
        <w:del w:id="510" w:author="PR Preview" w:date="2026-01-01T00:00:00Z">
          <w:r>
            <w:rPr>
              <w:rStyle w:val="Hyperlink"/>
            </w:rPr>
            <w:delText xml:space="preserve">https://en.wikipedia.org/wiki/Wilks%27_theorem</w:delText>
          </w:r>
        </w:del>
      </w:hyperlink>
    </w:p>
    <w:p>
      <w:pPr>
        <w:pStyle w:val="Bibliography"/>
      </w:pPr>
      <w:del w:id="511" w:author="PR Preview" w:date="2026-01-01T00:00:00Z">
        <w:r>
          <w:delText xml:space="preserve">[21]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	</w:delText>
        </w:r>
      </w:del>
      <w:del w:id="514" w:author="PR Preview" w:date="2026-01-01T00:00:00Z">
        <w:r>
          <w:delText xml:space="preserve">S. S. Wilks,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“The large-sample distribution of the likelihood ratio for testing composite hypotheses,”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rPr>
            <w:i/>
            <w:iCs/>
          </w:rPr>
          <w:delText xml:space="preserve">The Annals of Mathematical Statistics</w:delText>
        </w:r>
      </w:del>
      <w:del w:id="519" w:author="PR Preview" w:date="2026-01-01T00:00:00Z">
        <w:r>
          <w:delText xml:space="preserve">, vol. 9, no. 1, pp. 60–62, 1938, doi:</w:delText>
        </w:r>
      </w:del>
      <w:del w:id="520" w:author="PR Preview" w:date="2026-01-01T00:00:00Z">
        <w:r>
          <w:delText xml:space="preserve"> </w:delText>
        </w:r>
      </w:del>
      <w:hyperlink r:id="rId422">
        <w:del w:id="521" w:author="PR Preview" w:date="2026-01-01T00:00:00Z">
          <w:r>
            <w:rPr>
              <w:rStyle w:val="Hyperlink"/>
            </w:rPr>
            <w:delText xml:space="preserve">10.1214/aoms/1177732360</w:delText>
          </w:r>
        </w:del>
      </w:hyperlink>
      <w:del w:id="522" w:author="PR Preview" w:date="2026-01-01T00:00:00Z">
        <w:r>
          <w:delText xml:space="preserve">.</w:delText>
        </w:r>
      </w:del>
    </w:p>
    <w:p>
      <w:pPr>
        <w:pStyle w:val="Bibliography"/>
      </w:pPr>
      <w:del w:id="523" w:author="PR Preview" w:date="2026-01-01T00:00:00Z">
        <w:r>
          <w:delText xml:space="preserve">[22]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	</w:delText>
        </w:r>
      </w:del>
      <w:del w:id="526" w:author="PR Preview" w:date="2026-01-01T00:00:00Z">
        <w:r>
          <w:delText xml:space="preserve">Wikipedia contributors,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“Prediction interval —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Wikipedia</w:delText>
        </w:r>
      </w:del>
      <w:del w:id="531" w:author="PR Preview" w:date="2026-01-01T00:00:00Z">
        <w:r>
          <w:delText xml:space="preserve">,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the free encyclopedia.”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2026. Available:</w:delText>
        </w:r>
      </w:del>
      <w:del w:id="536" w:author="PR Preview" w:date="2026-01-01T00:00:00Z">
        <w:r>
          <w:delText xml:space="preserve"> </w:delText>
        </w:r>
      </w:del>
      <w:hyperlink r:id="rId424">
        <w:del w:id="537" w:author="PR Preview" w:date="2026-01-01T00:00:00Z">
          <w:r>
            <w:rPr>
              <w:rStyle w:val="Hyperlink"/>
            </w:rPr>
            <w:delText xml:space="preserve">https://en.wikipedia.org/wiki/Prediction_interval</w:delText>
          </w:r>
        </w:del>
      </w:hyperlink>
    </w:p>
    <w:p>
      <w:pPr>
        <w:pStyle w:val="Bibliography"/>
      </w:pPr>
      <w:del w:id="538" w:author="PR Preview" w:date="2026-01-01T00:00:00Z">
        <w:r>
          <w:delText xml:space="preserve">[23]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	</w:delText>
        </w:r>
      </w:del>
      <w:del w:id="541" w:author="PR Preview" w:date="2026-01-01T00:00:00Z">
        <w:r>
          <w:delText xml:space="preserve">S. Hulley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rPr>
            <w:i/>
            <w:iCs/>
          </w:rPr>
          <w:delText xml:space="preserve">et al.</w:delText>
        </w:r>
      </w:del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“Randomized trial of estrogen plus progestin for secondary prevention of coronary heart disease in postmenopausal women,”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rPr>
            <w:i/>
            <w:iCs/>
          </w:rPr>
          <w:delText xml:space="preserve">JAMA : the journal of the American Medical Association</w:delText>
        </w:r>
      </w:del>
      <w:del w:id="549" w:author="PR Preview" w:date="2026-01-01T00:00:00Z">
        <w:r>
          <w:delText xml:space="preserve">, vol. 280, no. 7, pp. 605–613, 1998, doi:</w:delText>
        </w:r>
      </w:del>
      <w:del w:id="550" w:author="PR Preview" w:date="2026-01-01T00:00:00Z">
        <w:r>
          <w:delText xml:space="preserve"> </w:delText>
        </w:r>
      </w:del>
      <w:hyperlink r:id="rId426">
        <w:del w:id="551" w:author="PR Preview" w:date="2026-01-01T00:00:00Z">
          <w:r>
            <w:rPr>
              <w:rStyle w:val="Hyperlink"/>
            </w:rPr>
            <w:delText xml:space="preserve">10.1001/jama.280.7.605</w:delText>
          </w:r>
        </w:del>
      </w:hyperlink>
      <w:del w:id="552" w:author="PR Preview" w:date="2026-01-01T00:00:00Z">
        <w:r>
          <w:delText xml:space="preserve">.</w:delText>
        </w:r>
      </w:del>
    </w:p>
    <w:p>
      <w:pPr>
        <w:pStyle w:val="Bibliography"/>
      </w:pPr>
      <w:del w:id="553" w:author="PR Preview" w:date="2026-01-01T00:00:00Z">
        <w:r>
          <w:delText xml:space="preserve">[24]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	</w:delText>
        </w:r>
      </w:del>
      <w:del w:id="556" w:author="PR Preview" w:date="2026-01-01T00:00:00Z">
        <w:r>
          <w:delText xml:space="preserve">E. Vittinghoff, D. V. Glidden, S. C. Shiboski, and C. E. McCulloch,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559" w:author="PR Preview" w:date="2026-01-01T00:00:00Z">
        <w:r>
          <w:delText xml:space="preserve">, 2nd ed. Springer, 2012. doi:</w:delText>
        </w:r>
      </w:del>
      <w:del w:id="560" w:author="PR Preview" w:date="2026-01-01T00:00:00Z">
        <w:r>
          <w:delText xml:space="preserve"> </w:delText>
        </w:r>
      </w:del>
      <w:hyperlink r:id="rId428">
        <w:del w:id="561" w:author="PR Preview" w:date="2026-01-01T00:00:00Z">
          <w:r>
            <w:rPr>
              <w:rStyle w:val="Hyperlink"/>
            </w:rPr>
            <w:delText xml:space="preserve">10.1007/978-1-4614-1353-0</w:delText>
          </w:r>
        </w:del>
      </w:hyperlink>
      <w:del w:id="562" w:author="PR Preview" w:date="2026-01-01T00:00:00Z">
        <w:r>
          <w:delText xml:space="preserve">.</w:delText>
        </w:r>
      </w:del>
    </w:p>
    <w:p>
      <w:pPr>
        <w:pStyle w:val="Bibliography"/>
      </w:pPr>
      <w:del w:id="563" w:author="PR Preview" w:date="2026-01-01T00:00:00Z">
        <w:r>
          <w:delText xml:space="preserve">[25]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	</w:delText>
        </w:r>
      </w:del>
      <w:del w:id="566" w:author="PR Preview" w:date="2026-01-01T00:00:00Z">
        <w:r>
          <w:delText xml:space="preserve">J. M. Hoenig and D. M. Heisey,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“The abuse of power: The pervasive fallacy of power calculations for data analysis,”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rPr>
            <w:i/>
            <w:iCs/>
          </w:rPr>
          <w:delText xml:space="preserve">The American Statistician</w:delText>
        </w:r>
      </w:del>
      <w:del w:id="571" w:author="PR Preview" w:date="2026-01-01T00:00:00Z">
        <w:r>
          <w:delText xml:space="preserve">, vol. 55, no. 1, pp. 19–24, 2001, doi:</w:delText>
        </w:r>
      </w:del>
      <w:del w:id="572" w:author="PR Preview" w:date="2026-01-01T00:00:00Z">
        <w:r>
          <w:delText xml:space="preserve"> </w:delText>
        </w:r>
      </w:del>
      <w:hyperlink r:id="rId430">
        <w:del w:id="573" w:author="PR Preview" w:date="2026-01-01T00:00:00Z">
          <w:r>
            <w:rPr>
              <w:rStyle w:val="Hyperlink"/>
            </w:rPr>
            <w:delText xml:space="preserve">10.1198/000313001300339897</w:delText>
          </w:r>
        </w:del>
      </w:hyperlink>
      <w:del w:id="574" w:author="PR Preview" w:date="2026-01-01T00:00:00Z">
        <w:r>
          <w:delText xml:space="preserve">.</w:delText>
        </w:r>
      </w:del>
    </w:p>
    <w:p>
      <w:pPr>
        <w:pStyle w:val="Bibliography"/>
      </w:pPr>
      <w:del w:id="575" w:author="PR Preview" w:date="2026-01-01T00:00:00Z">
        <w:r>
          <w:delText xml:space="preserve">[26]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	</w:delText>
        </w:r>
      </w:del>
      <w:del w:id="578" w:author="PR Preview" w:date="2026-01-01T00:00:00Z">
        <w:r>
          <w:delText xml:space="preserve">D. G. Kleinbaum, L. L. Kupper, A. Nizam, K. Muller, and E. Rosenberg,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rPr>
            <w:i/>
            <w:iCs/>
          </w:rPr>
          <w:delText xml:space="preserve">Applied regression analysis and other multivariable methods</w:delText>
        </w:r>
      </w:del>
      <w:del w:id="581" w:author="PR Preview" w:date="2026-01-01T00:00:00Z">
        <w:r>
          <w:delText xml:space="preserve">, 5th ed. Cengage Learning, 2014. Available:</w:delText>
        </w:r>
      </w:del>
      <w:del w:id="582" w:author="PR Preview" w:date="2026-01-01T00:00:00Z">
        <w:r>
          <w:delText xml:space="preserve"> </w:delText>
        </w:r>
      </w:del>
      <w:hyperlink r:id="rId432">
        <w:del w:id="583" w:author="PR Preview" w:date="2026-01-01T00:00:00Z">
          <w:r>
            <w:rPr>
              <w:rStyle w:val="Hyperlink"/>
            </w:rPr>
            <w:delText xml:space="preserve">https://www.cengage.com/c/applied-regression-analysis-and-other-multivariable-methods-5e-kleinbaum/9781285051086/</w:delText>
          </w:r>
        </w:del>
      </w:hyperlink>
    </w:p>
    <w:p>
      <w:pPr>
        <w:pStyle w:val="Bibliography"/>
      </w:pPr>
      <w:ins w:id="584" w:author="PR Preview" w:date="2026-01-01T00:00:00Z">
        <w:r>
          <w:t xml:space="preserve">[13]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	</w:t>
        </w:r>
      </w:ins>
      <w:ins w:id="587" w:author="PR Preview" w:date="2026-01-01T00:00:00Z">
        <w:r>
          <w:t xml:space="preserve">E. L. Lehmann,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rPr>
            <w:i/>
            <w:iCs/>
          </w:rPr>
          <w:t xml:space="preserve">Elements of large-sample theory</w:t>
        </w:r>
      </w:ins>
      <w:ins w:id="590" w:author="PR Preview" w:date="2026-01-01T00:00:00Z">
        <w:r>
          <w:t xml:space="preserve">. in Springer texts in statistics. New York: Springer, 1999. doi:</w:t>
        </w:r>
      </w:ins>
      <w:ins w:id="591" w:author="PR Preview" w:date="2026-01-01T00:00:00Z">
        <w:r>
          <w:t xml:space="preserve"> </w:t>
        </w:r>
      </w:ins>
      <w:hyperlink r:id="rId410">
        <w:ins w:id="592" w:author="PR Preview" w:date="2026-01-01T00:00:00Z">
          <w:r>
            <w:rPr>
              <w:rStyle w:val="Hyperlink"/>
            </w:rPr>
            <w:t xml:space="preserve">10.1007/b98855</w:t>
          </w:r>
        </w:ins>
      </w:hyperlink>
      <w:ins w:id="593" w:author="PR Preview" w:date="2026-01-01T00:00:00Z">
        <w:r>
          <w:t xml:space="preserve">.</w:t>
        </w:r>
      </w:ins>
    </w:p>
    <w:bookmarkEnd w:id="411"/>
    <w:bookmarkStart w:id="413" w:name="ref-newey1994large"/>
    <w:p>
      <w:pPr>
        <w:pStyle w:val="Bibliography"/>
      </w:pPr>
      <w:ins w:id="594" w:author="PR Preview" w:date="2026-01-01T00:00:00Z">
        <w:r>
          <w:t xml:space="preserve">[14]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	</w:t>
        </w:r>
      </w:ins>
      <w:ins w:id="597" w:author="PR Preview" w:date="2026-01-01T00:00:00Z">
        <w:r>
          <w:t xml:space="preserve">W. K. Newey and D. McFadden,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“Large sample estimation and hypothesis testing,”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in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rPr>
            <w:i/>
            <w:iCs/>
          </w:rPr>
          <w:t xml:space="preserve">Handbook of econometrics</w:t>
        </w:r>
      </w:ins>
      <w:ins w:id="604" w:author="PR Preview" w:date="2026-01-01T00:00:00Z">
        <w:r>
          <w:t xml:space="preserve">, vol. 4, R. Engle and D. McFadden, Eds., Elsevier, 1994, pp. 2111–2245. doi:</w:t>
        </w:r>
      </w:ins>
      <w:ins w:id="605" w:author="PR Preview" w:date="2026-01-01T00:00:00Z">
        <w:r>
          <w:t xml:space="preserve"> </w:t>
        </w:r>
      </w:ins>
      <w:hyperlink r:id="rId412">
        <w:ins w:id="606" w:author="PR Preview" w:date="2026-01-01T00:00:00Z">
          <w:r>
            <w:rPr>
              <w:rStyle w:val="Hyperlink"/>
            </w:rPr>
            <w:t xml:space="preserve">10.1016/S1573-4412(05)80005-4</w:t>
          </w:r>
        </w:ins>
      </w:hyperlink>
      <w:ins w:id="607" w:author="PR Preview" w:date="2026-01-01T00:00:00Z">
        <w:r>
          <w:t xml:space="preserve">.</w:t>
        </w:r>
      </w:ins>
    </w:p>
    <w:bookmarkEnd w:id="413"/>
    <w:bookmarkStart w:id="415" w:name="ref-efron1978assessing"/>
    <w:p>
      <w:pPr>
        <w:pStyle w:val="Bibliography"/>
      </w:pPr>
      <w:ins w:id="608" w:author="PR Preview" w:date="2026-01-01T00:00:00Z">
        <w:r>
          <w:t xml:space="preserve">[15]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	</w:t>
        </w:r>
      </w:ins>
      <w:ins w:id="611" w:author="PR Preview" w:date="2026-01-01T00:00:00Z">
        <w:r>
          <w:t xml:space="preserve">B. Efron and D. V. Hinkley,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“Assessing the accuracy of the maximum likelihood estimator: Observed versus expected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Fisher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information,”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rPr>
            <w:i/>
            <w:iCs/>
          </w:rPr>
          <w:t xml:space="preserve">Biometrika</w:t>
        </w:r>
      </w:ins>
      <w:ins w:id="620" w:author="PR Preview" w:date="2026-01-01T00:00:00Z">
        <w:r>
          <w:t xml:space="preserve">, vol. 65, no. 3, pp. 457–483, 1978, doi:</w:t>
        </w:r>
      </w:ins>
      <w:ins w:id="621" w:author="PR Preview" w:date="2026-01-01T00:00:00Z">
        <w:r>
          <w:t xml:space="preserve"> </w:t>
        </w:r>
      </w:ins>
      <w:hyperlink r:id="rId414">
        <w:ins w:id="622" w:author="PR Preview" w:date="2026-01-01T00:00:00Z">
          <w:r>
            <w:rPr>
              <w:rStyle w:val="Hyperlink"/>
            </w:rPr>
            <w:t xml:space="preserve">10.1093/biomet/65.3.457</w:t>
          </w:r>
        </w:ins>
      </w:hyperlink>
      <w:ins w:id="623" w:author="PR Preview" w:date="2026-01-01T00:00:00Z">
        <w:r>
          <w:t xml:space="preserve">.</w:t>
        </w:r>
      </w:ins>
    </w:p>
    <w:bookmarkEnd w:id="415"/>
    <w:bookmarkStart w:id="417" w:name="ref-wikipedia_wald_test"/>
    <w:p>
      <w:pPr>
        <w:pStyle w:val="Bibliography"/>
      </w:pPr>
      <w:ins w:id="624" w:author="PR Preview" w:date="2026-01-01T00:00:00Z">
        <w:r>
          <w:t xml:space="preserve">[16]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	</w:t>
        </w:r>
      </w:ins>
      <w:ins w:id="627" w:author="PR Preview" w:date="2026-01-01T00:00:00Z">
        <w:r>
          <w:t xml:space="preserve">Wikipedia contributors,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“Wald test —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Wikipedia</w:t>
        </w:r>
      </w:ins>
      <w:ins w:id="632" w:author="PR Preview" w:date="2026-01-01T00:00:00Z">
        <w:r>
          <w:t xml:space="preserve">,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the free encyclopedia.”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2026. Available:</w:t>
        </w:r>
      </w:ins>
      <w:ins w:id="637" w:author="PR Preview" w:date="2026-01-01T00:00:00Z">
        <w:r>
          <w:t xml:space="preserve"> </w:t>
        </w:r>
      </w:ins>
      <w:hyperlink r:id="rId416">
        <w:ins w:id="638" w:author="PR Preview" w:date="2026-01-01T00:00:00Z">
          <w:r>
            <w:rPr>
              <w:rStyle w:val="Hyperlink"/>
            </w:rPr>
            <w:t xml:space="preserve">https://en.wikipedia.org/wiki/Wald_test</w:t>
          </w:r>
        </w:ins>
      </w:hyperlink>
    </w:p>
    <w:bookmarkEnd w:id="417"/>
    <w:bookmarkStart w:id="419" w:name="ref-wikipedia_likelihood_ratio_test"/>
    <w:p>
      <w:pPr>
        <w:pStyle w:val="Bibliography"/>
      </w:pPr>
      <w:ins w:id="639" w:author="PR Preview" w:date="2026-01-01T00:00:00Z">
        <w:r>
          <w:t xml:space="preserve">[17]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	</w:t>
        </w:r>
      </w:ins>
      <w:ins w:id="642" w:author="PR Preview" w:date="2026-01-01T00:00:00Z">
        <w:r>
          <w:t xml:space="preserve">Wikipedia contributors,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“Likelihood-ratio test —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Wikipedia</w:t>
        </w:r>
      </w:ins>
      <w:ins w:id="647" w:author="PR Preview" w:date="2026-01-01T00:00:00Z">
        <w:r>
          <w:t xml:space="preserve">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the free encyclopedia.”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2026. Available:</w:t>
        </w:r>
      </w:ins>
      <w:ins w:id="652" w:author="PR Preview" w:date="2026-01-01T00:00:00Z">
        <w:r>
          <w:t xml:space="preserve"> </w:t>
        </w:r>
      </w:ins>
      <w:hyperlink r:id="rId418">
        <w:ins w:id="653" w:author="PR Preview" w:date="2026-01-01T00:00:00Z">
          <w:r>
            <w:rPr>
              <w:rStyle w:val="Hyperlink"/>
            </w:rPr>
            <w:t xml:space="preserve">https://en.wikipedia.org/wiki/Likelihood-ratio_test</w:t>
          </w:r>
        </w:ins>
      </w:hyperlink>
    </w:p>
    <w:bookmarkEnd w:id="419"/>
    <w:bookmarkStart w:id="421" w:name="ref-wikipedia_wilks_theorem"/>
    <w:p>
      <w:pPr>
        <w:pStyle w:val="Bibliography"/>
      </w:pPr>
      <w:ins w:id="654" w:author="PR Preview" w:date="2026-01-01T00:00:00Z">
        <w:r>
          <w:t xml:space="preserve">[18]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	</w:t>
        </w:r>
      </w:ins>
      <w:ins w:id="657" w:author="PR Preview" w:date="2026-01-01T00:00:00Z">
        <w:r>
          <w:t xml:space="preserve">Wikipedia contributors,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“Wilks’ theorem —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Wikipedia</w:t>
        </w:r>
      </w:ins>
      <w:ins w:id="662" w:author="PR Preview" w:date="2026-01-01T00:00:00Z">
        <w:r>
          <w:t xml:space="preserve">,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the free encyclopedia.”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2026. Available:</w:t>
        </w:r>
      </w:ins>
      <w:ins w:id="667" w:author="PR Preview" w:date="2026-01-01T00:00:00Z">
        <w:r>
          <w:t xml:space="preserve"> </w:t>
        </w:r>
      </w:ins>
      <w:hyperlink r:id="rId420">
        <w:ins w:id="668" w:author="PR Preview" w:date="2026-01-01T00:00:00Z">
          <w:r>
            <w:rPr>
              <w:rStyle w:val="Hyperlink"/>
            </w:rPr>
            <w:t xml:space="preserve">https://en.wikipedia.org/wiki/Wilks%27_theorem</w:t>
          </w:r>
        </w:ins>
      </w:hyperlink>
    </w:p>
    <w:bookmarkEnd w:id="421"/>
    <w:bookmarkStart w:id="423" w:name="ref-wilks1938"/>
    <w:p>
      <w:pPr>
        <w:pStyle w:val="Bibliography"/>
      </w:pPr>
      <w:ins w:id="669" w:author="PR Preview" w:date="2026-01-01T00:00:00Z">
        <w:r>
          <w:t xml:space="preserve">[19]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	</w:t>
        </w:r>
      </w:ins>
      <w:ins w:id="672" w:author="PR Preview" w:date="2026-01-01T00:00:00Z">
        <w:r>
          <w:t xml:space="preserve">S. S. Wilks,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“The large-sample distribution of the likelihood ratio for testing composite hypotheses,”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rPr>
            <w:i/>
            <w:iCs/>
          </w:rPr>
          <w:t xml:space="preserve">The Annals of Mathematical Statistics</w:t>
        </w:r>
      </w:ins>
      <w:ins w:id="677" w:author="PR Preview" w:date="2026-01-01T00:00:00Z">
        <w:r>
          <w:t xml:space="preserve">, vol. 9, no. 1, pp. 60–62, 1938, doi:</w:t>
        </w:r>
      </w:ins>
      <w:ins w:id="678" w:author="PR Preview" w:date="2026-01-01T00:00:00Z">
        <w:r>
          <w:t xml:space="preserve"> </w:t>
        </w:r>
      </w:ins>
      <w:hyperlink r:id="rId422">
        <w:ins w:id="679" w:author="PR Preview" w:date="2026-01-01T00:00:00Z">
          <w:r>
            <w:rPr>
              <w:rStyle w:val="Hyperlink"/>
            </w:rPr>
            <w:t xml:space="preserve">10.1214/aoms/1177732360</w:t>
          </w:r>
        </w:ins>
      </w:hyperlink>
      <w:ins w:id="680" w:author="PR Preview" w:date="2026-01-01T00:00:00Z">
        <w:r>
          <w:t xml:space="preserve">.</w:t>
        </w:r>
      </w:ins>
    </w:p>
    <w:bookmarkEnd w:id="423"/>
    <w:bookmarkStart w:id="425" w:name="ref-wikipedia_prediction_interval"/>
    <w:p>
      <w:pPr>
        <w:pStyle w:val="Bibliography"/>
      </w:pPr>
      <w:ins w:id="681" w:author="PR Preview" w:date="2026-01-01T00:00:00Z">
        <w:r>
          <w:t xml:space="preserve">[20]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	</w:t>
        </w:r>
      </w:ins>
      <w:ins w:id="684" w:author="PR Preview" w:date="2026-01-01T00:00:00Z">
        <w:r>
          <w:t xml:space="preserve">Wikipedia contributors,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“Prediction interval —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Wikipedia</w:t>
        </w:r>
      </w:ins>
      <w:ins w:id="689" w:author="PR Preview" w:date="2026-01-01T00:00:00Z">
        <w:r>
          <w:t xml:space="preserve">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the free encyclopedia.”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2026. Available:</w:t>
        </w:r>
      </w:ins>
      <w:ins w:id="694" w:author="PR Preview" w:date="2026-01-01T00:00:00Z">
        <w:r>
          <w:t xml:space="preserve"> </w:t>
        </w:r>
      </w:ins>
      <w:hyperlink r:id="rId424">
        <w:ins w:id="695" w:author="PR Preview" w:date="2026-01-01T00:00:00Z">
          <w:r>
            <w:rPr>
              <w:rStyle w:val="Hyperlink"/>
            </w:rPr>
            <w:t xml:space="preserve">https://en.wikipedia.org/wiki/Prediction_interval</w:t>
          </w:r>
        </w:ins>
      </w:hyperlink>
    </w:p>
    <w:bookmarkEnd w:id="425"/>
    <w:bookmarkStart w:id="427" w:name="ref-HulleyStephen1998RToE"/>
    <w:p>
      <w:pPr>
        <w:pStyle w:val="Bibliography"/>
      </w:pPr>
      <w:ins w:id="696" w:author="PR Preview" w:date="2026-01-01T00:00:00Z">
        <w:r>
          <w:t xml:space="preserve">[21]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	</w:t>
        </w:r>
      </w:ins>
      <w:ins w:id="699" w:author="PR Preview" w:date="2026-01-01T00:00:00Z">
        <w:r>
          <w:t xml:space="preserve">S. Hulley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rPr>
            <w:i/>
            <w:iCs/>
          </w:rPr>
          <w:t xml:space="preserve">et al.</w:t>
        </w:r>
      </w:ins>
      <w:ins w:id="702" w:author="PR Preview" w:date="2026-01-01T00:00:00Z">
        <w:r>
          <w:t xml:space="preserve">,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“Randomized trial of estrogen plus progestin for secondary prevention of coronary heart disease in postmenopausal women,”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rPr>
            <w:i/>
            <w:iCs/>
          </w:rPr>
          <w:t xml:space="preserve">JAMA : the journal of the American Medical Association</w:t>
        </w:r>
      </w:ins>
      <w:ins w:id="707" w:author="PR Preview" w:date="2026-01-01T00:00:00Z">
        <w:r>
          <w:t xml:space="preserve">, vol. 280, no. 7, pp. 605–613, 1998, doi:</w:t>
        </w:r>
      </w:ins>
      <w:ins w:id="708" w:author="PR Preview" w:date="2026-01-01T00:00:00Z">
        <w:r>
          <w:t xml:space="preserve"> </w:t>
        </w:r>
      </w:ins>
      <w:hyperlink r:id="rId426">
        <w:ins w:id="709" w:author="PR Preview" w:date="2026-01-01T00:00:00Z">
          <w:r>
            <w:rPr>
              <w:rStyle w:val="Hyperlink"/>
            </w:rPr>
            <w:t xml:space="preserve">10.1001/jama.280.7.605</w:t>
          </w:r>
        </w:ins>
      </w:hyperlink>
      <w:ins w:id="710" w:author="PR Preview" w:date="2026-01-01T00:00:00Z">
        <w:r>
          <w:t xml:space="preserve">.</w:t>
        </w:r>
      </w:ins>
    </w:p>
    <w:bookmarkEnd w:id="427"/>
    <w:bookmarkStart w:id="429" w:name="ref-vittinghoff2e"/>
    <w:p>
      <w:pPr>
        <w:pStyle w:val="Bibliography"/>
      </w:pPr>
      <w:ins w:id="711" w:author="PR Preview" w:date="2026-01-01T00:00:00Z">
        <w:r>
          <w:t xml:space="preserve">[22]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	</w:t>
        </w:r>
      </w:ins>
      <w:ins w:id="714" w:author="PR Preview" w:date="2026-01-01T00:00:00Z">
        <w:r>
          <w:t xml:space="preserve">E. Vittinghoff, D. V. Glidden, S. C. Shiboski, and C. E. McCulloch,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717" w:author="PR Preview" w:date="2026-01-01T00:00:00Z">
        <w:r>
          <w:t xml:space="preserve">, 2nd ed. Springer, 2012. doi:</w:t>
        </w:r>
      </w:ins>
      <w:ins w:id="718" w:author="PR Preview" w:date="2026-01-01T00:00:00Z">
        <w:r>
          <w:t xml:space="preserve"> </w:t>
        </w:r>
      </w:ins>
      <w:hyperlink r:id="rId428">
        <w:ins w:id="719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720" w:author="PR Preview" w:date="2026-01-01T00:00:00Z">
        <w:r>
          <w:t xml:space="preserve">.</w:t>
        </w:r>
      </w:ins>
    </w:p>
    <w:bookmarkEnd w:id="429"/>
    <w:bookmarkStart w:id="431" w:name="ref-hoenig2001abuse"/>
    <w:p>
      <w:pPr>
        <w:pStyle w:val="Bibliography"/>
      </w:pPr>
      <w:ins w:id="721" w:author="PR Preview" w:date="2026-01-01T00:00:00Z">
        <w:r>
          <w:t xml:space="preserve">[23]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	</w:t>
        </w:r>
      </w:ins>
      <w:ins w:id="724" w:author="PR Preview" w:date="2026-01-01T00:00:00Z">
        <w:r>
          <w:t xml:space="preserve">J. M. Hoenig and D. M. Heisey,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“The abuse of power: The pervasive fallacy of power calculations for data analysis,”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rPr>
            <w:i/>
            <w:iCs/>
          </w:rPr>
          <w:t xml:space="preserve">The American Statistician</w:t>
        </w:r>
      </w:ins>
      <w:ins w:id="729" w:author="PR Preview" w:date="2026-01-01T00:00:00Z">
        <w:r>
          <w:t xml:space="preserve">, vol. 55, no. 1, pp. 19–24, 2001, doi:</w:t>
        </w:r>
      </w:ins>
      <w:ins w:id="730" w:author="PR Preview" w:date="2026-01-01T00:00:00Z">
        <w:r>
          <w:t xml:space="preserve"> </w:t>
        </w:r>
      </w:ins>
      <w:hyperlink r:id="rId430">
        <w:ins w:id="731" w:author="PR Preview" w:date="2026-01-01T00:00:00Z">
          <w:r>
            <w:rPr>
              <w:rStyle w:val="Hyperlink"/>
            </w:rPr>
            <w:t xml:space="preserve">10.1198/000313001300339897</w:t>
          </w:r>
        </w:ins>
      </w:hyperlink>
      <w:ins w:id="732" w:author="PR Preview" w:date="2026-01-01T00:00:00Z">
        <w:r>
          <w:t xml:space="preserve">.</w:t>
        </w:r>
      </w:ins>
    </w:p>
    <w:bookmarkEnd w:id="431"/>
    <w:bookmarkStart w:id="433" w:name="ref-kleinbaum2014applied"/>
    <w:p>
      <w:pPr>
        <w:pStyle w:val="Bibliography"/>
      </w:pPr>
      <w:ins w:id="733" w:author="PR Preview" w:date="2026-01-01T00:00:00Z">
        <w:r>
          <w:t xml:space="preserve">[24]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	</w:t>
        </w:r>
      </w:ins>
      <w:ins w:id="736" w:author="PR Preview" w:date="2026-01-01T00:00:00Z">
        <w:r>
          <w:t xml:space="preserve">D. G. Kleinbaum, L. L. Kupper, A. Nizam, K. Muller, and E. Rosenberg,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rPr>
            <w:i/>
            <w:iCs/>
          </w:rPr>
          <w:t xml:space="preserve">Applied regression analysis and other multivariable methods</w:t>
        </w:r>
      </w:ins>
      <w:ins w:id="739" w:author="PR Preview" w:date="2026-01-01T00:00:00Z">
        <w:r>
          <w:t xml:space="preserve">, 5th ed. Cengage Learning, 2014. Available:</w:t>
        </w:r>
      </w:ins>
      <w:ins w:id="740" w:author="PR Preview" w:date="2026-01-01T00:00:00Z">
        <w:r>
          <w:t xml:space="preserve"> </w:t>
        </w:r>
      </w:ins>
      <w:hyperlink r:id="rId432">
        <w:ins w:id="741" w:author="PR Preview" w:date="2026-01-01T00:00:00Z">
          <w:r>
            <w:rPr>
              <w:rStyle w:val="Hyperlink"/>
            </w:rPr>
            <w:t xml:space="preserve">https://www.cengage.com/c/applied-regression-analysis-and-other-multivariable-methods-5e-kleinbaum/9781285051086/</w:t>
          </w:r>
        </w:ins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29" Type="http://schemas.openxmlformats.org/officeDocument/2006/relationships/image" Target="media/rId229.png"/><Relationship Id="rId241" Type="http://schemas.openxmlformats.org/officeDocument/2006/relationships/image" Target="media/rId241.png"/><Relationship Id="rId245" Type="http://schemas.openxmlformats.org/officeDocument/2006/relationships/image" Target="media/rId24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8" Type="http://schemas.openxmlformats.org/officeDocument/2006/relationships/image" Target="media/rId258.png"/><Relationship Id="rId332" Type="http://schemas.openxmlformats.org/officeDocument/2006/relationships/image" Target="media/rId332.png"/><Relationship Id="rId337" Type="http://schemas.openxmlformats.org/officeDocument/2006/relationships/image" Target="media/rId337.png"/><Relationship Id="rId342" Type="http://schemas.openxmlformats.org/officeDocument/2006/relationships/image" Target="media/rId342.png"/><Relationship Id="rId346" Type="http://schemas.openxmlformats.org/officeDocument/2006/relationships/image" Target="media/rId346.png"/><Relationship Id="rId351" Type="http://schemas.openxmlformats.org/officeDocument/2006/relationships/image" Target="media/rId351.png"/><Relationship Id="rId355" Type="http://schemas.openxmlformats.org/officeDocument/2006/relationships/image" Target="media/rId355.png"/><Relationship Id="rId363" Type="http://schemas.openxmlformats.org/officeDocument/2006/relationships/image" Target="media/rId363.png"/><Relationship Id="rId369" Type="http://schemas.openxmlformats.org/officeDocument/2006/relationships/image" Target="media/rId369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322" Type="http://schemas.openxmlformats.org/officeDocument/2006/relationships/hyperlink" Target="estimation.qmd#exm-biased-variance-mle" TargetMode="External"/><Relationship Id="rId292" Type="http://schemas.openxmlformats.org/officeDocument/2006/relationships/hyperlink" Target="exploratory-descriptive.qmd#def-sample" TargetMode="External"/><Relationship Id="rId291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90" Type="http://schemas.openxmlformats.org/officeDocument/2006/relationships/hyperlink" Target="https://doi.org/10.1002/9780470191613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8" Type="http://schemas.openxmlformats.org/officeDocument/2006/relationships/hyperlink" Target="https://doi.org/10.1201/9781315182780" TargetMode="External"/><Relationship Id="rId422" Type="http://schemas.openxmlformats.org/officeDocument/2006/relationships/hyperlink" Target="https://doi.org/10.1214/aoms/1177732360" TargetMode="External"/><Relationship Id="rId402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8" Type="http://schemas.openxmlformats.org/officeDocument/2006/relationships/hyperlink" Target="https://en.wikipedia.org/wiki/Fisher_information" TargetMode="External"/><Relationship Id="rId406" Type="http://schemas.openxmlformats.org/officeDocument/2006/relationships/hyperlink" Target="https://en.wikipedia.org/wiki/Hessian_matrix" TargetMode="External"/><Relationship Id="rId404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4" Type="http://schemas.openxmlformats.org/officeDocument/2006/relationships/hyperlink" Target="https://en.wikipedia.org/wiki/Likelihood_function" TargetMode="External"/><Relationship Id="rId396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35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09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4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3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82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9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92" Type="http://schemas.openxmlformats.org/officeDocument/2006/relationships/hyperlink" Target="https://www.cengage.com/c/statistical-inference-2e-casella-berger/9780534243128/" TargetMode="External"/><Relationship Id="rId398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8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20" Type="http://schemas.openxmlformats.org/officeDocument/2006/relationships/hyperlink" Target="inference.qmd#def-test-statistic" TargetMode="External"/><Relationship Id="rId142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einf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107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269" Type="http://schemas.openxmlformats.org/officeDocument/2006/relationships/hyperlink" Target="model-validation.qmd#def-covariate" TargetMode="External"/><Relationship Id="rId146" Type="http://schemas.openxmlformats.org/officeDocument/2006/relationships/hyperlink" Target="prediction.qmd#def-prediction-error" TargetMode="External"/><Relationship Id="rId9" Type="http://schemas.openxmlformats.org/officeDocument/2006/relationships/hyperlink" Target="https://doi.org/10.1007/978-1-4419-0118-7" TargetMode="External"/><Relationship Id="rId10" Type="http://schemas.openxmlformats.org/officeDocument/2006/relationships/hyperlink" Target="https://doi.org/10.1201/9781315370279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322" Type="http://schemas.openxmlformats.org/officeDocument/2006/relationships/hyperlink" Target="estimation.qmd#exm-biased-variance-mle" TargetMode="External"/><Relationship Id="rId292" Type="http://schemas.openxmlformats.org/officeDocument/2006/relationships/hyperlink" Target="exploratory-descriptive.qmd#def-sample" TargetMode="External"/><Relationship Id="rId291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90" Type="http://schemas.openxmlformats.org/officeDocument/2006/relationships/hyperlink" Target="https://doi.org/10.1002/9780470191613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8" Type="http://schemas.openxmlformats.org/officeDocument/2006/relationships/hyperlink" Target="https://doi.org/10.1201/9781315182780" TargetMode="External"/><Relationship Id="rId422" Type="http://schemas.openxmlformats.org/officeDocument/2006/relationships/hyperlink" Target="https://doi.org/10.1214/aoms/1177732360" TargetMode="External"/><Relationship Id="rId402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8" Type="http://schemas.openxmlformats.org/officeDocument/2006/relationships/hyperlink" Target="https://en.wikipedia.org/wiki/Fisher_information" TargetMode="External"/><Relationship Id="rId406" Type="http://schemas.openxmlformats.org/officeDocument/2006/relationships/hyperlink" Target="https://en.wikipedia.org/wiki/Hessian_matrix" TargetMode="External"/><Relationship Id="rId404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4" Type="http://schemas.openxmlformats.org/officeDocument/2006/relationships/hyperlink" Target="https://en.wikipedia.org/wiki/Likelihood_function" TargetMode="External"/><Relationship Id="rId396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35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09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4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3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82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9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92" Type="http://schemas.openxmlformats.org/officeDocument/2006/relationships/hyperlink" Target="https://www.cengage.com/c/statistical-inference-2e-casella-berger/9780534243128/" TargetMode="External"/><Relationship Id="rId398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8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20" Type="http://schemas.openxmlformats.org/officeDocument/2006/relationships/hyperlink" Target="inference.qmd#def-test-statistic" TargetMode="External"/><Relationship Id="rId142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einf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107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269" Type="http://schemas.openxmlformats.org/officeDocument/2006/relationships/hyperlink" Target="model-validation.qmd#def-covariat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2026-10-22T18:57:30Z</dcterms:created>
  <dcterms:modified xsi:type="dcterms:W3CDTF">2026-10-22T18:57:30Z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