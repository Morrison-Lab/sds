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Nonparametric Models</w:t>
      </w:r>
    </w:p>
    <w:p>
      <w:pPr>
        <w:pStyle w:val="Date"/>
      </w:pPr>
      <w:del w:id="1" w:author="PR Preview" w:date="2026-01-01T00:00:00Z">
        <w:r>
          <w:delText xml:space="preserve">Last modified: 2026-10-14 00:24:30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01:18:16 (PDT)</w:t>
        </w:r>
      </w:ins>
    </w:p>
    <w:bookmarkStart w:id="11" w:name="empirical-cdf"/>
    <w:p>
      <w:pPr>
        <w:pStyle w:val="Heading2"/>
      </w:pPr>
      <w:r>
        <w:t xml:space="preserve">1 Empirical CDF</w:t>
      </w:r>
    </w:p>
    <w:bookmarkStart w:id="9" w:name="def-empirical-cdf"/>
    <w:p>
      <w:pPr>
        <w:pStyle w:val="FirstParagraph"/>
      </w:pPr>
      <w:r>
        <w:rPr>
          <w:b/>
          <w:bCs/>
        </w:rPr>
        <w:t xml:space="preserve">Definition 1 (Empirical CDF)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cumulative distribution function</w:t>
      </w:r>
      <w:r>
        <w:t xml:space="preserve"> </w:t>
      </w:r>
      <w:r>
        <w:t xml:space="preserve">(</w:t>
      </w:r>
      <w:r>
        <w:rPr>
          <w:b/>
          <w:bCs/>
        </w:rPr>
        <w:t xml:space="preserve">empirical CDF</w:t>
      </w:r>
      <w:r>
        <w:t xml:space="preserve">)</w:t>
      </w:r>
      <w:r>
        <w:t xml:space="preserve"> </w:t>
      </w:r>
      <w:r>
        <w:t xml:space="preserve">is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F</m:t>
              </m:r>
            </m:e>
          </m:acc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indicator function: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holds,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</w:p>
    <w:bookmarkEnd w:id="9"/>
    <w:bookmarkStart w:id="10" w:name="exm-empirical-cdf"/>
    <w:p>
      <w:pPr>
        <w:pStyle w:val="BodyText"/>
      </w:pPr>
      <w:r>
        <w:rPr>
          <w:b/>
          <w:bCs/>
        </w:rPr>
        <w:t xml:space="preserve">Example 1 (Numerical example: empirical CDF)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Two of the four values (1 and 3) are at most 3.5,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7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Similarly,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 no value is at most 0,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 every value is at most 7.</w:t>
      </w:r>
    </w:p>
    <w:bookmarkEnd w:id="10"/>
    <w:bookmarkEnd w:id="11"/>
    <w:bookmarkStart w:id="14" w:name="order-statistics"/>
    <w:p>
      <w:pPr>
        <w:pStyle w:val="Heading2"/>
      </w:pPr>
      <w:r>
        <w:t xml:space="preserve">2 Order statistics</w:t>
      </w:r>
    </w:p>
    <w:bookmarkStart w:id="12" w:name="def-order-statistics"/>
    <w:p>
      <w:pPr>
        <w:pStyle w:val="FirstParagraph"/>
      </w:pPr>
      <w:r>
        <w:rPr>
          <w:b/>
          <w:bCs/>
        </w:rPr>
        <w:t xml:space="preserve">Definition 2 (Order statistics)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 statistics</w:t>
      </w:r>
      <w:r>
        <w:t xml:space="preserve"> </w:t>
      </w:r>
      <w:r>
        <w:t xml:space="preserve">are the same values sorted in increasing order,</w:t>
      </w:r>
      <w:r>
        <w:t xml:space="preserve"> </w:t>
      </w:r>
      <w:r>
        <w:t xml:space="preserve">written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smallest value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largest.</w:t>
      </w:r>
    </w:p>
    <w:bookmarkEnd w:id="12"/>
    <w:bookmarkStart w:id="13" w:name="exm-order-statistics"/>
    <w:p>
      <w:pPr>
        <w:pStyle w:val="BodyText"/>
      </w:pPr>
      <w:r>
        <w:rPr>
          <w:b/>
          <w:bCs/>
        </w:rPr>
        <w:t xml:space="preserve">Example 2 (Numerical example: order statistics)</w:t>
      </w:r>
      <w:r>
        <w:t xml:space="preserve"> </w:t>
      </w:r>
      <w:r>
        <w:t xml:space="preserve">If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then the order statistics are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</w:p>
    <w:bookmarkEnd w:id="13"/>
    <w:bookmarkEnd w:id="14"/>
    <w:bookmarkStart w:id="22" w:name="sample-quantiles"/>
    <w:p>
      <w:pPr>
        <w:pStyle w:val="Heading2"/>
      </w:pPr>
      <w:r>
        <w:t xml:space="preserve">3 Sample quantiles</w:t>
      </w:r>
    </w:p>
    <w:bookmarkStart w:id="15" w:name="def-sample-quantile"/>
    <w:p>
      <w:pPr>
        <w:pStyle w:val="FirstParagraph"/>
      </w:pPr>
      <w:r>
        <w:rPr>
          <w:b/>
          <w:bCs/>
        </w:rPr>
        <w:t xml:space="preserve">Definition 3 (Sample quantile function)</w:t>
      </w:r>
      <w:r>
        <w:t xml:space="preserve"> </w:t>
      </w:r>
      <w:r>
        <w:t xml:space="preserve">Given an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quantile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empirical quantile function</w:t>
      </w:r>
      <w:r>
        <w:t xml:space="preserve">)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Q</m:t>
              </m:r>
            </m:e>
          </m:acc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15"/>
    <w:bookmarkStart w:id="16" w:name="def-sample-p-quantile"/>
    <w:p>
      <w:pPr>
        <w:pStyle w:val="FirstParagraph"/>
      </w:pPr>
      <w:r>
        <w:rPr>
          <w:b/>
          <w:bCs/>
        </w:rPr>
        <w:t xml:space="preserve">Definition 4 (Sample quantile)</w:t>
      </w:r>
      <w:r>
        <w:t xml:space="preserve"> </w:t>
      </w:r>
      <w:r>
        <w:t xml:space="preserve">For a given</w:t>
      </w:r>
      <w:r>
        <w:t xml:space="preserve"> </w:t>
      </w:r>
      <m:oMath>
        <m:r>
          <m:t>p</m:t>
        </m:r>
      </m:oMath>
      <w:r>
        <w:t xml:space="preserve">, the value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sample-quantile">
        <w:r>
          <w:rPr>
            <w:rStyle w:val="Hyperlink"/>
          </w:rPr>
          <w:t xml:space="preserve">sample quantile function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</w:t>
      </w:r>
      <w:r>
        <w:t xml:space="preserve">.</w:t>
      </w:r>
    </w:p>
    <w:bookmarkEnd w:id="16"/>
    <w:p>
      <w:pPr>
        <w:pStyle w:val="BodyText"/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and the</w:t>
      </w:r>
      <w:r>
        <w:t xml:space="preserve"> </w:t>
      </w:r>
      <w:hyperlink r:id="rId18">
        <w:r>
          <w:rPr>
            <w:rStyle w:val="Hyperlink"/>
          </w:rPr>
          <w:t xml:space="preserve">quantile function</w:t>
        </w:r>
      </w:hyperlink>
      <w:r>
        <w:t xml:space="preserve"> </w:t>
      </w:r>
      <m:oMath>
        <m:r>
          <m:t>Q</m:t>
        </m:r>
      </m:oMath>
      <w:r>
        <w:t xml:space="preserve"> </w:t>
      </w:r>
      <w:r>
        <w:t xml:space="preserve">describe a probability distribution,</w:t>
      </w:r>
      <w:r>
        <w:t xml:space="preserve"> </w:t>
      </w:r>
      <w:r>
        <w:t xml:space="preserve">while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describe a sample,</w:t>
      </w:r>
      <w:r>
        <w:t xml:space="preserve"> </w:t>
      </w:r>
      <w:r>
        <w:t xml:space="preserve">and serve as estimates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Start w:id="19" w:name="thm-sample-quantile-order-statistics"/>
    <w:p>
      <w:pPr>
        <w:pStyle w:val="BodyText"/>
      </w:pPr>
      <w:r>
        <w:rPr>
          <w:b/>
          <w:bCs/>
        </w:rPr>
        <w:t xml:space="preserve">Theorem 1 (Order-statistics form of the sample quantile)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w:anchor="def-order-statistics">
        <w:r>
          <w:rPr>
            <w:rStyle w:val="Hyperlink"/>
          </w:rPr>
          <w:t xml:space="preserve">order statistics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i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For any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all exceed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at most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values are at most</w:t>
      </w:r>
      <w:r>
        <w:t xml:space="preserve"> </w:t>
      </w:r>
      <m:oMath>
        <m:r>
          <m:t>t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most 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no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≥</m:t>
            </m:r>
            <m:r>
              <m:t>p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all at most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i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least </m:t>
              </m:r>
              <m:r>
                <m:t>i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set,</w:t>
      </w:r>
      <w:r>
        <w:t xml:space="preserve"> </w:t>
      </w:r>
      <w:r>
        <w:t xml:space="preserve">and it is the smallest member of the set,</w:t>
      </w:r>
      <w:r>
        <w:t xml:space="preserve"> </w:t>
      </w:r>
      <w:r>
        <w:t xml:space="preserve">because no smaller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belongs to it.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Start w:id="20" w:name="exm-sample-quantile"/>
    <w:p>
      <w:pPr>
        <w:pStyle w:val="BodyText"/>
      </w:pPr>
      <w:r>
        <w:rPr>
          <w:b/>
          <w:bCs/>
        </w:rPr>
        <w:t xml:space="preserve">Example 3 (Numerical example: sample quantiles)</w:t>
      </w:r>
      <w:r>
        <w:t xml:space="preserve"> </w:t>
      </w:r>
      <w:r>
        <w:t xml:space="preserve">Using the same data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with order statistics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hyperlink w:anchor="thm-sample-quantile-order-statistic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the sample quantile function is a step function: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function computes this definition when called with</w:t>
      </w:r>
      <w:r>
        <w:t xml:space="preserve"> </w:t>
      </w:r>
      <w:r>
        <w:rPr>
          <w:rStyle w:val="VerbatimChar"/>
        </w:rPr>
        <w:t xml:space="preserve">type = 1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50% 90% </w:t>
      </w:r>
      <w:r>
        <w:br/>
      </w:r>
      <w:r>
        <w:rPr>
          <w:rStyle w:val="CommentTok"/>
        </w:rPr>
        <w:t xml:space="preserve">#&gt;   3   7</w:t>
      </w:r>
    </w:p>
    <w:bookmarkEnd w:id="20"/>
    <w:bookmarkStart w:id="21" w:name="rem-quantile-conventions"/>
    <w:p>
      <w:pPr>
        <w:pStyle w:val="FirstParagraph"/>
      </w:pPr>
      <w:r>
        <w:rPr>
          <w:i/>
          <w:iCs/>
        </w:rPr>
        <w:t xml:space="preserve">Remark 1</w:t>
      </w:r>
      <w:r>
        <w:t xml:space="preserve"> (Quantile conventions). </w:t>
      </w:r>
      <w:r>
        <w:t xml:space="preserve">Other sources, and other software defaults, define sample quantiles differently,</w:t>
      </w:r>
      <w:r>
        <w:t xml:space="preserve"> </w:t>
      </w:r>
      <w:r>
        <w:t xml:space="preserve">mostly by interpolating between order statistics.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offers nine definitions through its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argument,</w:t>
      </w:r>
      <w:r>
        <w:t xml:space="preserve"> </w:t>
      </w:r>
      <w:r>
        <w:t xml:space="preserve">and its default (</w:t>
      </w:r>
      <w:r>
        <w:rPr>
          <w:rStyle w:val="VerbatimChar"/>
        </w:rPr>
        <w:t xml:space="preserve">type = 7</w:t>
      </w:r>
      <w:r>
        <w:t xml:space="preserve">) interpolates,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quantile(c(4, 1, 7, 3), 0.5)</w:t>
      </w:r>
      <w:r>
        <w:t xml:space="preserve"> </w:t>
      </w:r>
      <w:r>
        <w:t xml:space="preserve">returns 3.5, not 3.</w:t>
      </w:r>
      <w:r>
        <w:t xml:space="preserve"> </w:t>
      </w:r>
      <w:r>
        <w:t xml:space="preserve">The usual sample median is another interpolated quantile:</w:t>
      </w:r>
      <w:r>
        <w:t xml:space="preserve"> </w:t>
      </w:r>
      <w:r>
        <w:t xml:space="preserve">for an even number of observations,</w:t>
      </w:r>
      <w:r>
        <w:t xml:space="preserve"> </w:t>
      </w:r>
      <w:r>
        <w:t xml:space="preserve">it averages the two middle order statistics.</w:t>
      </w:r>
      <w:r>
        <w:t xml:space="preserve"> </w:t>
      </w:r>
      <w:r>
        <w:t xml:space="preserve">These notes use</w:t>
      </w:r>
      <w:r>
        <w:t xml:space="preserve"> </w:t>
      </w:r>
      <w:hyperlink w:anchor="def-sample-quantile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which always returns one of the observed values.</w:t>
      </w:r>
    </w:p>
    <w:bookmarkEnd w:id="21"/>
    <w:bookmarkEnd w:id="22"/>
    <w:bookmarkStart w:id="32" w:name="X098afd29d2cc0af81e1daaf31ade1d91d7df2a7"/>
    <w:p>
      <w:pPr>
        <w:pStyle w:val="Heading2"/>
      </w:pPr>
      <w:r>
        <w:t xml:space="preserve">4 The empirical CDF and quantile function as generalized inverses</w:t>
      </w:r>
    </w:p>
    <w:bookmarkStart w:id="31" w:name="fig-ecdf-sample-quantile-example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6" w:name="fig-ecd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4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7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length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sort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n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ecdf_x_padding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x_min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x_max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x_ord)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(x_ord, x_max)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f_levels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ecdf_open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ecdf_closed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ecdf_pieces,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ecdf_open,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ecdf_closed,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x_max),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1.05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plain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"F"</w:t>
                  </w:r>
                  <w:r>
                    <w:rPr>
                      <w:rStyle w:val="NormalTok"/>
                    </w:rPr>
                    <w:t xml:space="preserve">))(t)))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2-1.png" id="2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Empirical CDF, horizontal pieces only.</w:t>
                  </w:r>
                  <w:r>
                    <w:t xml:space="preserve"> </w:t>
                  </w:r>
                  <w:r>
                    <w:t xml:space="preserve">Closed circles mark included endpoints;</w:t>
                  </w:r>
                  <w:r>
                    <w:t xml:space="preserve"> </w:t>
                  </w:r>
                  <w:r>
                    <w:t xml:space="preserve">open circles mark excluded endpoints.</w:t>
                  </w:r>
                </w:p>
                <w:bookmarkEnd w:id="26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0" w:name="fig-eq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eqf_y_padding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p_ord[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n])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p_ord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eqf_pieces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q_left,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q_right,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(eqf_pieces)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eqf_y_padding,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eqf_y_padding)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"p"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(Q)(p)))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3-1.png" id="2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Sample quantile function, horizontal pieces only.</w:t>
                  </w:r>
                  <w:r>
                    <w:t xml:space="preserve"> </w:t>
                  </w:r>
                  <w:r>
                    <w:t xml:space="preserve">Open circles mark excluded left endpoints;</w:t>
                  </w:r>
                  <w:r>
                    <w:t xml:space="preserve"> </w:t>
                  </w:r>
                  <w:r>
                    <w:t xml:space="preserve">closed circles mark included right endpoints.</w:t>
                  </w:r>
                </w:p>
                <w:bookmarkEnd w:id="30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empirical CDF and the sample quantile function</w:t>
      </w:r>
      <w:r>
        <w:t xml:space="preserve"> </w:t>
      </w:r>
      <w:r>
        <w:t xml:space="preserve">for the data 4, 1, 7, 3</w:t>
      </w:r>
      <w:r>
        <w:t xml:space="preserve"> </w:t>
      </w:r>
      <w:r>
        <w:t xml:space="preserve">(order statistics 1, 3, 4, 7).</w:t>
      </w:r>
    </w:p>
    <w:bookmarkEnd w:id="31"/>
    <w:p>
      <w:pPr>
        <w:pStyle w:val="BodyText"/>
      </w:pPr>
      <w:r>
        <w:t xml:space="preserve">Both functions in</w:t>
      </w:r>
      <w:r>
        <w:t xml:space="preserve"> </w:t>
      </w:r>
      <w:hyperlink w:anchor="fig-ecdf-sample-quantile-examp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are step functions,</w:t>
      </w:r>
      <w:r>
        <w:t xml:space="preserve"> </w:t>
      </w:r>
      <w:r>
        <w:t xml:space="preserve">so neither is one-to-one.</w:t>
      </w:r>
      <w:r>
        <w:t xml:space="preserve"> </w:t>
      </w:r>
      <w:r>
        <w:t xml:space="preserve">Each flat piece of one function</w:t>
      </w:r>
      <w:r>
        <w:t xml:space="preserve"> </w:t>
      </w:r>
      <w:r>
        <w:t xml:space="preserve">corresponds to a jump of the other: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jumps from 3 to 4 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generalized</w:t>
      </w:r>
      <w:r>
        <w:t xml:space="preserve"> </w:t>
      </w:r>
      <w:r>
        <w:t xml:space="preserve">inverse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not an inverse in the usual sense: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with equality only at the observed values.</w:t>
      </w:r>
    </w:p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3" Type="http://schemas.openxmlformats.org/officeDocument/2006/relationships/image" Target="media/rId23.png"/><Relationship Id="rId27" Type="http://schemas.openxmlformats.org/officeDocument/2006/relationships/image" Target="media/rId27.png"/><Relationship Id="rId17" Type="http://schemas.openxmlformats.org/officeDocument/2006/relationships/hyperlink" Target="https://morrison-lab.github.io/pds/random-variables.html#def-cdf" TargetMode="External"/><Relationship Id="rId18" Type="http://schemas.openxmlformats.org/officeDocument/2006/relationships/hyperlink" Target="https://morrison-lab.github.io/pds/random-variables.html#def-quantile-function" TargetMode="External"/></Relationships>
</file>

<file path=word/_rels/footnotes.xml.rels><?xml version='1.0' encoding='UTF-8' standalone='yes'?>
<Relationships xmlns="http://schemas.openxmlformats.org/package/2006/relationships"><Relationship Id="rId17" Type="http://schemas.openxmlformats.org/officeDocument/2006/relationships/hyperlink" Target="https://morrison-lab.github.io/pds/random-variables.html#def-cdf" TargetMode="External"/><Relationship Id="rId18" Type="http://schemas.openxmlformats.org/officeDocument/2006/relationships/hyperlink" Target="https://morrison-lab.github.io/pds/random-variables.html#def-quantile-fun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Nonparametric Models</dc:title>
  <dc:creator/>
  <cp:keywords/>
  <dcterms:created xsi:type="dcterms:W3CDTF">2026-10-14T08:38:50Z</dcterms:created>
  <dcterms:modified xsi:type="dcterms:W3CDTF">2026-10-14T08:38:50Z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01:18:16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