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 11</w:t>
        </w:r>
      </w:ins>
      <w:ins w:id="4" w:author="PR Preview" w:date="2026-01-01T00:00:00Z">
        <w:r>
          <w:t xml:space="preserve"> (Cross-product matrix as a matrix product).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rPr>
            <m:sty m:val="p"/>
          </m:rPr>
          <m:t>Φ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the matrix whose rows are the transposed</w:t>
        </w:r>
      </w:ins>
      <w:ins w:id="9" w:author="PR Preview" w:date="2026-01-01T00:00:00Z">
        <w:r>
          <w:t xml:space="preserve"> </w:t>
        </w:r>
      </w:ins>
      <w:hyperlink w:anchor="def-term-vector">
        <w:ins w:id="10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1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7" w:author="PR Preview" w:date="2026-01-01T00:00:00Z">
        <w:r>
          <w:t xml:space="preserve">Its diagonal entries are sums of squares of one term over the training set.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Its off-diagonal entries are sums of cross-products of two different terms.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Statisticians therefore call</w:t>
        </w:r>
      </w:ins>
      <w:ins w:id="22" w:author="PR Preview" w:date="2026-01-01T00:00:00Z">
        <w:r>
          <w:t xml:space="preserve"> </w:t>
        </w:r>
      </w:ins>
      <m:oMath>
        <m:r>
          <m:t>A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sum-of-squares and cross-products (SSCP) matrix of the terms.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When every column of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Φ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has mean zero,</w:t>
        </w:r>
      </w:ins>
      <w:ins w:id="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the sample covariance matrix of the terms.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3" w:author="PR Preview" w:date="2026-01-01T00:00:00Z">
        <w:r>
          <w:rPr>
            <w:rStyle w:val="NormalTok"/>
          </w:rPr>
          <w:delText xml:space="preserve">loocv_max_diff </w:delText>
        </w:r>
      </w:del>
      <w:del w:id="34" w:author="PR Preview" w:date="2026-01-01T00:00:00Z">
        <w:r>
          <w:rPr>
            <w:rStyle w:val="OtherTok"/>
          </w:rPr>
          <w:delText xml:space="preserve">&lt;-</w:delText>
        </w:r>
      </w:del>
      <w:del w:id="35" w:author="PR Preview" w:date="2026-01-01T00:00:00Z">
        <w:r>
          <w:rPr>
            <w:rStyle w:val="NormalTok"/>
          </w:rPr>
          <w:delText xml:space="preserve"> </w:delText>
        </w:r>
      </w:del>
      <w:del w:id="36" w:author="PR Preview" w:date="2026-01-01T00:00:00Z">
        <w:r>
          <w:rPr>
            <w:rStyle w:val="FunctionTok"/>
          </w:rPr>
          <w:delText xml:space="preserve">max</w:delText>
        </w:r>
      </w:del>
      <w:del w:id="37" w:author="PR Preview" w:date="2026-01-01T00:00:00Z">
        <w:r>
          <w:rPr>
            <w:rStyle w:val="NormalTok"/>
          </w:rPr>
          <w:delText xml:space="preserve">(</w:delText>
        </w:r>
      </w:del>
      <w:del w:id="38" w:author="PR Preview" w:date="2026-01-01T00:00:00Z">
        <w:r>
          <w:rPr>
            <w:rStyle w:val="FunctionTok"/>
          </w:rPr>
          <w:delText xml:space="preserve">abs</w:delText>
        </w:r>
      </w:del>
      <w:del w:id="39" w:author="PR Preview" w:date="2026-01-01T00:00:00Z">
        <w:r>
          <w:rPr>
            <w:rStyle w:val="NormalTok"/>
          </w:rPr>
          <w:delText xml:space="preserve">(mtcars_loocv</w:delText>
        </w:r>
      </w:del>
      <w:del w:id="40" w:author="PR Preview" w:date="2026-01-01T00:00:00Z">
        <w:r>
          <w:rPr>
            <w:rStyle w:val="SpecialCharTok"/>
          </w:rPr>
          <w:delText xml:space="preserve">$</w:delText>
        </w:r>
      </w:del>
      <w:del w:id="41" w:author="PR Preview" w:date="2026-01-01T00:00:00Z">
        <w:r>
          <w:rPr>
            <w:rStyle w:val="NormalTok"/>
          </w:rPr>
          <w:delText xml:space="preserve">refitting </w:delText>
        </w:r>
      </w:del>
      <w:del w:id="42" w:author="PR Preview" w:date="2026-01-01T00:00:00Z">
        <w:r>
          <w:rPr>
            <w:rStyle w:val="SpecialCharTok"/>
          </w:rPr>
          <w:delText xml:space="preserve">-</w:delText>
        </w:r>
      </w:del>
      <w:del w:id="43" w:author="PR Preview" w:date="2026-01-01T00:00:00Z">
        <w:r>
          <w:rPr>
            <w:rStyle w:val="NormalTok"/>
          </w:rPr>
          <w:delText xml:space="preserve"> mtcars_loocv</w:delText>
        </w:r>
      </w:del>
      <w:del w:id="44" w:author="PR Preview" w:date="2026-01-01T00:00:00Z">
        <w:r>
          <w:rPr>
            <w:rStyle w:val="SpecialCharTok"/>
          </w:rPr>
          <w:delText xml:space="preserve">$</w:delText>
        </w:r>
      </w:del>
      <w:del w:id="45" w:author="PR Preview" w:date="2026-01-01T00:00:00Z">
        <w:r>
          <w:rPr>
            <w:rStyle w:val="NormalTok"/>
          </w:rPr>
          <w:delText xml:space="preserve">formula))</w:delText>
        </w:r>
      </w:del>
      <w:del w:id="46" w:author="PR Preview" w:date="2026-01-01T00:00:00Z">
        <w:r>
          <w:br/>
        </w:r>
      </w:del>
      <w:del w:id="47" w:author="PR Preview" w:date="2026-01-01T00:00:00Z">
        <w:r>
          <w:rPr>
            <w:rStyle w:val="NormalTok"/>
          </w:rPr>
          <w:delText xml:space="preserve">mtcars_best_loocv </w:delText>
        </w:r>
      </w:del>
      <w:del w:id="48" w:author="PR Preview" w:date="2026-01-01T00:00:00Z">
        <w:r>
          <w:rPr>
            <w:rStyle w:val="OtherTok"/>
          </w:rPr>
          <w:delText xml:space="preserve">&lt;-</w:delText>
        </w:r>
      </w:del>
      <w:del w:id="49" w:author="PR Preview" w:date="2026-01-01T00:00:00Z">
        <w:r>
          <w:br/>
        </w:r>
      </w:del>
      <w:del w:id="50" w:author="PR Preview" w:date="2026-01-01T00:00:00Z">
        <w:r>
          <w:rPr>
            <w:rStyle w:val="NormalTok"/>
          </w:rPr>
          <w:delText xml:space="preserve">  mtcars_loocv</w:delText>
        </w:r>
      </w:del>
      <w:del w:id="51" w:author="PR Preview" w:date="2026-01-01T00:00:00Z">
        <w:r>
          <w:rPr>
            <w:rStyle w:val="SpecialCharTok"/>
          </w:rPr>
          <w:delText xml:space="preserve">$</w:delText>
        </w:r>
      </w:del>
      <w:del w:id="52" w:author="PR Preview" w:date="2026-01-01T00:00:00Z">
        <w:r>
          <w:rPr>
            <w:rStyle w:val="NormalTok"/>
          </w:rPr>
          <w:delText xml:space="preserve">degree[</w:delText>
        </w:r>
      </w:del>
      <w:del w:id="53" w:author="PR Preview" w:date="2026-01-01T00:00:00Z">
        <w:r>
          <w:rPr>
            <w:rStyle w:val="FunctionTok"/>
          </w:rPr>
          <w:delText xml:space="preserve">which.min</w:delText>
        </w:r>
      </w:del>
      <w:del w:id="54" w:author="PR Preview" w:date="2026-01-01T00:00:00Z">
        <w:r>
          <w:rPr>
            <w:rStyle w:val="NormalTok"/>
          </w:rPr>
          <w:delText xml:space="preserve">(mtcars_loocv</w:delText>
        </w:r>
      </w:del>
      <w:del w:id="55" w:author="PR Preview" w:date="2026-01-01T00:00:00Z">
        <w:r>
          <w:rPr>
            <w:rStyle w:val="SpecialCharTok"/>
          </w:rPr>
          <w:delText xml:space="preserve">$</w:delText>
        </w:r>
      </w:del>
      <w:del w:id="56" w:author="PR Preview" w:date="2026-01-01T00:00:00Z">
        <w:r>
          <w:rPr>
            <w:rStyle w:val="NormalTok"/>
          </w:rPr>
          <w:delText xml:space="preserve">formula)]</w:delText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FunctionTok"/>
          </w:rPr>
          <w:delText xml:space="preserve">c</w:delText>
        </w:r>
      </w:del>
      <w:del w:id="59" w:author="PR Preview" w:date="2026-01-01T00:00:00Z">
        <w:r>
          <w:rPr>
            <w:rStyle w:val="NormalTok"/>
          </w:rPr>
          <w:delText xml:space="preserve">(</w:delText>
        </w:r>
      </w:del>
      <w:del w:id="60" w:author="PR Preview" w:date="2026-01-01T00:00:00Z">
        <w:r>
          <w:rPr>
            <w:rStyle w:val="AttributeTok"/>
          </w:rPr>
          <w:delText xml:space="preserve">max_difference =</w:delText>
        </w:r>
      </w:del>
      <w:del w:id="61" w:author="PR Preview" w:date="2026-01-01T00:00:00Z">
        <w:r>
          <w:rPr>
            <w:rStyle w:val="NormalTok"/>
          </w:rPr>
          <w:delText xml:space="preserve"> loocv_max_diff, </w:delText>
        </w:r>
      </w:del>
      <w:del w:id="62" w:author="PR Preview" w:date="2026-01-01T00:00:00Z">
        <w:r>
          <w:rPr>
            <w:rStyle w:val="AttributeTok"/>
          </w:rPr>
          <w:delText xml:space="preserve">best_degree =</w:delText>
        </w:r>
      </w:del>
      <w:del w:id="63" w:author="PR Preview" w:date="2026-01-01T00:00:00Z">
        <w:r>
          <w:rPr>
            <w:rStyle w:val="NormalTok"/>
          </w:rPr>
          <w:delText xml:space="preserve"> mtcars_best_loocv)</w:delText>
        </w:r>
      </w:del>
      <w:del w:id="64" w:author="PR Preview" w:date="2026-01-01T00:00:00Z">
        <w:r>
          <w:br/>
        </w:r>
      </w:del>
      <w:del w:id="6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66" w:author="PR Preview" w:date="2026-01-01T00:00:00Z">
        <w:r>
          <w:br/>
        </w:r>
      </w:del>
      <w:del w:id="6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68" w:author="PR Preview" w:date="2026-01-01T00:00:00Z">
        <w:r>
          <w:delText xml:space="preserve">The two columns differ by at most 7.1e-15,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which is rounding error.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The single-fit formula needs one fit per model instead of 32.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LOOCV picks degree 2,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 because LOOCV is not random (</w:delText>
        </w:r>
      </w:del>
      <w:hyperlink w:anchor="sol-loocv">
        <w:del w:id="77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78" w:author="PR Preview" w:date="2026-01-01T00:00:00Z">
        <w:r>
          <w:delText xml:space="preserve">),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81" w:author="PR Preview" w:date="2026-01-01T00:00:00Z">
        <w:r>
          <w:rPr>
            <w:i/>
            <w:iCs/>
          </w:rPr>
          <w:delText xml:space="preserve">Remark 11</w:delText>
        </w:r>
      </w:del>
      <w:del w:id="82" w:author="PR Preview" w:date="2026-01-01T00:00:00Z">
        <w:r>
          <w:delText xml:space="preserve"> (When to use leave-one-out cross-validation). </w:delText>
        </w:r>
      </w:del>
      <w:del w:id="83" w:author="PR Preview" w:date="2026-01-01T00:00:00Z">
        <w:r>
          <w:delText xml:space="preserve">LOOCV is the</w:delText>
        </w:r>
      </w:del>
      <w:del w:id="8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end of</w:delText>
        </w:r>
      </w:del>
      <w:del w:id="87" w:author="PR Preview" w:date="2026-01-01T00:00:00Z">
        <w:r>
          <w:delText xml:space="preserve"> </w:delText>
        </w:r>
      </w:del>
      <w:hyperlink w:anchor="rem-choosing-k">
        <w:del w:id="88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89" w:author="PR Preview" w:date="2026-01-01T00:00:00Z">
        <w:r>
          <w:delText xml:space="preserve">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By</w:delText>
        </w:r>
      </w:del>
      <w:del w:id="92" w:author="PR Preview" w:date="2026-01-01T00:00:00Z">
        <w:r>
          <w:delText xml:space="preserve"> </w:delText>
        </w:r>
      </w:del>
      <w:hyperlink w:anchor="rem-cv-estimate">
        <w:del w:id="93" w:author="PR Preview" w:date="2026-01-01T00:00:00Z">
          <w:r>
            <w:rPr>
              <w:rStyle w:val="Hyperlink"/>
            </w:rPr>
            <w:delText xml:space="preserve">Remark 8</w:delText>
          </w:r>
        </w:del>
      </w:hyperlink>
      <w:del w:id="94" w:author="PR Preview" w:date="2026-01-01T00:00:00Z">
        <w:r>
          <w:delText xml:space="preserve">,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estimates</w:delText>
        </w:r>
      </w:del>
      <w:del w:id="9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for the fitting procedure</w:delText>
        </w:r>
      </w:del>
      <w:del w:id="101" w:author="PR Preview" w:date="2026-01-01T00:00:00Z">
        <w:r>
          <w:delText xml:space="preserve"> </w:delText>
        </w:r>
      </w:del>
      <m:oMath>
        <m:r>
          <m:t>g</m:t>
        </m:r>
      </m:oMath>
      <w:del w:id="102" w:author="PR Preview" w:date="2026-01-01T00:00:00Z">
        <w:r>
          <w:delText xml:space="preserve">: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each rule is fitted to</w:delText>
        </w:r>
      </w:del>
      <w:del w:id="10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observations,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so the bias of</w:delText>
        </w:r>
      </w:del>
      <w:del w:id="1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as an estimate of</w:delText>
        </w:r>
      </w:del>
      <w:del w:id="11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is the smallest of any</w:delText>
        </w:r>
      </w:del>
      <w:del w:id="116" w:author="PR Preview" w:date="2026-01-01T00:00:00Z">
        <w:r>
          <w:delText xml:space="preserve"> </w:delText>
        </w:r>
      </w:del>
      <m:oMath>
        <m:r>
          <m:t>k</m:t>
        </m:r>
      </m:oMath>
      <w:del w:id="117" w:author="PR Preview" w:date="2026-01-01T00:00:00Z">
        <w:r>
          <w:delText xml:space="preserve">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But the</w:delText>
        </w:r>
      </w:del>
      <w:del w:id="120" w:author="PR Preview" w:date="2026-01-01T00:00:00Z">
        <w:r>
          <w:delText xml:space="preserve"> </w:delText>
        </w:r>
      </w:del>
      <m:oMath>
        <m:r>
          <m:t>n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training sets are nearly identical,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so the variance of</w:delText>
        </w:r>
      </w:del>
      <w:del w:id="1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can be larger than that of 5- or 10-fold cross-validation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(James et al. 2021, sec. 5.1.4)</w:delText>
        </w:r>
      </w:del>
      <w:del w:id="130" w:author="PR Preview" w:date="2026-01-01T00:00:00Z">
        <w:r>
          <w:delText xml:space="preserve">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For least squares fits,</w:delText>
        </w:r>
      </w:del>
      <w:del w:id="133" w:author="PR Preview" w:date="2026-01-01T00:00:00Z">
        <w:r>
          <w:delText xml:space="preserve"> </w:delText>
        </w:r>
      </w:del>
      <w:hyperlink w:anchor="thm-loocv-shortcut">
        <w:del w:id="13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computes LOOCV from a single fit;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for most other fitting methods,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LOOCV requires</w:delText>
        </w:r>
      </w:del>
      <w:del w:id="141" w:author="PR Preview" w:date="2026-01-01T00:00:00Z">
        <w:r>
          <w:delText xml:space="preserve"> </w:delText>
        </w:r>
      </w:del>
      <m:oMath>
        <m:r>
          <m:t>n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fits.</w:delText>
        </w:r>
      </w:del>
    </w:p>
    <w:p>
      <w:pPr>
        <w:pStyle w:val="SourceCode"/>
      </w:pPr>
      <w:ins w:id="144" w:author="PR Preview" w:date="2026-01-01T00:00:00Z">
        <w:r>
          <w:rPr>
            <w:rStyle w:val="NormalTok"/>
          </w:rPr>
          <w:t xml:space="preserve">loocv_max_diff </w:t>
        </w:r>
      </w:ins>
      <w:ins w:id="145" w:author="PR Preview" w:date="2026-01-01T00:00:00Z">
        <w:r>
          <w:rPr>
            <w:rStyle w:val="OtherTok"/>
          </w:rPr>
          <w:t xml:space="preserve">&lt;-</w:t>
        </w:r>
      </w:ins>
      <w:ins w:id="146" w:author="PR Preview" w:date="2026-01-01T00:00:00Z">
        <w:r>
          <w:rPr>
            <w:rStyle w:val="NormalTok"/>
          </w:rPr>
          <w:t xml:space="preserve"> </w:t>
        </w:r>
      </w:ins>
      <w:ins w:id="147" w:author="PR Preview" w:date="2026-01-01T00:00:00Z">
        <w:r>
          <w:rPr>
            <w:rStyle w:val="FunctionTok"/>
          </w:rPr>
          <w:t xml:space="preserve">max</w:t>
        </w:r>
      </w:ins>
      <w:ins w:id="148" w:author="PR Preview" w:date="2026-01-01T00:00:00Z">
        <w:r>
          <w:rPr>
            <w:rStyle w:val="NormalTok"/>
          </w:rPr>
          <w:t xml:space="preserve">(</w:t>
        </w:r>
      </w:ins>
      <w:ins w:id="149" w:author="PR Preview" w:date="2026-01-01T00:00:00Z">
        <w:r>
          <w:rPr>
            <w:rStyle w:val="FunctionTok"/>
          </w:rPr>
          <w:t xml:space="preserve">abs</w:t>
        </w:r>
      </w:ins>
      <w:ins w:id="150" w:author="PR Preview" w:date="2026-01-01T00:00:00Z">
        <w:r>
          <w:rPr>
            <w:rStyle w:val="NormalTok"/>
          </w:rPr>
          <w:t xml:space="preserve">(mtcars_loocv</w:t>
        </w:r>
      </w:ins>
      <w:ins w:id="151" w:author="PR Preview" w:date="2026-01-01T00:00:00Z">
        <w:r>
          <w:rPr>
            <w:rStyle w:val="SpecialCharTok"/>
          </w:rPr>
          <w:t xml:space="preserve">$</w:t>
        </w:r>
      </w:ins>
      <w:ins w:id="152" w:author="PR Preview" w:date="2026-01-01T00:00:00Z">
        <w:r>
          <w:rPr>
            <w:rStyle w:val="NormalTok"/>
          </w:rPr>
          <w:t xml:space="preserve">refitting </w:t>
        </w:r>
      </w:ins>
      <w:ins w:id="153" w:author="PR Preview" w:date="2026-01-01T00:00:00Z">
        <w:r>
          <w:rPr>
            <w:rStyle w:val="SpecialCharTok"/>
          </w:rPr>
          <w:t xml:space="preserve">-</w:t>
        </w:r>
      </w:ins>
      <w:ins w:id="154" w:author="PR Preview" w:date="2026-01-01T00:00:00Z">
        <w:r>
          <w:rPr>
            <w:rStyle w:val="NormalTok"/>
          </w:rPr>
          <w:t xml:space="preserve"> mtcars_loocv</w:t>
        </w:r>
      </w:ins>
      <w:ins w:id="155" w:author="PR Preview" w:date="2026-01-01T00:00:00Z">
        <w:r>
          <w:rPr>
            <w:rStyle w:val="SpecialCharTok"/>
          </w:rPr>
          <w:t xml:space="preserve">$</w:t>
        </w:r>
      </w:ins>
      <w:ins w:id="156" w:author="PR Preview" w:date="2026-01-01T00:00:00Z">
        <w:r>
          <w:rPr>
            <w:rStyle w:val="NormalTok"/>
          </w:rPr>
          <w:t xml:space="preserve">formula))</w:t>
        </w:r>
      </w:ins>
      <w:ins w:id="157" w:author="PR Preview" w:date="2026-01-01T00:00:00Z">
        <w:r>
          <w:br/>
        </w:r>
      </w:ins>
      <w:ins w:id="158" w:author="PR Preview" w:date="2026-01-01T00:00:00Z">
        <w:r>
          <w:rPr>
            <w:rStyle w:val="NormalTok"/>
          </w:rPr>
          <w:t xml:space="preserve">mtcars_best_loocv </w:t>
        </w:r>
      </w:ins>
      <w:ins w:id="159" w:author="PR Preview" w:date="2026-01-01T00:00:00Z">
        <w:r>
          <w:rPr>
            <w:rStyle w:val="OtherTok"/>
          </w:rPr>
          <w:t xml:space="preserve">&lt;-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  mtcars_loocv</w:t>
        </w:r>
      </w:ins>
      <w:ins w:id="162" w:author="PR Preview" w:date="2026-01-01T00:00:00Z">
        <w:r>
          <w:rPr>
            <w:rStyle w:val="SpecialCharTok"/>
          </w:rPr>
          <w:t xml:space="preserve">$</w:t>
        </w:r>
      </w:ins>
      <w:ins w:id="163" w:author="PR Preview" w:date="2026-01-01T00:00:00Z">
        <w:r>
          <w:rPr>
            <w:rStyle w:val="NormalTok"/>
          </w:rPr>
          <w:t xml:space="preserve">degree[</w:t>
        </w:r>
      </w:ins>
      <w:ins w:id="164" w:author="PR Preview" w:date="2026-01-01T00:00:00Z">
        <w:r>
          <w:rPr>
            <w:rStyle w:val="FunctionTok"/>
          </w:rPr>
          <w:t xml:space="preserve">which.min</w:t>
        </w:r>
      </w:ins>
      <w:ins w:id="165" w:author="PR Preview" w:date="2026-01-01T00:00:00Z">
        <w:r>
          <w:rPr>
            <w:rStyle w:val="NormalTok"/>
          </w:rPr>
          <w:t xml:space="preserve">(mtcars_loocv</w:t>
        </w:r>
      </w:ins>
      <w:ins w:id="166" w:author="PR Preview" w:date="2026-01-01T00:00:00Z">
        <w:r>
          <w:rPr>
            <w:rStyle w:val="SpecialCharTok"/>
          </w:rPr>
          <w:t xml:space="preserve">$</w:t>
        </w:r>
      </w:ins>
      <w:ins w:id="167" w:author="PR Preview" w:date="2026-01-01T00:00:00Z">
        <w:r>
          <w:rPr>
            <w:rStyle w:val="NormalTok"/>
          </w:rPr>
          <w:t xml:space="preserve">formula)]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FunctionTok"/>
          </w:rPr>
          <w:t xml:space="preserve">c</w:t>
        </w:r>
      </w:ins>
      <w:ins w:id="170" w:author="PR Preview" w:date="2026-01-01T00:00:00Z">
        <w:r>
          <w:rPr>
            <w:rStyle w:val="NormalTok"/>
          </w:rPr>
          <w:t xml:space="preserve">(</w:t>
        </w:r>
      </w:ins>
      <w:ins w:id="171" w:author="PR Preview" w:date="2026-01-01T00:00:00Z">
        <w:r>
          <w:rPr>
            <w:rStyle w:val="AttributeTok"/>
          </w:rPr>
          <w:t xml:space="preserve">max_difference =</w:t>
        </w:r>
      </w:ins>
      <w:ins w:id="172" w:author="PR Preview" w:date="2026-01-01T00:00:00Z">
        <w:r>
          <w:rPr>
            <w:rStyle w:val="NormalTok"/>
          </w:rPr>
          <w:t xml:space="preserve"> loocv_max_diff, </w:t>
        </w:r>
      </w:ins>
      <w:ins w:id="173" w:author="PR Preview" w:date="2026-01-01T00:00:00Z">
        <w:r>
          <w:rPr>
            <w:rStyle w:val="AttributeTok"/>
          </w:rPr>
          <w:t xml:space="preserve">best_degree =</w:t>
        </w:r>
      </w:ins>
      <w:ins w:id="174" w:author="PR Preview" w:date="2026-01-01T00:00:00Z">
        <w:r>
          <w:rPr>
            <w:rStyle w:val="NormalTok"/>
          </w:rPr>
          <w:t xml:space="preserve"> mtcars_best_loocv)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CommentTok"/>
          </w:rPr>
          <w:t xml:space="preserve">#&gt; max_difference    best_degree </w:t>
        </w:r>
      </w:ins>
      <w:ins w:id="177" w:author="PR Preview" w:date="2026-01-01T00:00:00Z">
        <w:r>
          <w:br/>
        </w:r>
      </w:ins>
      <w:ins w:id="178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179" w:author="PR Preview" w:date="2026-01-01T00:00:00Z">
        <w:r>
          <w:t xml:space="preserve">The two columns differ by at most 8.9e-15,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which is rounding error.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 single-fit formula needs one fit per model instead of 32.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LOOCV picks degree 2,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 because LOOCV is not random (</w:t>
        </w:r>
      </w:ins>
      <w:hyperlink w:anchor="sol-loocv">
        <w:ins w:id="188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189" w:author="PR Preview" w:date="2026-01-01T00:00:00Z">
        <w:r>
          <w:t xml:space="preserve">),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rerunning it always gives the same choice.</w:t>
        </w:r>
      </w:ins>
    </w:p>
    <w:bookmarkEnd w:id="203"/>
    <w:bookmarkStart w:id="204" w:name="rem-loocv"/>
    <w:p>
      <w:pPr>
        <w:pStyle w:val="BodyText"/>
      </w:pPr>
      <w:ins w:id="192" w:author="PR Preview" w:date="2026-01-01T00:00:00Z">
        <w:r>
          <w:rPr>
            <w:i/>
            <w:iCs/>
          </w:rPr>
          <w:t xml:space="preserve">Remark 12</w:t>
        </w:r>
      </w:ins>
      <w:ins w:id="193" w:author="PR Preview" w:date="2026-01-01T00:00:00Z">
        <w:r>
          <w:t xml:space="preserve"> (When to use leave-one-out cross-validation). </w:t>
        </w:r>
      </w:ins>
      <w:ins w:id="194" w:author="PR Preview" w:date="2026-01-01T00:00:00Z">
        <w:r>
          <w:t xml:space="preserve">LOOCV is the</w:t>
        </w:r>
      </w:ins>
      <w:ins w:id="1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end of</w:t>
        </w:r>
      </w:ins>
      <w:ins w:id="198" w:author="PR Preview" w:date="2026-01-01T00:00:00Z">
        <w:r>
          <w:t xml:space="preserve"> </w:t>
        </w:r>
      </w:ins>
      <w:hyperlink w:anchor="rem-choosing-k">
        <w:ins w:id="199" w:author="PR Preview" w:date="2026-01-01T00:00:00Z">
          <w:r>
            <w:rPr>
              <w:rStyle w:val="Hyperlink"/>
            </w:rPr>
            <w:t xml:space="preserve">Remark 9</w:t>
          </w:r>
        </w:ins>
      </w:hyperlink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By</w:t>
        </w:r>
      </w:ins>
      <w:ins w:id="203" w:author="PR Preview" w:date="2026-01-01T00:00:00Z">
        <w:r>
          <w:t xml:space="preserve"> </w:t>
        </w:r>
      </w:ins>
      <w:hyperlink w:anchor="rem-cv-estimate">
        <w:ins w:id="204" w:author="PR Preview" w:date="2026-01-01T00:00:00Z">
          <w:r>
            <w:rPr>
              <w:rStyle w:val="Hyperlink"/>
            </w:rPr>
            <w:t xml:space="preserve">Remark 8</w:t>
          </w:r>
        </w:ins>
      </w:hyperlink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estimates</w:t>
        </w:r>
      </w:ins>
      <w:ins w:id="20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the fitting procedure</w:t>
        </w:r>
      </w:ins>
      <w:ins w:id="212" w:author="PR Preview" w:date="2026-01-01T00:00:00Z">
        <w:r>
          <w:t xml:space="preserve"> </w:t>
        </w:r>
      </w:ins>
      <m:oMath>
        <m:r>
          <m:t>g</m:t>
        </m:r>
      </m:oMath>
      <w:ins w:id="213" w:author="PR Preview" w:date="2026-01-01T00:00:00Z">
        <w:r>
          <w:t xml:space="preserve">: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each rule is fitted to</w:t>
        </w:r>
      </w:ins>
      <w:ins w:id="2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observations,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so the bias of</w:t>
        </w:r>
      </w:ins>
      <w:ins w:id="2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as an estimate of</w:t>
        </w:r>
      </w:ins>
      <w:ins w:id="22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the smallest of any</w:t>
        </w:r>
      </w:ins>
      <w:ins w:id="227" w:author="PR Preview" w:date="2026-01-01T00:00:00Z">
        <w:r>
          <w:t xml:space="preserve"> </w:t>
        </w:r>
      </w:ins>
      <m:oMath>
        <m:r>
          <m:t>k</m:t>
        </m:r>
      </m:oMath>
      <w:ins w:id="228" w:author="PR Preview" w:date="2026-01-01T00:00:00Z">
        <w:r>
          <w:t xml:space="preserve">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But the</w:t>
        </w:r>
      </w:ins>
      <w:ins w:id="231" w:author="PR Preview" w:date="2026-01-01T00:00:00Z">
        <w:r>
          <w:t xml:space="preserve"> </w:t>
        </w:r>
      </w:ins>
      <m:oMath>
        <m:r>
          <m:t>n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training sets are nearly identical,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so the variance of</w:t>
        </w:r>
      </w:ins>
      <w:ins w:id="2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can be larger than that of 5- or 10-fold cross-validation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(James et al. 2021, sec. 5.1.4)</w:t>
        </w:r>
      </w:ins>
      <w:ins w:id="241" w:author="PR Preview" w:date="2026-01-01T00:00:00Z">
        <w:r>
          <w:t xml:space="preserve">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For least squares fits,</w:t>
        </w:r>
      </w:ins>
      <w:ins w:id="244" w:author="PR Preview" w:date="2026-01-01T00:00:00Z">
        <w:r>
          <w:t xml:space="preserve"> </w:t>
        </w:r>
      </w:ins>
      <w:hyperlink w:anchor="thm-loocv-shortcut">
        <w:ins w:id="24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computes LOOCV from a single fit;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for most other fitting methods,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LOOCV requires</w:t>
        </w:r>
      </w:ins>
      <w:ins w:id="252" w:author="PR Preview" w:date="2026-01-01T00:00:00Z">
        <w:r>
          <w:t xml:space="preserve"> </w:t>
        </w:r>
      </w:ins>
      <m:oMath>
        <m:r>
          <m:t>n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fits.</w:t>
        </w:r>
      </w:ins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del w:id="255" w:author="PR Preview" w:date="2026-01-01T00:00:00Z">
        <w:r>
          <w:rPr>
            <w:i/>
            <w:iCs/>
          </w:rPr>
          <w:delText xml:space="preserve">Remark 12</w:delText>
        </w:r>
      </w:del>
      <w:del w:id="256" w:author="PR Preview" w:date="2026-01-01T00:00:00Z">
        <w:r>
          <w:delText xml:space="preserve"> (What is nested). </w:delText>
        </w:r>
      </w:del>
      <w:del w:id="257" w:author="PR Preview" w:date="2026-01-01T00:00:00Z">
        <w:r>
          <w:delText xml:space="preserve">Each fold-out rule of</w:delText>
        </w:r>
      </w:del>
      <w:del w:id="25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is computed from the observations outside one outer</w:delText>
        </w:r>
      </w:del>
      <w:del w:id="261" w:author="PR Preview" w:date="2026-01-01T00:00:00Z">
        <w:r>
          <w:delText xml:space="preserve"> </w:delText>
        </w:r>
      </w:del>
      <w:hyperlink w:anchor="def-folds">
        <w:del w:id="26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64" w:author="PR Preview" w:date="2026-01-01T00:00:00Z">
        <w:r>
          <w:delText xml:space="preserve">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so the whole choice,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including the cross-validation that</w:delText>
        </w:r>
      </w:del>
      <w:del w:id="26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runs inside those observations,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never sees</w:delText>
        </w:r>
      </w:del>
      <w:del w:id="2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75" w:author="PR Preview" w:date="2026-01-01T00:00:00Z">
        <w:r>
          <w:delText xml:space="preserve">.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278" w:author="PR Preview" w:date="2026-01-01T00:00:00Z">
        <w:r>
          <w:rPr>
            <w:i/>
            <w:iCs/>
          </w:rPr>
          <w:delText xml:space="preserve">Remark 13</w:delText>
        </w:r>
      </w:del>
      <w:del w:id="279" w:author="PR Preview" w:date="2026-01-01T00:00:00Z">
        <w:r>
          <w:delText xml:space="preserve"> (Cross-validation replaces the validation set, not the test set). </w:delText>
        </w:r>
      </w:del>
      <w:del w:id="280" w:author="PR Preview" w:date="2026-01-01T00:00:00Z">
        <w:r>
          <w:delText xml:space="preserve">Used to choose between models,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cross-validation takes the place of the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rPr>
            <w:i/>
            <w:iCs/>
          </w:rPr>
          <w:delText xml:space="preserve">validation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set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of</w:delText>
        </w:r>
      </w:del>
      <w:del w:id="289" w:author="PR Preview" w:date="2026-01-01T00:00:00Z">
        <w:r>
          <w:delText xml:space="preserve"> </w:delText>
        </w:r>
      </w:del>
      <w:hyperlink w:anchor="def-data-splits">
        <w:del w:id="29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91" w:author="PR Preview" w:date="2026-01-01T00:00:00Z">
        <w:r>
          <w:delText xml:space="preserve">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the one consulted again and again,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and not of the test set, which stays unused until the end.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The cross-validation estimate of the winning model is optimistic: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that model won partly because the particular sample and split happened to favor it,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so its estimate is the smallest of several noisy estimates.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 honest estimate of the chosen model’s error needs data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that took no part in the choice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(Hastie et al. 2009, sec. 7.2)</w:delText>
        </w:r>
      </w:del>
      <w:del w:id="308" w:author="PR Preview" w:date="2026-01-01T00:00:00Z">
        <w:r>
          <w:delText xml:space="preserve">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such as a</w:delText>
        </w:r>
      </w:del>
      <w:del w:id="311" w:author="PR Preview" w:date="2026-01-01T00:00:00Z">
        <w:r>
          <w:delText xml:space="preserve"> </w:delText>
        </w:r>
      </w:del>
      <w:hyperlink w:anchor="def-test-set">
        <w:del w:id="312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13" w:author="PR Preview" w:date="2026-01-01T00:00:00Z">
        <w:r>
          <w:delText xml:space="preserve">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or the outer folds of</w:delText>
        </w:r>
      </w:del>
      <w:del w:id="316" w:author="PR Preview" w:date="2026-01-01T00:00:00Z">
        <w:r>
          <w:delText xml:space="preserve"> </w:delText>
        </w:r>
      </w:del>
      <w:hyperlink w:anchor="def-nested-cv">
        <w:del w:id="317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18" w:author="PR Preview" w:date="2026-01-01T00:00:00Z">
        <w:r>
          <w:delText xml:space="preserve">.</w:delText>
        </w:r>
      </w:del>
    </w:p>
    <w:p>
      <w:pPr>
        <w:pStyle w:val="BodyText"/>
      </w:pPr>
      <w:ins w:id="319" w:author="PR Preview" w:date="2026-01-01T00:00:00Z">
        <w:r>
          <w:rPr>
            <w:i/>
            <w:iCs/>
          </w:rPr>
          <w:t xml:space="preserve">Remark 13</w:t>
        </w:r>
      </w:ins>
      <w:ins w:id="320" w:author="PR Preview" w:date="2026-01-01T00:00:00Z">
        <w:r>
          <w:t xml:space="preserve"> (What is nested). </w:t>
        </w:r>
      </w:ins>
      <w:ins w:id="321" w:author="PR Preview" w:date="2026-01-01T00:00:00Z">
        <w:r>
          <w:t xml:space="preserve">Each fold-out rule of</w:t>
        </w:r>
      </w:ins>
      <w:ins w:id="32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computed from the observations outside one outer</w:t>
        </w:r>
      </w:ins>
      <w:ins w:id="325" w:author="PR Preview" w:date="2026-01-01T00:00:00Z">
        <w:r>
          <w:t xml:space="preserve"> </w:t>
        </w:r>
      </w:ins>
      <w:hyperlink w:anchor="def-folds">
        <w:ins w:id="32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so the whole choice,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including the cross-validation that</w:t>
        </w:r>
      </w:ins>
      <w:ins w:id="33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runs inside those observations,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never sees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9" w:author="PR Preview" w:date="2026-01-01T00:00:00Z">
        <w:r>
          <w:t xml:space="preserve">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That inner cross-validation is the nested one.</w:t>
        </w:r>
      </w:ins>
    </w:p>
    <w:bookmarkEnd w:id="214"/>
    <w:bookmarkStart w:id="217" w:name="rem-cv-winner-optimistic"/>
    <w:p>
      <w:pPr>
        <w:pStyle w:val="BodyText"/>
      </w:pPr>
      <w:ins w:id="342" w:author="PR Preview" w:date="2026-01-01T00:00:00Z">
        <w:r>
          <w:rPr>
            <w:i/>
            <w:iCs/>
          </w:rPr>
          <w:t xml:space="preserve">Remark 14</w:t>
        </w:r>
      </w:ins>
      <w:ins w:id="343" w:author="PR Preview" w:date="2026-01-01T00:00:00Z">
        <w:r>
          <w:t xml:space="preserve"> (Cross-validation replaces the validation set, not the test set). </w:t>
        </w:r>
      </w:ins>
      <w:ins w:id="344" w:author="PR Preview" w:date="2026-01-01T00:00:00Z">
        <w:r>
          <w:t xml:space="preserve">Used to choose between models,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cross-validation takes the place of the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i/>
            <w:iCs/>
          </w:rPr>
          <w:t xml:space="preserve">validation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set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</w:t>
        </w:r>
      </w:ins>
      <w:ins w:id="353" w:author="PR Preview" w:date="2026-01-01T00:00:00Z">
        <w:r>
          <w:t xml:space="preserve"> </w:t>
        </w:r>
      </w:ins>
      <w:hyperlink w:anchor="def-data-splits">
        <w:ins w:id="35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 one consulted again and again,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and not of the test set, which stays unused until the end.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 cross-validation estimate of the winning model is optimistic: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that model won partly because the particular sample and split happened to favor it,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so its estimate is the smallest of several noisy estimates.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An honest estimate of the chosen model’s error needs data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that took no part in the choice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(Hastie et al. 2009, sec. 7.2)</w:t>
        </w:r>
      </w:ins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such as a</w:t>
        </w:r>
      </w:ins>
      <w:ins w:id="375" w:author="PR Preview" w:date="2026-01-01T00:00:00Z">
        <w:r>
          <w:t xml:space="preserve"> </w:t>
        </w:r>
      </w:ins>
      <w:hyperlink w:anchor="def-test-set">
        <w:ins w:id="376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77" w:author="PR Preview" w:date="2026-01-01T00:00:00Z">
        <w:r>
          <w:t xml:space="preserve">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or the outer folds of</w:t>
        </w:r>
      </w:ins>
      <w:ins w:id="380" w:author="PR Preview" w:date="2026-01-01T00:00:00Z">
        <w:r>
          <w:t xml:space="preserve"> </w:t>
        </w:r>
      </w:ins>
      <w:hyperlink w:anchor="def-nested-cv">
        <w:ins w:id="381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8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del w:id="383" w:author="PR Preview" w:date="2026-01-01T00:00:00Z">
        <w:r>
          <w:rPr>
            <w:i/>
            <w:iCs/>
          </w:rPr>
          <w:delText xml:space="preserve">Remark 14</w:delText>
        </w:r>
      </w:del>
      <w:del w:id="384" w:author="PR Preview" w:date="2026-01-01T00:00:00Z">
        <w:r>
          <w:delText xml:space="preserve"> (The fold-based standard error is only a rough guide). </w:delText>
        </w:r>
      </w:del>
      <w:del w:id="385" w:author="PR Preview" w:date="2026-01-01T00:00:00Z">
        <w:r>
          <w:delText xml:space="preserve">Hastie et al. (2009, sec. 7.10.1)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draw standard-error bars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computed from the per-fold errors as in</w:delText>
        </w:r>
      </w:del>
      <w:del w:id="390" w:author="PR Preview" w:date="2026-01-01T00:00:00Z">
        <w:r>
          <w:delText xml:space="preserve"> </w:delText>
        </w:r>
      </w:del>
      <w:hyperlink w:anchor="eq-cv-se">
        <w:del w:id="391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92" w:author="PR Preview" w:date="2026-01-01T00:00:00Z">
        <w:r>
          <w:delText xml:space="preserve">.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That formula treats the</w:delText>
        </w:r>
      </w:del>
      <w:del w:id="395" w:author="PR Preview" w:date="2026-01-01T00:00:00Z">
        <w:r>
          <w:delText xml:space="preserve"> </w:delText>
        </w:r>
      </w:del>
      <m:oMath>
        <m:r>
          <m:t>k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fold errors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as if they were independent,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which they are not: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every pair of folds shares</w:delText>
        </w:r>
      </w:del>
      <w:del w:id="40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folds of training data.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So</w:delText>
        </w:r>
      </w:del>
      <w:del w:id="4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is a rough indication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of how much</w:delText>
        </w:r>
      </w:del>
      <w:del w:id="4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might change with a different sample,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not a</w:delText>
        </w:r>
      </w:del>
      <w:del w:id="419" w:author="PR Preview" w:date="2026-01-01T00:00:00Z">
        <w:r>
          <w:delText xml:space="preserve"> </w:delText>
        </w:r>
      </w:del>
      <w:hyperlink r:id="rId223">
        <w:del w:id="420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</w:delText>
        </w:r>
      </w:del>
      <w:del w:id="4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24" w:author="PR Preview" w:date="2026-01-01T00:00:00Z">
        <w:r>
          <w:delText xml:space="preserve">.</w:delText>
        </w:r>
      </w:del>
    </w:p>
    <w:p>
      <w:pPr>
        <w:pStyle w:val="BodyText"/>
      </w:pPr>
      <w:ins w:id="425" w:author="PR Preview" w:date="2026-01-01T00:00:00Z">
        <w:r>
          <w:rPr>
            <w:i/>
            <w:iCs/>
          </w:rPr>
          <w:t xml:space="preserve">Remark 15</w:t>
        </w:r>
      </w:ins>
      <w:ins w:id="426" w:author="PR Preview" w:date="2026-01-01T00:00:00Z">
        <w:r>
          <w:t xml:space="preserve"> (The fold-based standard error is only a rough guide). </w:t>
        </w:r>
      </w:ins>
      <w:ins w:id="427" w:author="PR Preview" w:date="2026-01-01T00:00:00Z">
        <w:r>
          <w:t xml:space="preserve">Hastie et al. (2009, sec. 7.10.1)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draw standard-error bars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computed from the per-fold errors as in</w:t>
        </w:r>
      </w:ins>
      <w:ins w:id="432" w:author="PR Preview" w:date="2026-01-01T00:00:00Z">
        <w:r>
          <w:t xml:space="preserve"> </w:t>
        </w:r>
      </w:ins>
      <w:hyperlink w:anchor="eq-cv-se">
        <w:ins w:id="433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34" w:author="PR Preview" w:date="2026-01-01T00:00:00Z">
        <w:r>
          <w:t xml:space="preserve">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That formula treats the</w:t>
        </w:r>
      </w:ins>
      <w:ins w:id="437" w:author="PR Preview" w:date="2026-01-01T00:00:00Z">
        <w:r>
          <w:t xml:space="preserve"> </w:t>
        </w:r>
      </w:ins>
      <m:oMath>
        <m:r>
          <m:t>k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fold errors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as if they were independent,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which they are not: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every pair of folds shares</w:t>
        </w:r>
      </w:ins>
      <w:ins w:id="4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folds of training data.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So</w:t>
        </w:r>
      </w:ins>
      <w:ins w:id="45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is a rough indication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of how much</w:t>
        </w:r>
      </w:ins>
      <w:ins w:id="4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might change with a different sample,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not a</w:t>
        </w:r>
      </w:ins>
      <w:ins w:id="461" w:author="PR Preview" w:date="2026-01-01T00:00:00Z">
        <w:r>
          <w:t xml:space="preserve"> </w:t>
        </w:r>
      </w:ins>
      <w:hyperlink r:id="rId223">
        <w:ins w:id="462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of</w:t>
        </w:r>
      </w:ins>
      <w:ins w:id="46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66" w:author="PR Preview" w:date="2026-01-01T00:00:00Z">
        <w:r>
          <w:t xml:space="preserve">.</w:t>
        </w:r>
      </w:ins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del w:id="467" w:author="PR Preview" w:date="2026-01-01T00:00:00Z">
        <w:r>
          <w:rPr>
            <w:i/>
            <w:iCs/>
          </w:rPr>
          <w:delText xml:space="preserve">Remark 15</w:delText>
        </w:r>
      </w:del>
      <w:del w:id="468" w:author="PR Preview" w:date="2026-01-01T00:00:00Z">
        <w:r>
          <w:delText xml:space="preserve"> (Cross-validate the whole procedure). </w:delText>
        </w:r>
      </w:del>
      <w:del w:id="469" w:author="PR Preview" w:date="2026-01-01T00:00:00Z">
        <w:r>
          <w:delText xml:space="preserve">Every step that uses the outcome is part of fitting,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 must be repeated inside each fold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using only that fold’s training observations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(Hastie et al. 2009, sec. 7.10.2)</w:delText>
        </w:r>
      </w:del>
      <w:del w:id="476" w:author="PR Preview" w:date="2026-01-01T00:00:00Z">
        <w:r>
          <w:delText xml:space="preserve">.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Such steps include:</w:delText>
        </w:r>
      </w:del>
    </w:p>
    <w:p>
      <w:pPr>
        <w:pStyle w:val="BodyText"/>
      </w:pPr>
      <w:ins w:id="479" w:author="PR Preview" w:date="2026-01-01T00:00:00Z">
        <w:r>
          <w:rPr>
            <w:i/>
            <w:iCs/>
          </w:rPr>
          <w:t xml:space="preserve">Remark 16</w:t>
        </w:r>
      </w:ins>
      <w:ins w:id="480" w:author="PR Preview" w:date="2026-01-01T00:00:00Z">
        <w:r>
          <w:t xml:space="preserve"> (Cross-validate the whole procedure). </w:t>
        </w:r>
      </w:ins>
      <w:ins w:id="481" w:author="PR Preview" w:date="2026-01-01T00:00:00Z">
        <w:r>
          <w:t xml:space="preserve">Every step that uses the outcome is part of fitting,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and must be repeated inside each fold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using only that fold’s training observations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(Hastie et al. 2009, sec. 7.10.2)</w:t>
        </w:r>
      </w:ins>
      <w:ins w:id="488" w:author="PR Preview" w:date="2026-01-01T00:00:00Z">
        <w:r>
          <w:t xml:space="preserve">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ins w:id="491" w:author="PR Preview" w:date="2026-01-01T00:00:00Z">
        <w:r>
          <w:t xml:space="preserve">9 Further reading</w:t>
        </w:r>
      </w:ins>
    </w:p>
    <w:p>
      <w:pPr>
        <w:pStyle w:val="FirstParagraph"/>
      </w:pPr>
      <w:ins w:id="492" w:author="PR Preview" w:date="2026-01-01T00:00:00Z">
        <w:r>
          <w:t xml:space="preserve">Sanchez (2020)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reviews the matrix algebra behind statistical learning,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including the covariance and correlation matrices that cross-products produce.</w:t>
        </w:r>
      </w:ins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ins w:id="497" w:author="PR Preview" w:date="2026-01-01T00:00:00Z">
        <w:r>
          <w:t xml:space="preserve">Sanchez, Gaston. 2020.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rPr>
            <w:i/>
            <w:iCs/>
          </w:rPr>
          <w:t xml:space="preserve">A Matrix Algebra Companion for Statistical Learning (</w:t>
        </w:r>
      </w:ins>
      <w:ins w:id="500" w:author="PR Preview" w:date="2026-01-01T00:00:00Z">
        <w:r>
          <w:rPr>
            <w:i/>
            <w:iCs/>
          </w:rPr>
          <w:t xml:space="preserve">matrix4sl</w:t>
        </w:r>
      </w:ins>
      <w:ins w:id="501" w:author="PR Preview" w:date="2026-01-01T00:00:00Z">
        <w:r>
          <w:rPr>
            <w:i/>
            <w:iCs/>
          </w:rPr>
          <w:t xml:space="preserve">)</w:t>
        </w:r>
      </w:ins>
      <w:ins w:id="502" w:author="PR Preview" w:date="2026-01-01T00:00:00Z">
        <w:r>
          <w:t xml:space="preserve">. Online book, work in progress. Licensed CC BY-NC-SA 4.0.</w:t>
        </w:r>
      </w:ins>
      <w:ins w:id="503" w:author="PR Preview" w:date="2026-01-01T00:00:00Z">
        <w:r>
          <w:t xml:space="preserve"> </w:t>
        </w:r>
      </w:ins>
      <w:hyperlink r:id="rId251">
        <w:ins w:id="504" w:author="PR Preview" w:date="2026-01-01T00:00:00Z">
          <w:r>
            <w:rPr>
              <w:rStyle w:val="Hyperlink"/>
            </w:rPr>
            <w:t xml:space="preserve">https://www.gastonsanchez.com/matrix4sl/</w:t>
          </w:r>
        </w:ins>
      </w:hyperlink>
      <w:ins w:id="505" w:author="PR Preview" w:date="2026-01-01T00:00:00Z">
        <w:r>
          <w:t xml:space="preserve">.</w:t>
        </w:r>
      </w:ins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2026-10-14T08:37:55Z</dcterms:created>
  <dcterms:modified xsi:type="dcterms:W3CDTF">2026-10-14T08:37:55Z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