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del w:id="1" w:author="PR Preview" w:date="2026-01-01T00:00:00Z">
        <w:r>
          <w:delText xml:space="preserve">Last modified: 2026-10-16 05:21:29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05:26:23 (PDT)</w:t>
        </w:r>
      </w:ins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(Dobson and Barnett 2018, chap. 13)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(Dobson and Barnett 2018, chap. 13, p. 287)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∣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 </m:t>
          </m:r>
          <m:r>
            <m:t>d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 integral over every dimension of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287)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p>
        </m:sSup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t>g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288)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"/>
    <w:bookmarkStart w:id="20" w:name="def-stationary-distribution"/>
    <w:p>
      <w:pPr>
        <w:pStyle w:val="FirstParagraph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(Casella and Berger 2002, Corollary 4.6.10)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(2002, Corollary 4.6.10)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del w:id="3" w:author="PR Preview" w:date="2026-01-01T00:00:00Z">
        <w:r>
          <w:delText xml:space="preserve">Under conditions on its transition probabilities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(irreducibility, aperiodicity and positive recurrence;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delText xml:space="preserve">for a continuous parameter, Harris positive recurrence),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a Markov chain has a unique stationary distribution</w:delText>
        </w:r>
      </w:del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delText xml:space="preserve">and the distribution of</w:delText>
        </w:r>
      </w:del>
      <w:del w:id="12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del w:id="13" w:author="PR Preview" w:date="2026-01-01T00:00:00Z">
        <w:r>
          <w:delText xml:space="preserve"> </w:delText>
        </w:r>
      </w:del>
      <w:del w:id="14" w:author="PR Preview" w:date="2026-01-01T00:00:00Z">
        <w:r>
          <w:delText xml:space="preserve">converges to it</w:delText>
        </w:r>
      </w:del>
      <w:del w:id="15" w:author="PR Preview" w:date="2026-01-01T00:00:00Z">
        <w:r>
          <w:delText xml:space="preserve"> </w:delText>
        </w:r>
      </w:del>
      <w:del w:id="16" w:author="PR Preview" w:date="2026-01-01T00:00:00Z">
        <w:r>
          <w:delText xml:space="preserve">(Gelman et al. 2013, sec. 11.2, p. 279; Robert and Casella 2004, sec. 6.6.1, Theorem 6.51, p. 234)</w:delText>
        </w:r>
      </w:del>
      <w:del w:id="17" w:author="PR Preview" w:date="2026-01-01T00:00:00Z">
        <w:r>
          <w:delText xml:space="preserve">.</w:delText>
        </w:r>
      </w:del>
      <w:del w:id="18" w:author="PR Preview" w:date="2026-01-01T00:00:00Z">
        <w:r>
          <w:delText xml:space="preserve"> </w:delText>
        </w:r>
      </w:del>
      <w:del w:id="19" w:author="PR Preview" w:date="2026-01-01T00:00:00Z">
        <w:r>
          <w:delText xml:space="preserve">Averages along the chain also converge to expectations under that distribution,</w:delText>
        </w:r>
      </w:del>
      <w:del w:id="20" w:author="PR Preview" w:date="2026-01-01T00:00:00Z">
        <w:r>
          <w:delText xml:space="preserve"> </w:delText>
        </w:r>
      </w:del>
      <w:del w:id="21" w:author="PR Preview" w:date="2026-01-01T00:00:00Z">
        <w:r>
          <w:delText xml:space="preserve">even though successive values are correlated</w:delText>
        </w:r>
      </w:del>
      <w:del w:id="22" w:author="PR Preview" w:date="2026-01-01T00:00:00Z">
        <w:r>
          <w:delText xml:space="preserve"> </w:delText>
        </w:r>
      </w:del>
      <w:del w:id="23" w:author="PR Preview" w:date="2026-01-01T00:00:00Z">
        <w:r>
          <w:delText xml:space="preserve">(Robert and Casella 2004, sec. 6.7.1, Theorem 6.63, p. 241; Robert and Casella 2004, sec. 7.2, p. 269)</w:delText>
        </w:r>
      </w:del>
      <w:del w:id="24" w:author="PR Preview" w:date="2026-01-01T00:00:00Z">
        <w:r>
          <w:delText xml:space="preserve">.</w:delText>
        </w:r>
      </w:del>
      <w:del w:id="25" w:author="PR Preview" w:date="2026-01-01T00:00:00Z">
        <w:r>
          <w:delText xml:space="preserve"> </w:delText>
        </w:r>
      </w:del>
      <w:del w:id="26" w:author="PR Preview" w:date="2026-01-01T00:00:00Z">
        <w:r>
          <w:delText xml:space="preserve">MCMC algorithms construct a Markov chain</w:delText>
        </w:r>
      </w:del>
      <w:del w:id="27" w:author="PR Preview" w:date="2026-01-01T00:00:00Z">
        <w:r>
          <w:delText xml:space="preserve"> </w:delText>
        </w:r>
      </w:del>
      <w:del w:id="28" w:author="PR Preview" w:date="2026-01-01T00:00:00Z">
        <w:r>
          <w:delText xml:space="preserve">whose stationary distribution is the posterior</w:delText>
        </w:r>
      </w:del>
      <w:del w:id="29" w:author="PR Preview" w:date="2026-01-01T00:00:00Z">
        <w:r>
          <w:delText xml:space="preserve"> </w:delText>
        </w:r>
      </w:del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del w:id="30" w:author="PR Preview" w:date="2026-01-01T00:00:00Z">
        <w:r>
          <w:delText xml:space="preserve"> </w:delText>
        </w:r>
      </w:del>
      <w:del w:id="31" w:author="PR Preview" w:date="2026-01-01T00:00:00Z">
        <w:r>
          <w:delText xml:space="preserve">(Gelman et al. 2013, chap. 11, p. 275)</w:delText>
        </w:r>
      </w:del>
      <w:del w:id="32" w:author="PR Preview" w:date="2026-01-01T00:00:00Z">
        <w:r>
          <w:delText xml:space="preserve">,</w:delText>
        </w:r>
      </w:del>
      <w:del w:id="33" w:author="PR Preview" w:date="2026-01-01T00:00:00Z">
        <w:r>
          <w:delText xml:space="preserve"> </w:delText>
        </w:r>
      </w:del>
      <w:del w:id="34" w:author="PR Preview" w:date="2026-01-01T00:00:00Z">
        <w:r>
          <w:delText xml:space="preserve">so that</w:delText>
        </w:r>
      </w:del>
      <w:del w:id="35" w:author="PR Preview" w:date="2026-01-01T00:00:00Z">
        <w:r>
          <w:delText xml:space="preserve"> </w:delText>
        </w:r>
      </w:del>
      <w:hyperlink w:anchor="def-monte-carlo-estimate">
        <w:del w:id="36" w:author="PR Preview" w:date="2026-01-01T00:00:00Z">
          <w:r>
            <w:rPr>
              <w:rStyle w:val="Hyperlink"/>
            </w:rPr>
            <w:delText xml:space="preserve">Monte Carlo estimates</w:delText>
          </w:r>
        </w:del>
      </w:hyperlink>
      <w:del w:id="37" w:author="PR Preview" w:date="2026-01-01T00:00:00Z">
        <w:r>
          <w:delText xml:space="preserve"> </w:delText>
        </w:r>
      </w:del>
      <w:del w:id="38" w:author="PR Preview" w:date="2026-01-01T00:00:00Z">
        <w:r>
          <w:delText xml:space="preserve">can be computed from the chain’s values</w:delText>
        </w:r>
      </w:del>
      <w:del w:id="39" w:author="PR Preview" w:date="2026-01-01T00:00:00Z">
        <w:r>
          <w:delText xml:space="preserve"> </w:delText>
        </w:r>
      </w:del>
      <w:del w:id="40" w:author="PR Preview" w:date="2026-01-01T00:00:00Z">
        <w:r>
          <w:delText xml:space="preserve">in place of independent draws.</w:delText>
        </w:r>
      </w:del>
    </w:p>
    <w:p>
      <w:pPr>
        <w:pStyle w:val="BodyText"/>
      </w:pPr>
      <w:ins w:id="41" w:author="PR Preview" w:date="2026-01-01T00:00:00Z">
        <w:r>
          <w:t xml:space="preserve">Under conditions on its transition probabilities</w:t>
        </w:r>
      </w:ins>
      <w:ins w:id="42" w:author="PR Preview" w:date="2026-01-01T00:00:00Z">
        <w:r>
          <w:t xml:space="preserve"> </w:t>
        </w:r>
      </w:ins>
      <w:ins w:id="43" w:author="PR Preview" w:date="2026-01-01T00:00:00Z">
        <w:r>
          <w:t xml:space="preserve">(irreducibility, aperiodicity and positive recurrence;</w:t>
        </w:r>
      </w:ins>
      <w:ins w:id="44" w:author="PR Preview" w:date="2026-01-01T00:00:00Z">
        <w:r>
          <w:t xml:space="preserve"> </w:t>
        </w:r>
      </w:ins>
      <w:ins w:id="45" w:author="PR Preview" w:date="2026-01-01T00:00:00Z">
        <w:r>
          <w:t xml:space="preserve">for a continuous parameter, Harris positive recurrence),</w:t>
        </w:r>
      </w:ins>
      <w:ins w:id="46" w:author="PR Preview" w:date="2026-01-01T00:00:00Z">
        <w:r>
          <w:t xml:space="preserve"> </w:t>
        </w:r>
      </w:ins>
      <w:ins w:id="47" w:author="PR Preview" w:date="2026-01-01T00:00:00Z">
        <w:r>
          <w:t xml:space="preserve">a Markov chain has a unique stationary distribution</w:t>
        </w:r>
      </w:ins>
      <w:ins w:id="48" w:author="PR Preview" w:date="2026-01-01T00:00:00Z">
        <w:r>
          <w:t xml:space="preserve"> </w:t>
        </w:r>
      </w:ins>
      <w:ins w:id="49" w:author="PR Preview" w:date="2026-01-01T00:00:00Z">
        <w:r>
          <w:t xml:space="preserve">and the distribution of</w:t>
        </w:r>
      </w:ins>
      <w:ins w:id="50" w:author="PR Preview" w:date="2026-01-01T00:00:00Z">
        <w:r>
          <w:t xml:space="preserve"> </w:t>
        </w:r>
      </w:ins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ins w:id="51" w:author="PR Preview" w:date="2026-01-01T00:00:00Z">
        <w:r>
          <w:t xml:space="preserve"> </w:t>
        </w:r>
      </w:ins>
      <w:ins w:id="52" w:author="PR Preview" w:date="2026-01-01T00:00:00Z">
        <w:r>
          <w:t xml:space="preserve">converges to it</w:t>
        </w:r>
      </w:ins>
      <w:ins w:id="53" w:author="PR Preview" w:date="2026-01-01T00:00:00Z">
        <w:r>
          <w:t xml:space="preserve"> </w:t>
        </w:r>
      </w:ins>
      <w:ins w:id="54" w:author="PR Preview" w:date="2026-01-01T00:00:00Z">
        <w:r>
          <w:t xml:space="preserve">(Gelman et al. 2013, sec. 11.2, p. 279; Robert and Casella 2004, sec. 6.6.1, Theorem 6.51, p. 234)</w:t>
        </w:r>
      </w:ins>
      <w:ins w:id="55" w:author="PR Preview" w:date="2026-01-01T00:00:00Z">
        <w:r>
          <w:t xml:space="preserve">.</w:t>
        </w:r>
      </w:ins>
      <w:ins w:id="56" w:author="PR Preview" w:date="2026-01-01T00:00:00Z">
        <w:r>
          <w:t xml:space="preserve"> </w:t>
        </w:r>
      </w:ins>
      <w:ins w:id="57" w:author="PR Preview" w:date="2026-01-01T00:00:00Z">
        <w:r>
          <w:t xml:space="preserve">Sample means along the chain also converge to expectations under that distribution,</w:t>
        </w:r>
      </w:ins>
      <w:ins w:id="58" w:author="PR Preview" w:date="2026-01-01T00:00:00Z">
        <w:r>
          <w:t xml:space="preserve"> </w:t>
        </w:r>
      </w:ins>
      <w:ins w:id="59" w:author="PR Preview" w:date="2026-01-01T00:00:00Z">
        <w:r>
          <w:t xml:space="preserve">even though successive values are correlated</w:t>
        </w:r>
      </w:ins>
      <w:ins w:id="60" w:author="PR Preview" w:date="2026-01-01T00:00:00Z">
        <w:r>
          <w:t xml:space="preserve"> </w:t>
        </w:r>
      </w:ins>
      <w:ins w:id="61" w:author="PR Preview" w:date="2026-01-01T00:00:00Z">
        <w:r>
          <w:t xml:space="preserve">(Robert and Casella 2004, sec. 6.7.1, Theorem 6.63, p. 241; Robert and Casella 2004, sec. 7.2, p. 269)</w:t>
        </w:r>
      </w:ins>
      <w:ins w:id="62" w:author="PR Preview" w:date="2026-01-01T00:00:00Z">
        <w:r>
          <w:t xml:space="preserve">.</w:t>
        </w:r>
      </w:ins>
      <w:ins w:id="63" w:author="PR Preview" w:date="2026-01-01T00:00:00Z">
        <w:r>
          <w:t xml:space="preserve"> </w:t>
        </w:r>
      </w:ins>
      <w:ins w:id="64" w:author="PR Preview" w:date="2026-01-01T00:00:00Z">
        <w:r>
          <w:t xml:space="preserve">MCMC algorithms construct a Markov chain</w:t>
        </w:r>
      </w:ins>
      <w:ins w:id="65" w:author="PR Preview" w:date="2026-01-01T00:00:00Z">
        <w:r>
          <w:t xml:space="preserve"> </w:t>
        </w:r>
      </w:ins>
      <w:ins w:id="66" w:author="PR Preview" w:date="2026-01-01T00:00:00Z">
        <w:r>
          <w:t xml:space="preserve">whose stationary distribution is the posterior</w:t>
        </w:r>
      </w:ins>
      <w:ins w:id="67" w:author="PR Preview" w:date="2026-01-01T00:00:00Z">
        <w:r>
          <w:t xml:space="preserve"> </w:t>
        </w:r>
      </w:ins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ins w:id="68" w:author="PR Preview" w:date="2026-01-01T00:00:00Z">
        <w:r>
          <w:t xml:space="preserve"> </w:t>
        </w:r>
      </w:ins>
      <w:ins w:id="69" w:author="PR Preview" w:date="2026-01-01T00:00:00Z">
        <w:r>
          <w:t xml:space="preserve">(Gelman et al. 2013, chap. 11, p. 275)</w:t>
        </w:r>
      </w:ins>
      <w:ins w:id="70" w:author="PR Preview" w:date="2026-01-01T00:00:00Z">
        <w:r>
          <w:t xml:space="preserve">,</w:t>
        </w:r>
      </w:ins>
      <w:ins w:id="71" w:author="PR Preview" w:date="2026-01-01T00:00:00Z">
        <w:r>
          <w:t xml:space="preserve"> </w:t>
        </w:r>
      </w:ins>
      <w:ins w:id="72" w:author="PR Preview" w:date="2026-01-01T00:00:00Z">
        <w:r>
          <w:t xml:space="preserve">so that</w:t>
        </w:r>
      </w:ins>
      <w:ins w:id="73" w:author="PR Preview" w:date="2026-01-01T00:00:00Z">
        <w:r>
          <w:t xml:space="preserve"> </w:t>
        </w:r>
      </w:ins>
      <w:hyperlink w:anchor="def-monte-carlo-estimate">
        <w:ins w:id="74" w:author="PR Preview" w:date="2026-01-01T00:00:00Z">
          <w:r>
            <w:rPr>
              <w:rStyle w:val="Hyperlink"/>
            </w:rPr>
            <w:t xml:space="preserve">Monte Carlo estimates</w:t>
          </w:r>
        </w:ins>
      </w:hyperlink>
      <w:ins w:id="75" w:author="PR Preview" w:date="2026-01-01T00:00:00Z">
        <w:r>
          <w:t xml:space="preserve"> </w:t>
        </w:r>
      </w:ins>
      <w:ins w:id="76" w:author="PR Preview" w:date="2026-01-01T00:00:00Z">
        <w:r>
          <w:t xml:space="preserve">can be computed from the chain’s values</w:t>
        </w:r>
      </w:ins>
      <w:ins w:id="77" w:author="PR Preview" w:date="2026-01-01T00:00:00Z">
        <w:r>
          <w:t xml:space="preserve"> </w:t>
        </w:r>
      </w:ins>
      <w:ins w:id="78" w:author="PR Preview" w:date="2026-01-01T00:00:00Z">
        <w:r>
          <w:t xml:space="preserve">in place of independent draws.</w:t>
        </w:r>
      </w:ins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drawn, given the current value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 and a candidate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as follows</w:t>
      </w:r>
      <w:r>
        <w:t xml:space="preserve"> </w:t>
      </w:r>
      <w:r>
        <w:t xml:space="preserve">(Dobson and Barnett 2018, chap. 13, p. 291)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∼</m:t>
        </m:r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(reject it).</w:t>
      </w:r>
    </w:p>
    <w:bookmarkEnd w:id="44"/>
    <w:p>
      <w:pPr>
        <w:pStyle w:val="FirstParagraph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with the normalizing constant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(Gelman et al. 2013, sec. 11.2, pp. 279-280; Robert and Casella 2004, sec. 7.3.1, Theorem 7.2, p. 272)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del w:id="79" w:author="PR Preview" w:date="2026-01-01T00:00:00Z">
        <w:r>
          <w:delText xml:space="preserve">Comparing</w:delText>
        </w:r>
      </w:del>
      <w:del w:id="80" w:author="PR Preview" w:date="2026-01-01T00:00:00Z">
        <w:r>
          <w:delText xml:space="preserve"> </w:delText>
        </w:r>
      </w:del>
      <m:oMath>
        <m:r>
          <m:rPr>
            <m:sty m:val="p"/>
          </m:rPr>
          <m:t>log</m:t>
        </m:r>
        <m:r>
          <m:t>u</m:t>
        </m:r>
      </m:oMath>
      <w:del w:id="81" w:author="PR Preview" w:date="2026-01-01T00:00:00Z">
        <w:r>
          <w:delText xml:space="preserve">, for</w:delText>
        </w:r>
      </w:del>
      <w:del w:id="82" w:author="PR Preview" w:date="2026-01-01T00:00:00Z">
        <w:r>
          <w:delText xml:space="preserve"> </w:delText>
        </w:r>
      </w:del>
      <m:oMath>
        <m:r>
          <m:t>u</m:t>
        </m:r>
      </m:oMath>
      <w:del w:id="83" w:author="PR Preview" w:date="2026-01-01T00:00:00Z">
        <w:r>
          <w:delText xml:space="preserve"> </w:delText>
        </w:r>
      </w:del>
      <w:del w:id="84" w:author="PR Preview" w:date="2026-01-01T00:00:00Z">
        <w:r>
          <w:delText xml:space="preserve">uniform on</w:delText>
        </w:r>
      </w:del>
      <w:del w:id="85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86" w:author="PR Preview" w:date="2026-01-01T00:00:00Z">
        <w:r>
          <w:delText xml:space="preserve">, with</w:delText>
        </w:r>
      </w:del>
      <w:del w:id="87" w:author="PR Preview" w:date="2026-01-01T00:00:00Z">
        <w:r>
          <w:delText xml:space="preserve"> </w:delText>
        </w:r>
      </w:del>
      <m:oMath>
        <m:r>
          <m:rPr>
            <m:sty m:val="p"/>
          </m:rPr>
          <m:t>log</m:t>
        </m:r>
        <m:r>
          <m:t>α</m:t>
        </m:r>
      </m:oMath>
      <w:del w:id="88" w:author="PR Preview" w:date="2026-01-01T00:00:00Z">
        <w:r>
          <w:delText xml:space="preserve"> </w:delText>
        </w:r>
      </w:del>
      <w:del w:id="89" w:author="PR Preview" w:date="2026-01-01T00:00:00Z">
        <w:r>
          <w:delText xml:space="preserve">accepts with probability</w:delText>
        </w:r>
      </w:del>
      <w:del w:id="90" w:author="PR Preview" w:date="2026-01-01T00:00:00Z">
        <w:r>
          <w:delText xml:space="preserve"> </w:delText>
        </w:r>
      </w:del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del w:id="91" w:author="PR Preview" w:date="2026-01-01T00:00:00Z">
        <w:r>
          <w:delText xml:space="preserve">,</w:delText>
        </w:r>
      </w:del>
      <w:del w:id="92" w:author="PR Preview" w:date="2026-01-01T00:00:00Z">
        <w:r>
          <w:delText xml:space="preserve"> </w:delText>
        </w:r>
      </w:del>
      <w:del w:id="93" w:author="PR Preview" w:date="2026-01-01T00:00:00Z">
        <w:r>
          <w:delText xml:space="preserve">and avoids computing</w:delText>
        </w:r>
      </w:del>
      <w:del w:id="94" w:author="PR Preview" w:date="2026-01-01T00:00:00Z">
        <w:r>
          <w:delText xml:space="preserve"> </w:delText>
        </w:r>
      </w:del>
      <m:oMath>
        <m:r>
          <m:t>α</m:t>
        </m:r>
      </m:oMath>
      <w:del w:id="95" w:author="PR Preview" w:date="2026-01-01T00:00:00Z">
        <w:r>
          <w:delText xml:space="preserve"> </w:delText>
        </w:r>
      </w:del>
      <w:del w:id="96" w:author="PR Preview" w:date="2026-01-01T00:00:00Z">
        <w:r>
          <w:delText xml:space="preserve">itself,</w:delText>
        </w:r>
      </w:del>
      <w:del w:id="97" w:author="PR Preview" w:date="2026-01-01T00:00:00Z">
        <w:r>
          <w:delText xml:space="preserve"> </w:delText>
        </w:r>
      </w:del>
      <w:del w:id="98" w:author="PR Preview" w:date="2026-01-01T00:00:00Z">
        <w:r>
          <w:delText xml:space="preserve">which can overflow or underflow.</w:delText>
        </w:r>
      </w:del>
      <w:del w:id="99" w:author="PR Preview" w:date="2026-01-01T00:00:00Z">
        <w:r>
          <w:delText xml:space="preserve"> </w:delText>
        </w:r>
      </w:del>
      <w:del w:id="100" w:author="PR Preview" w:date="2026-01-01T00:00:00Z">
        <w:r>
          <w:delText xml:space="preserve">Every accepted proposal changes the chain’s value,</w:delText>
        </w:r>
      </w:del>
      <w:del w:id="101" w:author="PR Preview" w:date="2026-01-01T00:00:00Z">
        <w:r>
          <w:delText xml:space="preserve"> </w:delText>
        </w:r>
      </w:del>
      <w:del w:id="102" w:author="PR Preview" w:date="2026-01-01T00:00:00Z">
        <w:r>
          <w:delText xml:space="preserve">so the fraction of iterations that change estimates the acceptance rate.</w:delText>
        </w:r>
      </w:del>
      <w:del w:id="103" w:author="PR Preview" w:date="2026-01-01T00:00:00Z">
        <w:r>
          <w:delText xml:space="preserve"> </w:delText>
        </w:r>
      </w:del>
      <w:del w:id="104" w:author="PR Preview" w:date="2026-01-01T00:00:00Z">
        <w:r>
          <w:delText xml:space="preserve">The chain’s mean is close to the exact posterior mean</w:delText>
        </w:r>
      </w:del>
      <w:del w:id="105" w:author="PR Preview" w:date="2026-01-01T00:00:00Z">
        <w:r>
          <w:delText xml:space="preserve"> </w:delText>
        </w:r>
      </w:del>
      <m:oMath>
        <m:r>
          <m:t>56</m:t>
        </m:r>
        <m:r>
          <m:rPr>
            <m:sty m:val="p"/>
          </m:rPr>
          <m:t>/</m:t>
        </m:r>
        <m:r>
          <m:t>93</m:t>
        </m:r>
      </m:oMath>
      <w:del w:id="106" w:author="PR Preview" w:date="2026-01-01T00:00:00Z">
        <w:r>
          <w:delText xml:space="preserve">.</w:delText>
        </w:r>
      </w:del>
    </w:p>
    <w:p>
      <w:pPr>
        <w:pStyle w:val="FirstParagraph"/>
      </w:pPr>
      <w:ins w:id="107" w:author="PR Preview" w:date="2026-01-01T00:00:00Z">
        <w:r>
          <w:t xml:space="preserve">Comparing</w:t>
        </w:r>
      </w:ins>
      <w:ins w:id="108" w:author="PR Preview" w:date="2026-01-01T00:00:00Z">
        <w:r>
          <w:t xml:space="preserve"> </w:t>
        </w:r>
      </w:ins>
      <m:oMath>
        <m:r>
          <m:rPr>
            <m:sty m:val="p"/>
          </m:rPr>
          <m:t>log</m:t>
        </m:r>
        <m:r>
          <m:t>u</m:t>
        </m:r>
      </m:oMath>
      <w:ins w:id="109" w:author="PR Preview" w:date="2026-01-01T00:00:00Z">
        <w:r>
          <w:t xml:space="preserve">, for</w:t>
        </w:r>
      </w:ins>
      <w:ins w:id="110" w:author="PR Preview" w:date="2026-01-01T00:00:00Z">
        <w:r>
          <w:t xml:space="preserve"> </w:t>
        </w:r>
      </w:ins>
      <m:oMath>
        <m:r>
          <m:t>u</m:t>
        </m:r>
      </m:oMath>
      <w:ins w:id="111" w:author="PR Preview" w:date="2026-01-01T00:00:00Z">
        <w:r>
          <w:t xml:space="preserve"> </w:t>
        </w:r>
      </w:ins>
      <w:ins w:id="112" w:author="PR Preview" w:date="2026-01-01T00:00:00Z">
        <w:r>
          <w:t xml:space="preserve">uniform on</w:t>
        </w:r>
      </w:ins>
      <w:ins w:id="113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114" w:author="PR Preview" w:date="2026-01-01T00:00:00Z">
        <w:r>
          <w:t xml:space="preserve">, with</w:t>
        </w:r>
      </w:ins>
      <w:ins w:id="115" w:author="PR Preview" w:date="2026-01-01T00:00:00Z">
        <w:r>
          <w:t xml:space="preserve"> </w:t>
        </w:r>
      </w:ins>
      <m:oMath>
        <m:r>
          <m:rPr>
            <m:sty m:val="p"/>
          </m:rPr>
          <m:t>log</m:t>
        </m:r>
        <m:r>
          <m:t>α</m:t>
        </m:r>
      </m:oMath>
      <w:ins w:id="116" w:author="PR Preview" w:date="2026-01-01T00:00:00Z">
        <w:r>
          <w:t xml:space="preserve"> </w:t>
        </w:r>
      </w:ins>
      <w:ins w:id="117" w:author="PR Preview" w:date="2026-01-01T00:00:00Z">
        <w:r>
          <w:t xml:space="preserve">accepts with probability</w:t>
        </w:r>
      </w:ins>
      <w:ins w:id="118" w:author="PR Preview" w:date="2026-01-01T00:00:00Z">
        <w:r>
          <w:t xml:space="preserve"> </w:t>
        </w:r>
      </w:ins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ins w:id="119" w:author="PR Preview" w:date="2026-01-01T00:00:00Z">
        <w:r>
          <w:t xml:space="preserve">,</w:t>
        </w:r>
      </w:ins>
      <w:ins w:id="120" w:author="PR Preview" w:date="2026-01-01T00:00:00Z">
        <w:r>
          <w:t xml:space="preserve"> </w:t>
        </w:r>
      </w:ins>
      <w:ins w:id="121" w:author="PR Preview" w:date="2026-01-01T00:00:00Z">
        <w:r>
          <w:t xml:space="preserve">and avoids computing</w:t>
        </w:r>
      </w:ins>
      <w:ins w:id="122" w:author="PR Preview" w:date="2026-01-01T00:00:00Z">
        <w:r>
          <w:t xml:space="preserve"> </w:t>
        </w:r>
      </w:ins>
      <m:oMath>
        <m:r>
          <m:t>α</m:t>
        </m:r>
      </m:oMath>
      <w:ins w:id="123" w:author="PR Preview" w:date="2026-01-01T00:00:00Z">
        <w:r>
          <w:t xml:space="preserve"> </w:t>
        </w:r>
      </w:ins>
      <w:ins w:id="124" w:author="PR Preview" w:date="2026-01-01T00:00:00Z">
        <w:r>
          <w:t xml:space="preserve">itself,</w:t>
        </w:r>
      </w:ins>
      <w:ins w:id="125" w:author="PR Preview" w:date="2026-01-01T00:00:00Z">
        <w:r>
          <w:t xml:space="preserve"> </w:t>
        </w:r>
      </w:ins>
      <w:ins w:id="126" w:author="PR Preview" w:date="2026-01-01T00:00:00Z">
        <w:r>
          <w:t xml:space="preserve">which can overflow or underflow.</w:t>
        </w:r>
      </w:ins>
      <w:ins w:id="127" w:author="PR Preview" w:date="2026-01-01T00:00:00Z">
        <w:r>
          <w:t xml:space="preserve"> </w:t>
        </w:r>
      </w:ins>
      <w:ins w:id="128" w:author="PR Preview" w:date="2026-01-01T00:00:00Z">
        <w:r>
          <w:t xml:space="preserve">Every accepted proposal changes the chain’s value,</w:t>
        </w:r>
      </w:ins>
      <w:ins w:id="129" w:author="PR Preview" w:date="2026-01-01T00:00:00Z">
        <w:r>
          <w:t xml:space="preserve"> </w:t>
        </w:r>
      </w:ins>
      <w:ins w:id="130" w:author="PR Preview" w:date="2026-01-01T00:00:00Z">
        <w:r>
          <w:t xml:space="preserve">so the fraction of iterations that change estimates the acceptance rate.</w:t>
        </w:r>
      </w:ins>
      <w:ins w:id="131" w:author="PR Preview" w:date="2026-01-01T00:00:00Z">
        <w:r>
          <w:t xml:space="preserve"> </w:t>
        </w:r>
      </w:ins>
      <w:ins w:id="132" w:author="PR Preview" w:date="2026-01-01T00:00:00Z">
        <w:r>
          <w:t xml:space="preserve">The chain’s sample mean is close to the exact posterior mean</w:t>
        </w:r>
      </w:ins>
      <w:ins w:id="133" w:author="PR Preview" w:date="2026-01-01T00:00:00Z">
        <w:r>
          <w:t xml:space="preserve"> </w:t>
        </w:r>
      </w:ins>
      <m:oMath>
        <m:r>
          <m:t>56</m:t>
        </m:r>
        <m:r>
          <m:rPr>
            <m:sty m:val="p"/>
          </m:rPr>
          <m:t>/</m:t>
        </m:r>
        <m:r>
          <m:t>93</m:t>
        </m:r>
      </m:oMath>
      <w:ins w:id="134" w:author="PR Preview" w:date="2026-01-01T00:00:00Z">
        <w:r>
          <w:t xml:space="preserve">.</w:t>
        </w:r>
      </w:ins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(Dobson and Barnett 2018, chap. 13, p. 301)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denotes every component of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(Dobson and Barnett 2018, chap. 13, p. 293)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(Dobson and Barnett 2018, chap. 13, p. 293)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(Dobson and Barnett 2018, chap. 13)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(Casella and Berger 2002, Definition 4.5.10)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del w:id="135" w:author="PR Preview" w:date="2026-01-01T00:00:00Z">
        <w:r>
          <w:rPr>
            <w:b/>
            <w:bCs/>
          </w:rPr>
          <w:delText xml:space="preserve">Definition 13 (Potential scale reduction factor)</w:delText>
        </w:r>
      </w:del>
      <w:del w:id="136" w:author="PR Preview" w:date="2026-01-01T00:00:00Z">
        <w:r>
          <w:delText xml:space="preserve"> </w:delText>
        </w:r>
      </w:del>
      <w:del w:id="137" w:author="PR Preview" w:date="2026-01-01T00:00:00Z">
        <w:r>
          <w:delText xml:space="preserve">Suppose</w:delText>
        </w:r>
      </w:del>
      <w:del w:id="138" w:author="PR Preview" w:date="2026-01-01T00:00:00Z">
        <w:r>
          <w:delText xml:space="preserve"> </w:delText>
        </w:r>
      </w:del>
      <m:oMath>
        <m:r>
          <m:t>m</m:t>
        </m:r>
      </m:oMath>
      <w:del w:id="139" w:author="PR Preview" w:date="2026-01-01T00:00:00Z">
        <w:r>
          <w:delText xml:space="preserve"> </w:delText>
        </w:r>
      </w:del>
      <w:del w:id="140" w:author="PR Preview" w:date="2026-01-01T00:00:00Z">
        <w:r>
          <w:delText xml:space="preserve">chains each contribute</w:delText>
        </w:r>
      </w:del>
      <w:del w:id="141" w:author="PR Preview" w:date="2026-01-01T00:00:00Z">
        <w:r>
          <w:delText xml:space="preserve"> </w:delText>
        </w:r>
      </w:del>
      <m:oMath>
        <m:r>
          <m:t>n</m:t>
        </m:r>
      </m:oMath>
      <w:del w:id="142" w:author="PR Preview" w:date="2026-01-01T00:00:00Z">
        <w:r>
          <w:delText xml:space="preserve"> </w:delText>
        </w:r>
      </w:del>
      <w:del w:id="143" w:author="PR Preview" w:date="2026-01-01T00:00:00Z">
        <w:r>
          <w:delText xml:space="preserve">draws of a parameter</w:delText>
        </w:r>
      </w:del>
      <w:del w:id="144" w:author="PR Preview" w:date="2026-01-01T00:00:00Z">
        <w:r>
          <w:delText xml:space="preserve"> </w:delText>
        </w:r>
      </w:del>
      <m:oMath>
        <m:r>
          <m:t>θ</m:t>
        </m:r>
      </m:oMath>
      <w:del w:id="145" w:author="PR Preview" w:date="2026-01-01T00:00:00Z">
        <w:r>
          <w:delText xml:space="preserve"> </w:delText>
        </w:r>
      </w:del>
      <w:del w:id="146" w:author="PR Preview" w:date="2026-01-01T00:00:00Z">
        <w:r>
          <w:delText xml:space="preserve">after burn-in,</w:delText>
        </w:r>
      </w:del>
      <w:del w:id="147" w:author="PR Preview" w:date="2026-01-01T00:00:00Z">
        <w:r>
          <w:delText xml:space="preserve"> </w:delText>
        </w:r>
      </w:del>
      <w:del w:id="148" w:author="PR Preview" w:date="2026-01-01T00:00:00Z">
        <w:r>
          <w:delText xml:space="preserve">with chain means</w:delText>
        </w:r>
      </w:del>
      <w:del w:id="149" w:author="PR Preview" w:date="2026-01-01T00:00:00Z">
        <w:r>
          <w:delText xml:space="preserve"> </w:delText>
        </w:r>
      </w:del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del w:id="150" w:author="PR Preview" w:date="2026-01-01T00:00:00Z">
        <w:r>
          <w:delText xml:space="preserve">,</w:delText>
        </w:r>
      </w:del>
      <w:del w:id="151" w:author="PR Preview" w:date="2026-01-01T00:00:00Z">
        <w:r>
          <w:delText xml:space="preserve"> </w:delText>
        </w:r>
      </w:del>
      <w:del w:id="152" w:author="PR Preview" w:date="2026-01-01T00:00:00Z">
        <w:r>
          <w:delText xml:space="preserve">overall mean</w:delText>
        </w:r>
      </w:del>
      <w:del w:id="153" w:author="PR Preview" w:date="2026-01-01T00:00:00Z">
        <w:r>
          <w:delText xml:space="preserve"> </w:delText>
        </w:r>
      </w:del>
      <m:oMath>
        <m:acc>
          <m:accPr>
            <m:chr m:val="‾"/>
          </m:accPr>
          <m:e>
            <m:r>
              <m:t>θ</m:t>
            </m:r>
          </m:e>
        </m:acc>
      </m:oMath>
      <w:del w:id="154" w:author="PR Preview" w:date="2026-01-01T00:00:00Z">
        <w:r>
          <w:delText xml:space="preserve">,</w:delText>
        </w:r>
      </w:del>
      <w:del w:id="155" w:author="PR Preview" w:date="2026-01-01T00:00:00Z">
        <w:r>
          <w:delText xml:space="preserve"> </w:delText>
        </w:r>
      </w:del>
      <w:del w:id="156" w:author="PR Preview" w:date="2026-01-01T00:00:00Z">
        <w:r>
          <w:delText xml:space="preserve">and within-chain sample variances</w:delText>
        </w:r>
      </w:del>
      <w:del w:id="157" w:author="PR Preview" w:date="2026-01-01T00:00:00Z">
        <w:r>
          <w:delText xml:space="preserve"> </w:delText>
        </w:r>
      </w:del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del w:id="158" w:author="PR Preview" w:date="2026-01-01T00:00:00Z">
        <w:r>
          <w:delText xml:space="preserve">.</w:delText>
        </w:r>
      </w:del>
      <w:del w:id="159" w:author="PR Preview" w:date="2026-01-01T00:00:00Z">
        <w:r>
          <w:delText xml:space="preserve"> </w:delText>
        </w:r>
      </w:del>
      <w:del w:id="160" w:author="PR Preview" w:date="2026-01-01T00:00:00Z">
        <w:r>
          <w:delText xml:space="preserve">Let</w:delText>
        </w:r>
      </w:del>
    </w:p>
    <w:p>
      <w:pPr>
        <w:pStyle w:val="BodyText"/>
      </w:pPr>
      <w:ins w:id="161" w:author="PR Preview" w:date="2026-01-01T00:00:00Z">
        <w:r>
          <w:rPr>
            <w:b/>
            <w:bCs/>
          </w:rPr>
          <w:t xml:space="preserve">Definition 13 (Potential scale reduction factor)</w:t>
        </w:r>
      </w:ins>
      <w:ins w:id="162" w:author="PR Preview" w:date="2026-01-01T00:00:00Z">
        <w:r>
          <w:t xml:space="preserve"> </w:t>
        </w:r>
      </w:ins>
      <w:ins w:id="163" w:author="PR Preview" w:date="2026-01-01T00:00:00Z">
        <w:r>
          <w:t xml:space="preserve">Suppose</w:t>
        </w:r>
      </w:ins>
      <w:ins w:id="164" w:author="PR Preview" w:date="2026-01-01T00:00:00Z">
        <w:r>
          <w:t xml:space="preserve"> </w:t>
        </w:r>
      </w:ins>
      <m:oMath>
        <m:r>
          <m:t>m</m:t>
        </m:r>
      </m:oMath>
      <w:ins w:id="165" w:author="PR Preview" w:date="2026-01-01T00:00:00Z">
        <w:r>
          <w:t xml:space="preserve"> </w:t>
        </w:r>
      </w:ins>
      <w:ins w:id="166" w:author="PR Preview" w:date="2026-01-01T00:00:00Z">
        <w:r>
          <w:t xml:space="preserve">chains each contribute</w:t>
        </w:r>
      </w:ins>
      <w:ins w:id="167" w:author="PR Preview" w:date="2026-01-01T00:00:00Z">
        <w:r>
          <w:t xml:space="preserve"> </w:t>
        </w:r>
      </w:ins>
      <m:oMath>
        <m:r>
          <m:t>n</m:t>
        </m:r>
      </m:oMath>
      <w:ins w:id="168" w:author="PR Preview" w:date="2026-01-01T00:00:00Z">
        <w:r>
          <w:t xml:space="preserve"> </w:t>
        </w:r>
      </w:ins>
      <w:ins w:id="169" w:author="PR Preview" w:date="2026-01-01T00:00:00Z">
        <w:r>
          <w:t xml:space="preserve">draws of a parameter</w:t>
        </w:r>
      </w:ins>
      <w:ins w:id="170" w:author="PR Preview" w:date="2026-01-01T00:00:00Z">
        <w:r>
          <w:t xml:space="preserve"> </w:t>
        </w:r>
      </w:ins>
      <m:oMath>
        <m:r>
          <m:t>θ</m:t>
        </m:r>
      </m:oMath>
      <w:ins w:id="171" w:author="PR Preview" w:date="2026-01-01T00:00:00Z">
        <w:r>
          <w:t xml:space="preserve"> </w:t>
        </w:r>
      </w:ins>
      <w:ins w:id="172" w:author="PR Preview" w:date="2026-01-01T00:00:00Z">
        <w:r>
          <w:t xml:space="preserve">after burn-in,</w:t>
        </w:r>
      </w:ins>
      <w:ins w:id="173" w:author="PR Preview" w:date="2026-01-01T00:00:00Z">
        <w:r>
          <w:t xml:space="preserve"> </w:t>
        </w:r>
      </w:ins>
      <w:ins w:id="174" w:author="PR Preview" w:date="2026-01-01T00:00:00Z">
        <w:r>
          <w:t xml:space="preserve">with chain sample means</w:t>
        </w:r>
      </w:ins>
      <w:ins w:id="175" w:author="PR Preview" w:date="2026-01-01T00:00:00Z">
        <w:r>
          <w:t xml:space="preserve"> </w:t>
        </w:r>
      </w:ins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ins w:id="176" w:author="PR Preview" w:date="2026-01-01T00:00:00Z">
        <w:r>
          <w:t xml:space="preserve">,</w:t>
        </w:r>
      </w:ins>
      <w:ins w:id="177" w:author="PR Preview" w:date="2026-01-01T00:00:00Z">
        <w:r>
          <w:t xml:space="preserve"> </w:t>
        </w:r>
      </w:ins>
      <w:ins w:id="178" w:author="PR Preview" w:date="2026-01-01T00:00:00Z">
        <w:r>
          <w:t xml:space="preserve">overall sample mean</w:t>
        </w:r>
      </w:ins>
      <w:ins w:id="179" w:author="PR Preview" w:date="2026-01-01T00:00:00Z">
        <w:r>
          <w:t xml:space="preserve"> </w:t>
        </w:r>
      </w:ins>
      <m:oMath>
        <m:acc>
          <m:accPr>
            <m:chr m:val="‾"/>
          </m:accPr>
          <m:e>
            <m:r>
              <m:t>θ</m:t>
            </m:r>
          </m:e>
        </m:acc>
      </m:oMath>
      <w:ins w:id="180" w:author="PR Preview" w:date="2026-01-01T00:00:00Z">
        <w:r>
          <w:t xml:space="preserve">,</w:t>
        </w:r>
      </w:ins>
      <w:ins w:id="181" w:author="PR Preview" w:date="2026-01-01T00:00:00Z">
        <w:r>
          <w:t xml:space="preserve"> </w:t>
        </w:r>
      </w:ins>
      <w:ins w:id="182" w:author="PR Preview" w:date="2026-01-01T00:00:00Z">
        <w:r>
          <w:t xml:space="preserve">and within-chain sample variances</w:t>
        </w:r>
      </w:ins>
      <w:ins w:id="183" w:author="PR Preview" w:date="2026-01-01T00:00:00Z">
        <w:r>
          <w:t xml:space="preserve"> </w:t>
        </w:r>
      </w:ins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ins w:id="184" w:author="PR Preview" w:date="2026-01-01T00:00:00Z">
        <w:r>
          <w:t xml:space="preserve">.</w:t>
        </w:r>
      </w:ins>
      <w:ins w:id="185" w:author="PR Preview" w:date="2026-01-01T00:00:00Z">
        <w:r>
          <w:t xml:space="preserve"> </w:t>
        </w:r>
      </w:ins>
      <w:ins w:id="186" w:author="PR Preview" w:date="2026-01-01T00:00:00Z">
        <w:r>
          <w:t xml:space="preserve">Let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(Gelman et al. 2013, sec. 11.4, pp. 283-285)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(2013, sec. 11.4, pp. 284-285)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(Gelman et al. 2013, sec. 11.4, p. 285, footnote 2)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(Casella and Berger 2002, sec. 3.3, p. 107)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(Dobson and Barnett 2018, chap. 13, p. 299)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∣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D</m:t>
            </m:r>
            <m:r>
              <m:rPr>
                <m:sty m:val="p"/>
              </m:rPr>
              <m:t>(</m:t>
            </m:r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∣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r>
                <m:t>D</m:t>
              </m:r>
            </m:e>
          </m:bar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t> </m:t>
          </m:r>
          <m:sSub>
            <m:e>
              <m:r>
                <m:t>p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limLow>
                        <m:e>
                          <m:r>
                            <m:t>θ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limLow>
                        <m:e>
                          <m:r>
                            <m:t>θ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acc>
          <m:accPr>
            <m:chr m:val="‾"/>
          </m:accPr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End w:id="75"/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81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82"/>
    <w:bookmarkStart w:id="84" w:name="ref-robert2004mcsm"/>
    <w:p>
      <w:pPr>
        <w:pStyle w:val="Bibliography"/>
      </w:pPr>
      <w:r>
        <w:t xml:space="preserve">Robert, Christian P., and George Casella. 2004.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. 2nd ed. Springer Texts in Statistics.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https://doi.org/10.1007/978-1-4757-4145-2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50" Type="http://schemas.openxmlformats.org/officeDocument/2006/relationships/image" Target="media/rId50.png"/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8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81" Type="http://schemas.openxmlformats.org/officeDocument/2006/relationships/hyperlink" Target="https://doi.org/10.1201/b16018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8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81" Type="http://schemas.openxmlformats.org/officeDocument/2006/relationships/hyperlink" Target="https://doi.org/10.1201/b16018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2026-10-16T12:40:26Z</dcterms:created>
  <dcterms:modified xsi:type="dcterms:W3CDTF">2026-10-16T12:40:26Z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05:26:23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