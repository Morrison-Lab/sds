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05:21:29 (PDT)</w:delText>
        </w:r>
      </w:del>
    </w:p>
    <w:p>
      <w:pPr>
        <w:pStyle w:val="FirstParagraph"/>
      </w:pPr>
      <w:hyperlink r:id="rId9">
        <w:del w:id="2" w:author="PR Preview" w:date="2026-01-01T00:00:00Z">
          <w:r>
            <w:rPr>
              <w:rStyle w:val="Hyperlink"/>
            </w:rPr>
            <w:delText xml:space="preserve">Estimation</w:delText>
          </w:r>
        </w:del>
      </w:hyperlink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defines the accuracy of an estimator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at one sample size, through its bias, variance and mean squared error.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This page asks two further questions: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what happens to an estimator as the sample size grows,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how small can the variance of an unbiased estimator be?</w:delText>
        </w:r>
      </w:del>
    </w:p>
    <w:p>
      <w:pPr>
        <w:pStyle w:val="Date"/>
      </w:pPr>
      <w:ins w:id="13" w:author="PR Preview" w:date="2026-01-01T00:00:00Z">
        <w:r>
          <w:t xml:space="preserve">Last modified: 2026-10-16 05:26:23 (PDT)</w:t>
        </w:r>
      </w:ins>
    </w:p>
    <w:p>
      <w:pPr>
        <w:pStyle w:val="FirstParagraph"/>
      </w:pPr>
      <w:hyperlink r:id="rId9">
        <w:ins w:id="14" w:author="PR Preview" w:date="2026-01-01T00:00:00Z">
          <w:r>
            <w:rPr>
              <w:rStyle w:val="Hyperlink"/>
            </w:rPr>
            <w:t xml:space="preserve">Estimation</w:t>
          </w:r>
        </w:ins>
      </w:hyperlink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defines the accuracy of an estimator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at one sample size, through its bias, variance and population mean squared error.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This page asks two further questions: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what happens to an estimator as the sample size grows,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 how small can the variance of an unbiased estimator be?</w:t>
        </w:r>
      </w:ins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del w:id="25" w:author="PR Preview" w:date="2026-01-01T00:00:00Z">
        <w:r>
          <w:rPr>
            <w:i/>
            <w:iCs/>
          </w:rPr>
          <w:delText xml:space="preserve">Remark 1</w:delText>
        </w:r>
      </w:del>
      <w:del w:id="26" w:author="PR Preview" w:date="2026-01-01T00:00:00Z">
        <w:r>
          <w:delText xml:space="preserve"> (Consistency describes a sequence of estimators). </w:delText>
        </w:r>
      </w:del>
      <w:del w:id="27" w:author="PR Preview" w:date="2026-01-01T00:00:00Z">
        <w:r>
          <w:delText xml:space="preserve">An estimator such as the</w:delText>
        </w:r>
      </w:del>
      <w:del w:id="28" w:author="PR Preview" w:date="2026-01-01T00:00:00Z">
        <w:r>
          <w:delText xml:space="preserve"> </w:delText>
        </w:r>
      </w:del>
      <w:hyperlink r:id="rId13">
        <w:del w:id="29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a formula that applies to any sample size,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so</w:delText>
        </w:r>
      </w:del>
      <w:del w:id="3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is a sequence of estimators,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one for each</w:delText>
        </w:r>
      </w:del>
      <w:del w:id="39" w:author="PR Preview" w:date="2026-01-01T00:00:00Z">
        <w:r>
          <w:delText xml:space="preserve"> </w:delText>
        </w:r>
      </w:del>
      <m:oMath>
        <m:r>
          <m:t>n</m:t>
        </m:r>
      </m:oMath>
      <w:del w:id="40" w:author="PR Preview" w:date="2026-01-01T00:00:00Z">
        <w:r>
          <w:delText xml:space="preserve">.</w:delText>
        </w:r>
      </w:del>
      <w:del w:id="41" w:author="PR Preview" w:date="2026-01-01T00:00:00Z">
        <w:r>
          <w:delText xml:space="preserve"> </w:delText>
        </w:r>
      </w:del>
      <w:hyperlink r:id="rId14">
        <w:del w:id="42" w:author="PR Preview" w:date="2026-01-01T00:00:00Z">
          <w:r>
            <w:rPr>
              <w:rStyle w:val="Hyperlink"/>
            </w:rPr>
            <w:delText xml:space="preserve">Unbiasedness</w:delText>
          </w:r>
        </w:del>
      </w:hyperlink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and</w:delText>
        </w:r>
      </w:del>
      <w:del w:id="45" w:author="PR Preview" w:date="2026-01-01T00:00:00Z">
        <w:r>
          <w:delText xml:space="preserve"> </w:delText>
        </w:r>
      </w:del>
      <w:hyperlink r:id="rId15">
        <w:del w:id="46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describe an estimator at one fixed sample size;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consistency describes what happens to the whole sequence as</w:delText>
        </w:r>
      </w:del>
      <w:del w:id="51" w:author="PR Preview" w:date="2026-01-01T00:00:00Z">
        <w:r>
          <w:delText xml:space="preserve"> </w:delText>
        </w:r>
      </w:del>
      <m:oMath>
        <m:r>
          <m:t>n</m:t>
        </m:r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grows.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An estimator can be consistent and biased at every</w:delText>
        </w:r>
      </w:del>
      <w:del w:id="56" w:author="PR Preview" w:date="2026-01-01T00:00:00Z">
        <w:r>
          <w:delText xml:space="preserve"> </w:delText>
        </w:r>
      </w:del>
      <m:oMath>
        <m:r>
          <m:t>n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or unbiased at every</w:delText>
        </w:r>
      </w:del>
      <w:del w:id="60" w:author="PR Preview" w:date="2026-01-01T00:00:00Z">
        <w:r>
          <w:delText xml:space="preserve"> </w:delText>
        </w:r>
      </w:del>
      <m:oMath>
        <m:r>
          <m:t>n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and not consistent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(the single-observation estimator</w:delText>
        </w:r>
      </w:del>
      <w:del w:id="6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of a mean is the standard example).</w:delText>
        </w:r>
      </w:del>
    </w:p>
    <w:p>
      <w:pPr>
        <w:pStyle w:val="BodyText"/>
      </w:pPr>
      <w:del w:id="68" w:author="PR Preview" w:date="2026-01-01T00:00:00Z">
        <w:r>
          <w:rPr>
            <w:b/>
            <w:bCs/>
          </w:rPr>
          <w:delText xml:space="preserve">Exercise 1 (Bounding the chance of a large estimation error)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Let</w:delText>
        </w:r>
      </w:del>
      <w:del w:id="7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be an estimator of</w:delText>
        </w:r>
      </w:del>
      <w:del w:id="74" w:author="PR Preview" w:date="2026-01-01T00:00:00Z">
        <w:r>
          <w:delText xml:space="preserve"> </w:delText>
        </w:r>
      </w:del>
      <m:oMath>
        <m:r>
          <m:t>θ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with finite</w:delText>
        </w:r>
      </w:del>
      <w:del w:id="77" w:author="PR Preview" w:date="2026-01-01T00:00:00Z">
        <w:r>
          <w:delText xml:space="preserve"> </w:delText>
        </w:r>
      </w:del>
      <w:hyperlink r:id="rId15">
        <w:del w:id="78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79" w:author="PR Preview" w:date="2026-01-01T00:00:00Z">
        <w:r>
          <w:delText xml:space="preserve">,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and let</w:delText>
        </w:r>
      </w:del>
      <w:del w:id="82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83" w:author="PR Preview" w:date="2026-01-01T00:00:00Z">
        <w:r>
          <w:delText xml:space="preserve">.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Use</w:delText>
        </w:r>
      </w:del>
      <w:del w:id="86" w:author="PR Preview" w:date="2026-01-01T00:00:00Z">
        <w:r>
          <w:delText xml:space="preserve"> </w:delText>
        </w:r>
      </w:del>
      <w:hyperlink r:id="rId17">
        <w:del w:id="87" w:author="PR Preview" w:date="2026-01-01T00:00:00Z">
          <w:r>
            <w:rPr>
              <w:rStyle w:val="Hyperlink"/>
            </w:rPr>
            <w:delText xml:space="preserve">Markov’s inequality</w:delText>
          </w:r>
        </w:del>
      </w:hyperlink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to show that</w:delText>
        </w:r>
      </w:del>
      <w:del w:id="90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del w:id="91" w:author="PR Preview" w:date="2026-01-01T00:00:00Z">
        <w:r>
          <w:delText xml:space="preserve">.</w:delText>
        </w:r>
      </w:del>
    </w:p>
    <w:p>
      <w:pPr>
        <w:pStyle w:val="BodyText"/>
      </w:pPr>
      <w:ins w:id="92" w:author="PR Preview" w:date="2026-01-01T00:00:00Z">
        <w:r>
          <w:rPr>
            <w:i/>
            <w:iCs/>
          </w:rPr>
          <w:t xml:space="preserve">Remark 1</w:t>
        </w:r>
      </w:ins>
      <w:ins w:id="93" w:author="PR Preview" w:date="2026-01-01T00:00:00Z">
        <w:r>
          <w:t xml:space="preserve"> (Consistency describes a sequence of estimators). </w:t>
        </w:r>
      </w:ins>
      <w:ins w:id="94" w:author="PR Preview" w:date="2026-01-01T00:00:00Z">
        <w:r>
          <w:t xml:space="preserve">An estimator such as the</w:t>
        </w:r>
      </w:ins>
      <w:ins w:id="95" w:author="PR Preview" w:date="2026-01-01T00:00:00Z">
        <w:r>
          <w:t xml:space="preserve"> </w:t>
        </w:r>
      </w:ins>
      <w:hyperlink r:id="rId13">
        <w:ins w:id="96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is a formula that applies to any sample size,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so</w:t>
        </w:r>
      </w:ins>
      <w:ins w:id="10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a sequence of estimators,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one for each</w:t>
        </w:r>
      </w:ins>
      <w:ins w:id="106" w:author="PR Preview" w:date="2026-01-01T00:00:00Z">
        <w:r>
          <w:t xml:space="preserve"> </w:t>
        </w:r>
      </w:ins>
      <m:oMath>
        <m:r>
          <m:t>n</m:t>
        </m:r>
      </m:oMath>
      <w:ins w:id="107" w:author="PR Preview" w:date="2026-01-01T00:00:00Z">
        <w:r>
          <w:t xml:space="preserve">.</w:t>
        </w:r>
      </w:ins>
      <w:ins w:id="108" w:author="PR Preview" w:date="2026-01-01T00:00:00Z">
        <w:r>
          <w:t xml:space="preserve"> </w:t>
        </w:r>
      </w:ins>
      <w:hyperlink r:id="rId14">
        <w:ins w:id="109" w:author="PR Preview" w:date="2026-01-01T00:00:00Z">
          <w:r>
            <w:rPr>
              <w:rStyle w:val="Hyperlink"/>
            </w:rPr>
            <w:t xml:space="preserve">Unbiasedness</w:t>
          </w:r>
        </w:ins>
      </w:hyperlink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and</w:t>
        </w:r>
      </w:ins>
      <w:ins w:id="112" w:author="PR Preview" w:date="2026-01-01T00:00:00Z">
        <w:r>
          <w:t xml:space="preserve"> </w:t>
        </w:r>
      </w:ins>
      <w:hyperlink r:id="rId15">
        <w:ins w:id="113" w:author="PR Preview" w:date="2026-01-01T00:00:00Z">
          <w:r>
            <w:rPr>
              <w:rStyle w:val="Hyperlink"/>
            </w:rPr>
            <w:t xml:space="preserve">pMSE</w:t>
          </w:r>
        </w:ins>
      </w:hyperlink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describe an estimator at one fixed sample size;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consistency describes what happens to the whole sequence as</w:t>
        </w:r>
      </w:ins>
      <w:ins w:id="118" w:author="PR Preview" w:date="2026-01-01T00:00:00Z">
        <w:r>
          <w:t xml:space="preserve"> </w:t>
        </w:r>
      </w:ins>
      <m:oMath>
        <m:r>
          <m:t>n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grows.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An estimator can be consistent and biased at every</w:t>
        </w:r>
      </w:ins>
      <w:ins w:id="123" w:author="PR Preview" w:date="2026-01-01T00:00:00Z">
        <w:r>
          <w:t xml:space="preserve"> </w:t>
        </w:r>
      </w:ins>
      <m:oMath>
        <m:r>
          <m:t>n</m:t>
        </m:r>
      </m:oMath>
      <w:ins w:id="124" w:author="PR Preview" w:date="2026-01-01T00:00:00Z">
        <w:r>
          <w:t xml:space="preserve">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or unbiased at every</w:t>
        </w:r>
      </w:ins>
      <w:ins w:id="127" w:author="PR Preview" w:date="2026-01-01T00:00:00Z">
        <w:r>
          <w:t xml:space="preserve"> </w:t>
        </w:r>
      </w:ins>
      <m:oMath>
        <m:r>
          <m:t>n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and not consistent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(the single-observation estimator</w:t>
        </w:r>
      </w:ins>
      <w:ins w:id="1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of a mean is the standard example).</w:t>
        </w:r>
      </w:ins>
    </w:p>
    <w:bookmarkEnd w:id="16"/>
    <w:bookmarkStart w:id="18" w:name="exr-estimation-error-bound"/>
    <w:p>
      <w:pPr>
        <w:pStyle w:val="BodyText"/>
      </w:pPr>
      <w:ins w:id="135" w:author="PR Preview" w:date="2026-01-01T00:00:00Z">
        <w:r>
          <w:rPr>
            <w:b/>
            <w:bCs/>
          </w:rPr>
          <w:t xml:space="preserve">Exercise 1 (Bounding the chance of a large estimation error)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Let</w:t>
        </w:r>
      </w:ins>
      <w:ins w:id="13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be an estimator of</w:t>
        </w:r>
      </w:ins>
      <w:ins w:id="141" w:author="PR Preview" w:date="2026-01-01T00:00:00Z">
        <w:r>
          <w:t xml:space="preserve"> </w:t>
        </w:r>
      </w:ins>
      <m:oMath>
        <m:r>
          <m:t>θ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with finite</w:t>
        </w:r>
      </w:ins>
      <w:ins w:id="144" w:author="PR Preview" w:date="2026-01-01T00:00:00Z">
        <w:r>
          <w:t xml:space="preserve"> </w:t>
        </w:r>
      </w:ins>
      <w:hyperlink r:id="rId15">
        <w:ins w:id="145" w:author="PR Preview" w:date="2026-01-01T00:00:00Z">
          <w:r>
            <w:rPr>
              <w:rStyle w:val="Hyperlink"/>
            </w:rPr>
            <w:t xml:space="preserve">pMSE</w:t>
          </w:r>
        </w:ins>
      </w:hyperlink>
      <w:ins w:id="146" w:author="PR Preview" w:date="2026-01-01T00:00:00Z">
        <w:r>
          <w:t xml:space="preserve">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and let</w:t>
        </w:r>
      </w:ins>
      <w:ins w:id="14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50" w:author="PR Preview" w:date="2026-01-01T00:00:00Z">
        <w:r>
          <w:t xml:space="preserve">.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Use</w:t>
        </w:r>
      </w:ins>
      <w:ins w:id="153" w:author="PR Preview" w:date="2026-01-01T00:00:00Z">
        <w:r>
          <w:t xml:space="preserve"> </w:t>
        </w:r>
      </w:ins>
      <w:hyperlink r:id="rId17">
        <w:ins w:id="154" w:author="PR Preview" w:date="2026-01-01T00:00:00Z">
          <w:r>
            <w:rPr>
              <w:rStyle w:val="Hyperlink"/>
            </w:rPr>
            <w:t xml:space="preserve">Markov’s inequality</w:t>
          </w:r>
        </w:ins>
      </w:hyperlink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to show that</w:t>
        </w:r>
      </w:ins>
      <w:ins w:id="15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ins w:id="158" w:author="PR Preview" w:date="2026-01-01T00:00:00Z">
        <w:r>
          <w:t xml:space="preserve">.</w:t>
        </w:r>
      </w:ins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del w:id="159" w:author="PR Preview" w:date="2026-01-01T00:00:00Z">
        <w:r>
          <w:rPr>
            <w:b/>
            <w:bCs/>
          </w:rPr>
          <w:delText xml:space="preserve">Lemma 1 (Chance of a large estimation error)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If</w:delText>
        </w:r>
      </w:del>
      <w:del w:id="16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is an estimator of</w:delText>
        </w:r>
      </w:del>
      <w:del w:id="165" w:author="PR Preview" w:date="2026-01-01T00:00:00Z">
        <w:r>
          <w:delText xml:space="preserve"> </w:delText>
        </w:r>
      </w:del>
      <m:oMath>
        <m:r>
          <m:t>θ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with finite mean squared error,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then for every</w:delText>
        </w:r>
      </w:del>
      <w:del w:id="170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the probability of an estimation error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of at least</w:delText>
        </w:r>
      </w:del>
      <w:del w:id="175" w:author="PR Preview" w:date="2026-01-01T00:00:00Z">
        <w:r>
          <w:delText xml:space="preserve"> </w:delText>
        </w:r>
      </w:del>
      <m:oMath>
        <m:r>
          <m:t>ε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is at most the mean squared error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divided by</w:delText>
        </w:r>
      </w:del>
      <w:del w:id="180" w:author="PR Preview" w:date="2026-01-01T00:00:00Z">
        <w:r>
          <w:delText xml:space="preserve"> </w:delText>
        </w:r>
      </w:del>
      <m:oMath>
        <m:sSup>
          <m:e>
            <m:r>
              <m:t>ε</m:t>
            </m:r>
          </m:e>
          <m:sup>
            <m:r>
              <m:t>2</m:t>
            </m:r>
          </m:sup>
        </m:sSup>
      </m:oMath>
      <w:del w:id="181" w:author="PR Preview" w:date="2026-01-01T00:00:00Z">
        <w:r>
          <w:delText xml:space="preserve">:</w:delText>
        </w:r>
      </w:del>
    </w:p>
    <w:p>
      <w:pPr>
        <w:pStyle w:val="FirstParagraph"/>
      </w:pPr>
      <w:ins w:id="182" w:author="PR Preview" w:date="2026-01-01T00:00:00Z">
        <w:r>
          <w:rPr>
            <w:b/>
            <w:bCs/>
          </w:rPr>
          <w:t xml:space="preserve">Lemma 1 (Chance of a large estimation error)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If</w:t>
        </w:r>
      </w:ins>
      <w:ins w:id="18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is an estimator of</w:t>
        </w:r>
      </w:ins>
      <w:ins w:id="188" w:author="PR Preview" w:date="2026-01-01T00:00:00Z">
        <w:r>
          <w:t xml:space="preserve"> </w:t>
        </w:r>
      </w:ins>
      <m:oMath>
        <m:r>
          <m:t>θ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with finite pMSE,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then for every</w:t>
        </w:r>
      </w:ins>
      <w:ins w:id="19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the probability of an estimation error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of at least</w:t>
        </w:r>
      </w:ins>
      <w:ins w:id="198" w:author="PR Preview" w:date="2026-01-01T00:00:00Z">
        <w:r>
          <w:t xml:space="preserve"> </w:t>
        </w:r>
      </w:ins>
      <m:oMath>
        <m:r>
          <m:t>ε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is at most the pMSE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divided by</w:t>
        </w:r>
      </w:ins>
      <w:ins w:id="203" w:author="PR Preview" w:date="2026-01-01T00:00:00Z">
        <w:r>
          <w:t xml:space="preserve"> </w:t>
        </w:r>
      </w:ins>
      <m:oMath>
        <m:sSup>
          <m:e>
            <m:r>
              <m:t>ε</m:t>
            </m:r>
          </m:e>
          <m:sup>
            <m:r>
              <m:t>2</m:t>
            </m:r>
          </m:sup>
        </m:sSup>
      </m:oMath>
      <w:ins w:id="204" w:author="PR Preview" w:date="2026-01-01T00:00:00Z">
        <w:r>
          <w:t xml:space="preserve">:</w:t>
        </w:r>
      </w:ins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del w:id="205" w:author="PR Preview" w:date="2026-01-01T00:00:00Z">
        <w:r>
          <w:rPr>
            <w:b/>
            <w:bCs/>
          </w:rPr>
          <w:delText xml:space="preserve">Theorem 1 (Vanishing mean squared error implies consistency)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If the mean squared error of</w:delText>
        </w:r>
      </w:del>
      <w:del w:id="20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goes to zero as</w:delText>
        </w:r>
      </w:del>
      <w:del w:id="211" w:author="PR Preview" w:date="2026-01-01T00:00:00Z">
        <w:r>
          <w:delText xml:space="preserve"> </w:delText>
        </w:r>
      </w:del>
      <m:oMath>
        <m:r>
          <m:t>n</m:t>
        </m:r>
      </m:oMath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grows,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then</w:delText>
        </w:r>
      </w:del>
      <w:del w:id="21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is a</w:delText>
        </w:r>
      </w:del>
      <w:del w:id="219" w:author="PR Preview" w:date="2026-01-01T00:00:00Z">
        <w:r>
          <w:delText xml:space="preserve"> </w:delText>
        </w:r>
      </w:del>
      <w:hyperlink w:anchor="def-consistent">
        <w:del w:id="220" w:author="PR Preview" w:date="2026-01-01T00:00:00Z">
          <w:r>
            <w:rPr>
              <w:rStyle w:val="Hyperlink"/>
            </w:rPr>
            <w:delText xml:space="preserve">consistent</w:delText>
          </w:r>
        </w:del>
      </w:hyperlink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estimator of</w:delText>
        </w:r>
      </w:del>
      <w:del w:id="223" w:author="PR Preview" w:date="2026-01-01T00:00:00Z">
        <w:r>
          <w:delText xml:space="preserve"> </w:delText>
        </w:r>
      </w:del>
      <m:oMath>
        <m:r>
          <m:t>θ</m:t>
        </m:r>
      </m:oMath>
      <w:del w:id="224" w:author="PR Preview" w:date="2026-01-01T00:00:00Z">
        <w:r>
          <w:delText xml:space="preserve">:</w:delText>
        </w:r>
      </w:del>
    </w:p>
    <w:p>
      <w:pPr>
        <w:pStyle w:val="BodyText"/>
      </w:pPr>
      <w:ins w:id="225" w:author="PR Preview" w:date="2026-01-01T00:00:00Z">
        <w:r>
          <w:rPr>
            <w:b/>
            <w:bCs/>
          </w:rPr>
          <w:t xml:space="preserve">Theorem 1 (Vanishing population mean squared error implies consistency)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If the pMSE of</w:t>
        </w:r>
      </w:ins>
      <w:ins w:id="22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goes to zero as</w:t>
        </w:r>
      </w:ins>
      <w:ins w:id="231" w:author="PR Preview" w:date="2026-01-01T00:00:00Z">
        <w:r>
          <w:t xml:space="preserve"> </w:t>
        </w:r>
      </w:ins>
      <m:oMath>
        <m:r>
          <m:t>n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grows,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then</w:t>
        </w:r>
      </w:ins>
      <w:ins w:id="23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is a</w:t>
        </w:r>
      </w:ins>
      <w:ins w:id="239" w:author="PR Preview" w:date="2026-01-01T00:00:00Z">
        <w:r>
          <w:t xml:space="preserve"> </w:t>
        </w:r>
      </w:ins>
      <w:hyperlink w:anchor="def-consistent">
        <w:ins w:id="240" w:author="PR Preview" w:date="2026-01-01T00:00:00Z">
          <w:r>
            <w:rPr>
              <w:rStyle w:val="Hyperlink"/>
            </w:rPr>
            <w:t xml:space="preserve">consistent</w:t>
          </w:r>
        </w:ins>
      </w:hyperlink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estimator of</w:t>
        </w:r>
      </w:ins>
      <w:ins w:id="243" w:author="PR Preview" w:date="2026-01-01T00:00:00Z">
        <w:r>
          <w:t xml:space="preserve"> </w:t>
        </w:r>
      </w:ins>
      <m:oMath>
        <m:r>
          <m:t>θ</m:t>
        </m:r>
      </m:oMath>
      <w:ins w:id="244" w:author="PR Preview" w:date="2026-01-01T00:00:00Z">
        <w:r>
          <w:t xml:space="preserve">:</w:t>
        </w:r>
      </w:ins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del w:id="245" w:author="PR Preview" w:date="2026-01-01T00:00:00Z">
        <w:r>
          <w:delText xml:space="preserve">To see</w:delText>
        </w:r>
      </w:del>
      <w:del w:id="246" w:author="PR Preview" w:date="2026-01-01T00:00:00Z">
        <w:r>
          <w:delText xml:space="preserve"> </w:delText>
        </w:r>
      </w:del>
      <w:hyperlink w:anchor="cor-sample-mean-consistent">
        <w:del w:id="247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at work,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treat these babies as a finite population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and let the estimand</w:delText>
        </w:r>
      </w:del>
      <w:del w:id="254" w:author="PR Preview" w:date="2026-01-01T00:00:00Z">
        <w:r>
          <w:delText xml:space="preserve"> </w:delText>
        </w:r>
      </w:del>
      <m:oMath>
        <m:r>
          <m:t>μ</m:t>
        </m:r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be their mean birth weight.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We draw</w:delText>
        </w:r>
      </w:del>
      <w:del w:id="259" w:author="PR Preview" w:date="2026-01-01T00:00:00Z">
        <w:r>
          <w:delText xml:space="preserve"> </w:delText>
        </w:r>
      </w:del>
      <m:oMath>
        <m:r>
          <m:t>n</m:t>
        </m:r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babies at random with replacement,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so the draws are independent with the population’s mean and variance,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and we ask how often the sample mean misses</w:delText>
        </w:r>
      </w:del>
      <w:del w:id="266" w:author="PR Preview" w:date="2026-01-01T00:00:00Z">
        <w:r>
          <w:delText xml:space="preserve"> </w:delText>
        </w:r>
      </w:del>
      <m:oMath>
        <m:r>
          <m:t>μ</m:t>
        </m:r>
      </m:oMath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by at least</w:delText>
        </w:r>
      </w:del>
      <w:del w:id="26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100</m:t>
        </m:r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grams.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For each</w:delText>
        </w:r>
      </w:del>
      <w:del w:id="274" w:author="PR Preview" w:date="2026-01-01T00:00:00Z">
        <w:r>
          <w:delText xml:space="preserve"> </w:delText>
        </w:r>
      </w:del>
      <m:oMath>
        <m:r>
          <m:t>n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we repeat the sampling 2000 times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and report the fraction of repeats that miss,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with a 95% confidence interval for that probability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(the Wilson score interval with continuity correction, the default of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rPr>
            <w:rStyle w:val="VerbatimChar"/>
          </w:rPr>
          <w:delText xml:space="preserve">prop.test()</w:delText>
        </w:r>
      </w:del>
      <w:del w:id="285" w:author="PR Preview" w:date="2026-01-01T00:00:00Z">
        <w:r>
          <w:delText xml:space="preserve">),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next to the bound</w:delText>
        </w:r>
      </w:del>
      <w:del w:id="28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that</w:delText>
        </w:r>
      </w:del>
      <w:del w:id="291" w:author="PR Preview" w:date="2026-01-01T00:00:00Z">
        <w:r>
          <w:delText xml:space="preserve"> </w:delText>
        </w:r>
      </w:del>
      <w:hyperlink w:anchor="lem-estimation-error-bound">
        <w:del w:id="292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gives, capped at 1 because a probability cannot exceed 1,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using</w:delText>
        </w:r>
      </w:del>
      <w:del w:id="297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from</w:delText>
        </w:r>
      </w:del>
      <w:del w:id="300" w:author="PR Preview" w:date="2026-01-01T00:00:00Z">
        <w:r>
          <w:delText xml:space="preserve"> </w:delText>
        </w:r>
      </w:del>
      <w:hyperlink r:id="rId25">
        <w:del w:id="301" w:author="PR Preview" w:date="2026-01-01T00:00:00Z">
          <w:r>
            <w:rPr>
              <w:rStyle w:val="Hyperlink"/>
            </w:rPr>
            <w:delText xml:space="preserve">the example on two estimators of a mean</w:delText>
          </w:r>
        </w:del>
      </w:hyperlink>
      <w:del w:id="302" w:author="PR Preview" w:date="2026-01-01T00:00:00Z">
        <w:r>
          <w:delText xml:space="preserve">.</w:delText>
        </w:r>
      </w:del>
    </w:p>
    <w:p>
      <w:pPr>
        <w:pStyle w:val="BodyText"/>
      </w:pPr>
      <w:ins w:id="303" w:author="PR Preview" w:date="2026-01-01T00:00:00Z">
        <w:r>
          <w:t xml:space="preserve">To see</w:t>
        </w:r>
      </w:ins>
      <w:ins w:id="304" w:author="PR Preview" w:date="2026-01-01T00:00:00Z">
        <w:r>
          <w:t xml:space="preserve"> </w:t>
        </w:r>
      </w:ins>
      <w:hyperlink w:anchor="cor-sample-mean-consistent">
        <w:ins w:id="305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at work,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treat these babies as a finite population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and let the estimand</w:t>
        </w:r>
      </w:ins>
      <w:ins w:id="312" w:author="PR Preview" w:date="2026-01-01T00:00:00Z">
        <w:r>
          <w:t xml:space="preserve"> </w:t>
        </w:r>
      </w:ins>
      <m:oMath>
        <m:r>
          <m:t>μ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be their population mean birth weight.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We draw</w:t>
        </w:r>
      </w:ins>
      <w:ins w:id="317" w:author="PR Preview" w:date="2026-01-01T00:00:00Z">
        <w:r>
          <w:t xml:space="preserve"> </w:t>
        </w:r>
      </w:ins>
      <m:oMath>
        <m:r>
          <m:t>n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babies at random with replacement,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so the draws are independent with the population’s mean and variance,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and we ask how often the sample mean misses</w:t>
        </w:r>
      </w:ins>
      <w:ins w:id="324" w:author="PR Preview" w:date="2026-01-01T00:00:00Z">
        <w:r>
          <w:t xml:space="preserve"> </w:t>
        </w:r>
      </w:ins>
      <m:oMath>
        <m:r>
          <m:t>μ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by at least</w:t>
        </w:r>
      </w:ins>
      <w:ins w:id="32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100</m:t>
        </m:r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grams.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For each</w:t>
        </w:r>
      </w:ins>
      <w:ins w:id="332" w:author="PR Preview" w:date="2026-01-01T00:00:00Z">
        <w:r>
          <w:t xml:space="preserve"> </w:t>
        </w:r>
      </w:ins>
      <m:oMath>
        <m:r>
          <m:t>n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we repeat the sampling 2000 times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and report the fraction of repeats that miss,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with a 95% confidence interval for that probability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(the Wilson score interval with continuity correction, the default of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rPr>
            <w:rStyle w:val="VerbatimChar"/>
          </w:rPr>
          <w:t xml:space="preserve">prop.test()</w:t>
        </w:r>
      </w:ins>
      <w:ins w:id="343" w:author="PR Preview" w:date="2026-01-01T00:00:00Z">
        <w:r>
          <w:t xml:space="preserve">),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next to the bound</w:t>
        </w:r>
      </w:ins>
      <w:ins w:id="34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that</w:t>
        </w:r>
      </w:ins>
      <w:ins w:id="349" w:author="PR Preview" w:date="2026-01-01T00:00:00Z">
        <w:r>
          <w:t xml:space="preserve"> </w:t>
        </w:r>
      </w:ins>
      <w:hyperlink w:anchor="lem-estimation-error-bound">
        <w:ins w:id="350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gives, capped at 1 because a probability cannot exceed 1,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using</w:t>
        </w:r>
      </w:ins>
      <w:ins w:id="355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from</w:t>
        </w:r>
      </w:ins>
      <w:ins w:id="358" w:author="PR Preview" w:date="2026-01-01T00:00:00Z">
        <w:r>
          <w:t xml:space="preserve"> </w:t>
        </w:r>
      </w:ins>
      <w:hyperlink r:id="rId25">
        <w:ins w:id="359" w:author="PR Preview" w:date="2026-01-01T00:00:00Z">
          <w:r>
            <w:rPr>
              <w:rStyle w:val="Hyperlink"/>
            </w:rPr>
            <w:t xml:space="preserve">the example on two estimators of a mean</w:t>
          </w:r>
        </w:ins>
      </w:hyperlink>
      <w:ins w:id="360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del w:id="361" w:author="PR Preview" w:date="2026-01-01T00:00:00Z">
        <w:r>
          <w:rPr>
            <w:b/>
            <w:bCs/>
          </w:rPr>
          <w:delText xml:space="preserve">Definition 2 (Relative efficiency)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Let</w:delText>
        </w:r>
      </w:del>
      <w:del w:id="36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and</w:delText>
        </w:r>
      </w:del>
      <w:del w:id="36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be two estimators of the same estimand</w:delText>
        </w:r>
      </w:del>
      <w:del w:id="370" w:author="PR Preview" w:date="2026-01-01T00:00:00Z">
        <w:r>
          <w:delText xml:space="preserve"> </w:delText>
        </w:r>
      </w:del>
      <m:oMath>
        <m:r>
          <m:t>θ</m:t>
        </m:r>
      </m:oMath>
      <w:del w:id="371" w:author="PR Preview" w:date="2026-01-01T00:00:00Z">
        <w:r>
          <w:delText xml:space="preserve">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The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rPr>
            <w:b/>
            <w:bCs/>
          </w:rPr>
          <w:delText xml:space="preserve">relative efficiency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of</w:delText>
        </w:r>
      </w:del>
      <w:del w:id="37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with respect to</w:delText>
        </w:r>
      </w:del>
      <w:del w:id="38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is the ratio of their</w:delText>
        </w:r>
      </w:del>
      <w:del w:id="384" w:author="PR Preview" w:date="2026-01-01T00:00:00Z">
        <w:r>
          <w:delText xml:space="preserve"> </w:delText>
        </w:r>
      </w:del>
      <w:hyperlink r:id="rId15">
        <w:del w:id="385" w:author="PR Preview" w:date="2026-01-01T00:00:00Z">
          <w:r>
            <w:rPr>
              <w:rStyle w:val="Hyperlink"/>
            </w:rPr>
            <w:delText xml:space="preserve">mean squared errors</w:delText>
          </w:r>
        </w:del>
      </w:hyperlink>
      <w:del w:id="386" w:author="PR Preview" w:date="2026-01-01T00:00:00Z">
        <w:r>
          <w:delText xml:space="preserve">,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the reference estimator’s, that of</w:delText>
        </w:r>
      </w:del>
      <w:del w:id="38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del w:id="390" w:author="PR Preview" w:date="2026-01-01T00:00:00Z">
        <w:r>
          <w:delText xml:space="preserve">, in the numerator:</w:delText>
        </w:r>
      </w:del>
    </w:p>
    <w:p>
      <w:pPr>
        <w:pStyle w:val="FirstParagraph"/>
      </w:pPr>
      <w:ins w:id="391" w:author="PR Preview" w:date="2026-01-01T00:00:00Z">
        <w:r>
          <w:rPr>
            <w:b/>
            <w:bCs/>
          </w:rPr>
          <w:t xml:space="preserve">Definition 2 (Relative efficiency)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Let</w:t>
        </w:r>
      </w:ins>
      <w:ins w:id="39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and</w:t>
        </w:r>
      </w:ins>
      <w:ins w:id="39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be two estimators of the same estimand</w:t>
        </w:r>
      </w:ins>
      <w:ins w:id="400" w:author="PR Preview" w:date="2026-01-01T00:00:00Z">
        <w:r>
          <w:t xml:space="preserve"> </w:t>
        </w:r>
      </w:ins>
      <m:oMath>
        <m:r>
          <m:t>θ</m:t>
        </m:r>
      </m:oMath>
      <w:ins w:id="401" w:author="PR Preview" w:date="2026-01-01T00:00:00Z">
        <w:r>
          <w:t xml:space="preserve">.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The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rPr>
            <w:b/>
            <w:bCs/>
          </w:rPr>
          <w:t xml:space="preserve">relative efficiency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of</w:t>
        </w:r>
      </w:ins>
      <w:ins w:id="40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with respect to</w:t>
        </w:r>
      </w:ins>
      <w:ins w:id="41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is the ratio of their</w:t>
        </w:r>
      </w:ins>
      <w:ins w:id="414" w:author="PR Preview" w:date="2026-01-01T00:00:00Z">
        <w:r>
          <w:t xml:space="preserve"> </w:t>
        </w:r>
      </w:ins>
      <w:hyperlink r:id="rId15">
        <w:ins w:id="415" w:author="PR Preview" w:date="2026-01-01T00:00:00Z">
          <w:r>
            <w:rPr>
              <w:rStyle w:val="Hyperlink"/>
            </w:rPr>
            <w:t xml:space="preserve">pMSEs</w:t>
          </w:r>
        </w:ins>
      </w:hyperlink>
      <w:ins w:id="416" w:author="PR Preview" w:date="2026-01-01T00:00:00Z">
        <w:r>
          <w:t xml:space="preserve">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the reference estimator’s, that of</w:t>
        </w:r>
      </w:ins>
      <w:ins w:id="41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420" w:author="PR Preview" w:date="2026-01-01T00:00:00Z">
        <w:r>
          <w:t xml:space="preserve">, in the numerator: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del w:id="421" w:author="PR Preview" w:date="2026-01-01T00:00:00Z">
        <w:r>
          <w:rPr>
            <w:i/>
            <w:iCs/>
          </w:rPr>
          <w:delText xml:space="preserve">Remark 3</w:delText>
        </w:r>
      </w:del>
      <w:del w:id="422" w:author="PR Preview" w:date="2026-01-01T00:00:00Z">
        <w:r>
          <w:delText xml:space="preserve"> (Reading the relative efficiency). </w:delText>
        </w:r>
      </w:del>
      <w:del w:id="423" w:author="PR Preview" w:date="2026-01-01T00:00:00Z">
        <w:r>
          <w:delText xml:space="preserve">A relative efficiency above 1 means</w:delText>
        </w:r>
      </w:del>
      <w:del w:id="42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is more accurate than</w:delText>
        </w:r>
      </w:del>
      <w:del w:id="42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del w:id="428" w:author="PR Preview" w:date="2026-01-01T00:00:00Z">
        <w:r>
          <w:delText xml:space="preserve">,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and below 1 means it is less accurate.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For two</w:delText>
        </w:r>
      </w:del>
      <w:del w:id="433" w:author="PR Preview" w:date="2026-01-01T00:00:00Z">
        <w:r>
          <w:delText xml:space="preserve"> </w:delText>
        </w:r>
      </w:del>
      <w:hyperlink r:id="rId14">
        <w:del w:id="434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estimators the mean squared errors are the variances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(</w:delText>
        </w:r>
      </w:del>
      <w:hyperlink r:id="rId37">
        <w:del w:id="439" w:author="PR Preview" w:date="2026-01-01T00:00:00Z">
          <w:r>
            <w:rPr>
              <w:rStyle w:val="Hyperlink"/>
            </w:rPr>
            <w:delText xml:space="preserve">mean squared error equals bias squared plus variance</w:delText>
          </w:r>
        </w:del>
      </w:hyperlink>
      <w:del w:id="440" w:author="PR Preview" w:date="2026-01-01T00:00:00Z">
        <w:r>
          <w:delText xml:space="preserve">, with zero bias),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so the relative efficiency is the ratio of the variances.</w:delText>
        </w:r>
      </w:del>
    </w:p>
    <w:p>
      <w:pPr>
        <w:pStyle w:val="BodyText"/>
      </w:pPr>
      <w:ins w:id="443" w:author="PR Preview" w:date="2026-01-01T00:00:00Z">
        <w:r>
          <w:rPr>
            <w:i/>
            <w:iCs/>
          </w:rPr>
          <w:t xml:space="preserve">Remark 3</w:t>
        </w:r>
      </w:ins>
      <w:ins w:id="444" w:author="PR Preview" w:date="2026-01-01T00:00:00Z">
        <w:r>
          <w:t xml:space="preserve"> (Reading the relative efficiency). </w:t>
        </w:r>
      </w:ins>
      <w:ins w:id="445" w:author="PR Preview" w:date="2026-01-01T00:00:00Z">
        <w:r>
          <w:t xml:space="preserve">A relative efficiency above 1 means</w:t>
        </w:r>
      </w:ins>
      <w:ins w:id="44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is more accurate than</w:t>
        </w:r>
      </w:ins>
      <w:ins w:id="44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and below 1 means it is less accurate.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For two</w:t>
        </w:r>
      </w:ins>
      <w:ins w:id="455" w:author="PR Preview" w:date="2026-01-01T00:00:00Z">
        <w:r>
          <w:t xml:space="preserve"> </w:t>
        </w:r>
      </w:ins>
      <w:hyperlink r:id="rId14">
        <w:ins w:id="45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estimators the pMSEs are the variances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(</w:t>
        </w:r>
      </w:ins>
      <w:hyperlink r:id="rId37">
        <w:ins w:id="461" w:author="PR Preview" w:date="2026-01-01T00:00:00Z">
          <w:r>
            <w:rPr>
              <w:rStyle w:val="Hyperlink"/>
            </w:rPr>
            <w:t xml:space="preserve">pMSE equals bias squared plus variance</w:t>
          </w:r>
        </w:ins>
      </w:hyperlink>
      <w:ins w:id="462" w:author="PR Preview" w:date="2026-01-01T00:00:00Z">
        <w:r>
          <w:t xml:space="preserve">, with zero bias),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so the relative efficiency is the ratio of the variances.</w:t>
        </w:r>
      </w:ins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del w:id="465" w:author="PR Preview" w:date="2026-01-01T00:00:00Z">
        <w:r>
          <w:rPr>
            <w:i/>
            <w:iCs/>
          </w:rPr>
          <w:delText xml:space="preserve">Remark 4</w:delText>
        </w:r>
      </w:del>
      <w:del w:id="466" w:author="PR Preview" w:date="2026-01-01T00:00:00Z">
        <w:r>
          <w:delText xml:space="preserve"> (An efficient estimator has the smallest variance). </w:delText>
        </w:r>
      </w:del>
      <w:del w:id="467" w:author="PR Preview" w:date="2026-01-01T00:00:00Z">
        <w:r>
          <w:delText xml:space="preserve">By the Cramér–Rao lower bound, no unbiased estimator that satisfies its assumptions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has a smaller variance than an efficient one.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Among such estimators, an efficient estimator therefore also has the smallest mean squared error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(</w:delText>
        </w:r>
      </w:del>
      <w:hyperlink r:id="rId37">
        <w:del w:id="474" w:author="PR Preview" w:date="2026-01-01T00:00:00Z">
          <w:r>
            <w:rPr>
              <w:rStyle w:val="Hyperlink"/>
            </w:rPr>
            <w:delText xml:space="preserve">mean squared error equals bias squared plus variance</w:delText>
          </w:r>
        </w:del>
      </w:hyperlink>
      <w:del w:id="475" w:author="PR Preview" w:date="2026-01-01T00:00:00Z">
        <w:r>
          <w:delText xml:space="preserve">, with zero bias).</w:delText>
        </w:r>
      </w:del>
    </w:p>
    <w:p>
      <w:pPr>
        <w:pStyle w:val="BodyText"/>
      </w:pPr>
      <w:del w:id="476" w:author="PR Preview" w:date="2026-01-01T00:00:00Z">
        <w:r>
          <w:rPr>
            <w:b/>
            <w:bCs/>
          </w:rPr>
          <w:delText xml:space="preserve">Example 3 (The sample mean is efficient for Poisson data)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For</w:delText>
        </w:r>
      </w:del>
      <w:del w:id="47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480" w:author="PR Preview" w:date="2026-01-01T00:00:00Z">
        <w:r>
          <w:delText xml:space="preserve">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the sample mean</w:delText>
        </w:r>
      </w:del>
      <w:del w:id="48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is unbiased for</w:delText>
        </w:r>
      </w:del>
      <w:del w:id="486" w:author="PR Preview" w:date="2026-01-01T00:00:00Z">
        <w:r>
          <w:delText xml:space="preserve"> </w:delText>
        </w:r>
      </w:del>
      <m:oMath>
        <m:r>
          <m:t>λ</m:t>
        </m:r>
      </m:oMath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(</w:delText>
        </w:r>
      </w:del>
      <w:hyperlink r:id="rId57">
        <w:del w:id="489" w:author="PR Preview" w:date="2026-01-01T00:00:00Z">
          <w:r>
            <w:rPr>
              <w:rStyle w:val="Hyperlink"/>
            </w:rPr>
            <w:delText xml:space="preserve">the bias example</w:delText>
          </w:r>
        </w:del>
      </w:hyperlink>
      <w:del w:id="490" w:author="PR Preview" w:date="2026-01-01T00:00:00Z">
        <w:r>
          <w:delText xml:space="preserve">),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and, because</w:delText>
        </w:r>
      </w:del>
      <w:del w:id="493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for a Poisson variable,</w:delText>
        </w:r>
      </w:del>
      <w:del w:id="496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(</w:delText>
        </w:r>
      </w:del>
      <w:hyperlink r:id="rId25">
        <w:del w:id="499" w:author="PR Preview" w:date="2026-01-01T00:00:00Z">
          <w:r>
            <w:rPr>
              <w:rStyle w:val="Hyperlink"/>
            </w:rPr>
            <w:delText xml:space="preserve">the example on two estimators of a mean</w:delText>
          </w:r>
        </w:del>
      </w:hyperlink>
      <w:del w:id="500" w:author="PR Preview" w:date="2026-01-01T00:00:00Z">
        <w:r>
          <w:delText xml:space="preserve">).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The expected information is</w:delText>
        </w:r>
      </w:del>
      <w:del w:id="50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(</w:delText>
        </w:r>
      </w:del>
      <w:hyperlink r:id="rId58">
        <w:del w:id="506" w:author="PR Preview" w:date="2026-01-01T00:00:00Z">
          <w:r>
            <w:rPr>
              <w:rStyle w:val="Hyperlink"/>
            </w:rPr>
            <w:delText xml:space="preserve">the Poisson information example</w:delText>
          </w:r>
        </w:del>
      </w:hyperlink>
      <w:del w:id="507" w:author="PR Preview" w:date="2026-01-01T00:00:00Z">
        <w:r>
          <w:delText xml:space="preserve">), so</w:delText>
        </w:r>
      </w:del>
    </w:p>
    <w:p>
      <w:pPr>
        <w:pStyle w:val="BodyText"/>
      </w:pPr>
      <w:ins w:id="508" w:author="PR Preview" w:date="2026-01-01T00:00:00Z">
        <w:r>
          <w:rPr>
            <w:i/>
            <w:iCs/>
          </w:rPr>
          <w:t xml:space="preserve">Remark 4</w:t>
        </w:r>
      </w:ins>
      <w:ins w:id="509" w:author="PR Preview" w:date="2026-01-01T00:00:00Z">
        <w:r>
          <w:t xml:space="preserve"> (An efficient estimator has the smallest variance). </w:t>
        </w:r>
      </w:ins>
      <w:ins w:id="510" w:author="PR Preview" w:date="2026-01-01T00:00:00Z">
        <w:r>
          <w:t xml:space="preserve">By the Cramér–Rao lower bound, no unbiased estimator that satisfies its assumptions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has a smaller variance than an efficient one.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Among such estimators, an efficient estimator therefore also has the smallest pMSE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(</w:t>
        </w:r>
      </w:ins>
      <w:hyperlink r:id="rId37">
        <w:ins w:id="517" w:author="PR Preview" w:date="2026-01-01T00:00:00Z">
          <w:r>
            <w:rPr>
              <w:rStyle w:val="Hyperlink"/>
            </w:rPr>
            <w:t xml:space="preserve">pMSE equals bias squared plus variance</w:t>
          </w:r>
        </w:ins>
      </w:hyperlink>
      <w:ins w:id="518" w:author="PR Preview" w:date="2026-01-01T00:00:00Z">
        <w:r>
          <w:t xml:space="preserve">, with zero bias).</w:t>
        </w:r>
      </w:ins>
    </w:p>
    <w:bookmarkEnd w:id="56"/>
    <w:bookmarkStart w:id="60" w:name="exm-poisson-efficient"/>
    <w:p>
      <w:pPr>
        <w:pStyle w:val="BodyText"/>
      </w:pPr>
      <w:ins w:id="519" w:author="PR Preview" w:date="2026-01-01T00:00:00Z">
        <w:r>
          <w:rPr>
            <w:b/>
            <w:bCs/>
          </w:rPr>
          <w:t xml:space="preserve">Example 3 (The sample mean is efficient for Poisson data)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For</w:t>
        </w:r>
      </w:ins>
      <w:ins w:id="52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523" w:author="PR Preview" w:date="2026-01-01T00:00:00Z">
        <w:r>
          <w:t xml:space="preserve">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the sample mean</w:t>
        </w:r>
      </w:ins>
      <w:ins w:id="52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is unbiased for</w:t>
        </w:r>
      </w:ins>
      <w:ins w:id="529" w:author="PR Preview" w:date="2026-01-01T00:00:00Z">
        <w:r>
          <w:t xml:space="preserve"> </w:t>
        </w:r>
      </w:ins>
      <m:oMath>
        <m:r>
          <m:t>λ</m:t>
        </m:r>
      </m:oMath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(</w:t>
        </w:r>
      </w:ins>
      <w:hyperlink r:id="rId57">
        <w:ins w:id="532" w:author="PR Preview" w:date="2026-01-01T00:00:00Z">
          <w:r>
            <w:rPr>
              <w:rStyle w:val="Hyperlink"/>
            </w:rPr>
            <w:t xml:space="preserve">the bias example</w:t>
          </w:r>
        </w:ins>
      </w:hyperlink>
      <w:ins w:id="533" w:author="PR Preview" w:date="2026-01-01T00:00:00Z">
        <w:r>
          <w:t xml:space="preserve">),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and, because</w:t>
        </w:r>
      </w:ins>
      <w:ins w:id="53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for a Poisson variable,</w:t>
        </w:r>
      </w:ins>
      <w:ins w:id="539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(</w:t>
        </w:r>
      </w:ins>
      <w:hyperlink r:id="rId25">
        <w:ins w:id="542" w:author="PR Preview" w:date="2026-01-01T00:00:00Z">
          <w:r>
            <w:rPr>
              <w:rStyle w:val="Hyperlink"/>
            </w:rPr>
            <w:t xml:space="preserve">the example on two estimators of a population mean</w:t>
          </w:r>
        </w:ins>
      </w:hyperlink>
      <w:ins w:id="543" w:author="PR Preview" w:date="2026-01-01T00:00:00Z">
        <w:r>
          <w:t xml:space="preserve">).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The expected information is</w:t>
        </w:r>
      </w:ins>
      <w:ins w:id="5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(</w:t>
        </w:r>
      </w:ins>
      <w:hyperlink r:id="rId58">
        <w:ins w:id="549" w:author="PR Preview" w:date="2026-01-01T00:00:00Z">
          <w:r>
            <w:rPr>
              <w:rStyle w:val="Hyperlink"/>
            </w:rPr>
            <w:t xml:space="preserve">the Poisson information example</w:t>
          </w:r>
        </w:ins>
      </w:hyperlink>
      <w:ins w:id="550" w:author="PR Preview" w:date="2026-01-01T00:00:00Z">
        <w:r>
          <w:t xml:space="preserve">),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del w:id="551" w:author="PR Preview" w:date="2026-01-01T00:00:00Z">
        <w:r>
          <w:delText xml:space="preserve">A biased estimator can have a variance below the bound,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because the bound relies on</w:delText>
        </w:r>
      </w:del>
      <w:del w:id="554" w:author="PR Preview" w:date="2026-01-01T00:00:00Z">
        <w:r>
          <w:delText xml:space="preserve"> </w:delText>
        </w:r>
      </w:del>
      <w:hyperlink w:anchor="exr-cov-estimator-score">
        <w:del w:id="555" w:author="PR Preview" w:date="2026-01-01T00:00:00Z">
          <w:r>
            <w:rPr>
              <w:rStyle w:val="Hyperlink"/>
            </w:rPr>
            <w:delText xml:space="preserve">the covariance of an estimator and the score</w:delText>
          </w:r>
        </w:del>
      </w:hyperlink>
      <w:del w:id="556" w:author="PR Preview" w:date="2026-01-01T00:00:00Z">
        <w:r>
          <w:delText xml:space="preserve">,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which assumes the estimator is unbiased.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Its</w:delText>
        </w:r>
      </w:del>
      <w:del w:id="561" w:author="PR Preview" w:date="2026-01-01T00:00:00Z">
        <w:r>
          <w:delText xml:space="preserve"> </w:delText>
        </w:r>
      </w:del>
      <w:hyperlink r:id="rId37">
        <w:del w:id="56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adds the squared bias to the variance,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so trading a little bias for a large drop in variance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can also lower the mean squared error.</w:delText>
        </w:r>
      </w:del>
    </w:p>
    <w:p>
      <w:pPr>
        <w:pStyle w:val="BodyText"/>
      </w:pPr>
      <w:ins w:id="569" w:author="PR Preview" w:date="2026-01-01T00:00:00Z">
        <w:r>
          <w:t xml:space="preserve">A biased estimator can have a variance below the bound,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because the bound relies on</w:t>
        </w:r>
      </w:ins>
      <w:ins w:id="572" w:author="PR Preview" w:date="2026-01-01T00:00:00Z">
        <w:r>
          <w:t xml:space="preserve"> </w:t>
        </w:r>
      </w:ins>
      <w:hyperlink w:anchor="exr-cov-estimator-score">
        <w:ins w:id="573" w:author="PR Preview" w:date="2026-01-01T00:00:00Z">
          <w:r>
            <w:rPr>
              <w:rStyle w:val="Hyperlink"/>
            </w:rPr>
            <w:t xml:space="preserve">the covariance of an estimator and the score</w:t>
          </w:r>
        </w:ins>
      </w:hyperlink>
      <w:ins w:id="574" w:author="PR Preview" w:date="2026-01-01T00:00:00Z">
        <w:r>
          <w:t xml:space="preserve">,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which assumes the estimator is unbiased.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Its</w:t>
        </w:r>
      </w:ins>
      <w:ins w:id="579" w:author="PR Preview" w:date="2026-01-01T00:00:00Z">
        <w:r>
          <w:t xml:space="preserve"> </w:t>
        </w:r>
      </w:ins>
      <w:hyperlink r:id="rId37">
        <w:ins w:id="580" w:author="PR Preview" w:date="2026-01-01T00:00:00Z">
          <w:r>
            <w:rPr>
              <w:rStyle w:val="Hyperlink"/>
            </w:rPr>
            <w:t xml:space="preserve">pMSE</w:t>
          </w:r>
        </w:ins>
      </w:hyperlink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adds the squared bias to the variance,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so trading a little bias for a large drop in variance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can also lower the pMSE.</w:t>
        </w:r>
      </w:ins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2026-10-16T12:38:04Z</dcterms:created>
  <dcterms:modified xsi:type="dcterms:W3CDTF">2026-10-16T12:38:04Z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