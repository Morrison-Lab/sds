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del w:id="3" w:author="PR Preview" w:date="2026-01-01T00:00:00Z">
        <w:r>
          <w:delText xml:space="preserve">Suppose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with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known,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we want to predict the mean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new observations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from the same distribution,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independent of the first</w:delText>
        </w:r>
      </w:del>
      <w:del w:id="22" w:author="PR Preview" w:date="2026-01-01T00:00:00Z">
        <w:r>
          <w:delText xml:space="preserve"> </w:delText>
        </w:r>
      </w:del>
      <m:oMath>
        <m:r>
          <m:t>n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MLE of</w:delText>
        </w:r>
      </w:del>
      <w:del w:id="26" w:author="PR Preview" w:date="2026-01-01T00:00:00Z">
        <w:r>
          <w:delText xml:space="preserve"> </w:delText>
        </w:r>
      </w:del>
      <m:oMath>
        <m:r>
          <m:t>μ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  <w:del w:id="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the difference</w:delText>
        </w:r>
      </w:del>
      <w:del w:id="33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(the negative of the</w:delText>
        </w:r>
      </w:del>
      <w:del w:id="36" w:author="PR Preview" w:date="2026-01-01T00:00:00Z">
        <w:r>
          <w:delText xml:space="preserve"> </w:delText>
        </w:r>
      </w:del>
      <w:hyperlink r:id="rId144">
        <w:del w:id="37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38" w:author="PR Preview" w:date="2026-01-01T00:00:00Z">
        <w:r>
          <w:delText xml:space="preserve">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a difference of independent Gaussian variables, so:</w:delText>
        </w:r>
      </w:del>
    </w:p>
    <w:p>
      <w:pPr>
        <w:pStyle w:val="FirstParagraph"/>
      </w:pPr>
      <w:ins w:id="41" w:author="PR Preview" w:date="2026-01-01T00:00:00Z">
        <w:r>
          <w:t xml:space="preserve">Suppose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with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known,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we want to predict the sample mean</w:t>
        </w:r>
      </w:ins>
      <w:ins w:id="50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</w:t>
        </w:r>
      </w:ins>
      <w:ins w:id="53" w:author="PR Preview" w:date="2026-01-01T00:00:00Z">
        <w:r>
          <w:t xml:space="preserve"> </w:t>
        </w:r>
      </w:ins>
      <m:oMath>
        <m:r>
          <m:t>m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new observations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from the same distribution,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independent of the first</w:t>
        </w:r>
      </w:ins>
      <w:ins w:id="60" w:author="PR Preview" w:date="2026-01-01T00:00:00Z">
        <w:r>
          <w:t xml:space="preserve"> </w:t>
        </w:r>
      </w:ins>
      <m:oMath>
        <m:r>
          <m:t>n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MLE of</w:t>
        </w:r>
      </w:ins>
      <w:ins w:id="64" w:author="PR Preview" w:date="2026-01-01T00:00:00Z">
        <w:r>
          <w:t xml:space="preserve"> </w:t>
        </w:r>
      </w:ins>
      <m:oMath>
        <m:r>
          <m:t>μ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the difference</w:t>
        </w:r>
      </w:ins>
      <w:ins w:id="71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(the negative of the</w:t>
        </w:r>
      </w:ins>
      <w:ins w:id="74" w:author="PR Preview" w:date="2026-01-01T00:00:00Z">
        <w:r>
          <w:t xml:space="preserve"> </w:t>
        </w:r>
      </w:ins>
      <w:hyperlink r:id="rId144">
        <w:ins w:id="7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6" w:author="PR Preview" w:date="2026-01-01T00:00:00Z">
        <w:r>
          <w:t xml:space="preserve">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difference of independent Gaussian variables,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del w:id="79" w:author="PR Preview" w:date="2026-01-01T00:00:00Z">
        <w:r>
          <w:rPr>
            <w:i/>
            <w:iCs/>
          </w:rPr>
          <w:delText xml:space="preserve">Remark 10</w:delText>
        </w:r>
      </w:del>
      <w:del w:id="80" w:author="PR Preview" w:date="2026-01-01T00:00:00Z">
        <w:r>
          <w:delText xml:space="preserve"> (Prediction intervals versus confidence intervals). </w:delText>
        </w:r>
      </w:del>
      <w:del w:id="81" w:author="PR Preview" w:date="2026-01-01T00:00:00Z">
        <w:r>
          <w:delText xml:space="preserve">A</w:delText>
        </w:r>
      </w:del>
      <w:del w:id="82" w:author="PR Preview" w:date="2026-01-01T00:00:00Z">
        <w:r>
          <w:delText xml:space="preserve"> </w:delText>
        </w:r>
      </w:del>
      <w:hyperlink r:id="rId145">
        <w:del w:id="83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covers a fixed parameter, such as the mean</w:delText>
        </w:r>
      </w:del>
      <w:del w:id="86" w:author="PR Preview" w:date="2026-01-01T00:00:00Z">
        <w:r>
          <w:delText xml:space="preserve"> </w:delText>
        </w:r>
      </w:del>
      <m:oMath>
        <m:r>
          <m:t>μ</m:t>
        </m:r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 prediction interval (</w:delText>
        </w:r>
      </w:del>
      <w:hyperlink w:anchor="def-prediction-interval">
        <w:del w:id="9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91" w:author="PR Preview" w:date="2026-01-01T00:00:00Z">
        <w:r>
          <w:delText xml:space="preserve">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covers a random quantity,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such as a new outcome,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or, in the example above, the mean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of</w:delText>
        </w:r>
      </w:del>
      <w:del w:id="101" w:author="PR Preview" w:date="2026-01-01T00:00:00Z">
        <w:r>
          <w:delText xml:space="preserve"> </w:delText>
        </w:r>
      </w:del>
      <m:oMath>
        <m:r>
          <m:t>m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new observations.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Its probability accounts for the randomness of the new observations,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108" w:author="PR Preview" w:date="2026-01-01T00:00:00Z">
        <w:r>
          <w:rPr>
            <w:i/>
            <w:iCs/>
          </w:rPr>
          <w:t xml:space="preserve">Remark 10</w:t>
        </w:r>
      </w:ins>
      <w:ins w:id="109" w:author="PR Preview" w:date="2026-01-01T00:00:00Z">
        <w:r>
          <w:t xml:space="preserve"> (Prediction intervals versus confidence intervals). </w:t>
        </w:r>
      </w:ins>
      <w:ins w:id="110" w:author="PR Preview" w:date="2026-01-01T00:00:00Z">
        <w:r>
          <w:t xml:space="preserve">A</w:t>
        </w:r>
      </w:ins>
      <w:ins w:id="111" w:author="PR Preview" w:date="2026-01-01T00:00:00Z">
        <w:r>
          <w:t xml:space="preserve"> </w:t>
        </w:r>
      </w:ins>
      <w:hyperlink r:id="rId145">
        <w:ins w:id="112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covers a fixed parameter, such as the population mean</w:t>
        </w:r>
      </w:ins>
      <w:ins w:id="115" w:author="PR Preview" w:date="2026-01-01T00:00:00Z">
        <w:r>
          <w:t xml:space="preserve"> </w:t>
        </w:r>
      </w:ins>
      <m:oMath>
        <m:r>
          <m:t>μ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 prediction interval (</w:t>
        </w:r>
      </w:ins>
      <w:hyperlink w:anchor="def-prediction-interval">
        <w:ins w:id="11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0" w:author="PR Preview" w:date="2026-01-01T00:00:00Z">
        <w:r>
          <w:t xml:space="preserve">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covers a random quantity,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such as a new outcome,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or, in the example above, the sample mean</w:t>
        </w:r>
      </w:ins>
      <w:ins w:id="127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of</w:t>
        </w:r>
      </w:ins>
      <w:ins w:id="130" w:author="PR Preview" w:date="2026-01-01T00:00:00Z">
        <w:r>
          <w:t xml:space="preserve"> </w:t>
        </w:r>
      </w:ins>
      <m:oMath>
        <m:r>
          <m:t>m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new observations.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Its probability accounts for the randomness of the new observations,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7" w:author="PR Preview" w:date="2026-01-01T00:00:00Z">
        <w:r>
          <w:delText xml:space="preserve">The prediction interval is always the wider of the two,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because its variance has the extra term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 variance of the new observations’ mean.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As</w:delText>
        </w:r>
      </w:del>
      <w:del w:id="146" w:author="PR Preview" w:date="2026-01-01T00:00:00Z">
        <w:r>
          <w:delText xml:space="preserve"> </w:delText>
        </w:r>
      </w:del>
      <m:oMath>
        <m:r>
          <m:t>n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grows,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 width of the confidence interval shrinks to 0,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but the width of the prediction interval shrinks only to</w:delText>
        </w:r>
      </w:del>
      <w:del w:id="153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del w:id="154" w:author="PR Preview" w:date="2026-01-01T00:00:00Z">
        <w:r>
          <w:delText xml:space="preserve">: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more data pins down</w:delText>
        </w:r>
      </w:del>
      <w:del w:id="157" w:author="PR Preview" w:date="2026-01-01T00:00:00Z">
        <w:r>
          <w:delText xml:space="preserve"> </w:delText>
        </w:r>
      </w:del>
      <m:oMath>
        <m:r>
          <m:t>μ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but cannot remove the randomness of the new observations.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 same contrast holds in regression,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between a confidence interval for the conditional mean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a prediction interval for a new outcome</w:delText>
        </w:r>
      </w:del>
      <w:del w:id="168" w:author="PR Preview" w:date="2026-01-01T00:00:00Z">
        <w:r>
          <w:delText xml:space="preserve"> </w:delText>
        </w:r>
      </w:del>
      <m:oMath>
        <m:r>
          <m:t>Y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at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72" w:author="PR Preview" w:date="2026-01-01T00:00:00Z">
        <w:r>
          <w:delText xml:space="preserve">.</w:delText>
        </w:r>
      </w:del>
    </w:p>
    <w:p>
      <w:pPr>
        <w:pStyle w:val="FirstParagraph"/>
      </w:pPr>
      <w:ins w:id="173" w:author="PR Preview" w:date="2026-01-01T00:00:00Z">
        <w:r>
          <w:t xml:space="preserve">The prediction interval is always the wider of the two,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because its variance has the extra term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variance of the new observations’ sample mean.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As</w:t>
        </w:r>
      </w:ins>
      <w:ins w:id="182" w:author="PR Preview" w:date="2026-01-01T00:00:00Z">
        <w:r>
          <w:t xml:space="preserve"> </w:t>
        </w:r>
      </w:ins>
      <m:oMath>
        <m:r>
          <m:t>n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grows,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 width of the confidence interval shrinks to 0,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but the width of the prediction interval shrinks only to</w:t>
        </w:r>
      </w:ins>
      <w:ins w:id="189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ins w:id="190" w:author="PR Preview" w:date="2026-01-01T00:00:00Z">
        <w:r>
          <w:t xml:space="preserve">: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more data pins down</w:t>
        </w:r>
      </w:ins>
      <w:ins w:id="193" w:author="PR Preview" w:date="2026-01-01T00:00:00Z">
        <w:r>
          <w:t xml:space="preserve"> </w:t>
        </w:r>
      </w:ins>
      <m:oMath>
        <m:r>
          <m:t>μ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but cannot remove the randomness of the new observations.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same contrast holds in regression,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between a confidence interval for the conditional mean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a prediction interval for a new outcome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at</w:t>
        </w:r>
      </w:ins>
      <w:ins w:id="2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08" w:author="PR Preview" w:date="2026-01-01T00:00:00Z">
        <w:r>
          <w:t xml:space="preserve">.</w:t>
        </w:r>
      </w:ins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del w:id="209" w:author="PR Preview" w:date="2026-01-01T00:00:00Z">
        <w:r>
          <w:delText xml:space="preserve">the test of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rejected in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100% of datasets: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with</w:delText>
        </w:r>
      </w:del>
      <w:del w:id="2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100</m:t>
        </m:r>
      </m:oMath>
      <w:del w:id="218" w:author="PR Preview" w:date="2026-01-01T00:00:00Z">
        <w:r>
          <w:delText xml:space="preserve">, a 10% difference in the mean is easy to detect.</w:delText>
        </w:r>
      </w:del>
    </w:p>
    <w:p>
      <w:pPr>
        <w:pStyle w:val="Compact"/>
        <w:numPr>
          <w:ilvl w:val="0"/>
          <w:numId w:val="1007"/>
        </w:numPr>
      </w:pPr>
      <w:ins w:id="219" w:author="PR Preview" w:date="2026-01-01T00:00:00Z">
        <w:r>
          <w:t xml:space="preserve">the test of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rejected in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100% of datasets: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with</w:t>
        </w:r>
      </w:ins>
      <w:ins w:id="2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</m:oMath>
      <w:ins w:id="228" w:author="PR Preview" w:date="2026-01-01T00:00:00Z">
        <w:r>
          <w:t xml:space="preserve">, a 10% difference in the population mean is easy to detect.</w:t>
        </w:r>
      </w:ins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del w:id="229" w:author="PR Preview" w:date="2026-01-01T00:00:00Z">
        <w:r>
          <w:delText xml:space="preserve">The score measures the rate of change of the log-likelihood.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When it equals zero,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increasing or decreasing</w:delText>
        </w:r>
      </w:del>
      <w:del w:id="234" w:author="PR Preview" w:date="2026-01-01T00:00:00Z">
        <w:r>
          <w:delText xml:space="preserve"> </w:delText>
        </w:r>
      </w:del>
      <m:oMath>
        <m:r>
          <m:t>λ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slightly would not improve the fit;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we are at a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“flat”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point.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Intuitively,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the value of</w:delText>
        </w:r>
      </w:del>
      <w:del w:id="248" w:author="PR Preview" w:date="2026-01-01T00:00:00Z">
        <w:r>
          <w:delText xml:space="preserve"> </w:delText>
        </w:r>
      </w:del>
      <m:oMath>
        <m:r>
          <m:t>λ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that makes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expected count per observation (</w:delText>
        </w:r>
      </w:del>
      <m:oMath>
        <m:r>
          <m:t>λ</m:t>
        </m:r>
      </m:oMath>
      <w:del w:id="253" w:author="PR Preview" w:date="2026-01-01T00:00:00Z">
        <w:r>
          <w:delText xml:space="preserve">) exactly equal to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 observed average count (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256" w:author="PR Preview" w:date="2026-01-01T00:00:00Z">
        <w:r>
          <w:delText xml:space="preserve">).</w:delText>
        </w:r>
      </w:del>
    </w:p>
    <w:p>
      <w:pPr>
        <w:pStyle w:val="BodyText"/>
      </w:pPr>
      <w:ins w:id="257" w:author="PR Preview" w:date="2026-01-01T00:00:00Z">
        <w:r>
          <w:t xml:space="preserve">The score measures the rate of change of the log-likelihood.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When it equals zero,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increasing or decreasing</w:t>
        </w:r>
      </w:ins>
      <w:ins w:id="262" w:author="PR Preview" w:date="2026-01-01T00:00:00Z">
        <w:r>
          <w:t xml:space="preserve"> </w:t>
        </w:r>
      </w:ins>
      <m:oMath>
        <m:r>
          <m:t>λ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slightly would not improve the fit;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we are at a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“flat”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point.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Intuitively,</w:t>
        </w:r>
      </w:ins>
      <w:ins w:id="2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the value of</w:t>
        </w:r>
      </w:ins>
      <w:ins w:id="276" w:author="PR Preview" w:date="2026-01-01T00:00:00Z">
        <w:r>
          <w:t xml:space="preserve"> </w:t>
        </w:r>
      </w:ins>
      <m:oMath>
        <m:r>
          <m:t>λ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that makes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expected count per observation (</w:t>
        </w:r>
      </w:ins>
      <m:oMath>
        <m:r>
          <m:t>λ</m:t>
        </m:r>
      </m:oMath>
      <w:ins w:id="281" w:author="PR Preview" w:date="2026-01-01T00:00:00Z">
        <w:r>
          <w:t xml:space="preserve">) exactly equal to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observed sample average count (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84" w:author="PR Preview" w:date="2026-01-01T00:00:00Z">
        <w:r>
          <w:t xml:space="preserve">).</w:t>
        </w:r>
      </w:ins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2026-10-16T12:39:43Z</dcterms:created>
  <dcterms:modified xsi:type="dcterms:W3CDTF">2026-10-16T12:39:43Z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