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07:21:05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10:01:37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9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30" w:name="def-new-observation"/>
    <w:p>
      <w:pPr>
        <w:pStyle w:val="FirstParagraph"/>
      </w:pPr>
      <w:r>
        <w:rPr>
          <w:b/>
          <w:bCs/>
        </w:rPr>
        <w:t xml:space="preserve">Definition 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2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2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30"/>
    <w:bookmarkStart w:id="31" w:name="exm-new-observation"/>
    <w:p>
      <w:pPr>
        <w:pStyle w:val="BodyText"/>
      </w:pPr>
      <w:r>
        <w:rPr>
          <w:b/>
          <w:bCs/>
        </w:rPr>
        <w:t xml:space="preserve">Example 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31"/>
    <w:bookmarkStart w:id="34" w:name="def-observation-loss"/>
    <w:p>
      <w:pPr>
        <w:pStyle w:val="BodyText"/>
      </w:pPr>
      <w:r>
        <w:rPr>
          <w:b/>
          <w:bCs/>
        </w:rPr>
        <w:t xml:space="preserve">Definition 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32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4"/>
    <w:bookmarkStart w:id="3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36"/>
    <w:bookmarkStart w:id="38" w:name="def-generalization-error"/>
    <w:p>
      <w:pPr>
        <w:pStyle w:val="BodyText"/>
      </w:pPr>
      <w:r>
        <w:rPr>
          <w:b/>
          <w:bCs/>
        </w:rPr>
        <w:t xml:space="preserve">Definition 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39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9"/>
    <w:bookmarkStart w:id="41" w:name="def-held-out-set"/>
    <w:p>
      <w:pPr>
        <w:pStyle w:val="BodyText"/>
      </w:pPr>
      <w:r>
        <w:rPr>
          <w:b/>
          <w:bCs/>
        </w:rPr>
        <w:t xml:space="preserve">Definition 10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4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42"/>
    <w:bookmarkStart w:id="45" w:name="def-prediction-rmse"/>
    <w:p>
      <w:pPr>
        <w:pStyle w:val="BodyText"/>
      </w:pPr>
      <w:r>
        <w:rPr>
          <w:b/>
          <w:bCs/>
        </w:rPr>
        <w:t xml:space="preserve">Definition 11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4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7" w:name="def-training-mse"/>
    <w:p>
      <w:pPr>
        <w:pStyle w:val="FirstParagraph"/>
      </w:pPr>
      <w:r>
        <w:rPr>
          <w:b/>
          <w:bCs/>
        </w:rPr>
        <w:t xml:space="preserve">Definition 12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4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6"/>
    </w:p>
    <w:bookmarkEnd w:id="47"/>
    <w:bookmarkStart w:id="48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8"/>
    <w:bookmarkEnd w:id="49"/>
    <w:bookmarkStart w:id="54" w:name="overfitting"/>
    <w:p>
      <w:pPr>
        <w:pStyle w:val="Heading2"/>
      </w:pPr>
      <w:r>
        <w:t xml:space="preserve">3 Overfitting</w:t>
      </w:r>
    </w:p>
    <w:bookmarkStart w:id="5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50"/>
    <w:bookmarkStart w:id="5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sRMSE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51"/>
    <w:bookmarkStart w:id="52" w:name="def-overfitting"/>
    <w:p>
      <w:pPr>
        <w:pStyle w:val="FirstParagraph"/>
      </w:pPr>
      <w:r>
        <w:rPr>
          <w:b/>
          <w:bCs/>
        </w:rPr>
        <w:t xml:space="preserve">Definition 13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2"/>
    <w:bookmarkStart w:id="53" w:name="exm-overfitting-polynomial-cars"/>
    <w:p>
      <w:pPr>
        <w:pStyle w:val="BodyText"/>
      </w:pPr>
      <w:r>
        <w:rPr>
          <w:b/>
          <w:bCs/>
        </w:rPr>
        <w:t xml:space="preserve">Example 3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3"/>
    <w:bookmarkEnd w:id="54"/>
    <w:bookmarkStart w:id="116" w:name="sec-generalization-error"/>
    <w:p>
      <w:pPr>
        <w:pStyle w:val="Heading2"/>
      </w:pPr>
      <w:r>
        <w:t xml:space="preserve">4 Generalization error</w:t>
      </w:r>
    </w:p>
    <w:bookmarkStart w:id="5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5"/>
    <w:bookmarkStart w:id="5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6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9"/>
    <w:bookmarkStart w:id="61" w:name="def-mean-function"/>
    <w:p>
      <w:pPr>
        <w:pStyle w:val="BodyText"/>
      </w:pPr>
      <w:r>
        <w:rPr>
          <w:b/>
          <w:bCs/>
        </w:rPr>
        <w:t xml:space="preserve">Definition 15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6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3" w:name="def-epl"/>
    <w:p>
      <w:pPr>
        <w:pStyle w:val="FirstParagraph"/>
      </w:pPr>
      <w:r>
        <w:rPr>
          <w:b/>
          <w:bCs/>
        </w:rPr>
        <w:t xml:space="preserve">Definition 16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2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64"/>
    <w:bookmarkStart w:id="66" w:name="def-epe"/>
    <w:p>
      <w:pPr>
        <w:pStyle w:val="BodyText"/>
      </w:pPr>
      <w:r>
        <w:rPr>
          <w:b/>
          <w:bCs/>
        </w:rPr>
        <w:t xml:space="preserve">Definition 17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8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43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67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68"/>
    <w:bookmarkStart w:id="69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69"/>
    <w:bookmarkStart w:id="7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70"/>
    <w:bookmarkStart w:id="7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12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7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requires.</w:t>
      </w:r>
    </w:p>
    <w:bookmarkEnd w:id="72"/>
    <w:bookmarkStart w:id="74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7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6" w:name="def-average-fit"/>
    <w:p>
      <w:pPr>
        <w:pStyle w:val="BodyText"/>
      </w:pPr>
      <w:r>
        <w:rPr>
          <w:b/>
          <w:bCs/>
        </w:rPr>
        <w:t xml:space="preserve">Definition 18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5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7" w:name="exm-average-fit"/>
    <w:p>
      <w:pPr>
        <w:pStyle w:val="BodyText"/>
      </w:pPr>
      <w:r>
        <w:rPr>
          <w:b/>
          <w:bCs/>
        </w:rPr>
        <w:t xml:space="preserve">Example 4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1" w:name="def-prediction-bias"/>
    <w:p>
      <w:pPr>
        <w:pStyle w:val="FirstParagraph"/>
      </w:pPr>
      <w:r>
        <w:rPr>
          <w:b/>
          <w:bCs/>
        </w:rPr>
        <w:t xml:space="preserve">Definition 19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</w:t>
      </w:r>
      <w:r>
        <w:t xml:space="preserve"> </w:t>
      </w:r>
      <w:hyperlink r:id="rId78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8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82" w:name="exm-prediction-bias"/>
    <w:p>
      <w:pPr>
        <w:pStyle w:val="BodyText"/>
      </w:pPr>
      <w:r>
        <w:rPr>
          <w:b/>
          <w:bCs/>
        </w:rPr>
        <w:t xml:space="preserve">Example 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82"/>
    <w:bookmarkStart w:id="8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83"/>
    <w:bookmarkStart w:id="8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84"/>
    <w:bookmarkStart w:id="8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85"/>
    <w:bookmarkStart w:id="89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9"/>
    <w:bookmarkStart w:id="90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90"/>
    <w:bookmarkStart w:id="93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92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93"/>
    <w:bookmarkStart w:id="95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94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4"/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6" w:name="def-irreducible-error"/>
    <w:p>
      <w:pPr>
        <w:pStyle w:val="FirstParagraph"/>
      </w:pPr>
      <w:r>
        <w:rPr>
          <w:b/>
          <w:bCs/>
        </w:rPr>
        <w:t xml:space="preserve">Definition 20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8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32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98"/>
    <w:bookmarkStart w:id="100" w:name="def-flexibility"/>
    <w:p>
      <w:pPr>
        <w:pStyle w:val="BodyText"/>
      </w:pPr>
      <w:r>
        <w:rPr>
          <w:b/>
          <w:bCs/>
        </w:rPr>
        <w:t xml:space="preserve">Definition 21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9"/>
    </w:p>
    <w:bookmarkEnd w:id="100"/>
    <w:bookmarkStart w:id="101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01"/>
    <w:bookmarkStart w:id="102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02"/>
    <w:bookmarkStart w:id="104" w:name="def-bias-variance-tradeoff"/>
    <w:p>
      <w:pPr>
        <w:pStyle w:val="BodyText"/>
      </w:pPr>
      <w:r>
        <w:rPr>
          <w:b/>
          <w:bCs/>
        </w:rPr>
        <w:t xml:space="preserve">Definition 22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0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04"/>
    <w:bookmarkStart w:id="105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5"/>
    <w:bookmarkStart w:id="106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6"/>
    <w:bookmarkStart w:id="107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7"/>
    <w:bookmarkStart w:id="108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8"/>
    <w:bookmarkStart w:id="109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10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10"/>
    <w:bookmarkStart w:id="115" w:name="exm-train-test-error-simulated"/>
    <w:p>
      <w:pPr>
        <w:pStyle w:val="BodyText"/>
      </w:pPr>
      <w:r>
        <w:rPr>
          <w:b/>
          <w:bCs/>
        </w:rPr>
        <w:t xml:space="preserve">Example 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5"/>
    <w:bookmarkEnd w:id="116"/>
    <w:bookmarkStart w:id="163" w:name="sec-data-splits"/>
    <w:p>
      <w:pPr>
        <w:pStyle w:val="Heading2"/>
      </w:pPr>
      <w:r>
        <w:t xml:space="preserve">5 Training, validation, and test sets</w:t>
      </w:r>
    </w:p>
    <w:bookmarkStart w:id="117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7"/>
    <w:bookmarkStart w:id="118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8"/>
    <w:bookmarkStart w:id="120" w:name="def-data-splits"/>
    <w:p>
      <w:pPr>
        <w:pStyle w:val="BodyText"/>
      </w:pPr>
      <w:r>
        <w:rPr>
          <w:b/>
          <w:bCs/>
        </w:rPr>
        <w:t xml:space="preserve">Definition 23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24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25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error"/>
    <w:p>
      <w:pPr>
        <w:pStyle w:val="FirstParagraph"/>
      </w:pPr>
      <w:r>
        <w:rPr>
          <w:b/>
          <w:bCs/>
        </w:rPr>
        <w:t xml:space="preserve">Definition 26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2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validation-choice"/>
    <w:p>
      <w:pPr>
        <w:pStyle w:val="FirstParagraph"/>
      </w:pPr>
      <w:r>
        <w:rPr>
          <w:b/>
          <w:bCs/>
        </w:rPr>
        <w:t xml:space="preserve">Definition 27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2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2" w:name="def-test-set"/>
    <w:p>
      <w:pPr>
        <w:pStyle w:val="FirstParagraph"/>
      </w:pPr>
      <w:r>
        <w:rPr>
          <w:b/>
          <w:bCs/>
        </w:rPr>
        <w:t xml:space="preserve">Definition 28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3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def-test-error"/>
    <w:p>
      <w:pPr>
        <w:pStyle w:val="FirstParagraph"/>
      </w:pPr>
      <w:r>
        <w:rPr>
          <w:b/>
          <w:bCs/>
        </w:rPr>
        <w:t xml:space="preserve">Definition 29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3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8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5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7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8"/>
    <w:bookmarkStart w:id="139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39"/>
    <w:bookmarkStart w:id="162" w:name="exm-train-validation-test-split"/>
    <w:p>
      <w:pPr>
        <w:pStyle w:val="BodyText"/>
      </w:pPr>
      <w:r>
        <w:rPr>
          <w:b/>
          <w:bCs/>
        </w:rPr>
        <w:t xml:space="preserve">Example 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40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7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62"/>
    <w:bookmarkEnd w:id="163"/>
    <w:bookmarkStart w:id="19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64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64"/>
    <w:bookmarkStart w:id="165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65"/>
    <w:bookmarkStart w:id="167" w:name="def-folds"/>
    <w:p>
      <w:pPr>
        <w:pStyle w:val="FirstParagraph"/>
      </w:pPr>
      <w:r>
        <w:rPr>
          <w:b/>
          <w:bCs/>
        </w:rPr>
        <w:t xml:space="preserve">Definition 30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68"/>
    <w:bookmarkStart w:id="170" w:name="def-fold-size"/>
    <w:p>
      <w:pPr>
        <w:pStyle w:val="BodyText"/>
      </w:pPr>
      <w:r>
        <w:rPr>
          <w:b/>
          <w:bCs/>
        </w:rPr>
        <w:t xml:space="preserve">Definition 31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9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2" w:name="def-fold-assignment"/>
    <w:p>
      <w:pPr>
        <w:pStyle w:val="FirstParagraph"/>
      </w:pPr>
      <w:r>
        <w:rPr>
          <w:b/>
          <w:bCs/>
        </w:rPr>
        <w:t xml:space="preserve">Definition 32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71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bookmarkStart w:id="173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73"/>
    <w:bookmarkStart w:id="175" w:name="def-fold-out-rule"/>
    <w:p>
      <w:pPr>
        <w:pStyle w:val="BodyText"/>
      </w:pPr>
      <w:r>
        <w:rPr>
          <w:b/>
          <w:bCs/>
        </w:rPr>
        <w:t xml:space="preserve">Definition 33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4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4"/>
    </w:p>
    <w:bookmarkEnd w:id="175"/>
    <w:bookmarkStart w:id="176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76"/>
    <w:bookmarkStart w:id="177" w:name="def-kfold"/>
    <w:p>
      <w:pPr>
        <w:pStyle w:val="BodyText"/>
      </w:pPr>
      <w:r>
        <w:rPr>
          <w:b/>
          <w:bCs/>
        </w:rPr>
        <w:t xml:space="preserve">Definition 34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7"/>
    <w:bookmarkStart w:id="178" w:name="rem-kfold-vs-validation-set"/>
    <w:p>
      <w:pPr>
        <w:pStyle w:val="FirstParagraph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8"/>
    <w:bookmarkStart w:id="180" w:name="def-cv-estimate"/>
    <w:p>
      <w:pPr>
        <w:pStyle w:val="BodyText"/>
      </w:pPr>
      <w:r>
        <w:rPr>
          <w:b/>
          <w:bCs/>
        </w:rPr>
        <w:t xml:space="preserve">Definition 35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Start w:id="181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1"/>
    <w:bookmarkStart w:id="182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3"/>
    <w:bookmarkStart w:id="185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4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4"/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88"/>
    <w:bookmarkStart w:id="189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9"/>
    <w:bookmarkStart w:id="190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90"/>
    <w:bookmarkStart w:id="195" w:name="exm-kfold-simulated"/>
    <w:p>
      <w:pPr>
        <w:pStyle w:val="BodyText"/>
      </w:pPr>
      <w:r>
        <w:rPr>
          <w:b/>
          <w:bCs/>
        </w:rPr>
        <w:t xml:space="preserve">Example 10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5"/>
    <w:bookmarkStart w:id="198" w:name="exm-kfold-mtcars"/>
    <w:p>
      <w:pPr>
        <w:pStyle w:val="BodyText"/>
      </w:pPr>
      <w:r>
        <w:rPr>
          <w:b/>
          <w:bCs/>
        </w:rPr>
        <w:t xml:space="preserve">Example 11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8"/>
    <w:bookmarkEnd w:id="199"/>
    <w:bookmarkStart w:id="227" w:name="sec-loocv"/>
    <w:p>
      <w:pPr>
        <w:pStyle w:val="Heading2"/>
      </w:pPr>
      <w:r>
        <w:t xml:space="preserve">7 Leave-one-out cross-validation</w:t>
      </w:r>
    </w:p>
    <w:bookmarkStart w:id="200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differ?</w:t>
      </w:r>
    </w:p>
    <w:bookmarkEnd w:id="200"/>
    <w:bookmarkStart w:id="201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1"/>
    <w:bookmarkStart w:id="203" w:name="def-loocv"/>
    <w:p>
      <w:pPr>
        <w:pStyle w:val="FirstParagraph"/>
      </w:pPr>
      <w:r>
        <w:rPr>
          <w:b/>
          <w:bCs/>
        </w:rPr>
        <w:t xml:space="preserve">Definition 37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03"/>
    <w:bookmarkStart w:id="204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6" w:name="def-term-vector"/>
    <w:p>
      <w:pPr>
        <w:pStyle w:val="FirstParagraph"/>
      </w:pPr>
      <w:r>
        <w:rPr>
          <w:b/>
          <w:bCs/>
        </w:rPr>
        <w:t xml:space="preserve">Definition 38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0" w:name="def-cross-product-matrix"/>
    <w:p>
      <w:pPr>
        <w:pStyle w:val="BodyText"/>
      </w:pPr>
      <w:r>
        <w:rPr>
          <w:b/>
          <w:bCs/>
        </w:rPr>
        <w:t xml:space="preserve">Definition 39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11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12"/>
    <w:bookmarkStart w:id="215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1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5"/>
    <w:bookmarkStart w:id="218" w:name="def-leverage"/>
    <w:p>
      <w:pPr>
        <w:pStyle w:val="BodyText"/>
      </w:pPr>
      <w:r>
        <w:rPr>
          <w:b/>
          <w:bCs/>
        </w:rPr>
        <w:t xml:space="preserve">Definition 40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7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7"/>
    </w:p>
    <w:bookmarkEnd w:id="218"/>
    <w:bookmarkStart w:id="220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19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20"/>
    <w:bookmarkStart w:id="22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6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21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5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2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4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24"/>
    <w:bookmarkStart w:id="225" w:name="exm-loocv-shortcut"/>
    <w:p>
      <w:pPr>
        <w:pStyle w:val="BodyText"/>
      </w:pPr>
      <w:r>
        <w:rPr>
          <w:b/>
          <w:bCs/>
        </w:rPr>
        <w:t xml:space="preserve">Example 12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3" w:author="PR Preview" w:date="2026-01-01T00:00:00Z">
        <w:r>
          <w:rPr>
            <w:rStyle w:val="NormalTok"/>
          </w:rPr>
          <w:delText xml:space="preserve">loocv_max_diff </w:delText>
        </w:r>
      </w:del>
      <w:del w:id="4" w:author="PR Preview" w:date="2026-01-01T00:00:00Z">
        <w:r>
          <w:rPr>
            <w:rStyle w:val="OtherTok"/>
          </w:rPr>
          <w:delText xml:space="preserve">&lt;-</w:delText>
        </w:r>
      </w:del>
      <w:del w:id="5" w:author="PR Preview" w:date="2026-01-01T00:00:00Z">
        <w:r>
          <w:rPr>
            <w:rStyle w:val="NormalTok"/>
          </w:rPr>
          <w:delText xml:space="preserve"> </w:delText>
        </w:r>
      </w:del>
      <w:del w:id="6" w:author="PR Preview" w:date="2026-01-01T00:00:00Z">
        <w:r>
          <w:rPr>
            <w:rStyle w:val="FunctionTok"/>
          </w:rPr>
          <w:delText xml:space="preserve">max</w:delText>
        </w:r>
      </w:del>
      <w:del w:id="7" w:author="PR Preview" w:date="2026-01-01T00:00:00Z">
        <w:r>
          <w:rPr>
            <w:rStyle w:val="NormalTok"/>
          </w:rPr>
          <w:delText xml:space="preserve">(</w:delText>
        </w:r>
      </w:del>
      <w:del w:id="8" w:author="PR Preview" w:date="2026-01-01T00:00:00Z">
        <w:r>
          <w:rPr>
            <w:rStyle w:val="FunctionTok"/>
          </w:rPr>
          <w:delText xml:space="preserve">abs</w:delText>
        </w:r>
      </w:del>
      <w:del w:id="9" w:author="PR Preview" w:date="2026-01-01T00:00:00Z">
        <w:r>
          <w:rPr>
            <w:rStyle w:val="NormalTok"/>
          </w:rPr>
          <w:delText xml:space="preserve">(mtcars_loocv</w:delText>
        </w:r>
      </w:del>
      <w:del w:id="10" w:author="PR Preview" w:date="2026-01-01T00:00:00Z">
        <w:r>
          <w:rPr>
            <w:rStyle w:val="SpecialCharTok"/>
          </w:rPr>
          <w:delText xml:space="preserve">$</w:delText>
        </w:r>
      </w:del>
      <w:del w:id="11" w:author="PR Preview" w:date="2026-01-01T00:00:00Z">
        <w:r>
          <w:rPr>
            <w:rStyle w:val="NormalTok"/>
          </w:rPr>
          <w:delText xml:space="preserve">refitting </w:delText>
        </w:r>
      </w:del>
      <w:del w:id="12" w:author="PR Preview" w:date="2026-01-01T00:00:00Z">
        <w:r>
          <w:rPr>
            <w:rStyle w:val="SpecialCharTok"/>
          </w:rPr>
          <w:delText xml:space="preserve">-</w:delText>
        </w:r>
      </w:del>
      <w:del w:id="13" w:author="PR Preview" w:date="2026-01-01T00:00:00Z">
        <w:r>
          <w:rPr>
            <w:rStyle w:val="NormalTok"/>
          </w:rPr>
          <w:delText xml:space="preserve"> mtcars_loocv</w:delText>
        </w:r>
      </w:del>
      <w:del w:id="14" w:author="PR Preview" w:date="2026-01-01T00:00:00Z">
        <w:r>
          <w:rPr>
            <w:rStyle w:val="SpecialCharTok"/>
          </w:rPr>
          <w:delText xml:space="preserve">$</w:delText>
        </w:r>
      </w:del>
      <w:del w:id="15" w:author="PR Preview" w:date="2026-01-01T00:00:00Z">
        <w:r>
          <w:rPr>
            <w:rStyle w:val="NormalTok"/>
          </w:rPr>
          <w:delText xml:space="preserve">formula))</w:delText>
        </w:r>
      </w:del>
      <w:del w:id="16" w:author="PR Preview" w:date="2026-01-01T00:00:00Z">
        <w:r>
          <w:br/>
        </w:r>
      </w:del>
      <w:del w:id="17" w:author="PR Preview" w:date="2026-01-01T00:00:00Z">
        <w:r>
          <w:rPr>
            <w:rStyle w:val="NormalTok"/>
          </w:rPr>
          <w:delText xml:space="preserve">mtcars_best_loocv </w:delText>
        </w:r>
      </w:del>
      <w:del w:id="18" w:author="PR Preview" w:date="2026-01-01T00:00:00Z">
        <w:r>
          <w:rPr>
            <w:rStyle w:val="OtherTok"/>
          </w:rPr>
          <w:delText xml:space="preserve">&lt;-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  mtcars_loocv</w:delText>
        </w:r>
      </w:del>
      <w:del w:id="21" w:author="PR Preview" w:date="2026-01-01T00:00:00Z">
        <w:r>
          <w:rPr>
            <w:rStyle w:val="SpecialCharTok"/>
          </w:rPr>
          <w:delText xml:space="preserve">$</w:delText>
        </w:r>
      </w:del>
      <w:del w:id="22" w:author="PR Preview" w:date="2026-01-01T00:00:00Z">
        <w:r>
          <w:rPr>
            <w:rStyle w:val="NormalTok"/>
          </w:rPr>
          <w:delText xml:space="preserve">degree[</w:delText>
        </w:r>
      </w:del>
      <w:del w:id="23" w:author="PR Preview" w:date="2026-01-01T00:00:00Z">
        <w:r>
          <w:rPr>
            <w:rStyle w:val="FunctionTok"/>
          </w:rPr>
          <w:delText xml:space="preserve">which.min</w:delText>
        </w:r>
      </w:del>
      <w:del w:id="24" w:author="PR Preview" w:date="2026-01-01T00:00:00Z">
        <w:r>
          <w:rPr>
            <w:rStyle w:val="NormalTok"/>
          </w:rPr>
          <w:delText xml:space="preserve">(mtcars_loocv</w:delText>
        </w:r>
      </w:del>
      <w:del w:id="25" w:author="PR Preview" w:date="2026-01-01T00:00:00Z">
        <w:r>
          <w:rPr>
            <w:rStyle w:val="SpecialCharTok"/>
          </w:rPr>
          <w:delText xml:space="preserve">$</w:delText>
        </w:r>
      </w:del>
      <w:del w:id="26" w:author="PR Preview" w:date="2026-01-01T00:00:00Z">
        <w:r>
          <w:rPr>
            <w:rStyle w:val="NormalTok"/>
          </w:rPr>
          <w:delText xml:space="preserve">formula)]</w:delText>
        </w:r>
      </w:del>
      <w:del w:id="27" w:author="PR Preview" w:date="2026-01-01T00:00:00Z">
        <w:r>
          <w:br/>
        </w:r>
      </w:del>
      <w:del w:id="28" w:author="PR Preview" w:date="2026-01-01T00:00:00Z">
        <w:r>
          <w:rPr>
            <w:rStyle w:val="FunctionTok"/>
          </w:rPr>
          <w:delText xml:space="preserve">c</w:delText>
        </w:r>
      </w:del>
      <w:del w:id="29" w:author="PR Preview" w:date="2026-01-01T00:00:00Z">
        <w:r>
          <w:rPr>
            <w:rStyle w:val="NormalTok"/>
          </w:rPr>
          <w:delText xml:space="preserve">(</w:delText>
        </w:r>
      </w:del>
      <w:del w:id="30" w:author="PR Preview" w:date="2026-01-01T00:00:00Z">
        <w:r>
          <w:rPr>
            <w:rStyle w:val="AttributeTok"/>
          </w:rPr>
          <w:delText xml:space="preserve">max_difference =</w:delText>
        </w:r>
      </w:del>
      <w:del w:id="31" w:author="PR Preview" w:date="2026-01-01T00:00:00Z">
        <w:r>
          <w:rPr>
            <w:rStyle w:val="NormalTok"/>
          </w:rPr>
          <w:delText xml:space="preserve"> loocv_max_diff, </w:delText>
        </w:r>
      </w:del>
      <w:del w:id="32" w:author="PR Preview" w:date="2026-01-01T00:00:00Z">
        <w:r>
          <w:rPr>
            <w:rStyle w:val="AttributeTok"/>
          </w:rPr>
          <w:delText xml:space="preserve">best_degree =</w:delText>
        </w:r>
      </w:del>
      <w:del w:id="33" w:author="PR Preview" w:date="2026-01-01T00:00:00Z">
        <w:r>
          <w:rPr>
            <w:rStyle w:val="NormalTok"/>
          </w:rPr>
          <w:delText xml:space="preserve"> mtcars_best_loocv)</w:delText>
        </w:r>
      </w:del>
      <w:del w:id="34" w:author="PR Preview" w:date="2026-01-01T00:00:00Z">
        <w:r>
          <w:br/>
        </w:r>
      </w:del>
      <w:del w:id="35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36" w:author="PR Preview" w:date="2026-01-01T00:00:00Z">
        <w:r>
          <w:br/>
        </w:r>
      </w:del>
      <w:del w:id="37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38" w:author="PR Preview" w:date="2026-01-01T00:00:00Z">
        <w:r>
          <w:delText xml:space="preserve">The two columns differ by at most 8.9e-15,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which is rounding error.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The single-fit formula needs one fit per model instead of 32.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LOOCV picks degree 2,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 because LOOCV is not random (</w:delText>
        </w:r>
      </w:del>
      <w:hyperlink w:anchor="lem-loocv-not-random">
        <w:del w:id="47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48" w:author="PR Preview" w:date="2026-01-01T00:00:00Z">
        <w:r>
          <w:delText xml:space="preserve">),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51" w:author="PR Preview" w:date="2026-01-01T00:00:00Z">
        <w:r>
          <w:rPr>
            <w:rStyle w:val="NormalTok"/>
          </w:rPr>
          <w:t xml:space="preserve">loocv_max_diff </w:t>
        </w:r>
      </w:ins>
      <w:ins w:id="52" w:author="PR Preview" w:date="2026-01-01T00:00:00Z">
        <w:r>
          <w:rPr>
            <w:rStyle w:val="OtherTok"/>
          </w:rPr>
          <w:t xml:space="preserve">&lt;-</w:t>
        </w:r>
      </w:ins>
      <w:ins w:id="53" w:author="PR Preview" w:date="2026-01-01T00:00:00Z">
        <w:r>
          <w:rPr>
            <w:rStyle w:val="NormalTok"/>
          </w:rPr>
          <w:t xml:space="preserve"> </w:t>
        </w:r>
      </w:ins>
      <w:ins w:id="54" w:author="PR Preview" w:date="2026-01-01T00:00:00Z">
        <w:r>
          <w:rPr>
            <w:rStyle w:val="FunctionTok"/>
          </w:rPr>
          <w:t xml:space="preserve">max</w:t>
        </w:r>
      </w:ins>
      <w:ins w:id="55" w:author="PR Preview" w:date="2026-01-01T00:00:00Z">
        <w:r>
          <w:rPr>
            <w:rStyle w:val="NormalTok"/>
          </w:rPr>
          <w:t xml:space="preserve">(</w:t>
        </w:r>
      </w:ins>
      <w:ins w:id="56" w:author="PR Preview" w:date="2026-01-01T00:00:00Z">
        <w:r>
          <w:rPr>
            <w:rStyle w:val="FunctionTok"/>
          </w:rPr>
          <w:t xml:space="preserve">abs</w:t>
        </w:r>
      </w:ins>
      <w:ins w:id="57" w:author="PR Preview" w:date="2026-01-01T00:00:00Z">
        <w:r>
          <w:rPr>
            <w:rStyle w:val="NormalTok"/>
          </w:rPr>
          <w:t xml:space="preserve">(mtcars_loocv</w:t>
        </w:r>
      </w:ins>
      <w:ins w:id="58" w:author="PR Preview" w:date="2026-01-01T00:00:00Z">
        <w:r>
          <w:rPr>
            <w:rStyle w:val="SpecialCharTok"/>
          </w:rPr>
          <w:t xml:space="preserve">$</w:t>
        </w:r>
      </w:ins>
      <w:ins w:id="59" w:author="PR Preview" w:date="2026-01-01T00:00:00Z">
        <w:r>
          <w:rPr>
            <w:rStyle w:val="NormalTok"/>
          </w:rPr>
          <w:t xml:space="preserve">refitting </w:t>
        </w:r>
      </w:ins>
      <w:ins w:id="60" w:author="PR Preview" w:date="2026-01-01T00:00:00Z">
        <w:r>
          <w:rPr>
            <w:rStyle w:val="SpecialCharTok"/>
          </w:rPr>
          <w:t xml:space="preserve">-</w:t>
        </w:r>
      </w:ins>
      <w:ins w:id="61" w:author="PR Preview" w:date="2026-01-01T00:00:00Z">
        <w:r>
          <w:rPr>
            <w:rStyle w:val="NormalTok"/>
          </w:rPr>
          <w:t xml:space="preserve"> mtcars_loocv</w:t>
        </w:r>
      </w:ins>
      <w:ins w:id="62" w:author="PR Preview" w:date="2026-01-01T00:00:00Z">
        <w:r>
          <w:rPr>
            <w:rStyle w:val="SpecialCharTok"/>
          </w:rPr>
          <w:t xml:space="preserve">$</w:t>
        </w:r>
      </w:ins>
      <w:ins w:id="63" w:author="PR Preview" w:date="2026-01-01T00:00:00Z">
        <w:r>
          <w:rPr>
            <w:rStyle w:val="NormalTok"/>
          </w:rPr>
          <w:t xml:space="preserve">formula))</w:t>
        </w:r>
      </w:ins>
      <w:ins w:id="64" w:author="PR Preview" w:date="2026-01-01T00:00:00Z">
        <w:r>
          <w:br/>
        </w:r>
      </w:ins>
      <w:ins w:id="65" w:author="PR Preview" w:date="2026-01-01T00:00:00Z">
        <w:r>
          <w:rPr>
            <w:rStyle w:val="NormalTok"/>
          </w:rPr>
          <w:t xml:space="preserve">mtcars_best_loocv </w:t>
        </w:r>
      </w:ins>
      <w:ins w:id="66" w:author="PR Preview" w:date="2026-01-01T00:00:00Z">
        <w:r>
          <w:rPr>
            <w:rStyle w:val="OtherTok"/>
          </w:rPr>
          <w:t xml:space="preserve">&lt;-</w:t>
        </w:r>
      </w:ins>
      <w:ins w:id="67" w:author="PR Preview" w:date="2026-01-01T00:00:00Z">
        <w:r>
          <w:br/>
        </w:r>
      </w:ins>
      <w:ins w:id="68" w:author="PR Preview" w:date="2026-01-01T00:00:00Z">
        <w:r>
          <w:rPr>
            <w:rStyle w:val="NormalTok"/>
          </w:rPr>
          <w:t xml:space="preserve">  mtcars_loocv</w:t>
        </w:r>
      </w:ins>
      <w:ins w:id="69" w:author="PR Preview" w:date="2026-01-01T00:00:00Z">
        <w:r>
          <w:rPr>
            <w:rStyle w:val="SpecialCharTok"/>
          </w:rPr>
          <w:t xml:space="preserve">$</w:t>
        </w:r>
      </w:ins>
      <w:ins w:id="70" w:author="PR Preview" w:date="2026-01-01T00:00:00Z">
        <w:r>
          <w:rPr>
            <w:rStyle w:val="NormalTok"/>
          </w:rPr>
          <w:t xml:space="preserve">degree[</w:t>
        </w:r>
      </w:ins>
      <w:ins w:id="71" w:author="PR Preview" w:date="2026-01-01T00:00:00Z">
        <w:r>
          <w:rPr>
            <w:rStyle w:val="FunctionTok"/>
          </w:rPr>
          <w:t xml:space="preserve">which.min</w:t>
        </w:r>
      </w:ins>
      <w:ins w:id="72" w:author="PR Preview" w:date="2026-01-01T00:00:00Z">
        <w:r>
          <w:rPr>
            <w:rStyle w:val="NormalTok"/>
          </w:rPr>
          <w:t xml:space="preserve">(mtcars_loocv</w:t>
        </w:r>
      </w:ins>
      <w:ins w:id="73" w:author="PR Preview" w:date="2026-01-01T00:00:00Z">
        <w:r>
          <w:rPr>
            <w:rStyle w:val="SpecialCharTok"/>
          </w:rPr>
          <w:t xml:space="preserve">$</w:t>
        </w:r>
      </w:ins>
      <w:ins w:id="74" w:author="PR Preview" w:date="2026-01-01T00:00:00Z">
        <w:r>
          <w:rPr>
            <w:rStyle w:val="NormalTok"/>
          </w:rPr>
          <w:t xml:space="preserve">formula)]</w:t>
        </w:r>
      </w:ins>
      <w:ins w:id="75" w:author="PR Preview" w:date="2026-01-01T00:00:00Z">
        <w:r>
          <w:br/>
        </w:r>
      </w:ins>
      <w:ins w:id="76" w:author="PR Preview" w:date="2026-01-01T00:00:00Z">
        <w:r>
          <w:rPr>
            <w:rStyle w:val="FunctionTok"/>
          </w:rPr>
          <w:t xml:space="preserve">c</w:t>
        </w:r>
      </w:ins>
      <w:ins w:id="77" w:author="PR Preview" w:date="2026-01-01T00:00:00Z">
        <w:r>
          <w:rPr>
            <w:rStyle w:val="NormalTok"/>
          </w:rPr>
          <w:t xml:space="preserve">(</w:t>
        </w:r>
      </w:ins>
      <w:ins w:id="78" w:author="PR Preview" w:date="2026-01-01T00:00:00Z">
        <w:r>
          <w:rPr>
            <w:rStyle w:val="AttributeTok"/>
          </w:rPr>
          <w:t xml:space="preserve">max_difference =</w:t>
        </w:r>
      </w:ins>
      <w:ins w:id="79" w:author="PR Preview" w:date="2026-01-01T00:00:00Z">
        <w:r>
          <w:rPr>
            <w:rStyle w:val="NormalTok"/>
          </w:rPr>
          <w:t xml:space="preserve"> loocv_max_diff, </w:t>
        </w:r>
      </w:ins>
      <w:ins w:id="80" w:author="PR Preview" w:date="2026-01-01T00:00:00Z">
        <w:r>
          <w:rPr>
            <w:rStyle w:val="AttributeTok"/>
          </w:rPr>
          <w:t xml:space="preserve">best_degree =</w:t>
        </w:r>
      </w:ins>
      <w:ins w:id="81" w:author="PR Preview" w:date="2026-01-01T00:00:00Z">
        <w:r>
          <w:rPr>
            <w:rStyle w:val="NormalTok"/>
          </w:rPr>
          <w:t xml:space="preserve"> mtcars_best_loocv)</w:t>
        </w:r>
      </w:ins>
      <w:ins w:id="82" w:author="PR Preview" w:date="2026-01-01T00:00:00Z">
        <w:r>
          <w:br/>
        </w:r>
      </w:ins>
      <w:ins w:id="83" w:author="PR Preview" w:date="2026-01-01T00:00:00Z">
        <w:r>
          <w:rPr>
            <w:rStyle w:val="CommentTok"/>
          </w:rPr>
          <w:t xml:space="preserve">#&gt; max_difference    best_degree </w:t>
        </w:r>
      </w:ins>
      <w:ins w:id="84" w:author="PR Preview" w:date="2026-01-01T00:00:00Z">
        <w:r>
          <w:br/>
        </w:r>
      </w:ins>
      <w:ins w:id="85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86" w:author="PR Preview" w:date="2026-01-01T00:00:00Z">
        <w:r>
          <w:t xml:space="preserve">The two columns differ by at most 7.1e-15,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which is rounding error.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 single-fit formula needs one fit per model instead of 32.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LOOCV picks degree 2,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 because LOOCV is not random (</w:t>
        </w:r>
      </w:ins>
      <w:hyperlink w:anchor="lem-loocv-not-random">
        <w:ins w:id="95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96" w:author="PR Preview" w:date="2026-01-01T00:00:00Z">
        <w:r>
          <w:t xml:space="preserve">),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rerunning it always gives the same choice.</w:t>
        </w:r>
      </w:ins>
    </w:p>
    <w:bookmarkEnd w:id="225"/>
    <w:bookmarkStart w:id="226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6"/>
    <w:bookmarkEnd w:id="227"/>
    <w:bookmarkStart w:id="256" w:name="sec-cv-model-choice"/>
    <w:p>
      <w:pPr>
        <w:pStyle w:val="Heading2"/>
      </w:pPr>
      <w:r>
        <w:t xml:space="preserve">8 Choosing a model by cross-validation</w:t>
      </w:r>
    </w:p>
    <w:bookmarkStart w:id="229" w:name="def-cv-estimate-indexed"/>
    <w:p>
      <w:pPr>
        <w:pStyle w:val="FirstParagraph"/>
      </w:pPr>
      <w:r>
        <w:rPr>
          <w:b/>
          <w:bCs/>
        </w:rPr>
        <w:t xml:space="preserve">Definition 41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8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cv-choice"/>
    <w:p>
      <w:pPr>
        <w:pStyle w:val="FirstParagraph"/>
      </w:pPr>
      <w:r>
        <w:rPr>
          <w:b/>
          <w:bCs/>
        </w:rPr>
        <w:t xml:space="preserve">Definition 42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0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nested-cv"/>
    <w:p>
      <w:pPr>
        <w:pStyle w:val="FirstParagraph"/>
      </w:pPr>
      <w:r>
        <w:rPr>
          <w:b/>
          <w:bCs/>
        </w:rPr>
        <w:t xml:space="preserve">Definition 43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4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34"/>
    <w:bookmarkStart w:id="235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5"/>
    <w:bookmarkStart w:id="238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8"/>
    <w:bookmarkStart w:id="241" w:name="def-cv-se"/>
    <w:p>
      <w:pPr>
        <w:pStyle w:val="BodyText"/>
      </w:pPr>
      <w:r>
        <w:rPr>
          <w:b/>
          <w:bCs/>
        </w:rPr>
        <w:t xml:space="preserve">Definition 44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2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42"/>
    <w:bookmarkStart w:id="244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4"/>
    <w:bookmarkStart w:id="246" w:name="def-fold-mse-indexed"/>
    <w:p>
      <w:pPr>
        <w:pStyle w:val="BodyText"/>
      </w:pPr>
      <w:r>
        <w:rPr>
          <w:b/>
          <w:bCs/>
        </w:rPr>
        <w:t xml:space="preserve">Definition 45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5"/>
    </w:p>
    <w:bookmarkEnd w:id="246"/>
    <w:bookmarkStart w:id="248" w:name="def-cv-se-indexed"/>
    <w:p>
      <w:pPr>
        <w:pStyle w:val="FirstParagraph"/>
      </w:pPr>
      <w:r>
        <w:rPr>
          <w:b/>
          <w:bCs/>
        </w:rPr>
        <w:t xml:space="preserve">Definition 46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50" w:name="def-one-se-rule"/>
    <w:p>
      <w:pPr>
        <w:pStyle w:val="FirstParagraph"/>
      </w:pPr>
      <w:r>
        <w:rPr>
          <w:b/>
          <w:bCs/>
        </w:rPr>
        <w:t xml:space="preserve">Definition 47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50"/>
    <w:bookmarkStart w:id="255" w:name="exm-one-se-rule"/>
    <w:p>
      <w:pPr>
        <w:pStyle w:val="BodyText"/>
      </w:pPr>
      <w:r>
        <w:rPr>
          <w:b/>
          <w:bCs/>
        </w:rPr>
        <w:t xml:space="preserve">Example 13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4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5"/>
    <w:bookmarkEnd w:id="256"/>
    <w:bookmarkStart w:id="263" w:name="sec-cv-whole-procedure"/>
    <w:p>
      <w:pPr>
        <w:pStyle w:val="Heading2"/>
      </w:pPr>
      <w:r>
        <w:t xml:space="preserve">9 Cross-validating the whole procedure</w:t>
      </w:r>
    </w:p>
    <w:bookmarkStart w:id="259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9"/>
    <w:bookmarkStart w:id="260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0"/>
    <w:bookmarkStart w:id="262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1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2"/>
    <w:bookmarkEnd w:id="263"/>
    <w:bookmarkStart w:id="264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4"/>
    <w:bookmarkStart w:id="272" w:name="references"/>
    <w:p>
      <w:pPr>
        <w:pStyle w:val="Heading2"/>
      </w:pPr>
      <w:r>
        <w:t xml:space="preserve">References</w:t>
      </w:r>
    </w:p>
    <w:bookmarkStart w:id="271" w:name="refs"/>
    <w:bookmarkStart w:id="26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6"/>
    <w:bookmarkStart w:id="26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8"/>
    <w:bookmarkStart w:id="270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9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0"/>
    <w:bookmarkEnd w:id="271"/>
    <w:bookmarkEnd w:id="2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9" Type="http://schemas.openxmlformats.org/officeDocument/2006/relationships/image" Target="media/rId159.png"/><Relationship Id="rId191" Type="http://schemas.openxmlformats.org/officeDocument/2006/relationships/image" Target="media/rId191.png"/><Relationship Id="rId251" Type="http://schemas.openxmlformats.org/officeDocument/2006/relationships/image" Target="media/rId251.png"/><Relationship Id="rId111" Type="http://schemas.openxmlformats.org/officeDocument/2006/relationships/image" Target="media/rId111.png"/><Relationship Id="rId141" Type="http://schemas.openxmlformats.org/officeDocument/2006/relationships/image" Target="media/rId141.png"/><Relationship Id="rId145" Type="http://schemas.openxmlformats.org/officeDocument/2006/relationships/image" Target="media/rId145.png"/><Relationship Id="rId149" Type="http://schemas.openxmlformats.org/officeDocument/2006/relationships/image" Target="media/rId149.png"/><Relationship Id="rId153" Type="http://schemas.openxmlformats.org/officeDocument/2006/relationships/image" Target="media/rId153.png"/><Relationship Id="rId216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19" Type="http://schemas.openxmlformats.org/officeDocument/2006/relationships/hyperlink" Target="correlation-regression.qmd#thm-ols-slr-vector" TargetMode="External"/><Relationship Id="rId243" Type="http://schemas.openxmlformats.org/officeDocument/2006/relationships/hyperlink" Target="estimation.qmd#def-SE" TargetMode="External"/><Relationship Id="rId78" Type="http://schemas.openxmlformats.org/officeDocument/2006/relationships/hyperlink" Target="estimation.qmd#def-bias" TargetMode="External"/><Relationship Id="rId79" Type="http://schemas.openxmlformats.org/officeDocument/2006/relationships/hyperlink" Target="estimation.qmd#def-estimator" TargetMode="External"/><Relationship Id="rId67" Type="http://schemas.openxmlformats.org/officeDocument/2006/relationships/hyperlink" Target="estimation.qmd#def-mse" TargetMode="External"/><Relationship Id="rId239" Type="http://schemas.openxmlformats.org/officeDocument/2006/relationships/hyperlink" Target="exploratory-descriptive.qmd#def-sample-sd" TargetMode="External"/><Relationship Id="rId261" Type="http://schemas.openxmlformats.org/officeDocument/2006/relationships/hyperlink" Target="exploratory-descriptive.qmd#def-standardization" TargetMode="External"/><Relationship Id="rId265" Type="http://schemas.openxmlformats.org/officeDocument/2006/relationships/hyperlink" Target="https://doi.org/10.1007/978-0-387-84858-7" TargetMode="External"/><Relationship Id="rId267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morrison-lab.github.io/lds/chapters/big-ideas.html#def-test-set" TargetMode="External"/><Relationship Id="rId135" Type="http://schemas.openxmlformats.org/officeDocument/2006/relationships/hyperlink" Target="https://morrison-lab.github.io/lds/chapters/big-ideas.html#def-training-set" TargetMode="External"/><Relationship Id="rId136" Type="http://schemas.openxmlformats.org/officeDocument/2006/relationships/hyperlink" Target="https://morrison-lab.github.io/lds/chapters/big-ideas.html#def-validation-set" TargetMode="External"/><Relationship Id="rId32" Type="http://schemas.openxmlformats.org/officeDocument/2006/relationships/hyperlink" Target="https://morrison-lab.github.io/pds/expectation.html#def-loss-function" TargetMode="External"/><Relationship Id="rId28" Type="http://schemas.openxmlformats.org/officeDocument/2006/relationships/hyperlink" Target="https://morrison-lab.github.io/pds/expectation.html#def-new-observation" TargetMode="External"/><Relationship Id="rId29" Type="http://schemas.openxmlformats.org/officeDocument/2006/relationships/hyperlink" Target="https://morrison-lab.github.io/pds/expectation.html#def-prediction" TargetMode="External"/><Relationship Id="rId97" Type="http://schemas.openxmlformats.org/officeDocument/2006/relationships/hyperlink" Target="https://morrison-lab.github.io/pds/expectation.html#def-risk" TargetMode="External"/><Relationship Id="rId71" Type="http://schemas.openxmlformats.org/officeDocument/2006/relationships/hyperlink" Target="https://morrison-lab.github.io/pds/expectation.html#thm-lie" TargetMode="External"/><Relationship Id="rId86" Type="http://schemas.openxmlformats.org/officeDocument/2006/relationships/hyperlink" Target="https://morrison-lab.github.io/pds/expectation.html#thm-linearity-expectation" TargetMode="External"/><Relationship Id="rId27" Type="http://schemas.openxmlformats.org/officeDocument/2006/relationships/hyperlink" Target="https://morrison-lab.github.io/pds/independence.html#def-indpt" TargetMode="External"/><Relationship Id="rId91" Type="http://schemas.openxmlformats.org/officeDocument/2006/relationships/hyperlink" Target="https://morrison-lab.github.io/pds/variance-covariance.html#def-variance" TargetMode="External"/><Relationship Id="rId87" Type="http://schemas.openxmlformats.org/officeDocument/2006/relationships/hyperlink" Target="https://morrison-lab.github.io/pds/variance-covariance.html#thm-variance" TargetMode="External"/><Relationship Id="rId269" Type="http://schemas.openxmlformats.org/officeDocument/2006/relationships/hyperlink" Target="https://www.gastonsanchez.com/matrix4sl/" TargetMode="External"/><Relationship Id="rId211" Type="http://schemas.openxmlformats.org/officeDocument/2006/relationships/hyperlink" Target="https://www.gastonsanchez.com/matrix4sl/cross-products.html#cross-products" TargetMode="External"/><Relationship Id="rId221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5" Type="http://schemas.openxmlformats.org/officeDocument/2006/relationships/hyperlink" Target="prediction.qmd#def-prediction-error" TargetMode="External"/><Relationship Id="rId43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6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19" Type="http://schemas.openxmlformats.org/officeDocument/2006/relationships/hyperlink" Target="correlation-regression.qmd#thm-ols-slr-vector" TargetMode="External"/><Relationship Id="rId243" Type="http://schemas.openxmlformats.org/officeDocument/2006/relationships/hyperlink" Target="estimation.qmd#def-SE" TargetMode="External"/><Relationship Id="rId78" Type="http://schemas.openxmlformats.org/officeDocument/2006/relationships/hyperlink" Target="estimation.qmd#def-bias" TargetMode="External"/><Relationship Id="rId79" Type="http://schemas.openxmlformats.org/officeDocument/2006/relationships/hyperlink" Target="estimation.qmd#def-estimator" TargetMode="External"/><Relationship Id="rId67" Type="http://schemas.openxmlformats.org/officeDocument/2006/relationships/hyperlink" Target="estimation.qmd#def-mse" TargetMode="External"/><Relationship Id="rId239" Type="http://schemas.openxmlformats.org/officeDocument/2006/relationships/hyperlink" Target="exploratory-descriptive.qmd#def-sample-sd" TargetMode="External"/><Relationship Id="rId261" Type="http://schemas.openxmlformats.org/officeDocument/2006/relationships/hyperlink" Target="exploratory-descriptive.qmd#def-standardization" TargetMode="External"/><Relationship Id="rId265" Type="http://schemas.openxmlformats.org/officeDocument/2006/relationships/hyperlink" Target="https://doi.org/10.1007/978-0-387-84858-7" TargetMode="External"/><Relationship Id="rId267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morrison-lab.github.io/lds/chapters/big-ideas.html#def-test-set" TargetMode="External"/><Relationship Id="rId135" Type="http://schemas.openxmlformats.org/officeDocument/2006/relationships/hyperlink" Target="https://morrison-lab.github.io/lds/chapters/big-ideas.html#def-training-set" TargetMode="External"/><Relationship Id="rId136" Type="http://schemas.openxmlformats.org/officeDocument/2006/relationships/hyperlink" Target="https://morrison-lab.github.io/lds/chapters/big-ideas.html#def-validation-set" TargetMode="External"/><Relationship Id="rId32" Type="http://schemas.openxmlformats.org/officeDocument/2006/relationships/hyperlink" Target="https://morrison-lab.github.io/pds/expectation.html#def-loss-function" TargetMode="External"/><Relationship Id="rId28" Type="http://schemas.openxmlformats.org/officeDocument/2006/relationships/hyperlink" Target="https://morrison-lab.github.io/pds/expectation.html#def-new-observation" TargetMode="External"/><Relationship Id="rId29" Type="http://schemas.openxmlformats.org/officeDocument/2006/relationships/hyperlink" Target="https://morrison-lab.github.io/pds/expectation.html#def-prediction" TargetMode="External"/><Relationship Id="rId97" Type="http://schemas.openxmlformats.org/officeDocument/2006/relationships/hyperlink" Target="https://morrison-lab.github.io/pds/expectation.html#def-risk" TargetMode="External"/><Relationship Id="rId71" Type="http://schemas.openxmlformats.org/officeDocument/2006/relationships/hyperlink" Target="https://morrison-lab.github.io/pds/expectation.html#thm-lie" TargetMode="External"/><Relationship Id="rId86" Type="http://schemas.openxmlformats.org/officeDocument/2006/relationships/hyperlink" Target="https://morrison-lab.github.io/pds/expectation.html#thm-linearity-expectation" TargetMode="External"/><Relationship Id="rId27" Type="http://schemas.openxmlformats.org/officeDocument/2006/relationships/hyperlink" Target="https://morrison-lab.github.io/pds/independence.html#def-indpt" TargetMode="External"/><Relationship Id="rId91" Type="http://schemas.openxmlformats.org/officeDocument/2006/relationships/hyperlink" Target="https://morrison-lab.github.io/pds/variance-covariance.html#def-variance" TargetMode="External"/><Relationship Id="rId87" Type="http://schemas.openxmlformats.org/officeDocument/2006/relationships/hyperlink" Target="https://morrison-lab.github.io/pds/variance-covariance.html#thm-variance" TargetMode="External"/><Relationship Id="rId269" Type="http://schemas.openxmlformats.org/officeDocument/2006/relationships/hyperlink" Target="https://www.gastonsanchez.com/matrix4sl/" TargetMode="External"/><Relationship Id="rId211" Type="http://schemas.openxmlformats.org/officeDocument/2006/relationships/hyperlink" Target="https://www.gastonsanchez.com/matrix4sl/cross-products.html#cross-products" TargetMode="External"/><Relationship Id="rId221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5" Type="http://schemas.openxmlformats.org/officeDocument/2006/relationships/hyperlink" Target="prediction.qmd#def-prediction-error" TargetMode="External"/><Relationship Id="rId43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2026-10-16T17:13:54Z</dcterms:created>
  <dcterms:modified xsi:type="dcterms:W3CDTF">2026-10-16T17:13:54Z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10:01:37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