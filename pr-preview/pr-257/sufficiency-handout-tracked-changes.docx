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2 (Rao–Blackwellizing an estimate of the chance of a zero count)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birthwt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data record the number of previous premature labors (</w:delText>
        </w:r>
      </w:del>
      <w:del w:id="10" w:author="PR Preview" w:date="2026-01-01T00:00:00Z">
        <w:r>
          <w:rPr>
            <w:rStyle w:val="VerbatimChar"/>
          </w:rPr>
          <w:delText xml:space="preserve">ptl</w:delText>
        </w:r>
      </w:del>
      <w:del w:id="11" w:author="PR Preview" w:date="2026-01-01T00:00:00Z">
        <w:r>
          <w:delText xml:space="preserve">) for 189 women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a study at Baystate Medical Center in Springfield, Massachusetts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(Hosmer and Lemeshow 1989)</w:delText>
        </w:r>
      </w:del>
      <w:del w:id="16" w:author="PR Preview" w:date="2026-01-01T00:00:00Z">
        <w:r>
          <w:delText xml:space="preserve">; the data ship with the R package</w:delText>
        </w:r>
      </w:del>
      <w:del w:id="17" w:author="PR Preview" w:date="2026-01-01T00:00:00Z">
        <w:r>
          <w:delText xml:space="preserve"> </w:delText>
        </w:r>
      </w:del>
      <w:hyperlink r:id="rId36">
        <w:del w:id="18" w:author="PR Preview" w:date="2026-01-01T00:00:00Z">
          <w:r>
            <w:rPr>
              <w:rStyle w:val="VerbatimChar"/>
            </w:rPr>
            <w:delText xml:space="preserve">MASS</w:delText>
          </w:r>
        </w:del>
      </w:hyperlink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(</w:delText>
        </w:r>
      </w:del>
      <w:del w:id="21" w:author="PR Preview" w:date="2026-01-01T00:00:00Z">
        <w:r>
          <w:rPr>
            <w:rStyle w:val="VerbatimChar"/>
          </w:rPr>
          <w:delText xml:space="preserve">MASS::birthwt</w:delText>
        </w:r>
      </w:del>
      <w:del w:id="22" w:author="PR Preview" w:date="2026-01-01T00:00:00Z">
        <w:r>
          <w:delText xml:space="preserve">),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this site has a copy at</w:delText>
        </w:r>
      </w:del>
      <w:del w:id="25" w:author="PR Preview" w:date="2026-01-01T00:00:00Z">
        <w:r>
          <w:delText xml:space="preserve"> </w:delText>
        </w:r>
      </w:del>
      <w:hyperlink r:id="rId37">
        <w:del w:id="26" w:author="PR Preview" w:date="2026-01-01T00:00:00Z">
          <w:r>
            <w:rPr>
              <w:rStyle w:val="VerbatimChar"/>
            </w:rPr>
            <w:delText xml:space="preserve">data/birthwt.csv</w:delText>
          </w:r>
        </w:del>
      </w:hyperlink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Treat counts like these as a Poisson sample,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with</w:delText>
        </w:r>
      </w:del>
      <w:del w:id="34" w:author="PR Preview" w:date="2026-01-01T00:00:00Z">
        <w:r>
          <w:delText xml:space="preserve"> </w:delText>
        </w:r>
      </w:del>
      <m:oMath>
        <m:r>
          <m:t>λ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equal to the mean of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rStyle w:val="VerbatimChar"/>
          </w:rPr>
          <w:delText xml:space="preserve">ptl</w:delText>
        </w:r>
      </w:del>
      <w:del w:id="39" w:author="PR Preview" w:date="2026-01-01T00:00:00Z">
        <w:r>
          <w:delText xml:space="preserve">, 0.196.</w:delText>
        </w:r>
      </w:del>
    </w:p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Example 2 (Rao–Blackwellizing an estimate of the chance of a zero count)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rStyle w:val="VerbatimChar"/>
          </w:rPr>
          <w:t xml:space="preserve">birthwt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data record the number of previous premature labors (</w:t>
        </w:r>
      </w:ins>
      <w:ins w:id="47" w:author="PR Preview" w:date="2026-01-01T00:00:00Z">
        <w:r>
          <w:rPr>
            <w:rStyle w:val="VerbatimChar"/>
          </w:rPr>
          <w:t xml:space="preserve">ptl</w:t>
        </w:r>
      </w:ins>
      <w:ins w:id="48" w:author="PR Preview" w:date="2026-01-01T00:00:00Z">
        <w:r>
          <w:t xml:space="preserve">) for 189 women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in a study at Baystate Medical Center in Springfield, Massachusetts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(Hosmer and Lemeshow 1989)</w:t>
        </w:r>
      </w:ins>
      <w:ins w:id="53" w:author="PR Preview" w:date="2026-01-01T00:00:00Z">
        <w:r>
          <w:t xml:space="preserve">; the data ship with the R package</w:t>
        </w:r>
      </w:ins>
      <w:ins w:id="54" w:author="PR Preview" w:date="2026-01-01T00:00:00Z">
        <w:r>
          <w:t xml:space="preserve"> </w:t>
        </w:r>
      </w:ins>
      <w:hyperlink r:id="rId36">
        <w:ins w:id="55" w:author="PR Preview" w:date="2026-01-01T00:00:00Z">
          <w:r>
            <w:rPr>
              <w:rStyle w:val="VerbatimChar"/>
            </w:rPr>
            <w:t xml:space="preserve">MASS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(</w:t>
        </w:r>
      </w:ins>
      <w:ins w:id="58" w:author="PR Preview" w:date="2026-01-01T00:00:00Z">
        <w:r>
          <w:rPr>
            <w:rStyle w:val="VerbatimChar"/>
          </w:rPr>
          <w:t xml:space="preserve">MASS::birthwt</w:t>
        </w:r>
      </w:ins>
      <w:ins w:id="59" w:author="PR Preview" w:date="2026-01-01T00:00:00Z">
        <w:r>
          <w:t xml:space="preserve">),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and this site has a copy at</w:t>
        </w:r>
      </w:ins>
      <w:ins w:id="62" w:author="PR Preview" w:date="2026-01-01T00:00:00Z">
        <w:r>
          <w:t xml:space="preserve"> </w:t>
        </w:r>
      </w:ins>
      <w:hyperlink r:id="rId37">
        <w:ins w:id="63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Treat counts like these as a Poisson sample,</w:t>
        </w:r>
      </w:ins>
      <w:ins w:id="6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with</w:t>
        </w:r>
      </w:ins>
      <w:ins w:id="71" w:author="PR Preview" w:date="2026-01-01T00:00:00Z">
        <w:r>
          <w:t xml:space="preserve"> </w:t>
        </w:r>
      </w:ins>
      <m:oMath>
        <m:r>
          <m:t>λ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equal to the sample mean of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ptl</w:t>
        </w:r>
      </w:ins>
      <w:ins w:id="76" w:author="PR Preview" w:date="2026-01-01T00:00:00Z">
        <w:r>
          <w:t xml:space="preserve">, 0.196.</w:t>
        </w:r>
      </w:ins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del w:id="77" w:author="PR Preview" w:date="2026-01-01T00:00:00Z">
        <w:r>
          <w:delText xml:space="preserve">By</w:delText>
        </w:r>
      </w:del>
      <w:del w:id="78" w:author="PR Preview" w:date="2026-01-01T00:00:00Z">
        <w:r>
          <w:delText xml:space="preserve"> </w:delText>
        </w:r>
      </w:del>
      <w:hyperlink w:anchor="lem-poisson-zero-rb">
        <w:del w:id="79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80" w:author="PR Preview" w:date="2026-01-01T00:00:00Z">
        <w:r>
          <w:delText xml:space="preserve">, the conditional probability in the last line is the one in</w:delText>
        </w:r>
      </w:del>
      <w:del w:id="81" w:author="PR Preview" w:date="2026-01-01T00:00:00Z">
        <w:r>
          <w:delText xml:space="preserve"> </w:delText>
        </w:r>
      </w:del>
      <w:hyperlink w:anchor="eq-poisson-zero-conditional">
        <w:del w:id="82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83" w:author="PR Preview" w:date="2026-01-01T00:00:00Z">
        <w:r>
          <w:delText xml:space="preserve">.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For</w:delText>
        </w:r>
      </w:del>
      <w:del w:id="8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20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we draw 10,000 samples, compute both estimators on each,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 report each one’s mean (with a 95% confidence interval)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and variance (with a 95% confidence interval from the normal approximation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to the sampling distribution of a sample variance).</w:delText>
        </w:r>
      </w:del>
    </w:p>
    <w:p>
      <w:pPr>
        <w:pStyle w:val="FirstParagraph"/>
      </w:pPr>
      <w:ins w:id="95" w:author="PR Preview" w:date="2026-01-01T00:00:00Z">
        <w:r>
          <w:t xml:space="preserve">By</w:t>
        </w:r>
      </w:ins>
      <w:ins w:id="96" w:author="PR Preview" w:date="2026-01-01T00:00:00Z">
        <w:r>
          <w:t xml:space="preserve"> </w:t>
        </w:r>
      </w:ins>
      <w:hyperlink w:anchor="lem-poisson-zero-rb">
        <w:ins w:id="97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98" w:author="PR Preview" w:date="2026-01-01T00:00:00Z">
        <w:r>
          <w:t xml:space="preserve">, the conditional probability in the last line is the one in</w:t>
        </w:r>
      </w:ins>
      <w:ins w:id="99" w:author="PR Preview" w:date="2026-01-01T00:00:00Z">
        <w:r>
          <w:t xml:space="preserve"> </w:t>
        </w:r>
      </w:ins>
      <w:hyperlink w:anchor="eq-poisson-zero-conditional">
        <w:ins w:id="100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For</w:t>
        </w:r>
      </w:ins>
      <w:ins w:id="10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20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we draw 10,000 samples, compute both estimators on each,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report each one’s sample mean (with a 95% confidence interval)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variance (with a 95% confidence interval from the normal approximation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to the sampling distribution of a sample variance).</w:t>
        </w:r>
      </w:ins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del w:id="113" w:author="PR Preview" w:date="2026-01-01T00:00:00Z">
        <w:r>
          <w:delText xml:space="preserve">The estimand is</w:delText>
        </w:r>
      </w:del>
      <w:del w:id="11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</m:oMath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0.822.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Both estimators have simulated means near it, as</w:delText>
        </w:r>
      </w:del>
      <w:del w:id="119" w:author="PR Preview" w:date="2026-01-01T00:00:00Z">
        <w:r>
          <w:delText xml:space="preserve"> </w:delText>
        </w:r>
      </w:del>
      <w:hyperlink w:anchor="thm-rb-unbiased">
        <w:del w:id="12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says they must.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 variance of the Rao–Blackwellized estimator is about 22.7 times smaller than that of the crude estimator,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as</w:delText>
        </w:r>
      </w:del>
      <w:del w:id="127" w:author="PR Preview" w:date="2026-01-01T00:00:00Z">
        <w:r>
          <w:delText xml:space="preserve"> </w:delText>
        </w:r>
      </w:del>
      <w:hyperlink w:anchor="thm-rao-blackwell">
        <w:del w:id="1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requires.</w:delText>
        </w:r>
      </w:del>
    </w:p>
    <w:p>
      <w:pPr>
        <w:pStyle w:val="FirstParagraph"/>
      </w:pPr>
      <w:ins w:id="131" w:author="PR Preview" w:date="2026-01-01T00:00:00Z">
        <w:r>
          <w:t xml:space="preserve">The estimand is</w:t>
        </w:r>
      </w:ins>
      <w:ins w:id="13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=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0.822.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Both estimators have simulated sample means near it, as</w:t>
        </w:r>
      </w:ins>
      <w:ins w:id="137" w:author="PR Preview" w:date="2026-01-01T00:00:00Z">
        <w:r>
          <w:t xml:space="preserve"> </w:t>
        </w:r>
      </w:ins>
      <w:hyperlink w:anchor="thm-rb-unbiased">
        <w:ins w:id="13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says they must.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The variance of the Rao–Blackwellized estimator is about 22.7 times smaller than that of the crude estimator,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as</w:t>
        </w:r>
      </w:ins>
      <w:ins w:id="145" w:author="PR Preview" w:date="2026-01-01T00:00:00Z">
        <w:r>
          <w:t xml:space="preserve"> </w:t>
        </w:r>
      </w:ins>
      <w:hyperlink w:anchor="thm-rao-blackwell">
        <w:ins w:id="14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requires.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2026-10-16T12:43:12Z</dcterms:created>
  <dcterms:modified xsi:type="dcterms:W3CDTF">2026-10-16T12:43:12Z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