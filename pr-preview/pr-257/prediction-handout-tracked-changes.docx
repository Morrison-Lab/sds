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del w:id="3" w:author="PR Preview" w:date="2026-01-01T00:00:00Z">
        <w:r>
          <w:delText xml:space="preserve">2 Mean squared error of predictions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5 (Mean squared error of predictions)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mean squared error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predictions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of observed outcomes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the mean of their squared</w:delText>
        </w:r>
      </w:del>
      <w:del w:id="17" w:author="PR Preview" w:date="2026-01-01T00:00:00Z">
        <w:r>
          <w:delText xml:space="preserve"> </w:delText>
        </w:r>
      </w:del>
      <w:hyperlink w:anchor="def-prediction-error">
        <w:del w:id="18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19" w:author="PR Preview" w:date="2026-01-01T00:00:00Z">
        <w:r>
          <w:delText xml:space="preserve">:</w:delText>
        </w:r>
      </w:del>
    </w:p>
    <w:p>
      <w:pPr>
        <w:pStyle w:val="Heading2"/>
      </w:pPr>
      <w:ins w:id="20" w:author="PR Preview" w:date="2026-01-01T00:00:00Z">
        <w:r>
          <w:t xml:space="preserve">2 Sample mean squared error of predictions</w:t>
        </w:r>
      </w:ins>
    </w:p>
    <w:bookmarkStart w:id="27" w:name="def-prediction-mse"/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sample mean squared error (sMSE)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 predictions,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also called their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mean squared error</w:t>
        </w:r>
      </w:ins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 observed outcomes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mean of their squared</w:t>
        </w:r>
      </w:ins>
      <w:ins w:id="39" w:author="PR Preview" w:date="2026-01-01T00:00:00Z">
        <w:r>
          <w:t xml:space="preserve"> </w:t>
        </w:r>
      </w:ins>
      <w:hyperlink w:anchor="def-prediction-error">
        <w:ins w:id="40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del w:id="42" w:author="PR Preview" w:date="2026-01-01T00:00:00Z">
        <w:r>
          <w:rPr>
            <w:i/>
            <w:iCs/>
          </w:rPr>
          <w:delText xml:space="preserve">Remark 4</w:delText>
        </w:r>
      </w:del>
      <w:del w:id="43" w:author="PR Preview" w:date="2026-01-01T00:00:00Z">
        <w:r>
          <w:delText xml:space="preserve"> (Prediction MSE, estimator MSE and RSS). </w:delText>
        </w:r>
      </w:del>
      <w:hyperlink w:anchor="def-prediction-mse">
        <w:del w:id="4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averages squared errors over observations,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where the</w:delText>
        </w:r>
      </w:del>
      <w:del w:id="49" w:author="PR Preview" w:date="2026-01-01T00:00:00Z">
        <w:r>
          <w:delText xml:space="preserve"> </w:delText>
        </w:r>
      </w:del>
      <w:hyperlink r:id="rId28">
        <w:del w:id="50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takes an expectation over repeated samples.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On the data used to fit the model,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mean squared error of the fitted values is the</w:delText>
        </w:r>
      </w:del>
      <w:del w:id="57" w:author="PR Preview" w:date="2026-01-01T00:00:00Z">
        <w:r>
          <w:delText xml:space="preserve"> </w:delText>
        </w:r>
      </w:del>
      <w:hyperlink r:id="rId29">
        <w:del w:id="5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divided by</w:delText>
        </w:r>
      </w:del>
      <w:del w:id="61" w:author="PR Preview" w:date="2026-01-01T00:00:00Z">
        <w:r>
          <w:delText xml:space="preserve"> </w:delText>
        </w:r>
      </w:del>
      <m:oMath>
        <m:r>
          <m:t>n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</w:delText>
        </w:r>
      </w:del>
      <w:hyperlink r:id="rId30">
        <w:del w:id="64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65" w:author="PR Preview" w:date="2026-01-01T00:00:00Z">
        <w:r>
          <w:delText xml:space="preserve">):</w:delText>
        </w:r>
      </w:del>
    </w:p>
    <w:p>
      <w:pPr>
        <w:pStyle w:val="FirstParagraph"/>
      </w:pPr>
      <w:ins w:id="66" w:author="PR Preview" w:date="2026-01-01T00:00:00Z">
        <w:r>
          <w:rPr>
            <w:i/>
            <w:iCs/>
          </w:rPr>
          <w:t xml:space="preserve">Remark 4</w:t>
        </w:r>
      </w:ins>
      <w:ins w:id="67" w:author="PR Preview" w:date="2026-01-01T00:00:00Z">
        <w:r>
          <w:t xml:space="preserve"> (Prediction sMSE, estimator pMSE and RSS). </w:t>
        </w:r>
      </w:ins>
      <w:hyperlink w:anchor="def-prediction-mse">
        <w:ins w:id="6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averages squared errors over observations,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where the</w:t>
        </w:r>
      </w:ins>
      <w:ins w:id="73" w:author="PR Preview" w:date="2026-01-01T00:00:00Z">
        <w:r>
          <w:t xml:space="preserve"> </w:t>
        </w:r>
      </w:ins>
      <w:hyperlink r:id="rId28">
        <w:ins w:id="74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takes an expectation over repeated samples.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On the data used to fit the model,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sMSE of the fitted values is the</w:t>
        </w:r>
      </w:ins>
      <w:ins w:id="81" w:author="PR Preview" w:date="2026-01-01T00:00:00Z">
        <w:r>
          <w:t xml:space="preserve"> </w:t>
        </w:r>
      </w:ins>
      <w:hyperlink r:id="rId29">
        <w:ins w:id="8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divided by</w:t>
        </w:r>
      </w:ins>
      <w:ins w:id="85" w:author="PR Preview" w:date="2026-01-01T00:00:00Z">
        <w:r>
          <w:t xml:space="preserve"> </w:t>
        </w:r>
      </w:ins>
      <m:oMath>
        <m:r>
          <m:t>n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(</w:t>
        </w:r>
      </w:ins>
      <w:hyperlink r:id="rId30">
        <w:ins w:id="88" w:author="PR Preview" w:date="2026-01-01T00:00:00Z">
          <w:r>
            <w:rPr>
              <w:rStyle w:val="Hyperlink"/>
            </w:rPr>
            <w:t xml:space="preserve">sMSE and RSS</w:t>
          </w:r>
        </w:ins>
      </w:hyperlink>
      <w:ins w:id="8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del w:id="90" w:author="PR Preview" w:date="2026-01-01T00:00:00Z">
        <w:r>
          <w:delText xml:space="preserve">The mean squared error of these predictions is</w:delText>
        </w:r>
      </w:del>
    </w:p>
    <w:p>
      <w:pPr>
        <w:pStyle w:val="BodyText"/>
      </w:pPr>
      <w:ins w:id="91" w:author="PR Preview" w:date="2026-01-01T00:00:00Z">
        <w:r>
          <w:t xml:space="preserve">The sMSE of these predictions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del w:id="92" w:author="PR Preview" w:date="2026-01-01T00:00:00Z">
        <w:r>
          <w:rPr>
            <w:i/>
            <w:iCs/>
          </w:rPr>
          <w:delText xml:space="preserve">Remark 5</w:delText>
        </w:r>
      </w:del>
      <w:del w:id="93" w:author="PR Preview" w:date="2026-01-01T00:00:00Z">
        <w:r>
          <w:delText xml:space="preserve"> (Estimation versus prediction). </w:delText>
        </w:r>
      </w:del>
      <w:del w:id="94" w:author="PR Preview" w:date="2026-01-01T00:00:00Z">
        <w:r>
          <w:delText xml:space="preserve">Estimation and prediction both measure error as a signed difference,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 both summarize it with a mean squared error,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but they aim at different targets:</w:delText>
        </w:r>
      </w:del>
    </w:p>
    <w:p>
      <w:pPr>
        <w:pStyle w:val="FirstParagraph"/>
      </w:pPr>
      <w:ins w:id="99" w:author="PR Preview" w:date="2026-01-01T00:00:00Z">
        <w:r>
          <w:rPr>
            <w:i/>
            <w:iCs/>
          </w:rPr>
          <w:t xml:space="preserve">Remark 5</w:t>
        </w:r>
      </w:ins>
      <w:ins w:id="100" w:author="PR Preview" w:date="2026-01-01T00:00:00Z">
        <w:r>
          <w:t xml:space="preserve"> (Estimation versus prediction). </w:t>
        </w:r>
      </w:ins>
      <w:ins w:id="101" w:author="PR Preview" w:date="2026-01-01T00:00:00Z">
        <w:r>
          <w:t xml:space="preserve">Estimation and prediction both measure error as a signed difference,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both summarize it with a mean squared error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(a pMSE for an estimator, an sMSE for predictions),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but they aim at different targets: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del w:id="108" w:author="PR Preview" w:date="2026-01-01T00:00:00Z">
        <w:r>
          <w:rPr>
            <w:b/>
            <w:bCs/>
          </w:rPr>
          <w:delText xml:space="preserve">Mean squared error.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</w:delText>
        </w:r>
      </w:del>
      <w:del w:id="111" w:author="PR Preview" w:date="2026-01-01T00:00:00Z">
        <w:r>
          <w:delText xml:space="preserve"> </w:delText>
        </w:r>
      </w:del>
      <w:hyperlink r:id="rId41">
        <w:del w:id="112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an expectation over repeated samples.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</w:delText>
        </w:r>
      </w:del>
      <w:del w:id="117" w:author="PR Preview" w:date="2026-01-01T00:00:00Z">
        <w:r>
          <w:delText xml:space="preserve"> </w:delText>
        </w:r>
      </w:del>
      <w:hyperlink w:anchor="def-prediction-mse">
        <w:del w:id="118" w:author="PR Preview" w:date="2026-01-01T00:00:00Z">
          <w:r>
            <w:rPr>
              <w:rStyle w:val="Hyperlink"/>
            </w:rPr>
            <w:delText xml:space="preserve">mean squared error of predictions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 an average over observations.</w:delText>
        </w:r>
      </w:del>
    </w:p>
    <w:p>
      <w:pPr>
        <w:pStyle w:val="Compact"/>
        <w:numPr>
          <w:ilvl w:val="0"/>
          <w:numId w:val="1001"/>
        </w:numPr>
      </w:pPr>
      <w:ins w:id="121" w:author="PR Preview" w:date="2026-01-01T00:00:00Z">
        <w:r>
          <w:rPr>
            <w:b/>
            <w:bCs/>
          </w:rPr>
          <w:t xml:space="preserve">Mean squared error.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</w:t>
        </w:r>
      </w:ins>
      <w:ins w:id="124" w:author="PR Preview" w:date="2026-01-01T00:00:00Z">
        <w:r>
          <w:t xml:space="preserve"> </w:t>
        </w:r>
      </w:ins>
      <w:hyperlink r:id="rId41">
        <w:ins w:id="125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an expectation over repeated samples.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</w:t>
        </w:r>
      </w:ins>
      <w:ins w:id="130" w:author="PR Preview" w:date="2026-01-01T00:00:00Z">
        <w:r>
          <w:t xml:space="preserve"> </w:t>
        </w:r>
      </w:ins>
      <w:hyperlink w:anchor="def-prediction-mse">
        <w:ins w:id="131" w:author="PR Preview" w:date="2026-01-01T00:00:00Z">
          <w:r>
            <w:rPr>
              <w:rStyle w:val="Hyperlink"/>
            </w:rPr>
            <w:t xml:space="preserve">sMSE of predictions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an average over observations.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2026-10-16T12:42:54Z</dcterms:created>
  <dcterms:modified xsi:type="dcterms:W3CDTF">2026-10-16T12:42:54Z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