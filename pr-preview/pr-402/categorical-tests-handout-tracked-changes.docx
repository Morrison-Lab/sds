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0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69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ins w:id="3" w:author="PR Preview" w:date="2026-01-01T00:00:00Z">
        <w:r>
          <w:rPr>
            <w:i/>
            <w:iCs/>
          </w:rPr>
          <w:t xml:space="preserve">Remark 4</w:t>
        </w:r>
      </w:ins>
      <w:ins w:id="4" w:author="PR Preview" w:date="2026-01-01T00:00:00Z">
        <w:r>
          <w:t xml:space="preserve"> (Cumulative incidence has a second meaning). </w:t>
        </w:r>
      </w:ins>
      <w:ins w:id="5" w:author="PR Preview" w:date="2026-01-01T00:00:00Z">
        <w:r>
          <w:t xml:space="preserve">The name</w:t>
        </w:r>
      </w:ins>
      <w:ins w:id="6" w:author="PR Preview" w:date="2026-01-01T00:00:00Z">
        <w:r>
          <w:t xml:space="preserve"> </w:t>
        </w:r>
      </w:ins>
      <w:hyperlink w:anchor="def-outcome-risk">
        <w:ins w:id="7" w:author="PR Preview" w:date="2026-01-01T00:00:00Z">
          <w:r>
            <w:rPr>
              <w:rStyle w:val="Hyperlink"/>
            </w:rPr>
            <w:t xml:space="preserve">cumulative incidence</w:t>
          </w:r>
        </w:ins>
      </w:hyperlink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for the</w:t>
        </w:r>
      </w:ins>
      <w:ins w:id="10" w:author="PR Preview" w:date="2026-01-01T00:00:00Z">
        <w:r>
          <w:t xml:space="preserve"> </w:t>
        </w:r>
      </w:ins>
      <w:hyperlink w:anchor="def-outcome-risk">
        <w:ins w:id="11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fits a closed</w:t>
        </w:r>
      </w:ins>
      <w:ins w:id="14" w:author="PR Preview" w:date="2026-01-01T00:00:00Z">
        <w:r>
          <w:t xml:space="preserve"> </w:t>
        </w:r>
      </w:ins>
      <w:hyperlink r:id="rId35">
        <w:ins w:id="15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16" w:author="PR Preview" w:date="2026-01-01T00:00:00Z">
        <w:r>
          <w:t xml:space="preserve">, where no one enters or leaves after the start of the time period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[8, Ch. 4]</w:t>
        </w:r>
      </w:ins>
      <w:ins w:id="19" w:author="PR Preview" w:date="2026-01-01T00:00:00Z">
        <w:r>
          <w:t xml:space="preserve">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The same name is also used for a different quantity: when several event types compete, the cumulative incidence function of one event type at time</w:t>
        </w:r>
      </w:ins>
      <w:ins w:id="22" w:author="PR Preview" w:date="2026-01-01T00:00:00Z">
        <w:r>
          <w:t xml:space="preserve"> </w:t>
        </w:r>
      </w:ins>
      <m:oMath>
        <m:r>
          <m:t>t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the</w:t>
        </w:r>
      </w:ins>
      <w:ins w:id="25" w:author="PR Preview" w:date="2026-01-01T00:00:00Z">
        <w:r>
          <w:t xml:space="preserve"> </w:t>
        </w:r>
      </w:ins>
      <w:hyperlink r:id="rId31">
        <w:ins w:id="26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that this type of event occurs by time</w:t>
        </w:r>
      </w:ins>
      <w:ins w:id="29" w:author="PR Preview" w:date="2026-01-01T00:00:00Z">
        <w:r>
          <w:t xml:space="preserve"> </w:t>
        </w:r>
      </w:ins>
      <m:oMath>
        <m:r>
          <m:t>t</m:t>
        </m:r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[8, Ch. 22]</w:t>
        </w:r>
      </w:ins>
      <w:ins w:id="32" w:author="PR Preview" w:date="2026-01-01T00:00:00Z">
        <w:r>
          <w:t xml:space="preserve">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This page uses the name only for the risk of a</w:t>
        </w:r>
      </w:ins>
      <w:ins w:id="36" w:author="PR Preview" w:date="2026-01-01T00:00:00Z">
        <w:r>
          <w:t xml:space="preserve"> </w:t>
        </w:r>
      </w:ins>
      <w:hyperlink r:id="rId30">
        <w:ins w:id="37" w:author="PR Preview" w:date="2026-01-01T00:00:00Z">
          <w:r>
            <w:rPr>
              <w:rStyle w:val="Hyperlink"/>
            </w:rPr>
            <w:t xml:space="preserve">binary</w:t>
          </w:r>
        </w:ins>
      </w:hyperlink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outcome.</w:t>
        </w:r>
      </w:ins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0" w:author="PR Preview" w:date="2026-01-01T00:00:00Z">
        <w:r>
          <w:delText xml:space="preserve">Source: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Wikipedia contributors [8]</w:delText>
        </w:r>
      </w:del>
      <w:del w:id="43" w:author="PR Preview" w:date="2026-01-01T00:00:00Z">
        <w:r>
          <w:delText xml:space="preserve">.</w:delText>
        </w:r>
      </w:del>
    </w:p>
    <w:p>
      <w:pPr>
        <w:pStyle w:val="FirstParagraph"/>
      </w:pPr>
      <w:ins w:id="44" w:author="PR Preview" w:date="2026-01-01T00:00:00Z">
        <w:r>
          <w:t xml:space="preserve">Source: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Wikipedia contributors [9]</w:t>
        </w:r>
      </w:ins>
      <w:ins w:id="47" w:author="PR Preview" w:date="2026-01-01T00:00:00Z">
        <w:r>
          <w:t xml:space="preserve">.</w:t>
        </w:r>
      </w:ins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del w:id="48" w:author="PR Preview" w:date="2026-01-01T00:00:00Z">
        <w:r>
          <w:rPr>
            <w:i/>
            <w:iCs/>
          </w:rPr>
          <w:delText xml:space="preserve">Remark 4</w:delText>
        </w:r>
      </w:del>
      <w:del w:id="49" w:author="PR Preview" w:date="2026-01-01T00:00:00Z">
        <w:r>
          <w:delText xml:space="preserve"> (The risk ratio is not the rate ratio). </w:delText>
        </w:r>
      </w:del>
      <w:del w:id="50" w:author="PR Preview" w:date="2026-01-01T00:00:00Z">
        <w:r>
          <w:delText xml:space="preserve">Some texts call the</w:delText>
        </w:r>
      </w:del>
      <w:del w:id="51" w:author="PR Preview" w:date="2026-01-01T00:00:00Z">
        <w:r>
          <w:delText xml:space="preserve"> </w:delText>
        </w:r>
      </w:del>
      <w:hyperlink w:anchor="def-risk-ratio">
        <w:del w:id="52" w:author="PR Preview" w:date="2026-01-01T00:00:00Z">
          <w:r>
            <w:rPr>
              <w:rStyle w:val="Hyperlink"/>
            </w:rPr>
            <w:delText xml:space="preserve">risk ratio</w:delText>
          </w:r>
        </w:del>
      </w:hyperlink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the rate ratio.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The rate ratio is a different quantity: the quotient of two event rates, as in count regression.</w:delText>
        </w:r>
      </w:del>
    </w:p>
    <w:p>
      <w:pPr>
        <w:pStyle w:val="BodyText"/>
      </w:pPr>
      <w:ins w:id="58" w:author="PR Preview" w:date="2026-01-01T00:00:00Z">
        <w:r>
          <w:rPr>
            <w:i/>
            <w:iCs/>
          </w:rPr>
          <w:t xml:space="preserve">Remark 5</w:t>
        </w:r>
      </w:ins>
      <w:ins w:id="59" w:author="PR Preview" w:date="2026-01-01T00:00:00Z">
        <w:r>
          <w:t xml:space="preserve"> (The risk ratio is not the rate ratio). </w:t>
        </w:r>
      </w:ins>
      <w:ins w:id="60" w:author="PR Preview" w:date="2026-01-01T00:00:00Z">
        <w:r>
          <w:t xml:space="preserve">Some texts call the</w:t>
        </w:r>
      </w:ins>
      <w:ins w:id="61" w:author="PR Preview" w:date="2026-01-01T00:00:00Z">
        <w:r>
          <w:t xml:space="preserve"> </w:t>
        </w:r>
      </w:ins>
      <w:hyperlink w:anchor="def-risk-ratio">
        <w:ins w:id="62" w:author="PR Preview" w:date="2026-01-01T00:00:00Z">
          <w:r>
            <w:rPr>
              <w:rStyle w:val="Hyperlink"/>
            </w:rPr>
            <w:t xml:space="preserve">risk ratio</w:t>
          </w:r>
        </w:ins>
      </w:hyperlink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the rate ratio.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The rate ratio is a different quantity: the quotient of two event rates, as in count regression.</w:t>
        </w:r>
      </w:ins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del w:id="68" w:author="PR Preview" w:date="2026-01-01T00:00:00Z">
        <w:r>
          <w:delText xml:space="preserve">Source: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Wikipedia contributors [9]</w:delText>
        </w:r>
      </w:del>
      <w:del w:id="71" w:author="PR Preview" w:date="2026-01-01T00:00:00Z">
        <w:r>
          <w:delText xml:space="preserve">.</w:delText>
        </w:r>
      </w:del>
    </w:p>
    <w:p>
      <w:pPr>
        <w:pStyle w:val="BodyText"/>
      </w:pPr>
      <w:ins w:id="72" w:author="PR Preview" w:date="2026-01-01T00:00:00Z">
        <w:r>
          <w:t xml:space="preserve">Source: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Wikipedia contributors [10]</w:t>
        </w:r>
      </w:ins>
      <w:ins w:id="75" w:author="PR Preview" w:date="2026-01-01T00:00:00Z">
        <w:r>
          <w:t xml:space="preserve">.</w:t>
        </w:r>
      </w:ins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def-case"/>
    <w:p>
      <w:pPr>
        <w:pStyle w:val="BodyText"/>
      </w:pPr>
      <w:del w:id="76" w:author="PR Preview" w:date="2026-01-01T00:00:00Z">
        <w:r>
          <w:rPr>
            <w:b/>
            <w:bCs/>
          </w:rPr>
          <w:delText xml:space="preserve">Definition 9 (Case)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In a study that selects its participants by whether they have an outcome of interest,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a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rPr>
            <w:b/>
            <w:bCs/>
          </w:rPr>
          <w:delText xml:space="preserve">case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is a participant who has the outcome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[10, Ch. 8]</w:delText>
        </w:r>
      </w:del>
      <w:del w:id="87" w:author="PR Preview" w:date="2026-01-01T00:00:00Z">
        <w:r>
          <w:delText xml:space="preserve">.</w:delText>
        </w:r>
      </w:del>
    </w:p>
    <w:p>
      <w:pPr>
        <w:pStyle w:val="BodyText"/>
      </w:pPr>
      <w:del w:id="88" w:author="PR Preview" w:date="2026-01-01T00:00:00Z">
        <w:r>
          <w:rPr>
            <w:b/>
            <w:bCs/>
          </w:rPr>
          <w:delText xml:space="preserve">Definition 10 (Control)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In a study that selects its participants by whether they have an outcome of interest,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a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rPr>
            <w:b/>
            <w:bCs/>
          </w:rPr>
          <w:delText xml:space="preserve">control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is a participant who does not have the outcome,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sampled from the same</w:delText>
        </w:r>
      </w:del>
      <w:del w:id="99" w:author="PR Preview" w:date="2026-01-01T00:00:00Z">
        <w:r>
          <w:delText xml:space="preserve"> </w:delText>
        </w:r>
      </w:del>
      <w:hyperlink r:id="rId35">
        <w:del w:id="100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as the</w:delText>
        </w:r>
      </w:del>
      <w:del w:id="103" w:author="PR Preview" w:date="2026-01-01T00:00:00Z">
        <w:r>
          <w:delText xml:space="preserve"> </w:delText>
        </w:r>
      </w:del>
      <w:hyperlink w:anchor="def-case">
        <w:del w:id="104" w:author="PR Preview" w:date="2026-01-01T00:00:00Z">
          <w:r>
            <w:rPr>
              <w:rStyle w:val="Hyperlink"/>
            </w:rPr>
            <w:delText xml:space="preserve">cases</w:delText>
          </w:r>
        </w:del>
      </w:hyperlink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[10, Ch. 8]</w:delText>
        </w:r>
      </w:del>
      <w:del w:id="107" w:author="PR Preview" w:date="2026-01-01T00:00:00Z">
        <w:r>
          <w:delText xml:space="preserve">.</w:delText>
        </w:r>
      </w:del>
    </w:p>
    <w:p>
      <w:pPr>
        <w:pStyle w:val="BodyText"/>
      </w:pPr>
      <w:del w:id="108" w:author="PR Preview" w:date="2026-01-01T00:00:00Z">
        <w:r>
          <w:rPr>
            <w:b/>
            <w:bCs/>
          </w:rPr>
          <w:delText xml:space="preserve">Definition 11 (Case-control study)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A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rPr>
            <w:b/>
            <w:bCs/>
          </w:rPr>
          <w:delText xml:space="preserve">case-control study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is an observational study that selects its participants by outcome: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it includes the</w:delText>
        </w:r>
      </w:del>
      <w:del w:id="117" w:author="PR Preview" w:date="2026-01-01T00:00:00Z">
        <w:r>
          <w:delText xml:space="preserve"> </w:delText>
        </w:r>
      </w:del>
      <w:hyperlink w:anchor="def-case">
        <w:del w:id="118" w:author="PR Preview" w:date="2026-01-01T00:00:00Z">
          <w:r>
            <w:rPr>
              <w:rStyle w:val="Hyperlink"/>
            </w:rPr>
            <w:delText xml:space="preserve">cases</w:delText>
          </w:r>
        </w:del>
      </w:hyperlink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of a</w:delText>
        </w:r>
      </w:del>
      <w:del w:id="121" w:author="PR Preview" w:date="2026-01-01T00:00:00Z">
        <w:r>
          <w:delText xml:space="preserve"> </w:delText>
        </w:r>
      </w:del>
      <w:hyperlink r:id="rId35">
        <w:del w:id="122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and a</w:delText>
        </w:r>
      </w:del>
      <w:del w:id="125" w:author="PR Preview" w:date="2026-01-01T00:00:00Z">
        <w:r>
          <w:delText xml:space="preserve"> </w:delText>
        </w:r>
      </w:del>
      <w:hyperlink r:id="rId65">
        <w:del w:id="126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of</w:delText>
        </w:r>
      </w:del>
      <w:del w:id="129" w:author="PR Preview" w:date="2026-01-01T00:00:00Z">
        <w:r>
          <w:delText xml:space="preserve"> </w:delText>
        </w:r>
      </w:del>
      <w:hyperlink w:anchor="def-control">
        <w:del w:id="130" w:author="PR Preview" w:date="2026-01-01T00:00:00Z">
          <w:r>
            <w:rPr>
              <w:rStyle w:val="Hyperlink"/>
            </w:rPr>
            <w:delText xml:space="preserve">controls</w:delText>
          </w:r>
        </w:del>
      </w:hyperlink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from the same population,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and then compares the exposure of the two groups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[10, Ch. 8]</w:delText>
        </w:r>
      </w:del>
      <w:del w:id="137" w:author="PR Preview" w:date="2026-01-01T00:00:00Z">
        <w:r>
          <w:delText xml:space="preserve">.</w:delText>
        </w:r>
      </w:del>
    </w:p>
    <w:p>
      <w:pPr>
        <w:pStyle w:val="BodyText"/>
      </w:pPr>
      <w:ins w:id="138" w:author="PR Preview" w:date="2026-01-01T00:00:00Z">
        <w:r>
          <w:rPr>
            <w:b/>
            <w:bCs/>
          </w:rPr>
          <w:t xml:space="preserve">Definition 9 (Case)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In a study that selects its participants by whether they have an outcome of interest,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rPr>
            <w:b/>
            <w:bCs/>
          </w:rPr>
          <w:t xml:space="preserve">case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is a participant who has the outcome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[8, Ch. 8]</w:t>
        </w:r>
      </w:ins>
      <w:ins w:id="149" w:author="PR Preview" w:date="2026-01-01T00:00:00Z">
        <w:r>
          <w:t xml:space="preserve">.</w:t>
        </w:r>
      </w:ins>
    </w:p>
    <w:bookmarkEnd w:id="63"/>
    <w:bookmarkStart w:id="64" w:name="def-control"/>
    <w:p>
      <w:pPr>
        <w:pStyle w:val="BodyText"/>
      </w:pPr>
      <w:ins w:id="150" w:author="PR Preview" w:date="2026-01-01T00:00:00Z">
        <w:r>
          <w:rPr>
            <w:b/>
            <w:bCs/>
          </w:rPr>
          <w:t xml:space="preserve">Definition 10 (Control)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In a study that selects its participants by whether they have an outcome of interest,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a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rPr>
            <w:b/>
            <w:bCs/>
          </w:rPr>
          <w:t xml:space="preserve">control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is a participant who does not have the outcome,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sampled from the same</w:t>
        </w:r>
      </w:ins>
      <w:ins w:id="161" w:author="PR Preview" w:date="2026-01-01T00:00:00Z">
        <w:r>
          <w:t xml:space="preserve"> </w:t>
        </w:r>
      </w:ins>
      <w:hyperlink r:id="rId35">
        <w:ins w:id="162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as the</w:t>
        </w:r>
      </w:ins>
      <w:ins w:id="165" w:author="PR Preview" w:date="2026-01-01T00:00:00Z">
        <w:r>
          <w:t xml:space="preserve"> </w:t>
        </w:r>
      </w:ins>
      <w:hyperlink w:anchor="def-case">
        <w:ins w:id="166" w:author="PR Preview" w:date="2026-01-01T00:00:00Z">
          <w:r>
            <w:rPr>
              <w:rStyle w:val="Hyperlink"/>
            </w:rPr>
            <w:t xml:space="preserve">cases</w:t>
          </w:r>
        </w:ins>
      </w:hyperlink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[8, Ch. 8]</w:t>
        </w:r>
      </w:ins>
      <w:ins w:id="169" w:author="PR Preview" w:date="2026-01-01T00:00:00Z">
        <w:r>
          <w:t xml:space="preserve">.</w:t>
        </w:r>
      </w:ins>
    </w:p>
    <w:bookmarkEnd w:id="64"/>
    <w:bookmarkStart w:id="66" w:name="def-case-control-study"/>
    <w:p>
      <w:pPr>
        <w:pStyle w:val="BodyText"/>
      </w:pPr>
      <w:ins w:id="170" w:author="PR Preview" w:date="2026-01-01T00:00:00Z">
        <w:r>
          <w:rPr>
            <w:b/>
            <w:bCs/>
          </w:rPr>
          <w:t xml:space="preserve">Definition 11 (Case-control study)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A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rPr>
            <w:b/>
            <w:bCs/>
          </w:rPr>
          <w:t xml:space="preserve">case-control study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is an observational study that selects its participants by outcome: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it includes the</w:t>
        </w:r>
      </w:ins>
      <w:ins w:id="179" w:author="PR Preview" w:date="2026-01-01T00:00:00Z">
        <w:r>
          <w:t xml:space="preserve"> </w:t>
        </w:r>
      </w:ins>
      <w:hyperlink w:anchor="def-case">
        <w:ins w:id="180" w:author="PR Preview" w:date="2026-01-01T00:00:00Z">
          <w:r>
            <w:rPr>
              <w:rStyle w:val="Hyperlink"/>
            </w:rPr>
            <w:t xml:space="preserve">cases</w:t>
          </w:r>
        </w:ins>
      </w:hyperlink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of a</w:t>
        </w:r>
      </w:ins>
      <w:ins w:id="183" w:author="PR Preview" w:date="2026-01-01T00:00:00Z">
        <w:r>
          <w:t xml:space="preserve"> </w:t>
        </w:r>
      </w:ins>
      <w:hyperlink r:id="rId35">
        <w:ins w:id="184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and a</w:t>
        </w:r>
      </w:ins>
      <w:ins w:id="187" w:author="PR Preview" w:date="2026-01-01T00:00:00Z">
        <w:r>
          <w:t xml:space="preserve"> </w:t>
        </w:r>
      </w:ins>
      <w:hyperlink r:id="rId65">
        <w:ins w:id="188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of</w:t>
        </w:r>
      </w:ins>
      <w:ins w:id="191" w:author="PR Preview" w:date="2026-01-01T00:00:00Z">
        <w:r>
          <w:t xml:space="preserve"> </w:t>
        </w:r>
      </w:ins>
      <w:hyperlink w:anchor="def-control">
        <w:ins w:id="192" w:author="PR Preview" w:date="2026-01-01T00:00:00Z">
          <w:r>
            <w:rPr>
              <w:rStyle w:val="Hyperlink"/>
            </w:rPr>
            <w:t xml:space="preserve">controls</w:t>
          </w:r>
        </w:ins>
      </w:hyperlink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from the same population,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and then compares the exposure of the two groups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[8, Ch. 8]</w:t>
        </w:r>
      </w:ins>
      <w:ins w:id="199" w:author="PR Preview" w:date="2026-01-01T00:00:00Z">
        <w:r>
          <w:t xml:space="preserve">.</w:t>
        </w:r>
      </w:ins>
    </w:p>
    <w:bookmarkEnd w:id="66"/>
    <w:bookmarkStart w:id="67" w:name="exm-hers-case-control-study"/>
    <w:p>
      <w:pPr>
        <w:pStyle w:val="BodyText"/>
      </w:pPr>
      <w:r>
        <w:rPr>
          <w:b/>
          <w:bCs/>
        </w:rPr>
        <w:t xml:space="preserve">Example 14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7"/>
    <w:bookmarkStart w:id="68" w:name="rem-control-in-experiments"/>
    <w:p>
      <w:pPr>
        <w:pStyle w:val="BodyText"/>
      </w:pPr>
      <w:del w:id="200" w:author="PR Preview" w:date="2026-01-01T00:00:00Z">
        <w:r>
          <w:rPr>
            <w:i/>
            <w:iCs/>
          </w:rPr>
          <w:delText xml:space="preserve">Remark 5</w:delText>
        </w:r>
      </w:del>
      <w:del w:id="201" w:author="PR Preview" w:date="2026-01-01T00:00:00Z">
        <w:r>
          <w:delText xml:space="preserve"> (Controls in experiments). </w:delText>
        </w:r>
      </w:del>
      <w:del w:id="202" w:author="PR Preview" w:date="2026-01-01T00:00:00Z">
        <w:r>
          <w:delText xml:space="preserve">The word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“control”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has a second meaning.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In an experiment, the investigator assigns the exposure.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The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rPr>
            <w:b/>
            <w:bCs/>
          </w:rPr>
          <w:delText xml:space="preserve">controls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are the participants who receive the baseline treatment for comparison, such as a placebo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[10, Ch. 6]</w:delText>
        </w:r>
      </w:del>
      <w:del w:id="218" w:author="PR Preview" w:date="2026-01-01T00:00:00Z">
        <w:r>
          <w:delText xml:space="preserve">.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These controls are chosen by assignment, not by outcome.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They are not the</w:delText>
        </w:r>
      </w:del>
      <w:del w:id="224" w:author="PR Preview" w:date="2026-01-01T00:00:00Z">
        <w:r>
          <w:delText xml:space="preserve"> </w:delText>
        </w:r>
      </w:del>
      <w:hyperlink w:anchor="def-control">
        <w:del w:id="225" w:author="PR Preview" w:date="2026-01-01T00:00:00Z">
          <w:r>
            <w:rPr>
              <w:rStyle w:val="Hyperlink"/>
            </w:rPr>
            <w:delText xml:space="preserve">controls</w:delText>
          </w:r>
        </w:del>
      </w:hyperlink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of a</w:delText>
        </w:r>
      </w:del>
      <w:del w:id="228" w:author="PR Preview" w:date="2026-01-01T00:00:00Z">
        <w:r>
          <w:delText xml:space="preserve"> </w:delText>
        </w:r>
      </w:del>
      <w:hyperlink w:anchor="def-case-control-study">
        <w:del w:id="229" w:author="PR Preview" w:date="2026-01-01T00:00:00Z">
          <w:r>
            <w:rPr>
              <w:rStyle w:val="Hyperlink"/>
            </w:rPr>
            <w:delText xml:space="preserve">case-control study</w:delText>
          </w:r>
        </w:del>
      </w:hyperlink>
      <w:del w:id="230" w:author="PR Preview" w:date="2026-01-01T00:00:00Z">
        <w:r>
          <w:delText xml:space="preserve">.</w:delText>
        </w:r>
      </w:del>
    </w:p>
    <w:p>
      <w:pPr>
        <w:pStyle w:val="BodyText"/>
      </w:pPr>
      <w:ins w:id="231" w:author="PR Preview" w:date="2026-01-01T00:00:00Z">
        <w:r>
          <w:rPr>
            <w:i/>
            <w:iCs/>
          </w:rPr>
          <w:t xml:space="preserve">Remark 6</w:t>
        </w:r>
      </w:ins>
      <w:ins w:id="232" w:author="PR Preview" w:date="2026-01-01T00:00:00Z">
        <w:r>
          <w:t xml:space="preserve"> (Controls in experiments). </w:t>
        </w:r>
      </w:ins>
      <w:ins w:id="233" w:author="PR Preview" w:date="2026-01-01T00:00:00Z">
        <w:r>
          <w:t xml:space="preserve">The word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“control”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has a second meaning.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In an experiment, the investigator assigns the exposure.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The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rPr>
            <w:b/>
            <w:bCs/>
          </w:rPr>
          <w:t xml:space="preserve">controls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are the participants who receive the baseline treatment for comparison, such as a placebo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[8, Ch. 6]</w:t>
        </w:r>
      </w:ins>
      <w:ins w:id="249" w:author="PR Preview" w:date="2026-01-01T00:00:00Z">
        <w:r>
          <w:t xml:space="preserve">.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These controls are chosen by assignment, not by outcome.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They are not the</w:t>
        </w:r>
      </w:ins>
      <w:ins w:id="255" w:author="PR Preview" w:date="2026-01-01T00:00:00Z">
        <w:r>
          <w:t xml:space="preserve"> </w:t>
        </w:r>
      </w:ins>
      <w:hyperlink w:anchor="def-control">
        <w:ins w:id="256" w:author="PR Preview" w:date="2026-01-01T00:00:00Z">
          <w:r>
            <w:rPr>
              <w:rStyle w:val="Hyperlink"/>
            </w:rPr>
            <w:t xml:space="preserve">controls</w:t>
          </w:r>
        </w:ins>
      </w:hyperlink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of a</w:t>
        </w:r>
      </w:ins>
      <w:ins w:id="259" w:author="PR Preview" w:date="2026-01-01T00:00:00Z">
        <w:r>
          <w:t xml:space="preserve"> </w:t>
        </w:r>
      </w:ins>
      <w:hyperlink w:anchor="def-case-control-study">
        <w:ins w:id="260" w:author="PR Preview" w:date="2026-01-01T00:00:00Z">
          <w:r>
            <w:rPr>
              <w:rStyle w:val="Hyperlink"/>
            </w:rPr>
            <w:t xml:space="preserve">case-control study</w:t>
          </w:r>
        </w:ins>
      </w:hyperlink>
      <w:ins w:id="261" w:author="PR Preview" w:date="2026-01-01T00:00:00Z">
        <w:r>
          <w:t xml:space="preserve">.</w:t>
        </w:r>
      </w:ins>
    </w:p>
    <w:bookmarkEnd w:id="68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69"/>
    <w:bookmarkEnd w:id="70"/>
    <w:bookmarkStart w:id="89" w:name="references"/>
    <w:p>
      <w:pPr>
        <w:pStyle w:val="Heading2"/>
      </w:pPr>
      <w:r>
        <w:t xml:space="preserve">References</w:t>
      </w:r>
    </w:p>
    <w:bookmarkStart w:id="88" w:name="refs"/>
    <w:bookmarkStart w:id="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2"/>
    <w:bookmarkStart w:id="73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3"/>
    <w:bookmarkStart w:id="75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https://en.wikipedia.org/wiki/Contingency_table</w:t>
        </w:r>
      </w:hyperlink>
    </w:p>
    <w:bookmarkEnd w:id="75"/>
    <w:bookmarkStart w:id="77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https://en.wikipedia.org/wiki/Pearson%27s_chi-squared_test</w:t>
        </w:r>
      </w:hyperlink>
    </w:p>
    <w:bookmarkEnd w:id="77"/>
    <w:bookmarkStart w:id="7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Start w:id="80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https://en.wikipedia.org/wiki/Fisher%27s_exact_test</w:t>
        </w:r>
      </w:hyperlink>
    </w:p>
    <w:bookmarkEnd w:id="80"/>
    <w:bookmarkStart w:id="82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https://en.wikipedia.org/wiki/Relative_risk</w:t>
        </w:r>
      </w:hyperlink>
    </w:p>
    <w:bookmarkEnd w:id="82"/>
    <w:bookmarkStart w:id="83" w:name="ref-me4"/>
    <w:p>
      <w:pPr>
        <w:pStyle w:val="Bibliography"/>
      </w:pPr>
      <w:del w:id="262" w:author="PR Preview" w:date="2026-01-01T00:00:00Z">
        <w:r>
          <w:delText xml:space="preserve">[8]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	</w:delText>
        </w:r>
      </w:del>
      <w:del w:id="265" w:author="PR Preview" w:date="2026-01-01T00:00:00Z">
        <w:r>
          <w:delText xml:space="preserve">Wikipedia contributors,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“Absolute risk reduction —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Wikipedia</w:delText>
        </w:r>
      </w:del>
      <w:del w:id="270" w:author="PR Preview" w:date="2026-01-01T00:00:00Z">
        <w:r>
          <w:delText xml:space="preserve">,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the free encyclopedia.”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2026. Available:</w:delText>
        </w:r>
      </w:del>
      <w:del w:id="275" w:author="PR Preview" w:date="2026-01-01T00:00:00Z">
        <w:r>
          <w:delText xml:space="preserve"> </w:delText>
        </w:r>
      </w:del>
      <w:hyperlink r:id="rId84">
        <w:del w:id="276" w:author="PR Preview" w:date="2026-01-01T00:00:00Z">
          <w:r>
            <w:rPr>
              <w:rStyle w:val="Hyperlink"/>
            </w:rPr>
            <w:delText xml:space="preserve">https://en.wikipedia.org/wiki/Absolute_risk_reduction</w:delText>
          </w:r>
        </w:del>
      </w:hyperlink>
    </w:p>
    <w:p>
      <w:pPr>
        <w:pStyle w:val="Bibliography"/>
      </w:pPr>
      <w:del w:id="277" w:author="PR Preview" w:date="2026-01-01T00:00:00Z">
        <w:r>
          <w:delText xml:space="preserve">[9]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	</w:delText>
        </w:r>
      </w:del>
      <w:del w:id="280" w:author="PR Preview" w:date="2026-01-01T00:00:00Z">
        <w:r>
          <w:delText xml:space="preserve">Wikipedia contributors,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“Odds ratio —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Wikipedia</w:delText>
        </w:r>
      </w:del>
      <w:del w:id="285" w:author="PR Preview" w:date="2026-01-01T00:00:00Z">
        <w:r>
          <w:delText xml:space="preserve">,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the free encyclopedia.”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2026. Available:</w:delText>
        </w:r>
      </w:del>
      <w:del w:id="290" w:author="PR Preview" w:date="2026-01-01T00:00:00Z">
        <w:r>
          <w:delText xml:space="preserve"> </w:delText>
        </w:r>
      </w:del>
      <w:hyperlink r:id="rId86">
        <w:del w:id="291" w:author="PR Preview" w:date="2026-01-01T00:00:00Z">
          <w:r>
            <w:rPr>
              <w:rStyle w:val="Hyperlink"/>
            </w:rPr>
            <w:delText xml:space="preserve">https://en.wikipedia.org/wiki/Odds_ratio</w:delText>
          </w:r>
        </w:del>
      </w:hyperlink>
    </w:p>
    <w:p>
      <w:pPr>
        <w:pStyle w:val="Bibliography"/>
      </w:pPr>
      <w:del w:id="292" w:author="PR Preview" w:date="2026-01-01T00:00:00Z">
        <w:r>
          <w:delText xml:space="preserve">[10]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	</w:delText>
        </w:r>
      </w:del>
      <w:del w:id="295" w:author="PR Preview" w:date="2026-01-01T00:00:00Z">
        <w:r>
          <w:delText xml:space="preserve">K. J. Rothman, T. L. Lash, T. J. VanderWeele, and S. Haneuse,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rPr>
            <w:i/>
            <w:iCs/>
          </w:rPr>
          <w:delText xml:space="preserve">Modern epidemiology</w:delText>
        </w:r>
      </w:del>
      <w:del w:id="298" w:author="PR Preview" w:date="2026-01-01T00:00:00Z">
        <w:r>
          <w:delText xml:space="preserve">, 4th ed. Philadelphia: Wolters Kluwer, 2021.</w:delText>
        </w:r>
      </w:del>
    </w:p>
    <w:p>
      <w:pPr>
        <w:pStyle w:val="Bibliography"/>
      </w:pPr>
      <w:ins w:id="299" w:author="PR Preview" w:date="2026-01-01T00:00:00Z">
        <w:r>
          <w:t xml:space="preserve">[8]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	</w:t>
        </w:r>
      </w:ins>
      <w:ins w:id="302" w:author="PR Preview" w:date="2026-01-01T00:00:00Z">
        <w:r>
          <w:t xml:space="preserve">K. J. Rothman, T. L. Lash, T. J. VanderWeele, and S. Haneuse,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rPr>
            <w:i/>
            <w:iCs/>
          </w:rPr>
          <w:t xml:space="preserve">Modern epidemiology</w:t>
        </w:r>
      </w:ins>
      <w:ins w:id="305" w:author="PR Preview" w:date="2026-01-01T00:00:00Z">
        <w:r>
          <w:t xml:space="preserve">, 4th ed. Philadelphia: Wolters Kluwer, 2021.</w:t>
        </w:r>
      </w:ins>
    </w:p>
    <w:bookmarkEnd w:id="83"/>
    <w:bookmarkStart w:id="85" w:name="ref-wikipedia_absolute_risk_reduction"/>
    <w:p>
      <w:pPr>
        <w:pStyle w:val="Bibliography"/>
      </w:pPr>
      <w:ins w:id="306" w:author="PR Preview" w:date="2026-01-01T00:00:00Z">
        <w:r>
          <w:t xml:space="preserve">[9]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	</w:t>
        </w:r>
      </w:ins>
      <w:ins w:id="309" w:author="PR Preview" w:date="2026-01-01T00:00:00Z">
        <w:r>
          <w:t xml:space="preserve">Wikipedia contributors,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“Absolute risk reduction —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Wikipedia</w:t>
        </w:r>
      </w:ins>
      <w:ins w:id="314" w:author="PR Preview" w:date="2026-01-01T00:00:00Z">
        <w:r>
          <w:t xml:space="preserve">,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the free encyclopedia.”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2026. Available:</w:t>
        </w:r>
      </w:ins>
      <w:ins w:id="319" w:author="PR Preview" w:date="2026-01-01T00:00:00Z">
        <w:r>
          <w:t xml:space="preserve"> </w:t>
        </w:r>
      </w:ins>
      <w:hyperlink r:id="rId84">
        <w:ins w:id="320" w:author="PR Preview" w:date="2026-01-01T00:00:00Z">
          <w:r>
            <w:rPr>
              <w:rStyle w:val="Hyperlink"/>
            </w:rPr>
            <w:t xml:space="preserve">https://en.wikipedia.org/wiki/Absolute_risk_reduction</w:t>
          </w:r>
        </w:ins>
      </w:hyperlink>
    </w:p>
    <w:bookmarkEnd w:id="85"/>
    <w:bookmarkStart w:id="87" w:name="ref-wikipedia_odds_ratio"/>
    <w:p>
      <w:pPr>
        <w:pStyle w:val="Bibliography"/>
      </w:pPr>
      <w:ins w:id="321" w:author="PR Preview" w:date="2026-01-01T00:00:00Z">
        <w:r>
          <w:t xml:space="preserve">[10]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	</w:t>
        </w:r>
      </w:ins>
      <w:ins w:id="324" w:author="PR Preview" w:date="2026-01-01T00:00:00Z">
        <w:r>
          <w:t xml:space="preserve">Wikipedia contributors,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“Odds ratio —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Wikipedia</w:t>
        </w:r>
      </w:ins>
      <w:ins w:id="329" w:author="PR Preview" w:date="2026-01-01T00:00:00Z">
        <w:r>
          <w:t xml:space="preserve">,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the free encyclopedia.”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2026. Available:</w:t>
        </w:r>
      </w:ins>
      <w:ins w:id="334" w:author="PR Preview" w:date="2026-01-01T00:00:00Z">
        <w:r>
          <w:t xml:space="preserve"> </w:t>
        </w:r>
      </w:ins>
      <w:hyperlink r:id="rId86">
        <w:ins w:id="335" w:author="PR Preview" w:date="2026-01-01T00:00:00Z">
          <w:r>
            <w:rPr>
              <w:rStyle w:val="Hyperlink"/>
            </w:rPr>
            <w:t xml:space="preserve">https://en.wikipedia.org/wiki/Odds_ratio</w:t>
          </w:r>
        </w:ins>
      </w:hyperlink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5" Type="http://schemas.openxmlformats.org/officeDocument/2006/relationships/hyperlink" Target="exploratory-descriptive.qmd#def-sample" TargetMode="External"/><Relationship Id="rId71" Type="http://schemas.openxmlformats.org/officeDocument/2006/relationships/hyperlink" Target="https://doi.org/10.1007/978-1-4614-1353-0" TargetMode="External"/><Relationship Id="rId84" Type="http://schemas.openxmlformats.org/officeDocument/2006/relationships/hyperlink" Target="https://en.wikipedia.org/wiki/Absolute_risk_reduction" TargetMode="External"/><Relationship Id="rId74" Type="http://schemas.openxmlformats.org/officeDocument/2006/relationships/hyperlink" Target="https://en.wikipedia.org/wiki/Contingency_table" TargetMode="External"/><Relationship Id="rId79" Type="http://schemas.openxmlformats.org/officeDocument/2006/relationships/hyperlink" Target="https://en.wikipedia.org/wiki/Fisher%27s_exact_test" TargetMode="External"/><Relationship Id="rId86" Type="http://schemas.openxmlformats.org/officeDocument/2006/relationships/hyperlink" Target="https://en.wikipedia.org/wiki/Odds_ratio" TargetMode="External"/><Relationship Id="rId76" Type="http://schemas.openxmlformats.org/officeDocument/2006/relationships/hyperlink" Target="https://en.wikipedia.org/wiki/Pearson%27s_chi-squared_test" TargetMode="External"/><Relationship Id="rId81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5" Type="http://schemas.openxmlformats.org/officeDocument/2006/relationships/hyperlink" Target="exploratory-descriptive.qmd#def-sample" TargetMode="External"/><Relationship Id="rId71" Type="http://schemas.openxmlformats.org/officeDocument/2006/relationships/hyperlink" Target="https://doi.org/10.1007/978-1-4614-1353-0" TargetMode="External"/><Relationship Id="rId84" Type="http://schemas.openxmlformats.org/officeDocument/2006/relationships/hyperlink" Target="https://en.wikipedia.org/wiki/Absolute_risk_reduction" TargetMode="External"/><Relationship Id="rId74" Type="http://schemas.openxmlformats.org/officeDocument/2006/relationships/hyperlink" Target="https://en.wikipedia.org/wiki/Contingency_table" TargetMode="External"/><Relationship Id="rId79" Type="http://schemas.openxmlformats.org/officeDocument/2006/relationships/hyperlink" Target="https://en.wikipedia.org/wiki/Fisher%27s_exact_test" TargetMode="External"/><Relationship Id="rId86" Type="http://schemas.openxmlformats.org/officeDocument/2006/relationships/hyperlink" Target="https://en.wikipedia.org/wiki/Odds_ratio" TargetMode="External"/><Relationship Id="rId76" Type="http://schemas.openxmlformats.org/officeDocument/2006/relationships/hyperlink" Target="https://en.wikipedia.org/wiki/Pearson%27s_chi-squared_test" TargetMode="External"/><Relationship Id="rId81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2026-10-19T22:02:32Z</dcterms:created>
  <dcterms:modified xsi:type="dcterms:W3CDTF">2026-10-19T22:02:32Z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