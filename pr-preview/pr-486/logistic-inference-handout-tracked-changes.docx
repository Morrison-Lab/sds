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12:22:50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del w:id="3" w:author="PR Preview" w:date="2026-01-01T00:00:00Z">
        <w:r>
          <w:rPr>
            <w:rStyle w:val="CommentTok"/>
          </w:rPr>
          <w:delText xml:space="preserve"># design matrix: intercept, group (-1 control, +1 treatment); y = 1: recovered</w:delText>
        </w:r>
      </w:del>
      <w:del w:id="4" w:author="PR Preview" w:date="2026-01-01T00:00:00Z">
        <w:r>
          <w:br/>
        </w:r>
      </w:del>
      <w:del w:id="5" w:author="PR Preview" w:date="2026-01-01T00:00:00Z">
        <w:r>
          <w:rPr>
            <w:rStyle w:val="NormalTok"/>
          </w:rPr>
          <w:delText xml:space="preserve">irls_x </w:delText>
        </w:r>
      </w:del>
      <w:del w:id="6" w:author="PR Preview" w:date="2026-01-01T00:00:00Z">
        <w:r>
          <w:rPr>
            <w:rStyle w:val="OtherTok"/>
          </w:rPr>
          <w:delText xml:space="preserve">&lt;-</w:delText>
        </w:r>
      </w:del>
      <w:del w:id="7" w:author="PR Preview" w:date="2026-01-01T00:00:00Z">
        <w:r>
          <w:rPr>
            <w:rStyle w:val="NormalTok"/>
          </w:rPr>
          <w:delText xml:space="preserve"> </w:delText>
        </w:r>
      </w:del>
      <w:del w:id="8" w:author="PR Preview" w:date="2026-01-01T00:00:00Z">
        <w:r>
          <w:rPr>
            <w:rStyle w:val="FunctionTok"/>
          </w:rPr>
          <w:delText xml:space="preserve">cbind</w:delText>
        </w:r>
      </w:del>
      <w:del w:id="9" w:author="PR Preview" w:date="2026-01-01T00:00:00Z">
        <w:r>
          <w:rPr>
            <w:rStyle w:val="NormalTok"/>
          </w:rPr>
          <w:delText xml:space="preserve">(</w:delText>
        </w:r>
      </w:del>
      <w:del w:id="10" w:author="PR Preview" w:date="2026-01-01T00:00:00Z">
        <w:r>
          <w:rPr>
            <w:rStyle w:val="DecValTok"/>
          </w:rPr>
          <w:delText xml:space="preserve">1</w:delText>
        </w:r>
      </w:del>
      <w:del w:id="11" w:author="PR Preview" w:date="2026-01-01T00:00:00Z">
        <w:r>
          <w:rPr>
            <w:rStyle w:val="NormalTok"/>
          </w:rPr>
          <w:delText xml:space="preserve">, </w:delText>
        </w:r>
      </w:del>
      <w:del w:id="12" w:author="PR Preview" w:date="2026-01-01T00:00:00Z">
        <w:r>
          <w:rPr>
            <w:rStyle w:val="FunctionTok"/>
          </w:rPr>
          <w:delText xml:space="preserve">rep</w:delText>
        </w:r>
      </w:del>
      <w:del w:id="13" w:author="PR Preview" w:date="2026-01-01T00:00:00Z">
        <w:r>
          <w:rPr>
            <w:rStyle w:val="NormalTok"/>
          </w:rPr>
          <w:delText xml:space="preserve">(</w:delText>
        </w:r>
      </w:del>
      <w:del w:id="14" w:author="PR Preview" w:date="2026-01-01T00:00:00Z">
        <w:r>
          <w:rPr>
            <w:rStyle w:val="FunctionTok"/>
          </w:rPr>
          <w:delText xml:space="preserve">c</w:delText>
        </w:r>
      </w:del>
      <w:del w:id="15" w:author="PR Preview" w:date="2026-01-01T00:00:00Z">
        <w:r>
          <w:rPr>
            <w:rStyle w:val="NormalTok"/>
          </w:rPr>
          <w:delText xml:space="preserve">(</w:delText>
        </w:r>
      </w:del>
      <w:del w:id="16" w:author="PR Preview" w:date="2026-01-01T00:00:00Z">
        <w:r>
          <w:rPr>
            <w:rStyle w:val="SpecialCharTok"/>
          </w:rPr>
          <w:delText xml:space="preserve">-</w:delText>
        </w:r>
      </w:del>
      <w:del w:id="17" w:author="PR Preview" w:date="2026-01-01T00:00:00Z">
        <w:r>
          <w:rPr>
            <w:rStyle w:val="DecValTok"/>
          </w:rPr>
          <w:delText xml:space="preserve">1</w:delText>
        </w:r>
      </w:del>
      <w:del w:id="18" w:author="PR Preview" w:date="2026-01-01T00:00:00Z">
        <w:r>
          <w:rPr>
            <w:rStyle w:val="NormalTok"/>
          </w:rPr>
          <w:delText xml:space="preserve">, </w:delText>
        </w:r>
      </w:del>
      <w:del w:id="19" w:author="PR Preview" w:date="2026-01-01T00:00:00Z">
        <w:r>
          <w:rPr>
            <w:rStyle w:val="DecValTok"/>
          </w:rPr>
          <w:delText xml:space="preserve">1</w:delText>
        </w:r>
      </w:del>
      <w:del w:id="20" w:author="PR Preview" w:date="2026-01-01T00:00:00Z">
        <w:r>
          <w:rPr>
            <w:rStyle w:val="NormalTok"/>
          </w:rPr>
          <w:delText xml:space="preserve">), </w:delText>
        </w:r>
      </w:del>
      <w:del w:id="21" w:author="PR Preview" w:date="2026-01-01T00:00:00Z">
        <w:r>
          <w:rPr>
            <w:rStyle w:val="AttributeTok"/>
          </w:rPr>
          <w:delText xml:space="preserve">each =</w:delText>
        </w:r>
      </w:del>
      <w:del w:id="22" w:author="PR Preview" w:date="2026-01-01T00:00:00Z">
        <w:r>
          <w:rPr>
            <w:rStyle w:val="NormalTok"/>
          </w:rPr>
          <w:delText xml:space="preserve"> </w:delText>
        </w:r>
      </w:del>
      <w:del w:id="23" w:author="PR Preview" w:date="2026-01-01T00:00:00Z">
        <w:r>
          <w:rPr>
            <w:rStyle w:val="DecValTok"/>
          </w:rPr>
          <w:delText xml:space="preserve">3</w:delText>
        </w:r>
      </w:del>
      <w:del w:id="24" w:author="PR Preview" w:date="2026-01-01T00:00:00Z">
        <w:r>
          <w:rPr>
            <w:rStyle w:val="NormalTok"/>
          </w:rPr>
          <w:delText xml:space="preserve">))</w:delText>
        </w:r>
      </w:del>
      <w:del w:id="25" w:author="PR Preview" w:date="2026-01-01T00:00:00Z">
        <w:r>
          <w:br/>
        </w:r>
      </w:del>
      <w:del w:id="26" w:author="PR Preview" w:date="2026-01-01T00:00:00Z">
        <w:r>
          <w:rPr>
            <w:rStyle w:val="NormalTok"/>
          </w:rPr>
          <w:delText xml:space="preserve">irls_y </w:delText>
        </w:r>
      </w:del>
      <w:del w:id="27" w:author="PR Preview" w:date="2026-01-01T00:00:00Z">
        <w:r>
          <w:rPr>
            <w:rStyle w:val="OtherTok"/>
          </w:rPr>
          <w:delText xml:space="preserve">&lt;-</w:delText>
        </w:r>
      </w:del>
      <w:del w:id="28" w:author="PR Preview" w:date="2026-01-01T00:00:00Z">
        <w:r>
          <w:rPr>
            <w:rStyle w:val="NormalTok"/>
          </w:rPr>
          <w:delText xml:space="preserve"> </w:delText>
        </w:r>
      </w:del>
      <w:del w:id="29" w:author="PR Preview" w:date="2026-01-01T00:00:00Z">
        <w:r>
          <w:rPr>
            <w:rStyle w:val="FunctionTok"/>
          </w:rPr>
          <w:delText xml:space="preserve">c</w:delText>
        </w:r>
      </w:del>
      <w:del w:id="30" w:author="PR Preview" w:date="2026-01-01T00:00:00Z">
        <w:r>
          <w:rPr>
            <w:rStyle w:val="NormalTok"/>
          </w:rPr>
          <w:delText xml:space="preserve">(</w:delText>
        </w:r>
      </w:del>
      <w:del w:id="31" w:author="PR Preview" w:date="2026-01-01T00:00:00Z">
        <w:r>
          <w:rPr>
            <w:rStyle w:val="DecValTok"/>
          </w:rPr>
          <w:delText xml:space="preserve">0</w:delText>
        </w:r>
      </w:del>
      <w:del w:id="32" w:author="PR Preview" w:date="2026-01-01T00:00:00Z">
        <w:r>
          <w:rPr>
            <w:rStyle w:val="NormalTok"/>
          </w:rPr>
          <w:delText xml:space="preserve">, </w:delText>
        </w:r>
      </w:del>
      <w:del w:id="33" w:author="PR Preview" w:date="2026-01-01T00:00:00Z">
        <w:r>
          <w:rPr>
            <w:rStyle w:val="DecValTok"/>
          </w:rPr>
          <w:delText xml:space="preserve">0</w:delText>
        </w:r>
      </w:del>
      <w:del w:id="34" w:author="PR Preview" w:date="2026-01-01T00:00:00Z">
        <w:r>
          <w:rPr>
            <w:rStyle w:val="NormalTok"/>
          </w:rPr>
          <w:delText xml:space="preserve">, </w:delText>
        </w:r>
      </w:del>
      <w:del w:id="35" w:author="PR Preview" w:date="2026-01-01T00:00:00Z">
        <w:r>
          <w:rPr>
            <w:rStyle w:val="DecValTok"/>
          </w:rPr>
          <w:delText xml:space="preserve">1</w:delText>
        </w:r>
      </w:del>
      <w:del w:id="36" w:author="PR Preview" w:date="2026-01-01T00:00:00Z">
        <w:r>
          <w:rPr>
            <w:rStyle w:val="NormalTok"/>
          </w:rPr>
          <w:delText xml:space="preserve">, </w:delText>
        </w:r>
      </w:del>
      <w:del w:id="37" w:author="PR Preview" w:date="2026-01-01T00:00:00Z">
        <w:r>
          <w:rPr>
            <w:rStyle w:val="DecValTok"/>
          </w:rPr>
          <w:delText xml:space="preserve">0</w:delText>
        </w:r>
      </w:del>
      <w:del w:id="38" w:author="PR Preview" w:date="2026-01-01T00:00:00Z">
        <w:r>
          <w:rPr>
            <w:rStyle w:val="NormalTok"/>
          </w:rPr>
          <w:delText xml:space="preserve">, </w:delText>
        </w:r>
      </w:del>
      <w:del w:id="39" w:author="PR Preview" w:date="2026-01-01T00:00:00Z">
        <w:r>
          <w:rPr>
            <w:rStyle w:val="DecValTok"/>
          </w:rPr>
          <w:delText xml:space="preserve">1</w:delText>
        </w:r>
      </w:del>
      <w:del w:id="40" w:author="PR Preview" w:date="2026-01-01T00:00:00Z">
        <w:r>
          <w:rPr>
            <w:rStyle w:val="NormalTok"/>
          </w:rPr>
          <w:delText xml:space="preserve">, </w:delText>
        </w:r>
      </w:del>
      <w:del w:id="41" w:author="PR Preview" w:date="2026-01-01T00:00:00Z">
        <w:r>
          <w:rPr>
            <w:rStyle w:val="DecValTok"/>
          </w:rPr>
          <w:delText xml:space="preserve">1</w:delText>
        </w:r>
      </w:del>
      <w:del w:id="42" w:author="PR Preview" w:date="2026-01-01T00:00:00Z">
        <w:r>
          <w:rPr>
            <w:rStyle w:val="NormalTok"/>
          </w:rPr>
          <w:delText xml:space="preserve">)</w:delText>
        </w:r>
      </w:del>
      <w:del w:id="43" w:author="PR Preview" w:date="2026-01-01T00:00:00Z">
        <w:r>
          <w:br/>
        </w:r>
      </w:del>
      <w:del w:id="44" w:author="PR Preview" w:date="2026-01-01T00:00:00Z">
        <w:r>
          <w:rPr>
            <w:rStyle w:val="CommentTok"/>
          </w:rPr>
          <w:delText xml:space="preserve"># start from zero coefficients and take six IRLS steps</w:delText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irls_coef </w:delText>
        </w:r>
      </w:del>
      <w:del w:id="47" w:author="PR Preview" w:date="2026-01-01T00:00:00Z">
        <w:r>
          <w:rPr>
            <w:rStyle w:val="OtherTok"/>
          </w:rPr>
          <w:delText xml:space="preserve">&lt;-</w:delText>
        </w:r>
      </w:del>
      <w:del w:id="48" w:author="PR Preview" w:date="2026-01-01T00:00:00Z">
        <w:r>
          <w:rPr>
            <w:rStyle w:val="NormalTok"/>
          </w:rPr>
          <w:delText xml:space="preserve"> </w:delText>
        </w:r>
      </w:del>
      <w:del w:id="49" w:author="PR Preview" w:date="2026-01-01T00:00:00Z">
        <w:r>
          <w:rPr>
            <w:rStyle w:val="FunctionTok"/>
          </w:rPr>
          <w:delText xml:space="preserve">c</w:delText>
        </w:r>
      </w:del>
      <w:del w:id="50" w:author="PR Preview" w:date="2026-01-01T00:00:00Z">
        <w:r>
          <w:rPr>
            <w:rStyle w:val="NormalTok"/>
          </w:rPr>
          <w:delText xml:space="preserve">(</w:delText>
        </w:r>
      </w:del>
      <w:del w:id="51" w:author="PR Preview" w:date="2026-01-01T00:00:00Z">
        <w:r>
          <w:rPr>
            <w:rStyle w:val="DecValTok"/>
          </w:rPr>
          <w:delText xml:space="preserve">0</w:delText>
        </w:r>
      </w:del>
      <w:del w:id="52" w:author="PR Preview" w:date="2026-01-01T00:00:00Z">
        <w:r>
          <w:rPr>
            <w:rStyle w:val="NormalTok"/>
          </w:rPr>
          <w:delText xml:space="preserve">, </w:delText>
        </w:r>
      </w:del>
      <w:del w:id="53" w:author="PR Preview" w:date="2026-01-01T00:00:00Z">
        <w:r>
          <w:rPr>
            <w:rStyle w:val="DecValTok"/>
          </w:rPr>
          <w:delText xml:space="preserve">0</w:delText>
        </w:r>
      </w:del>
      <w:del w:id="54" w:author="PR Preview" w:date="2026-01-01T00:00:00Z">
        <w:r>
          <w:rPr>
            <w:rStyle w:val="NormalTok"/>
          </w:rPr>
          <w:delText xml:space="preserve">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rPr>
            <w:rStyle w:val="NormalTok"/>
          </w:rPr>
          <w:delText xml:space="preserve">irls_path </w:delText>
        </w:r>
      </w:del>
      <w:del w:id="57" w:author="PR Preview" w:date="2026-01-01T00:00:00Z">
        <w:r>
          <w:rPr>
            <w:rStyle w:val="OtherTok"/>
          </w:rPr>
          <w:delText xml:space="preserve">&lt;-</w:delText>
        </w:r>
      </w:del>
      <w:del w:id="58" w:author="PR Preview" w:date="2026-01-01T00:00:00Z">
        <w:r>
          <w:rPr>
            <w:rStyle w:val="NormalTok"/>
          </w:rPr>
          <w:delText xml:space="preserve"> </w:delText>
        </w:r>
      </w:del>
      <w:del w:id="59" w:author="PR Preview" w:date="2026-01-01T00:00:00Z">
        <w:r>
          <w:rPr>
            <w:rStyle w:val="FunctionTok"/>
          </w:rPr>
          <w:delText xml:space="preserve">data.frame</w:delText>
        </w:r>
      </w:del>
      <w:del w:id="60" w:author="PR Preview" w:date="2026-01-01T00:00:00Z">
        <w:r>
          <w:rPr>
            <w:rStyle w:val="NormalTok"/>
          </w:rPr>
          <w:delText xml:space="preserve">(</w:delText>
        </w:r>
      </w:del>
      <w:del w:id="61" w:author="PR Preview" w:date="2026-01-01T00:00:00Z">
        <w:r>
          <w:rPr>
            <w:rStyle w:val="AttributeTok"/>
          </w:rPr>
          <w:delText xml:space="preserve">step =</w:delText>
        </w:r>
      </w:del>
      <w:del w:id="62" w:author="PR Preview" w:date="2026-01-01T00:00:00Z">
        <w:r>
          <w:rPr>
            <w:rStyle w:val="NormalTok"/>
          </w:rPr>
          <w:delText xml:space="preserve"> </w:delText>
        </w:r>
      </w:del>
      <w:del w:id="63" w:author="PR Preview" w:date="2026-01-01T00:00:00Z">
        <w:r>
          <w:rPr>
            <w:rStyle w:val="DecValTok"/>
          </w:rPr>
          <w:delText xml:space="preserve">0</w:delText>
        </w:r>
      </w:del>
      <w:del w:id="64" w:author="PR Preview" w:date="2026-01-01T00:00:00Z">
        <w:r>
          <w:rPr>
            <w:rStyle w:val="NormalTok"/>
          </w:rPr>
          <w:delText xml:space="preserve">, </w:delText>
        </w:r>
      </w:del>
      <w:del w:id="65" w:author="PR Preview" w:date="2026-01-01T00:00:00Z">
        <w:r>
          <w:rPr>
            <w:rStyle w:val="AttributeTok"/>
          </w:rPr>
          <w:delText xml:space="preserve">intercept =</w:delText>
        </w:r>
      </w:del>
      <w:del w:id="66" w:author="PR Preview" w:date="2026-01-01T00:00:00Z">
        <w:r>
          <w:rPr>
            <w:rStyle w:val="NormalTok"/>
          </w:rPr>
          <w:delText xml:space="preserve"> </w:delText>
        </w:r>
      </w:del>
      <w:del w:id="67" w:author="PR Preview" w:date="2026-01-01T00:00:00Z">
        <w:r>
          <w:rPr>
            <w:rStyle w:val="DecValTok"/>
          </w:rPr>
          <w:delText xml:space="preserve">0</w:delText>
        </w:r>
      </w:del>
      <w:del w:id="68" w:author="PR Preview" w:date="2026-01-01T00:00:00Z">
        <w:r>
          <w:rPr>
            <w:rStyle w:val="NormalTok"/>
          </w:rPr>
          <w:delText xml:space="preserve">, </w:delText>
        </w:r>
      </w:del>
      <w:del w:id="69" w:author="PR Preview" w:date="2026-01-01T00:00:00Z">
        <w:r>
          <w:rPr>
            <w:rStyle w:val="AttributeTok"/>
          </w:rPr>
          <w:delText xml:space="preserve">slope =</w:delText>
        </w:r>
      </w:del>
      <w:del w:id="70" w:author="PR Preview" w:date="2026-01-01T00:00:00Z">
        <w:r>
          <w:rPr>
            <w:rStyle w:val="NormalTok"/>
          </w:rPr>
          <w:delText xml:space="preserve"> </w:delText>
        </w:r>
      </w:del>
      <w:del w:id="71" w:author="PR Preview" w:date="2026-01-01T00:00:00Z">
        <w:r>
          <w:rPr>
            <w:rStyle w:val="DecValTok"/>
          </w:rPr>
          <w:delText xml:space="preserve">0</w:delText>
        </w:r>
      </w:del>
      <w:del w:id="72" w:author="PR Preview" w:date="2026-01-01T00:00:00Z">
        <w:r>
          <w:rPr>
            <w:rStyle w:val="NormalTok"/>
          </w:rPr>
          <w:delText xml:space="preserve">)</w:delText>
        </w:r>
      </w:del>
      <w:del w:id="73" w:author="PR Preview" w:date="2026-01-01T00:00:00Z">
        <w:r>
          <w:br/>
        </w:r>
      </w:del>
      <w:del w:id="74" w:author="PR Preview" w:date="2026-01-01T00:00:00Z">
        <w:r>
          <w:rPr>
            <w:rStyle w:val="ControlFlowTok"/>
          </w:rPr>
          <w:delText xml:space="preserve">for</w:delText>
        </w:r>
      </w:del>
      <w:del w:id="75" w:author="PR Preview" w:date="2026-01-01T00:00:00Z">
        <w:r>
          <w:rPr>
            <w:rStyle w:val="NormalTok"/>
          </w:rPr>
          <w:delText xml:space="preserve"> (step </w:delText>
        </w:r>
      </w:del>
      <w:del w:id="76" w:author="PR Preview" w:date="2026-01-01T00:00:00Z">
        <w:r>
          <w:rPr>
            <w:rStyle w:val="ControlFlowTok"/>
          </w:rPr>
          <w:delText xml:space="preserve">in</w:delText>
        </w:r>
      </w:del>
      <w:del w:id="77" w:author="PR Preview" w:date="2026-01-01T00:00:00Z">
        <w:r>
          <w:rPr>
            <w:rStyle w:val="NormalTok"/>
          </w:rPr>
          <w:delText xml:space="preserve"> </w:delText>
        </w:r>
      </w:del>
      <w:del w:id="78" w:author="PR Preview" w:date="2026-01-01T00:00:00Z">
        <w:r>
          <w:rPr>
            <w:rStyle w:val="DecValTok"/>
          </w:rPr>
          <w:delText xml:space="preserve">1</w:delText>
        </w:r>
      </w:del>
      <w:del w:id="79" w:author="PR Preview" w:date="2026-01-01T00:00:00Z">
        <w:r>
          <w:rPr>
            <w:rStyle w:val="SpecialCharTok"/>
          </w:rPr>
          <w:delText xml:space="preserve">:</w:delText>
        </w:r>
      </w:del>
      <w:del w:id="80" w:author="PR Preview" w:date="2026-01-01T00:00:00Z">
        <w:r>
          <w:rPr>
            <w:rStyle w:val="DecValTok"/>
          </w:rPr>
          <w:delText xml:space="preserve">6</w:delText>
        </w:r>
      </w:del>
      <w:del w:id="81" w:author="PR Preview" w:date="2026-01-01T00:00:00Z">
        <w:r>
          <w:rPr>
            <w:rStyle w:val="NormalTok"/>
          </w:rPr>
          <w:delText xml:space="preserve">) {</w:delText>
        </w:r>
      </w:del>
      <w:del w:id="82" w:author="PR Preview" w:date="2026-01-01T00:00:00Z">
        <w:r>
          <w:br/>
        </w:r>
      </w:del>
      <w:del w:id="83" w:author="PR Preview" w:date="2026-01-01T00:00:00Z">
        <w:r>
          <w:rPr>
            <w:rStyle w:val="NormalTok"/>
          </w:rPr>
          <w:delText xml:space="preserve">  prob </w:delText>
        </w:r>
      </w:del>
      <w:del w:id="84" w:author="PR Preview" w:date="2026-01-01T00:00:00Z">
        <w:r>
          <w:rPr>
            <w:rStyle w:val="OtherTok"/>
          </w:rPr>
          <w:delText xml:space="preserve">&lt;-</w:delText>
        </w:r>
      </w:del>
      <w:del w:id="85" w:author="PR Preview" w:date="2026-01-01T00:00:00Z">
        <w:r>
          <w:rPr>
            <w:rStyle w:val="NormalTok"/>
          </w:rPr>
          <w:delText xml:space="preserve"> </w:delText>
        </w:r>
      </w:del>
      <w:del w:id="86" w:author="PR Preview" w:date="2026-01-01T00:00:00Z">
        <w:r>
          <w:rPr>
            <w:rStyle w:val="FunctionTok"/>
          </w:rPr>
          <w:delText xml:space="preserve">plogis</w:delText>
        </w:r>
      </w:del>
      <w:del w:id="87" w:author="PR Preview" w:date="2026-01-01T00:00:00Z">
        <w:r>
          <w:rPr>
            <w:rStyle w:val="NormalTok"/>
          </w:rPr>
          <w:delText xml:space="preserve">(</w:delText>
        </w:r>
      </w:del>
      <w:del w:id="88" w:author="PR Preview" w:date="2026-01-01T00:00:00Z">
        <w:r>
          <w:rPr>
            <w:rStyle w:val="FunctionTok"/>
          </w:rPr>
          <w:delText xml:space="preserve">drop</w:delText>
        </w:r>
      </w:del>
      <w:del w:id="89" w:author="PR Preview" w:date="2026-01-01T00:00:00Z">
        <w:r>
          <w:rPr>
            <w:rStyle w:val="NormalTok"/>
          </w:rPr>
          <w:delText xml:space="preserve">(irls_x </w:delText>
        </w:r>
      </w:del>
      <w:del w:id="90" w:author="PR Preview" w:date="2026-01-01T00:00:00Z">
        <w:r>
          <w:rPr>
            <w:rStyle w:val="SpecialCharTok"/>
          </w:rPr>
          <w:delText xml:space="preserve">%*%</w:delText>
        </w:r>
      </w:del>
      <w:del w:id="91" w:author="PR Preview" w:date="2026-01-01T00:00:00Z">
        <w:r>
          <w:rPr>
            <w:rStyle w:val="NormalTok"/>
          </w:rPr>
          <w:delText xml:space="preserve"> irls_coef))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NormalTok"/>
          </w:rPr>
          <w:delText xml:space="preserve">  weight </w:delText>
        </w:r>
      </w:del>
      <w:del w:id="94" w:author="PR Preview" w:date="2026-01-01T00:00:00Z">
        <w:r>
          <w:rPr>
            <w:rStyle w:val="OtherTok"/>
          </w:rPr>
          <w:delText xml:space="preserve">&lt;-</w:delText>
        </w:r>
      </w:del>
      <w:del w:id="95" w:author="PR Preview" w:date="2026-01-01T00:00:00Z">
        <w:r>
          <w:rPr>
            <w:rStyle w:val="NormalTok"/>
          </w:rPr>
          <w:delText xml:space="preserve"> prob </w:delText>
        </w:r>
      </w:del>
      <w:del w:id="96" w:author="PR Preview" w:date="2026-01-01T00:00:00Z">
        <w:r>
          <w:rPr>
            <w:rStyle w:val="SpecialCharTok"/>
          </w:rPr>
          <w:delText xml:space="preserve">*</w:delText>
        </w:r>
      </w:del>
      <w:del w:id="97" w:author="PR Preview" w:date="2026-01-01T00:00:00Z">
        <w:r>
          <w:rPr>
            <w:rStyle w:val="NormalTok"/>
          </w:rPr>
          <w:delText xml:space="preserve"> (</w:delText>
        </w:r>
      </w:del>
      <w:del w:id="98" w:author="PR Preview" w:date="2026-01-01T00:00:00Z">
        <w:r>
          <w:rPr>
            <w:rStyle w:val="DecValTok"/>
          </w:rPr>
          <w:delText xml:space="preserve">1</w:delText>
        </w:r>
      </w:del>
      <w:del w:id="99" w:author="PR Preview" w:date="2026-01-01T00:00:00Z">
        <w:r>
          <w:rPr>
            <w:rStyle w:val="NormalTok"/>
          </w:rPr>
          <w:delText xml:space="preserve"> </w:delText>
        </w:r>
      </w:del>
      <w:del w:id="100" w:author="PR Preview" w:date="2026-01-01T00:00:00Z">
        <w:r>
          <w:rPr>
            <w:rStyle w:val="SpecialCharTok"/>
          </w:rPr>
          <w:delText xml:space="preserve">-</w:delText>
        </w:r>
      </w:del>
      <w:del w:id="101" w:author="PR Preview" w:date="2026-01-01T00:00:00Z">
        <w:r>
          <w:rPr>
            <w:rStyle w:val="NormalTok"/>
          </w:rPr>
          <w:delText xml:space="preserve"> prob)</w:delText>
        </w:r>
      </w:del>
      <w:del w:id="102" w:author="PR Preview" w:date="2026-01-01T00:00:00Z">
        <w:r>
          <w:br/>
        </w:r>
      </w:del>
      <w:del w:id="103" w:author="PR Preview" w:date="2026-01-01T00:00:00Z">
        <w:r>
          <w:rPr>
            <w:rStyle w:val="NormalTok"/>
          </w:rPr>
          <w:delText xml:space="preserve">  work_resp </w:delText>
        </w:r>
      </w:del>
      <w:del w:id="104" w:author="PR Preview" w:date="2026-01-01T00:00:00Z">
        <w:r>
          <w:rPr>
            <w:rStyle w:val="OtherTok"/>
          </w:rPr>
          <w:delText xml:space="preserve">&lt;-</w:delText>
        </w:r>
      </w:del>
      <w:del w:id="105" w:author="PR Preview" w:date="2026-01-01T00:00:00Z">
        <w:r>
          <w:rPr>
            <w:rStyle w:val="NormalTok"/>
          </w:rPr>
          <w:delText xml:space="preserve"> </w:delText>
        </w:r>
      </w:del>
      <w:del w:id="106" w:author="PR Preview" w:date="2026-01-01T00:00:00Z">
        <w:r>
          <w:rPr>
            <w:rStyle w:val="FunctionTok"/>
          </w:rPr>
          <w:delText xml:space="preserve">drop</w:delText>
        </w:r>
      </w:del>
      <w:del w:id="107" w:author="PR Preview" w:date="2026-01-01T00:00:00Z">
        <w:r>
          <w:rPr>
            <w:rStyle w:val="NormalTok"/>
          </w:rPr>
          <w:delText xml:space="preserve">(irls_x </w:delText>
        </w:r>
      </w:del>
      <w:del w:id="108" w:author="PR Preview" w:date="2026-01-01T00:00:00Z">
        <w:r>
          <w:rPr>
            <w:rStyle w:val="SpecialCharTok"/>
          </w:rPr>
          <w:delText xml:space="preserve">%*%</w:delText>
        </w:r>
      </w:del>
      <w:del w:id="109" w:author="PR Preview" w:date="2026-01-01T00:00:00Z">
        <w:r>
          <w:rPr>
            <w:rStyle w:val="NormalTok"/>
          </w:rPr>
          <w:delText xml:space="preserve"> irls_coef) </w:delText>
        </w:r>
      </w:del>
      <w:del w:id="110" w:author="PR Preview" w:date="2026-01-01T00:00:00Z">
        <w:r>
          <w:rPr>
            <w:rStyle w:val="SpecialCharTok"/>
          </w:rPr>
          <w:delText xml:space="preserve">+</w:delText>
        </w:r>
      </w:del>
      <w:del w:id="111" w:author="PR Preview" w:date="2026-01-01T00:00:00Z">
        <w:r>
          <w:rPr>
            <w:rStyle w:val="NormalTok"/>
          </w:rPr>
          <w:delText xml:space="preserve"> (irls_y </w:delText>
        </w:r>
      </w:del>
      <w:del w:id="112" w:author="PR Preview" w:date="2026-01-01T00:00:00Z">
        <w:r>
          <w:rPr>
            <w:rStyle w:val="SpecialCharTok"/>
          </w:rPr>
          <w:delText xml:space="preserve">-</w:delText>
        </w:r>
      </w:del>
      <w:del w:id="113" w:author="PR Preview" w:date="2026-01-01T00:00:00Z">
        <w:r>
          <w:rPr>
            <w:rStyle w:val="NormalTok"/>
          </w:rPr>
          <w:delText xml:space="preserve"> prob) </w:delText>
        </w:r>
      </w:del>
      <w:del w:id="114" w:author="PR Preview" w:date="2026-01-01T00:00:00Z">
        <w:r>
          <w:rPr>
            <w:rStyle w:val="SpecialCharTok"/>
          </w:rPr>
          <w:delText xml:space="preserve">/</w:delText>
        </w:r>
      </w:del>
      <w:del w:id="115" w:author="PR Preview" w:date="2026-01-01T00:00:00Z">
        <w:r>
          <w:rPr>
            <w:rStyle w:val="NormalTok"/>
          </w:rPr>
          <w:delText xml:space="preserve"> weight</w:delText>
        </w:r>
      </w:del>
      <w:del w:id="116" w:author="PR Preview" w:date="2026-01-01T00:00:00Z">
        <w:r>
          <w:br/>
        </w:r>
      </w:del>
      <w:del w:id="117" w:author="PR Preview" w:date="2026-01-01T00:00:00Z">
        <w:r>
          <w:rPr>
            <w:rStyle w:val="NormalTok"/>
          </w:rPr>
          <w:delText xml:space="preserve">  irls_coef </w:delText>
        </w:r>
      </w:del>
      <w:del w:id="118" w:author="PR Preview" w:date="2026-01-01T00:00:00Z">
        <w:r>
          <w:rPr>
            <w:rStyle w:val="OtherTok"/>
          </w:rPr>
          <w:delText xml:space="preserve">&lt;-</w:delText>
        </w:r>
      </w:del>
      <w:del w:id="119" w:author="PR Preview" w:date="2026-01-01T00:00:00Z">
        <w:r>
          <w:rPr>
            <w:rStyle w:val="NormalTok"/>
          </w:rPr>
          <w:delText xml:space="preserve"> </w:delText>
        </w:r>
      </w:del>
      <w:del w:id="120" w:author="PR Preview" w:date="2026-01-01T00:00:00Z">
        <w:r>
          <w:rPr>
            <w:rStyle w:val="FunctionTok"/>
          </w:rPr>
          <w:delText xml:space="preserve">drop</w:delText>
        </w:r>
      </w:del>
      <w:del w:id="121" w:author="PR Preview" w:date="2026-01-01T00:00:00Z">
        <w:r>
          <w:rPr>
            <w:rStyle w:val="NormalTok"/>
          </w:rPr>
          <w:delText xml:space="preserve">(</w:delText>
        </w:r>
      </w:del>
      <w:del w:id="122" w:author="PR Preview" w:date="2026-01-01T00:00:00Z">
        <w:r>
          <w:rPr>
            <w:rStyle w:val="FunctionTok"/>
          </w:rPr>
          <w:delText xml:space="preserve">solve</w:delText>
        </w:r>
      </w:del>
      <w:del w:id="123" w:author="PR Preview" w:date="2026-01-01T00:00:00Z">
        <w:r>
          <w:rPr>
            <w:rStyle w:val="NormalTok"/>
          </w:rPr>
          <w:delText xml:space="preserve">(</w:delText>
        </w:r>
      </w:del>
      <w:del w:id="124" w:author="PR Preview" w:date="2026-01-01T00:00:00Z">
        <w:r>
          <w:rPr>
            <w:rStyle w:val="FunctionTok"/>
          </w:rPr>
          <w:delText xml:space="preserve">crossprod</w:delText>
        </w:r>
      </w:del>
      <w:del w:id="125" w:author="PR Preview" w:date="2026-01-01T00:00:00Z">
        <w:r>
          <w:rPr>
            <w:rStyle w:val="NormalTok"/>
          </w:rPr>
          <w:delText xml:space="preserve">(irls_x, weight </w:delText>
        </w:r>
      </w:del>
      <w:del w:id="126" w:author="PR Preview" w:date="2026-01-01T00:00:00Z">
        <w:r>
          <w:rPr>
            <w:rStyle w:val="SpecialCharTok"/>
          </w:rPr>
          <w:delText xml:space="preserve">*</w:delText>
        </w:r>
      </w:del>
      <w:del w:id="127" w:author="PR Preview" w:date="2026-01-01T00:00:00Z">
        <w:r>
          <w:rPr>
            <w:rStyle w:val="NormalTok"/>
          </w:rPr>
          <w:delText xml:space="preserve"> irls_x),</w:delText>
        </w:r>
      </w:del>
      <w:del w:id="128" w:author="PR Preview" w:date="2026-01-01T00:00:00Z">
        <w:r>
          <w:br/>
        </w:r>
      </w:del>
      <w:del w:id="129" w:author="PR Preview" w:date="2026-01-01T00:00:00Z">
        <w:r>
          <w:rPr>
            <w:rStyle w:val="NormalTok"/>
          </w:rPr>
          <w:delText xml:space="preserve">                          </w:delText>
        </w:r>
      </w:del>
      <w:del w:id="130" w:author="PR Preview" w:date="2026-01-01T00:00:00Z">
        <w:r>
          <w:rPr>
            <w:rStyle w:val="FunctionTok"/>
          </w:rPr>
          <w:delText xml:space="preserve">crossprod</w:delText>
        </w:r>
      </w:del>
      <w:del w:id="131" w:author="PR Preview" w:date="2026-01-01T00:00:00Z">
        <w:r>
          <w:rPr>
            <w:rStyle w:val="NormalTok"/>
          </w:rPr>
          <w:delText xml:space="preserve">(irls_x, weight </w:delText>
        </w:r>
      </w:del>
      <w:del w:id="132" w:author="PR Preview" w:date="2026-01-01T00:00:00Z">
        <w:r>
          <w:rPr>
            <w:rStyle w:val="SpecialCharTok"/>
          </w:rPr>
          <w:delText xml:space="preserve">*</w:delText>
        </w:r>
      </w:del>
      <w:del w:id="133" w:author="PR Preview" w:date="2026-01-01T00:00:00Z">
        <w:r>
          <w:rPr>
            <w:rStyle w:val="NormalTok"/>
          </w:rPr>
          <w:delText xml:space="preserve"> work_resp)))</w:delText>
        </w:r>
      </w:del>
      <w:del w:id="134" w:author="PR Preview" w:date="2026-01-01T00:00:00Z">
        <w:r>
          <w:br/>
        </w:r>
      </w:del>
      <w:del w:id="135" w:author="PR Preview" w:date="2026-01-01T00:00:00Z">
        <w:r>
          <w:rPr>
            <w:rStyle w:val="NormalTok"/>
          </w:rPr>
          <w:delText xml:space="preserve">  irls_path[step </w:delText>
        </w:r>
      </w:del>
      <w:del w:id="136" w:author="PR Preview" w:date="2026-01-01T00:00:00Z">
        <w:r>
          <w:rPr>
            <w:rStyle w:val="SpecialCharTok"/>
          </w:rPr>
          <w:delText xml:space="preserve">+</w:delText>
        </w:r>
      </w:del>
      <w:del w:id="137" w:author="PR Preview" w:date="2026-01-01T00:00:00Z">
        <w:r>
          <w:rPr>
            <w:rStyle w:val="NormalTok"/>
          </w:rPr>
          <w:delText xml:space="preserve"> </w:delText>
        </w:r>
      </w:del>
      <w:del w:id="138" w:author="PR Preview" w:date="2026-01-01T00:00:00Z">
        <w:r>
          <w:rPr>
            <w:rStyle w:val="DecValTok"/>
          </w:rPr>
          <w:delText xml:space="preserve">1</w:delText>
        </w:r>
      </w:del>
      <w:del w:id="139" w:author="PR Preview" w:date="2026-01-01T00:00:00Z">
        <w:r>
          <w:rPr>
            <w:rStyle w:val="NormalTok"/>
          </w:rPr>
          <w:delText xml:space="preserve">, ] </w:delText>
        </w:r>
      </w:del>
      <w:del w:id="140" w:author="PR Preview" w:date="2026-01-01T00:00:00Z">
        <w:r>
          <w:rPr>
            <w:rStyle w:val="OtherTok"/>
          </w:rPr>
          <w:delText xml:space="preserve">&lt;-</w:delText>
        </w:r>
      </w:del>
      <w:del w:id="141" w:author="PR Preview" w:date="2026-01-01T00:00:00Z">
        <w:r>
          <w:rPr>
            <w:rStyle w:val="NormalTok"/>
          </w:rPr>
          <w:delText xml:space="preserve"> </w:delText>
        </w:r>
      </w:del>
      <w:del w:id="142" w:author="PR Preview" w:date="2026-01-01T00:00:00Z">
        <w:r>
          <w:rPr>
            <w:rStyle w:val="FunctionTok"/>
          </w:rPr>
          <w:delText xml:space="preserve">c</w:delText>
        </w:r>
      </w:del>
      <w:del w:id="143" w:author="PR Preview" w:date="2026-01-01T00:00:00Z">
        <w:r>
          <w:rPr>
            <w:rStyle w:val="NormalTok"/>
          </w:rPr>
          <w:delText xml:space="preserve">(step, irls_coef)</w:delText>
        </w:r>
      </w:del>
      <w:del w:id="144" w:author="PR Preview" w:date="2026-01-01T00:00:00Z">
        <w:r>
          <w:br/>
        </w:r>
      </w:del>
      <w:del w:id="145" w:author="PR Preview" w:date="2026-01-01T00:00:00Z">
        <w:r>
          <w:rPr>
            <w:rStyle w:val="NormalTok"/>
          </w:rPr>
          <w:delText xml:space="preserve">}</w:delText>
        </w:r>
      </w:del>
      <w:del w:id="146" w:author="PR Preview" w:date="2026-01-01T00:00:00Z">
        <w:r>
          <w:br/>
        </w:r>
      </w:del>
      <w:del w:id="147" w:author="PR Preview" w:date="2026-01-01T00:00:00Z">
        <w:r>
          <w:rPr>
            <w:rStyle w:val="NormalTok"/>
          </w:rPr>
          <w:delText xml:space="preserve">irls_path</w:delText>
        </w:r>
      </w:del>
      <w:del w:id="148" w:author="PR Preview" w:date="2026-01-01T00:00:00Z">
        <w:r>
          <w:br/>
        </w:r>
      </w:del>
      <w:del w:id="149" w:author="PR Preview" w:date="2026-01-01T00:00:00Z">
        <w:r>
          <w:rPr>
            <w:rStyle w:val="CommentTok"/>
          </w:rPr>
          <w:delText xml:space="preserve">#&gt; # A tibble: 7 × 3</w:delText>
        </w:r>
      </w:del>
      <w:del w:id="150" w:author="PR Preview" w:date="2026-01-01T00:00:00Z">
        <w:r>
          <w:br/>
        </w:r>
      </w:del>
      <w:del w:id="151" w:author="PR Preview" w:date="2026-01-01T00:00:00Z">
        <w:r>
          <w:rPr>
            <w:rStyle w:val="CommentTok"/>
          </w:rPr>
          <w:delText xml:space="preserve">#&gt;    step intercept slope</w:delText>
        </w:r>
      </w:del>
      <w:del w:id="152" w:author="PR Preview" w:date="2026-01-01T00:00:00Z">
        <w:r>
          <w:br/>
        </w:r>
      </w:del>
      <w:del w:id="153" w:author="PR Preview" w:date="2026-01-01T00:00:00Z">
        <w:r>
          <w:rPr>
            <w:rStyle w:val="CommentTok"/>
          </w:rPr>
          <w:delText xml:space="preserve">#&gt;   &lt;dbl&gt;     &lt;dbl&gt; &lt;dbl&gt;</w:delText>
        </w:r>
      </w:del>
      <w:del w:id="154" w:author="PR Preview" w:date="2026-01-01T00:00:00Z">
        <w:r>
          <w:br/>
        </w:r>
      </w:del>
      <w:del w:id="155" w:author="PR Preview" w:date="2026-01-01T00:00:00Z">
        <w:r>
          <w:rPr>
            <w:rStyle w:val="CommentTok"/>
          </w:rPr>
          <w:delText xml:space="preserve">#&gt; 1     0  0        0    </w:delText>
        </w:r>
      </w:del>
      <w:del w:id="156" w:author="PR Preview" w:date="2026-01-01T00:00:00Z">
        <w:r>
          <w:br/>
        </w:r>
      </w:del>
      <w:del w:id="157" w:author="PR Preview" w:date="2026-01-01T00:00:00Z">
        <w:r>
          <w:rPr>
            <w:rStyle w:val="CommentTok"/>
          </w:rPr>
          <w:delText xml:space="preserve">#&gt; 2     1  0        0.667</w:delText>
        </w:r>
      </w:del>
      <w:del w:id="158" w:author="PR Preview" w:date="2026-01-01T00:00:00Z">
        <w:r>
          <w:br/>
        </w:r>
      </w:del>
      <w:del w:id="159" w:author="PR Preview" w:date="2026-01-01T00:00:00Z">
        <w:r>
          <w:rPr>
            <w:rStyle w:val="CommentTok"/>
          </w:rPr>
          <w:delText xml:space="preserve">#&gt; 3     2 -2.48e-16 0.693</w:delText>
        </w:r>
      </w:del>
      <w:del w:id="160" w:author="PR Preview" w:date="2026-01-01T00:00:00Z">
        <w:r>
          <w:br/>
        </w:r>
      </w:del>
      <w:del w:id="161" w:author="PR Preview" w:date="2026-01-01T00:00:00Z">
        <w:r>
          <w:rPr>
            <w:rStyle w:val="CommentTok"/>
          </w:rPr>
          <w:delText xml:space="preserve">#&gt; 4     3  5.44e-17 0.693</w:delText>
        </w:r>
      </w:del>
      <w:del w:id="162" w:author="PR Preview" w:date="2026-01-01T00:00:00Z">
        <w:r>
          <w:br/>
        </w:r>
      </w:del>
      <w:del w:id="163" w:author="PR Preview" w:date="2026-01-01T00:00:00Z">
        <w:r>
          <w:rPr>
            <w:rStyle w:val="CommentTok"/>
          </w:rPr>
          <w:delText xml:space="preserve">#&gt; 5     4 -1.12e-16 0.693</w:delText>
        </w:r>
      </w:del>
      <w:del w:id="164" w:author="PR Preview" w:date="2026-01-01T00:00:00Z">
        <w:r>
          <w:br/>
        </w:r>
      </w:del>
      <w:del w:id="165" w:author="PR Preview" w:date="2026-01-01T00:00:00Z">
        <w:r>
          <w:rPr>
            <w:rStyle w:val="CommentTok"/>
          </w:rPr>
          <w:delText xml:space="preserve">#&gt; 6     5  2.21e-16 0.693</w:delText>
        </w:r>
      </w:del>
      <w:del w:id="166" w:author="PR Preview" w:date="2026-01-01T00:00:00Z">
        <w:r>
          <w:br/>
        </w:r>
      </w:del>
      <w:del w:id="167" w:author="PR Preview" w:date="2026-01-01T00:00:00Z">
        <w:r>
          <w:rPr>
            <w:rStyle w:val="CommentTok"/>
          </w:rPr>
          <w:delText xml:space="preserve">#&gt; 7     6  5.77e-17 0.693</w:delText>
        </w:r>
      </w:del>
      <w:del w:id="168" w:author="PR Preview" w:date="2026-01-01T00:00:00Z">
        <w:r>
          <w:br/>
        </w:r>
      </w:del>
      <w:del w:id="169" w:author="PR Preview" w:date="2026-01-01T00:00:00Z">
        <w:r>
          <w:rPr>
            <w:rStyle w:val="CommentTok"/>
          </w:rPr>
          <w:delText xml:space="preserve"># the maximum likelihood fit from glm()</w:delText>
        </w:r>
      </w:del>
      <w:del w:id="170" w:author="PR Preview" w:date="2026-01-01T00:00:00Z">
        <w:r>
          <w:br/>
        </w:r>
      </w:del>
      <w:del w:id="171" w:author="PR Preview" w:date="2026-01-01T00:00:00Z">
        <w:r>
          <w:rPr>
            <w:rStyle w:val="FunctionTok"/>
          </w:rPr>
          <w:delText xml:space="preserve">coef</w:delText>
        </w:r>
      </w:del>
      <w:del w:id="172" w:author="PR Preview" w:date="2026-01-01T00:00:00Z">
        <w:r>
          <w:rPr>
            <w:rStyle w:val="NormalTok"/>
          </w:rPr>
          <w:delText xml:space="preserve">(</w:delText>
        </w:r>
      </w:del>
      <w:del w:id="173" w:author="PR Preview" w:date="2026-01-01T00:00:00Z">
        <w:r>
          <w:rPr>
            <w:rStyle w:val="FunctionTok"/>
          </w:rPr>
          <w:delText xml:space="preserve">glm</w:delText>
        </w:r>
      </w:del>
      <w:del w:id="174" w:author="PR Preview" w:date="2026-01-01T00:00:00Z">
        <w:r>
          <w:rPr>
            <w:rStyle w:val="NormalTok"/>
          </w:rPr>
          <w:delText xml:space="preserve">(irls_y </w:delText>
        </w:r>
      </w:del>
      <w:del w:id="175" w:author="PR Preview" w:date="2026-01-01T00:00:00Z">
        <w:r>
          <w:rPr>
            <w:rStyle w:val="SpecialCharTok"/>
          </w:rPr>
          <w:delText xml:space="preserve">~</w:delText>
        </w:r>
      </w:del>
      <w:del w:id="176" w:author="PR Preview" w:date="2026-01-01T00:00:00Z">
        <w:r>
          <w:rPr>
            <w:rStyle w:val="NormalTok"/>
          </w:rPr>
          <w:delText xml:space="preserve"> irls_x[, </w:delText>
        </w:r>
      </w:del>
      <w:del w:id="177" w:author="PR Preview" w:date="2026-01-01T00:00:00Z">
        <w:r>
          <w:rPr>
            <w:rStyle w:val="DecValTok"/>
          </w:rPr>
          <w:delText xml:space="preserve">2</w:delText>
        </w:r>
      </w:del>
      <w:del w:id="178" w:author="PR Preview" w:date="2026-01-01T00:00:00Z">
        <w:r>
          <w:rPr>
            <w:rStyle w:val="NormalTok"/>
          </w:rPr>
          <w:delText xml:space="preserve">], </w:delText>
        </w:r>
      </w:del>
      <w:del w:id="179" w:author="PR Preview" w:date="2026-01-01T00:00:00Z">
        <w:r>
          <w:rPr>
            <w:rStyle w:val="AttributeTok"/>
          </w:rPr>
          <w:delText xml:space="preserve">family =</w:delText>
        </w:r>
      </w:del>
      <w:del w:id="180" w:author="PR Preview" w:date="2026-01-01T00:00:00Z">
        <w:r>
          <w:rPr>
            <w:rStyle w:val="NormalTok"/>
          </w:rPr>
          <w:delText xml:space="preserve"> binomial))</w:delText>
        </w:r>
      </w:del>
      <w:del w:id="181" w:author="PR Preview" w:date="2026-01-01T00:00:00Z">
        <w:r>
          <w:br/>
        </w:r>
      </w:del>
      <w:del w:id="182" w:author="PR Preview" w:date="2026-01-01T00:00:00Z">
        <w:r>
          <w:rPr>
            <w:rStyle w:val="CommentTok"/>
          </w:rPr>
          <w:delText xml:space="preserve">#&gt;  (Intercept)  irls_x[, 2] </w:delText>
        </w:r>
      </w:del>
      <w:del w:id="183" w:author="PR Preview" w:date="2026-01-01T00:00:00Z">
        <w:r>
          <w:br/>
        </w:r>
      </w:del>
      <w:del w:id="184" w:author="PR Preview" w:date="2026-01-01T00:00:00Z">
        <w:r>
          <w:rPr>
            <w:rStyle w:val="CommentTok"/>
          </w:rPr>
          <w:delText xml:space="preserve">#&gt; -3.45716e-18  6.93147e-01</w:delText>
        </w:r>
      </w:del>
    </w:p>
    <w:p>
      <w:pPr>
        <w:pStyle w:val="SourceCode"/>
      </w:pPr>
      <w:ins w:id="185" w:author="PR Preview" w:date="2026-01-01T00:00:00Z">
        <w:r>
          <w:rPr>
            <w:rStyle w:val="CommentTok"/>
          </w:rPr>
          <w:t xml:space="preserve"># design matrix: intercept, group (-1 control, +1 treatment); y = 1: recovered</w:t>
        </w:r>
      </w:ins>
      <w:ins w:id="186" w:author="PR Preview" w:date="2026-01-01T00:00:00Z">
        <w:r>
          <w:br/>
        </w:r>
      </w:ins>
      <w:ins w:id="187" w:author="PR Preview" w:date="2026-01-01T00:00:00Z">
        <w:r>
          <w:rPr>
            <w:rStyle w:val="NormalTok"/>
          </w:rPr>
          <w:t xml:space="preserve">irls_x </w:t>
        </w:r>
      </w:ins>
      <w:ins w:id="188" w:author="PR Preview" w:date="2026-01-01T00:00:00Z">
        <w:r>
          <w:rPr>
            <w:rStyle w:val="OtherTok"/>
          </w:rPr>
          <w:t xml:space="preserve">&lt;-</w:t>
        </w:r>
      </w:ins>
      <w:ins w:id="189" w:author="PR Preview" w:date="2026-01-01T00:00:00Z">
        <w:r>
          <w:rPr>
            <w:rStyle w:val="NormalTok"/>
          </w:rPr>
          <w:t xml:space="preserve"> </w:t>
        </w:r>
      </w:ins>
      <w:ins w:id="190" w:author="PR Preview" w:date="2026-01-01T00:00:00Z">
        <w:r>
          <w:rPr>
            <w:rStyle w:val="FunctionTok"/>
          </w:rPr>
          <w:t xml:space="preserve">cbind</w:t>
        </w:r>
      </w:ins>
      <w:ins w:id="191" w:author="PR Preview" w:date="2026-01-01T00:00:00Z">
        <w:r>
          <w:rPr>
            <w:rStyle w:val="NormalTok"/>
          </w:rPr>
          <w:t xml:space="preserve">(</w:t>
        </w:r>
      </w:ins>
      <w:ins w:id="192" w:author="PR Preview" w:date="2026-01-01T00:00:00Z">
        <w:r>
          <w:rPr>
            <w:rStyle w:val="DecValTok"/>
          </w:rPr>
          <w:t xml:space="preserve">1</w:t>
        </w:r>
      </w:ins>
      <w:ins w:id="193" w:author="PR Preview" w:date="2026-01-01T00:00:00Z">
        <w:r>
          <w:rPr>
            <w:rStyle w:val="NormalTok"/>
          </w:rPr>
          <w:t xml:space="preserve">, </w:t>
        </w:r>
      </w:ins>
      <w:ins w:id="194" w:author="PR Preview" w:date="2026-01-01T00:00:00Z">
        <w:r>
          <w:rPr>
            <w:rStyle w:val="FunctionTok"/>
          </w:rPr>
          <w:t xml:space="preserve">rep</w:t>
        </w:r>
      </w:ins>
      <w:ins w:id="195" w:author="PR Preview" w:date="2026-01-01T00:00:00Z">
        <w:r>
          <w:rPr>
            <w:rStyle w:val="NormalTok"/>
          </w:rPr>
          <w:t xml:space="preserve">(</w:t>
        </w:r>
      </w:ins>
      <w:ins w:id="196" w:author="PR Preview" w:date="2026-01-01T00:00:00Z">
        <w:r>
          <w:rPr>
            <w:rStyle w:val="FunctionTok"/>
          </w:rPr>
          <w:t xml:space="preserve">c</w:t>
        </w:r>
      </w:ins>
      <w:ins w:id="197" w:author="PR Preview" w:date="2026-01-01T00:00:00Z">
        <w:r>
          <w:rPr>
            <w:rStyle w:val="NormalTok"/>
          </w:rPr>
          <w:t xml:space="preserve">(</w:t>
        </w:r>
      </w:ins>
      <w:ins w:id="198" w:author="PR Preview" w:date="2026-01-01T00:00:00Z">
        <w:r>
          <w:rPr>
            <w:rStyle w:val="SpecialCharTok"/>
          </w:rPr>
          <w:t xml:space="preserve">-</w:t>
        </w:r>
      </w:ins>
      <w:ins w:id="199" w:author="PR Preview" w:date="2026-01-01T00:00:00Z">
        <w:r>
          <w:rPr>
            <w:rStyle w:val="DecValTok"/>
          </w:rPr>
          <w:t xml:space="preserve">1</w:t>
        </w:r>
      </w:ins>
      <w:ins w:id="200" w:author="PR Preview" w:date="2026-01-01T00:00:00Z">
        <w:r>
          <w:rPr>
            <w:rStyle w:val="NormalTok"/>
          </w:rPr>
          <w:t xml:space="preserve">, </w:t>
        </w:r>
      </w:ins>
      <w:ins w:id="201" w:author="PR Preview" w:date="2026-01-01T00:00:00Z">
        <w:r>
          <w:rPr>
            <w:rStyle w:val="DecValTok"/>
          </w:rPr>
          <w:t xml:space="preserve">1</w:t>
        </w:r>
      </w:ins>
      <w:ins w:id="202" w:author="PR Preview" w:date="2026-01-01T00:00:00Z">
        <w:r>
          <w:rPr>
            <w:rStyle w:val="NormalTok"/>
          </w:rPr>
          <w:t xml:space="preserve">), </w:t>
        </w:r>
      </w:ins>
      <w:ins w:id="203" w:author="PR Preview" w:date="2026-01-01T00:00:00Z">
        <w:r>
          <w:rPr>
            <w:rStyle w:val="AttributeTok"/>
          </w:rPr>
          <w:t xml:space="preserve">each =</w:t>
        </w:r>
      </w:ins>
      <w:ins w:id="204" w:author="PR Preview" w:date="2026-01-01T00:00:00Z">
        <w:r>
          <w:rPr>
            <w:rStyle w:val="NormalTok"/>
          </w:rPr>
          <w:t xml:space="preserve"> </w:t>
        </w:r>
      </w:ins>
      <w:ins w:id="205" w:author="PR Preview" w:date="2026-01-01T00:00:00Z">
        <w:r>
          <w:rPr>
            <w:rStyle w:val="DecValTok"/>
          </w:rPr>
          <w:t xml:space="preserve">3</w:t>
        </w:r>
      </w:ins>
      <w:ins w:id="206" w:author="PR Preview" w:date="2026-01-01T00:00:00Z">
        <w:r>
          <w:rPr>
            <w:rStyle w:val="NormalTok"/>
          </w:rPr>
          <w:t xml:space="preserve">))</w:t>
        </w:r>
      </w:ins>
      <w:ins w:id="207" w:author="PR Preview" w:date="2026-01-01T00:00:00Z">
        <w:r>
          <w:br/>
        </w:r>
      </w:ins>
      <w:ins w:id="208" w:author="PR Preview" w:date="2026-01-01T00:00:00Z">
        <w:r>
          <w:rPr>
            <w:rStyle w:val="NormalTok"/>
          </w:rPr>
          <w:t xml:space="preserve">irls_y </w:t>
        </w:r>
      </w:ins>
      <w:ins w:id="209" w:author="PR Preview" w:date="2026-01-01T00:00:00Z">
        <w:r>
          <w:rPr>
            <w:rStyle w:val="OtherTok"/>
          </w:rPr>
          <w:t xml:space="preserve">&lt;-</w:t>
        </w:r>
      </w:ins>
      <w:ins w:id="210" w:author="PR Preview" w:date="2026-01-01T00:00:00Z">
        <w:r>
          <w:rPr>
            <w:rStyle w:val="NormalTok"/>
          </w:rPr>
          <w:t xml:space="preserve"> </w:t>
        </w:r>
      </w:ins>
      <w:ins w:id="211" w:author="PR Preview" w:date="2026-01-01T00:00:00Z">
        <w:r>
          <w:rPr>
            <w:rStyle w:val="FunctionTok"/>
          </w:rPr>
          <w:t xml:space="preserve">c</w:t>
        </w:r>
      </w:ins>
      <w:ins w:id="212" w:author="PR Preview" w:date="2026-01-01T00:00:00Z">
        <w:r>
          <w:rPr>
            <w:rStyle w:val="NormalTok"/>
          </w:rPr>
          <w:t xml:space="preserve">(</w:t>
        </w:r>
      </w:ins>
      <w:ins w:id="213" w:author="PR Preview" w:date="2026-01-01T00:00:00Z">
        <w:r>
          <w:rPr>
            <w:rStyle w:val="DecValTok"/>
          </w:rPr>
          <w:t xml:space="preserve">0</w:t>
        </w:r>
      </w:ins>
      <w:ins w:id="214" w:author="PR Preview" w:date="2026-01-01T00:00:00Z">
        <w:r>
          <w:rPr>
            <w:rStyle w:val="NormalTok"/>
          </w:rPr>
          <w:t xml:space="preserve">, </w:t>
        </w:r>
      </w:ins>
      <w:ins w:id="215" w:author="PR Preview" w:date="2026-01-01T00:00:00Z">
        <w:r>
          <w:rPr>
            <w:rStyle w:val="DecValTok"/>
          </w:rPr>
          <w:t xml:space="preserve">0</w:t>
        </w:r>
      </w:ins>
      <w:ins w:id="216" w:author="PR Preview" w:date="2026-01-01T00:00:00Z">
        <w:r>
          <w:rPr>
            <w:rStyle w:val="NormalTok"/>
          </w:rPr>
          <w:t xml:space="preserve">, </w:t>
        </w:r>
      </w:ins>
      <w:ins w:id="217" w:author="PR Preview" w:date="2026-01-01T00:00:00Z">
        <w:r>
          <w:rPr>
            <w:rStyle w:val="DecValTok"/>
          </w:rPr>
          <w:t xml:space="preserve">1</w:t>
        </w:r>
      </w:ins>
      <w:ins w:id="218" w:author="PR Preview" w:date="2026-01-01T00:00:00Z">
        <w:r>
          <w:rPr>
            <w:rStyle w:val="NormalTok"/>
          </w:rPr>
          <w:t xml:space="preserve">, </w:t>
        </w:r>
      </w:ins>
      <w:ins w:id="219" w:author="PR Preview" w:date="2026-01-01T00:00:00Z">
        <w:r>
          <w:rPr>
            <w:rStyle w:val="DecValTok"/>
          </w:rPr>
          <w:t xml:space="preserve">0</w:t>
        </w:r>
      </w:ins>
      <w:ins w:id="220" w:author="PR Preview" w:date="2026-01-01T00:00:00Z">
        <w:r>
          <w:rPr>
            <w:rStyle w:val="NormalTok"/>
          </w:rPr>
          <w:t xml:space="preserve">, </w:t>
        </w:r>
      </w:ins>
      <w:ins w:id="221" w:author="PR Preview" w:date="2026-01-01T00:00:00Z">
        <w:r>
          <w:rPr>
            <w:rStyle w:val="DecValTok"/>
          </w:rPr>
          <w:t xml:space="preserve">1</w:t>
        </w:r>
      </w:ins>
      <w:ins w:id="222" w:author="PR Preview" w:date="2026-01-01T00:00:00Z">
        <w:r>
          <w:rPr>
            <w:rStyle w:val="NormalTok"/>
          </w:rPr>
          <w:t xml:space="preserve">, </w:t>
        </w:r>
      </w:ins>
      <w:ins w:id="223" w:author="PR Preview" w:date="2026-01-01T00:00:00Z">
        <w:r>
          <w:rPr>
            <w:rStyle w:val="DecValTok"/>
          </w:rPr>
          <w:t xml:space="preserve">1</w:t>
        </w:r>
      </w:ins>
      <w:ins w:id="224" w:author="PR Preview" w:date="2026-01-01T00:00:00Z">
        <w:r>
          <w:rPr>
            <w:rStyle w:val="NormalTok"/>
          </w:rPr>
          <w:t xml:space="preserve">)</w:t>
        </w:r>
      </w:ins>
      <w:ins w:id="225" w:author="PR Preview" w:date="2026-01-01T00:00:00Z">
        <w:r>
          <w:br/>
        </w:r>
      </w:ins>
      <w:ins w:id="226" w:author="PR Preview" w:date="2026-01-01T00:00:00Z">
        <w:r>
          <w:rPr>
            <w:rStyle w:val="CommentTok"/>
          </w:rPr>
          <w:t xml:space="preserve"># start from zero coefficients and take six IRLS steps</w:t>
        </w:r>
      </w:ins>
      <w:ins w:id="227" w:author="PR Preview" w:date="2026-01-01T00:00:00Z">
        <w:r>
          <w:br/>
        </w:r>
      </w:ins>
      <w:ins w:id="228" w:author="PR Preview" w:date="2026-01-01T00:00:00Z">
        <w:r>
          <w:rPr>
            <w:rStyle w:val="NormalTok"/>
          </w:rPr>
          <w:t xml:space="preserve">irls_coef </w:t>
        </w:r>
      </w:ins>
      <w:ins w:id="229" w:author="PR Preview" w:date="2026-01-01T00:00:00Z">
        <w:r>
          <w:rPr>
            <w:rStyle w:val="OtherTok"/>
          </w:rPr>
          <w:t xml:space="preserve">&lt;-</w:t>
        </w:r>
      </w:ins>
      <w:ins w:id="230" w:author="PR Preview" w:date="2026-01-01T00:00:00Z">
        <w:r>
          <w:rPr>
            <w:rStyle w:val="NormalTok"/>
          </w:rPr>
          <w:t xml:space="preserve"> </w:t>
        </w:r>
      </w:ins>
      <w:ins w:id="231" w:author="PR Preview" w:date="2026-01-01T00:00:00Z">
        <w:r>
          <w:rPr>
            <w:rStyle w:val="FunctionTok"/>
          </w:rPr>
          <w:t xml:space="preserve">c</w:t>
        </w:r>
      </w:ins>
      <w:ins w:id="232" w:author="PR Preview" w:date="2026-01-01T00:00:00Z">
        <w:r>
          <w:rPr>
            <w:rStyle w:val="NormalTok"/>
          </w:rPr>
          <w:t xml:space="preserve">(</w:t>
        </w:r>
      </w:ins>
      <w:ins w:id="233" w:author="PR Preview" w:date="2026-01-01T00:00:00Z">
        <w:r>
          <w:rPr>
            <w:rStyle w:val="DecValTok"/>
          </w:rPr>
          <w:t xml:space="preserve">0</w:t>
        </w:r>
      </w:ins>
      <w:ins w:id="234" w:author="PR Preview" w:date="2026-01-01T00:00:00Z">
        <w:r>
          <w:rPr>
            <w:rStyle w:val="NormalTok"/>
          </w:rPr>
          <w:t xml:space="preserve">, </w:t>
        </w:r>
      </w:ins>
      <w:ins w:id="235" w:author="PR Preview" w:date="2026-01-01T00:00:00Z">
        <w:r>
          <w:rPr>
            <w:rStyle w:val="DecValTok"/>
          </w:rPr>
          <w:t xml:space="preserve">0</w:t>
        </w:r>
      </w:ins>
      <w:ins w:id="236" w:author="PR Preview" w:date="2026-01-01T00:00:00Z">
        <w:r>
          <w:rPr>
            <w:rStyle w:val="NormalTok"/>
          </w:rPr>
          <w:t xml:space="preserve">)</w:t>
        </w:r>
      </w:ins>
      <w:ins w:id="237" w:author="PR Preview" w:date="2026-01-01T00:00:00Z">
        <w:r>
          <w:br/>
        </w:r>
      </w:ins>
      <w:ins w:id="238" w:author="PR Preview" w:date="2026-01-01T00:00:00Z">
        <w:r>
          <w:rPr>
            <w:rStyle w:val="NormalTok"/>
          </w:rPr>
          <w:t xml:space="preserve">irls_path </w:t>
        </w:r>
      </w:ins>
      <w:ins w:id="239" w:author="PR Preview" w:date="2026-01-01T00:00:00Z">
        <w:r>
          <w:rPr>
            <w:rStyle w:val="OtherTok"/>
          </w:rPr>
          <w:t xml:space="preserve">&lt;-</w:t>
        </w:r>
      </w:ins>
      <w:ins w:id="240" w:author="PR Preview" w:date="2026-01-01T00:00:00Z">
        <w:r>
          <w:rPr>
            <w:rStyle w:val="NormalTok"/>
          </w:rPr>
          <w:t xml:space="preserve"> </w:t>
        </w:r>
      </w:ins>
      <w:ins w:id="241" w:author="PR Preview" w:date="2026-01-01T00:00:00Z">
        <w:r>
          <w:rPr>
            <w:rStyle w:val="FunctionTok"/>
          </w:rPr>
          <w:t xml:space="preserve">data.frame</w:t>
        </w:r>
      </w:ins>
      <w:ins w:id="242" w:author="PR Preview" w:date="2026-01-01T00:00:00Z">
        <w:r>
          <w:rPr>
            <w:rStyle w:val="NormalTok"/>
          </w:rPr>
          <w:t xml:space="preserve">(</w:t>
        </w:r>
      </w:ins>
      <w:ins w:id="243" w:author="PR Preview" w:date="2026-01-01T00:00:00Z">
        <w:r>
          <w:rPr>
            <w:rStyle w:val="AttributeTok"/>
          </w:rPr>
          <w:t xml:space="preserve">step =</w:t>
        </w:r>
      </w:ins>
      <w:ins w:id="244" w:author="PR Preview" w:date="2026-01-01T00:00:00Z">
        <w:r>
          <w:rPr>
            <w:rStyle w:val="NormalTok"/>
          </w:rPr>
          <w:t xml:space="preserve"> </w:t>
        </w:r>
      </w:ins>
      <w:ins w:id="245" w:author="PR Preview" w:date="2026-01-01T00:00:00Z">
        <w:r>
          <w:rPr>
            <w:rStyle w:val="DecValTok"/>
          </w:rPr>
          <w:t xml:space="preserve">0</w:t>
        </w:r>
      </w:ins>
      <w:ins w:id="246" w:author="PR Preview" w:date="2026-01-01T00:00:00Z">
        <w:r>
          <w:rPr>
            <w:rStyle w:val="NormalTok"/>
          </w:rPr>
          <w:t xml:space="preserve">, </w:t>
        </w:r>
      </w:ins>
      <w:ins w:id="247" w:author="PR Preview" w:date="2026-01-01T00:00:00Z">
        <w:r>
          <w:rPr>
            <w:rStyle w:val="AttributeTok"/>
          </w:rPr>
          <w:t xml:space="preserve">intercept =</w:t>
        </w:r>
      </w:ins>
      <w:ins w:id="248" w:author="PR Preview" w:date="2026-01-01T00:00:00Z">
        <w:r>
          <w:rPr>
            <w:rStyle w:val="NormalTok"/>
          </w:rPr>
          <w:t xml:space="preserve"> </w:t>
        </w:r>
      </w:ins>
      <w:ins w:id="249" w:author="PR Preview" w:date="2026-01-01T00:00:00Z">
        <w:r>
          <w:rPr>
            <w:rStyle w:val="DecValTok"/>
          </w:rPr>
          <w:t xml:space="preserve">0</w:t>
        </w:r>
      </w:ins>
      <w:ins w:id="250" w:author="PR Preview" w:date="2026-01-01T00:00:00Z">
        <w:r>
          <w:rPr>
            <w:rStyle w:val="NormalTok"/>
          </w:rPr>
          <w:t xml:space="preserve">, </w:t>
        </w:r>
      </w:ins>
      <w:ins w:id="251" w:author="PR Preview" w:date="2026-01-01T00:00:00Z">
        <w:r>
          <w:rPr>
            <w:rStyle w:val="AttributeTok"/>
          </w:rPr>
          <w:t xml:space="preserve">slope =</w:t>
        </w:r>
      </w:ins>
      <w:ins w:id="252" w:author="PR Preview" w:date="2026-01-01T00:00:00Z">
        <w:r>
          <w:rPr>
            <w:rStyle w:val="NormalTok"/>
          </w:rPr>
          <w:t xml:space="preserve"> </w:t>
        </w:r>
      </w:ins>
      <w:ins w:id="253" w:author="PR Preview" w:date="2026-01-01T00:00:00Z">
        <w:r>
          <w:rPr>
            <w:rStyle w:val="DecValTok"/>
          </w:rPr>
          <w:t xml:space="preserve">0</w:t>
        </w:r>
      </w:ins>
      <w:ins w:id="254" w:author="PR Preview" w:date="2026-01-01T00:00:00Z">
        <w:r>
          <w:rPr>
            <w:rStyle w:val="NormalTok"/>
          </w:rPr>
          <w:t xml:space="preserve">)</w:t>
        </w:r>
      </w:ins>
      <w:ins w:id="255" w:author="PR Preview" w:date="2026-01-01T00:00:00Z">
        <w:r>
          <w:br/>
        </w:r>
      </w:ins>
      <w:ins w:id="256" w:author="PR Preview" w:date="2026-01-01T00:00:00Z">
        <w:r>
          <w:rPr>
            <w:rStyle w:val="ControlFlowTok"/>
          </w:rPr>
          <w:t xml:space="preserve">for</w:t>
        </w:r>
      </w:ins>
      <w:ins w:id="257" w:author="PR Preview" w:date="2026-01-01T00:00:00Z">
        <w:r>
          <w:rPr>
            <w:rStyle w:val="NormalTok"/>
          </w:rPr>
          <w:t xml:space="preserve"> (step </w:t>
        </w:r>
      </w:ins>
      <w:ins w:id="258" w:author="PR Preview" w:date="2026-01-01T00:00:00Z">
        <w:r>
          <w:rPr>
            <w:rStyle w:val="ControlFlowTok"/>
          </w:rPr>
          <w:t xml:space="preserve">in</w:t>
        </w:r>
      </w:ins>
      <w:ins w:id="259" w:author="PR Preview" w:date="2026-01-01T00:00:00Z">
        <w:r>
          <w:rPr>
            <w:rStyle w:val="NormalTok"/>
          </w:rPr>
          <w:t xml:space="preserve"> </w:t>
        </w:r>
      </w:ins>
      <w:ins w:id="260" w:author="PR Preview" w:date="2026-01-01T00:00:00Z">
        <w:r>
          <w:rPr>
            <w:rStyle w:val="DecValTok"/>
          </w:rPr>
          <w:t xml:space="preserve">1</w:t>
        </w:r>
      </w:ins>
      <w:ins w:id="261" w:author="PR Preview" w:date="2026-01-01T00:00:00Z">
        <w:r>
          <w:rPr>
            <w:rStyle w:val="SpecialCharTok"/>
          </w:rPr>
          <w:t xml:space="preserve">:</w:t>
        </w:r>
      </w:ins>
      <w:ins w:id="262" w:author="PR Preview" w:date="2026-01-01T00:00:00Z">
        <w:r>
          <w:rPr>
            <w:rStyle w:val="DecValTok"/>
          </w:rPr>
          <w:t xml:space="preserve">6</w:t>
        </w:r>
      </w:ins>
      <w:ins w:id="263" w:author="PR Preview" w:date="2026-01-01T00:00:00Z">
        <w:r>
          <w:rPr>
            <w:rStyle w:val="NormalTok"/>
          </w:rPr>
          <w:t xml:space="preserve">) {</w:t>
        </w:r>
      </w:ins>
      <w:ins w:id="264" w:author="PR Preview" w:date="2026-01-01T00:00:00Z">
        <w:r>
          <w:br/>
        </w:r>
      </w:ins>
      <w:ins w:id="265" w:author="PR Preview" w:date="2026-01-01T00:00:00Z">
        <w:r>
          <w:rPr>
            <w:rStyle w:val="NormalTok"/>
          </w:rPr>
          <w:t xml:space="preserve">  prob </w:t>
        </w:r>
      </w:ins>
      <w:ins w:id="266" w:author="PR Preview" w:date="2026-01-01T00:00:00Z">
        <w:r>
          <w:rPr>
            <w:rStyle w:val="OtherTok"/>
          </w:rPr>
          <w:t xml:space="preserve">&lt;-</w:t>
        </w:r>
      </w:ins>
      <w:ins w:id="267" w:author="PR Preview" w:date="2026-01-01T00:00:00Z">
        <w:r>
          <w:rPr>
            <w:rStyle w:val="NormalTok"/>
          </w:rPr>
          <w:t xml:space="preserve"> </w:t>
        </w:r>
      </w:ins>
      <w:ins w:id="268" w:author="PR Preview" w:date="2026-01-01T00:00:00Z">
        <w:r>
          <w:rPr>
            <w:rStyle w:val="FunctionTok"/>
          </w:rPr>
          <w:t xml:space="preserve">plogis</w:t>
        </w:r>
      </w:ins>
      <w:ins w:id="269" w:author="PR Preview" w:date="2026-01-01T00:00:00Z">
        <w:r>
          <w:rPr>
            <w:rStyle w:val="NormalTok"/>
          </w:rPr>
          <w:t xml:space="preserve">(</w:t>
        </w:r>
      </w:ins>
      <w:ins w:id="270" w:author="PR Preview" w:date="2026-01-01T00:00:00Z">
        <w:r>
          <w:rPr>
            <w:rStyle w:val="FunctionTok"/>
          </w:rPr>
          <w:t xml:space="preserve">drop</w:t>
        </w:r>
      </w:ins>
      <w:ins w:id="271" w:author="PR Preview" w:date="2026-01-01T00:00:00Z">
        <w:r>
          <w:rPr>
            <w:rStyle w:val="NormalTok"/>
          </w:rPr>
          <w:t xml:space="preserve">(irls_x </w:t>
        </w:r>
      </w:ins>
      <w:ins w:id="272" w:author="PR Preview" w:date="2026-01-01T00:00:00Z">
        <w:r>
          <w:rPr>
            <w:rStyle w:val="SpecialCharTok"/>
          </w:rPr>
          <w:t xml:space="preserve">%*%</w:t>
        </w:r>
      </w:ins>
      <w:ins w:id="273" w:author="PR Preview" w:date="2026-01-01T00:00:00Z">
        <w:r>
          <w:rPr>
            <w:rStyle w:val="NormalTok"/>
          </w:rPr>
          <w:t xml:space="preserve"> irls_coef))</w:t>
        </w:r>
      </w:ins>
      <w:ins w:id="274" w:author="PR Preview" w:date="2026-01-01T00:00:00Z">
        <w:r>
          <w:br/>
        </w:r>
      </w:ins>
      <w:ins w:id="275" w:author="PR Preview" w:date="2026-01-01T00:00:00Z">
        <w:r>
          <w:rPr>
            <w:rStyle w:val="NormalTok"/>
          </w:rPr>
          <w:t xml:space="preserve">  weight </w:t>
        </w:r>
      </w:ins>
      <w:ins w:id="276" w:author="PR Preview" w:date="2026-01-01T00:00:00Z">
        <w:r>
          <w:rPr>
            <w:rStyle w:val="OtherTok"/>
          </w:rPr>
          <w:t xml:space="preserve">&lt;-</w:t>
        </w:r>
      </w:ins>
      <w:ins w:id="277" w:author="PR Preview" w:date="2026-01-01T00:00:00Z">
        <w:r>
          <w:rPr>
            <w:rStyle w:val="NormalTok"/>
          </w:rPr>
          <w:t xml:space="preserve"> prob </w:t>
        </w:r>
      </w:ins>
      <w:ins w:id="278" w:author="PR Preview" w:date="2026-01-01T00:00:00Z">
        <w:r>
          <w:rPr>
            <w:rStyle w:val="SpecialCharTok"/>
          </w:rPr>
          <w:t xml:space="preserve">*</w:t>
        </w:r>
      </w:ins>
      <w:ins w:id="279" w:author="PR Preview" w:date="2026-01-01T00:00:00Z">
        <w:r>
          <w:rPr>
            <w:rStyle w:val="NormalTok"/>
          </w:rPr>
          <w:t xml:space="preserve"> (</w:t>
        </w:r>
      </w:ins>
      <w:ins w:id="280" w:author="PR Preview" w:date="2026-01-01T00:00:00Z">
        <w:r>
          <w:rPr>
            <w:rStyle w:val="DecValTok"/>
          </w:rPr>
          <w:t xml:space="preserve">1</w:t>
        </w:r>
      </w:ins>
      <w:ins w:id="281" w:author="PR Preview" w:date="2026-01-01T00:00:00Z">
        <w:r>
          <w:rPr>
            <w:rStyle w:val="NormalTok"/>
          </w:rPr>
          <w:t xml:space="preserve"> </w:t>
        </w:r>
      </w:ins>
      <w:ins w:id="282" w:author="PR Preview" w:date="2026-01-01T00:00:00Z">
        <w:r>
          <w:rPr>
            <w:rStyle w:val="SpecialCharTok"/>
          </w:rPr>
          <w:t xml:space="preserve">-</w:t>
        </w:r>
      </w:ins>
      <w:ins w:id="283" w:author="PR Preview" w:date="2026-01-01T00:00:00Z">
        <w:r>
          <w:rPr>
            <w:rStyle w:val="NormalTok"/>
          </w:rPr>
          <w:t xml:space="preserve"> prob)</w:t>
        </w:r>
      </w:ins>
      <w:ins w:id="284" w:author="PR Preview" w:date="2026-01-01T00:00:00Z">
        <w:r>
          <w:br/>
        </w:r>
      </w:ins>
      <w:ins w:id="285" w:author="PR Preview" w:date="2026-01-01T00:00:00Z">
        <w:r>
          <w:rPr>
            <w:rStyle w:val="NormalTok"/>
          </w:rPr>
          <w:t xml:space="preserve">  work_resp </w:t>
        </w:r>
      </w:ins>
      <w:ins w:id="286" w:author="PR Preview" w:date="2026-01-01T00:00:00Z">
        <w:r>
          <w:rPr>
            <w:rStyle w:val="OtherTok"/>
          </w:rPr>
          <w:t xml:space="preserve">&lt;-</w:t>
        </w:r>
      </w:ins>
      <w:ins w:id="287" w:author="PR Preview" w:date="2026-01-01T00:00:00Z">
        <w:r>
          <w:rPr>
            <w:rStyle w:val="NormalTok"/>
          </w:rPr>
          <w:t xml:space="preserve"> </w:t>
        </w:r>
      </w:ins>
      <w:ins w:id="288" w:author="PR Preview" w:date="2026-01-01T00:00:00Z">
        <w:r>
          <w:rPr>
            <w:rStyle w:val="FunctionTok"/>
          </w:rPr>
          <w:t xml:space="preserve">drop</w:t>
        </w:r>
      </w:ins>
      <w:ins w:id="289" w:author="PR Preview" w:date="2026-01-01T00:00:00Z">
        <w:r>
          <w:rPr>
            <w:rStyle w:val="NormalTok"/>
          </w:rPr>
          <w:t xml:space="preserve">(irls_x </w:t>
        </w:r>
      </w:ins>
      <w:ins w:id="290" w:author="PR Preview" w:date="2026-01-01T00:00:00Z">
        <w:r>
          <w:rPr>
            <w:rStyle w:val="SpecialCharTok"/>
          </w:rPr>
          <w:t xml:space="preserve">%*%</w:t>
        </w:r>
      </w:ins>
      <w:ins w:id="291" w:author="PR Preview" w:date="2026-01-01T00:00:00Z">
        <w:r>
          <w:rPr>
            <w:rStyle w:val="NormalTok"/>
          </w:rPr>
          <w:t xml:space="preserve"> irls_coef) </w:t>
        </w:r>
      </w:ins>
      <w:ins w:id="292" w:author="PR Preview" w:date="2026-01-01T00:00:00Z">
        <w:r>
          <w:rPr>
            <w:rStyle w:val="SpecialCharTok"/>
          </w:rPr>
          <w:t xml:space="preserve">+</w:t>
        </w:r>
      </w:ins>
      <w:ins w:id="293" w:author="PR Preview" w:date="2026-01-01T00:00:00Z">
        <w:r>
          <w:rPr>
            <w:rStyle w:val="NormalTok"/>
          </w:rPr>
          <w:t xml:space="preserve"> (irls_y </w:t>
        </w:r>
      </w:ins>
      <w:ins w:id="294" w:author="PR Preview" w:date="2026-01-01T00:00:00Z">
        <w:r>
          <w:rPr>
            <w:rStyle w:val="SpecialCharTok"/>
          </w:rPr>
          <w:t xml:space="preserve">-</w:t>
        </w:r>
      </w:ins>
      <w:ins w:id="295" w:author="PR Preview" w:date="2026-01-01T00:00:00Z">
        <w:r>
          <w:rPr>
            <w:rStyle w:val="NormalTok"/>
          </w:rPr>
          <w:t xml:space="preserve"> prob) </w:t>
        </w:r>
      </w:ins>
      <w:ins w:id="296" w:author="PR Preview" w:date="2026-01-01T00:00:00Z">
        <w:r>
          <w:rPr>
            <w:rStyle w:val="SpecialCharTok"/>
          </w:rPr>
          <w:t xml:space="preserve">/</w:t>
        </w:r>
      </w:ins>
      <w:ins w:id="297" w:author="PR Preview" w:date="2026-01-01T00:00:00Z">
        <w:r>
          <w:rPr>
            <w:rStyle w:val="NormalTok"/>
          </w:rPr>
          <w:t xml:space="preserve"> weight</w:t>
        </w:r>
      </w:ins>
      <w:ins w:id="298" w:author="PR Preview" w:date="2026-01-01T00:00:00Z">
        <w:r>
          <w:br/>
        </w:r>
      </w:ins>
      <w:ins w:id="299" w:author="PR Preview" w:date="2026-01-01T00:00:00Z">
        <w:r>
          <w:rPr>
            <w:rStyle w:val="NormalTok"/>
          </w:rPr>
          <w:t xml:space="preserve">  irls_coef </w:t>
        </w:r>
      </w:ins>
      <w:ins w:id="300" w:author="PR Preview" w:date="2026-01-01T00:00:00Z">
        <w:r>
          <w:rPr>
            <w:rStyle w:val="OtherTok"/>
          </w:rPr>
          <w:t xml:space="preserve">&lt;-</w:t>
        </w:r>
      </w:ins>
      <w:ins w:id="301" w:author="PR Preview" w:date="2026-01-01T00:00:00Z">
        <w:r>
          <w:rPr>
            <w:rStyle w:val="NormalTok"/>
          </w:rPr>
          <w:t xml:space="preserve"> </w:t>
        </w:r>
      </w:ins>
      <w:ins w:id="302" w:author="PR Preview" w:date="2026-01-01T00:00:00Z">
        <w:r>
          <w:rPr>
            <w:rStyle w:val="FunctionTok"/>
          </w:rPr>
          <w:t xml:space="preserve">drop</w:t>
        </w:r>
      </w:ins>
      <w:ins w:id="303" w:author="PR Preview" w:date="2026-01-01T00:00:00Z">
        <w:r>
          <w:rPr>
            <w:rStyle w:val="NormalTok"/>
          </w:rPr>
          <w:t xml:space="preserve">(</w:t>
        </w:r>
      </w:ins>
      <w:ins w:id="304" w:author="PR Preview" w:date="2026-01-01T00:00:00Z">
        <w:r>
          <w:rPr>
            <w:rStyle w:val="FunctionTok"/>
          </w:rPr>
          <w:t xml:space="preserve">solve</w:t>
        </w:r>
      </w:ins>
      <w:ins w:id="305" w:author="PR Preview" w:date="2026-01-01T00:00:00Z">
        <w:r>
          <w:rPr>
            <w:rStyle w:val="NormalTok"/>
          </w:rPr>
          <w:t xml:space="preserve">(</w:t>
        </w:r>
      </w:ins>
      <w:ins w:id="306" w:author="PR Preview" w:date="2026-01-01T00:00:00Z">
        <w:r>
          <w:rPr>
            <w:rStyle w:val="FunctionTok"/>
          </w:rPr>
          <w:t xml:space="preserve">crossprod</w:t>
        </w:r>
      </w:ins>
      <w:ins w:id="307" w:author="PR Preview" w:date="2026-01-01T00:00:00Z">
        <w:r>
          <w:rPr>
            <w:rStyle w:val="NormalTok"/>
          </w:rPr>
          <w:t xml:space="preserve">(irls_x, weight </w:t>
        </w:r>
      </w:ins>
      <w:ins w:id="308" w:author="PR Preview" w:date="2026-01-01T00:00:00Z">
        <w:r>
          <w:rPr>
            <w:rStyle w:val="SpecialCharTok"/>
          </w:rPr>
          <w:t xml:space="preserve">*</w:t>
        </w:r>
      </w:ins>
      <w:ins w:id="309" w:author="PR Preview" w:date="2026-01-01T00:00:00Z">
        <w:r>
          <w:rPr>
            <w:rStyle w:val="NormalTok"/>
          </w:rPr>
          <w:t xml:space="preserve"> irls_x),</w:t>
        </w:r>
      </w:ins>
      <w:ins w:id="310" w:author="PR Preview" w:date="2026-01-01T00:00:00Z">
        <w:r>
          <w:br/>
        </w:r>
      </w:ins>
      <w:ins w:id="311" w:author="PR Preview" w:date="2026-01-01T00:00:00Z">
        <w:r>
          <w:rPr>
            <w:rStyle w:val="NormalTok"/>
          </w:rPr>
          <w:t xml:space="preserve">                          </w:t>
        </w:r>
      </w:ins>
      <w:ins w:id="312" w:author="PR Preview" w:date="2026-01-01T00:00:00Z">
        <w:r>
          <w:rPr>
            <w:rStyle w:val="FunctionTok"/>
          </w:rPr>
          <w:t xml:space="preserve">crossprod</w:t>
        </w:r>
      </w:ins>
      <w:ins w:id="313" w:author="PR Preview" w:date="2026-01-01T00:00:00Z">
        <w:r>
          <w:rPr>
            <w:rStyle w:val="NormalTok"/>
          </w:rPr>
          <w:t xml:space="preserve">(irls_x, weight </w:t>
        </w:r>
      </w:ins>
      <w:ins w:id="314" w:author="PR Preview" w:date="2026-01-01T00:00:00Z">
        <w:r>
          <w:rPr>
            <w:rStyle w:val="SpecialCharTok"/>
          </w:rPr>
          <w:t xml:space="preserve">*</w:t>
        </w:r>
      </w:ins>
      <w:ins w:id="315" w:author="PR Preview" w:date="2026-01-01T00:00:00Z">
        <w:r>
          <w:rPr>
            <w:rStyle w:val="NormalTok"/>
          </w:rPr>
          <w:t xml:space="preserve"> work_resp)))</w:t>
        </w:r>
      </w:ins>
      <w:ins w:id="316" w:author="PR Preview" w:date="2026-01-01T00:00:00Z">
        <w:r>
          <w:br/>
        </w:r>
      </w:ins>
      <w:ins w:id="317" w:author="PR Preview" w:date="2026-01-01T00:00:00Z">
        <w:r>
          <w:rPr>
            <w:rStyle w:val="NormalTok"/>
          </w:rPr>
          <w:t xml:space="preserve">  irls_path[step </w:t>
        </w:r>
      </w:ins>
      <w:ins w:id="318" w:author="PR Preview" w:date="2026-01-01T00:00:00Z">
        <w:r>
          <w:rPr>
            <w:rStyle w:val="SpecialCharTok"/>
          </w:rPr>
          <w:t xml:space="preserve">+</w:t>
        </w:r>
      </w:ins>
      <w:ins w:id="319" w:author="PR Preview" w:date="2026-01-01T00:00:00Z">
        <w:r>
          <w:rPr>
            <w:rStyle w:val="NormalTok"/>
          </w:rPr>
          <w:t xml:space="preserve"> </w:t>
        </w:r>
      </w:ins>
      <w:ins w:id="320" w:author="PR Preview" w:date="2026-01-01T00:00:00Z">
        <w:r>
          <w:rPr>
            <w:rStyle w:val="DecValTok"/>
          </w:rPr>
          <w:t xml:space="preserve">1</w:t>
        </w:r>
      </w:ins>
      <w:ins w:id="321" w:author="PR Preview" w:date="2026-01-01T00:00:00Z">
        <w:r>
          <w:rPr>
            <w:rStyle w:val="NormalTok"/>
          </w:rPr>
          <w:t xml:space="preserve">, ] </w:t>
        </w:r>
      </w:ins>
      <w:ins w:id="322" w:author="PR Preview" w:date="2026-01-01T00:00:00Z">
        <w:r>
          <w:rPr>
            <w:rStyle w:val="OtherTok"/>
          </w:rPr>
          <w:t xml:space="preserve">&lt;-</w:t>
        </w:r>
      </w:ins>
      <w:ins w:id="323" w:author="PR Preview" w:date="2026-01-01T00:00:00Z">
        <w:r>
          <w:rPr>
            <w:rStyle w:val="NormalTok"/>
          </w:rPr>
          <w:t xml:space="preserve"> </w:t>
        </w:r>
      </w:ins>
      <w:ins w:id="324" w:author="PR Preview" w:date="2026-01-01T00:00:00Z">
        <w:r>
          <w:rPr>
            <w:rStyle w:val="FunctionTok"/>
          </w:rPr>
          <w:t xml:space="preserve">c</w:t>
        </w:r>
      </w:ins>
      <w:ins w:id="325" w:author="PR Preview" w:date="2026-01-01T00:00:00Z">
        <w:r>
          <w:rPr>
            <w:rStyle w:val="NormalTok"/>
          </w:rPr>
          <w:t xml:space="preserve">(step, irls_coef)</w:t>
        </w:r>
      </w:ins>
      <w:ins w:id="326" w:author="PR Preview" w:date="2026-01-01T00:00:00Z">
        <w:r>
          <w:br/>
        </w:r>
      </w:ins>
      <w:ins w:id="327" w:author="PR Preview" w:date="2026-01-01T00:00:00Z">
        <w:r>
          <w:rPr>
            <w:rStyle w:val="NormalTok"/>
          </w:rPr>
          <w:t xml:space="preserve">}</w:t>
        </w:r>
      </w:ins>
      <w:ins w:id="328" w:author="PR Preview" w:date="2026-01-01T00:00:00Z">
        <w:r>
          <w:br/>
        </w:r>
      </w:ins>
      <w:ins w:id="329" w:author="PR Preview" w:date="2026-01-01T00:00:00Z">
        <w:r>
          <w:rPr>
            <w:rStyle w:val="NormalTok"/>
          </w:rPr>
          <w:t xml:space="preserve">irls_path</w:t>
        </w:r>
      </w:ins>
      <w:ins w:id="330" w:author="PR Preview" w:date="2026-01-01T00:00:00Z">
        <w:r>
          <w:br/>
        </w:r>
      </w:ins>
      <w:ins w:id="331" w:author="PR Preview" w:date="2026-01-01T00:00:00Z">
        <w:r>
          <w:rPr>
            <w:rStyle w:val="CommentTok"/>
          </w:rPr>
          <w:t xml:space="preserve">#&gt; # A tibble: 7 × 3</w:t>
        </w:r>
      </w:ins>
      <w:ins w:id="332" w:author="PR Preview" w:date="2026-01-01T00:00:00Z">
        <w:r>
          <w:br/>
        </w:r>
      </w:ins>
      <w:ins w:id="333" w:author="PR Preview" w:date="2026-01-01T00:00:00Z">
        <w:r>
          <w:rPr>
            <w:rStyle w:val="CommentTok"/>
          </w:rPr>
          <w:t xml:space="preserve">#&gt;    step intercept slope</w:t>
        </w:r>
      </w:ins>
      <w:ins w:id="334" w:author="PR Preview" w:date="2026-01-01T00:00:00Z">
        <w:r>
          <w:br/>
        </w:r>
      </w:ins>
      <w:ins w:id="335" w:author="PR Preview" w:date="2026-01-01T00:00:00Z">
        <w:r>
          <w:rPr>
            <w:rStyle w:val="CommentTok"/>
          </w:rPr>
          <w:t xml:space="preserve">#&gt;   &lt;dbl&gt;     &lt;dbl&gt; &lt;dbl&gt;</w:t>
        </w:r>
      </w:ins>
      <w:ins w:id="336" w:author="PR Preview" w:date="2026-01-01T00:00:00Z">
        <w:r>
          <w:br/>
        </w:r>
      </w:ins>
      <w:ins w:id="337" w:author="PR Preview" w:date="2026-01-01T00:00:00Z">
        <w:r>
          <w:rPr>
            <w:rStyle w:val="CommentTok"/>
          </w:rPr>
          <w:t xml:space="preserve">#&gt; 1     0  0        0    </w:t>
        </w:r>
      </w:ins>
      <w:ins w:id="338" w:author="PR Preview" w:date="2026-01-01T00:00:00Z">
        <w:r>
          <w:br/>
        </w:r>
      </w:ins>
      <w:ins w:id="339" w:author="PR Preview" w:date="2026-01-01T00:00:00Z">
        <w:r>
          <w:rPr>
            <w:rStyle w:val="CommentTok"/>
          </w:rPr>
          <w:t xml:space="preserve">#&gt; 2     1  0        0.667</w:t>
        </w:r>
      </w:ins>
      <w:ins w:id="340" w:author="PR Preview" w:date="2026-01-01T00:00:00Z">
        <w:r>
          <w:br/>
        </w:r>
      </w:ins>
      <w:ins w:id="341" w:author="PR Preview" w:date="2026-01-01T00:00:00Z">
        <w:r>
          <w:rPr>
            <w:rStyle w:val="CommentTok"/>
          </w:rPr>
          <w:t xml:space="preserve">#&gt; 3     2 -2.48e-16 0.693</w:t>
        </w:r>
      </w:ins>
      <w:ins w:id="342" w:author="PR Preview" w:date="2026-01-01T00:00:00Z">
        <w:r>
          <w:br/>
        </w:r>
      </w:ins>
      <w:ins w:id="343" w:author="PR Preview" w:date="2026-01-01T00:00:00Z">
        <w:r>
          <w:rPr>
            <w:rStyle w:val="CommentTok"/>
          </w:rPr>
          <w:t xml:space="preserve">#&gt; 4     3  5.44e-17 0.693</w:t>
        </w:r>
      </w:ins>
      <w:ins w:id="344" w:author="PR Preview" w:date="2026-01-01T00:00:00Z">
        <w:r>
          <w:br/>
        </w:r>
      </w:ins>
      <w:ins w:id="345" w:author="PR Preview" w:date="2026-01-01T00:00:00Z">
        <w:r>
          <w:rPr>
            <w:rStyle w:val="CommentTok"/>
          </w:rPr>
          <w:t xml:space="preserve">#&gt; 5     4 -1.12e-16 0.693</w:t>
        </w:r>
      </w:ins>
      <w:ins w:id="346" w:author="PR Preview" w:date="2026-01-01T00:00:00Z">
        <w:r>
          <w:br/>
        </w:r>
      </w:ins>
      <w:ins w:id="347" w:author="PR Preview" w:date="2026-01-01T00:00:00Z">
        <w:r>
          <w:rPr>
            <w:rStyle w:val="CommentTok"/>
          </w:rPr>
          <w:t xml:space="preserve">#&gt; 6     5  2.21e-16 0.693</w:t>
        </w:r>
      </w:ins>
      <w:ins w:id="348" w:author="PR Preview" w:date="2026-01-01T00:00:00Z">
        <w:r>
          <w:br/>
        </w:r>
      </w:ins>
      <w:ins w:id="349" w:author="PR Preview" w:date="2026-01-01T00:00:00Z">
        <w:r>
          <w:rPr>
            <w:rStyle w:val="CommentTok"/>
          </w:rPr>
          <w:t xml:space="preserve">#&gt; 7     6  5.77e-17 0.693</w:t>
        </w:r>
      </w:ins>
      <w:ins w:id="350" w:author="PR Preview" w:date="2026-01-01T00:00:00Z">
        <w:r>
          <w:br/>
        </w:r>
      </w:ins>
      <w:ins w:id="351" w:author="PR Preview" w:date="2026-01-01T00:00:00Z">
        <w:r>
          <w:rPr>
            <w:rStyle w:val="CommentTok"/>
          </w:rPr>
          <w:t xml:space="preserve"># the maximum likelihood fit from glm()</w:t>
        </w:r>
      </w:ins>
      <w:ins w:id="352" w:author="PR Preview" w:date="2026-01-01T00:00:00Z">
        <w:r>
          <w:br/>
        </w:r>
      </w:ins>
      <w:ins w:id="353" w:author="PR Preview" w:date="2026-01-01T00:00:00Z">
        <w:r>
          <w:rPr>
            <w:rStyle w:val="FunctionTok"/>
          </w:rPr>
          <w:t xml:space="preserve">coef</w:t>
        </w:r>
      </w:ins>
      <w:ins w:id="354" w:author="PR Preview" w:date="2026-01-01T00:00:00Z">
        <w:r>
          <w:rPr>
            <w:rStyle w:val="NormalTok"/>
          </w:rPr>
          <w:t xml:space="preserve">(</w:t>
        </w:r>
      </w:ins>
      <w:ins w:id="355" w:author="PR Preview" w:date="2026-01-01T00:00:00Z">
        <w:r>
          <w:rPr>
            <w:rStyle w:val="FunctionTok"/>
          </w:rPr>
          <w:t xml:space="preserve">glm</w:t>
        </w:r>
      </w:ins>
      <w:ins w:id="356" w:author="PR Preview" w:date="2026-01-01T00:00:00Z">
        <w:r>
          <w:rPr>
            <w:rStyle w:val="NormalTok"/>
          </w:rPr>
          <w:t xml:space="preserve">(irls_y </w:t>
        </w:r>
      </w:ins>
      <w:ins w:id="357" w:author="PR Preview" w:date="2026-01-01T00:00:00Z">
        <w:r>
          <w:rPr>
            <w:rStyle w:val="SpecialCharTok"/>
          </w:rPr>
          <w:t xml:space="preserve">~</w:t>
        </w:r>
      </w:ins>
      <w:ins w:id="358" w:author="PR Preview" w:date="2026-01-01T00:00:00Z">
        <w:r>
          <w:rPr>
            <w:rStyle w:val="NormalTok"/>
          </w:rPr>
          <w:t xml:space="preserve"> irls_x[, </w:t>
        </w:r>
      </w:ins>
      <w:ins w:id="359" w:author="PR Preview" w:date="2026-01-01T00:00:00Z">
        <w:r>
          <w:rPr>
            <w:rStyle w:val="DecValTok"/>
          </w:rPr>
          <w:t xml:space="preserve">2</w:t>
        </w:r>
      </w:ins>
      <w:ins w:id="360" w:author="PR Preview" w:date="2026-01-01T00:00:00Z">
        <w:r>
          <w:rPr>
            <w:rStyle w:val="NormalTok"/>
          </w:rPr>
          <w:t xml:space="preserve">], </w:t>
        </w:r>
      </w:ins>
      <w:ins w:id="361" w:author="PR Preview" w:date="2026-01-01T00:00:00Z">
        <w:r>
          <w:rPr>
            <w:rStyle w:val="AttributeTok"/>
          </w:rPr>
          <w:t xml:space="preserve">family =</w:t>
        </w:r>
      </w:ins>
      <w:ins w:id="362" w:author="PR Preview" w:date="2026-01-01T00:00:00Z">
        <w:r>
          <w:rPr>
            <w:rStyle w:val="NormalTok"/>
          </w:rPr>
          <w:t xml:space="preserve"> binomial))</w:t>
        </w:r>
      </w:ins>
      <w:ins w:id="363" w:author="PR Preview" w:date="2026-01-01T00:00:00Z">
        <w:r>
          <w:br/>
        </w:r>
      </w:ins>
      <w:ins w:id="364" w:author="PR Preview" w:date="2026-01-01T00:00:00Z">
        <w:r>
          <w:rPr>
            <w:rStyle w:val="CommentTok"/>
          </w:rPr>
          <w:t xml:space="preserve">#&gt;  (Intercept)  irls_x[, 2] </w:t>
        </w:r>
      </w:ins>
      <w:ins w:id="365" w:author="PR Preview" w:date="2026-01-01T00:00:00Z">
        <w:r>
          <w:br/>
        </w:r>
      </w:ins>
      <w:ins w:id="366" w:author="PR Preview" w:date="2026-01-01T00:00:00Z">
        <w:r>
          <w:rPr>
            <w:rStyle w:val="CommentTok"/>
          </w:rPr>
          <w:t xml:space="preserve">#&gt; -2.25619e-16  6.93147e-01</w:t>
        </w:r>
      </w:ins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2026-10-26T19:33:49Z</dcterms:created>
  <dcterms:modified xsi:type="dcterms:W3CDTF">2026-10-26T19:33:49Z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