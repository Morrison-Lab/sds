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32 (Model selection)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Model selection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is choosing one fitting procedure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from a set of candidate</w:delText>
        </w:r>
      </w:del>
      <w:del w:id="10" w:author="PR Preview" w:date="2026-01-01T00:00:00Z">
        <w:r>
          <w:delText xml:space="preserve"> </w:delText>
        </w:r>
      </w:del>
      <w:hyperlink w:anchor="def-fitting-procedure">
        <w:del w:id="1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observations that were</w:delText>
        </w:r>
      </w:del>
      <w:del w:id="16" w:author="PR Preview" w:date="2026-01-01T00:00:00Z">
        <w:r>
          <w:delText xml:space="preserve"> </w:delText>
        </w:r>
      </w:del>
      <w:hyperlink w:anchor="def-held-out-set">
        <w:del w:id="17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from fitting.</w:delText>
        </w:r>
      </w:del>
    </w:p>
    <w:p>
      <w:pPr>
        <w:pStyle w:val="BodyText"/>
      </w:pPr>
      <w:del w:id="20" w:author="PR Preview" w:date="2026-01-01T00:00:00Z">
        <w:r>
          <w:rPr>
            <w:b/>
            <w:bCs/>
          </w:rPr>
          <w:delText xml:space="preserve">Example 17 (Choosing a polynomial degree)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In</w:delText>
        </w:r>
      </w:del>
      <w:del w:id="23" w:author="PR Preview" w:date="2026-01-01T00:00:00Z">
        <w:r>
          <w:delText xml:space="preserve"> </w:delText>
        </w:r>
      </w:del>
      <w:hyperlink w:anchor="exm-tuning-parameter">
        <w:del w:id="24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candidates are least-squares polynomial fits of degree</w:delText>
        </w:r>
      </w:del>
      <w:del w:id="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to the training cars.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Choosing among these four degrees is model selection,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35" w:author="PR Preview" w:date="2026-01-01T00:00:00Z">
        <w:r>
          <w:rPr>
            <w:b/>
            <w:bCs/>
          </w:rPr>
          <w:delText xml:space="preserve">Definition 33 (Validation set)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b/>
            <w:bCs/>
          </w:rPr>
          <w:delText xml:space="preserve">validation set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 a</w:delText>
        </w:r>
      </w:del>
      <w:del w:id="42" w:author="PR Preview" w:date="2026-01-01T00:00:00Z">
        <w:r>
          <w:delText xml:space="preserve"> </w:delText>
        </w:r>
      </w:del>
      <w:hyperlink w:anchor="def-data-splits">
        <w:del w:id="43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the</w:delText>
        </w:r>
      </w:del>
      <w:del w:id="46" w:author="PR Preview" w:date="2026-01-01T00:00:00Z">
        <w:r>
          <w:delText xml:space="preserve"> </w:delText>
        </w:r>
      </w:del>
      <w:hyperlink w:anchor="def-held-out-set">
        <w:del w:id="4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 observations indexed by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used to choose among candidate</w:delText>
        </w:r>
      </w:del>
      <w:del w:id="54" w:author="PR Preview" w:date="2026-01-01T00:00:00Z">
        <w:r>
          <w:delText xml:space="preserve"> </w:delText>
        </w:r>
      </w:del>
      <w:hyperlink w:anchor="def-fitting-procedure">
        <w:del w:id="5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Definition 32 (Model selection)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Model selection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choosing one</w:t>
        </w:r>
      </w:ins>
      <w:ins w:id="63" w:author="PR Preview" w:date="2026-01-01T00:00:00Z">
        <w:r>
          <w:t xml:space="preserve"> </w:t>
        </w:r>
      </w:ins>
      <w:hyperlink w:anchor="def-fitted-model">
        <w:ins w:id="6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from a set of candidate fitted models from different</w:t>
        </w:r>
      </w:ins>
      <w:ins w:id="67" w:author="PR Preview" w:date="2026-01-01T00:00:00Z">
        <w:r>
          <w:t xml:space="preserve"> </w:t>
        </w:r>
      </w:ins>
      <w:hyperlink w:anchor="def-model-family">
        <w:ins w:id="68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using observations that were</w:t>
        </w:r>
      </w:ins>
      <w:ins w:id="72" w:author="PR Preview" w:date="2026-01-01T00:00:00Z">
        <w:r>
          <w:t xml:space="preserve"> </w:t>
        </w:r>
      </w:ins>
      <w:hyperlink w:anchor="def-held-out-set">
        <w:ins w:id="73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from fitting.</w:t>
        </w:r>
      </w:ins>
    </w:p>
    <w:bookmarkEnd w:id="145"/>
    <w:bookmarkStart w:id="146" w:name="exm-model-selection"/>
    <w:p>
      <w:pPr>
        <w:pStyle w:val="BodyText"/>
      </w:pPr>
      <w:ins w:id="76" w:author="PR Preview" w:date="2026-01-01T00:00:00Z">
        <w:r>
          <w:rPr>
            <w:b/>
            <w:bCs/>
          </w:rPr>
          <w:t xml:space="preserve">Example 17 (Choosing a polynomial degree)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In</w:t>
        </w:r>
      </w:ins>
      <w:ins w:id="79" w:author="PR Preview" w:date="2026-01-01T00:00:00Z">
        <w:r>
          <w:t xml:space="preserve"> </w:t>
        </w:r>
      </w:ins>
      <w:hyperlink w:anchor="exm-tuning-parameter">
        <w:ins w:id="8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 candidates are the least-squares fitted models from four polynomial model families,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families of degree</w:t>
        </w:r>
      </w:ins>
      <w:ins w:id="86" w:author="PR Preview" w:date="2026-01-01T00:00:00Z">
        <w:r>
          <w:t xml:space="preserve"> </w:t>
        </w:r>
      </w:ins>
      <m:oMath>
        <m:r>
          <m:t>1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(</w:t>
        </w:r>
      </w:ins>
      <w:ins w:id="89" w:author="PR Preview" w:date="2026-01-01T00:00:00Z">
        <w:r>
          <w:t xml:space="preserve">“linear”</w:t>
        </w:r>
      </w:ins>
      <w:ins w:id="90" w:author="PR Preview" w:date="2026-01-01T00:00:00Z">
        <w:r>
          <w:t xml:space="preserve">),</w:t>
        </w:r>
      </w:ins>
      <w:ins w:id="91" w:author="PR Preview" w:date="2026-01-01T00:00:00Z">
        <w:r>
          <w:t xml:space="preserve"> </w:t>
        </w:r>
      </w:ins>
      <m:oMath>
        <m:r>
          <m:t>2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</w:t>
        </w:r>
      </w:ins>
      <w:ins w:id="94" w:author="PR Preview" w:date="2026-01-01T00:00:00Z">
        <w:r>
          <w:t xml:space="preserve">“quadratic”</w:t>
        </w:r>
      </w:ins>
      <w:ins w:id="95" w:author="PR Preview" w:date="2026-01-01T00:00:00Z">
        <w:r>
          <w:t xml:space="preserve">),</w:t>
        </w:r>
      </w:ins>
      <w:ins w:id="96" w:author="PR Preview" w:date="2026-01-01T00:00:00Z">
        <w:r>
          <w:t xml:space="preserve"> </w:t>
        </w:r>
      </w:ins>
      <m:oMath>
        <m:r>
          <m:t>3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</w:t>
        </w:r>
      </w:ins>
      <w:ins w:id="99" w:author="PR Preview" w:date="2026-01-01T00:00:00Z">
        <w:r>
          <w:t xml:space="preserve">“cubic”</w:t>
        </w:r>
      </w:ins>
      <w:ins w:id="100" w:author="PR Preview" w:date="2026-01-01T00:00:00Z">
        <w:r>
          <w:t xml:space="preserve">) and</w:t>
        </w:r>
      </w:ins>
      <w:ins w:id="101" w:author="PR Preview" w:date="2026-01-01T00:00:00Z">
        <w:r>
          <w:t xml:space="preserve"> </w:t>
        </w:r>
      </w:ins>
      <m:oMath>
        <m:r>
          <m:t>4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(</w:t>
        </w:r>
      </w:ins>
      <w:ins w:id="104" w:author="PR Preview" w:date="2026-01-01T00:00:00Z">
        <w:r>
          <w:t xml:space="preserve">“quartic”</w:t>
        </w:r>
      </w:ins>
      <w:ins w:id="105" w:author="PR Preview" w:date="2026-01-01T00:00:00Z">
        <w:r>
          <w:t xml:space="preserve">).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Choosing among these four fitted models is model selection,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the observations it uses are cars held out from fitting.</w:t>
        </w:r>
      </w:ins>
    </w:p>
    <w:bookmarkEnd w:id="146"/>
    <w:bookmarkStart w:id="148" w:name="def-validation-set"/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Definition 33 (Validation set)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validation set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 a</w:t>
        </w:r>
      </w:ins>
      <w:ins w:id="117" w:author="PR Preview" w:date="2026-01-01T00:00:00Z">
        <w:r>
          <w:t xml:space="preserve"> </w:t>
        </w:r>
      </w:ins>
      <w:hyperlink w:anchor="def-data-splits">
        <w:ins w:id="118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the</w:t>
        </w:r>
      </w:ins>
      <w:ins w:id="121" w:author="PR Preview" w:date="2026-01-01T00:00:00Z">
        <w:r>
          <w:t xml:space="preserve"> </w:t>
        </w:r>
      </w:ins>
      <w:hyperlink w:anchor="def-held-out-set">
        <w:ins w:id="122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of observations indexed by</w:t>
        </w:r>
      </w:ins>
      <w:ins w:id="12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used for</w:t>
        </w:r>
      </w:ins>
      <w:ins w:id="129" w:author="PR Preview" w:date="2026-01-01T00:00:00Z">
        <w:r>
          <w:t xml:space="preserve"> </w:t>
        </w:r>
      </w:ins>
      <w:hyperlink w:anchor="def-model-selection">
        <w:ins w:id="130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among candidate</w:t>
        </w:r>
      </w:ins>
      <w:ins w:id="133" w:author="PR Preview" w:date="2026-01-01T00:00:00Z">
        <w:r>
          <w:t xml:space="preserve"> </w:t>
        </w:r>
      </w:ins>
      <w:hyperlink w:anchor="def-fitted-model">
        <w:ins w:id="134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37" w:author="PR Preview" w:date="2026-01-01T00:00:00Z">
        <w:r>
          <w:rPr>
            <w:rStyle w:val="NormalTok"/>
          </w:rPr>
          <w:delText xml:space="preserve">loocv_max_diff </w:delText>
        </w:r>
      </w:del>
      <w:del w:id="138" w:author="PR Preview" w:date="2026-01-01T00:00:00Z">
        <w:r>
          <w:rPr>
            <w:rStyle w:val="OtherTok"/>
          </w:rPr>
          <w:delText xml:space="preserve">&lt;-</w:delText>
        </w:r>
      </w:del>
      <w:del w:id="139" w:author="PR Preview" w:date="2026-01-01T00:00:00Z">
        <w:r>
          <w:rPr>
            <w:rStyle w:val="NormalTok"/>
          </w:rPr>
          <w:delText xml:space="preserve"> </w:delText>
        </w:r>
      </w:del>
      <w:del w:id="140" w:author="PR Preview" w:date="2026-01-01T00:00:00Z">
        <w:r>
          <w:rPr>
            <w:rStyle w:val="FunctionTok"/>
          </w:rPr>
          <w:delText xml:space="preserve">max</w:delText>
        </w:r>
      </w:del>
      <w:del w:id="141" w:author="PR Preview" w:date="2026-01-01T00:00:00Z">
        <w:r>
          <w:rPr>
            <w:rStyle w:val="NormalTok"/>
          </w:rPr>
          <w:delText xml:space="preserve">(</w:delText>
        </w:r>
      </w:del>
      <w:del w:id="142" w:author="PR Preview" w:date="2026-01-01T00:00:00Z">
        <w:r>
          <w:rPr>
            <w:rStyle w:val="FunctionTok"/>
          </w:rPr>
          <w:delText xml:space="preserve">abs</w:delText>
        </w:r>
      </w:del>
      <w:del w:id="143" w:author="PR Preview" w:date="2026-01-01T00:00:00Z">
        <w:r>
          <w:rPr>
            <w:rStyle w:val="NormalTok"/>
          </w:rPr>
          <w:delText xml:space="preserve">(mtcars_loocv</w:delText>
        </w:r>
      </w:del>
      <w:del w:id="144" w:author="PR Preview" w:date="2026-01-01T00:00:00Z">
        <w:r>
          <w:rPr>
            <w:rStyle w:val="SpecialCharTok"/>
          </w:rPr>
          <w:delText xml:space="preserve">$</w:delText>
        </w:r>
      </w:del>
      <w:del w:id="145" w:author="PR Preview" w:date="2026-01-01T00:00:00Z">
        <w:r>
          <w:rPr>
            <w:rStyle w:val="NormalTok"/>
          </w:rPr>
          <w:delText xml:space="preserve">refitting </w:delText>
        </w:r>
      </w:del>
      <w:del w:id="146" w:author="PR Preview" w:date="2026-01-01T00:00:00Z">
        <w:r>
          <w:rPr>
            <w:rStyle w:val="SpecialCharTok"/>
          </w:rPr>
          <w:delText xml:space="preserve">-</w:delText>
        </w:r>
      </w:del>
      <w:del w:id="147" w:author="PR Preview" w:date="2026-01-01T00:00:00Z">
        <w:r>
          <w:rPr>
            <w:rStyle w:val="NormalTok"/>
          </w:rPr>
          <w:delText xml:space="preserve"> mtcars_loocv</w:delText>
        </w:r>
      </w:del>
      <w:del w:id="148" w:author="PR Preview" w:date="2026-01-01T00:00:00Z">
        <w:r>
          <w:rPr>
            <w:rStyle w:val="SpecialCharTok"/>
          </w:rPr>
          <w:delText xml:space="preserve">$</w:delText>
        </w:r>
      </w:del>
      <w:del w:id="149" w:author="PR Preview" w:date="2026-01-01T00:00:00Z">
        <w:r>
          <w:rPr>
            <w:rStyle w:val="NormalTok"/>
          </w:rPr>
          <w:delText xml:space="preserve">formula))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NormalTok"/>
          </w:rPr>
          <w:delText xml:space="preserve">mtcars_best_loocv </w:delText>
        </w:r>
      </w:del>
      <w:del w:id="152" w:author="PR Preview" w:date="2026-01-01T00:00:00Z">
        <w:r>
          <w:rPr>
            <w:rStyle w:val="OtherTok"/>
          </w:rPr>
          <w:delText xml:space="preserve">&lt;-</w:delText>
        </w:r>
      </w:del>
      <w:del w:id="153" w:author="PR Preview" w:date="2026-01-01T00:00:00Z">
        <w:r>
          <w:br/>
        </w:r>
      </w:del>
      <w:del w:id="154" w:author="PR Preview" w:date="2026-01-01T00:00:00Z">
        <w:r>
          <w:rPr>
            <w:rStyle w:val="NormalTok"/>
          </w:rPr>
          <w:delText xml:space="preserve">  mtcars_loocv</w:delText>
        </w:r>
      </w:del>
      <w:del w:id="155" w:author="PR Preview" w:date="2026-01-01T00:00:00Z">
        <w:r>
          <w:rPr>
            <w:rStyle w:val="SpecialCharTok"/>
          </w:rPr>
          <w:delText xml:space="preserve">$</w:delText>
        </w:r>
      </w:del>
      <w:del w:id="156" w:author="PR Preview" w:date="2026-01-01T00:00:00Z">
        <w:r>
          <w:rPr>
            <w:rStyle w:val="NormalTok"/>
          </w:rPr>
          <w:delText xml:space="preserve">degree[</w:delText>
        </w:r>
      </w:del>
      <w:del w:id="157" w:author="PR Preview" w:date="2026-01-01T00:00:00Z">
        <w:r>
          <w:rPr>
            <w:rStyle w:val="FunctionTok"/>
          </w:rPr>
          <w:delText xml:space="preserve">which.min</w:delText>
        </w:r>
      </w:del>
      <w:del w:id="158" w:author="PR Preview" w:date="2026-01-01T00:00:00Z">
        <w:r>
          <w:rPr>
            <w:rStyle w:val="NormalTok"/>
          </w:rPr>
          <w:delText xml:space="preserve">(mtcars_loocv</w:delText>
        </w:r>
      </w:del>
      <w:del w:id="159" w:author="PR Preview" w:date="2026-01-01T00:00:00Z">
        <w:r>
          <w:rPr>
            <w:rStyle w:val="SpecialCharTok"/>
          </w:rPr>
          <w:delText xml:space="preserve">$</w:delText>
        </w:r>
      </w:del>
      <w:del w:id="160" w:author="PR Preview" w:date="2026-01-01T00:00:00Z">
        <w:r>
          <w:rPr>
            <w:rStyle w:val="NormalTok"/>
          </w:rPr>
          <w:delText xml:space="preserve">formula)]</w:delText>
        </w:r>
      </w:del>
      <w:del w:id="161" w:author="PR Preview" w:date="2026-01-01T00:00:00Z">
        <w:r>
          <w:br/>
        </w:r>
      </w:del>
      <w:del w:id="162" w:author="PR Preview" w:date="2026-01-01T00:00:00Z">
        <w:r>
          <w:rPr>
            <w:rStyle w:val="FunctionTok"/>
          </w:rPr>
          <w:delText xml:space="preserve">c</w:delText>
        </w:r>
      </w:del>
      <w:del w:id="163" w:author="PR Preview" w:date="2026-01-01T00:00:00Z">
        <w:r>
          <w:rPr>
            <w:rStyle w:val="NormalTok"/>
          </w:rPr>
          <w:delText xml:space="preserve">(</w:delText>
        </w:r>
      </w:del>
      <w:del w:id="164" w:author="PR Preview" w:date="2026-01-01T00:00:00Z">
        <w:r>
          <w:rPr>
            <w:rStyle w:val="AttributeTok"/>
          </w:rPr>
          <w:delText xml:space="preserve">max_difference =</w:delText>
        </w:r>
      </w:del>
      <w:del w:id="165" w:author="PR Preview" w:date="2026-01-01T00:00:00Z">
        <w:r>
          <w:rPr>
            <w:rStyle w:val="NormalTok"/>
          </w:rPr>
          <w:delText xml:space="preserve"> loocv_max_diff, </w:delText>
        </w:r>
      </w:del>
      <w:del w:id="166" w:author="PR Preview" w:date="2026-01-01T00:00:00Z">
        <w:r>
          <w:rPr>
            <w:rStyle w:val="AttributeTok"/>
          </w:rPr>
          <w:delText xml:space="preserve">best_degree =</w:delText>
        </w:r>
      </w:del>
      <w:del w:id="167" w:author="PR Preview" w:date="2026-01-01T00:00:00Z">
        <w:r>
          <w:rPr>
            <w:rStyle w:val="NormalTok"/>
          </w:rPr>
          <w:delText xml:space="preserve"> mtcars_best_loocv)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172" w:author="PR Preview" w:date="2026-01-01T00:00:00Z">
        <w:r>
          <w:delText xml:space="preserve">The two columns differ by at most 7.1e-15,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which is rounding error.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The single-fit formula needs one fit per model instead of 32.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LOOCV picks degree 2,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and because LOOCV is not random (</w:delText>
        </w:r>
      </w:del>
      <w:hyperlink w:anchor="lem-loocv-not-random">
        <w:del w:id="181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82" w:author="PR Preview" w:date="2026-01-01T00:00:00Z">
        <w:r>
          <w:delText xml:space="preserve">),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85" w:author="PR Preview" w:date="2026-01-01T00:00:00Z">
        <w:r>
          <w:rPr>
            <w:rStyle w:val="NormalTok"/>
          </w:rPr>
          <w:t xml:space="preserve">loocv_max_diff </w:t>
        </w:r>
      </w:ins>
      <w:ins w:id="186" w:author="PR Preview" w:date="2026-01-01T00:00:00Z">
        <w:r>
          <w:rPr>
            <w:rStyle w:val="OtherTok"/>
          </w:rPr>
          <w:t xml:space="preserve">&lt;-</w:t>
        </w:r>
      </w:ins>
      <w:ins w:id="187" w:author="PR Preview" w:date="2026-01-01T00:00:00Z">
        <w:r>
          <w:rPr>
            <w:rStyle w:val="NormalTok"/>
          </w:rPr>
          <w:t xml:space="preserve"> </w:t>
        </w:r>
      </w:ins>
      <w:ins w:id="188" w:author="PR Preview" w:date="2026-01-01T00:00:00Z">
        <w:r>
          <w:rPr>
            <w:rStyle w:val="FunctionTok"/>
          </w:rPr>
          <w:t xml:space="preserve">max</w:t>
        </w:r>
      </w:ins>
      <w:ins w:id="189" w:author="PR Preview" w:date="2026-01-01T00:00:00Z">
        <w:r>
          <w:rPr>
            <w:rStyle w:val="NormalTok"/>
          </w:rPr>
          <w:t xml:space="preserve">(</w:t>
        </w:r>
      </w:ins>
      <w:ins w:id="190" w:author="PR Preview" w:date="2026-01-01T00:00:00Z">
        <w:r>
          <w:rPr>
            <w:rStyle w:val="FunctionTok"/>
          </w:rPr>
          <w:t xml:space="preserve">abs</w:t>
        </w:r>
      </w:ins>
      <w:ins w:id="191" w:author="PR Preview" w:date="2026-01-01T00:00:00Z">
        <w:r>
          <w:rPr>
            <w:rStyle w:val="NormalTok"/>
          </w:rPr>
          <w:t xml:space="preserve">(mtcars_loocv</w:t>
        </w:r>
      </w:ins>
      <w:ins w:id="192" w:author="PR Preview" w:date="2026-01-01T00:00:00Z">
        <w:r>
          <w:rPr>
            <w:rStyle w:val="SpecialCharTok"/>
          </w:rPr>
          <w:t xml:space="preserve">$</w:t>
        </w:r>
      </w:ins>
      <w:ins w:id="193" w:author="PR Preview" w:date="2026-01-01T00:00:00Z">
        <w:r>
          <w:rPr>
            <w:rStyle w:val="NormalTok"/>
          </w:rPr>
          <w:t xml:space="preserve">refitting </w:t>
        </w:r>
      </w:ins>
      <w:ins w:id="194" w:author="PR Preview" w:date="2026-01-01T00:00:00Z">
        <w:r>
          <w:rPr>
            <w:rStyle w:val="SpecialCharTok"/>
          </w:rPr>
          <w:t xml:space="preserve">-</w:t>
        </w:r>
      </w:ins>
      <w:ins w:id="195" w:author="PR Preview" w:date="2026-01-01T00:00:00Z">
        <w:r>
          <w:rPr>
            <w:rStyle w:val="NormalTok"/>
          </w:rPr>
          <w:t xml:space="preserve"> mtcars_loocv</w:t>
        </w:r>
      </w:ins>
      <w:ins w:id="196" w:author="PR Preview" w:date="2026-01-01T00:00:00Z">
        <w:r>
          <w:rPr>
            <w:rStyle w:val="SpecialCharTok"/>
          </w:rPr>
          <w:t xml:space="preserve">$</w:t>
        </w:r>
      </w:ins>
      <w:ins w:id="197" w:author="PR Preview" w:date="2026-01-01T00:00:00Z">
        <w:r>
          <w:rPr>
            <w:rStyle w:val="NormalTok"/>
          </w:rPr>
          <w:t xml:space="preserve">formula))</w:t>
        </w:r>
      </w:ins>
      <w:ins w:id="198" w:author="PR Preview" w:date="2026-01-01T00:00:00Z">
        <w:r>
          <w:br/>
        </w:r>
      </w:ins>
      <w:ins w:id="199" w:author="PR Preview" w:date="2026-01-01T00:00:00Z">
        <w:r>
          <w:rPr>
            <w:rStyle w:val="NormalTok"/>
          </w:rPr>
          <w:t xml:space="preserve">mtcars_best_loocv </w:t>
        </w:r>
      </w:ins>
      <w:ins w:id="200" w:author="PR Preview" w:date="2026-01-01T00:00:00Z">
        <w:r>
          <w:rPr>
            <w:rStyle w:val="OtherTok"/>
          </w:rPr>
          <w:t xml:space="preserve">&lt;-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NormalTok"/>
          </w:rPr>
          <w:t xml:space="preserve">  mtcars_loocv</w:t>
        </w:r>
      </w:ins>
      <w:ins w:id="203" w:author="PR Preview" w:date="2026-01-01T00:00:00Z">
        <w:r>
          <w:rPr>
            <w:rStyle w:val="SpecialCharTok"/>
          </w:rPr>
          <w:t xml:space="preserve">$</w:t>
        </w:r>
      </w:ins>
      <w:ins w:id="204" w:author="PR Preview" w:date="2026-01-01T00:00:00Z">
        <w:r>
          <w:rPr>
            <w:rStyle w:val="NormalTok"/>
          </w:rPr>
          <w:t xml:space="preserve">degree[</w:t>
        </w:r>
      </w:ins>
      <w:ins w:id="205" w:author="PR Preview" w:date="2026-01-01T00:00:00Z">
        <w:r>
          <w:rPr>
            <w:rStyle w:val="FunctionTok"/>
          </w:rPr>
          <w:t xml:space="preserve">which.min</w:t>
        </w:r>
      </w:ins>
      <w:ins w:id="206" w:author="PR Preview" w:date="2026-01-01T00:00:00Z">
        <w:r>
          <w:rPr>
            <w:rStyle w:val="NormalTok"/>
          </w:rPr>
          <w:t xml:space="preserve">(mtcars_loocv</w:t>
        </w:r>
      </w:ins>
      <w:ins w:id="207" w:author="PR Preview" w:date="2026-01-01T00:00:00Z">
        <w:r>
          <w:rPr>
            <w:rStyle w:val="SpecialCharTok"/>
          </w:rPr>
          <w:t xml:space="preserve">$</w:t>
        </w:r>
      </w:ins>
      <w:ins w:id="208" w:author="PR Preview" w:date="2026-01-01T00:00:00Z">
        <w:r>
          <w:rPr>
            <w:rStyle w:val="NormalTok"/>
          </w:rPr>
          <w:t xml:space="preserve">formula)]</w:t>
        </w:r>
      </w:ins>
      <w:ins w:id="209" w:author="PR Preview" w:date="2026-01-01T00:00:00Z">
        <w:r>
          <w:br/>
        </w:r>
      </w:ins>
      <w:ins w:id="210" w:author="PR Preview" w:date="2026-01-01T00:00:00Z">
        <w:r>
          <w:rPr>
            <w:rStyle w:val="FunctionTok"/>
          </w:rPr>
          <w:t xml:space="preserve">c</w:t>
        </w:r>
      </w:ins>
      <w:ins w:id="211" w:author="PR Preview" w:date="2026-01-01T00:00:00Z">
        <w:r>
          <w:rPr>
            <w:rStyle w:val="NormalTok"/>
          </w:rPr>
          <w:t xml:space="preserve">(</w:t>
        </w:r>
      </w:ins>
      <w:ins w:id="212" w:author="PR Preview" w:date="2026-01-01T00:00:00Z">
        <w:r>
          <w:rPr>
            <w:rStyle w:val="AttributeTok"/>
          </w:rPr>
          <w:t xml:space="preserve">max_difference =</w:t>
        </w:r>
      </w:ins>
      <w:ins w:id="213" w:author="PR Preview" w:date="2026-01-01T00:00:00Z">
        <w:r>
          <w:rPr>
            <w:rStyle w:val="NormalTok"/>
          </w:rPr>
          <w:t xml:space="preserve"> loocv_max_diff, </w:t>
        </w:r>
      </w:ins>
      <w:ins w:id="214" w:author="PR Preview" w:date="2026-01-01T00:00:00Z">
        <w:r>
          <w:rPr>
            <w:rStyle w:val="AttributeTok"/>
          </w:rPr>
          <w:t xml:space="preserve">best_degree =</w:t>
        </w:r>
      </w:ins>
      <w:ins w:id="215" w:author="PR Preview" w:date="2026-01-01T00:00:00Z">
        <w:r>
          <w:rPr>
            <w:rStyle w:val="NormalTok"/>
          </w:rPr>
          <w:t xml:space="preserve"> mtcars_best_loocv)</w:t>
        </w:r>
      </w:ins>
      <w:ins w:id="216" w:author="PR Preview" w:date="2026-01-01T00:00:00Z">
        <w:r>
          <w:br/>
        </w:r>
      </w:ins>
      <w:ins w:id="217" w:author="PR Preview" w:date="2026-01-01T00:00:00Z">
        <w:r>
          <w:rPr>
            <w:rStyle w:val="CommentTok"/>
          </w:rPr>
          <w:t xml:space="preserve">#&gt; max_difference    best_degree </w:t>
        </w:r>
      </w:ins>
      <w:ins w:id="218" w:author="PR Preview" w:date="2026-01-01T00:00:00Z">
        <w:r>
          <w:br/>
        </w:r>
      </w:ins>
      <w:ins w:id="219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20" w:author="PR Preview" w:date="2026-01-01T00:00:00Z">
        <w:r>
          <w:t xml:space="preserve">The two columns differ by at most 8.9e-15,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which is rounding error.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 single-fit formula needs one fit per model instead of 32.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LOOCV picks degree 2,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 because LOOCV is not random (</w:t>
        </w:r>
      </w:ins>
      <w:hyperlink w:anchor="lem-loocv-not-random">
        <w:ins w:id="22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30" w:author="PR Preview" w:date="2026-01-01T00:00:00Z">
        <w:r>
          <w:t xml:space="preserve">),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rerunning it always gives the same choice.</w:t>
        </w:r>
      </w:ins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74" Type="http://schemas.openxmlformats.org/officeDocument/2006/relationships/image" Target="media/rId274.png"/><Relationship Id="rId131" Type="http://schemas.openxmlformats.org/officeDocument/2006/relationships/image" Target="media/rId131.png"/><Relationship Id="rId163" Type="http://schemas.openxmlformats.org/officeDocument/2006/relationships/image" Target="media/rId163.png"/><Relationship Id="rId167" Type="http://schemas.openxmlformats.org/officeDocument/2006/relationships/image" Target="media/rId167.png"/><Relationship Id="rId171" Type="http://schemas.openxmlformats.org/officeDocument/2006/relationships/image" Target="media/rId171.png"/><Relationship Id="rId175" Type="http://schemas.openxmlformats.org/officeDocument/2006/relationships/image" Target="media/rId175.png"/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2026-10-17T07:49:42Z</dcterms:created>
  <dcterms:modified xsi:type="dcterms:W3CDTF">2026-10-17T07:49:42Z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