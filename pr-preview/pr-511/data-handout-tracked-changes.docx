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Heading2"/>
      </w:pPr>
      <w:del w:id="2" w:author="PR Preview" w:date="2026-01-01T00:00:00Z">
        <w:r>
          <w:delText xml:space="preserve">1 Types of variables</w:delText>
        </w:r>
      </w:del>
    </w:p>
    <w:p>
      <w:pPr>
        <w:pStyle w:val="Date"/>
      </w:pPr>
      <w:ins w:id="3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Start w:id="41" w:name="sec-dummy-coding"/>
    <w:p>
      <w:pPr>
        <w:pStyle w:val="Heading2"/>
      </w:pPr>
      <w:del w:id="4" w:author="PR Preview" w:date="2026-01-01T00:00:00Z">
        <w:r>
          <w:delText xml:space="preserve">2 Coding a categorical variable with numbers</w:delText>
        </w:r>
      </w:del>
    </w:p>
    <w:p>
      <w:pPr>
        <w:pStyle w:val="Heading2"/>
      </w:pPr>
      <w:ins w:id="5" w:author="PR Preview" w:date="2026-01-01T00:00:00Z">
        <w:r>
          <w:t xml:space="preserve">1 Coding a categorical variable with numbers</w:t>
        </w:r>
      </w:ins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del w:id="6" w:author="PR Preview" w:date="2026-01-01T00:00:00Z">
        <w:r>
          <w:delText xml:space="preserve">3 Taxonomy of variable types</w:delText>
        </w:r>
      </w:del>
    </w:p>
    <w:p>
      <w:pPr>
        <w:pStyle w:val="Heading2"/>
      </w:pPr>
      <w:ins w:id="7" w:author="PR Preview" w:date="2026-01-01T00:00:00Z">
        <w:r>
          <w:t xml:space="preserve">2 Taxonomy of variable types</w:t>
        </w:r>
      </w:ins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del w:id="8" w:author="PR Preview" w:date="2026-01-01T00:00:00Z">
        <w:r>
          <w:delText xml:space="preserve">4 Variables in the WCGS dataset</w:delText>
        </w:r>
      </w:del>
    </w:p>
    <w:p>
      <w:pPr>
        <w:pStyle w:val="Heading2"/>
      </w:pPr>
      <w:ins w:id="9" w:author="PR Preview" w:date="2026-01-01T00:00:00Z">
        <w:r>
          <w:t xml:space="preserve">3 Variables in the WCGS dataset</w:t>
        </w:r>
      </w:ins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del w:id="10" w:author="PR Preview" w:date="2026-01-01T00:00:00Z">
        <w:r>
          <w:delText xml:space="preserve">5 Random variables</w:delText>
        </w:r>
      </w:del>
    </w:p>
    <w:p>
      <w:pPr>
        <w:pStyle w:val="Heading3"/>
      </w:pPr>
      <w:del w:id="11" w:author="PR Preview" w:date="2026-01-01T00:00:00Z">
        <w:r>
          <w:delText xml:space="preserve">5.1 Binary variables</w:delText>
        </w:r>
      </w:del>
    </w:p>
    <w:p>
      <w:pPr>
        <w:pStyle w:val="Heading2"/>
      </w:pPr>
      <w:ins w:id="12" w:author="PR Preview" w:date="2026-01-01T00:00:00Z">
        <w:r>
          <w:t xml:space="preserve">4 Random variables</w:t>
        </w:r>
      </w:ins>
    </w:p>
    <w:bookmarkStart w:id="55" w:name="sec-binary-vars"/>
    <w:p>
      <w:pPr>
        <w:pStyle w:val="Heading3"/>
      </w:pPr>
      <w:ins w:id="13" w:author="PR Preview" w:date="2026-01-01T00:00:00Z">
        <w:r>
          <w:t xml:space="preserve">4.1 Binary variables</w:t>
        </w:r>
      </w:ins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del w:id="14" w:author="PR Preview" w:date="2026-01-01T00:00:00Z">
        <w:r>
          <w:delText xml:space="preserve">5.2 Count variables</w:delText>
        </w:r>
      </w:del>
    </w:p>
    <w:p>
      <w:pPr>
        <w:pStyle w:val="Heading3"/>
      </w:pPr>
      <w:ins w:id="15" w:author="PR Preview" w:date="2026-01-01T00:00:00Z">
        <w:r>
          <w:t xml:space="preserve">4.2 Count variables</w:t>
        </w:r>
      </w:ins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del w:id="16" w:author="PR Preview" w:date="2026-01-01T00:00:00Z">
        <w:r>
          <w:delText xml:space="preserve">5.2.1 Probability distributions for count outcomes</w:delText>
        </w:r>
      </w:del>
    </w:p>
    <w:p>
      <w:pPr>
        <w:pStyle w:val="Heading4"/>
      </w:pPr>
      <w:ins w:id="17" w:author="PR Preview" w:date="2026-01-01T00:00:00Z">
        <w:r>
          <w:t xml:space="preserve">4.2.1 Probability distributions for count outcomes</w:t>
        </w:r>
      </w:ins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2026-10-30T22:07:54Z</dcterms:created>
  <dcterms:modified xsi:type="dcterms:W3CDTF">2026-10-30T22:07:54Z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