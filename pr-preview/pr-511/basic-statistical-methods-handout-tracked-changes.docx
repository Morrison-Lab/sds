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Comparing Means</w:t>
      </w:r>
    </w:p>
    <w:p>
      <w:pPr>
        <w:pStyle w:val="Date"/>
      </w:pPr>
      <w:del w:id="1" w:author="PR Preview" w:date="2026-01-01T00:00:00Z">
        <w:r>
          <w:delText xml:space="preserve">Last modified: 2026-10-30 11:51:54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2026-10-30 14:53:24 (PDT)</w:t>
        </w:r>
      </w:ins>
    </w:p>
    <w:bookmarkStart w:id="13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This page reviews the standard methods for comparing the mean</w:t>
      </w:r>
      <w:r>
        <w:t xml:space="preserve"> </w:t>
      </w:r>
      <w:r>
        <w:t xml:space="preserve">of a continuous outcome between groups:</w:t>
      </w:r>
      <w:r>
        <w:t xml:space="preserve"> </w:t>
      </w:r>
      <w:r>
        <w:t xml:space="preserve">t-tests, confidence intervals for a difference in means,</w:t>
      </w:r>
      <w:r>
        <w:t xml:space="preserve"> </w:t>
      </w:r>
      <w:r>
        <w:t xml:space="preserve">and one-way analysis of variance.</w:t>
      </w:r>
    </w:p>
    <w:p>
      <w:pPr>
        <w:pStyle w:val="BodyText"/>
      </w:pPr>
      <w:r>
        <w:t xml:space="preserve">This page builds on three others: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Exploratory Data Analysis</w:t>
        </w:r>
      </w:hyperlink>
      <w:r>
        <w:t xml:space="preserve"> </w:t>
      </w:r>
      <w:r>
        <w:t xml:space="preserve">defines the sample statistics these methods use;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defines hypotheses, test statistics, p-values, confidence intervals,</w:t>
      </w:r>
      <w:r>
        <w:t xml:space="preserve"> </w:t>
      </w:r>
      <w:r>
        <w:t xml:space="preserve">and the t, chi-square, and F reference distributions;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defines estimators and their standard errors.</w:t>
      </w:r>
    </w:p>
    <w:p>
      <w:pPr>
        <w:pStyle w:val="FirstParagraph"/>
      </w:pPr>
      <w:r>
        <w:t xml:space="preserve">The t-tests and ANOVA on this page are the exact, Gaussian-outcome tests</w:t>
      </w:r>
      <w:r>
        <w:t xml:space="preserve"> </w:t>
      </w:r>
      <w:r>
        <w:t xml:space="preserve">in the</w:t>
      </w:r>
      <w:r>
        <w:t xml:space="preserve"> </w:t>
      </w:r>
      <w:hyperlink r:id="rId12">
        <w:r>
          <w:rPr>
            <w:rStyle w:val="Hyperlink"/>
          </w:rPr>
          <w:t xml:space="preserve">table of exact and approximate tests</w:t>
        </w:r>
      </w:hyperlink>
      <w:r>
        <w:t xml:space="preserve"> </w:t>
      </w:r>
      <w:r>
        <w:t xml:space="preserve">on the Maximum Likelihood page,</w:t>
      </w:r>
      <w:r>
        <w:t xml:space="preserve"> </w:t>
      </w:r>
      <w:r>
        <w:t xml:space="preserve">which pairs each one with its large-sample counterpart.</w:t>
      </w:r>
    </w:p>
    <w:p>
      <w:pPr>
        <w:pStyle w:val="BodyText"/>
      </w:pPr>
      <w:r>
        <w:t xml:space="preserve">This page is adapted from</w:t>
      </w:r>
      <w:r>
        <w:t xml:space="preserve"> </w:t>
      </w:r>
      <w:r>
        <w:t xml:space="preserve">Vittinghoff et al. [1]</w:t>
      </w:r>
      <w:r>
        <w:t xml:space="preserve">, Chapter 3.</w:t>
      </w:r>
    </w:p>
    <w:bookmarkEnd w:id="13"/>
    <w:bookmarkStart w:id="14" w:name="sec-hers-intro"/>
    <w:p>
      <w:pPr>
        <w:pStyle w:val="Heading2"/>
      </w:pPr>
      <w:r>
        <w:t xml:space="preserve">2 The HERS data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“heart and estrogen/progestin study”</w:t>
      </w:r>
      <w:r>
        <w:t xml:space="preserve"> </w:t>
      </w:r>
      <w:r>
        <w:t xml:space="preserve">(HERS) was a clinical</w:t>
      </w:r>
      <w:r>
        <w:t xml:space="preserve"> </w:t>
      </w:r>
      <w:r>
        <w:t xml:space="preserve">trial of hormone therapy for prevention of recurrent heart attacks and</w:t>
      </w:r>
      <w:r>
        <w:t xml:space="preserve"> </w:t>
      </w:r>
      <w:r>
        <w:t xml:space="preserve">death among 2,763 post-menopausal women with existing coronary heart disease</w:t>
      </w:r>
      <w:r>
        <w:t xml:space="preserve"> </w:t>
      </w:r>
      <w:r>
        <w:t xml:space="preserve">(CHD)</w:t>
      </w:r>
      <w:r>
        <w:t xml:space="preserve"> </w:t>
      </w:r>
      <w:r>
        <w:t xml:space="preserve">[2]</w:t>
      </w:r>
      <w:r>
        <w:t xml:space="preserve">.</w:t>
      </w:r>
    </w:p>
    <w:p>
      <w:pPr>
        <w:pStyle w:val="BodyText"/>
      </w:pPr>
      <w:r>
        <w:t xml:space="preserve">The trial was conducted at 20 US clinical centers.</w:t>
      </w:r>
      <w:r>
        <w:t xml:space="preserve"> </w:t>
      </w:r>
      <w:r>
        <w:t xml:space="preserve">Participants were randomized to receive either conjugated equine estrogens</w:t>
      </w:r>
      <w:r>
        <w:t xml:space="preserve"> </w:t>
      </w:r>
      <w:r>
        <w:t xml:space="preserve">(0.625 mg/day) plus medroxyprogesterone acetate (2.5 mg/day)</w:t>
      </w:r>
      <w:r>
        <w:t xml:space="preserve"> </w:t>
      </w:r>
      <w:r>
        <w:t xml:space="preserve">or a matching placebo</w:t>
      </w:r>
      <w:r>
        <w:t xml:space="preserve"> </w:t>
      </w:r>
      <w:r>
        <w:t xml:space="preserve">[2]</w:t>
      </w:r>
      <w:r>
        <w:t xml:space="preserve">.</w:t>
      </w:r>
      <w:r>
        <w:t xml:space="preserve"> </w:t>
      </w:r>
      <w:r>
        <w:t xml:space="preserve">Women were followed for an average of 4.1 years</w:t>
      </w:r>
      <w:r>
        <w:t xml:space="preserve"> </w:t>
      </w:r>
      <w:r>
        <w:t xml:space="preserve">[2]</w:t>
      </w:r>
      <w:r>
        <w:t xml:space="preserve">.</w:t>
      </w:r>
    </w:p>
    <w:p>
      <w:pPr>
        <w:pStyle w:val="BodyText"/>
      </w:pPr>
      <w:r>
        <w:t xml:space="preserve">The primary outcome was nonfatal myocardial infarction or CHD death</w:t>
      </w:r>
      <w:r>
        <w:t xml:space="preserve"> </w:t>
      </w:r>
      <w:r>
        <w:t xml:space="preserve">[2]</w:t>
      </w:r>
      <w:r>
        <w:t xml:space="preserve">.</w:t>
      </w:r>
    </w:p>
    <w:p>
      <w:pPr>
        <w:pStyle w:val="BodyText"/>
      </w:pPr>
      <w:r>
        <w:t xml:space="preserve">The HERS data are distributed with</w:t>
      </w:r>
      <w:r>
        <w:t xml:space="preserve"> </w:t>
      </w:r>
      <w:r>
        <w:t xml:space="preserve">Vittinghoff et al. [1]</w:t>
      </w:r>
      <w:r>
        <w:t xml:space="preserve"> </w:t>
      </w:r>
      <w:r>
        <w:t xml:space="preserve">on the book’s companion website,</w:t>
      </w:r>
      <w:r>
        <w:t xml:space="preserve"> </w:t>
      </w:r>
      <w:r>
        <w:t xml:space="preserve">as a Stata file that R can read directly: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"https://regression.ucsf.edu/sites/g/files/tkssra16191/files/wysiwyg/home/data/hersdata.dta"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website.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the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p>
      <w:pPr>
        <w:pStyle w:val="FirstParagraph"/>
      </w:pPr>
      <w:r>
        <w:t xml:space="preserve">The examples on this page use these variables: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</w:t>
            </w:r>
          </w:p>
        </w:tc>
        <w:tc>
          <w:tcPr/>
          <w:p>
            <w:pPr>
              <w:pStyle w:val="Compact"/>
            </w:pPr>
            <w:r>
              <w:t xml:space="preserve">Randomized treatment: placebo or hormone therapy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age</w:t>
            </w:r>
          </w:p>
        </w:tc>
        <w:tc>
          <w:tcPr/>
          <w:p>
            <w:pPr>
              <w:pStyle w:val="Compact"/>
            </w:pPr>
            <w:r>
              <w:t xml:space="preserve">Age at baseline (years)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raceth</w:t>
            </w:r>
          </w:p>
        </w:tc>
        <w:tc>
          <w:tcPr/>
          <w:p>
            <w:pPr>
              <w:pStyle w:val="Compact"/>
            </w:pPr>
            <w:r>
              <w:t xml:space="preserve">Race/ethnicity: White, African American, or Other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exercise</w:t>
            </w:r>
          </w:p>
        </w:tc>
        <w:tc>
          <w:tcPr/>
          <w:p>
            <w:pPr>
              <w:pStyle w:val="Compact"/>
            </w:pPr>
            <w:r>
              <w:t xml:space="preserve">Exercises at least three times per week (no/yes)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BMI</w:t>
            </w:r>
          </w:p>
        </w:tc>
        <w:tc>
          <w:tcPr/>
          <w:p>
            <w:pPr>
              <w:pStyle w:val="Compact"/>
            </w:pPr>
            <w:r>
              <w:t xml:space="preserve">Body mass index at baseline (kg/m</w:t>
            </w:r>
            <w:r>
              <w:rPr>
                <w:vertAlign w:val="superscript"/>
              </w:rPr>
              <w:t xml:space="preserve">2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SBP</w:t>
            </w:r>
          </w:p>
        </w:tc>
        <w:tc>
          <w:tcPr/>
          <w:p>
            <w:pPr>
              <w:pStyle w:val="Compact"/>
            </w:pPr>
            <w:r>
              <w:t xml:space="preserve">Systolic blood pressure at baseline (mmHg)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glucose</w:t>
            </w:r>
          </w:p>
        </w:tc>
        <w:tc>
          <w:tcPr/>
          <w:p>
            <w:pPr>
              <w:pStyle w:val="Compact"/>
            </w:pPr>
            <w:r>
              <w:t xml:space="preserve">Fasting glucose at baseline (mg/dL)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glucose1</w:t>
            </w:r>
          </w:p>
        </w:tc>
        <w:tc>
          <w:tcPr/>
          <w:p>
            <w:pPr>
              <w:pStyle w:val="Compact"/>
            </w:pPr>
            <w:r>
              <w:t xml:space="preserve">Fasting glucose at the year-1 visit (mg/dL)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(HT, age, raceth, exercise, BMI, SBP, glucose, glucose1)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Rows: 2,763</w:t>
      </w:r>
      <w:r>
        <w:br/>
      </w:r>
      <w:r>
        <w:rPr>
          <w:rStyle w:val="CommentTok"/>
        </w:rPr>
        <w:t xml:space="preserve">#&gt; Columns: 8</w:t>
      </w:r>
      <w:r>
        <w:br/>
      </w:r>
      <w:r>
        <w:rPr>
          <w:rStyle w:val="CommentTok"/>
        </w:rPr>
        <w:t xml:space="preserve">#&gt; $ HT       &lt;fct&gt; placebo, placebo, hormone therapy, placebo, placebo, hormone …</w:t>
      </w:r>
      <w:r>
        <w:br/>
      </w:r>
      <w:r>
        <w:rPr>
          <w:rStyle w:val="CommentTok"/>
        </w:rPr>
        <w:t xml:space="preserve">#&gt; $ age      &lt;dbl&gt; 70, 62, 69, 64, 65, 68, 70, 69, 61, 62, 72, 73, 52, 57, 57, 6…</w:t>
      </w:r>
      <w:r>
        <w:br/>
      </w:r>
      <w:r>
        <w:rPr>
          <w:rStyle w:val="CommentTok"/>
        </w:rPr>
        <w:t xml:space="preserve">#&gt; $ raceth   &lt;fct&gt; African American, African American, White, White, White, Afri…</w:t>
      </w:r>
      <w:r>
        <w:br/>
      </w:r>
      <w:r>
        <w:rPr>
          <w:rStyle w:val="CommentTok"/>
        </w:rPr>
        <w:t xml:space="preserve">#&gt; $ exercise &lt;fct&gt; no, no, no, no, no, no, no, yes, yes, no, no, no, no, no, yes…</w:t>
      </w:r>
      <w:r>
        <w:br/>
      </w:r>
      <w:r>
        <w:rPr>
          <w:rStyle w:val="CommentTok"/>
        </w:rPr>
        <w:t xml:space="preserve">#&gt; $ BMI      &lt;dbl&gt; 23.69, 28.62, 42.51, 24.39, 21.90, 29.05, 34.45, 23.16, 30.26…</w:t>
      </w:r>
      <w:r>
        <w:br/>
      </w:r>
      <w:r>
        <w:rPr>
          <w:rStyle w:val="CommentTok"/>
        </w:rPr>
        <w:t xml:space="preserve">#&gt; $ SBP      &lt;dbl&gt; 138, 118, 134, 152, 175, 174, 119, 178, 162, 111, 122, 158, 1…</w:t>
      </w:r>
      <w:r>
        <w:br/>
      </w:r>
      <w:r>
        <w:rPr>
          <w:rStyle w:val="CommentTok"/>
        </w:rPr>
        <w:t xml:space="preserve">#&gt; $ glucose  &lt;dbl&gt; 84, 111, 114, 94, 101, 116, 120, 95, 105, 98, 111, 95, 97, 10…</w:t>
      </w:r>
      <w:r>
        <w:br/>
      </w:r>
      <w:r>
        <w:rPr>
          <w:rStyle w:val="CommentTok"/>
        </w:rPr>
        <w:t xml:space="preserve">#&gt; $ glucose1 &lt;dbl&gt; 94, 78, 98, 93, 92, 115, NA, 95, 113, 98, 96, 107, 90, 100, 1…</w:t>
      </w:r>
    </w:p>
    <w:bookmarkEnd w:id="14"/>
    <w:bookmarkStart w:id="25" w:name="sec-descriptive-stats"/>
    <w:p>
      <w:pPr>
        <w:pStyle w:val="Heading2"/>
      </w:pPr>
      <w:r>
        <w:t xml:space="preserve">3 Descriptive statistics</w:t>
      </w:r>
    </w:p>
    <w:p>
      <w:pPr>
        <w:pStyle w:val="FirstParagraph"/>
      </w:pPr>
      <w:r>
        <w:t xml:space="preserve">The</w:t>
      </w:r>
      <w:r>
        <w:t xml:space="preserve"> </w:t>
      </w:r>
      <w:hyperlink r:id="rId9">
        <w:r>
          <w:rPr>
            <w:rStyle w:val="Hyperlink"/>
          </w:rPr>
          <w:t xml:space="preserve">Exploratory Data Analysis</w:t>
        </w:r>
      </w:hyperlink>
      <w:r>
        <w:t xml:space="preserve"> </w:t>
      </w:r>
      <w:r>
        <w:t xml:space="preserve">page defines the sample statistics used on this page,</w:t>
      </w:r>
      <w:r>
        <w:t xml:space="preserve"> </w:t>
      </w:r>
      <w:r>
        <w:t xml:space="preserve">each with an example: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sample mean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6">
        <w:r>
          <w:rPr>
            <w:rStyle w:val="Hyperlink"/>
          </w:rPr>
          <w:t xml:space="preserve">sample median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7">
        <w:r>
          <w:rPr>
            <w:rStyle w:val="Hyperlink"/>
          </w:rPr>
          <w:t xml:space="preserve">sample variance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8">
        <w:r>
          <w:rPr>
            <w:rStyle w:val="Hyperlink"/>
          </w:rPr>
          <w:t xml:space="preserve">sample standard deviation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9">
        <w:r>
          <w:rPr>
            <w:rStyle w:val="Hyperlink"/>
          </w:rPr>
          <w:t xml:space="preserve">interquartile range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0">
        <w:r>
          <w:rPr>
            <w:rStyle w:val="Hyperlink"/>
          </w:rPr>
          <w:t xml:space="preserve">sample proportion</w:t>
        </w:r>
      </w:hyperlink>
      <w:r>
        <w:t xml:space="preserve">.</w:t>
      </w:r>
    </w:p>
    <w:p>
      <w:pPr>
        <w:pStyle w:val="FirstParagraph"/>
      </w:pPr>
      <w:r>
        <w:t xml:space="preserve">That page also defines the graphs used here,</w:t>
      </w:r>
      <w:r>
        <w:t xml:space="preserve"> </w:t>
      </w:r>
      <w:r>
        <w:t xml:space="preserve">including</w:t>
      </w:r>
      <w:r>
        <w:t xml:space="preserve"> </w:t>
      </w:r>
      <w:hyperlink r:id="rId21">
        <w:r>
          <w:rPr>
            <w:rStyle w:val="Hyperlink"/>
          </w:rPr>
          <w:t xml:space="preserve">box plots</w:t>
        </w:r>
      </w:hyperlink>
      <w:r>
        <w:t xml:space="preserve"> </w:t>
      </w:r>
      <w:r>
        <w:t xml:space="preserve">and</w:t>
      </w:r>
      <w:r>
        <w:t xml:space="preserve"> </w:t>
      </w:r>
      <w:hyperlink r:id="rId22">
        <w:r>
          <w:rPr>
            <w:rStyle w:val="Hyperlink"/>
          </w:rPr>
          <w:t xml:space="preserve">scatter plots</w:t>
        </w:r>
      </w:hyperlink>
      <w:r>
        <w:t xml:space="preserve">.</w:t>
      </w:r>
    </w:p>
    <w:bookmarkStart w:id="24" w:name="exm-hers-summary"/>
    <w:p>
      <w:pPr>
        <w:pStyle w:val="BodyText"/>
      </w:pPr>
      <w:r>
        <w:rPr>
          <w:b/>
          <w:bCs/>
        </w:rPr>
        <w:t xml:space="preserve">Example 1 (HERS baseline characteristics by treatment group)</w:t>
      </w:r>
      <w:r>
        <w:t xml:space="preserve"> </w:t>
      </w:r>
      <w:hyperlink w:anchor="tbl-hers-summary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summarizes the HERS participants at baseline,</w:t>
      </w:r>
      <w:r>
        <w:t xml:space="preserve"> </w:t>
      </w:r>
      <w:r>
        <w:t xml:space="preserve">separately for each randomized group.</w:t>
      </w:r>
      <w:r>
        <w:t xml:space="preserve"> </w:t>
      </w:r>
      <w:r>
        <w:t xml:space="preserve">Continuous variables are summarized by sample mean (standard deviation),</w:t>
      </w:r>
      <w:r>
        <w:t xml:space="preserve"> </w:t>
      </w:r>
      <w:r>
        <w:t xml:space="preserve">and categorical variables by count (percent).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tbl-hers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HERS: baseline characteristics by treatment group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age, BMI, glucose, SBP, DBP,</w:t>
            </w:r>
            <w:r>
              <w:br/>
            </w:r>
            <w:r>
              <w:rPr>
                <w:rStyle w:val="NormalTok"/>
              </w:rPr>
              <w:t xml:space="preserve">    HT, raceth, exercise, smoking, diabetes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HT,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"{mean} ({sd})"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all_categorical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"{n} ({p}%)"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age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"Age (years)"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BMI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glucose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SBP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"Systolic BP (mmHg)"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DBP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"Diastolic BP (mmHg)"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raceth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"Race/ethnicity"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exercise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"Exercises regularly"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smoking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smoker"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diabetes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"Diabetes"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bold_labels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2,763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placebo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1,383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hormone therapy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1,380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66.6 (6.7)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66.8 (6.7)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66.5 (6.6)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28.6 (5.5)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28.5 (5.5)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28.6 (5.5)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Fasting glucose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112.2 (36.8)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112.4 (36.8)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111.9 (36.9)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135.1 (19.0)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135.1 (19.4)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135.0 (18.7)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73.2 (9.7)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73.1 (9.7)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73.2 (9.7)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Race/ethnicity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White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2,451 (89%)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1,239 (90%)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1,212 (88%)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African American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218 (7.9%)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102 (7.4%)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116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Other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94 (3.4%)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42 (3.0%)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52 (3.8%)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Exercises regularly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1,068 (39%)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530 (38%)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538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360 (13%)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182 (13%)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178 (13%)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Diabetes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731 (26%)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352 (25%)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379 (27%)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(SD); n (%)</w:t>
                  </w:r>
                </w:p>
              </w:tc>
            </w:tr>
          </w:tbl>
          <w:bookmarkEnd w:id="23"/>
        </w:tc>
      </w:tr>
    </w:tbl>
    <w:p>
      <w:pPr>
        <w:pStyle w:val="FirstParagraph"/>
      </w:pPr>
      <w:r>
        <w:t xml:space="preserve">Because treatment was assigned at random,</w:t>
      </w:r>
      <w:r>
        <w:t xml:space="preserve"> </w:t>
      </w:r>
      <w:r>
        <w:t xml:space="preserve">the two groups differ at baseline only by chance,</w:t>
      </w:r>
      <w:r>
        <w:t xml:space="preserve"> </w:t>
      </w:r>
      <w:r>
        <w:t xml:space="preserve">and their summaries are close.</w:t>
      </w:r>
    </w:p>
    <w:bookmarkEnd w:id="24"/>
    <w:bookmarkEnd w:id="25"/>
    <w:bookmarkStart w:id="63" w:name="sec-two-group-continuous"/>
    <w:p>
      <w:pPr>
        <w:pStyle w:val="Heading2"/>
      </w:pPr>
      <w:r>
        <w:t xml:space="preserve">4 Comparing two groups: continuous outcomes</w:t>
      </w:r>
    </w:p>
    <w:bookmarkStart w:id="31" w:name="sec-hypotheses"/>
    <w:p>
      <w:pPr>
        <w:pStyle w:val="Heading3"/>
      </w:pPr>
      <w:r>
        <w:t xml:space="preserve">4.1 Hypotheses</w:t>
      </w:r>
    </w:p>
    <w:p>
      <w:pPr>
        <w:pStyle w:val="FirstParagraph"/>
      </w:pP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 defines the</w:t>
      </w:r>
      <w:r>
        <w:t xml:space="preserve"> </w:t>
      </w:r>
      <w:hyperlink r:id="rId26">
        <w:r>
          <w:rPr>
            <w:rStyle w:val="Hyperlink"/>
          </w:rPr>
          <w:t xml:space="preserve">null hypothesis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27">
        <w:r>
          <w:rPr>
            <w:rStyle w:val="Hyperlink"/>
          </w:rPr>
          <w:t xml:space="preserve">alternative hypothesis</w:t>
        </w:r>
      </w:hyperlink>
      <w:r>
        <w:t xml:space="preserve">,</w:t>
      </w:r>
      <w:r>
        <w:t xml:space="preserve"> </w:t>
      </w:r>
      <w:hyperlink r:id="rId28">
        <w:r>
          <w:rPr>
            <w:rStyle w:val="Hyperlink"/>
          </w:rPr>
          <w:t xml:space="preserve">test statistics</w:t>
        </w:r>
      </w:hyperlink>
      <w:r>
        <w:t xml:space="preserve">,</w:t>
      </w:r>
      <w:r>
        <w:t xml:space="preserve"> </w:t>
      </w:r>
      <w:hyperlink r:id="rId29">
        <w:r>
          <w:rPr>
            <w:rStyle w:val="Hyperlink"/>
          </w:rPr>
          <w:t xml:space="preserve">p-values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30">
        <w:r>
          <w:rPr>
            <w:rStyle w:val="Hyperlink"/>
          </w:rPr>
          <w:t xml:space="preserve">significance levels</w:t>
        </w:r>
      </w:hyperlink>
      <w:r>
        <w:t xml:space="preserve">.</w:t>
      </w:r>
      <w:r>
        <w:t xml:space="preserve"> </w:t>
      </w:r>
      <w:r>
        <w:t xml:space="preserve">In a comparison of two groups with means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 null hypothesis is usually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the two-sided alternative is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31"/>
    <w:bookmarkStart w:id="39" w:name="sec-one-sample-t-test"/>
    <w:p>
      <w:pPr>
        <w:pStyle w:val="Heading3"/>
      </w:pPr>
      <w:r>
        <w:t xml:space="preserve">4.2 One-sample t-test</w:t>
      </w:r>
    </w:p>
    <w:bookmarkStart w:id="34" w:name="def-one-sample-t-test"/>
    <w:p>
      <w:pPr>
        <w:pStyle w:val="FirstParagraph"/>
      </w:pPr>
      <w:r>
        <w:rPr>
          <w:b/>
          <w:bCs/>
        </w:rPr>
        <w:t xml:space="preserve">Definition 1 (One-sample t-test)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observations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 and sample standard deviation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uses the</w:t>
      </w:r>
      <w:r>
        <w:t xml:space="preserve"> </w:t>
      </w:r>
      <w:hyperlink r:id="rId32">
        <w:r>
          <w:rPr>
            <w:rStyle w:val="Hyperlink"/>
          </w:rPr>
          <w:t xml:space="preserve">statistic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s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 (</w:t>
      </w:r>
      <w:hyperlink r:id="rId33">
        <w:r>
          <w:rPr>
            <w:rStyle w:val="Hyperlink"/>
          </w:rPr>
          <w:t xml:space="preserve">t-distribution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34"/>
    <w:bookmarkStart w:id="35" w:name="thm-one-sample-t-null"/>
    <w:p>
      <w:pPr>
        <w:pStyle w:val="BodyText"/>
      </w:pPr>
      <w:r>
        <w:rPr>
          <w:b/>
          <w:bCs/>
        </w:rPr>
        <w:t xml:space="preserve">Theorem 1 (Null distribution of the one-sample t statistic)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each Gaussian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Then the statistic</w:t>
      </w:r>
      <w:r>
        <w:t xml:space="preserve"> </w:t>
      </w:r>
      <m:oMath>
        <m:r>
          <m:t>T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w:r>
        <w:t xml:space="preserve">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distribution.</w:t>
      </w:r>
    </w:p>
    <w:bookmarkEnd w:id="3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use a standard fact about Gaussian samples</w:t>
      </w:r>
      <w:r>
        <w:t xml:space="preserve"> </w:t>
      </w:r>
      <w:r>
        <w:t xml:space="preserve">[4, Sec. 5.5], pp. 203-205</w:t>
      </w:r>
      <w:r>
        <w:t xml:space="preserve">: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independent,</w:t>
      </w:r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S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  <w:r>
        <w:t xml:space="preserve"> </w:t>
      </w:r>
      <w:r>
        <w:t xml:space="preserve">Also,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has the standard Gaussian distribution,</w:t>
      </w:r>
      <w:r>
        <w:t xml:space="preserve"> </w:t>
      </w:r>
      <w:r>
        <w:t xml:space="preserve">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because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independent of</w:t>
      </w:r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So by the</w:t>
      </w:r>
      <w:r>
        <w:t xml:space="preserve"> </w:t>
      </w:r>
      <w:hyperlink r:id="rId33">
        <w:r>
          <w:rPr>
            <w:rStyle w:val="Hyperlink"/>
          </w:rPr>
          <w:t xml:space="preserve">definition of the t-distribution</w:t>
        </w:r>
      </w:hyperlink>
      <w:r>
        <w:t xml:space="preserve">,</w:t>
      </w:r>
      <w:r>
        <w:t xml:space="preserve"> </w:t>
      </w:r>
      <m:oMath>
        <m:r>
          <m:t>Z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V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rad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distribution,</w:t>
      </w:r>
      <w:r>
        <w:t xml:space="preserve"> </w:t>
      </w:r>
      <w:r>
        <w:t xml:space="preserve">and this ratio equals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Z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V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)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sSup>
                        <m:e>
                          <m:r>
                            <m:t>S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/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Z</m:t>
              </m:r>
              <m:r>
                <m:rPr>
                  <m:nor/>
                  <m:sty m:val="p"/>
                </m:rPr>
                <m:t> and 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S</m:t>
                  </m:r>
                  <m:r>
                    <m:rPr>
                      <m:sty m:val="p"/>
                    </m:rPr>
                    <m:t>/</m:t>
                  </m:r>
                  <m:r>
                    <m:t>σ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=</m:t>
              </m:r>
              <m:r>
                <m:t>S</m:t>
              </m:r>
              <m:r>
                <m:rPr>
                  <m:nor/>
                  <m:sty m:val="p"/>
                </m:rPr>
                <m:t>, since </m:t>
              </m:r>
              <m:r>
                <m:t>S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t>S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factors of </m:t>
              </m:r>
              <m:r>
                <m:t>σ</m:t>
              </m:r>
              <m:r>
                <m:rPr>
                  <m:nor/>
                  <m:sty m:val="p"/>
                </m:rPr>
                <m:t>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38" w:name="rem-t-statistic-nongaussian"/>
    <w:p>
      <w:pPr>
        <w:pStyle w:val="FirstParagraph"/>
      </w:pPr>
      <w:r>
        <w:rPr>
          <w:i/>
          <w:iCs/>
        </w:rPr>
        <w:t xml:space="preserve">Remark 1</w:t>
      </w:r>
      <w:r>
        <w:t xml:space="preserve"> (Non-Gaussian data). </w:t>
      </w:r>
      <w:r>
        <w:t xml:space="preserve">When the observations are not Gaussian,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still has approximately the standard Gaussian distribution</w:t>
      </w:r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large,</w:t>
      </w:r>
      <w:r>
        <w:t xml:space="preserve"> </w:t>
      </w:r>
      <w:r>
        <w:t xml:space="preserve">by the</w:t>
      </w:r>
      <w:r>
        <w:t xml:space="preserve"> </w:t>
      </w:r>
      <w:hyperlink r:id="rId36">
        <w:r>
          <w:rPr>
            <w:rStyle w:val="Hyperlink"/>
          </w:rPr>
          <w:t xml:space="preserve">central limit theorem</w:t>
        </w:r>
      </w:hyperlink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is close to the standard Gaussian distribution</w:t>
      </w:r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t quantiles approach Gaussian quantiles</w:t>
        </w:r>
      </w:hyperlink>
      <w:r>
        <w:t xml:space="preserve">).</w:t>
      </w:r>
    </w:p>
    <w:bookmarkEnd w:id="38"/>
    <w:bookmarkEnd w:id="39"/>
    <w:bookmarkStart w:id="42" w:name="sec-paired-t-test"/>
    <w:p>
      <w:pPr>
        <w:pStyle w:val="Heading3"/>
      </w:pPr>
      <w:r>
        <w:t xml:space="preserve">4.3 Paired t-test</w:t>
      </w:r>
    </w:p>
    <w:bookmarkStart w:id="40" w:name="def-paired-t-test"/>
    <w:p>
      <w:pPr>
        <w:pStyle w:val="FirstParagraph"/>
      </w:pPr>
      <w:r>
        <w:rPr>
          <w:b/>
          <w:bCs/>
        </w:rPr>
        <w:t xml:space="preserve">Definition 2 (Paired t-test)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pairs of related measurements,</w:t>
      </w:r>
      <w:r>
        <w:t xml:space="preserve"> </w:t>
      </w:r>
      <w:r>
        <w:t xml:space="preserve">such as the same participants measured at two times,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1</m:t>
            </m:r>
          </m:sub>
        </m:sSub>
      </m:oMath>
      <w:r>
        <w:t xml:space="preserve"> </w:t>
      </w:r>
      <w:r>
        <w:t xml:space="preserve">be the within-pair differences,</w:t>
      </w:r>
      <w:r>
        <w:t xml:space="preserve"> </w:t>
      </w:r>
      <w:r>
        <w:t xml:space="preserve">with population mean</w:t>
      </w:r>
      <w:r>
        <w:t xml:space="preserve"> </w:t>
      </w:r>
      <m:oMath>
        <m:sSub>
          <m:e>
            <m:r>
              <m:t>μ</m:t>
            </m:r>
          </m:e>
          <m:sub>
            <m:r>
              <m:t>d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paired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d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d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is the one-sample t-test (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applied to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n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40"/>
    <w:bookmarkStart w:id="41" w:name="exm-hers-paired"/>
    <w:p>
      <w:pPr>
        <w:pStyle w:val="BodyText"/>
      </w:pPr>
      <w:r>
        <w:rPr>
          <w:b/>
          <w:bCs/>
        </w:rPr>
        <w:t xml:space="preserve">Example 2 (Change in fasting glucose over the first year of HERS)</w:t>
      </w:r>
      <w:r>
        <w:t xml:space="preserve"> </w:t>
      </w:r>
      <w:r>
        <w:t xml:space="preserve">We test whether mean fasting glucose changed</w:t>
      </w:r>
      <w:r>
        <w:t xml:space="preserve"> </w:t>
      </w:r>
      <w:r>
        <w:t xml:space="preserve">between baseline (</w:t>
      </w:r>
      <w:r>
        <w:rPr>
          <w:rStyle w:val="VerbatimChar"/>
        </w:rPr>
        <w:t xml:space="preserve">glucose</w:t>
      </w:r>
      <w:r>
        <w:t xml:space="preserve">) and the year-1 visit (</w:t>
      </w:r>
      <w:r>
        <w:rPr>
          <w:rStyle w:val="VerbatimChar"/>
        </w:rPr>
        <w:t xml:space="preserve">glucose1</w:t>
      </w:r>
      <w:r>
        <w:t xml:space="preserve">),</w:t>
      </w:r>
      <w:r>
        <w:t xml:space="preserve"> </w:t>
      </w:r>
      <w:r>
        <w:t xml:space="preserve">across both treatment groups.</w:t>
      </w:r>
      <w:r>
        <w:t xml:space="preserve"> </w:t>
      </w:r>
      <w:r>
        <w:t xml:space="preserve">Participants missing either measurement are dropped.</w:t>
      </w:r>
      <w:r>
        <w:t xml:space="preserve"> </w:t>
      </w:r>
      <w:r>
        <w:t xml:space="preserve">The t statistic of</w:t>
      </w:r>
      <w:r>
        <w:t xml:space="preserve"> 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, computed on the differences:</w:t>
      </w:r>
    </w:p>
    <w:p>
      <w:pPr>
        <w:pStyle w:val="SourceCode"/>
      </w:pPr>
      <w:r>
        <w:rPr>
          <w:rStyle w:val="NormalTok"/>
        </w:rPr>
        <w:t xml:space="preserve">glucose_change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(glucose), 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(glucose1))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glucose1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glucose)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(d)</w:t>
      </w:r>
      <w:r>
        <w:br/>
      </w:r>
      <w:r>
        <w:rPr>
          <w:rStyle w:val="NormalTok"/>
        </w:rPr>
        <w:t xml:space="preserve">n_pairs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(glucose_change)</w:t>
      </w:r>
      <w:r>
        <w:br/>
      </w:r>
      <w:r>
        <w:rPr>
          <w:rStyle w:val="NormalTok"/>
        </w:rPr>
        <w:t xml:space="preserve">t_paired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(glucose_change)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(glucose_change)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(n_pairs))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n_pairs,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mean_change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(glucose_change),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t_paired,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(t_paired),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n_pairs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n mean_change           t     p_value </w:t>
      </w:r>
      <w:r>
        <w:br/>
      </w:r>
      <w:r>
        <w:rPr>
          <w:rStyle w:val="CommentTok"/>
        </w:rPr>
        <w:t xml:space="preserve">#&gt; 2.61300e+03 2.62036e+00 4.15081e+00 3.41911e-05</w:t>
      </w:r>
    </w:p>
    <w:p>
      <w:pPr>
        <w:pStyle w:val="FirstParagraph"/>
      </w:pPr>
      <w:r>
        <w:rPr>
          <w:rStyle w:val="VerbatimChar"/>
        </w:rPr>
        <w:t xml:space="preserve">t.test()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paired = TRUE</w:t>
      </w:r>
      <w:r>
        <w:t xml:space="preserve"> </w:t>
      </w:r>
      <w:r>
        <w:t xml:space="preserve">gives the same statistic,</w:t>
      </w:r>
      <w:r>
        <w:t xml:space="preserve"> </w:t>
      </w:r>
      <w:r>
        <w:t xml:space="preserve">along with a confidence interval for</w:t>
      </w:r>
      <w:r>
        <w:t xml:space="preserve"> </w:t>
      </w:r>
      <m:oMath>
        <m:sSub>
          <m:e>
            <m:r>
              <m:t>μ</m:t>
            </m:r>
          </m:e>
          <m:sub>
            <m:r>
              <m:t>d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glucose1,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paired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Paired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hers$glucose1 and hers$glucose</w:t>
      </w:r>
      <w:r>
        <w:br/>
      </w:r>
      <w:r>
        <w:rPr>
          <w:rStyle w:val="CommentTok"/>
        </w:rPr>
        <w:t xml:space="preserve">#&gt; t = 4.151, df = 2612, p-value = 3.42e-05</w:t>
      </w:r>
      <w:r>
        <w:br/>
      </w:r>
      <w:r>
        <w:rPr>
          <w:rStyle w:val="CommentTok"/>
        </w:rPr>
        <w:t xml:space="preserve">#&gt; alternative hypothesis: true mean difference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1.38248 3.85824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difference </w:t>
      </w:r>
      <w:r>
        <w:br/>
      </w:r>
      <w:r>
        <w:rPr>
          <w:rStyle w:val="CommentTok"/>
        </w:rPr>
        <w:t xml:space="preserve">#&gt;         2.62036</w:t>
      </w:r>
    </w:p>
    <w:p>
      <w:pPr>
        <w:pStyle w:val="FirstParagraph"/>
      </w:pPr>
      <w:r>
        <w:t xml:space="preserve">Mean fasting glucose rose by about</w:t>
      </w:r>
      <w:r>
        <w:t xml:space="preserve"> </w:t>
      </w:r>
      <w:r>
        <w:t xml:space="preserve">2.6 mg/dL over the year,</w:t>
      </w:r>
      <w:r>
        <w:t xml:space="preserve"> </w:t>
      </w:r>
      <w:r>
        <w:t xml:space="preserve">and the p-value is far below 0.05.</w:t>
      </w:r>
    </w:p>
    <w:bookmarkEnd w:id="41"/>
    <w:bookmarkEnd w:id="42"/>
    <w:bookmarkStart w:id="58" w:name="sec-two-sample-t-test"/>
    <w:p>
      <w:pPr>
        <w:pStyle w:val="Heading3"/>
      </w:pPr>
      <w:r>
        <w:t xml:space="preserve">4.4 Two-sample t-tests</w:t>
      </w:r>
    </w:p>
    <w:bookmarkStart w:id="43" w:name="def-two-sample-t-test"/>
    <w:p>
      <w:pPr>
        <w:pStyle w:val="FirstParagraph"/>
      </w:pPr>
      <w:r>
        <w:rPr>
          <w:b/>
          <w:bCs/>
        </w:rPr>
        <w:t xml:space="preserve">Definition 3 (Welch’s two-sample t-test)</w:t>
      </w:r>
      <w:r>
        <w:t xml:space="preserve"> </w:t>
      </w:r>
      <w:r>
        <w:t xml:space="preserve">Let two independent groups have sample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sample means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rPr>
          <w:b/>
          <w:bCs/>
        </w:rPr>
        <w:t xml:space="preserve">Welch’s two-sample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uses the</w:t>
      </w:r>
      <w:r>
        <w:t xml:space="preserve"> </w:t>
      </w:r>
      <w:hyperlink r:id="rId32">
        <w:r>
          <w:rPr>
            <w:rStyle w:val="Hyperlink"/>
          </w:rPr>
          <w:t xml:space="preserve">statistic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rad>
            </m:den>
          </m:f>
        </m:oMath>
      </m:oMathPara>
    </w:p>
    <w:p>
      <w:pPr>
        <w:pStyle w:val="FirstParagraph"/>
      </w:pPr>
      <w:r>
        <w:t xml:space="preserve">and the Welch–Satterthwaite degrees of freedom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rPr>
                  <m:sty m:val="p"/>
                </m:rPr>
                <m:t>df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num>
            <m:den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rPr>
                    <m:sty m:val="p"/>
                  </m:rPr>
                  <m:t>df</m:t>
                </m:r>
              </m:e>
            </m:acc>
          </m:sub>
        </m:sSub>
      </m:oMath>
      <w:r>
        <w:t xml:space="preserve"> </w:t>
      </w:r>
      <w:r>
        <w:t xml:space="preserve">distribution (</w:t>
      </w:r>
      <w:hyperlink r:id="rId33">
        <w:r>
          <w:rPr>
            <w:rStyle w:val="Hyperlink"/>
          </w:rPr>
          <w:t xml:space="preserve">t-distribution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43"/>
    <w:bookmarkStart w:id="45" w:name="rem-welch-test-properties"/>
    <w:p>
      <w:pPr>
        <w:pStyle w:val="BodyText"/>
      </w:pPr>
      <w:r>
        <w:rPr>
          <w:i/>
          <w:iCs/>
        </w:rPr>
        <w:t xml:space="preserve">Remark 2</w:t>
      </w:r>
      <w:r>
        <w:t xml:space="preserve"> (Properties of Welch’s test). </w:t>
      </w:r>
      <w:r>
        <w:t xml:space="preserve">Welch’s test does not assume that the two groups have equal variances.</w:t>
      </w:r>
      <w:r>
        <w:t xml:space="preserve"> </w:t>
      </w:r>
      <w:r>
        <w:t xml:space="preserve">Even for Gaussian data,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rPr>
                    <m:sty m:val="p"/>
                  </m:rPr>
                  <m:t>df</m:t>
                </m:r>
              </m:e>
            </m:acc>
          </m:sub>
        </m:sSub>
      </m:oMath>
      <w:r>
        <w:t xml:space="preserve"> </w:t>
      </w:r>
      <w:r>
        <w:t xml:space="preserve">is only an approximation to the null distribution of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For large groups, the central limit theorem makes the statistic</w:t>
      </w:r>
      <w:r>
        <w:t xml:space="preserve"> </w:t>
      </w:r>
      <w:r>
        <w:t xml:space="preserve">approximately standard Gaussian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r:id="rId44">
        <w:r>
          <w:rPr>
            <w:rStyle w:val="Hyperlink"/>
          </w:rPr>
          <w:t xml:space="preserve">the WCGS cholesterol example</w:t>
        </w:r>
      </w:hyperlink>
      <w:r>
        <w:t xml:space="preserve">.</w:t>
      </w:r>
      <w:r>
        <w:t xml:space="preserve"> </w:t>
      </w:r>
      <w:r>
        <w:t xml:space="preserve">Welch’s test is the default in R’s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.</w:t>
      </w:r>
    </w:p>
    <w:bookmarkEnd w:id="45"/>
    <w:bookmarkStart w:id="50" w:name="exm-hers-ttest"/>
    <w:p>
      <w:pPr>
        <w:pStyle w:val="BodyText"/>
      </w:pPr>
      <w:r>
        <w:rPr>
          <w:b/>
          <w:bCs/>
        </w:rPr>
        <w:t xml:space="preserve">Example 3 (Baseline fasting glucose by treatment group in HERS)</w:t>
      </w:r>
      <w:r>
        <w:t xml:space="preserve"> </w:t>
      </w:r>
      <w:r>
        <w:t xml:space="preserve">We test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 </w:t>
      </w:r>
      <w:r>
        <w:t xml:space="preserve">are the population mean baseline fasting glucose levels</w:t>
      </w:r>
      <w:r>
        <w:t xml:space="preserve"> </w:t>
      </w:r>
      <w:r>
        <w:t xml:space="preserve">in the hormone therapy and placebo populations.</w:t>
      </w:r>
      <w:r>
        <w:t xml:space="preserve"> </w:t>
      </w:r>
      <w:hyperlink w:anchor="fig-hers-boxplot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compares the two groups’ distributions.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9" w:name="fig-hers-boxplo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HT,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"Treatment group"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basic-statistical-methods_files/figure-docx/unnamed-chunk-4-1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Baseline fasting glucose by treatment group in HERS</w:t>
            </w:r>
          </w:p>
          <w:bookmarkEnd w:id="49"/>
        </w:tc>
      </w:tr>
    </w:tbl>
    <w:p>
      <w:pPr>
        <w:pStyle w:val="BodyText"/>
      </w:pPr>
      <w:r>
        <w:t xml:space="preserve">The statistic and degrees of freedom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glucose_ht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glucose_placebo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v_ht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(glucose_ht)</w:t>
      </w:r>
      <w:r>
        <w:br/>
      </w:r>
      <w:r>
        <w:rPr>
          <w:rStyle w:val="NormalTok"/>
        </w:rPr>
        <w:t xml:space="preserve">v_placebo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(glucose_placebo)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(glucose_placebo)</w:t>
      </w:r>
      <w:r>
        <w:br/>
      </w:r>
      <w:r>
        <w:rPr>
          <w:rStyle w:val="NormalTok"/>
        </w:rPr>
        <w:t xml:space="preserve">t_welch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(glucose_placebo))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br/>
      </w:r>
      <w:r>
        <w:rPr>
          <w:rStyle w:val="NormalTok"/>
        </w:rPr>
        <w:t xml:space="preserve">df_welch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br/>
      </w:r>
      <w:r>
        <w:rPr>
          <w:rStyle w:val="NormalTok"/>
        </w:rPr>
        <w:t xml:space="preserve">  (v_ht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v_placebo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(glucose_placebo)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t_welch,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df_welch,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(t_welch), df_welch))</w:t>
      </w:r>
      <w:r>
        <w:br/>
      </w:r>
      <w:r>
        <w:rPr>
          <w:rStyle w:val="CommentTok"/>
        </w:rPr>
        <w:t xml:space="preserve">#&gt;           t          df     p_value </w:t>
      </w:r>
      <w:r>
        <w:br/>
      </w:r>
      <w:r>
        <w:rPr>
          <w:rStyle w:val="CommentTok"/>
        </w:rPr>
        <w:t xml:space="preserve">#&gt;   -0.424594 2760.978546    0.671165</w:t>
      </w:r>
    </w:p>
    <w:p>
      <w:pPr>
        <w:pStyle w:val="FirstParagraph"/>
      </w:pPr>
      <w:r>
        <w:rPr>
          <w:rStyle w:val="VerbatimChar"/>
        </w:rPr>
        <w:t xml:space="preserve">t.test()</w:t>
      </w:r>
      <w:r>
        <w:t xml:space="preserve"> </w:t>
      </w:r>
      <w:r>
        <w:t xml:space="preserve">reports the same values: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Welch Two Sample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glucose_ht and glucose_placebo</w:t>
      </w:r>
      <w:r>
        <w:br/>
      </w:r>
      <w:r>
        <w:rPr>
          <w:rStyle w:val="CommentTok"/>
        </w:rPr>
        <w:t xml:space="preserve">#&gt; t = -0.4246, df = 2761, p-value = 0.671</w:t>
      </w:r>
      <w:r>
        <w:br/>
      </w:r>
      <w:r>
        <w:rPr>
          <w:rStyle w:val="CommentTok"/>
        </w:rPr>
        <w:t xml:space="preserve">#&gt; alternative hypothesis: true difference in means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-3.34503  2.15423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of x mean of y </w:t>
      </w:r>
      <w:r>
        <w:br/>
      </w:r>
      <w:r>
        <w:rPr>
          <w:rStyle w:val="CommentTok"/>
        </w:rPr>
        <w:t xml:space="preserve">#&gt;   111.854   112.449</w:t>
      </w:r>
    </w:p>
    <w:p>
      <w:pPr>
        <w:pStyle w:val="FirstParagraph"/>
      </w:pPr>
      <w:r>
        <w:t xml:space="preserve">The p-value is large,</w:t>
      </w:r>
      <w:r>
        <w:t xml:space="preserve"> </w:t>
      </w:r>
      <w:r>
        <w:t xml:space="preserve">so the data give no evidence against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That result is expected here:</w:t>
      </w:r>
      <w:r>
        <w:t xml:space="preserve"> </w:t>
      </w:r>
      <w:r>
        <w:t xml:space="preserve">treatment was randomized,</w:t>
      </w:r>
      <w:r>
        <w:t xml:space="preserve"> </w:t>
      </w:r>
      <w:r>
        <w:t xml:space="preserve">so the groups’ baseline sample means differ only by chance.</w:t>
      </w:r>
    </w:p>
    <w:bookmarkEnd w:id="50"/>
    <w:bookmarkStart w:id="51" w:name="def-pooled-variance"/>
    <w:p>
      <w:pPr>
        <w:pStyle w:val="BodyText"/>
      </w:pPr>
      <w:r>
        <w:rPr>
          <w:b/>
          <w:bCs/>
        </w:rPr>
        <w:t xml:space="preserve">Definition 4 (Pooled variance)</w:t>
      </w:r>
      <w:r>
        <w:t xml:space="preserve"> </w:t>
      </w:r>
      <w:r>
        <w:t xml:space="preserve">For two samples of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with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pooled variance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s</m:t>
              </m:r>
            </m:e>
            <m:sub>
              <m:r>
                <m:t>p</m:t>
              </m:r>
            </m:sub>
            <m:sup>
              <m:r>
                <m:t>2</m:t>
              </m:r>
            </m:sup>
          </m:sSub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s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s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num>
            <m:den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51"/>
    <w:bookmarkStart w:id="52" w:name="exm-pooled-variance"/>
    <w:p>
      <w:pPr>
        <w:pStyle w:val="BodyText"/>
      </w:pPr>
      <w:r>
        <w:rPr>
          <w:b/>
          <w:bCs/>
        </w:rPr>
        <w:t xml:space="preserve">Example 4 (Pooled variance of two small samples)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9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s</m:t>
                  </m:r>
                </m:e>
                <m:sub>
                  <m:r>
                    <m:t>p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9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pooled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</m:t>
                  </m:r>
                  <m:r>
                    <m:rPr>
                      <m:sty m:val="p"/>
                    </m:rPr>
                    <m:t>+</m:t>
                  </m:r>
                  <m:r>
                    <m:t>36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7.33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pooled variance lies between the two sample variances,</w:t>
      </w:r>
      <w:r>
        <w:t xml:space="preserve"> </w:t>
      </w:r>
      <w:r>
        <w:t xml:space="preserve">closer to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 whose sample is larger.</w:t>
      </w:r>
    </w:p>
    <w:bookmarkEnd w:id="52"/>
    <w:bookmarkStart w:id="53" w:name="rem-pooled-variance-estimates"/>
    <w:p>
      <w:pPr>
        <w:pStyle w:val="BodyText"/>
      </w:pPr>
      <w:r>
        <w:rPr>
          <w:i/>
          <w:iCs/>
        </w:rPr>
        <w:t xml:space="preserve">Remark 3</w:t>
      </w:r>
      <w:r>
        <w:t xml:space="preserve"> (What the pooled variance estimates). </w:t>
      </w:r>
      <w:r>
        <w:t xml:space="preserve">When the two populations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pooled variance estimates it.</w:t>
      </w:r>
    </w:p>
    <w:bookmarkEnd w:id="53"/>
    <w:bookmarkStart w:id="54" w:name="def-pooled-t-test"/>
    <w:p>
      <w:pPr>
        <w:pStyle w:val="BodyText"/>
      </w:pPr>
      <w:r>
        <w:rPr>
          <w:b/>
          <w:bCs/>
        </w:rPr>
        <w:t xml:space="preserve">Definition 5 (Pooled two-sample t-test)</w:t>
      </w:r>
      <w:r>
        <w:t xml:space="preserve"> </w:t>
      </w:r>
      <w:r>
        <w:t xml:space="preserve">With the notation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pooled-variance">
        <w:r>
          <w:rPr>
            <w:rStyle w:val="Hyperlink"/>
          </w:rPr>
          <w:t xml:space="preserve">pooled variance</w:t>
        </w:r>
      </w:hyperlink>
      <w:r>
        <w:t xml:space="preserve"> </w:t>
      </w:r>
      <m:oMath>
        <m:sSubSup>
          <m:e>
            <m:r>
              <m:t>s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pooled two-sample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r>
                <m:t>p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p</m:t>
                  </m:r>
                </m:sub>
              </m:sSub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t</m:t>
                </m:r>
              </m:e>
              <m:sub>
                <m:r>
                  <m:t>p</m:t>
                </m:r>
              </m:sub>
            </m:sSub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sSub>
              <m:e>
                <m:r>
                  <m:t>n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n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54"/>
    <w:bookmarkStart w:id="55" w:name="thm-pooled-t-null"/>
    <w:p>
      <w:pPr>
        <w:pStyle w:val="BodyText"/>
      </w:pPr>
      <w:r>
        <w:rPr>
          <w:b/>
          <w:bCs/>
        </w:rPr>
        <w:t xml:space="preserve">Theorem 2 (Null distribution of the pooled t statistic)</w:t>
      </w:r>
      <w:r>
        <w:t xml:space="preserve"> </w:t>
      </w:r>
      <w:r>
        <w:t xml:space="preserve">Let the observations in both groups be independent and Gaussian,</w:t>
      </w:r>
      <w:r>
        <w:t xml:space="preserve"> </w:t>
      </w:r>
      <w:r>
        <w:t xml:space="preserve">all with the same mean and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t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w:anchor="def-pooled-t-test">
        <w:r>
          <w:rPr>
            <w:rStyle w:val="Hyperlink"/>
          </w:rPr>
          <w:t xml:space="preserve">Definition 5</w:t>
        </w:r>
      </w:hyperlink>
      <w:r>
        <w:t xml:space="preserve">), 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sSub>
              <m:e>
                <m:r>
                  <m:t>n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n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[4, Sec. 8.2], p. 371</w:t>
      </w:r>
      <w:r>
        <w:t xml:space="preserve">.</w:t>
      </w:r>
    </w:p>
    <w:bookmarkEnd w:id="55"/>
    <w:bookmarkStart w:id="56" w:name="rem-pooled-t-equal-variances"/>
    <w:p>
      <w:pPr>
        <w:pStyle w:val="BodyText"/>
      </w:pPr>
      <w:r>
        <w:rPr>
          <w:i/>
          <w:iCs/>
        </w:rPr>
        <w:t xml:space="preserve">Remark 4</w:t>
      </w:r>
      <w:r>
        <w:t xml:space="preserve"> (The equal-variance assumption). </w:t>
      </w:r>
      <w:hyperlink w:anchor="thm-pooled-t-null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needs equal variances in the two groups,</w:t>
      </w:r>
      <w:r>
        <w:t xml:space="preserve"> </w:t>
      </w:r>
      <w:r>
        <w:t xml:space="preserve">and Welch’s test (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) does not,</w:t>
      </w:r>
      <w:r>
        <w:t xml:space="preserve"> </w:t>
      </w:r>
      <w:r>
        <w:t xml:space="preserve">so these notes use Welch’s test by default.</w:t>
      </w:r>
    </w:p>
    <w:bookmarkEnd w:id="56"/>
    <w:bookmarkStart w:id="57" w:name="exm-hers-pooled-ttest"/>
    <w:p>
      <w:pPr>
        <w:pStyle w:val="BodyText"/>
      </w:pPr>
      <w:r>
        <w:rPr>
          <w:b/>
          <w:bCs/>
        </w:rPr>
        <w:t xml:space="preserve">Example 5 (Pooled t-test of baseline glucose in HERS)</w:t>
      </w:r>
      <w:r>
        <w:t xml:space="preserve"> </w:t>
      </w:r>
      <w:r>
        <w:t xml:space="preserve">In HERS, the two groups have nearly equal sizes</w:t>
      </w:r>
      <w:r>
        <w:t xml:space="preserve"> </w:t>
      </w:r>
      <w:r>
        <w:t xml:space="preserve">(1380 and 1383)</w:t>
      </w:r>
      <w:r>
        <w:t xml:space="preserve"> </w:t>
      </w:r>
      <w:r>
        <w:t xml:space="preserve">and nearly equal standard deviations</w:t>
      </w:r>
      <w:r>
        <w:t xml:space="preserve"> </w:t>
      </w:r>
      <w:r>
        <w:t xml:space="preserve">(36.9 and 36.8 mg/dL),</w:t>
      </w:r>
      <w:r>
        <w:t xml:space="preserve"> </w:t>
      </w:r>
      <w:r>
        <w:t xml:space="preserve">so the pooled test gives almost the same result as Welch’s test</w:t>
      </w:r>
      <w:r>
        <w:t xml:space="preserve"> </w:t>
      </w:r>
      <w:r>
        <w:t xml:space="preserve">in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glucose_placebo, </w:t>
      </w:r>
      <w:r>
        <w:rPr>
          <w:rStyle w:val="AttributeTok"/>
        </w:rPr>
        <w:t xml:space="preserve">var.equal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Two Sample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glucose_ht and glucose_placebo</w:t>
      </w:r>
      <w:r>
        <w:br/>
      </w:r>
      <w:r>
        <w:rPr>
          <w:rStyle w:val="CommentTok"/>
        </w:rPr>
        <w:t xml:space="preserve">#&gt; t = -0.4246, df = 2761, p-value = 0.671</w:t>
      </w:r>
      <w:r>
        <w:br/>
      </w:r>
      <w:r>
        <w:rPr>
          <w:rStyle w:val="CommentTok"/>
        </w:rPr>
        <w:t xml:space="preserve">#&gt; alternative hypothesis: true difference in means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-3.34502  2.15422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of x mean of y </w:t>
      </w:r>
      <w:r>
        <w:br/>
      </w:r>
      <w:r>
        <w:rPr>
          <w:rStyle w:val="CommentTok"/>
        </w:rPr>
        <w:t xml:space="preserve">#&gt;   111.854   112.449</w:t>
      </w:r>
    </w:p>
    <w:bookmarkEnd w:id="57"/>
    <w:p>
      <w:pPr>
        <w:pStyle w:val="Compact"/>
        <w:numPr>
          <w:ilvl w:val="0"/>
          <w:numId w:val="1003"/>
        </w:numPr>
      </w:pPr>
      <w:r>
        <w:t xml:space="preserve">Hogg et al. [4, Sec. 8.2], pp. 369–377</w:t>
      </w:r>
      <w:r>
        <w:t xml:space="preserve"> </w:t>
      </w:r>
      <w:r>
        <w:t xml:space="preserve">covers tests of the equality of two means.</w:t>
      </w:r>
    </w:p>
    <w:p>
      <w:pPr>
        <w:pStyle w:val="Compact"/>
        <w:numPr>
          <w:ilvl w:val="0"/>
          <w:numId w:val="1003"/>
        </w:numPr>
      </w:pPr>
      <w:r>
        <w:t xml:space="preserve">Rice [7, Sec. 11.2.1], pp. 421–432</w:t>
      </w:r>
      <w:r>
        <w:t xml:space="preserve"> </w:t>
      </w:r>
      <w:r>
        <w:t xml:space="preserve">covers normal-theory methods for two independent samples.</w:t>
      </w:r>
    </w:p>
    <w:p>
      <w:pPr>
        <w:pStyle w:val="Compact"/>
        <w:numPr>
          <w:ilvl w:val="0"/>
          <w:numId w:val="1003"/>
        </w:numPr>
      </w:pPr>
      <w:r>
        <w:t xml:space="preserve">Rice [7, Sec. 11.3.1], pp. 446–447</w:t>
      </w:r>
      <w:r>
        <w:t xml:space="preserve"> </w:t>
      </w:r>
      <w:r>
        <w:t xml:space="preserve">covers normal-theory methods for paired samples.</w:t>
      </w:r>
    </w:p>
    <w:bookmarkEnd w:id="58"/>
    <w:bookmarkStart w:id="62" w:name="sec-CI-diff-means"/>
    <w:p>
      <w:pPr>
        <w:pStyle w:val="Heading3"/>
      </w:pPr>
      <w:r>
        <w:t xml:space="preserve">4.5 Confidence intervals for the difference in means</w:t>
      </w:r>
    </w:p>
    <w:bookmarkStart w:id="60" w:name="def-ci-diff-means"/>
    <w:p>
      <w:pPr>
        <w:pStyle w:val="FirstParagraph"/>
      </w:pPr>
      <w:r>
        <w:rPr>
          <w:b/>
          <w:bCs/>
        </w:rPr>
        <w:t xml:space="preserve">Definition 6 (Welch confidence interval for a difference in means)</w:t>
      </w:r>
      <w:r>
        <w:t xml:space="preserve"> </w:t>
      </w:r>
      <w:r>
        <w:t xml:space="preserve">With the notation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Welch</w:t>
      </w:r>
      <w:r>
        <w:rPr>
          <w:b/>
          <w:bCs/>
        </w:rP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±</m:t>
          </m:r>
          <m:sSub>
            <m:e>
              <m:r>
                <m:t>t</m:t>
              </m:r>
            </m:e>
            <m:sub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df</m:t>
                  </m:r>
                </m:e>
              </m:acc>
              <m:r>
                <m:rPr>
                  <m:sty m:val="p"/>
                </m:rPr>
                <m:t>,</m:t>
              </m:r>
              <m:r>
                <m:t> 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</m:e>
          </m:ra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rPr>
                    <m:sty m:val="p"/>
                  </m:rPr>
                  <m:t>df</m:t>
                </m:r>
              </m:e>
            </m:acc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rPr>
                    <m:sty m:val="p"/>
                  </m:rPr>
                  <m:t>df</m:t>
                </m:r>
              </m:e>
            </m:acc>
          </m:sub>
        </m:sSub>
      </m:oMath>
      <w:r>
        <w:t xml:space="preserve"> </w:t>
      </w:r>
      <w:r>
        <w:t xml:space="preserve">distribution.</w:t>
      </w:r>
      <w:r>
        <w:t xml:space="preserve"> </w:t>
      </w:r>
      <w:r>
        <w:t xml:space="preserve">It is an approximate</w:t>
      </w:r>
      <w:r>
        <w:t xml:space="preserve"> </w:t>
      </w:r>
      <w:hyperlink r:id="rId59">
        <w:r>
          <w:rPr>
            <w:rStyle w:val="Hyperlink"/>
          </w:rPr>
          <w:t xml:space="preserve">confidence interval</w:t>
        </w:r>
      </w:hyperlink>
      <w:r>
        <w:t xml:space="preserve">.</w:t>
      </w:r>
    </w:p>
    <w:bookmarkEnd w:id="60"/>
    <w:bookmarkStart w:id="61" w:name="exm-hers-diff-means-ci"/>
    <w:p>
      <w:pPr>
        <w:pStyle w:val="BodyText"/>
      </w:pPr>
      <w:r>
        <w:rPr>
          <w:b/>
          <w:bCs/>
        </w:rPr>
        <w:t xml:space="preserve">Example 6 (Confidence interval for the HERS baseline glucose difference)</w:t>
      </w:r>
      <w:r>
        <w:t xml:space="preserve"> </w:t>
      </w:r>
      <w:r>
        <w:t xml:space="preserve">Continuing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ci-diff-means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(glucose_placebo))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df_welch)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br/>
      </w:r>
      <w:r>
        <w:rPr>
          <w:rStyle w:val="CommentTok"/>
        </w:rPr>
        <w:t xml:space="preserve">#&gt;    lower    upper </w:t>
      </w:r>
      <w:r>
        <w:br/>
      </w:r>
      <w:r>
        <w:rPr>
          <w:rStyle w:val="CommentTok"/>
        </w:rPr>
        <w:t xml:space="preserve">#&gt; -3.34503  2.15423</w:t>
      </w:r>
    </w:p>
    <w:p>
      <w:pPr>
        <w:pStyle w:val="FirstParagraph"/>
      </w:pPr>
      <w:r>
        <w:t xml:space="preserve">This interval matches the one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 </w:t>
      </w:r>
      <w:r>
        <w:t xml:space="preserve">reports in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r>
        <w:t xml:space="preserve">It contains 0, consistent with the large p-value there.</w:t>
      </w:r>
    </w:p>
    <w:bookmarkEnd w:id="61"/>
    <w:p>
      <w:pPr>
        <w:pStyle w:val="BodyText"/>
      </w:pPr>
      <w:r>
        <w:t xml:space="preserve">Hogg et al. [4, Sec. 7.2], pp. 314–322</w:t>
      </w:r>
      <w:r>
        <w:t xml:space="preserve"> </w:t>
      </w:r>
      <w:r>
        <w:t xml:space="preserve">covers confidence intervals for the difference of two means.</w:t>
      </w:r>
    </w:p>
    <w:bookmarkEnd w:id="62"/>
    <w:bookmarkEnd w:id="63"/>
    <w:bookmarkStart w:id="77" w:name="sec-anova"/>
    <w:p>
      <w:pPr>
        <w:pStyle w:val="Heading2"/>
      </w:pPr>
      <w:r>
        <w:t xml:space="preserve">5 One-way analysis of variance</w:t>
      </w:r>
    </w:p>
    <w:bookmarkStart w:id="64" w:name="def-ss-between"/>
    <w:p>
      <w:pPr>
        <w:pStyle w:val="FirstParagraph"/>
      </w:pPr>
      <w:r>
        <w:rPr>
          <w:b/>
          <w:bCs/>
        </w:rPr>
        <w:t xml:space="preserve">Definition 7 (Between-group sum of squares)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j</m:t>
            </m:r>
            <m:sSub>
              <m:e>
                <m:r>
                  <m:t>n</m:t>
                </m:r>
              </m:e>
              <m:sub>
                <m:r>
                  <m:t>j</m:t>
                </m:r>
              </m:sub>
            </m:sSub>
          </m:sub>
        </m:sSub>
      </m:oMath>
      <w:r>
        <w:t xml:space="preserve"> </w:t>
      </w:r>
      <w:r>
        <w:t xml:space="preserve">be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observations in group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groups with</w:t>
      </w:r>
      <w:r>
        <w:t xml:space="preserve"> </w:t>
      </w:r>
      <m:oMath>
        <m:r>
          <m:t>n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n</m:t>
                </m:r>
              </m:e>
              <m:sub>
                <m:r>
                  <m:t>j</m:t>
                </m:r>
              </m:sub>
            </m:sSub>
          </m:e>
        </m:nary>
      </m:oMath>
      <w:r>
        <w:t xml:space="preserve"> </w:t>
      </w:r>
      <w:r>
        <w:t xml:space="preserve">observations in all,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be the sample mean of group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be the sample mean of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between-group sum of squares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SS</m:t>
              </m:r>
            </m:e>
            <m:sub>
              <m:r>
                <m:rPr>
                  <m:nor/>
                  <m:sty m:val="p"/>
                </m:rPr>
                <m:t>between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e>
          </m:nary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64"/>
    <w:bookmarkStart w:id="65" w:name="exm-ss-between"/>
    <w:p>
      <w:pPr>
        <w:pStyle w:val="BodyText"/>
      </w:pPr>
      <w:r>
        <w:rPr>
          <w:b/>
          <w:bCs/>
        </w:rPr>
        <w:t xml:space="preserve">Example 7 (Between-group sum of squares of two small groups)</w:t>
      </w:r>
      <w:r>
        <w:t xml:space="preserve"> </w:t>
      </w:r>
      <w:r>
        <w:t xml:space="preserve">Let group 1 be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 group 2 be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3.5</m:t>
        </m:r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SS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2.25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2.25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the deviations)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5"/>
    <w:bookmarkStart w:id="66" w:name="def-ss-within"/>
    <w:p>
      <w:pPr>
        <w:pStyle w:val="FirstParagraph"/>
      </w:pPr>
      <w:r>
        <w:rPr>
          <w:b/>
          <w:bCs/>
        </w:rPr>
        <w:t xml:space="preserve">Definition 8 (Within-group sum of squares)</w:t>
      </w:r>
      <w:r>
        <w:t xml:space="preserve"> </w:t>
      </w:r>
      <w:r>
        <w:t xml:space="preserve">With the notation of</w:t>
      </w:r>
      <w:r>
        <w:t xml:space="preserve"> </w:t>
      </w:r>
      <w:hyperlink w:anchor="def-ss-between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within-group sum of squares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SS</m:t>
              </m:r>
            </m:e>
            <m:sub>
              <m:r>
                <m:rPr>
                  <m:nor/>
                  <m:sty m:val="p"/>
                </m:rPr>
                <m:t>within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sSub>
            <m:e>
              <m:r>
                <m:t>y</m:t>
              </m:r>
            </m:e>
            <m:sub>
              <m:r>
                <m:t>j</m:t>
              </m:r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sub>
              <m:r>
                <m:t>j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66"/>
    <w:bookmarkStart w:id="67" w:name="exm-ss-within"/>
    <w:p>
      <w:pPr>
        <w:pStyle w:val="BodyText"/>
      </w:pPr>
      <w:r>
        <w:rPr>
          <w:b/>
          <w:bCs/>
        </w:rPr>
        <w:t xml:space="preserve">Example 8 (Within-group sum of squares of two small groups)</w:t>
      </w:r>
      <w:r>
        <w:t xml:space="preserve"> </w:t>
      </w:r>
      <w:r>
        <w:t xml:space="preserve">For the groups of</w:t>
      </w:r>
      <w:r>
        <w:t xml:space="preserve"> </w:t>
      </w:r>
      <w:hyperlink w:anchor="exm-ss-between">
        <w:r>
          <w:rPr>
            <w:rStyle w:val="Hyperlink"/>
          </w:rPr>
          <w:t xml:space="preserve">Example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SS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6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7"/>
    <w:bookmarkStart w:id="68" w:name="def-mean-squares"/>
    <w:p>
      <w:pPr>
        <w:pStyle w:val="FirstParagraph"/>
      </w:pPr>
      <w:r>
        <w:rPr>
          <w:b/>
          <w:bCs/>
        </w:rPr>
        <w:t xml:space="preserve">Definition 9 (Mean squares)</w:t>
      </w:r>
      <w:r>
        <w:t xml:space="preserve"> </w:t>
      </w:r>
      <w:r>
        <w:t xml:space="preserve">In one-way analysis of variance,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squares</w:t>
      </w:r>
      <w:r>
        <w:t xml:space="preserve"> </w:t>
      </w:r>
      <w:r>
        <w:t xml:space="preserve">are the sums of squares divided by their degrees of freedom: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within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within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When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groups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within</m:t>
            </m:r>
          </m:sub>
        </m:sSub>
      </m:oMath>
      <w:r>
        <w:t xml:space="preserve"> </w:t>
      </w:r>
      <w:r>
        <w:t xml:space="preserve">estimates it.</w:t>
      </w:r>
    </w:p>
    <w:bookmarkEnd w:id="68"/>
    <w:bookmarkStart w:id="69" w:name="exm-mean-squares"/>
    <w:p>
      <w:pPr>
        <w:pStyle w:val="BodyText"/>
      </w:pPr>
      <w:r>
        <w:rPr>
          <w:b/>
          <w:bCs/>
        </w:rPr>
        <w:t xml:space="preserve">Example 9 (Mean squares of two small groups)</w:t>
      </w:r>
      <w:r>
        <w:t xml:space="preserve"> </w:t>
      </w:r>
      <w:r>
        <w:t xml:space="preserve">For the groups of</w:t>
      </w:r>
      <w:r>
        <w:t xml:space="preserve"> </w:t>
      </w:r>
      <w:hyperlink w:anchor="exm-ss-betwee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6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/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9"/>
    <w:bookmarkStart w:id="71" w:name="def-one-way-anova"/>
    <w:p>
      <w:pPr>
        <w:pStyle w:val="FirstParagraph"/>
      </w:pPr>
      <w:r>
        <w:rPr>
          <w:b/>
          <w:bCs/>
        </w:rPr>
        <w:t xml:space="preserve">Definition 10 (One-way analysis of variance)</w:t>
      </w:r>
      <w:r>
        <w:t xml:space="preserve"> </w:t>
      </w:r>
      <w:r>
        <w:t xml:space="preserve">With the</w:t>
      </w:r>
      <w:r>
        <w:t xml:space="preserve"> </w:t>
      </w:r>
      <w:hyperlink w:anchor="def-mean-squares">
        <w:r>
          <w:rPr>
            <w:rStyle w:val="Hyperlink"/>
          </w:rPr>
          <w:t xml:space="preserve">mean squares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groups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observations in all,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one-way analysis of variance (ANOVA)</w:t>
      </w:r>
      <w:r>
        <w:t xml:space="preserve"> </w:t>
      </w:r>
      <w:r>
        <w:t xml:space="preserve">F-test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k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against the alternative that at least two group means differ</w:t>
      </w:r>
      <w:r>
        <w:t xml:space="preserve"> </w:t>
      </w:r>
      <w:r>
        <w:t xml:space="preserve">uses the</w:t>
      </w:r>
      <w:r>
        <w:t xml:space="preserve"> </w:t>
      </w:r>
      <w:hyperlink r:id="rId32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[9]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</m:num>
            <m:den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≥</m:t>
        </m:r>
        <m:r>
          <m:t>F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distribution (</w:t>
      </w:r>
      <w:hyperlink r:id="rId70">
        <w:r>
          <w:rPr>
            <w:rStyle w:val="Hyperlink"/>
          </w:rPr>
          <w:t xml:space="preserve">F-distribution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71"/>
    <w:bookmarkStart w:id="72" w:name="rem-f-statistic-size"/>
    <w:p>
      <w:pPr>
        <w:pStyle w:val="BodyText"/>
      </w:pPr>
      <w:r>
        <w:rPr>
          <w:i/>
          <w:iCs/>
        </w:rPr>
        <w:t xml:space="preserve">Remark 5</w:t>
      </w:r>
      <w:r>
        <w:t xml:space="preserve"> (Interpreting the F statistic). </w:t>
      </w:r>
      <w:r>
        <w:t xml:space="preserve">Large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mean that the group means are spread out</w:t>
      </w:r>
      <w:r>
        <w:t xml:space="preserve"> </w:t>
      </w:r>
      <w:r>
        <w:t xml:space="preserve">more than the variation within groups would explain.</w:t>
      </w:r>
      <w:r>
        <w:t xml:space="preserve"> </w:t>
      </w:r>
      <w:r>
        <w:t xml:space="preserve">For the groups of</w:t>
      </w:r>
      <w:r>
        <w:t xml:space="preserve"> </w:t>
      </w:r>
      <w:hyperlink w:anchor="exm-mean-squares">
        <w:r>
          <w:rPr>
            <w:rStyle w:val="Hyperlink"/>
          </w:rPr>
          <w:t xml:space="preserve">Example 9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/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2"/>
    <w:bookmarkStart w:id="73" w:name="thm-anova-null"/>
    <w:p>
      <w:pPr>
        <w:pStyle w:val="FirstParagraph"/>
      </w:pPr>
      <w:r>
        <w:rPr>
          <w:b/>
          <w:bCs/>
        </w:rPr>
        <w:t xml:space="preserve">Theorem 3 (Null distribution of the ANOVA F statistic)</w:t>
      </w:r>
      <w:r>
        <w:t xml:space="preserve"> </w:t>
      </w:r>
      <w:r>
        <w:t xml:space="preserve">Let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 independent,</w:t>
      </w:r>
      <w:r>
        <w:t xml:space="preserve"> </w:t>
      </w:r>
      <w:r>
        <w:t xml:space="preserve">with observation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Gaussian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and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every group.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k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holds,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), 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[4, Sec. 9.3], p. 449</w:t>
      </w:r>
      <w:r>
        <w:t xml:space="preserve">.</w:t>
      </w:r>
    </w:p>
    <w:bookmarkEnd w:id="73"/>
    <w:bookmarkStart w:id="74" w:name="exm-hers-anova"/>
    <w:p>
      <w:pPr>
        <w:pStyle w:val="BodyText"/>
      </w:pPr>
      <w:r>
        <w:rPr>
          <w:b/>
          <w:bCs/>
        </w:rPr>
        <w:t xml:space="preserve">Example 10 (Fasting glucose by race/ethnicity in HERS)</w:t>
      </w:r>
      <w:r>
        <w:t xml:space="preserve"> </w:t>
      </w:r>
      <w:r>
        <w:t xml:space="preserve">The group sizes, sample means, and sample standard deviations</w:t>
      </w:r>
      <w:r>
        <w:t xml:space="preserve"> </w:t>
      </w:r>
      <w:r>
        <w:t xml:space="preserve">of baseline fasting glucose: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raceth,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raceth               n  mean    sd</w:t>
      </w:r>
      <w:r>
        <w:br/>
      </w:r>
      <w:r>
        <w:rPr>
          <w:rStyle w:val="CommentTok"/>
        </w:rPr>
        <w:t xml:space="preserve">#&gt;   &lt;fct&gt;            &lt;int&gt; &lt;dbl&gt; &lt;dbl&gt;</w:t>
      </w:r>
      <w:r>
        <w:br/>
      </w:r>
      <w:r>
        <w:rPr>
          <w:rStyle w:val="CommentTok"/>
        </w:rPr>
        <w:t xml:space="preserve">#&gt; 1 African American   218  123.  44.3</w:t>
      </w:r>
      <w:r>
        <w:br/>
      </w:r>
      <w:r>
        <w:rPr>
          <w:rStyle w:val="CommentTok"/>
        </w:rPr>
        <w:t xml:space="preserve">#&gt; 2 White             2451  111.  35.6</w:t>
      </w:r>
      <w:r>
        <w:br/>
      </w:r>
      <w:r>
        <w:rPr>
          <w:rStyle w:val="CommentTok"/>
        </w:rPr>
        <w:t xml:space="preserve">#&gt; 3 Other               94  125.  42.6</w:t>
      </w:r>
    </w:p>
    <w:p>
      <w:pPr>
        <w:pStyle w:val="FirstParagraph"/>
      </w:pPr>
      <w:r>
        <w:t xml:space="preserve">The F statistic of</w:t>
      </w:r>
      <w:r>
        <w:t xml:space="preserve"> 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, computed step by step:</w:t>
      </w:r>
    </w:p>
    <w:p>
      <w:pPr>
        <w:pStyle w:val="SourceCode"/>
      </w:pPr>
      <w:r>
        <w:rPr>
          <w:rStyle w:val="NormalTok"/>
        </w:rPr>
        <w:t xml:space="preserve">anova_parts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grand_mean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group_mean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ss_between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((group_mean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grand_mean)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ss_within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((glucose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group_mean)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n_distinct</w:t>
      </w:r>
      <w:r>
        <w:rPr>
          <w:rStyle w:val="NormalTok"/>
        </w:rPr>
        <w:t xml:space="preserve">(raceth),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(ss_between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(k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(ss_within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k)),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pf</w:t>
      </w:r>
      <w:r>
        <w:rPr>
          <w:rStyle w:val="NormalTok"/>
        </w:rPr>
        <w:t xml:space="preserve">(f, k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anova_parts</w:t>
      </w:r>
      <w:r>
        <w:br/>
      </w:r>
      <w:r>
        <w:rPr>
          <w:rStyle w:val="CommentTok"/>
        </w:rPr>
        <w:t xml:space="preserve">#&gt; # A tibble: 1 × 6</w:t>
      </w:r>
      <w:r>
        <w:br/>
      </w:r>
      <w:r>
        <w:rPr>
          <w:rStyle w:val="CommentTok"/>
        </w:rPr>
        <w:t xml:space="preserve">#&gt;   ss_between ss_within     k     n     f      p_value</w:t>
      </w:r>
      <w:r>
        <w:br/>
      </w:r>
      <w:r>
        <w:rPr>
          <w:rStyle w:val="CommentTok"/>
        </w:rPr>
        <w:t xml:space="preserve">#&gt;        &lt;dbl&gt;     &lt;dbl&gt; &lt;int&gt; &lt;int&gt; &lt;dbl&gt;        &lt;dbl&gt;</w:t>
      </w:r>
      <w:r>
        <w:br/>
      </w:r>
      <w:r>
        <w:rPr>
          <w:rStyle w:val="CommentTok"/>
        </w:rPr>
        <w:t xml:space="preserve">#&gt; 1     45919.  3704543.     3  2763  17.1 0.0000000414</w:t>
      </w:r>
    </w:p>
    <w:p>
      <w:pPr>
        <w:pStyle w:val="FirstParagraph"/>
      </w:pPr>
      <m:oMath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</m:oMath>
      <w:r>
        <w:t xml:space="preserve"> </w:t>
      </w:r>
      <w:r>
        <w:t xml:space="preserve">is summed here over observations rather than groups:</w:t>
      </w:r>
      <w:r>
        <w:t xml:space="preserve"> </w:t>
      </w:r>
      <w:r>
        <w:t xml:space="preserve">each observation in group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contributes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gives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weights of</w:t>
      </w:r>
      <w:r>
        <w:t xml:space="preserve"> 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aov()</w:t>
      </w:r>
      <w:r>
        <w:t xml:space="preserve"> </w:t>
      </w:r>
      <w:r>
        <w:t xml:space="preserve">reports the same sums of squares, F statistic, and p-value:</w:t>
      </w:r>
    </w:p>
    <w:p>
      <w:pPr>
        <w:pStyle w:val="SourceCode"/>
      </w:pPr>
      <w:r>
        <w:rPr>
          <w:rStyle w:val="FunctionTok"/>
        </w:rPr>
        <w:t xml:space="preserve">aov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raceth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45918.814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22959.407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17.105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Residuals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3.705e+06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1342.226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Anova Table (Type 1 tests)</w:t>
      </w:r>
    </w:p>
    <w:p>
      <w:pPr>
        <w:pStyle w:val="BodyText"/>
      </w:pPr>
      <w:r>
        <w:t xml:space="preserve">The p-value is far below 0.05:</w:t>
      </w:r>
      <w:r>
        <w:t xml:space="preserve"> </w:t>
      </w:r>
      <w:r>
        <w:t xml:space="preserve">population mean fasting glucose differs among the three race/ethnicity groups.</w:t>
      </w:r>
    </w:p>
    <w:bookmarkEnd w:id="74"/>
    <w:bookmarkStart w:id="75" w:name="rem-hers-anova-variances"/>
    <w:p>
      <w:pPr>
        <w:pStyle w:val="BodyText"/>
      </w:pPr>
      <w:r>
        <w:rPr>
          <w:i/>
          <w:iCs/>
        </w:rPr>
        <w:t xml:space="preserve">Remark 6</w:t>
      </w:r>
      <w:r>
        <w:t xml:space="preserve"> (Unequal variances in the HERS glucose groups). </w:t>
      </w:r>
      <w:r>
        <w:t xml:space="preserve">The group standard deviations differ,</w:t>
      </w:r>
      <w:r>
        <w:t xml:space="preserve"> </w:t>
      </w:r>
      <w:r>
        <w:t xml:space="preserve">from 36</w:t>
      </w:r>
      <w:r>
        <w:t xml:space="preserve"> </w:t>
      </w:r>
      <w:r>
        <w:t xml:space="preserve">to 44 mg/dL,</w:t>
      </w:r>
      <w:r>
        <w:t xml:space="preserve"> </w:t>
      </w:r>
      <w:r>
        <w:t xml:space="preserve">so the equal-variance condition of</w:t>
      </w:r>
      <w:r>
        <w:t xml:space="preserve"> </w:t>
      </w:r>
      <w:hyperlink w:anchor="thm-anova-null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is questionable.</w:t>
      </w:r>
      <w:r>
        <w:t xml:space="preserve"> </w:t>
      </w:r>
      <w:r>
        <w:rPr>
          <w:rStyle w:val="VerbatimChar"/>
        </w:rPr>
        <w:t xml:space="preserve">oneway.test()</w:t>
      </w:r>
      <w:r>
        <w:t xml:space="preserve"> </w:t>
      </w:r>
      <w:r>
        <w:t xml:space="preserve">performs Welch’s version of the F-test,</w:t>
      </w:r>
      <w:r>
        <w:t xml:space="preserve"> </w:t>
      </w:r>
      <w:r>
        <w:t xml:space="preserve">which does not assume equal variances,</w:t>
      </w:r>
      <w:r>
        <w:t xml:space="preserve"> </w:t>
      </w:r>
      <w:r>
        <w:t xml:space="preserve">and reaches the same conclusion:</w:t>
      </w:r>
    </w:p>
    <w:p>
      <w:pPr>
        <w:pStyle w:val="SourceCode"/>
      </w:pPr>
      <w:r>
        <w:rPr>
          <w:rStyle w:val="FunctionTok"/>
        </w:rPr>
        <w:t xml:space="preserve">oneway.test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One-way analysis of means (not assuming equal variances)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 and raceth</w:t>
      </w:r>
      <w:r>
        <w:br/>
      </w:r>
      <w:r>
        <w:rPr>
          <w:rStyle w:val="CommentTok"/>
        </w:rPr>
        <w:t xml:space="preserve">#&gt; F = 12.49, num df = 2.0, denom df = 185.7, p-value = 8.17e-06</w:t>
      </w:r>
    </w:p>
    <w:bookmarkEnd w:id="75"/>
    <w:p>
      <w:pPr>
        <w:pStyle w:val="FirstParagraph"/>
      </w:pPr>
      <w:r>
        <w:t xml:space="preserve">One-way ANOVA is a special case of linear regression:</w:t>
      </w:r>
      <w:r>
        <w:t xml:space="preserve"> </w:t>
      </w:r>
      <w:r>
        <w:t xml:space="preserve">it is the F-test comparing a linear regression model</w:t>
      </w:r>
      <w:r>
        <w:t xml:space="preserve"> </w:t>
      </w:r>
      <w:r>
        <w:t xml:space="preserve">with a single categorical predictor</w:t>
      </w:r>
      <w:r>
        <w:t xml:space="preserve"> </w:t>
      </w:r>
      <w:r>
        <w:t xml:space="preserve">to the model with an intercept only</w:t>
      </w:r>
      <w:r>
        <w:t xml:space="preserve"> </w:t>
      </w:r>
      <w:r>
        <w:t xml:space="preserve">(</w:t>
      </w:r>
      <w:hyperlink r:id="rId76">
        <w:r>
          <w:rPr>
            <w:rStyle w:val="Hyperlink"/>
          </w:rPr>
          <w:t xml:space="preserve">Linear Models Overview</w:t>
        </w:r>
      </w:hyperlink>
      <w:r>
        <w:t xml:space="preserve">).</w:t>
      </w:r>
      <w:r>
        <w:t xml:space="preserve"> </w:t>
      </w:r>
      <w:r>
        <w:rPr>
          <w:rStyle w:val="VerbatimChar"/>
        </w:rPr>
        <w:t xml:space="preserve">lm()</w:t>
      </w:r>
      <w:r>
        <w:t xml:space="preserve"> </w:t>
      </w:r>
      <w:r>
        <w:t xml:space="preserve">gives the same F statistic as</w:t>
      </w:r>
      <w:r>
        <w:t xml:space="preserve"> </w:t>
      </w:r>
      <w:r>
        <w:rPr>
          <w:rStyle w:val="VerbatimChar"/>
        </w:rPr>
        <w:t xml:space="preserve">aov()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footer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raceth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45918.814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22959.407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17.105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Residuals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3.705e+06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1342.226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groups, the ANOVA F statistic equals the square of</w:t>
      </w:r>
      <w:r>
        <w:t xml:space="preserve"> </w:t>
      </w:r>
      <w:r>
        <w:t xml:space="preserve">the pooled t statistic (</w:t>
      </w:r>
      <w:hyperlink w:anchor="def-pooled-t-test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as the two treatment groups of</w:t>
      </w:r>
      <w:r>
        <w:t xml:space="preserve"> </w:t>
      </w:r>
      <w:hyperlink w:anchor="exm-hers-pooled-ttest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show: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HT,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hers))[[</w:t>
      </w:r>
      <w:r>
        <w:rPr>
          <w:rStyle w:val="StringTok"/>
        </w:rPr>
        <w:t xml:space="preserve">"F value"</w:t>
      </w:r>
      <w:r>
        <w:rPr>
          <w:rStyle w:val="NormalTok"/>
        </w:rPr>
        <w:t xml:space="preserve">]][[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t_squared =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glucose_placebo, </w:t>
      </w:r>
      <w:r>
        <w:rPr>
          <w:rStyle w:val="AttributeTok"/>
        </w:rPr>
        <w:t xml:space="preserve">var.equal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statistic[[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t_squared </w:t>
      </w:r>
      <w:r>
        <w:br/>
      </w:r>
      <w:r>
        <w:rPr>
          <w:rStyle w:val="CommentTok"/>
        </w:rPr>
        <w:t xml:space="preserve">#&gt;  0.180281  0.180281</w:t>
      </w:r>
    </w:p>
    <w:p>
      <w:pPr>
        <w:pStyle w:val="Compact"/>
        <w:numPr>
          <w:ilvl w:val="0"/>
          <w:numId w:val="1004"/>
        </w:numPr>
      </w:pPr>
      <w:r>
        <w:t xml:space="preserve">Hogg et al. [4, Sec. 9.3], pp. 446–455</w:t>
      </w:r>
      <w:r>
        <w:t xml:space="preserve"> </w:t>
      </w:r>
      <w:r>
        <w:t xml:space="preserve">covers one-factor analysis of variance.</w:t>
      </w:r>
    </w:p>
    <w:p>
      <w:pPr>
        <w:pStyle w:val="Compact"/>
        <w:numPr>
          <w:ilvl w:val="0"/>
          <w:numId w:val="1004"/>
        </w:numPr>
      </w:pPr>
      <w:r>
        <w:t xml:space="preserve">Casella and Berger [11, Sec. 11.2], pp. 522–538</w:t>
      </w:r>
      <w:r>
        <w:t xml:space="preserve"> </w:t>
      </w:r>
      <w:r>
        <w:t xml:space="preserve">covers oneway analysis of variance.</w:t>
      </w:r>
    </w:p>
    <w:p>
      <w:pPr>
        <w:pStyle w:val="Compact"/>
        <w:numPr>
          <w:ilvl w:val="0"/>
          <w:numId w:val="1004"/>
        </w:numPr>
      </w:pPr>
      <w:r>
        <w:t xml:space="preserve">Rice [7, Sec. 12.2], pp. 477–488</w:t>
      </w:r>
      <w:r>
        <w:t xml:space="preserve"> </w:t>
      </w:r>
      <w:r>
        <w:t xml:space="preserve">covers the one-way layout.</w:t>
      </w:r>
    </w:p>
    <w:bookmarkEnd w:id="77"/>
    <w:bookmarkStart w:id="99" w:name="references"/>
    <w:p>
      <w:pPr>
        <w:pStyle w:val="Heading2"/>
      </w:pPr>
      <w:r>
        <w:t xml:space="preserve">References</w:t>
      </w:r>
    </w:p>
    <w:bookmarkStart w:id="98" w:name="refs"/>
    <w:bookmarkStart w:id="79" w:name="ref-vittinghoff2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78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79"/>
    <w:bookmarkStart w:id="81" w:name="ref-HulleyStephen1998RTo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S. Hulley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“Randomized trial of estrogen plus progestin for secondary prevention of coronary heart disease in postmenopausal women,”</w:t>
      </w:r>
      <w:r>
        <w:t xml:space="preserve"> </w:t>
      </w:r>
      <w:r>
        <w:rPr>
          <w:i/>
          <w:iCs/>
        </w:rPr>
        <w:t xml:space="preserve">JAMA : the journal of the American Medical Association</w:t>
      </w:r>
      <w:r>
        <w:t xml:space="preserve">, vol. 280, no. 7, pp. 605–613, 1998, doi:</w:t>
      </w:r>
      <w:r>
        <w:t xml:space="preserve"> </w:t>
      </w:r>
      <w:hyperlink r:id="rId80">
        <w:r>
          <w:rPr>
            <w:rStyle w:val="Hyperlink"/>
          </w:rPr>
          <w:t xml:space="preserve">10.1001/jama.280.7.605</w:t>
        </w:r>
      </w:hyperlink>
      <w:r>
        <w:t xml:space="preserve">.</w:t>
      </w:r>
    </w:p>
    <w:bookmarkEnd w:id="81"/>
    <w:bookmarkStart w:id="83" w:name="ref-wikipedia_students_t_test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“Student’s t-test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2">
        <w:r>
          <w:rPr>
            <w:rStyle w:val="Hyperlink"/>
          </w:rPr>
          <w:t xml:space="preserve">https://en.wikipedia.org/wiki/Student%27s_t-test</w:t>
        </w:r>
      </w:hyperlink>
    </w:p>
    <w:bookmarkEnd w:id="83"/>
    <w:bookmarkStart w:id="84" w:name="ref-hoggtanis2015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84"/>
    <w:bookmarkStart w:id="86" w:name="ref-wikipedia_welchs_t_test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“Welch’s t-test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5">
        <w:r>
          <w:rPr>
            <w:rStyle w:val="Hyperlink"/>
          </w:rPr>
          <w:t xml:space="preserve">https://en.wikipedia.org/wiki/Welch%27s_t-test</w:t>
        </w:r>
      </w:hyperlink>
    </w:p>
    <w:bookmarkEnd w:id="86"/>
    <w:bookmarkStart w:id="88" w:name="ref-wikipedia_pooled_varianc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“Pooled variance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7">
        <w:r>
          <w:rPr>
            <w:rStyle w:val="Hyperlink"/>
          </w:rPr>
          <w:t xml:space="preserve">https://en.wikipedia.org/wiki/Pooled_variance</w:t>
        </w:r>
      </w:hyperlink>
    </w:p>
    <w:bookmarkEnd w:id="88"/>
    <w:bookmarkStart w:id="89" w:name="ref-rice2007mathematical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89"/>
    <w:bookmarkStart w:id="91" w:name="Xb77271a8c2834a333d91550be0fe1b0a3afc5b3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“Partition of sums of squares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0">
        <w:r>
          <w:rPr>
            <w:rStyle w:val="Hyperlink"/>
          </w:rPr>
          <w:t xml:space="preserve">https://en.wikipedia.org/wiki/Partition_of_sums_of_squares</w:t>
        </w:r>
      </w:hyperlink>
    </w:p>
    <w:bookmarkEnd w:id="91"/>
    <w:bookmarkStart w:id="93" w:name="ref-wikipedia_f_test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“F-test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2">
        <w:r>
          <w:rPr>
            <w:rStyle w:val="Hyperlink"/>
          </w:rPr>
          <w:t xml:space="preserve">https://en.wikipedia.org/wiki/F-test</w:t>
        </w:r>
      </w:hyperlink>
    </w:p>
    <w:bookmarkEnd w:id="93"/>
    <w:bookmarkStart w:id="95" w:name="ref-wikipedia_analysis_of_variance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“Analysis of variance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4">
        <w:r>
          <w:rPr>
            <w:rStyle w:val="Hyperlink"/>
          </w:rPr>
          <w:t xml:space="preserve">https://en.wikipedia.org/wiki/Analysis_of_variance</w:t>
        </w:r>
      </w:hyperlink>
    </w:p>
    <w:bookmarkEnd w:id="95"/>
    <w:bookmarkStart w:id="97" w:name="ref-CaseBerg01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96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97"/>
    <w:bookmarkEnd w:id="98"/>
    <w:bookmarkEnd w:id="9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6" Type="http://schemas.openxmlformats.org/officeDocument/2006/relationships/image" Target="media/rId46.png"/><Relationship Id="rId11" Type="http://schemas.openxmlformats.org/officeDocument/2006/relationships/hyperlink" Target="estimation.qmd" TargetMode="External"/><Relationship Id="rId9" Type="http://schemas.openxmlformats.org/officeDocument/2006/relationships/hyperlink" Target="exploratory-descriptive.qmd" TargetMode="External"/><Relationship Id="rId19" Type="http://schemas.openxmlformats.org/officeDocument/2006/relationships/hyperlink" Target="exploratory-descriptive.qmd#def-IQR" TargetMode="External"/><Relationship Id="rId21" Type="http://schemas.openxmlformats.org/officeDocument/2006/relationships/hyperlink" Target="exploratory-descriptive.qmd#def-boxplot" TargetMode="External"/><Relationship Id="rId15" Type="http://schemas.openxmlformats.org/officeDocument/2006/relationships/hyperlink" Target="exploratory-descriptive.qmd#def-sample-mean" TargetMode="External"/><Relationship Id="rId16" Type="http://schemas.openxmlformats.org/officeDocument/2006/relationships/hyperlink" Target="exploratory-descriptive.qmd#def-sample-median" TargetMode="External"/><Relationship Id="rId20" Type="http://schemas.openxmlformats.org/officeDocument/2006/relationships/hyperlink" Target="exploratory-descriptive.qmd#def-sample-proportion" TargetMode="External"/><Relationship Id="rId18" Type="http://schemas.openxmlformats.org/officeDocument/2006/relationships/hyperlink" Target="exploratory-descriptive.qmd#def-sample-sd" TargetMode="External"/><Relationship Id="rId17" Type="http://schemas.openxmlformats.org/officeDocument/2006/relationships/hyperlink" Target="exploratory-descriptive.qmd#def-sample-variance" TargetMode="External"/><Relationship Id="rId22" Type="http://schemas.openxmlformats.org/officeDocument/2006/relationships/hyperlink" Target="exploratory-descriptive.qmd#def-scatterplot" TargetMode="External"/><Relationship Id="rId80" Type="http://schemas.openxmlformats.org/officeDocument/2006/relationships/hyperlink" Target="https://doi.org/10.1001/jama.280.7.605" TargetMode="External"/><Relationship Id="rId78" Type="http://schemas.openxmlformats.org/officeDocument/2006/relationships/hyperlink" Target="https://doi.org/10.1007/978-1-4614-1353-0" TargetMode="External"/><Relationship Id="rId94" Type="http://schemas.openxmlformats.org/officeDocument/2006/relationships/hyperlink" Target="https://en.wikipedia.org/wiki/Analysis_of_variance" TargetMode="External"/><Relationship Id="rId92" Type="http://schemas.openxmlformats.org/officeDocument/2006/relationships/hyperlink" Target="https://en.wikipedia.org/wiki/F-test" TargetMode="External"/><Relationship Id="rId90" Type="http://schemas.openxmlformats.org/officeDocument/2006/relationships/hyperlink" Target="https://en.wikipedia.org/wiki/Partition_of_sums_of_squares" TargetMode="External"/><Relationship Id="rId87" Type="http://schemas.openxmlformats.org/officeDocument/2006/relationships/hyperlink" Target="https://en.wikipedia.org/wiki/Pooled_variance" TargetMode="External"/><Relationship Id="rId82" Type="http://schemas.openxmlformats.org/officeDocument/2006/relationships/hyperlink" Target="https://en.wikipedia.org/wiki/Student%27s_t-test" TargetMode="External"/><Relationship Id="rId85" Type="http://schemas.openxmlformats.org/officeDocument/2006/relationships/hyperlink" Target="https://en.wikipedia.org/wiki/Welch%27s_t-test" TargetMode="External"/><Relationship Id="rId36" Type="http://schemas.openxmlformats.org/officeDocument/2006/relationships/hyperlink" Target="https://morrison-lab.github.io/pds/limit-theorems.html#sec-clt" TargetMode="External"/><Relationship Id="rId76" Type="http://schemas.openxmlformats.org/officeDocument/2006/relationships/hyperlink" Target="https://morrison-lab.github.io/rme/chapters/Linear-models-overview.html#sec-understand-LMs" TargetMode="External"/><Relationship Id="rId96" Type="http://schemas.openxmlformats.org/officeDocument/2006/relationships/hyperlink" Target="https://www.cengage.com/c/statistical-inference-2e-casella-berger/9780534243128/" TargetMode="External"/><Relationship Id="rId10" Type="http://schemas.openxmlformats.org/officeDocument/2006/relationships/hyperlink" Target="inference.qmd" TargetMode="External"/><Relationship Id="rId27" Type="http://schemas.openxmlformats.org/officeDocument/2006/relationships/hyperlink" Target="inference.qmd#def-alternative-hypothesis" TargetMode="External"/><Relationship Id="rId59" Type="http://schemas.openxmlformats.org/officeDocument/2006/relationships/hyperlink" Target="inference.qmd#def-confidence-interval" TargetMode="External"/><Relationship Id="rId70" Type="http://schemas.openxmlformats.org/officeDocument/2006/relationships/hyperlink" Target="inference.qmd#def-f-dist" TargetMode="External"/><Relationship Id="rId26" Type="http://schemas.openxmlformats.org/officeDocument/2006/relationships/hyperlink" Target="inference.qmd#def-null-hypothesis" TargetMode="External"/><Relationship Id="rId29" Type="http://schemas.openxmlformats.org/officeDocument/2006/relationships/hyperlink" Target="inference.qmd#def-p-value" TargetMode="External"/><Relationship Id="rId30" Type="http://schemas.openxmlformats.org/officeDocument/2006/relationships/hyperlink" Target="inference.qmd#def-significance-level" TargetMode="External"/><Relationship Id="rId33" Type="http://schemas.openxmlformats.org/officeDocument/2006/relationships/hyperlink" Target="inference.qmd#def-t-dist" TargetMode="External"/><Relationship Id="rId28" Type="http://schemas.openxmlformats.org/officeDocument/2006/relationships/hyperlink" Target="inference.qmd#def-test-statistic" TargetMode="External"/><Relationship Id="rId44" Type="http://schemas.openxmlformats.org/officeDocument/2006/relationships/hyperlink" Target="inference.qmd#exm-p-value-wcgs" TargetMode="External"/><Relationship Id="rId37" Type="http://schemas.openxmlformats.org/officeDocument/2006/relationships/hyperlink" Target="inference.qmd#exm-t-dist" TargetMode="External"/><Relationship Id="rId12" Type="http://schemas.openxmlformats.org/officeDocument/2006/relationships/hyperlink" Target="intro-MLEs.qmd#tbl-gaussian-vs-mle-tests" TargetMode="External"/><Relationship Id="rId32" Type="http://schemas.openxmlformats.org/officeDocument/2006/relationships/hyperlink" Target="sufficiency.qmd#def-statistic" TargetMode="External"/></Relationships>
</file>

<file path=word/_rels/footnotes.xml.rels><?xml version='1.0' encoding='UTF-8' standalone='yes'?>
<Relationships xmlns="http://schemas.openxmlformats.org/package/2006/relationships"><Relationship Id="rId11" Type="http://schemas.openxmlformats.org/officeDocument/2006/relationships/hyperlink" Target="estimation.qmd" TargetMode="External"/><Relationship Id="rId9" Type="http://schemas.openxmlformats.org/officeDocument/2006/relationships/hyperlink" Target="exploratory-descriptive.qmd" TargetMode="External"/><Relationship Id="rId19" Type="http://schemas.openxmlformats.org/officeDocument/2006/relationships/hyperlink" Target="exploratory-descriptive.qmd#def-IQR" TargetMode="External"/><Relationship Id="rId21" Type="http://schemas.openxmlformats.org/officeDocument/2006/relationships/hyperlink" Target="exploratory-descriptive.qmd#def-boxplot" TargetMode="External"/><Relationship Id="rId15" Type="http://schemas.openxmlformats.org/officeDocument/2006/relationships/hyperlink" Target="exploratory-descriptive.qmd#def-sample-mean" TargetMode="External"/><Relationship Id="rId16" Type="http://schemas.openxmlformats.org/officeDocument/2006/relationships/hyperlink" Target="exploratory-descriptive.qmd#def-sample-median" TargetMode="External"/><Relationship Id="rId20" Type="http://schemas.openxmlformats.org/officeDocument/2006/relationships/hyperlink" Target="exploratory-descriptive.qmd#def-sample-proportion" TargetMode="External"/><Relationship Id="rId18" Type="http://schemas.openxmlformats.org/officeDocument/2006/relationships/hyperlink" Target="exploratory-descriptive.qmd#def-sample-sd" TargetMode="External"/><Relationship Id="rId17" Type="http://schemas.openxmlformats.org/officeDocument/2006/relationships/hyperlink" Target="exploratory-descriptive.qmd#def-sample-variance" TargetMode="External"/><Relationship Id="rId22" Type="http://schemas.openxmlformats.org/officeDocument/2006/relationships/hyperlink" Target="exploratory-descriptive.qmd#def-scatterplot" TargetMode="External"/><Relationship Id="rId80" Type="http://schemas.openxmlformats.org/officeDocument/2006/relationships/hyperlink" Target="https://doi.org/10.1001/jama.280.7.605" TargetMode="External"/><Relationship Id="rId78" Type="http://schemas.openxmlformats.org/officeDocument/2006/relationships/hyperlink" Target="https://doi.org/10.1007/978-1-4614-1353-0" TargetMode="External"/><Relationship Id="rId94" Type="http://schemas.openxmlformats.org/officeDocument/2006/relationships/hyperlink" Target="https://en.wikipedia.org/wiki/Analysis_of_variance" TargetMode="External"/><Relationship Id="rId92" Type="http://schemas.openxmlformats.org/officeDocument/2006/relationships/hyperlink" Target="https://en.wikipedia.org/wiki/F-test" TargetMode="External"/><Relationship Id="rId90" Type="http://schemas.openxmlformats.org/officeDocument/2006/relationships/hyperlink" Target="https://en.wikipedia.org/wiki/Partition_of_sums_of_squares" TargetMode="External"/><Relationship Id="rId87" Type="http://schemas.openxmlformats.org/officeDocument/2006/relationships/hyperlink" Target="https://en.wikipedia.org/wiki/Pooled_variance" TargetMode="External"/><Relationship Id="rId82" Type="http://schemas.openxmlformats.org/officeDocument/2006/relationships/hyperlink" Target="https://en.wikipedia.org/wiki/Student%27s_t-test" TargetMode="External"/><Relationship Id="rId85" Type="http://schemas.openxmlformats.org/officeDocument/2006/relationships/hyperlink" Target="https://en.wikipedia.org/wiki/Welch%27s_t-test" TargetMode="External"/><Relationship Id="rId36" Type="http://schemas.openxmlformats.org/officeDocument/2006/relationships/hyperlink" Target="https://morrison-lab.github.io/pds/limit-theorems.html#sec-clt" TargetMode="External"/><Relationship Id="rId76" Type="http://schemas.openxmlformats.org/officeDocument/2006/relationships/hyperlink" Target="https://morrison-lab.github.io/rme/chapters/Linear-models-overview.html#sec-understand-LMs" TargetMode="External"/><Relationship Id="rId96" Type="http://schemas.openxmlformats.org/officeDocument/2006/relationships/hyperlink" Target="https://www.cengage.com/c/statistical-inference-2e-casella-berger/9780534243128/" TargetMode="External"/><Relationship Id="rId10" Type="http://schemas.openxmlformats.org/officeDocument/2006/relationships/hyperlink" Target="inference.qmd" TargetMode="External"/><Relationship Id="rId27" Type="http://schemas.openxmlformats.org/officeDocument/2006/relationships/hyperlink" Target="inference.qmd#def-alternative-hypothesis" TargetMode="External"/><Relationship Id="rId59" Type="http://schemas.openxmlformats.org/officeDocument/2006/relationships/hyperlink" Target="inference.qmd#def-confidence-interval" TargetMode="External"/><Relationship Id="rId70" Type="http://schemas.openxmlformats.org/officeDocument/2006/relationships/hyperlink" Target="inference.qmd#def-f-dist" TargetMode="External"/><Relationship Id="rId26" Type="http://schemas.openxmlformats.org/officeDocument/2006/relationships/hyperlink" Target="inference.qmd#def-null-hypothesis" TargetMode="External"/><Relationship Id="rId29" Type="http://schemas.openxmlformats.org/officeDocument/2006/relationships/hyperlink" Target="inference.qmd#def-p-value" TargetMode="External"/><Relationship Id="rId30" Type="http://schemas.openxmlformats.org/officeDocument/2006/relationships/hyperlink" Target="inference.qmd#def-significance-level" TargetMode="External"/><Relationship Id="rId33" Type="http://schemas.openxmlformats.org/officeDocument/2006/relationships/hyperlink" Target="inference.qmd#def-t-dist" TargetMode="External"/><Relationship Id="rId28" Type="http://schemas.openxmlformats.org/officeDocument/2006/relationships/hyperlink" Target="inference.qmd#def-test-statistic" TargetMode="External"/><Relationship Id="rId44" Type="http://schemas.openxmlformats.org/officeDocument/2006/relationships/hyperlink" Target="inference.qmd#exm-p-value-wcgs" TargetMode="External"/><Relationship Id="rId37" Type="http://schemas.openxmlformats.org/officeDocument/2006/relationships/hyperlink" Target="inference.qmd#exm-t-dist" TargetMode="External"/><Relationship Id="rId12" Type="http://schemas.openxmlformats.org/officeDocument/2006/relationships/hyperlink" Target="intro-MLEs.qmd#tbl-gaussian-vs-mle-tests" TargetMode="External"/><Relationship Id="rId32" Type="http://schemas.openxmlformats.org/officeDocument/2006/relationships/hyperlink" Target="sufficiency.qmd#def-statistic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Comparing Means</dc:title>
  <dc:creator/>
  <cp:keywords/>
  <dcterms:created xsi:type="dcterms:W3CDTF">2026-10-30T22:02:56Z</dcterms:created>
  <dcterms:modified xsi:type="dcterms:W3CDTF">2026-10-30T22:02:56Z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2026-10-30 14:53:24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