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Example 11 (A discrete prior on a grid: 8 successes in 10 trials)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Suppose</w:t>
        </w:r>
      </w:ins>
      <w:ins w:id="6" w:author="PR Preview" w:date="2026-01-01T00:00:00Z">
        <w:r>
          <w:t xml:space="preserve"> </w:t>
        </w:r>
      </w:ins>
      <m:oMath>
        <m:r>
          <m:t>π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can take only the eleven values</w:t>
        </w:r>
      </w:ins>
      <w:ins w:id="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ins w:id="10" w:author="PR Preview" w:date="2026-01-01T00:00:00Z">
        <w:r>
          <w:t xml:space="preserve">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and we give them equal prior probability,</w:t>
        </w:r>
      </w:ins>
      <w:ins w:id="1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We observe</w:t>
        </w:r>
      </w:ins>
      <w:ins w:id="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8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successes in</w:t>
        </w:r>
      </w:ins>
      <w:ins w:id="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independent trials,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so that given</w:t>
        </w:r>
      </w:ins>
      <w:ins w:id="25" w:author="PR Preview" w:date="2026-01-01T00:00:00Z">
        <w:r>
          <w:t xml:space="preserve"> </w:t>
        </w:r>
      </w:ins>
      <m:oMath>
        <m:r>
          <m:t>π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count is</w:t>
        </w:r>
      </w:ins>
      <w:ins w:id="28" w:author="PR Preview" w:date="2026-01-01T00:00:00Z">
        <w:r>
          <w:t xml:space="preserve"> </w:t>
        </w:r>
      </w:ins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0" w:author="PR Preview" w:date="2026-01-01T00:00:00Z">
        <w:r>
          <w:t xml:space="preserve">Because</w:t>
        </w:r>
      </w:ins>
      <w:ins w:id="31" w:author="PR Preview" w:date="2026-01-01T00:00:00Z">
        <w:r>
          <w:t xml:space="preserve"> </w:t>
        </w:r>
      </w:ins>
      <m:oMath>
        <m:r>
          <m:t>π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discrete,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</w:t>
        </w:r>
      </w:ins>
      <w:ins w:id="36" w:author="PR Preview" w:date="2026-01-01T00:00:00Z">
        <w:r>
          <w:t xml:space="preserve"> </w:t>
        </w:r>
      </w:ins>
      <w:hyperlink w:anchor="def-marginal-likelihood">
        <w:ins w:id="37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a sum over the grid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rather than an integral,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w:hyperlink w:anchor="thm-bayes-posterior">
        <w:ins w:id="4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8" w:author="PR Preview" w:date="2026-01-01T00:00:00Z">
        <w:r>
          <w:t xml:space="preserve">where the sum runs over the eleven grid values</w:t>
        </w:r>
      </w:ins>
      <w:ins w:id="49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table builds the posterior one column at a time: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prior, the likelihood of the observed count,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their product, and the product divided by its sum.</w:t>
        </w:r>
      </w:ins>
    </w:p>
    <w:p>
      <w:pPr>
        <w:pStyle w:val="SourceCode"/>
      </w:pPr>
      <w:ins w:id="57" w:author="PR Preview" w:date="2026-01-01T00:00:00Z">
        <w:r>
          <w:rPr>
            <w:rStyle w:val="NormalTok"/>
          </w:rPr>
          <w:t xml:space="preserve">n_trials </w:t>
        </w:r>
      </w:ins>
      <w:ins w:id="58" w:author="PR Preview" w:date="2026-01-01T00:00:00Z">
        <w:r>
          <w:rPr>
            <w:rStyle w:val="OtherTok"/>
          </w:rPr>
          <w:t xml:space="preserve">&lt;-</w:t>
        </w:r>
      </w:ins>
      <w:ins w:id="59" w:author="PR Preview" w:date="2026-01-01T00:00:00Z">
        <w:r>
          <w:rPr>
            <w:rStyle w:val="NormalTok"/>
          </w:rPr>
          <w:t xml:space="preserve"> </w:t>
        </w:r>
      </w:ins>
      <w:ins w:id="60" w:author="PR Preview" w:date="2026-01-01T00:00:00Z">
        <w:r>
          <w:rPr>
            <w:rStyle w:val="DecValTok"/>
          </w:rPr>
          <w:t xml:space="preserve">10</w:t>
        </w:r>
      </w:ins>
      <w:ins w:id="61" w:author="PR Preview" w:date="2026-01-01T00:00:00Z">
        <w:r>
          <w:br/>
        </w:r>
      </w:ins>
      <w:ins w:id="62" w:author="PR Preview" w:date="2026-01-01T00:00:00Z">
        <w:r>
          <w:rPr>
            <w:rStyle w:val="NormalTok"/>
          </w:rPr>
          <w:t xml:space="preserve">x_obs </w:t>
        </w:r>
      </w:ins>
      <w:ins w:id="63" w:author="PR Preview" w:date="2026-01-01T00:00:00Z">
        <w:r>
          <w:rPr>
            <w:rStyle w:val="OtherTok"/>
          </w:rPr>
          <w:t xml:space="preserve">&lt;-</w:t>
        </w:r>
      </w:ins>
      <w:ins w:id="64" w:author="PR Preview" w:date="2026-01-01T00:00:00Z">
        <w:r>
          <w:rPr>
            <w:rStyle w:val="NormalTok"/>
          </w:rPr>
          <w:t xml:space="preserve"> </w:t>
        </w:r>
      </w:ins>
      <w:ins w:id="65" w:author="PR Preview" w:date="2026-01-01T00:00:00Z">
        <w:r>
          <w:rPr>
            <w:rStyle w:val="DecValTok"/>
          </w:rPr>
          <w:t xml:space="preserve">8</w:t>
        </w:r>
      </w:ins>
      <w:ins w:id="66" w:author="PR Preview" w:date="2026-01-01T00:00:00Z">
        <w:r>
          <w:br/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discrete_post </w:t>
        </w:r>
      </w:ins>
      <w:ins w:id="69" w:author="PR Preview" w:date="2026-01-01T00:00:00Z">
        <w:r>
          <w:rPr>
            <w:rStyle w:val="OtherTok"/>
          </w:rPr>
          <w:t xml:space="preserve">&lt;-</w:t>
        </w:r>
      </w:ins>
      <w:ins w:id="70" w:author="PR Preview" w:date="2026-01-01T00:00:00Z">
        <w:r>
          <w:rPr>
            <w:rStyle w:val="NormalTok"/>
          </w:rPr>
          <w:t xml:space="preserve"> </w:t>
        </w:r>
      </w:ins>
      <w:ins w:id="71" w:author="PR Preview" w:date="2026-01-01T00:00:00Z">
        <w:r>
          <w:rPr>
            <w:rStyle w:val="FunctionTok"/>
          </w:rPr>
          <w:t xml:space="preserve">data.frame</w:t>
        </w:r>
      </w:ins>
      <w:ins w:id="72" w:author="PR Preview" w:date="2026-01-01T00:00:00Z">
        <w:r>
          <w:rPr>
            <w:rStyle w:val="NormalTok"/>
          </w:rPr>
          <w:t xml:space="preserve">(</w:t>
        </w:r>
      </w:ins>
      <w:ins w:id="73" w:author="PR Preview" w:date="2026-01-01T00:00:00Z">
        <w:r>
          <w:rPr>
            <w:rStyle w:val="AttributeTok"/>
          </w:rPr>
          <w:t xml:space="preserve">prob =</w:t>
        </w:r>
      </w:ins>
      <w:ins w:id="74" w:author="PR Preview" w:date="2026-01-01T00:00:00Z">
        <w:r>
          <w:rPr>
            <w:rStyle w:val="NormalTok"/>
          </w:rPr>
          <w:t xml:space="preserve"> </w:t>
        </w:r>
      </w:ins>
      <w:ins w:id="75" w:author="PR Preview" w:date="2026-01-01T00:00:00Z">
        <w:r>
          <w:rPr>
            <w:rStyle w:val="FunctionTok"/>
          </w:rPr>
          <w:t xml:space="preserve">seq</w:t>
        </w:r>
      </w:ins>
      <w:ins w:id="76" w:author="PR Preview" w:date="2026-01-01T00:00:00Z">
        <w:r>
          <w:rPr>
            <w:rStyle w:val="NormalTok"/>
          </w:rPr>
          <w:t xml:space="preserve">(</w:t>
        </w:r>
      </w:ins>
      <w:ins w:id="77" w:author="PR Preview" w:date="2026-01-01T00:00:00Z">
        <w:r>
          <w:rPr>
            <w:rStyle w:val="DecValTok"/>
          </w:rPr>
          <w:t xml:space="preserve">0</w:t>
        </w:r>
      </w:ins>
      <w:ins w:id="78" w:author="PR Preview" w:date="2026-01-01T00:00:00Z">
        <w:r>
          <w:rPr>
            <w:rStyle w:val="NormalTok"/>
          </w:rPr>
          <w:t xml:space="preserve">, </w:t>
        </w:r>
      </w:ins>
      <w:ins w:id="79" w:author="PR Preview" w:date="2026-01-01T00:00:00Z">
        <w:r>
          <w:rPr>
            <w:rStyle w:val="DecValTok"/>
          </w:rPr>
          <w:t xml:space="preserve">1</w:t>
        </w:r>
      </w:ins>
      <w:ins w:id="80" w:author="PR Preview" w:date="2026-01-01T00:00:00Z">
        <w:r>
          <w:rPr>
            <w:rStyle w:val="NormalTok"/>
          </w:rPr>
          <w:t xml:space="preserve">, </w:t>
        </w:r>
      </w:ins>
      <w:ins w:id="81" w:author="PR Preview" w:date="2026-01-01T00:00:00Z">
        <w:r>
          <w:rPr>
            <w:rStyle w:val="AttributeTok"/>
          </w:rPr>
          <w:t xml:space="preserve">by =</w:t>
        </w:r>
      </w:ins>
      <w:ins w:id="82" w:author="PR Preview" w:date="2026-01-01T00:00:00Z">
        <w:r>
          <w:rPr>
            <w:rStyle w:val="NormalTok"/>
          </w:rPr>
          <w:t xml:space="preserve"> </w:t>
        </w:r>
      </w:ins>
      <w:ins w:id="83" w:author="PR Preview" w:date="2026-01-01T00:00:00Z">
        <w:r>
          <w:rPr>
            <w:rStyle w:val="FloatTok"/>
          </w:rPr>
          <w:t xml:space="preserve">0.1</w:t>
        </w:r>
      </w:ins>
      <w:ins w:id="84" w:author="PR Preview" w:date="2026-01-01T00:00:00Z">
        <w:r>
          <w:rPr>
            <w:rStyle w:val="NormalTok"/>
          </w:rPr>
          <w:t xml:space="preserve">))</w:t>
        </w:r>
      </w:ins>
      <w:ins w:id="85" w:author="PR Preview" w:date="2026-01-01T00:00:00Z">
        <w:r>
          <w:br/>
        </w:r>
      </w:ins>
      <w:ins w:id="86" w:author="PR Preview" w:date="2026-01-01T00:00:00Z">
        <w:r>
          <w:rPr>
            <w:rStyle w:val="NormalTok"/>
          </w:rPr>
          <w:t xml:space="preserve">discrete_post</w:t>
        </w:r>
      </w:ins>
      <w:ins w:id="87" w:author="PR Preview" w:date="2026-01-01T00:00:00Z">
        <w:r>
          <w:rPr>
            <w:rStyle w:val="SpecialCharTok"/>
          </w:rPr>
          <w:t xml:space="preserve">$</w:t>
        </w:r>
      </w:ins>
      <w:ins w:id="88" w:author="PR Preview" w:date="2026-01-01T00:00:00Z">
        <w:r>
          <w:rPr>
            <w:rStyle w:val="NormalTok"/>
          </w:rPr>
          <w:t xml:space="preserve">prior </w:t>
        </w:r>
      </w:ins>
      <w:ins w:id="89" w:author="PR Preview" w:date="2026-01-01T00:00:00Z">
        <w:r>
          <w:rPr>
            <w:rStyle w:val="OtherTok"/>
          </w:rPr>
          <w:t xml:space="preserve">&lt;-</w:t>
        </w:r>
      </w:ins>
      <w:ins w:id="90" w:author="PR Preview" w:date="2026-01-01T00:00:00Z">
        <w:r>
          <w:rPr>
            <w:rStyle w:val="NormalTok"/>
          </w:rPr>
          <w:t xml:space="preserve"> </w:t>
        </w:r>
      </w:ins>
      <w:ins w:id="91" w:author="PR Preview" w:date="2026-01-01T00:00:00Z">
        <w:r>
          <w:rPr>
            <w:rStyle w:val="DecValTok"/>
          </w:rPr>
          <w:t xml:space="preserve">1</w:t>
        </w:r>
      </w:ins>
      <w:ins w:id="92" w:author="PR Preview" w:date="2026-01-01T00:00:00Z">
        <w:r>
          <w:rPr>
            <w:rStyle w:val="NormalTok"/>
          </w:rPr>
          <w:t xml:space="preserve"> </w:t>
        </w:r>
      </w:ins>
      <w:ins w:id="93" w:author="PR Preview" w:date="2026-01-01T00:00:00Z">
        <w:r>
          <w:rPr>
            <w:rStyle w:val="SpecialCharTok"/>
          </w:rPr>
          <w:t xml:space="preserve">/</w:t>
        </w:r>
      </w:ins>
      <w:ins w:id="94" w:author="PR Preview" w:date="2026-01-01T00:00:00Z">
        <w:r>
          <w:rPr>
            <w:rStyle w:val="NormalTok"/>
          </w:rPr>
          <w:t xml:space="preserve"> </w:t>
        </w:r>
      </w:ins>
      <w:ins w:id="95" w:author="PR Preview" w:date="2026-01-01T00:00:00Z">
        <w:r>
          <w:rPr>
            <w:rStyle w:val="FunctionTok"/>
          </w:rPr>
          <w:t xml:space="preserve">nrow</w:t>
        </w:r>
      </w:ins>
      <w:ins w:id="96" w:author="PR Preview" w:date="2026-01-01T00:00:00Z">
        <w:r>
          <w:rPr>
            <w:rStyle w:val="NormalTok"/>
          </w:rPr>
          <w:t xml:space="preserve">(discrete_post)</w:t>
        </w:r>
      </w:ins>
      <w:ins w:id="97" w:author="PR Preview" w:date="2026-01-01T00:00:00Z">
        <w:r>
          <w:br/>
        </w:r>
      </w:ins>
      <w:ins w:id="98" w:author="PR Preview" w:date="2026-01-01T00:00:00Z">
        <w:r>
          <w:rPr>
            <w:rStyle w:val="NormalTok"/>
          </w:rPr>
          <w:t xml:space="preserve">discrete_post</w:t>
        </w:r>
      </w:ins>
      <w:ins w:id="99" w:author="PR Preview" w:date="2026-01-01T00:00:00Z">
        <w:r>
          <w:rPr>
            <w:rStyle w:val="SpecialCharTok"/>
          </w:rPr>
          <w:t xml:space="preserve">$</w:t>
        </w:r>
      </w:ins>
      <w:ins w:id="100" w:author="PR Preview" w:date="2026-01-01T00:00:00Z">
        <w:r>
          <w:rPr>
            <w:rStyle w:val="NormalTok"/>
          </w:rPr>
          <w:t xml:space="preserve">likelihood </w:t>
        </w:r>
      </w:ins>
      <w:ins w:id="101" w:author="PR Preview" w:date="2026-01-01T00:00:00Z">
        <w:r>
          <w:rPr>
            <w:rStyle w:val="OtherTok"/>
          </w:rPr>
          <w:t xml:space="preserve">&lt;-</w:t>
        </w:r>
      </w:ins>
      <w:ins w:id="102" w:author="PR Preview" w:date="2026-01-01T00:00:00Z">
        <w:r>
          <w:rPr>
            <w:rStyle w:val="NormalTok"/>
          </w:rPr>
          <w:t xml:space="preserve"> stats</w:t>
        </w:r>
      </w:ins>
      <w:ins w:id="103" w:author="PR Preview" w:date="2026-01-01T00:00:00Z">
        <w:r>
          <w:rPr>
            <w:rStyle w:val="SpecialCharTok"/>
          </w:rPr>
          <w:t xml:space="preserve">::</w:t>
        </w:r>
      </w:ins>
      <w:ins w:id="104" w:author="PR Preview" w:date="2026-01-01T00:00:00Z">
        <w:r>
          <w:rPr>
            <w:rStyle w:val="FunctionTok"/>
          </w:rPr>
          <w:t xml:space="preserve">dbinom</w:t>
        </w:r>
      </w:ins>
      <w:ins w:id="105" w:author="PR Preview" w:date="2026-01-01T00:00:00Z">
        <w:r>
          <w:rPr>
            <w:rStyle w:val="NormalTok"/>
          </w:rPr>
          <w:t xml:space="preserve">(</w:t>
        </w:r>
      </w:ins>
      <w:ins w:id="106" w:author="PR Preview" w:date="2026-01-01T00:00:00Z">
        <w:r>
          <w:br/>
        </w:r>
      </w:ins>
      <w:ins w:id="107" w:author="PR Preview" w:date="2026-01-01T00:00:00Z">
        <w:r>
          <w:rPr>
            <w:rStyle w:val="NormalTok"/>
          </w:rPr>
          <w:t xml:space="preserve">  x_obs,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NormalTok"/>
          </w:rPr>
          <w:t xml:space="preserve">  </w:t>
        </w:r>
      </w:ins>
      <w:ins w:id="110" w:author="PR Preview" w:date="2026-01-01T00:00:00Z">
        <w:r>
          <w:rPr>
            <w:rStyle w:val="AttributeTok"/>
          </w:rPr>
          <w:t xml:space="preserve">size =</w:t>
        </w:r>
      </w:ins>
      <w:ins w:id="111" w:author="PR Preview" w:date="2026-01-01T00:00:00Z">
        <w:r>
          <w:rPr>
            <w:rStyle w:val="NormalTok"/>
          </w:rPr>
          <w:t xml:space="preserve"> n_trials,</w:t>
        </w:r>
      </w:ins>
      <w:ins w:id="112" w:author="PR Preview" w:date="2026-01-01T00:00:00Z">
        <w:r>
          <w:br/>
        </w:r>
      </w:ins>
      <w:ins w:id="113" w:author="PR Preview" w:date="2026-01-01T00:00:00Z">
        <w:r>
          <w:rPr>
            <w:rStyle w:val="NormalTok"/>
          </w:rPr>
          <w:t xml:space="preserve">  </w:t>
        </w:r>
      </w:ins>
      <w:ins w:id="114" w:author="PR Preview" w:date="2026-01-01T00:00:00Z">
        <w:r>
          <w:rPr>
            <w:rStyle w:val="AttributeTok"/>
          </w:rPr>
          <w:t xml:space="preserve">prob =</w:t>
        </w:r>
      </w:ins>
      <w:ins w:id="115" w:author="PR Preview" w:date="2026-01-01T00:00:00Z">
        <w:r>
          <w:rPr>
            <w:rStyle w:val="NormalTok"/>
          </w:rPr>
          <w:t xml:space="preserve"> discrete_post</w:t>
        </w:r>
      </w:ins>
      <w:ins w:id="116" w:author="PR Preview" w:date="2026-01-01T00:00:00Z">
        <w:r>
          <w:rPr>
            <w:rStyle w:val="SpecialCharTok"/>
          </w:rPr>
          <w:t xml:space="preserve">$</w:t>
        </w:r>
      </w:ins>
      <w:ins w:id="117" w:author="PR Preview" w:date="2026-01-01T00:00:00Z">
        <w:r>
          <w:rPr>
            <w:rStyle w:val="NormalTok"/>
          </w:rPr>
          <w:t xml:space="preserve">prob</w:t>
        </w:r>
      </w:ins>
      <w:ins w:id="118" w:author="PR Preview" w:date="2026-01-01T00:00:00Z">
        <w:r>
          <w:br/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discrete_post</w:t>
        </w:r>
      </w:ins>
      <w:ins w:id="122" w:author="PR Preview" w:date="2026-01-01T00:00:00Z">
        <w:r>
          <w:rPr>
            <w:rStyle w:val="SpecialCharTok"/>
          </w:rPr>
          <w:t xml:space="preserve">$</w:t>
        </w:r>
      </w:ins>
      <w:ins w:id="123" w:author="PR Preview" w:date="2026-01-01T00:00:00Z">
        <w:r>
          <w:rPr>
            <w:rStyle w:val="NormalTok"/>
          </w:rPr>
          <w:t xml:space="preserve">product </w:t>
        </w:r>
      </w:ins>
      <w:ins w:id="124" w:author="PR Preview" w:date="2026-01-01T00:00:00Z">
        <w:r>
          <w:rPr>
            <w:rStyle w:val="OtherTok"/>
          </w:rPr>
          <w:t xml:space="preserve">&lt;-</w:t>
        </w:r>
      </w:ins>
      <w:ins w:id="125" w:author="PR Preview" w:date="2026-01-01T00:00:00Z">
        <w:r>
          <w:rPr>
            <w:rStyle w:val="NormalTok"/>
          </w:rPr>
          <w:t xml:space="preserve"> discrete_post</w:t>
        </w:r>
      </w:ins>
      <w:ins w:id="126" w:author="PR Preview" w:date="2026-01-01T00:00:00Z">
        <w:r>
          <w:rPr>
            <w:rStyle w:val="SpecialCharTok"/>
          </w:rPr>
          <w:t xml:space="preserve">$</w:t>
        </w:r>
      </w:ins>
      <w:ins w:id="127" w:author="PR Preview" w:date="2026-01-01T00:00:00Z">
        <w:r>
          <w:rPr>
            <w:rStyle w:val="NormalTok"/>
          </w:rPr>
          <w:t xml:space="preserve">prior </w:t>
        </w:r>
      </w:ins>
      <w:ins w:id="128" w:author="PR Preview" w:date="2026-01-01T00:00:00Z">
        <w:r>
          <w:rPr>
            <w:rStyle w:val="SpecialCharTok"/>
          </w:rPr>
          <w:t xml:space="preserve">*</w:t>
        </w:r>
      </w:ins>
      <w:ins w:id="129" w:author="PR Preview" w:date="2026-01-01T00:00:00Z">
        <w:r>
          <w:rPr>
            <w:rStyle w:val="NormalTok"/>
          </w:rPr>
          <w:t xml:space="preserve"> discrete_post</w:t>
        </w:r>
      </w:ins>
      <w:ins w:id="130" w:author="PR Preview" w:date="2026-01-01T00:00:00Z">
        <w:r>
          <w:rPr>
            <w:rStyle w:val="SpecialCharTok"/>
          </w:rPr>
          <w:t xml:space="preserve">$</w:t>
        </w:r>
      </w:ins>
      <w:ins w:id="131" w:author="PR Preview" w:date="2026-01-01T00:00:00Z">
        <w:r>
          <w:rPr>
            <w:rStyle w:val="NormalTok"/>
          </w:rPr>
          <w:t xml:space="preserve">likelihood</w:t>
        </w:r>
      </w:ins>
      <w:ins w:id="132" w:author="PR Preview" w:date="2026-01-01T00:00:00Z">
        <w:r>
          <w:br/>
        </w:r>
      </w:ins>
      <w:ins w:id="133" w:author="PR Preview" w:date="2026-01-01T00:00:00Z">
        <w:r>
          <w:rPr>
            <w:rStyle w:val="NormalTok"/>
          </w:rPr>
          <w:t xml:space="preserve">marginal_likelihood </w:t>
        </w:r>
      </w:ins>
      <w:ins w:id="134" w:author="PR Preview" w:date="2026-01-01T00:00:00Z">
        <w:r>
          <w:rPr>
            <w:rStyle w:val="OtherTok"/>
          </w:rPr>
          <w:t xml:space="preserve">&lt;-</w:t>
        </w:r>
      </w:ins>
      <w:ins w:id="135" w:author="PR Preview" w:date="2026-01-01T00:00:00Z">
        <w:r>
          <w:rPr>
            <w:rStyle w:val="NormalTok"/>
          </w:rPr>
          <w:t xml:space="preserve"> </w:t>
        </w:r>
      </w:ins>
      <w:ins w:id="136" w:author="PR Preview" w:date="2026-01-01T00:00:00Z">
        <w:r>
          <w:rPr>
            <w:rStyle w:val="FunctionTok"/>
          </w:rPr>
          <w:t xml:space="preserve">sum</w:t>
        </w:r>
      </w:ins>
      <w:ins w:id="137" w:author="PR Preview" w:date="2026-01-01T00:00:00Z">
        <w:r>
          <w:rPr>
            <w:rStyle w:val="NormalTok"/>
          </w:rPr>
          <w:t xml:space="preserve">(discrete_post</w:t>
        </w:r>
      </w:ins>
      <w:ins w:id="138" w:author="PR Preview" w:date="2026-01-01T00:00:00Z">
        <w:r>
          <w:rPr>
            <w:rStyle w:val="SpecialCharTok"/>
          </w:rPr>
          <w:t xml:space="preserve">$</w:t>
        </w:r>
      </w:ins>
      <w:ins w:id="139" w:author="PR Preview" w:date="2026-01-01T00:00:00Z">
        <w:r>
          <w:rPr>
            <w:rStyle w:val="NormalTok"/>
          </w:rPr>
          <w:t xml:space="preserve">product)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rPr>
            <w:rStyle w:val="NormalTok"/>
          </w:rPr>
          <w:t xml:space="preserve">discrete_post</w:t>
        </w:r>
      </w:ins>
      <w:ins w:id="142" w:author="PR Preview" w:date="2026-01-01T00:00:00Z">
        <w:r>
          <w:rPr>
            <w:rStyle w:val="SpecialCharTok"/>
          </w:rPr>
          <w:t xml:space="preserve">$</w:t>
        </w:r>
      </w:ins>
      <w:ins w:id="143" w:author="PR Preview" w:date="2026-01-01T00:00:00Z">
        <w:r>
          <w:rPr>
            <w:rStyle w:val="NormalTok"/>
          </w:rPr>
          <w:t xml:space="preserve">posterior </w:t>
        </w:r>
      </w:ins>
      <w:ins w:id="144" w:author="PR Preview" w:date="2026-01-01T00:00:00Z">
        <w:r>
          <w:rPr>
            <w:rStyle w:val="OtherTok"/>
          </w:rPr>
          <w:t xml:space="preserve">&lt;-</w:t>
        </w:r>
      </w:ins>
      <w:ins w:id="145" w:author="PR Preview" w:date="2026-01-01T00:00:00Z">
        <w:r>
          <w:rPr>
            <w:rStyle w:val="NormalTok"/>
          </w:rPr>
          <w:t xml:space="preserve"> discrete_post</w:t>
        </w:r>
      </w:ins>
      <w:ins w:id="146" w:author="PR Preview" w:date="2026-01-01T00:00:00Z">
        <w:r>
          <w:rPr>
            <w:rStyle w:val="SpecialCharTok"/>
          </w:rPr>
          <w:t xml:space="preserve">$</w:t>
        </w:r>
      </w:ins>
      <w:ins w:id="147" w:author="PR Preview" w:date="2026-01-01T00:00:00Z">
        <w:r>
          <w:rPr>
            <w:rStyle w:val="NormalTok"/>
          </w:rPr>
          <w:t xml:space="preserve">product </w:t>
        </w:r>
      </w:ins>
      <w:ins w:id="148" w:author="PR Preview" w:date="2026-01-01T00:00:00Z">
        <w:r>
          <w:rPr>
            <w:rStyle w:val="SpecialCharTok"/>
          </w:rPr>
          <w:t xml:space="preserve">/</w:t>
        </w:r>
      </w:ins>
      <w:ins w:id="149" w:author="PR Preview" w:date="2026-01-01T00:00:00Z">
        <w:r>
          <w:rPr>
            <w:rStyle w:val="NormalTok"/>
          </w:rPr>
          <w:t xml:space="preserve"> marginal_likelihood</w:t>
        </w:r>
      </w:ins>
      <w:ins w:id="150" w:author="PR Preview" w:date="2026-01-01T00:00:00Z">
        <w:r>
          <w:br/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knitr</w:t>
        </w:r>
      </w:ins>
      <w:ins w:id="153" w:author="PR Preview" w:date="2026-01-01T00:00:00Z">
        <w:r>
          <w:rPr>
            <w:rStyle w:val="SpecialCharTok"/>
          </w:rPr>
          <w:t xml:space="preserve">::</w:t>
        </w:r>
      </w:ins>
      <w:ins w:id="154" w:author="PR Preview" w:date="2026-01-01T00:00:00Z">
        <w:r>
          <w:rPr>
            <w:rStyle w:val="FunctionTok"/>
          </w:rPr>
          <w:t xml:space="preserve">kable</w:t>
        </w:r>
      </w:ins>
      <w:ins w:id="155" w:author="PR Preview" w:date="2026-01-01T00:00:00Z">
        <w:r>
          <w:rPr>
            <w:rStyle w:val="NormalTok"/>
          </w:rPr>
          <w:t xml:space="preserve">(discrete_post, </w:t>
        </w:r>
      </w:ins>
      <w:ins w:id="156" w:author="PR Preview" w:date="2026-01-01T00:00:00Z">
        <w:r>
          <w:rPr>
            <w:rStyle w:val="AttributeTok"/>
          </w:rPr>
          <w:t xml:space="preserve">digits =</w:t>
        </w:r>
      </w:ins>
      <w:ins w:id="157" w:author="PR Preview" w:date="2026-01-01T00:00:00Z">
        <w:r>
          <w:rPr>
            <w:rStyle w:val="NormalTok"/>
          </w:rPr>
          <w:t xml:space="preserve"> </w:t>
        </w:r>
      </w:ins>
      <w:ins w:id="158" w:author="PR Preview" w:date="2026-01-01T00:00:00Z">
        <w:r>
          <w:rPr>
            <w:rStyle w:val="DecValTok"/>
          </w:rPr>
          <w:t xml:space="preserve">4</w:t>
        </w:r>
      </w:ins>
      <w:ins w:id="159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ins w:id="160" w:author="PR Preview" w:date="2026-01-01T00:00:00Z">
        <w:r>
          <w:t xml:space="preserve">The marginal likelihood is 0.0824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(with a uniform prior over eleven values,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 average of the likelihood column),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the posterior probabilities sum to 1.</w:t>
        </w:r>
      </w:ins>
      <w:ins w:id="167" w:author="PR Preview" w:date="2026-01-01T00:00:00Z">
        <w:r>
          <w:t xml:space="preserve"> </w:t>
        </w:r>
      </w:ins>
      <w:hyperlink w:anchor="fig-discrete-prior">
        <w:ins w:id="16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compares the prior with the posterior.</w:t>
        </w:r>
      </w:ins>
    </w:p>
    <w:p>
      <w:pPr>
        <w:pStyle w:val="SourceCode"/>
      </w:pPr>
      <w:ins w:id="171" w:author="PR Preview" w:date="2026-01-01T00:00:00Z">
        <w:r>
          <w:rPr>
            <w:rStyle w:val="NormalTok"/>
          </w:rPr>
          <w:t xml:space="preserve">discrete_long </w:t>
        </w:r>
      </w:ins>
      <w:ins w:id="172" w:author="PR Preview" w:date="2026-01-01T00:00:00Z">
        <w:r>
          <w:rPr>
            <w:rStyle w:val="OtherTok"/>
          </w:rPr>
          <w:t xml:space="preserve">&lt;-</w:t>
        </w:r>
      </w:ins>
      <w:ins w:id="173" w:author="PR Preview" w:date="2026-01-01T00:00:00Z">
        <w:r>
          <w:rPr>
            <w:rStyle w:val="NormalTok"/>
          </w:rPr>
          <w:t xml:space="preserve"> </w:t>
        </w:r>
      </w:ins>
      <w:ins w:id="174" w:author="PR Preview" w:date="2026-01-01T00:00:00Z">
        <w:r>
          <w:rPr>
            <w:rStyle w:val="FunctionTok"/>
          </w:rPr>
          <w:t xml:space="preserve">rbind</w:t>
        </w:r>
      </w:ins>
      <w:ins w:id="175" w:author="PR Preview" w:date="2026-01-01T00:00:00Z">
        <w:r>
          <w:rPr>
            <w:rStyle w:val="NormalTok"/>
          </w:rPr>
          <w:t xml:space="preserve">(</w:t>
        </w:r>
      </w:ins>
      <w:ins w:id="176" w:author="PR Preview" w:date="2026-01-01T00:00:00Z">
        <w:r>
          <w:br/>
        </w:r>
      </w:ins>
      <w:ins w:id="177" w:author="PR Preview" w:date="2026-01-01T00:00:00Z">
        <w:r>
          <w:rPr>
            <w:rStyle w:val="NormalTok"/>
          </w:rPr>
          <w:t xml:space="preserve">  </w:t>
        </w:r>
      </w:ins>
      <w:ins w:id="178" w:author="PR Preview" w:date="2026-01-01T00:00:00Z">
        <w:r>
          <w:rPr>
            <w:rStyle w:val="FunctionTok"/>
          </w:rPr>
          <w:t xml:space="preserve">data.frame</w:t>
        </w:r>
      </w:ins>
      <w:ins w:id="179" w:author="PR Preview" w:date="2026-01-01T00:00:00Z">
        <w:r>
          <w:rPr>
            <w:rStyle w:val="NormalTok"/>
          </w:rPr>
          <w:t xml:space="preserve">(</w:t>
        </w:r>
      </w:ins>
      <w:ins w:id="180" w:author="PR Preview" w:date="2026-01-01T00:00:00Z">
        <w:r>
          <w:br/>
        </w:r>
      </w:ins>
      <w:ins w:id="181" w:author="PR Preview" w:date="2026-01-01T00:00:00Z">
        <w:r>
          <w:rPr>
            <w:rStyle w:val="NormalTok"/>
          </w:rPr>
          <w:t xml:space="preserve">    </w:t>
        </w:r>
      </w:ins>
      <w:ins w:id="182" w:author="PR Preview" w:date="2026-01-01T00:00:00Z">
        <w:r>
          <w:rPr>
            <w:rStyle w:val="AttributeTok"/>
          </w:rPr>
          <w:t xml:space="preserve">prob =</w:t>
        </w:r>
      </w:ins>
      <w:ins w:id="183" w:author="PR Preview" w:date="2026-01-01T00:00:00Z">
        <w:r>
          <w:rPr>
            <w:rStyle w:val="NormalTok"/>
          </w:rPr>
          <w:t xml:space="preserve"> discrete_post</w:t>
        </w:r>
      </w:ins>
      <w:ins w:id="184" w:author="PR Preview" w:date="2026-01-01T00:00:00Z">
        <w:r>
          <w:rPr>
            <w:rStyle w:val="SpecialCharTok"/>
          </w:rPr>
          <w:t xml:space="preserve">$</w:t>
        </w:r>
      </w:ins>
      <w:ins w:id="185" w:author="PR Preview" w:date="2026-01-01T00:00:00Z">
        <w:r>
          <w:rPr>
            <w:rStyle w:val="NormalTok"/>
          </w:rPr>
          <w:t xml:space="preserve">prob,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    </w:t>
        </w:r>
      </w:ins>
      <w:ins w:id="188" w:author="PR Preview" w:date="2026-01-01T00:00:00Z">
        <w:r>
          <w:rPr>
            <w:rStyle w:val="AttributeTok"/>
          </w:rPr>
          <w:t xml:space="preserve">distribution =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StringTok"/>
          </w:rPr>
          <w:t xml:space="preserve">"prior"</w:t>
        </w:r>
      </w:ins>
      <w:ins w:id="191" w:author="PR Preview" w:date="2026-01-01T00:00:00Z">
        <w:r>
          <w:rPr>
            <w:rStyle w:val="NormalTok"/>
          </w:rPr>
          <w:t xml:space="preserve">,</w:t>
        </w:r>
      </w:ins>
      <w:ins w:id="192" w:author="PR Preview" w:date="2026-01-01T00:00:00Z">
        <w:r>
          <w:br/>
        </w:r>
      </w:ins>
      <w:ins w:id="193" w:author="PR Preview" w:date="2026-01-01T00:00:00Z">
        <w:r>
          <w:rPr>
            <w:rStyle w:val="NormalTok"/>
          </w:rPr>
          <w:t xml:space="preserve">    </w:t>
        </w:r>
      </w:ins>
      <w:ins w:id="194" w:author="PR Preview" w:date="2026-01-01T00:00:00Z">
        <w:r>
          <w:rPr>
            <w:rStyle w:val="AttributeTok"/>
          </w:rPr>
          <w:t xml:space="preserve">probability =</w:t>
        </w:r>
      </w:ins>
      <w:ins w:id="195" w:author="PR Preview" w:date="2026-01-01T00:00:00Z">
        <w:r>
          <w:rPr>
            <w:rStyle w:val="NormalTok"/>
          </w:rPr>
          <w:t xml:space="preserve"> discrete_post</w:t>
        </w:r>
      </w:ins>
      <w:ins w:id="196" w:author="PR Preview" w:date="2026-01-01T00:00:00Z">
        <w:r>
          <w:rPr>
            <w:rStyle w:val="SpecialCharTok"/>
          </w:rPr>
          <w:t xml:space="preserve">$</w:t>
        </w:r>
      </w:ins>
      <w:ins w:id="197" w:author="PR Preview" w:date="2026-01-01T00:00:00Z">
        <w:r>
          <w:rPr>
            <w:rStyle w:val="NormalTok"/>
          </w:rPr>
          <w:t xml:space="preserve">prior</w:t>
        </w:r>
      </w:ins>
      <w:ins w:id="198" w:author="PR Preview" w:date="2026-01-01T00:00:00Z">
        <w:r>
          <w:br/>
        </w:r>
      </w:ins>
      <w:ins w:id="199" w:author="PR Preview" w:date="2026-01-01T00:00:00Z">
        <w:r>
          <w:rPr>
            <w:rStyle w:val="NormalTok"/>
          </w:rPr>
          <w:t xml:space="preserve">  ),</w:t>
        </w:r>
      </w:ins>
      <w:ins w:id="200" w:author="PR Preview" w:date="2026-01-01T00:00:00Z">
        <w:r>
          <w:br/>
        </w:r>
      </w:ins>
      <w:ins w:id="201" w:author="PR Preview" w:date="2026-01-01T00:00:00Z">
        <w:r>
          <w:rPr>
            <w:rStyle w:val="NormalTok"/>
          </w:rPr>
          <w:t xml:space="preserve">  </w:t>
        </w:r>
      </w:ins>
      <w:ins w:id="202" w:author="PR Preview" w:date="2026-01-01T00:00:00Z">
        <w:r>
          <w:rPr>
            <w:rStyle w:val="FunctionTok"/>
          </w:rPr>
          <w:t xml:space="preserve">data.frame</w:t>
        </w:r>
      </w:ins>
      <w:ins w:id="203" w:author="PR Preview" w:date="2026-01-01T00:00:00Z">
        <w:r>
          <w:rPr>
            <w:rStyle w:val="NormalTok"/>
          </w:rPr>
          <w:t xml:space="preserve">(</w:t>
        </w:r>
      </w:ins>
      <w:ins w:id="204" w:author="PR Preview" w:date="2026-01-01T00:00:00Z">
        <w:r>
          <w:br/>
        </w:r>
      </w:ins>
      <w:ins w:id="205" w:author="PR Preview" w:date="2026-01-01T00:00:00Z">
        <w:r>
          <w:rPr>
            <w:rStyle w:val="NormalTok"/>
          </w:rPr>
          <w:t xml:space="preserve">    </w:t>
        </w:r>
      </w:ins>
      <w:ins w:id="206" w:author="PR Preview" w:date="2026-01-01T00:00:00Z">
        <w:r>
          <w:rPr>
            <w:rStyle w:val="AttributeTok"/>
          </w:rPr>
          <w:t xml:space="preserve">prob =</w:t>
        </w:r>
      </w:ins>
      <w:ins w:id="207" w:author="PR Preview" w:date="2026-01-01T00:00:00Z">
        <w:r>
          <w:rPr>
            <w:rStyle w:val="NormalTok"/>
          </w:rPr>
          <w:t xml:space="preserve"> discrete_post</w:t>
        </w:r>
      </w:ins>
      <w:ins w:id="208" w:author="PR Preview" w:date="2026-01-01T00:00:00Z">
        <w:r>
          <w:rPr>
            <w:rStyle w:val="SpecialCharTok"/>
          </w:rPr>
          <w:t xml:space="preserve">$</w:t>
        </w:r>
      </w:ins>
      <w:ins w:id="209" w:author="PR Preview" w:date="2026-01-01T00:00:00Z">
        <w:r>
          <w:rPr>
            <w:rStyle w:val="NormalTok"/>
          </w:rPr>
          <w:t xml:space="preserve">prob,</w:t>
        </w:r>
      </w:ins>
      <w:ins w:id="210" w:author="PR Preview" w:date="2026-01-01T00:00:00Z">
        <w:r>
          <w:br/>
        </w:r>
      </w:ins>
      <w:ins w:id="211" w:author="PR Preview" w:date="2026-01-01T00:00:00Z">
        <w:r>
          <w:rPr>
            <w:rStyle w:val="NormalTok"/>
          </w:rPr>
          <w:t xml:space="preserve">    </w:t>
        </w:r>
      </w:ins>
      <w:ins w:id="212" w:author="PR Preview" w:date="2026-01-01T00:00:00Z">
        <w:r>
          <w:rPr>
            <w:rStyle w:val="AttributeTok"/>
          </w:rPr>
          <w:t xml:space="preserve">distribution =</w:t>
        </w:r>
      </w:ins>
      <w:ins w:id="213" w:author="PR Preview" w:date="2026-01-01T00:00:00Z">
        <w:r>
          <w:rPr>
            <w:rStyle w:val="NormalTok"/>
          </w:rPr>
          <w:t xml:space="preserve"> </w:t>
        </w:r>
      </w:ins>
      <w:ins w:id="214" w:author="PR Preview" w:date="2026-01-01T00:00:00Z">
        <w:r>
          <w:rPr>
            <w:rStyle w:val="StringTok"/>
          </w:rPr>
          <w:t xml:space="preserve">"posterior"</w:t>
        </w:r>
      </w:ins>
      <w:ins w:id="215" w:author="PR Preview" w:date="2026-01-01T00:00:00Z">
        <w:r>
          <w:rPr>
            <w:rStyle w:val="NormalTok"/>
          </w:rPr>
          <w:t xml:space="preserve">,</w:t>
        </w:r>
      </w:ins>
      <w:ins w:id="216" w:author="PR Preview" w:date="2026-01-01T00:00:00Z">
        <w:r>
          <w:br/>
        </w:r>
      </w:ins>
      <w:ins w:id="217" w:author="PR Preview" w:date="2026-01-01T00:00:00Z">
        <w:r>
          <w:rPr>
            <w:rStyle w:val="NormalTok"/>
          </w:rPr>
          <w:t xml:space="preserve">    </w:t>
        </w:r>
      </w:ins>
      <w:ins w:id="218" w:author="PR Preview" w:date="2026-01-01T00:00:00Z">
        <w:r>
          <w:rPr>
            <w:rStyle w:val="AttributeTok"/>
          </w:rPr>
          <w:t xml:space="preserve">probability =</w:t>
        </w:r>
      </w:ins>
      <w:ins w:id="219" w:author="PR Preview" w:date="2026-01-01T00:00:00Z">
        <w:r>
          <w:rPr>
            <w:rStyle w:val="NormalTok"/>
          </w:rPr>
          <w:t xml:space="preserve"> discrete_post</w:t>
        </w:r>
      </w:ins>
      <w:ins w:id="220" w:author="PR Preview" w:date="2026-01-01T00:00:00Z">
        <w:r>
          <w:rPr>
            <w:rStyle w:val="SpecialCharTok"/>
          </w:rPr>
          <w:t xml:space="preserve">$</w:t>
        </w:r>
      </w:ins>
      <w:ins w:id="221" w:author="PR Preview" w:date="2026-01-01T00:00:00Z">
        <w:r>
          <w:rPr>
            <w:rStyle w:val="NormalTok"/>
          </w:rPr>
          <w:t xml:space="preserve">posterior</w:t>
        </w:r>
      </w:ins>
      <w:ins w:id="222" w:author="PR Preview" w:date="2026-01-01T00:00:00Z">
        <w:r>
          <w:br/>
        </w:r>
      </w:ins>
      <w:ins w:id="223" w:author="PR Preview" w:date="2026-01-01T00:00:00Z">
        <w:r>
          <w:rPr>
            <w:rStyle w:val="NormalTok"/>
          </w:rPr>
          <w:t xml:space="preserve">  )</w:t>
        </w:r>
      </w:ins>
      <w:ins w:id="224" w:author="PR Preview" w:date="2026-01-01T00:00:00Z">
        <w:r>
          <w:br/>
        </w:r>
      </w:ins>
      <w:ins w:id="225" w:author="PR Preview" w:date="2026-01-01T00:00:00Z">
        <w:r>
          <w:rPr>
            <w:rStyle w:val="NormalTok"/>
          </w:rPr>
          <w:t xml:space="preserve">)</w:t>
        </w:r>
      </w:ins>
      <w:ins w:id="226" w:author="PR Preview" w:date="2026-01-01T00:00:00Z">
        <w:r>
          <w:br/>
        </w:r>
      </w:ins>
      <w:ins w:id="227" w:author="PR Preview" w:date="2026-01-01T00:00:00Z">
        <w:r>
          <w:rPr>
            <w:rStyle w:val="NormalTok"/>
          </w:rPr>
          <w:t xml:space="preserve">discrete_long</w:t>
        </w:r>
      </w:ins>
      <w:ins w:id="228" w:author="PR Preview" w:date="2026-01-01T00:00:00Z">
        <w:r>
          <w:rPr>
            <w:rStyle w:val="SpecialCharTok"/>
          </w:rPr>
          <w:t xml:space="preserve">$</w:t>
        </w:r>
      </w:ins>
      <w:ins w:id="229" w:author="PR Preview" w:date="2026-01-01T00:00:00Z">
        <w:r>
          <w:rPr>
            <w:rStyle w:val="NormalTok"/>
          </w:rPr>
          <w:t xml:space="preserve">distribution </w:t>
        </w:r>
      </w:ins>
      <w:ins w:id="230" w:author="PR Preview" w:date="2026-01-01T00:00:00Z">
        <w:r>
          <w:rPr>
            <w:rStyle w:val="OtherTok"/>
          </w:rPr>
          <w:t xml:space="preserve">&lt;-</w:t>
        </w:r>
      </w:ins>
      <w:ins w:id="231" w:author="PR Preview" w:date="2026-01-01T00:00:00Z">
        <w:r>
          <w:rPr>
            <w:rStyle w:val="NormalTok"/>
          </w:rPr>
          <w:t xml:space="preserve"> </w:t>
        </w:r>
      </w:ins>
      <w:ins w:id="232" w:author="PR Preview" w:date="2026-01-01T00:00:00Z">
        <w:r>
          <w:rPr>
            <w:rStyle w:val="FunctionTok"/>
          </w:rPr>
          <w:t xml:space="preserve">factor</w:t>
        </w:r>
      </w:ins>
      <w:ins w:id="233" w:author="PR Preview" w:date="2026-01-01T00:00:00Z">
        <w:r>
          <w:rPr>
            <w:rStyle w:val="NormalTok"/>
          </w:rPr>
          <w:t xml:space="preserve">(</w:t>
        </w:r>
      </w:ins>
      <w:ins w:id="234" w:author="PR Preview" w:date="2026-01-01T00:00:00Z">
        <w:r>
          <w:br/>
        </w:r>
      </w:ins>
      <w:ins w:id="235" w:author="PR Preview" w:date="2026-01-01T00:00:00Z">
        <w:r>
          <w:rPr>
            <w:rStyle w:val="NormalTok"/>
          </w:rPr>
          <w:t xml:space="preserve">  discrete_long</w:t>
        </w:r>
      </w:ins>
      <w:ins w:id="236" w:author="PR Preview" w:date="2026-01-01T00:00:00Z">
        <w:r>
          <w:rPr>
            <w:rStyle w:val="SpecialCharTok"/>
          </w:rPr>
          <w:t xml:space="preserve">$</w:t>
        </w:r>
      </w:ins>
      <w:ins w:id="237" w:author="PR Preview" w:date="2026-01-01T00:00:00Z">
        <w:r>
          <w:rPr>
            <w:rStyle w:val="NormalTok"/>
          </w:rPr>
          <w:t xml:space="preserve">distribution,</w:t>
        </w:r>
      </w:ins>
      <w:ins w:id="238" w:author="PR Preview" w:date="2026-01-01T00:00:00Z">
        <w:r>
          <w:br/>
        </w:r>
      </w:ins>
      <w:ins w:id="239" w:author="PR Preview" w:date="2026-01-01T00:00:00Z">
        <w:r>
          <w:rPr>
            <w:rStyle w:val="NormalTok"/>
          </w:rPr>
          <w:t xml:space="preserve">  </w:t>
        </w:r>
      </w:ins>
      <w:ins w:id="240" w:author="PR Preview" w:date="2026-01-01T00:00:00Z">
        <w:r>
          <w:rPr>
            <w:rStyle w:val="AttributeTok"/>
          </w:rPr>
          <w:t xml:space="preserve">levels =</w:t>
        </w:r>
      </w:ins>
      <w:ins w:id="241" w:author="PR Preview" w:date="2026-01-01T00:00:00Z">
        <w:r>
          <w:rPr>
            <w:rStyle w:val="NormalTok"/>
          </w:rPr>
          <w:t xml:space="preserve"> </w:t>
        </w:r>
      </w:ins>
      <w:ins w:id="242" w:author="PR Preview" w:date="2026-01-01T00:00:00Z">
        <w:r>
          <w:rPr>
            <w:rStyle w:val="FunctionTok"/>
          </w:rPr>
          <w:t xml:space="preserve">c</w:t>
        </w:r>
      </w:ins>
      <w:ins w:id="243" w:author="PR Preview" w:date="2026-01-01T00:00:00Z">
        <w:r>
          <w:rPr>
            <w:rStyle w:val="NormalTok"/>
          </w:rPr>
          <w:t xml:space="preserve">(</w:t>
        </w:r>
      </w:ins>
      <w:ins w:id="244" w:author="PR Preview" w:date="2026-01-01T00:00:00Z">
        <w:r>
          <w:rPr>
            <w:rStyle w:val="StringTok"/>
          </w:rPr>
          <w:t xml:space="preserve">"prior"</w:t>
        </w:r>
      </w:ins>
      <w:ins w:id="245" w:author="PR Preview" w:date="2026-01-01T00:00:00Z">
        <w:r>
          <w:rPr>
            <w:rStyle w:val="NormalTok"/>
          </w:rPr>
          <w:t xml:space="preserve">, </w:t>
        </w:r>
      </w:ins>
      <w:ins w:id="246" w:author="PR Preview" w:date="2026-01-01T00:00:00Z">
        <w:r>
          <w:rPr>
            <w:rStyle w:val="StringTok"/>
          </w:rPr>
          <w:t xml:space="preserve">"posterior"</w:t>
        </w:r>
      </w:ins>
      <w:ins w:id="247" w:author="PR Preview" w:date="2026-01-01T00:00:00Z">
        <w:r>
          <w:rPr>
            <w:rStyle w:val="NormalTok"/>
          </w:rPr>
          <w:t xml:space="preserve">)</w:t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NormalTok"/>
          </w:rPr>
          <w:t xml:space="preserve">)</w:t>
        </w:r>
      </w:ins>
      <w:ins w:id="250" w:author="PR Preview" w:date="2026-01-01T00:00:00Z">
        <w:r>
          <w:br/>
        </w:r>
      </w:ins>
      <w:ins w:id="251" w:author="PR Preview" w:date="2026-01-01T00:00:00Z">
        <w:r>
          <w:br/>
        </w:r>
      </w:ins>
      <w:ins w:id="252" w:author="PR Preview" w:date="2026-01-01T00:00:00Z">
        <w:r>
          <w:rPr>
            <w:rStyle w:val="NormalTok"/>
          </w:rPr>
          <w:t xml:space="preserve">ggplot2</w:t>
        </w:r>
      </w:ins>
      <w:ins w:id="253" w:author="PR Preview" w:date="2026-01-01T00:00:00Z">
        <w:r>
          <w:rPr>
            <w:rStyle w:val="SpecialCharTok"/>
          </w:rPr>
          <w:t xml:space="preserve">::</w:t>
        </w:r>
      </w:ins>
      <w:ins w:id="254" w:author="PR Preview" w:date="2026-01-01T00:00:00Z">
        <w:r>
          <w:rPr>
            <w:rStyle w:val="FunctionTok"/>
          </w:rPr>
          <w:t xml:space="preserve">ggplot</w:t>
        </w:r>
      </w:ins>
      <w:ins w:id="255" w:author="PR Preview" w:date="2026-01-01T00:00:00Z">
        <w:r>
          <w:rPr>
            <w:rStyle w:val="NormalTok"/>
          </w:rPr>
          <w:t xml:space="preserve">(discrete_long, ggplot2</w:t>
        </w:r>
      </w:ins>
      <w:ins w:id="256" w:author="PR Preview" w:date="2026-01-01T00:00:00Z">
        <w:r>
          <w:rPr>
            <w:rStyle w:val="SpecialCharTok"/>
          </w:rPr>
          <w:t xml:space="preserve">::</w:t>
        </w:r>
      </w:ins>
      <w:ins w:id="257" w:author="PR Preview" w:date="2026-01-01T00:00:00Z">
        <w:r>
          <w:rPr>
            <w:rStyle w:val="FunctionTok"/>
          </w:rPr>
          <w:t xml:space="preserve">aes</w:t>
        </w:r>
      </w:ins>
      <w:ins w:id="258" w:author="PR Preview" w:date="2026-01-01T00:00:00Z">
        <w:r>
          <w:rPr>
            <w:rStyle w:val="NormalTok"/>
          </w:rPr>
          <w:t xml:space="preserve">(prob, probability)) </w:t>
        </w:r>
      </w:ins>
      <w:ins w:id="259" w:author="PR Preview" w:date="2026-01-01T00:00:00Z">
        <w:r>
          <w:rPr>
            <w:rStyle w:val="SpecialCharTok"/>
          </w:rPr>
          <w:t xml:space="preserve">+</w:t>
        </w:r>
      </w:ins>
      <w:ins w:id="260" w:author="PR Preview" w:date="2026-01-01T00:00:00Z">
        <w:r>
          <w:br/>
        </w:r>
      </w:ins>
      <w:ins w:id="261" w:author="PR Preview" w:date="2026-01-01T00:00:00Z">
        <w:r>
          <w:rPr>
            <w:rStyle w:val="NormalTok"/>
          </w:rPr>
          <w:t xml:space="preserve">  ggplot2</w:t>
        </w:r>
      </w:ins>
      <w:ins w:id="262" w:author="PR Preview" w:date="2026-01-01T00:00:00Z">
        <w:r>
          <w:rPr>
            <w:rStyle w:val="SpecialCharTok"/>
          </w:rPr>
          <w:t xml:space="preserve">::</w:t>
        </w:r>
      </w:ins>
      <w:ins w:id="263" w:author="PR Preview" w:date="2026-01-01T00:00:00Z">
        <w:r>
          <w:rPr>
            <w:rStyle w:val="FunctionTok"/>
          </w:rPr>
          <w:t xml:space="preserve">geom_col</w:t>
        </w:r>
      </w:ins>
      <w:ins w:id="264" w:author="PR Preview" w:date="2026-01-01T00:00:00Z">
        <w:r>
          <w:rPr>
            <w:rStyle w:val="NormalTok"/>
          </w:rPr>
          <w:t xml:space="preserve">(</w:t>
        </w:r>
      </w:ins>
      <w:ins w:id="265" w:author="PR Preview" w:date="2026-01-01T00:00:00Z">
        <w:r>
          <w:rPr>
            <w:rStyle w:val="AttributeTok"/>
          </w:rPr>
          <w:t xml:space="preserve">width =</w:t>
        </w:r>
      </w:ins>
      <w:ins w:id="266" w:author="PR Preview" w:date="2026-01-01T00:00:00Z">
        <w:r>
          <w:rPr>
            <w:rStyle w:val="NormalTok"/>
          </w:rPr>
          <w:t xml:space="preserve"> </w:t>
        </w:r>
      </w:ins>
      <w:ins w:id="267" w:author="PR Preview" w:date="2026-01-01T00:00:00Z">
        <w:r>
          <w:rPr>
            <w:rStyle w:val="FloatTok"/>
          </w:rPr>
          <w:t xml:space="preserve">0.06</w:t>
        </w:r>
      </w:ins>
      <w:ins w:id="268" w:author="PR Preview" w:date="2026-01-01T00:00:00Z">
        <w:r>
          <w:rPr>
            <w:rStyle w:val="NormalTok"/>
          </w:rPr>
          <w:t xml:space="preserve">) </w:t>
        </w:r>
      </w:ins>
      <w:ins w:id="269" w:author="PR Preview" w:date="2026-01-01T00:00:00Z">
        <w:r>
          <w:rPr>
            <w:rStyle w:val="SpecialCharTok"/>
          </w:rPr>
          <w:t xml:space="preserve">+</w:t>
        </w:r>
      </w:ins>
      <w:ins w:id="270" w:author="PR Preview" w:date="2026-01-01T00:00:00Z">
        <w:r>
          <w:br/>
        </w:r>
      </w:ins>
      <w:ins w:id="271" w:author="PR Preview" w:date="2026-01-01T00:00:00Z">
        <w:r>
          <w:rPr>
            <w:rStyle w:val="NormalTok"/>
          </w:rPr>
          <w:t xml:space="preserve">  ggplot2</w:t>
        </w:r>
      </w:ins>
      <w:ins w:id="272" w:author="PR Preview" w:date="2026-01-01T00:00:00Z">
        <w:r>
          <w:rPr>
            <w:rStyle w:val="SpecialCharTok"/>
          </w:rPr>
          <w:t xml:space="preserve">::</w:t>
        </w:r>
      </w:ins>
      <w:ins w:id="273" w:author="PR Preview" w:date="2026-01-01T00:00:00Z">
        <w:r>
          <w:rPr>
            <w:rStyle w:val="FunctionTok"/>
          </w:rPr>
          <w:t xml:space="preserve">facet_wrap</w:t>
        </w:r>
      </w:ins>
      <w:ins w:id="274" w:author="PR Preview" w:date="2026-01-01T00:00:00Z">
        <w:r>
          <w:rPr>
            <w:rStyle w:val="NormalTok"/>
          </w:rPr>
          <w:t xml:space="preserve">(</w:t>
        </w:r>
      </w:ins>
      <w:ins w:id="275" w:author="PR Preview" w:date="2026-01-01T00:00:00Z">
        <w:r>
          <w:rPr>
            <w:rStyle w:val="SpecialCharTok"/>
          </w:rPr>
          <w:t xml:space="preserve">~</w:t>
        </w:r>
      </w:ins>
      <w:ins w:id="276" w:author="PR Preview" w:date="2026-01-01T00:00:00Z">
        <w:r>
          <w:rPr>
            <w:rStyle w:val="NormalTok"/>
          </w:rPr>
          <w:t xml:space="preserve">distribution) </w:t>
        </w:r>
      </w:ins>
      <w:ins w:id="277" w:author="PR Preview" w:date="2026-01-01T00:00:00Z">
        <w:r>
          <w:rPr>
            <w:rStyle w:val="SpecialCharTok"/>
          </w:rPr>
          <w:t xml:space="preserve">+</w:t>
        </w:r>
      </w:ins>
      <w:ins w:id="278" w:author="PR Preview" w:date="2026-01-01T00:00:00Z">
        <w:r>
          <w:br/>
        </w:r>
      </w:ins>
      <w:ins w:id="279" w:author="PR Preview" w:date="2026-01-01T00:00:00Z">
        <w:r>
          <w:rPr>
            <w:rStyle w:val="NormalTok"/>
          </w:rPr>
          <w:t xml:space="preserve">  ggplot2</w:t>
        </w:r>
      </w:ins>
      <w:ins w:id="280" w:author="PR Preview" w:date="2026-01-01T00:00:00Z">
        <w:r>
          <w:rPr>
            <w:rStyle w:val="SpecialCharTok"/>
          </w:rPr>
          <w:t xml:space="preserve">::</w:t>
        </w:r>
      </w:ins>
      <w:ins w:id="281" w:author="PR Preview" w:date="2026-01-01T00:00:00Z">
        <w:r>
          <w:rPr>
            <w:rStyle w:val="FunctionTok"/>
          </w:rPr>
          <w:t xml:space="preserve">scale_x_continuous</w:t>
        </w:r>
      </w:ins>
      <w:ins w:id="282" w:author="PR Preview" w:date="2026-01-01T00:00:00Z">
        <w:r>
          <w:rPr>
            <w:rStyle w:val="NormalTok"/>
          </w:rPr>
          <w:t xml:space="preserve">(</w:t>
        </w:r>
      </w:ins>
      <w:ins w:id="283" w:author="PR Preview" w:date="2026-01-01T00:00:00Z">
        <w:r>
          <w:rPr>
            <w:rStyle w:val="AttributeTok"/>
          </w:rPr>
          <w:t xml:space="preserve">breaks =</w:t>
        </w:r>
      </w:ins>
      <w:ins w:id="284" w:author="PR Preview" w:date="2026-01-01T00:00:00Z">
        <w:r>
          <w:rPr>
            <w:rStyle w:val="NormalTok"/>
          </w:rPr>
          <w:t xml:space="preserve"> </w:t>
        </w:r>
      </w:ins>
      <w:ins w:id="285" w:author="PR Preview" w:date="2026-01-01T00:00:00Z">
        <w:r>
          <w:rPr>
            <w:rStyle w:val="FunctionTok"/>
          </w:rPr>
          <w:t xml:space="preserve">seq</w:t>
        </w:r>
      </w:ins>
      <w:ins w:id="286" w:author="PR Preview" w:date="2026-01-01T00:00:00Z">
        <w:r>
          <w:rPr>
            <w:rStyle w:val="NormalTok"/>
          </w:rPr>
          <w:t xml:space="preserve">(</w:t>
        </w:r>
      </w:ins>
      <w:ins w:id="287" w:author="PR Preview" w:date="2026-01-01T00:00:00Z">
        <w:r>
          <w:rPr>
            <w:rStyle w:val="DecValTok"/>
          </w:rPr>
          <w:t xml:space="preserve">0</w:t>
        </w:r>
      </w:ins>
      <w:ins w:id="288" w:author="PR Preview" w:date="2026-01-01T00:00:00Z">
        <w:r>
          <w:rPr>
            <w:rStyle w:val="NormalTok"/>
          </w:rPr>
          <w:t xml:space="preserve">, </w:t>
        </w:r>
      </w:ins>
      <w:ins w:id="289" w:author="PR Preview" w:date="2026-01-01T00:00:00Z">
        <w:r>
          <w:rPr>
            <w:rStyle w:val="DecValTok"/>
          </w:rPr>
          <w:t xml:space="preserve">1</w:t>
        </w:r>
      </w:ins>
      <w:ins w:id="290" w:author="PR Preview" w:date="2026-01-01T00:00:00Z">
        <w:r>
          <w:rPr>
            <w:rStyle w:val="NormalTok"/>
          </w:rPr>
          <w:t xml:space="preserve">, </w:t>
        </w:r>
      </w:ins>
      <w:ins w:id="291" w:author="PR Preview" w:date="2026-01-01T00:00:00Z">
        <w:r>
          <w:rPr>
            <w:rStyle w:val="AttributeTok"/>
          </w:rPr>
          <w:t xml:space="preserve">by =</w:t>
        </w:r>
      </w:ins>
      <w:ins w:id="292" w:author="PR Preview" w:date="2026-01-01T00:00:00Z">
        <w:r>
          <w:rPr>
            <w:rStyle w:val="NormalTok"/>
          </w:rPr>
          <w:t xml:space="preserve"> </w:t>
        </w:r>
      </w:ins>
      <w:ins w:id="293" w:author="PR Preview" w:date="2026-01-01T00:00:00Z">
        <w:r>
          <w:rPr>
            <w:rStyle w:val="FloatTok"/>
          </w:rPr>
          <w:t xml:space="preserve">0.2</w:t>
        </w:r>
      </w:ins>
      <w:ins w:id="294" w:author="PR Preview" w:date="2026-01-01T00:00:00Z">
        <w:r>
          <w:rPr>
            <w:rStyle w:val="NormalTok"/>
          </w:rPr>
          <w:t xml:space="preserve">)) </w:t>
        </w:r>
      </w:ins>
      <w:ins w:id="295" w:author="PR Preview" w:date="2026-01-01T00:00:00Z">
        <w:r>
          <w:rPr>
            <w:rStyle w:val="SpecialCharTok"/>
          </w:rPr>
          <w:t xml:space="preserve">+</w:t>
        </w:r>
      </w:ins>
      <w:ins w:id="296" w:author="PR Preview" w:date="2026-01-01T00:00:00Z">
        <w:r>
          <w:br/>
        </w:r>
      </w:ins>
      <w:ins w:id="297" w:author="PR Preview" w:date="2026-01-01T00:00:00Z">
        <w:r>
          <w:rPr>
            <w:rStyle w:val="NormalTok"/>
          </w:rPr>
          <w:t xml:space="preserve">  ggplot2</w:t>
        </w:r>
      </w:ins>
      <w:ins w:id="298" w:author="PR Preview" w:date="2026-01-01T00:00:00Z">
        <w:r>
          <w:rPr>
            <w:rStyle w:val="SpecialCharTok"/>
          </w:rPr>
          <w:t xml:space="preserve">::</w:t>
        </w:r>
      </w:ins>
      <w:ins w:id="299" w:author="PR Preview" w:date="2026-01-01T00:00:00Z">
        <w:r>
          <w:rPr>
            <w:rStyle w:val="FunctionTok"/>
          </w:rPr>
          <w:t xml:space="preserve">labs</w:t>
        </w:r>
      </w:ins>
      <w:ins w:id="300" w:author="PR Preview" w:date="2026-01-01T00:00:00Z">
        <w:r>
          <w:rPr>
            <w:rStyle w:val="NormalTok"/>
          </w:rPr>
          <w:t xml:space="preserve">(</w:t>
        </w:r>
      </w:ins>
      <w:ins w:id="301" w:author="PR Preview" w:date="2026-01-01T00:00:00Z">
        <w:r>
          <w:rPr>
            <w:rStyle w:val="AttributeTok"/>
          </w:rPr>
          <w:t xml:space="preserve">x =</w:t>
        </w:r>
      </w:ins>
      <w:ins w:id="302" w:author="PR Preview" w:date="2026-01-01T00:00:00Z">
        <w:r>
          <w:rPr>
            <w:rStyle w:val="NormalTok"/>
          </w:rPr>
          <w:t xml:space="preserve"> </w:t>
        </w:r>
      </w:ins>
      <w:ins w:id="303" w:author="PR Preview" w:date="2026-01-01T00:00:00Z">
        <w:r>
          <w:rPr>
            <w:rStyle w:val="StringTok"/>
          </w:rPr>
          <w:t xml:space="preserve">"success probability"</w:t>
        </w:r>
      </w:ins>
      <w:ins w:id="304" w:author="PR Preview" w:date="2026-01-01T00:00:00Z">
        <w:r>
          <w:rPr>
            <w:rStyle w:val="NormalTok"/>
          </w:rPr>
          <w:t xml:space="preserve">, </w:t>
        </w:r>
      </w:ins>
      <w:ins w:id="305" w:author="PR Preview" w:date="2026-01-01T00:00:00Z">
        <w:r>
          <w:rPr>
            <w:rStyle w:val="AttributeTok"/>
          </w:rPr>
          <w:t xml:space="preserve">y =</w:t>
        </w:r>
      </w:ins>
      <w:ins w:id="306" w:author="PR Preview" w:date="2026-01-01T00:00:00Z">
        <w:r>
          <w:rPr>
            <w:rStyle w:val="NormalTok"/>
          </w:rPr>
          <w:t xml:space="preserve"> </w:t>
        </w:r>
      </w:ins>
      <w:ins w:id="307" w:author="PR Preview" w:date="2026-01-01T00:00:00Z">
        <w:r>
          <w:rPr>
            <w:rStyle w:val="StringTok"/>
          </w:rPr>
          <w:t xml:space="preserve">"probability"</w:t>
        </w:r>
      </w:ins>
      <w:ins w:id="308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ins w:id="309" w:author="PR Preview" w:date="2026-01-01T00:00:00Z">
        <w:r>
          <w:t xml:space="preserve">To get an interval, accumulate the posterior probabilities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from the bottom of the grid.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For each grid value</w:t>
        </w:r>
      </w:ins>
      <w:ins w:id="314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j</m:t>
            </m:r>
          </m:sub>
        </m:sSub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 upper-tail probability</w:t>
        </w:r>
      </w:ins>
      <w:ins w:id="31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is one minus the cumulative probability up to and including</w:t>
        </w:r>
      </w:ins>
      <w:ins w:id="321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j</m:t>
            </m:r>
          </m:sub>
        </m:sSub>
      </m:oMath>
      <w:ins w:id="322" w:author="PR Preview" w:date="2026-01-01T00:00:00Z">
        <w:r>
          <w:t xml:space="preserve">.</w:t>
        </w:r>
      </w:ins>
    </w:p>
    <w:p>
      <w:pPr>
        <w:pStyle w:val="SourceCode"/>
      </w:pPr>
      <w:ins w:id="323" w:author="PR Preview" w:date="2026-01-01T00:00:00Z">
        <w:r>
          <w:rPr>
            <w:rStyle w:val="NormalTok"/>
          </w:rPr>
          <w:t xml:space="preserve">discrete_post</w:t>
        </w:r>
      </w:ins>
      <w:ins w:id="324" w:author="PR Preview" w:date="2026-01-01T00:00:00Z">
        <w:r>
          <w:rPr>
            <w:rStyle w:val="SpecialCharTok"/>
          </w:rPr>
          <w:t xml:space="preserve">$</w:t>
        </w:r>
      </w:ins>
      <w:ins w:id="325" w:author="PR Preview" w:date="2026-01-01T00:00:00Z">
        <w:r>
          <w:rPr>
            <w:rStyle w:val="NormalTok"/>
          </w:rPr>
          <w:t xml:space="preserve">cum_posterior </w:t>
        </w:r>
      </w:ins>
      <w:ins w:id="326" w:author="PR Preview" w:date="2026-01-01T00:00:00Z">
        <w:r>
          <w:rPr>
            <w:rStyle w:val="OtherTok"/>
          </w:rPr>
          <w:t xml:space="preserve">&lt;-</w:t>
        </w:r>
      </w:ins>
      <w:ins w:id="327" w:author="PR Preview" w:date="2026-01-01T00:00:00Z">
        <w:r>
          <w:rPr>
            <w:rStyle w:val="NormalTok"/>
          </w:rPr>
          <w:t xml:space="preserve"> </w:t>
        </w:r>
      </w:ins>
      <w:ins w:id="328" w:author="PR Preview" w:date="2026-01-01T00:00:00Z">
        <w:r>
          <w:rPr>
            <w:rStyle w:val="FunctionTok"/>
          </w:rPr>
          <w:t xml:space="preserve">cumsum</w:t>
        </w:r>
      </w:ins>
      <w:ins w:id="329" w:author="PR Preview" w:date="2026-01-01T00:00:00Z">
        <w:r>
          <w:rPr>
            <w:rStyle w:val="NormalTok"/>
          </w:rPr>
          <w:t xml:space="preserve">(discrete_post</w:t>
        </w:r>
      </w:ins>
      <w:ins w:id="330" w:author="PR Preview" w:date="2026-01-01T00:00:00Z">
        <w:r>
          <w:rPr>
            <w:rStyle w:val="SpecialCharTok"/>
          </w:rPr>
          <w:t xml:space="preserve">$</w:t>
        </w:r>
      </w:ins>
      <w:ins w:id="331" w:author="PR Preview" w:date="2026-01-01T00:00:00Z">
        <w:r>
          <w:rPr>
            <w:rStyle w:val="NormalTok"/>
          </w:rPr>
          <w:t xml:space="preserve">posterior)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NormalTok"/>
          </w:rPr>
          <w:t xml:space="preserve">discrete_post</w:t>
        </w:r>
      </w:ins>
      <w:ins w:id="334" w:author="PR Preview" w:date="2026-01-01T00:00:00Z">
        <w:r>
          <w:rPr>
            <w:rStyle w:val="SpecialCharTok"/>
          </w:rPr>
          <w:t xml:space="preserve">$</w:t>
        </w:r>
      </w:ins>
      <w:ins w:id="335" w:author="PR Preview" w:date="2026-01-01T00:00:00Z">
        <w:r>
          <w:rPr>
            <w:rStyle w:val="NormalTok"/>
          </w:rPr>
          <w:t xml:space="preserve">upper_tail </w:t>
        </w:r>
      </w:ins>
      <w:ins w:id="336" w:author="PR Preview" w:date="2026-01-01T00:00:00Z">
        <w:r>
          <w:rPr>
            <w:rStyle w:val="OtherTok"/>
          </w:rPr>
          <w:t xml:space="preserve">&lt;-</w:t>
        </w:r>
      </w:ins>
      <w:ins w:id="337" w:author="PR Preview" w:date="2026-01-01T00:00:00Z">
        <w:r>
          <w:rPr>
            <w:rStyle w:val="NormalTok"/>
          </w:rPr>
          <w:t xml:space="preserve"> </w:t>
        </w:r>
      </w:ins>
      <w:ins w:id="338" w:author="PR Preview" w:date="2026-01-01T00:00:00Z">
        <w:r>
          <w:rPr>
            <w:rStyle w:val="DecValTok"/>
          </w:rPr>
          <w:t xml:space="preserve">1</w:t>
        </w:r>
      </w:ins>
      <w:ins w:id="339" w:author="PR Preview" w:date="2026-01-01T00:00:00Z">
        <w:r>
          <w:rPr>
            <w:rStyle w:val="NormalTok"/>
          </w:rPr>
          <w:t xml:space="preserve"> </w:t>
        </w:r>
      </w:ins>
      <w:ins w:id="340" w:author="PR Preview" w:date="2026-01-01T00:00:00Z">
        <w:r>
          <w:rPr>
            <w:rStyle w:val="SpecialCharTok"/>
          </w:rPr>
          <w:t xml:space="preserve">-</w:t>
        </w:r>
      </w:ins>
      <w:ins w:id="341" w:author="PR Preview" w:date="2026-01-01T00:00:00Z">
        <w:r>
          <w:rPr>
            <w:rStyle w:val="NormalTok"/>
          </w:rPr>
          <w:t xml:space="preserve"> discrete_post</w:t>
        </w:r>
      </w:ins>
      <w:ins w:id="342" w:author="PR Preview" w:date="2026-01-01T00:00:00Z">
        <w:r>
          <w:rPr>
            <w:rStyle w:val="SpecialCharTok"/>
          </w:rPr>
          <w:t xml:space="preserve">$</w:t>
        </w:r>
      </w:ins>
      <w:ins w:id="343" w:author="PR Preview" w:date="2026-01-01T00:00:00Z">
        <w:r>
          <w:rPr>
            <w:rStyle w:val="NormalTok"/>
          </w:rPr>
          <w:t xml:space="preserve">cum_posterior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br/>
        </w:r>
      </w:ins>
      <w:ins w:id="346" w:author="PR Preview" w:date="2026-01-01T00:00:00Z">
        <w:r>
          <w:rPr>
            <w:rStyle w:val="NormalTok"/>
          </w:rPr>
          <w:t xml:space="preserve">lower_bound </w:t>
        </w:r>
      </w:ins>
      <w:ins w:id="347" w:author="PR Preview" w:date="2026-01-01T00:00:00Z">
        <w:r>
          <w:rPr>
            <w:rStyle w:val="OtherTok"/>
          </w:rPr>
          <w:t xml:space="preserve">&lt;-</w:t>
        </w:r>
      </w:ins>
      <w:ins w:id="348" w:author="PR Preview" w:date="2026-01-01T00:00:00Z">
        <w:r>
          <w:rPr>
            <w:rStyle w:val="NormalTok"/>
          </w:rPr>
          <w:t xml:space="preserve"> </w:t>
        </w:r>
      </w:ins>
      <w:ins w:id="349" w:author="PR Preview" w:date="2026-01-01T00:00:00Z">
        <w:r>
          <w:rPr>
            <w:rStyle w:val="FunctionTok"/>
          </w:rPr>
          <w:t xml:space="preserve">max</w:t>
        </w:r>
      </w:ins>
      <w:ins w:id="350" w:author="PR Preview" w:date="2026-01-01T00:00:00Z">
        <w:r>
          <w:rPr>
            <w:rStyle w:val="NormalTok"/>
          </w:rPr>
          <w:t xml:space="preserve">(discrete_post</w:t>
        </w:r>
      </w:ins>
      <w:ins w:id="351" w:author="PR Preview" w:date="2026-01-01T00:00:00Z">
        <w:r>
          <w:rPr>
            <w:rStyle w:val="SpecialCharTok"/>
          </w:rPr>
          <w:t xml:space="preserve">$</w:t>
        </w:r>
      </w:ins>
      <w:ins w:id="352" w:author="PR Preview" w:date="2026-01-01T00:00:00Z">
        <w:r>
          <w:rPr>
            <w:rStyle w:val="NormalTok"/>
          </w:rPr>
          <w:t xml:space="preserve">prob[discrete_post</w:t>
        </w:r>
      </w:ins>
      <w:ins w:id="353" w:author="PR Preview" w:date="2026-01-01T00:00:00Z">
        <w:r>
          <w:rPr>
            <w:rStyle w:val="SpecialCharTok"/>
          </w:rPr>
          <w:t xml:space="preserve">$</w:t>
        </w:r>
      </w:ins>
      <w:ins w:id="354" w:author="PR Preview" w:date="2026-01-01T00:00:00Z">
        <w:r>
          <w:rPr>
            <w:rStyle w:val="NormalTok"/>
          </w:rPr>
          <w:t xml:space="preserve">upper_tail </w:t>
        </w:r>
      </w:ins>
      <w:ins w:id="355" w:author="PR Preview" w:date="2026-01-01T00:00:00Z">
        <w:r>
          <w:rPr>
            <w:rStyle w:val="SpecialCharTok"/>
          </w:rPr>
          <w:t xml:space="preserve">&gt;=</w:t>
        </w:r>
      </w:ins>
      <w:ins w:id="356" w:author="PR Preview" w:date="2026-01-01T00:00:00Z">
        <w:r>
          <w:rPr>
            <w:rStyle w:val="NormalTok"/>
          </w:rPr>
          <w:t xml:space="preserve"> </w:t>
        </w:r>
      </w:ins>
      <w:ins w:id="357" w:author="PR Preview" w:date="2026-01-01T00:00:00Z">
        <w:r>
          <w:rPr>
            <w:rStyle w:val="FloatTok"/>
          </w:rPr>
          <w:t xml:space="preserve">0.95</w:t>
        </w:r>
      </w:ins>
      <w:ins w:id="358" w:author="PR Preview" w:date="2026-01-01T00:00:00Z">
        <w:r>
          <w:rPr>
            <w:rStyle w:val="NormalTok"/>
          </w:rPr>
          <w:t xml:space="preserve">])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NormalTok"/>
          </w:rPr>
          <w:t xml:space="preserve">tail_at_bound </w:t>
        </w:r>
      </w:ins>
      <w:ins w:id="361" w:author="PR Preview" w:date="2026-01-01T00:00:00Z">
        <w:r>
          <w:rPr>
            <w:rStyle w:val="OtherTok"/>
          </w:rPr>
          <w:t xml:space="preserve">&lt;-</w:t>
        </w:r>
      </w:ins>
      <w:ins w:id="362" w:author="PR Preview" w:date="2026-01-01T00:00:00Z">
        <w:r>
          <w:rPr>
            <w:rStyle w:val="NormalTok"/>
          </w:rPr>
          <w:t xml:space="preserve"> discrete_post</w:t>
        </w:r>
      </w:ins>
      <w:ins w:id="363" w:author="PR Preview" w:date="2026-01-01T00:00:00Z">
        <w:r>
          <w:rPr>
            <w:rStyle w:val="SpecialCharTok"/>
          </w:rPr>
          <w:t xml:space="preserve">$</w:t>
        </w:r>
      </w:ins>
      <w:ins w:id="364" w:author="PR Preview" w:date="2026-01-01T00:00:00Z">
        <w:r>
          <w:rPr>
            <w:rStyle w:val="NormalTok"/>
          </w:rPr>
          <w:t xml:space="preserve">upper_tail[discrete_post</w:t>
        </w:r>
      </w:ins>
      <w:ins w:id="365" w:author="PR Preview" w:date="2026-01-01T00:00:00Z">
        <w:r>
          <w:rPr>
            <w:rStyle w:val="SpecialCharTok"/>
          </w:rPr>
          <w:t xml:space="preserve">$</w:t>
        </w:r>
      </w:ins>
      <w:ins w:id="366" w:author="PR Preview" w:date="2026-01-01T00:00:00Z">
        <w:r>
          <w:rPr>
            <w:rStyle w:val="NormalTok"/>
          </w:rPr>
          <w:t xml:space="preserve">prob </w:t>
        </w:r>
      </w:ins>
      <w:ins w:id="367" w:author="PR Preview" w:date="2026-01-01T00:00:00Z">
        <w:r>
          <w:rPr>
            <w:rStyle w:val="SpecialCharTok"/>
          </w:rPr>
          <w:t xml:space="preserve">==</w:t>
        </w:r>
      </w:ins>
      <w:ins w:id="368" w:author="PR Preview" w:date="2026-01-01T00:00:00Z">
        <w:r>
          <w:rPr>
            <w:rStyle w:val="NormalTok"/>
          </w:rPr>
          <w:t xml:space="preserve"> lower_bound]</w:t>
        </w:r>
      </w:ins>
      <w:ins w:id="369" w:author="PR Preview" w:date="2026-01-01T00:00:00Z">
        <w:r>
          <w:br/>
        </w:r>
      </w:ins>
      <w:ins w:id="370" w:author="PR Preview" w:date="2026-01-01T00:00:00Z">
        <w:r>
          <w:br/>
        </w:r>
      </w:ins>
      <w:ins w:id="371" w:author="PR Preview" w:date="2026-01-01T00:00:00Z">
        <w:r>
          <w:rPr>
            <w:rStyle w:val="NormalTok"/>
          </w:rPr>
          <w:t xml:space="preserve">knitr</w:t>
        </w:r>
      </w:ins>
      <w:ins w:id="372" w:author="PR Preview" w:date="2026-01-01T00:00:00Z">
        <w:r>
          <w:rPr>
            <w:rStyle w:val="SpecialCharTok"/>
          </w:rPr>
          <w:t xml:space="preserve">::</w:t>
        </w:r>
      </w:ins>
      <w:ins w:id="373" w:author="PR Preview" w:date="2026-01-01T00:00:00Z">
        <w:r>
          <w:rPr>
            <w:rStyle w:val="FunctionTok"/>
          </w:rPr>
          <w:t xml:space="preserve">kable</w:t>
        </w:r>
      </w:ins>
      <w:ins w:id="374" w:author="PR Preview" w:date="2026-01-01T00:00:00Z">
        <w:r>
          <w:rPr>
            <w:rStyle w:val="NormalTok"/>
          </w:rPr>
          <w:t xml:space="preserve">(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  discrete_post[, </w:t>
        </w:r>
      </w:ins>
      <w:ins w:id="377" w:author="PR Preview" w:date="2026-01-01T00:00:00Z">
        <w:r>
          <w:rPr>
            <w:rStyle w:val="FunctionTok"/>
          </w:rPr>
          <w:t xml:space="preserve">c</w:t>
        </w:r>
      </w:ins>
      <w:ins w:id="378" w:author="PR Preview" w:date="2026-01-01T00:00:00Z">
        <w:r>
          <w:rPr>
            <w:rStyle w:val="NormalTok"/>
          </w:rPr>
          <w:t xml:space="preserve">(</w:t>
        </w:r>
      </w:ins>
      <w:ins w:id="379" w:author="PR Preview" w:date="2026-01-01T00:00:00Z">
        <w:r>
          <w:rPr>
            <w:rStyle w:val="StringTok"/>
          </w:rPr>
          <w:t xml:space="preserve">"prob"</w:t>
        </w:r>
      </w:ins>
      <w:ins w:id="380" w:author="PR Preview" w:date="2026-01-01T00:00:00Z">
        <w:r>
          <w:rPr>
            <w:rStyle w:val="NormalTok"/>
          </w:rPr>
          <w:t xml:space="preserve">, </w:t>
        </w:r>
      </w:ins>
      <w:ins w:id="381" w:author="PR Preview" w:date="2026-01-01T00:00:00Z">
        <w:r>
          <w:rPr>
            <w:rStyle w:val="StringTok"/>
          </w:rPr>
          <w:t xml:space="preserve">"posterior"</w:t>
        </w:r>
      </w:ins>
      <w:ins w:id="382" w:author="PR Preview" w:date="2026-01-01T00:00:00Z">
        <w:r>
          <w:rPr>
            <w:rStyle w:val="NormalTok"/>
          </w:rPr>
          <w:t xml:space="preserve">, </w:t>
        </w:r>
      </w:ins>
      <w:ins w:id="383" w:author="PR Preview" w:date="2026-01-01T00:00:00Z">
        <w:r>
          <w:rPr>
            <w:rStyle w:val="StringTok"/>
          </w:rPr>
          <w:t xml:space="preserve">"cum_posterior"</w:t>
        </w:r>
      </w:ins>
      <w:ins w:id="384" w:author="PR Preview" w:date="2026-01-01T00:00:00Z">
        <w:r>
          <w:rPr>
            <w:rStyle w:val="NormalTok"/>
          </w:rPr>
          <w:t xml:space="preserve">, </w:t>
        </w:r>
      </w:ins>
      <w:ins w:id="385" w:author="PR Preview" w:date="2026-01-01T00:00:00Z">
        <w:r>
          <w:rPr>
            <w:rStyle w:val="StringTok"/>
          </w:rPr>
          <w:t xml:space="preserve">"upper_tail"</w:t>
        </w:r>
      </w:ins>
      <w:ins w:id="386" w:author="PR Preview" w:date="2026-01-01T00:00:00Z">
        <w:r>
          <w:rPr>
            <w:rStyle w:val="NormalTok"/>
          </w:rPr>
          <w:t xml:space="preserve">)],</w:t>
        </w:r>
      </w:ins>
      <w:ins w:id="387" w:author="PR Preview" w:date="2026-01-01T00:00:00Z">
        <w:r>
          <w:br/>
        </w:r>
      </w:ins>
      <w:ins w:id="388" w:author="PR Preview" w:date="2026-01-01T00:00:00Z">
        <w:r>
          <w:rPr>
            <w:rStyle w:val="NormalTok"/>
          </w:rPr>
          <w:t xml:space="preserve">  </w:t>
        </w:r>
      </w:ins>
      <w:ins w:id="389" w:author="PR Preview" w:date="2026-01-01T00:00:00Z">
        <w:r>
          <w:rPr>
            <w:rStyle w:val="AttributeTok"/>
          </w:rPr>
          <w:t xml:space="preserve">digits =</w:t>
        </w:r>
      </w:ins>
      <w:ins w:id="390" w:author="PR Preview" w:date="2026-01-01T00:00:00Z">
        <w:r>
          <w:rPr>
            <w:rStyle w:val="NormalTok"/>
          </w:rPr>
          <w:t xml:space="preserve"> </w:t>
        </w:r>
      </w:ins>
      <w:ins w:id="391" w:author="PR Preview" w:date="2026-01-01T00:00:00Z">
        <w:r>
          <w:rPr>
            <w:rStyle w:val="DecValTok"/>
          </w:rPr>
          <w:t xml:space="preserve">4</w:t>
        </w:r>
      </w:ins>
      <w:ins w:id="392" w:author="PR Preview" w:date="2026-01-01T00:00:00Z">
        <w:r>
          <w:br/>
        </w:r>
      </w:ins>
      <w:ins w:id="393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ins w:id="394" w:author="PR Preview" w:date="2026-01-01T00:00:00Z">
        <w:r>
          <w:t xml:space="preserve">The largest grid value whose upper-tail probability is still at least 0.95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</w:t>
        </w:r>
      </w:ins>
      <w:ins w:id="39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0.4.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0.9866,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 the one-sided 95%</w:t>
        </w:r>
      </w:ins>
      <w:ins w:id="407" w:author="PR Preview" w:date="2026-01-01T00:00:00Z">
        <w:r>
          <w:t xml:space="preserve"> </w:t>
        </w:r>
      </w:ins>
      <w:hyperlink w:anchor="def-credible-interval">
        <w:ins w:id="408" w:author="PR Preview" w:date="2026-01-01T00:00:00Z">
          <w:r>
            <w:rPr>
              <w:rStyle w:val="Hyperlink"/>
            </w:rPr>
            <w:t xml:space="preserve">credible interval</w:t>
          </w:r>
        </w:ins>
      </w:hyperlink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for</w:t>
        </w:r>
      </w:ins>
      <w:ins w:id="411" w:author="PR Preview" w:date="2026-01-01T00:00:00Z">
        <w:r>
          <w:t xml:space="preserve"> </w:t>
        </w:r>
      </w:ins>
      <m:oMath>
        <m:r>
          <m:t>π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</w:t>
        </w:r>
      </w:ins>
      <w:ins w:id="4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15" w:author="PR Preview" w:date="2026-01-01T00:00:00Z">
        <w:r>
          <w:t xml:space="preserve">: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given 8 successes in 10 trials and this prior,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 probability that</w:t>
        </w:r>
      </w:ins>
      <w:ins w:id="420" w:author="PR Preview" w:date="2026-01-01T00:00:00Z">
        <w:r>
          <w:t xml:space="preserve"> </w:t>
        </w:r>
      </w:ins>
      <m:oMath>
        <m:r>
          <m:t>π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exceeds 0.4 is at least 0.95.</w:t>
        </w:r>
      </w:ins>
    </w:p>
    <w:p>
      <w:pPr>
        <w:pStyle w:val="BodyText"/>
      </w:pPr>
      <w:ins w:id="423" w:author="PR Preview" w:date="2026-01-01T00:00:00Z">
        <w:r>
          <w:t xml:space="preserve">Unlike a continuous posterior,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 discrete posterior can rarely reach a probability of exactly 0.95,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because its probability comes in lumps.</w:t>
        </w:r>
      </w:ins>
      <w:ins w:id="428" w:author="PR Preview" w:date="2026-01-01T00:00:00Z">
        <w:r>
          <w:t xml:space="preserve"> </w:t>
        </w:r>
      </w:ins>
      <w:hyperlink w:anchor="def-credible-interval">
        <w:ins w:id="4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asks for probability exactly</w:t>
        </w:r>
      </w:ins>
      <w:ins w:id="4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433" w:author="PR Preview" w:date="2026-01-01T00:00:00Z">
        <w:r>
          <w:t xml:space="preserve">;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on a grid we ask for probability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rPr>
            <w:i/>
            <w:iCs/>
          </w:rPr>
          <w:t xml:space="preserve">at least</w:t>
        </w:r>
      </w:ins>
      <w:ins w:id="4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 take the largest lower endpoint that achieves it.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That makes the interval conservative: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here its posterior probability is 0.9866, not 0.95.</w:t>
        </w:r>
      </w:ins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del w:id="446" w:author="PR Preview" w:date="2026-01-01T00:00:00Z">
        <w:r>
          <w:rPr>
            <w:b/>
            <w:bCs/>
          </w:rPr>
          <w:delText xml:space="preserve">Example 11 (Parameter spaces and priors that respect them)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 </w:delText>
        </w:r>
      </w:del>
    </w:p>
    <w:p>
      <w:pPr>
        <w:pStyle w:val="BodyText"/>
      </w:pPr>
      <w:ins w:id="449" w:author="PR Preview" w:date="2026-01-01T00:00:00Z">
        <w:r>
          <w:rPr>
            <w:b/>
            <w:bCs/>
          </w:rPr>
          <w:t xml:space="preserve">Example 12 (Parameter spaces and priors that respect them)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del w:id="452" w:author="PR Preview" w:date="2026-01-01T00:00:00Z">
        <w:r>
          <w:rPr>
            <w:b/>
            <w:bCs/>
          </w:rPr>
          <w:delText xml:space="preserve">Example 12 (A prior that rules out the truth)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An analyst sure that fewer than half of adults smoke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might put a uniform prior on</w:delText>
        </w:r>
      </w:del>
      <w:del w:id="4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for the smoking probability</w:delText>
        </w:r>
      </w:del>
      <w:del w:id="460" w:author="PR Preview" w:date="2026-01-01T00:00:00Z">
        <w:r>
          <w:delText xml:space="preserve"> </w:delText>
        </w:r>
      </w:del>
      <m:oMath>
        <m:r>
          <m:t>π</m:t>
        </m:r>
      </m:oMath>
      <w:del w:id="461" w:author="PR Preview" w:date="2026-01-01T00:00:00Z">
        <w:r>
          <w:delText xml:space="preserve">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By</w:delText>
        </w:r>
      </w:del>
      <w:del w:id="464" w:author="PR Preview" w:date="2026-01-01T00:00:00Z">
        <w:r>
          <w:delText xml:space="preserve"> </w:delText>
        </w:r>
      </w:del>
      <w:hyperlink w:anchor="cor-prior-support">
        <w:del w:id="465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466" w:author="PR Preview" w:date="2026-01-01T00:00:00Z">
        <w:r>
          <w:delText xml:space="preserve">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the posterior then gives probability 0 to</w:delText>
        </w:r>
      </w:del>
      <w:del w:id="46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&gt;</m:t>
        </m:r>
        <m:r>
          <m:t>0.5</m:t>
        </m:r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even if 90 of 100 sampled adults smoke.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 support of the prior is itself a modeling assumption,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and one that no amount of data can correct.</w:delText>
        </w:r>
      </w:del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Example 13 (A prior that rules out the truth)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 analyst sure that fewer than half of adults smoke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might put a uniform prior on</w:t>
        </w:r>
      </w:ins>
      <w:ins w:id="4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for the smoking probability</w:t>
        </w:r>
      </w:ins>
      <w:ins w:id="485" w:author="PR Preview" w:date="2026-01-01T00:00:00Z">
        <w:r>
          <w:t xml:space="preserve"> </w:t>
        </w:r>
      </w:ins>
      <m:oMath>
        <m:r>
          <m:t>π</m:t>
        </m:r>
      </m:oMath>
      <w:ins w:id="486" w:author="PR Preview" w:date="2026-01-01T00:00:00Z">
        <w:r>
          <w:t xml:space="preserve">.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By</w:t>
        </w:r>
      </w:ins>
      <w:ins w:id="489" w:author="PR Preview" w:date="2026-01-01T00:00:00Z">
        <w:r>
          <w:t xml:space="preserve"> </w:t>
        </w:r>
      </w:ins>
      <w:hyperlink w:anchor="cor-prior-support">
        <w:ins w:id="490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 posterior then gives probability 0 to</w:t>
        </w:r>
      </w:ins>
      <w:ins w:id="49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&gt;</m:t>
        </m:r>
        <m:r>
          <m:t>0.5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even if 90 of 100 sampled adults smoke.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support of the prior is itself a modeling assumption,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 one that no amount of data can correct.</w:t>
        </w:r>
      </w:ins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del w:id="502" w:author="PR Preview" w:date="2026-01-01T00:00:00Z">
        <w:r>
          <w:rPr>
            <w:b/>
            <w:bCs/>
          </w:rPr>
          <w:delText xml:space="preserve">Example 13 (Beta-Bernoulli updating)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Let</w:delText>
        </w:r>
      </w:del>
      <w:del w:id="50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given</w:delText>
        </w:r>
      </w:del>
      <w:del w:id="508" w:author="PR Preview" w:date="2026-01-01T00:00:00Z">
        <w:r>
          <w:delText xml:space="preserve"> </w:delText>
        </w:r>
      </w:del>
      <m:oMath>
        <m:r>
          <m:t>π</m:t>
        </m:r>
      </m:oMath>
      <w:del w:id="509" w:author="PR Preview" w:date="2026-01-01T00:00:00Z">
        <w:r>
          <w:delText xml:space="preserve">,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with</w:delText>
        </w:r>
      </w:del>
      <w:del w:id="51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successes,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and let the prior for</w:delText>
        </w:r>
      </w:del>
      <w:del w:id="517" w:author="PR Preview" w:date="2026-01-01T00:00:00Z">
        <w:r>
          <w:delText xml:space="preserve"> </w:delText>
        </w:r>
      </w:del>
      <m:oMath>
        <m:r>
          <m:t>π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be a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distribution,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whose density is proportional to</w:delText>
        </w:r>
      </w:del>
      <w:del w:id="525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on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29" w:author="PR Preview" w:date="2026-01-01T00:00:00Z">
        <w:r>
          <w:delText xml:space="preserve">.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The likelihood is</w:delText>
        </w:r>
      </w:del>
    </w:p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Example 14 (Beta-Bernoulli updating)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Let</w:t>
        </w:r>
      </w:ins>
      <w:ins w:id="53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given</w:t>
        </w:r>
      </w:ins>
      <w:ins w:id="538" w:author="PR Preview" w:date="2026-01-01T00:00:00Z">
        <w:r>
          <w:t xml:space="preserve"> </w:t>
        </w:r>
      </w:ins>
      <m:oMath>
        <m:r>
          <m:t>π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with</w:t>
        </w:r>
      </w:ins>
      <w:ins w:id="54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successes,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and let the prior for</w:t>
        </w:r>
      </w:ins>
      <w:ins w:id="547" w:author="PR Preview" w:date="2026-01-01T00:00:00Z">
        <w:r>
          <w:t xml:space="preserve"> </w:t>
        </w:r>
      </w:ins>
      <m:oMath>
        <m:r>
          <m:t>π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be a</w:t>
        </w:r>
      </w:ins>
      <w:ins w:id="550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distribution,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whose density is proportional to</w:t>
        </w:r>
      </w:ins>
      <w:ins w:id="555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on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59" w:author="PR Preview" w:date="2026-01-01T00:00:00Z">
        <w:r>
          <w:t xml:space="preserve">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likelihood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del w:id="562" w:author="PR Preview" w:date="2026-01-01T00:00:00Z">
        <w:r>
          <w:rPr>
            <w:b/>
            <w:bCs/>
          </w:rPr>
          <w:delText xml:space="preserve">Example 14 (Prior and posterior, with and without a known truth)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Plotting the prior and posterior densities together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shows how much the data moved our beliefs.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We use the Beta-Bernoulli model of</w:delText>
        </w:r>
      </w:del>
      <w:del w:id="569" w:author="PR Preview" w:date="2026-01-01T00:00:00Z">
        <w:r>
          <w:delText xml:space="preserve"> </w:delText>
        </w:r>
      </w:del>
      <w:hyperlink w:anchor="exm-beta-bernoulli">
        <w:del w:id="570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with the uniform</w:delText>
        </w:r>
      </w:del>
      <w:del w:id="573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prior of</w:delText>
        </w:r>
      </w:del>
      <w:del w:id="576" w:author="PR Preview" w:date="2026-01-01T00:00:00Z">
        <w:r>
          <w:delText xml:space="preserve"> </w:delText>
        </w:r>
      </w:del>
      <w:hyperlink w:anchor="exm-prior">
        <w:del w:id="57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on two data sets:</w:delText>
        </w:r>
      </w:del>
    </w:p>
    <w:p>
      <w:pPr>
        <w:pStyle w:val="BodyText"/>
      </w:pPr>
      <w:ins w:id="580" w:author="PR Preview" w:date="2026-01-01T00:00:00Z">
        <w:r>
          <w:rPr>
            <w:b/>
            <w:bCs/>
          </w:rPr>
          <w:t xml:space="preserve">Example 15 (Prior and posterior, with and without a known truth)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Plotting the prior and posterior densities together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shows how much the data moved our beliefs.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We use the Beta-Bernoulli model of</w:t>
        </w:r>
      </w:ins>
      <w:ins w:id="587" w:author="PR Preview" w:date="2026-01-01T00:00:00Z">
        <w:r>
          <w:t xml:space="preserve"> </w:t>
        </w:r>
      </w:ins>
      <w:hyperlink w:anchor="exm-beta-bernoulli">
        <w:ins w:id="588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with the uniform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prior of</w:t>
        </w:r>
      </w:ins>
      <w:ins w:id="594" w:author="PR Preview" w:date="2026-01-01T00:00:00Z">
        <w:r>
          <w:t xml:space="preserve"> </w:t>
        </w:r>
      </w:ins>
      <w:hyperlink w:anchor="exm-prior">
        <w:ins w:id="59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del w:id="598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plots each prior and posterior density.</w:delText>
        </w:r>
      </w:del>
    </w:p>
    <w:p>
      <w:pPr>
        <w:pStyle w:val="BodyText"/>
      </w:pPr>
      <w:hyperlink w:anchor="fig-prior-posterior">
        <w:ins w:id="601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plots each prior and posterior density.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del w:id="604" w:author="PR Preview" w:date="2026-01-01T00:00:00Z">
        <w:r>
          <w:rPr>
            <w:b/>
            <w:bCs/>
          </w:rPr>
          <w:delText xml:space="preserve">Example 15 (Three priors for a log odds ratio)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Let</w:delText>
        </w:r>
      </w:del>
      <w:del w:id="607" w:author="PR Preview" w:date="2026-01-01T00:00:00Z">
        <w:r>
          <w:delText xml:space="preserve"> </w:delText>
        </w:r>
      </w:del>
      <m:oMath>
        <m:r>
          <m:t>β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be the log odds ratio of disease for exposed versus unexposed people,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so the odds ratio is</w:delText>
        </w:r>
      </w:del>
      <w:del w:id="612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β</m:t>
            </m:r>
          </m:sup>
        </m:sSup>
      </m:oMath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and</w:delText>
        </w:r>
      </w:del>
      <w:del w:id="616" w:author="PR Preview" w:date="2026-01-01T00:00:00Z">
        <w:r>
          <w:delText xml:space="preserve"> </w:delText>
        </w:r>
      </w:del>
      <m:oMath>
        <m:r>
          <m:t>β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can be any real number.</w:delText>
        </w:r>
      </w:del>
    </w:p>
    <w:p>
      <w:pPr>
        <w:pStyle w:val="BodyText"/>
      </w:pPr>
      <w:ins w:id="619" w:author="PR Preview" w:date="2026-01-01T00:00:00Z">
        <w:r>
          <w:rPr>
            <w:b/>
            <w:bCs/>
          </w:rPr>
          <w:t xml:space="preserve">Example 16 (Three priors for a log odds ratio)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Let</w:t>
        </w:r>
      </w:ins>
      <w:ins w:id="622" w:author="PR Preview" w:date="2026-01-01T00:00:00Z">
        <w:r>
          <w:t xml:space="preserve"> </w:t>
        </w:r>
      </w:ins>
      <m:oMath>
        <m:r>
          <m:t>β</m:t>
        </m:r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be the log odds ratio of disease for exposed versus unexposed people,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so the odds ratio is</w:t>
        </w:r>
      </w:ins>
      <w:ins w:id="627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β</m:t>
            </m:r>
          </m:sup>
        </m:sSup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</w:t>
        </w:r>
      </w:ins>
      <w:ins w:id="631" w:author="PR Preview" w:date="2026-01-01T00:00:00Z">
        <w:r>
          <w:t xml:space="preserve"> </w:t>
        </w:r>
      </w:ins>
      <m:oMath>
        <m:r>
          <m:t>β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can be any real number.</w:t>
        </w:r>
      </w:ins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del w:id="634" w:author="PR Preview" w:date="2026-01-01T00:00:00Z">
        <w:r>
          <w:rPr>
            <w:b/>
            <w:bCs/>
          </w:rPr>
          <w:delText xml:space="preserve">Example 16 (A flat prior on a probability is not flat on its log-odds)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A</w:delText>
        </w:r>
      </w:del>
      <w:del w:id="637" w:author="PR Preview" w:date="2026-01-01T00:00:00Z">
        <w:r>
          <w:delText xml:space="preserve"> </w:delText>
        </w:r>
      </w:del>
      <w:hyperlink w:anchor="def-flat-prior">
        <w:del w:id="638" w:author="PR Preview" w:date="2026-01-01T00:00:00Z">
          <w:r>
            <w:rPr>
              <w:rStyle w:val="Hyperlink"/>
            </w:rPr>
            <w:delText xml:space="preserve">flat prior</w:delText>
          </w:r>
        </w:del>
      </w:hyperlink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 flat only on the scale on which it is stated.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Let</w:delText>
        </w:r>
      </w:del>
      <w:del w:id="643" w:author="PR Preview" w:date="2026-01-01T00:00:00Z">
        <w:r>
          <w:delText xml:space="preserve"> </w:delText>
        </w:r>
      </w:del>
      <m:oMath>
        <m:r>
          <m:t>π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have the uniform prior of</w:delText>
        </w:r>
      </w:del>
      <w:del w:id="646" w:author="PR Preview" w:date="2026-01-01T00:00:00Z">
        <w:r>
          <w:delText xml:space="preserve"> </w:delText>
        </w:r>
      </w:del>
      <w:hyperlink w:anchor="exm-prior">
        <w:del w:id="6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648" w:author="PR Preview" w:date="2026-01-01T00:00:00Z">
        <w:r>
          <w:delText xml:space="preserve">,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and let</w:delText>
        </w:r>
      </w:del>
      <w:del w:id="651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be its log-odds,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so that</w:delText>
        </w:r>
      </w:del>
    </w:p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Example 17 (A flat prior on a probability is not flat on its log-odds)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</w:t>
        </w:r>
      </w:ins>
      <w:ins w:id="659" w:author="PR Preview" w:date="2026-01-01T00:00:00Z">
        <w:r>
          <w:t xml:space="preserve"> </w:t>
        </w:r>
      </w:ins>
      <w:hyperlink w:anchor="def-flat-prior">
        <w:ins w:id="660" w:author="PR Preview" w:date="2026-01-01T00:00:00Z">
          <w:r>
            <w:rPr>
              <w:rStyle w:val="Hyperlink"/>
            </w:rPr>
            <w:t xml:space="preserve">flat prior</w:t>
          </w:r>
        </w:ins>
      </w:hyperlink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flat only on the scale on which it is stated.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Let</w:t>
        </w:r>
      </w:ins>
      <w:ins w:id="665" w:author="PR Preview" w:date="2026-01-01T00:00:00Z">
        <w:r>
          <w:t xml:space="preserve"> </w:t>
        </w:r>
      </w:ins>
      <m:oMath>
        <m:r>
          <m:t>π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have the uniform prior of</w:t>
        </w:r>
      </w:ins>
      <w:ins w:id="668" w:author="PR Preview" w:date="2026-01-01T00:00:00Z">
        <w:r>
          <w:t xml:space="preserve"> </w:t>
        </w:r>
      </w:ins>
      <w:hyperlink w:anchor="exm-prior">
        <w:ins w:id="66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let</w:t>
        </w:r>
      </w:ins>
      <w:ins w:id="673" w:author="PR Preview" w:date="2026-01-01T00:00:00Z">
        <w:r>
          <w:t xml:space="preserve"> </w:t>
        </w:r>
      </w:ins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be its log-odds,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del w:id="678" w:author="PR Preview" w:date="2026-01-01T00:00:00Z">
        <w:r>
          <w:rPr>
            <w:b/>
            <w:bCs/>
          </w:rPr>
          <w:delText xml:space="preserve">Example 17 (Posterior mode and maximum likelihood estimate for a probability)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In</w:delText>
        </w:r>
      </w:del>
      <w:del w:id="681" w:author="PR Preview" w:date="2026-01-01T00:00:00Z">
        <w:r>
          <w:delText xml:space="preserve"> </w:delText>
        </w:r>
      </w:del>
      <w:hyperlink w:anchor="exm-beta-bernoulli">
        <w:del w:id="682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the prior is uniform on</w:delText>
        </w:r>
      </w:del>
      <w:del w:id="6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86" w:author="PR Preview" w:date="2026-01-01T00:00:00Z">
        <w:r>
          <w:delText xml:space="preserve">,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so by</w:delText>
        </w:r>
      </w:del>
      <w:del w:id="689" w:author="PR Preview" w:date="2026-01-01T00:00:00Z">
        <w:r>
          <w:delText xml:space="preserve"> </w:delText>
        </w:r>
      </w:del>
      <w:hyperlink w:anchor="cor-flat-prior-posterior">
        <w:del w:id="690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posterior density,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proportional to</w:delText>
        </w:r>
      </w:del>
      <w:del w:id="695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is maximized at the maximum likelihood estimate.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Setting the derivative of the log-likelihood</w:delText>
        </w:r>
      </w:del>
      <w:del w:id="70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702" w:author="PR Preview" w:date="2026-01-01T00:00:00Z">
        <w:r>
          <w:delText xml:space="preserve">,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which is</w:delText>
        </w:r>
      </w:del>
      <w:del w:id="70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to zero gives</w:delText>
        </w:r>
      </w:del>
    </w:p>
    <w:p>
      <w:pPr>
        <w:pStyle w:val="BodyText"/>
      </w:pPr>
      <w:ins w:id="709" w:author="PR Preview" w:date="2026-01-01T00:00:00Z">
        <w:r>
          <w:rPr>
            <w:b/>
            <w:bCs/>
          </w:rPr>
          <w:t xml:space="preserve">Example 18 (Posterior mode and maximum likelihood estimate for a probability)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In</w:t>
        </w:r>
      </w:ins>
      <w:ins w:id="712" w:author="PR Preview" w:date="2026-01-01T00:00:00Z">
        <w:r>
          <w:t xml:space="preserve"> </w:t>
        </w:r>
      </w:ins>
      <w:hyperlink w:anchor="exm-beta-bernoulli">
        <w:ins w:id="713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prior is uniform on</w:t>
        </w:r>
      </w:ins>
      <w:ins w:id="7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7" w:author="PR Preview" w:date="2026-01-01T00:00:00Z">
        <w:r>
          <w:t xml:space="preserve">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so by</w:t>
        </w:r>
      </w:ins>
      <w:ins w:id="720" w:author="PR Preview" w:date="2026-01-01T00:00:00Z">
        <w:r>
          <w:t xml:space="preserve"> </w:t>
        </w:r>
      </w:ins>
      <w:hyperlink w:anchor="cor-flat-prior-posterior">
        <w:ins w:id="721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the posterior density,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proportional to</w:t>
        </w:r>
      </w:ins>
      <w:ins w:id="726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is maximized at the maximum likelihood estimate.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Setting the derivative of the log-likelihood</w:t>
        </w:r>
      </w:ins>
      <w:ins w:id="73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which is</w:t>
        </w:r>
      </w:ins>
      <w:ins w:id="73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to zero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del w:id="740" w:author="PR Preview" w:date="2026-01-01T00:00:00Z">
        <w:r>
          <w:rPr>
            <w:b/>
            <w:bCs/>
          </w:rPr>
          <w:delText xml:space="preserve">Example 18 (A skeptical prior for a Gaussian mean)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In the model of</w:delText>
        </w:r>
      </w:del>
      <w:del w:id="743" w:author="PR Preview" w:date="2026-01-01T00:00:00Z">
        <w:r>
          <w:delText xml:space="preserve"> </w:delText>
        </w:r>
      </w:del>
      <w:hyperlink w:anchor="exm-normal-normal">
        <w:del w:id="74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45" w:author="PR Preview" w:date="2026-01-01T00:00:00Z">
        <w:r>
          <w:delText xml:space="preserve">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replace the</w:delText>
        </w:r>
      </w:del>
      <w:del w:id="74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prior by the</w:delText>
        </w:r>
      </w:del>
      <w:del w:id="751" w:author="PR Preview" w:date="2026-01-01T00:00:00Z">
        <w:r>
          <w:delText xml:space="preserve"> </w:delText>
        </w:r>
      </w:del>
      <w:hyperlink w:anchor="def-skeptical-prior">
        <w:del w:id="752" w:author="PR Preview" w:date="2026-01-01T00:00:00Z">
          <w:r>
            <w:rPr>
              <w:rStyle w:val="Hyperlink"/>
            </w:rPr>
            <w:delText xml:space="preserve">skeptical prior</w:delText>
          </w:r>
        </w:del>
      </w:hyperlink>
      <w:del w:id="75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54" w:author="PR Preview" w:date="2026-01-01T00:00:00Z">
        <w:r>
          <w:delText xml:space="preserve">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whose standard deviation</w:delText>
        </w:r>
      </w:del>
      <w:del w:id="757" w:author="PR Preview" w:date="2026-01-01T00:00:00Z">
        <w:r>
          <w:delText xml:space="preserve"> </w:delText>
        </w:r>
      </w:del>
      <m:oMath>
        <m:r>
          <m:t>τ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sets how skeptical it is.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Its density is proportional to</w:delText>
        </w:r>
      </w:del>
      <w:del w:id="76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763" w:author="PR Preview" w:date="2026-01-01T00:00:00Z">
        <w:r>
          <w:delText xml:space="preserve">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Let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Reusing the likelihood from</w:delText>
        </w:r>
      </w:del>
      <w:del w:id="770" w:author="PR Preview" w:date="2026-01-01T00:00:00Z">
        <w:r>
          <w:delText xml:space="preserve"> </w:delText>
        </w:r>
      </w:del>
      <w:hyperlink w:anchor="exm-normal-normal">
        <w:del w:id="77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72" w:author="PR Preview" w:date="2026-01-01T00:00:00Z">
        <w:r>
          <w:delText xml:space="preserve">:</w:delText>
        </w:r>
      </w:del>
    </w:p>
    <w:p>
      <w:pPr>
        <w:pStyle w:val="BodyText"/>
      </w:pPr>
      <w:ins w:id="773" w:author="PR Preview" w:date="2026-01-01T00:00:00Z">
        <w:r>
          <w:rPr>
            <w:b/>
            <w:bCs/>
          </w:rPr>
          <w:t xml:space="preserve">Example 19 (A skeptical prior for a Gaussian mean)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In the model of</w:t>
        </w:r>
      </w:ins>
      <w:ins w:id="776" w:author="PR Preview" w:date="2026-01-01T00:00:00Z">
        <w:r>
          <w:t xml:space="preserve"> </w:t>
        </w:r>
      </w:ins>
      <w:hyperlink w:anchor="exm-normal-normal">
        <w:ins w:id="7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replace the</w:t>
        </w:r>
      </w:ins>
      <w:ins w:id="781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prior by the</w:t>
        </w:r>
      </w:ins>
      <w:ins w:id="784" w:author="PR Preview" w:date="2026-01-01T00:00:00Z">
        <w:r>
          <w:t xml:space="preserve"> </w:t>
        </w:r>
      </w:ins>
      <w:hyperlink w:anchor="def-skeptical-prior">
        <w:ins w:id="785" w:author="PR Preview" w:date="2026-01-01T00:00:00Z">
          <w:r>
            <w:rPr>
              <w:rStyle w:val="Hyperlink"/>
            </w:rPr>
            <w:t xml:space="preserve">skeptical prior</w:t>
          </w:r>
        </w:ins>
      </w:hyperlink>
      <w:ins w:id="7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whose standard deviation</w:t>
        </w:r>
      </w:ins>
      <w:ins w:id="790" w:author="PR Preview" w:date="2026-01-01T00:00:00Z">
        <w:r>
          <w:t xml:space="preserve"> </w:t>
        </w:r>
      </w:ins>
      <m:oMath>
        <m:r>
          <m:t>τ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sets how skeptical it is.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Its density is proportional to</w:t>
        </w:r>
      </w:ins>
      <w:ins w:id="79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796" w:author="PR Preview" w:date="2026-01-01T00:00:00Z">
        <w:r>
          <w:t xml:space="preserve">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Let</w:t>
        </w:r>
      </w:ins>
      <w:ins w:id="79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ins w:id="800" w:author="PR Preview" w:date="2026-01-01T00:00:00Z">
        <w:r>
          <w:t xml:space="preserve">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Reusing the likelihood from</w:t>
        </w:r>
      </w:ins>
      <w:ins w:id="803" w:author="PR Preview" w:date="2026-01-01T00:00:00Z">
        <w:r>
          <w:t xml:space="preserve"> </w:t>
        </w:r>
      </w:ins>
      <w:hyperlink w:anchor="exm-normal-normal">
        <w:ins w:id="80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del w:id="806" w:author="PR Preview" w:date="2026-01-01T00:00:00Z">
        <w:r>
          <w:rPr>
            <w:b/>
            <w:bCs/>
          </w:rPr>
          <w:delText xml:space="preserve">Example 19 (Prior predictive distribution of a count)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In the Beta-Bernoulli model of</w:delText>
        </w:r>
      </w:del>
      <w:del w:id="809" w:author="PR Preview" w:date="2026-01-01T00:00:00Z">
        <w:r>
          <w:delText xml:space="preserve"> </w:delText>
        </w:r>
      </w:del>
      <w:hyperlink w:anchor="exm-beta-bernoulli">
        <w:del w:id="810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811" w:author="PR Preview" w:date="2026-01-01T00:00:00Z">
        <w:r>
          <w:delText xml:space="preserve">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the number of successes</w:delText>
        </w:r>
      </w:del>
      <w:del w:id="81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given</w:delText>
        </w:r>
      </w:del>
      <w:del w:id="817" w:author="PR Preview" w:date="2026-01-01T00:00:00Z">
        <w:r>
          <w:delText xml:space="preserve"> </w:delText>
        </w:r>
      </w:del>
      <m:oMath>
        <m:r>
          <m:t>π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is</w:delText>
        </w:r>
      </w:del>
      <w:del w:id="820" w:author="PR Preview" w:date="2026-01-01T00:00:00Z">
        <w:r>
          <w:delText xml:space="preserve"> </w:delText>
        </w:r>
      </w:del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Under the uniform</w:delText>
        </w:r>
      </w:del>
      <w:del w:id="824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prior,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its prior predictive probabilities are</w:delText>
        </w:r>
      </w:del>
    </w:p>
    <w:p>
      <w:pPr>
        <w:pStyle w:val="BodyText"/>
      </w:pPr>
      <w:ins w:id="829" w:author="PR Preview" w:date="2026-01-01T00:00:00Z">
        <w:r>
          <w:rPr>
            <w:b/>
            <w:bCs/>
          </w:rPr>
          <w:t xml:space="preserve">Example 20 (Prior predictive distribution of a count)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In the Beta-Bernoulli model of</w:t>
        </w:r>
      </w:ins>
      <w:ins w:id="832" w:author="PR Preview" w:date="2026-01-01T00:00:00Z">
        <w:r>
          <w:t xml:space="preserve"> </w:t>
        </w:r>
      </w:ins>
      <w:hyperlink w:anchor="exm-beta-bernoulli">
        <w:ins w:id="833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number of successes</w:t>
        </w:r>
      </w:ins>
      <w:ins w:id="83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given</w:t>
        </w:r>
      </w:ins>
      <w:ins w:id="840" w:author="PR Preview" w:date="2026-01-01T00:00:00Z">
        <w:r>
          <w:t xml:space="preserve"> </w:t>
        </w:r>
      </w:ins>
      <m:oMath>
        <m:r>
          <m:t>π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is</w:t>
        </w:r>
      </w:ins>
      <w:ins w:id="843" w:author="PR Preview" w:date="2026-01-01T00:00:00Z">
        <w:r>
          <w:t xml:space="preserve"> </w:t>
        </w:r>
      </w:ins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844" w:author="PR Preview" w:date="2026-01-01T00:00:00Z">
        <w:r>
          <w:t xml:space="preserve">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Under the uniform</w:t>
        </w:r>
      </w:ins>
      <w:ins w:id="847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prior,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its prior predictive probabilities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del w:id="852" w:author="PR Preview" w:date="2026-01-01T00:00:00Z">
        <w:r>
          <w:rPr>
            <w:b/>
            <w:bCs/>
          </w:rPr>
          <w:delText xml:space="preserve">Example 20 (Will the next mother smoke?)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Let</w:delText>
        </w:r>
      </w:del>
      <w:del w:id="855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if one more mother from the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rPr>
            <w:rStyle w:val="VerbatimChar"/>
          </w:rPr>
          <w:delText xml:space="preserve">birthwt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population smoked during pregnancy,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and</w:delText>
        </w:r>
      </w:del>
      <w:del w:id="864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if she did not.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Given</w:delText>
        </w:r>
      </w:del>
      <w:del w:id="869" w:author="PR Preview" w:date="2026-01-01T00:00:00Z">
        <w:r>
          <w:delText xml:space="preserve"> </w:delText>
        </w:r>
      </w:del>
      <m:oMath>
        <m:r>
          <m:t>π</m:t>
        </m:r>
      </m:oMath>
      <w:del w:id="87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871" w:author="PR Preview" w:date="2026-01-01T00:00:00Z">
        <w:r>
          <w:delText xml:space="preserve">With the posterior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of</w:delText>
        </w:r>
      </w:del>
      <w:del w:id="875" w:author="PR Preview" w:date="2026-01-01T00:00:00Z">
        <w:r>
          <w:delText xml:space="preserve"> </w:delText>
        </w:r>
      </w:del>
      <w:hyperlink w:anchor="exm-prior-posterior-figure">
        <w:del w:id="876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877" w:author="PR Preview" w:date="2026-01-01T00:00:00Z">
        <w:r>
          <w:delText xml:space="preserve">,</w:delText>
        </w:r>
      </w:del>
    </w:p>
    <w:p>
      <w:pPr>
        <w:pStyle w:val="BodyText"/>
      </w:pPr>
      <w:ins w:id="878" w:author="PR Preview" w:date="2026-01-01T00:00:00Z">
        <w:r>
          <w:rPr>
            <w:b/>
            <w:bCs/>
          </w:rPr>
          <w:t xml:space="preserve">Example 21 (Will the next mother smoke?)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Let</w:t>
        </w:r>
      </w:ins>
      <w:ins w:id="881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if one more mother from the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rPr>
            <w:rStyle w:val="VerbatimChar"/>
          </w:rPr>
          <w:t xml:space="preserve">birthwt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population smoked during pregnancy,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and</w:t>
        </w:r>
      </w:ins>
      <w:ins w:id="890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if she did not.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Given</w:t>
        </w:r>
      </w:ins>
      <w:ins w:id="895" w:author="PR Preview" w:date="2026-01-01T00:00:00Z">
        <w:r>
          <w:t xml:space="preserve"> </w:t>
        </w:r>
      </w:ins>
      <m:oMath>
        <m:r>
          <m:t>π</m:t>
        </m:r>
      </m:oMath>
      <w:ins w:id="89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97" w:author="PR Preview" w:date="2026-01-01T00:00:00Z">
        <w:r>
          <w:t xml:space="preserve">With the posterior</w:t>
        </w:r>
      </w:ins>
      <w:ins w:id="89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</w:t>
        </w:r>
      </w:ins>
      <w:ins w:id="901" w:author="PR Preview" w:date="2026-01-01T00:00:00Z">
        <w:r>
          <w:t xml:space="preserve"> </w:t>
        </w:r>
      </w:ins>
      <w:hyperlink w:anchor="exm-prior-posterior-figure">
        <w:ins w:id="90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90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del w:id="904" w:author="PR Preview" w:date="2026-01-01T00:00:00Z">
        <w:r>
          <w:rPr>
            <w:b/>
            <w:bCs/>
          </w:rPr>
          <w:delText xml:space="preserve">Example 21 (Two test quantities for the smoking data)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The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rPr>
            <w:rStyle w:val="VerbatimChar"/>
          </w:rPr>
          <w:delText xml:space="preserve">birthwt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data also record each mother’s race,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coded as white, Black, or other.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The Beta-Bernoulli model gives every mother the same probability</w:delText>
        </w:r>
      </w:del>
      <w:del w:id="915" w:author="PR Preview" w:date="2026-01-01T00:00:00Z">
        <w:r>
          <w:delText xml:space="preserve"> </w:delText>
        </w:r>
      </w:del>
      <m:oMath>
        <m:r>
          <m:t>π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of smoking,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whatever her race.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Two test quantities for these data are:</w:delText>
        </w:r>
      </w:del>
    </w:p>
    <w:p>
      <w:pPr>
        <w:pStyle w:val="BodyText"/>
      </w:pPr>
      <w:ins w:id="922" w:author="PR Preview" w:date="2026-01-01T00:00:00Z">
        <w:r>
          <w:rPr>
            <w:b/>
            <w:bCs/>
          </w:rPr>
          <w:t xml:space="preserve">Example 22 (Two test quantities for the smoking data)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The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rStyle w:val="VerbatimChar"/>
          </w:rPr>
          <w:t xml:space="preserve">birthwt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data also record each mother’s race,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coded as white, Black, or other.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Beta-Bernoulli model gives every mother the same probability</w:t>
        </w:r>
      </w:ins>
      <w:ins w:id="933" w:author="PR Preview" w:date="2026-01-01T00:00:00Z">
        <w:r>
          <w:t xml:space="preserve"> </w:t>
        </w:r>
      </w:ins>
      <m:oMath>
        <m:r>
          <m:t>π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of smoking,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whatever her race.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Two test quantities for these data are:</w:t>
        </w:r>
      </w:ins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del w:id="940" w:author="PR Preview" w:date="2026-01-01T00:00:00Z">
        <w:r>
          <w:rPr>
            <w:b/>
            <w:bCs/>
          </w:rPr>
          <w:delText xml:space="preserve">Example 22 (Checking two priors for the smoking probability)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We compare two priors for</w:delText>
        </w:r>
      </w:del>
      <w:del w:id="943" w:author="PR Preview" w:date="2026-01-01T00:00:00Z">
        <w:r>
          <w:delText xml:space="preserve"> </w:delText>
        </w:r>
      </w:del>
      <m:oMath>
        <m:r>
          <m:t>π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in the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rPr>
            <w:rStyle w:val="VerbatimChar"/>
          </w:rPr>
          <w:delText xml:space="preserve">birthwt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data:</w:delText>
        </w:r>
      </w:del>
    </w:p>
    <w:p>
      <w:pPr>
        <w:pStyle w:val="BodyText"/>
      </w:pPr>
      <w:ins w:id="950" w:author="PR Preview" w:date="2026-01-01T00:00:00Z">
        <w:r>
          <w:rPr>
            <w:b/>
            <w:bCs/>
          </w:rPr>
          <w:t xml:space="preserve">Example 23 (Checking two priors for the smoking probability)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We compare two priors for</w:t>
        </w:r>
      </w:ins>
      <w:ins w:id="953" w:author="PR Preview" w:date="2026-01-01T00:00:00Z">
        <w:r>
          <w:t xml:space="preserve"> </w:t>
        </w:r>
      </w:ins>
      <m:oMath>
        <m:r>
          <m:t>π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in the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rStyle w:val="VerbatimChar"/>
          </w:rPr>
          <w:t xml:space="preserve">birthwt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data:</w:t>
        </w:r>
      </w:ins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del w:id="960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plots the simulated counts.</w:delText>
        </w:r>
      </w:del>
    </w:p>
    <w:p>
      <w:pPr>
        <w:pStyle w:val="BodyText"/>
      </w:pPr>
      <w:hyperlink w:anchor="fig-prior-predictive-check">
        <w:ins w:id="963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plots the simulated counts.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del w:id="966" w:author="PR Preview" w:date="2026-01-01T00:00:00Z">
        <w:r>
          <w:rPr>
            <w:b/>
            <w:bCs/>
          </w:rPr>
          <w:delText xml:space="preserve">Example 23 (Does one smoking probability fit every group?)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We check the Beta-Bernoulli model with the race-spread test quantity</w:delText>
        </w:r>
      </w:del>
      <w:del w:id="96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2</m:t>
            </m:r>
          </m:sub>
        </m:sSub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of</w:delText>
        </w:r>
      </w:del>
      <w:del w:id="972" w:author="PR Preview" w:date="2026-01-01T00:00:00Z">
        <w:r>
          <w:delText xml:space="preserve"> </w:delText>
        </w:r>
      </w:del>
      <w:hyperlink w:anchor="exm-test-quantity">
        <w:del w:id="973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on two data sets:</w:delText>
        </w:r>
      </w:del>
    </w:p>
    <w:p>
      <w:pPr>
        <w:pStyle w:val="BodyText"/>
      </w:pPr>
      <w:ins w:id="977" w:author="PR Preview" w:date="2026-01-01T00:00:00Z">
        <w:r>
          <w:rPr>
            <w:b/>
            <w:bCs/>
          </w:rPr>
          <w:t xml:space="preserve">Example 24 (Does one smoking probability fit every group?)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We check the Beta-Bernoulli model with the race-spread test quantity</w:t>
        </w:r>
      </w:ins>
      <w:ins w:id="980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of</w:t>
        </w:r>
      </w:ins>
      <w:ins w:id="983" w:author="PR Preview" w:date="2026-01-01T00:00:00Z">
        <w:r>
          <w:t xml:space="preserve"> </w:t>
        </w:r>
      </w:ins>
      <w:hyperlink w:anchor="exm-test-quantity">
        <w:ins w:id="98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on two data sets:</w:t>
        </w:r>
      </w:ins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del w:id="988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compares the replicated and observed values of</w:delText>
        </w:r>
      </w:del>
      <w:del w:id="99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2</m:t>
            </m:r>
          </m:sub>
        </m:sSub>
      </m:oMath>
      <w:del w:id="992" w:author="PR Preview" w:date="2026-01-01T00:00:00Z">
        <w:r>
          <w:delText xml:space="preserve">.</w:delText>
        </w:r>
      </w:del>
    </w:p>
    <w:p>
      <w:pPr>
        <w:pStyle w:val="FirstParagraph"/>
      </w:pPr>
      <w:hyperlink w:anchor="fig-posterior-predictive-check">
        <w:ins w:id="993" w:author="PR Preview" w:date="2026-01-01T00:00:00Z">
          <w:r>
            <w:rPr>
              <w:rStyle w:val="Hyperlink"/>
            </w:rPr>
            <w:t xml:space="preserve">Figure 6</w:t>
          </w:r>
        </w:ins>
      </w:hyperlink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compares the replicated and observed values of</w:t>
        </w:r>
      </w:ins>
      <w:ins w:id="99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2</m:t>
            </m:r>
          </m:sub>
        </m:sSub>
      </m:oMath>
      <w:ins w:id="997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del w:id="998" w:author="PR Preview" w:date="2026-01-01T00:00:00Z">
        <w:r>
          <w:rPr>
            <w:b/>
            <w:bCs/>
          </w:rPr>
          <w:delText xml:space="preserve">Example 24 (Posterior predictive p-values for the race spread)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From the simulations of</w:delText>
        </w:r>
      </w:del>
      <w:del w:id="1001" w:author="PR Preview" w:date="2026-01-01T00:00:00Z">
        <w:r>
          <w:delText xml:space="preserve"> </w:delText>
        </w:r>
      </w:del>
      <w:hyperlink w:anchor="exm-posterior-predictive-check">
        <w:del w:id="1002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1003" w:author="PR Preview" w:date="2026-01-01T00:00:00Z">
        <w:r>
          <w:delText xml:space="preserve">:</w:delText>
        </w:r>
      </w:del>
    </w:p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Example 25 (Posterior predictive p-values for the race spread)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From the simulations of</w:t>
        </w:r>
      </w:ins>
      <w:ins w:id="1007" w:author="PR Preview" w:date="2026-01-01T00:00:00Z">
        <w:r>
          <w:t xml:space="preserve"> </w:t>
        </w:r>
      </w:ins>
      <w:hyperlink w:anchor="exm-posterior-predictive-check">
        <w:ins w:id="1008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009" w:author="PR Preview" w:date="2026-01-01T00:00:00Z">
        <w:r>
          <w:t xml:space="preserve">: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del w:id="1010" w:author="PR Preview" w:date="2026-01-01T00:00:00Z">
        <w:r>
          <w:rPr>
            <w:b/>
            <w:bCs/>
          </w:rPr>
          <w:delText xml:space="preserve">Example 25 (A two-level Gaussian model)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Observations</w:delText>
        </w:r>
      </w:del>
      <w:del w:id="10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come from groups</w:delText>
        </w:r>
      </w:del>
      <w:del w:id="1016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del w:id="1017" w:author="PR Preview" w:date="2026-01-01T00:00:00Z">
        <w:r>
          <w:delText xml:space="preserve">,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and each group has its own mean</w:delText>
        </w:r>
      </w:del>
      <w:del w:id="1020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j</m:t>
            </m:r>
          </m:sub>
        </m:sSub>
      </m:oMath>
      <w:del w:id="1021" w:author="PR Preview" w:date="2026-01-01T00:00:00Z">
        <w:r>
          <w:delText xml:space="preserve">.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 two-level model specifies</w:delText>
        </w:r>
      </w:del>
    </w:p>
    <w:p>
      <w:pPr>
        <w:pStyle w:val="BodyText"/>
      </w:pPr>
      <w:ins w:id="1024" w:author="PR Preview" w:date="2026-01-01T00:00:00Z">
        <w:r>
          <w:rPr>
            <w:b/>
            <w:bCs/>
          </w:rPr>
          <w:t xml:space="preserve">Example 26 (A two-level Gaussian model)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Observations</w:t>
        </w:r>
      </w:ins>
      <w:ins w:id="102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come from groups</w:t>
        </w:r>
      </w:ins>
      <w:ins w:id="1030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ins w:id="1031" w:author="PR Preview" w:date="2026-01-01T00:00:00Z">
        <w:r>
          <w:t xml:space="preserve">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and each group has its own mean</w:t>
        </w:r>
      </w:ins>
      <w:ins w:id="1034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j</m:t>
            </m:r>
          </m:sub>
        </m:sSub>
      </m:oMath>
      <w:ins w:id="1035" w:author="PR Preview" w:date="2026-01-01T00:00:00Z">
        <w:r>
          <w:t xml:space="preserve">.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 two-level model specifies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2026-10-11T02:24:31Z</dcterms:created>
  <dcterms:modified xsi:type="dcterms:W3CDTF">2026-10-11T02:24:31Z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