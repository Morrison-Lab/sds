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13:09:11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1 (Probability of a positive test)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 probability</w:t>
        </w:r>
      </w:ins>
      <w:ins w:id="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that a diagnostic test is positive is:</w:t>
        </w:r>
      </w:ins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sensitivity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prevalence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specificity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prevalence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ins w:id="9" w:author="PR Preview" w:date="2026-01-01T00:00:00Z">
        <w:r>
          <w:rPr>
            <w:i/>
            <w:iCs/>
          </w:rPr>
          <w:t xml:space="preserve">Proof</w:t>
        </w:r>
      </w:ins>
      <w:ins w:id="10" w:author="PR Preview" w:date="2026-01-01T00:00:00Z">
        <w:r>
          <w:t xml:space="preserve">. </w:t>
        </w:r>
      </w:ins>
      <w:ins w:id="11" w:author="PR Preview" w:date="2026-01-01T00:00:00Z">
        <w:r>
          <w:t xml:space="preserve">This is the solution to</w:t>
        </w:r>
      </w:ins>
      <w:ins w:id="12" w:author="PR Preview" w:date="2026-01-01T00:00:00Z">
        <w:r>
          <w:t xml:space="preserve"> </w:t>
        </w:r>
      </w:ins>
      <w:hyperlink w:anchor="exr-prob-positive">
        <w:ins w:id="1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" w:author="PR Preview" w:date="2026-01-01T00:00:00Z">
        <w:r>
          <w:t xml:space="preserve">.</w:t>
        </w:r>
      </w:ins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Theorem 2 (PPV from Bayes’ theorem)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</w:t>
        </w:r>
      </w:ins>
      <w:ins w:id="18" w:author="PR Preview" w:date="2026-01-01T00:00:00Z">
        <w:r>
          <w:t xml:space="preserve"> </w:t>
        </w:r>
      </w:ins>
      <w:hyperlink w:anchor="def-ppv">
        <w:ins w:id="19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of a diagnostic test is:</w:t>
        </w:r>
      </w:ins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This is the solution to</w:t>
        </w:r>
      </w:ins>
      <w:ins w:id="25" w:author="PR Preview" w:date="2026-01-01T00:00:00Z">
        <w:r>
          <w:t xml:space="preserve"> </w:t>
        </w:r>
      </w:ins>
      <w:hyperlink w:anchor="exr-ppv-bayes">
        <w:ins w:id="26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27" w:author="PR Preview" w:date="2026-01-01T00:00:00Z">
        <w:r>
          <w:t xml:space="preserve">.</w:t>
        </w:r>
      </w:ins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del w:id="28" w:author="PR Preview" w:date="2026-01-01T00:00:00Z">
        <w:r>
          <w:rPr>
            <w:b/>
            <w:bCs/>
          </w:rPr>
          <w:delText xml:space="preserve">Theorem 1 (PPV in terms of sensitivity, specificity, and prevalence)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positive predictive value of a diagnostic test with positive sensitivity,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used in a population with positive prevalence,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depends on its sensitivity, its specificity, and the prevalence of the disease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only through two ratios:</w:delText>
        </w:r>
      </w:del>
    </w:p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Theorem 3 (PPV in terms of sensitivity, specificity, and prevalence)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positive predictive value of a diagnostic test with positive sensitivity,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used in a population with positive prevalence,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depends on its sensitivity, its specificity, and the prevalence of the disease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only through two ratios:</w:t>
        </w:r>
      </w:ins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del w:id="46" w:author="PR Preview" w:date="2026-01-01T00:00:00Z">
        <w:r>
          <w:rPr>
            <w:i/>
            <w:iCs/>
          </w:rPr>
          <w:delText xml:space="preserve">Proof</w:delText>
        </w:r>
      </w:del>
      <w:del w:id="47" w:author="PR Preview" w:date="2026-01-01T00:00:00Z">
        <w:r>
          <w:delText xml:space="preserve">. </w:delText>
        </w:r>
      </w:del>
      <w:del w:id="48" w:author="PR Preview" w:date="2026-01-01T00:00:00Z">
        <w:r>
          <w:delText xml:space="preserve">This result is the solution to</w:delText>
        </w:r>
      </w:del>
      <w:del w:id="49" w:author="PR Preview" w:date="2026-01-01T00:00:00Z">
        <w:r>
          <w:delText xml:space="preserve"> </w:delText>
        </w:r>
      </w:del>
      <w:hyperlink w:anchor="exr-ppv-ratio-form">
        <w:del w:id="50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which builds on</w:delText>
        </w:r>
      </w:del>
      <w:del w:id="54" w:author="PR Preview" w:date="2026-01-01T00:00:00Z">
        <w:r>
          <w:delText xml:space="preserve"> </w:delText>
        </w:r>
      </w:del>
      <w:hyperlink w:anchor="exr-ppv-bayes">
        <w:del w:id="5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and</w:delText>
        </w:r>
      </w:del>
      <w:del w:id="58" w:author="PR Preview" w:date="2026-01-01T00:00:00Z">
        <w:r>
          <w:delText xml:space="preserve"> </w:delText>
        </w:r>
      </w:del>
      <w:hyperlink w:anchor="exr-prob-positive">
        <w:del w:id="5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0" w:author="PR Preview" w:date="2026-01-01T00:00:00Z">
        <w:r>
          <w:delText xml:space="preserve">.</w:delText>
        </w:r>
      </w:del>
    </w:p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Example 7 (PPV of a COVID-19 test, from the two ratios)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For the COVID-19 test of</w:delText>
        </w:r>
      </w:del>
      <w:del w:id="64" w:author="PR Preview" w:date="2026-01-01T00:00:00Z">
        <w:r>
          <w:delText xml:space="preserve"> </w:delText>
        </w:r>
      </w:del>
      <w:hyperlink w:anchor="exm-sensitivity">
        <w:del w:id="65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</w:delText>
        </w:r>
      </w:del>
      <w:del w:id="68" w:author="PR Preview" w:date="2026-01-01T00:00:00Z">
        <w:r>
          <w:delText xml:space="preserve"> </w:delText>
        </w:r>
      </w:del>
      <w:hyperlink w:anchor="exm-specificity">
        <w:del w:id="6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used in the population of</w:delText>
        </w:r>
      </w:del>
      <w:del w:id="73" w:author="PR Preview" w:date="2026-01-01T00:00:00Z">
        <w:r>
          <w:delText xml:space="preserve"> </w:delText>
        </w:r>
      </w:del>
      <w:hyperlink w:anchor="exm-prevalence">
        <w:del w:id="7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hyperlink w:anchor="thm-ppv-sens-spec-prev">
        <w:del w:id="7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gives:</w:delText>
        </w:r>
      </w:del>
    </w:p>
    <w:p>
      <w:pPr>
        <w:pStyle w:val="FirstParagraph"/>
      </w:pPr>
      <w:ins w:id="80" w:author="PR Preview" w:date="2026-01-01T00:00:00Z">
        <w:r>
          <w:rPr>
            <w:i/>
            <w:iCs/>
          </w:rPr>
          <w:t xml:space="preserve">Proof</w:t>
        </w:r>
      </w:ins>
      <w:ins w:id="81" w:author="PR Preview" w:date="2026-01-01T00:00:00Z">
        <w:r>
          <w:t xml:space="preserve">. </w:t>
        </w:r>
      </w:ins>
      <w:ins w:id="82" w:author="PR Preview" w:date="2026-01-01T00:00:00Z">
        <w:r>
          <w:t xml:space="preserve">This result is the solution to</w:t>
        </w:r>
      </w:ins>
      <w:ins w:id="83" w:author="PR Preview" w:date="2026-01-01T00:00:00Z">
        <w:r>
          <w:t xml:space="preserve"> </w:t>
        </w:r>
      </w:ins>
      <w:hyperlink w:anchor="exr-ppv-ratio-form">
        <w:ins w:id="84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which builds on</w:t>
        </w:r>
      </w:ins>
      <w:ins w:id="88" w:author="PR Preview" w:date="2026-01-01T00:00:00Z">
        <w:r>
          <w:t xml:space="preserve"> </w:t>
        </w:r>
      </w:ins>
      <w:hyperlink w:anchor="thm-ppv-bayes">
        <w:ins w:id="8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</w:t>
        </w:r>
      </w:ins>
      <w:ins w:id="92" w:author="PR Preview" w:date="2026-01-01T00:00:00Z">
        <w:r>
          <w:t xml:space="preserve"> </w:t>
        </w:r>
      </w:ins>
      <w:hyperlink w:anchor="thm-prob-positive">
        <w:ins w:id="9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4" w:author="PR Preview" w:date="2026-01-01T00:00:00Z">
        <w:r>
          <w:t xml:space="preserve">.</w:t>
        </w:r>
      </w:ins>
    </w:p>
    <w:bookmarkStart w:id="61" w:name="exm-ppv-sens-spec-prev"/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Example 7 (PPV of a COVID-19 test, from the two ratios)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 the COVID-19 test of</w:t>
        </w:r>
      </w:ins>
      <w:ins w:id="98" w:author="PR Preview" w:date="2026-01-01T00:00:00Z">
        <w:r>
          <w:t xml:space="preserve"> </w:t>
        </w:r>
      </w:ins>
      <w:hyperlink w:anchor="exm-sensitivity">
        <w:ins w:id="9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w:hyperlink w:anchor="exm-specificity">
        <w:ins w:id="10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used in the population of</w:t>
        </w:r>
      </w:ins>
      <w:ins w:id="107" w:author="PR Preview" w:date="2026-01-01T00:00:00Z">
        <w:r>
          <w:t xml:space="preserve"> </w:t>
        </w:r>
      </w:ins>
      <w:hyperlink w:anchor="exm-prevalence">
        <w:ins w:id="10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hyperlink w:anchor="thm-ppv-sens-spec-prev">
        <w:ins w:id="11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gives:</w:t>
        </w:r>
      </w:ins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del w:id="114" w:author="PR Preview" w:date="2026-01-01T00:00:00Z">
        <w:r>
          <w:rPr>
            <w:i/>
            <w:iCs/>
          </w:rPr>
          <w:delText xml:space="preserve">Remark 2</w:delText>
        </w:r>
      </w:del>
      <w:del w:id="115" w:author="PR Preview" w:date="2026-01-01T00:00:00Z">
        <w:r>
          <w:delText xml:space="preserve"> (The PPV depends on the population, not only on the test). </w:delText>
        </w:r>
      </w:del>
      <w:del w:id="116" w:author="PR Preview" w:date="2026-01-01T00:00:00Z">
        <w:r>
          <w:delText xml:space="preserve">The sensitivity and specificity describe the test’s performance in a specified setting,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and may differ across settings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(for example, with the case mix of the people tested or the threshold used to call a result positive),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but the ratio</w:delText>
        </w:r>
      </w:del>
      <w:del w:id="1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in</w:delText>
        </w:r>
      </w:del>
      <w:del w:id="126" w:author="PR Preview" w:date="2026-01-01T00:00:00Z">
        <w:r>
          <w:delText xml:space="preserve"> </w:delText>
        </w:r>
      </w:del>
      <w:hyperlink w:anchor="thm-ppv-sens-spec-prev">
        <w:del w:id="12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describes the population being tested.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When the disease is rare, that ratio is large,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so even a small false positive rate can make the PPV low,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as</w:delText>
        </w:r>
      </w:del>
      <w:del w:id="136" w:author="PR Preview" w:date="2026-01-01T00:00:00Z">
        <w:r>
          <w:delText xml:space="preserve"> </w:delText>
        </w:r>
      </w:del>
      <w:hyperlink w:anchor="exm-ppv-sens-spec-prev">
        <w:del w:id="13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shows.</w:delText>
        </w:r>
      </w:del>
    </w:p>
    <w:p>
      <w:pPr>
        <w:pStyle w:val="BodyText"/>
      </w:pPr>
      <w:ins w:id="140" w:author="PR Preview" w:date="2026-01-01T00:00:00Z">
        <w:r>
          <w:rPr>
            <w:i/>
            <w:iCs/>
          </w:rPr>
          <w:t xml:space="preserve">Remark 2</w:t>
        </w:r>
      </w:ins>
      <w:ins w:id="141" w:author="PR Preview" w:date="2026-01-01T00:00:00Z">
        <w:r>
          <w:t xml:space="preserve"> (The PPV depends on the population, not only on the test). </w:t>
        </w:r>
      </w:ins>
      <w:ins w:id="142" w:author="PR Preview" w:date="2026-01-01T00:00:00Z">
        <w:r>
          <w:t xml:space="preserve">The sensitivity and specificity describe the test’s performance in a specified setting,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 may differ across settings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(for example, with the case mix of the people tested or the threshold used to call a result positive),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but the ratio</w:t>
        </w:r>
      </w:ins>
      <w:ins w:id="1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in</w:t>
        </w:r>
      </w:ins>
      <w:ins w:id="152" w:author="PR Preview" w:date="2026-01-01T00:00:00Z">
        <w:r>
          <w:t xml:space="preserve"> </w:t>
        </w:r>
      </w:ins>
      <w:hyperlink w:anchor="thm-ppv-sens-spec-prev">
        <w:ins w:id="15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describes the population being tested.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When the disease is rare, that ratio is large,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 even a small false positive rate can make the PPV low,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as</w:t>
        </w:r>
      </w:ins>
      <w:ins w:id="162" w:author="PR Preview" w:date="2026-01-01T00:00:00Z">
        <w:r>
          <w:t xml:space="preserve"> </w:t>
        </w:r>
      </w:ins>
      <w:hyperlink w:anchor="exm-ppv-sens-spec-prev">
        <w:ins w:id="16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shows.</w:t>
        </w:r>
      </w:ins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2026-10-14T20:19:44Z</dcterms:created>
  <dcterms:modified xsi:type="dcterms:W3CDTF">2026-10-14T20:19:44Z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