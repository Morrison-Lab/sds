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(Fitted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fitted model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member of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has been chosen to describe a</w:delText>
        </w:r>
      </w:del>
      <w:del w:id="16" w:author="PR Preview" w:date="2026-01-01T00:00:00Z">
        <w:r>
          <w:delText xml:space="preserve"> </w:delText>
        </w:r>
      </w:del>
      <w:hyperlink w:anchor="def-data-set">
        <w:del w:id="1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fitted model used to</w:delText>
        </w:r>
      </w:del>
      <w:del w:id="23" w:author="PR Preview" w:date="2026-01-01T00:00:00Z">
        <w:r>
          <w:delText xml:space="preserve"> </w:delText>
        </w:r>
      </w:del>
      <w:hyperlink r:id="rId18">
        <w:del w:id="24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outcomes is also called a</w:delText>
        </w:r>
      </w:del>
      <w:del w:id="27" w:author="PR Preview" w:date="2026-01-01T00:00:00Z">
        <w:r>
          <w:delText xml:space="preserve"> </w:delText>
        </w:r>
      </w:del>
      <w:bookmarkStart w:id="40" w:name="def-prediction-rule"/>
      <w:del w:id="28" w:author="PR Preview" w:date="2026-01-01T00:00:00Z">
        <w:r>
          <w:rPr>
            <w:i/>
            <w:iCs/>
          </w:rPr>
          <w:delText xml:space="preserve">prediction rule</w:delText>
        </w:r>
      </w:del>
      <w:bookmarkEnd w:id="40"/>
      <w:del w:id="29" w:author="PR Preview" w:date="2026-01-01T00:00:00Z">
        <w:r>
          <w:delText xml:space="preserve">.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Definition 11 (Fitted model)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b/>
            <w:bCs/>
          </w:rPr>
          <w:t xml:space="preserve">fitted model</w:t>
        </w:r>
      </w:ins>
      <w:ins w:id="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 member of a</w:t>
        </w:r>
      </w:ins>
      <w:ins w:id="38" w:author="PR Preview" w:date="2026-01-01T00:00:00Z">
        <w:r>
          <w:t xml:space="preserve"> </w:t>
        </w:r>
      </w:ins>
      <w:hyperlink w:anchor="def-model-family">
        <w:ins w:id="39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that has been chosen to describe a</w:t>
        </w:r>
      </w:ins>
      <w:ins w:id="43" w:author="PR Preview" w:date="2026-01-01T00:00:00Z">
        <w:r>
          <w:t xml:space="preserve"> </w:t>
        </w:r>
      </w:ins>
      <w:hyperlink w:anchor="def-data-set">
        <w:ins w:id="4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46" w:author="PR Preview" w:date="2026-01-01T00:00:00Z">
        <w:r>
          <w:t xml:space="preserve">.</w:t>
        </w:r>
      </w:ins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Definition 12 (Fitting procedure)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b/>
            <w:bCs/>
          </w:rPr>
          <w:delText xml:space="preserve">fitting procedure</w:delText>
        </w:r>
      </w:del>
      <w:del w:id="52" w:author="PR Preview" w:date="2026-01-01T00:00:00Z">
        <w:r>
          <w:delText xml:space="preserve"> </w:delText>
        </w:r>
      </w:del>
      <m:oMath>
        <m:r>
          <m:t>g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a</w:delText>
        </w:r>
      </w:del>
      <w:del w:id="55" w:author="PR Preview" w:date="2026-01-01T00:00:00Z">
        <w:r>
          <w:delText xml:space="preserve"> </w:delText>
        </w:r>
      </w:del>
      <w:hyperlink r:id="rId44">
        <w:del w:id="5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that,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given any</w:delText>
        </w:r>
      </w:del>
      <w:del w:id="61" w:author="PR Preview" w:date="2026-01-01T00:00:00Z">
        <w:r>
          <w:delText xml:space="preserve"> </w:delText>
        </w:r>
      </w:del>
      <w:hyperlink w:anchor="def-data-set">
        <w:del w:id="6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produces the</w:delText>
        </w:r>
      </w:del>
      <w:del w:id="67" w:author="PR Preview" w:date="2026-01-01T00:00:00Z">
        <w:r>
          <w:delText xml:space="preserve"> </w:delText>
        </w:r>
      </w:del>
      <w:hyperlink w:anchor="def-fitted-model">
        <w:del w:id="6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del w:id="70" w:author="PR Preview" w:date="2026-01-01T00:00:00Z">
        <w:r>
          <w:delText xml:space="preserve">:</w:delText>
        </w:r>
      </w:del>
    </w:p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Definition 12 (Prediction rule</w:t>
        </w:r>
      </w:ins>
      <w:ins w:id="72" w:author="PR Preview" w:date="2026-01-01T00:00:00Z">
        <w:r>
          <w:rPr>
            <w:b/>
            <w:bCs/>
          </w:rP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 </w:t>
        </w:r>
      </w:ins>
    </w:p>
    <w:p>
      <w:pPr>
        <w:pStyle w:val="BodyText"/>
      </w:pPr>
      <w:ins w:id="76" w:author="PR Preview" w:date="2026-01-01T00:00:00Z">
        <w:r>
          <w:t xml:space="preserve">A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prediction rule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a</w:t>
        </w:r>
      </w:ins>
      <w:ins w:id="81" w:author="PR Preview" w:date="2026-01-01T00:00:00Z">
        <w:r>
          <w:t xml:space="preserve"> </w:t>
        </w:r>
      </w:ins>
      <w:hyperlink w:anchor="def-fitted-model">
        <w:ins w:id="8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that is used to</w:t>
        </w:r>
      </w:ins>
      <w:ins w:id="86" w:author="PR Preview" w:date="2026-01-01T00:00:00Z">
        <w:r>
          <w:t xml:space="preserve"> </w:t>
        </w:r>
      </w:ins>
      <w:hyperlink r:id="rId18">
        <w:ins w:id="87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the outcome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at a new</w:t>
        </w:r>
      </w:ins>
      <w:ins w:id="92" w:author="PR Preview" w:date="2026-01-01T00:00:00Z">
        <w:r>
          <w:t xml:space="preserve"> </w:t>
        </w:r>
      </w:ins>
      <w:hyperlink w:anchor="def-covariate">
        <w:ins w:id="9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value</w:t>
        </w:r>
      </w:ins>
      <w:ins w:id="96" w:author="PR Preview" w:date="2026-01-01T00:00:00Z">
        <w:r>
          <w:t xml:space="preserve"> </w:t>
        </w:r>
      </w:ins>
      <m:oMath>
        <m:r>
          <m:t>x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Its</w:t>
        </w:r>
      </w:ins>
      <w:ins w:id="100" w:author="PR Preview" w:date="2026-01-01T00:00:00Z">
        <w:r>
          <w:t xml:space="preserve"> </w:t>
        </w:r>
      </w:ins>
      <w:hyperlink r:id="rId18">
        <w:ins w:id="10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</w:t>
        </w:r>
      </w:ins>
      <w:ins w:id="10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5" w:author="PR Preview" w:date="2026-01-01T00:00:00Z">
        <w:r>
          <w:t xml:space="preserve">.</w:t>
        </w:r>
      </w:ins>
    </w:p>
    <w:p>
      <w:pPr>
        <w:pStyle w:val="BodyText"/>
      </w:pPr>
      <w:ins w:id="106" w:author="PR Preview" w:date="2026-01-01T00:00:00Z">
        <w:r>
          <w:t xml:space="preserve">In words,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 prediction rule takes a new covariate value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returns the fitted model’s value there.</w:t>
        </w:r>
      </w:ins>
    </w:p>
    <w:bookmarkEnd w:id="42"/>
    <w:bookmarkStart w:id="43" w:name="exm-prediction-rule"/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Example 9 (A fitted line used to predict</w:t>
        </w:r>
      </w:ins>
      <w:ins w:id="112" w:author="PR Preview" w:date="2026-01-01T00:00:00Z">
        <w:r>
          <w:rPr>
            <w:b/>
            <w:bCs/>
          </w:rP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Take the line from</w:t>
        </w:r>
      </w:ins>
      <w:ins w:id="116" w:author="PR Preview" w:date="2026-01-01T00:00:00Z">
        <w:r>
          <w:t xml:space="preserve"> </w:t>
        </w:r>
      </w:ins>
      <w:hyperlink w:anchor="exm-fitted-model">
        <w:ins w:id="11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18" w:author="PR Preview" w:date="2026-01-01T00:00:00Z">
        <w:r>
          <w:t xml:space="preserve">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Using it to</w:t>
        </w:r>
      </w:ins>
      <w:ins w:id="122" w:author="PR Preview" w:date="2026-01-01T00:00:00Z">
        <w:r>
          <w:t xml:space="preserve"> </w:t>
        </w:r>
      </w:ins>
      <w:hyperlink r:id="rId18">
        <w:ins w:id="123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 fuel economy of a car that is not in the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rStyle w:val="VerbatimChar"/>
          </w:rPr>
          <w:t xml:space="preserve">mtcars</w:t>
        </w:r>
      </w:ins>
      <w:ins w:id="128" w:author="PR Preview" w:date="2026-01-01T00:00:00Z">
        <w:r>
          <w:t xml:space="preserve"> </w:t>
        </w:r>
      </w:ins>
      <w:hyperlink w:anchor="def-data-set">
        <w:ins w:id="12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makes it a</w:t>
        </w:r>
      </w:ins>
      <w:ins w:id="132" w:author="PR Preview" w:date="2026-01-01T00:00:00Z">
        <w:r>
          <w:t xml:space="preserve"> </w:t>
        </w:r>
      </w:ins>
      <w:hyperlink w:anchor="def-prediction-rule">
        <w:ins w:id="133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Using it only to describe the cars in the data set makes no</w:t>
        </w:r>
      </w:ins>
      <w:ins w:id="137" w:author="PR Preview" w:date="2026-01-01T00:00:00Z">
        <w:r>
          <w:t xml:space="preserve"> </w:t>
        </w:r>
      </w:ins>
      <w:hyperlink r:id="rId18">
        <w:ins w:id="13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so there it is a</w:t>
        </w:r>
      </w:ins>
      <w:ins w:id="142" w:author="PR Preview" w:date="2026-01-01T00:00:00Z">
        <w:r>
          <w:t xml:space="preserve"> </w:t>
        </w:r>
      </w:ins>
      <w:hyperlink w:anchor="def-fitted-model">
        <w:ins w:id="14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not a prediction rule.</w:t>
        </w:r>
      </w:ins>
    </w:p>
    <w:bookmarkEnd w:id="43"/>
    <w:bookmarkStart w:id="46" w:name="def-fitting-procedure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Definition 13 (Fitting procedure)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fitting procedure</w:t>
        </w:r>
      </w:ins>
      <w:ins w:id="151" w:author="PR Preview" w:date="2026-01-01T00:00:00Z">
        <w:r>
          <w:t xml:space="preserve"> </w:t>
        </w:r>
      </w:ins>
      <m:oMath>
        <m:r>
          <m:t>g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a</w:t>
        </w:r>
      </w:ins>
      <w:ins w:id="154" w:author="PR Preview" w:date="2026-01-01T00:00:00Z">
        <w:r>
          <w:t xml:space="preserve"> </w:t>
        </w:r>
      </w:ins>
      <w:hyperlink r:id="rId44">
        <w:ins w:id="15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that,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given any</w:t>
        </w:r>
      </w:ins>
      <w:ins w:id="160" w:author="PR Preview" w:date="2026-01-01T00:00:00Z">
        <w:r>
          <w:t xml:space="preserve"> </w:t>
        </w:r>
      </w:ins>
      <w:hyperlink w:anchor="def-data-set">
        <w:ins w:id="16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produces the</w:t>
        </w:r>
      </w:ins>
      <w:ins w:id="166" w:author="PR Preview" w:date="2026-01-01T00:00:00Z">
        <w:r>
          <w:t xml:space="preserve"> </w:t>
        </w:r>
      </w:ins>
      <w:hyperlink w:anchor="def-fitted-model">
        <w:ins w:id="16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ins w:id="169" w:author="PR Preview" w:date="2026-01-01T00:00:00Z">
        <w:r>
          <w:t xml:space="preserve">:</w:t>
        </w:r>
      </w:ins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del w:id="170" w:author="PR Preview" w:date="2026-01-01T00:00:00Z">
        <w:r>
          <w:rPr>
            <w:b/>
            <w:bCs/>
          </w:rPr>
          <w:delText xml:space="preserve">Example 9 (Inputs of least-squares polynomial fitting)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 least-squares</w:delText>
        </w:r>
      </w:del>
      <w:del w:id="173" w:author="PR Preview" w:date="2026-01-01T00:00:00Z">
        <w:r>
          <w:delText xml:space="preserve"> </w:delText>
        </w:r>
      </w:del>
      <w:hyperlink w:anchor="def-fitting-procedure">
        <w:del w:id="17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5" w:author="PR Preview" w:date="2026-01-01T00:00:00Z">
        <w:r>
          <w:delText xml:space="preserve"> </w:delText>
        </w:r>
      </w:del>
      <m:oMath>
        <m:r>
          <m:t>g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for polynomials of degree</w:delText>
        </w:r>
      </w:del>
      <w:del w:id="178" w:author="PR Preview" w:date="2026-01-01T00:00:00Z">
        <w:r>
          <w:delText xml:space="preserve"> </w:delText>
        </w:r>
      </w:del>
      <m:oMath>
        <m:r>
          <m:t>d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specified by these inputs:</w:delText>
        </w:r>
      </w:del>
    </w:p>
    <w:p>
      <w:pPr>
        <w:pStyle w:val="FirstParagraph"/>
      </w:pPr>
      <w:ins w:id="181" w:author="PR Preview" w:date="2026-01-01T00:00:00Z">
        <w:r>
          <w:rPr>
            <w:b/>
            <w:bCs/>
          </w:rPr>
          <w:t xml:space="preserve">Example 10 (Inputs of least-squares polynomial fitting)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least-squares</w:t>
        </w:r>
      </w:ins>
      <w:ins w:id="184" w:author="PR Preview" w:date="2026-01-01T00:00:00Z">
        <w:r>
          <w:t xml:space="preserve"> </w:t>
        </w:r>
      </w:ins>
      <w:hyperlink w:anchor="def-fitting-procedure">
        <w:ins w:id="18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6" w:author="PR Preview" w:date="2026-01-01T00:00:00Z">
        <w:r>
          <w:t xml:space="preserve"> </w:t>
        </w:r>
      </w:ins>
      <m:oMath>
        <m:r>
          <m:t>g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 polynomials of degree</w:t>
        </w:r>
      </w:ins>
      <w:ins w:id="189" w:author="PR Preview" w:date="2026-01-01T00:00:00Z">
        <w:r>
          <w:t xml:space="preserve"> </w:t>
        </w:r>
      </w:ins>
      <m:oMath>
        <m:r>
          <m:t>d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is specified by these inputs:</w:t>
        </w:r>
      </w:ins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del w:id="192" w:author="PR Preview" w:date="2026-01-01T00:00:00Z">
        <w:r>
          <w:rPr>
            <w:b/>
            <w:bCs/>
          </w:rPr>
          <w:delText xml:space="preserve">Definition 13 (Training set)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training set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the data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to which a</w:delText>
        </w:r>
      </w:del>
      <w:del w:id="201" w:author="PR Preview" w:date="2026-01-01T00:00:00Z">
        <w:r>
          <w:delText xml:space="preserve"> </w:delText>
        </w:r>
      </w:del>
      <w:hyperlink w:anchor="def-fitting-procedure">
        <w:del w:id="20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applied:</w:delText>
        </w:r>
      </w:del>
      <w:del w:id="205" w:author="PR Preview" w:date="2026-01-01T00:00:00Z">
        <w:r>
          <w:delText xml:space="preserve"> </w:delText>
        </w:r>
      </w:del>
      <m:oMath>
        <m:r>
          <m:t>n</m:t>
        </m:r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observations,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written as an ordered list indexed by a set</w:delText>
        </w:r>
      </w:del>
      <w:del w:id="210" w:author="PR Preview" w:date="2026-01-01T00:00:00Z">
        <w:r>
          <w:delText xml:space="preserve"> </w:delText>
        </w:r>
      </w:del>
      <m:oMath>
        <m:r>
          <m:t>I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of</w:delText>
        </w:r>
      </w:del>
      <w:del w:id="213" w:author="PR Preview" w:date="2026-01-01T00:00:00Z">
        <w:r>
          <w:delText xml:space="preserve"> </w:delText>
        </w:r>
      </w:del>
      <m:oMath>
        <m:r>
          <m:t>n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observation numbers:</w:delText>
        </w:r>
      </w:del>
    </w:p>
    <w:p>
      <w:pPr>
        <w:pStyle w:val="FirstParagraph"/>
      </w:pPr>
      <w:ins w:id="216" w:author="PR Preview" w:date="2026-01-01T00:00:00Z">
        <w:r>
          <w:rPr>
            <w:b/>
            <w:bCs/>
          </w:rPr>
          <w:t xml:space="preserve">Definition 14 (Training set)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training set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the data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to which a</w:t>
        </w:r>
      </w:ins>
      <w:ins w:id="225" w:author="PR Preview" w:date="2026-01-01T00:00:00Z">
        <w:r>
          <w:t xml:space="preserve"> </w:t>
        </w:r>
      </w:ins>
      <w:hyperlink w:anchor="def-fitting-procedure">
        <w:ins w:id="22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is applied:</w:t>
        </w:r>
      </w:ins>
      <w:ins w:id="229" w:author="PR Preview" w:date="2026-01-01T00:00:00Z">
        <w:r>
          <w:t xml:space="preserve"> </w:t>
        </w:r>
      </w:ins>
      <m:oMath>
        <m:r>
          <m:t>n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observations,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written as an ordered list indexed by a set</w:t>
        </w:r>
      </w:ins>
      <w:ins w:id="234" w:author="PR Preview" w:date="2026-01-01T00:00:00Z">
        <w:r>
          <w:t xml:space="preserve"> </w:t>
        </w:r>
      </w:ins>
      <m:oMath>
        <m:r>
          <m:t>I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</w:t>
        </w:r>
      </w:ins>
      <w:ins w:id="237" w:author="PR Preview" w:date="2026-01-01T00:00:00Z">
        <w:r>
          <w:t xml:space="preserve"> </w:t>
        </w:r>
      </w:ins>
      <m:oMath>
        <m:r>
          <m:t>n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observation numbers:</w:t>
        </w:r>
      </w:ins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del w:id="240" w:author="PR Preview" w:date="2026-01-01T00:00:00Z">
        <w:r>
          <w:rPr>
            <w:b/>
            <w:bCs/>
          </w:rPr>
          <w:delText xml:space="preserve">Definition 14 (Prediction function family (hypothesis class, hypothesis space))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rPr>
            <w:b/>
            <w:bCs/>
          </w:rPr>
          <w:delText xml:space="preserve">prediction function family</w:delText>
        </w:r>
      </w:del>
      <w:del w:id="2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(also called a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rPr>
            <w:b/>
            <w:bCs/>
          </w:rPr>
          <w:delText xml:space="preserve">hypothesis class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or a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rPr>
            <w:b/>
            <w:bCs/>
          </w:rPr>
          <w:delText xml:space="preserve">hypothesis space</w:delText>
        </w:r>
      </w:del>
      <w:del w:id="254" w:author="PR Preview" w:date="2026-01-01T00:00:00Z">
        <w:r>
          <w:delText xml:space="preserve">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is a set of functions,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each of which maps a</w:delText>
        </w:r>
      </w:del>
      <w:del w:id="259" w:author="PR Preview" w:date="2026-01-01T00:00:00Z">
        <w:r>
          <w:delText xml:space="preserve"> </w:delText>
        </w:r>
      </w:del>
      <w:hyperlink w:anchor="def-covariate">
        <w:del w:id="26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value</w:delText>
        </w:r>
      </w:del>
      <w:del w:id="263" w:author="PR Preview" w:date="2026-01-01T00:00:00Z">
        <w:r>
          <w:delText xml:space="preserve"> </w:delText>
        </w:r>
      </w:del>
      <m:oMath>
        <m:r>
          <m:t>x</m:t>
        </m:r>
      </m:oMath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to a</w:delText>
        </w:r>
      </w:del>
      <w:del w:id="266" w:author="PR Preview" w:date="2026-01-01T00:00:00Z">
        <w:r>
          <w:delText xml:space="preserve"> </w:delText>
        </w:r>
      </w:del>
      <w:hyperlink r:id="rId18">
        <w:del w:id="26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of the outcome.</w:delText>
        </w:r>
      </w:del>
    </w:p>
    <w:p>
      <w:pPr>
        <w:pStyle w:val="BodyText"/>
      </w:pPr>
      <w:del w:id="270" w:author="PR Preview" w:date="2026-01-01T00:00:00Z">
        <w:r>
          <w:rPr>
            <w:b/>
            <w:bCs/>
          </w:rPr>
          <w:delText xml:space="preserve">Example 10 (Polynomials as prediction functions)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Predicting the outcome at a covariate value</w:delText>
        </w:r>
      </w:del>
      <w:del w:id="273" w:author="PR Preview" w:date="2026-01-01T00:00:00Z">
        <w:r>
          <w:delText xml:space="preserve"> </w:delText>
        </w:r>
      </w:del>
      <m:oMath>
        <m:r>
          <m:t>x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by the value at</w:delText>
        </w:r>
      </w:del>
      <w:del w:id="276" w:author="PR Preview" w:date="2026-01-01T00:00:00Z">
        <w:r>
          <w:delText xml:space="preserve"> </w:delText>
        </w:r>
      </w:del>
      <m:oMath>
        <m:r>
          <m:t>x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 a polynomial of degree at most</w:delText>
        </w:r>
      </w:del>
      <w:del w:id="279" w:author="PR Preview" w:date="2026-01-01T00:00:00Z">
        <w:r>
          <w:delText xml:space="preserve"> </w:delText>
        </w:r>
      </w:del>
      <m:oMath>
        <m:r>
          <m:t>d</m:t>
        </m:r>
      </m:oMath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makes the polynomials of</w:delText>
        </w:r>
      </w:del>
      <w:del w:id="282" w:author="PR Preview" w:date="2026-01-01T00:00:00Z">
        <w:r>
          <w:delText xml:space="preserve"> </w:delText>
        </w:r>
      </w:del>
      <w:hyperlink w:anchor="exm-model-family">
        <w:del w:id="28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</w:delText>
        </w:r>
      </w:del>
      <w:del w:id="286" w:author="PR Preview" w:date="2026-01-01T00:00:00Z">
        <w:r>
          <w:delText xml:space="preserve"> </w:delText>
        </w:r>
      </w:del>
      <w:hyperlink w:anchor="def-prediction-function-family">
        <w:del w:id="287" w:author="PR Preview" w:date="2026-01-01T00:00:00Z">
          <w:r>
            <w:rPr>
              <w:rStyle w:val="Hyperlink"/>
            </w:rPr>
            <w:delText xml:space="preserve">prediction function family</w:delText>
          </w:r>
        </w:del>
      </w:hyperlink>
      <w:del w:id="2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289" w:author="PR Preview" w:date="2026-01-01T00:00:00Z">
        <w:r>
          <w:delText xml:space="preserve">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 same functions are the members of a</w:delText>
        </w:r>
      </w:del>
      <w:del w:id="292" w:author="PR Preview" w:date="2026-01-01T00:00:00Z">
        <w:r>
          <w:delText xml:space="preserve"> </w:delText>
        </w:r>
      </w:del>
      <w:hyperlink w:anchor="def-model-family">
        <w:del w:id="293" w:author="PR Preview" w:date="2026-01-01T00:00:00Z">
          <w:r>
            <w:rPr>
              <w:rStyle w:val="Hyperlink"/>
            </w:rPr>
            <w:delText xml:space="preserve">mean-function model family</w:delText>
          </w:r>
        </w:del>
      </w:hyperlink>
      <w:del w:id="2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when each one is a candidate for the mean function,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and the members of</w:delText>
        </w:r>
      </w:del>
      <w:del w:id="2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when each one is a candidate for how to predict.</w:delText>
        </w:r>
      </w:del>
    </w:p>
    <w:p>
      <w:pPr>
        <w:pStyle w:val="BodyText"/>
      </w:pPr>
      <w:del w:id="302" w:author="PR Preview" w:date="2026-01-01T00:00:00Z">
        <w:r>
          <w:rPr>
            <w:b/>
            <w:bCs/>
          </w:rPr>
          <w:delText xml:space="preserve">Definition 15 (New observation)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A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rPr>
            <w:b/>
            <w:bCs/>
          </w:rPr>
          <w:delText xml:space="preserve">new observation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relative to a</w:delText>
        </w:r>
      </w:del>
      <w:del w:id="310" w:author="PR Preview" w:date="2026-01-01T00:00:00Z">
        <w:r>
          <w:delText xml:space="preserve"> </w:delText>
        </w:r>
      </w:del>
      <w:hyperlink w:anchor="def-training-set">
        <w:del w:id="31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is a covariate value and an outcome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drawn from the same population as the observations of</w:delText>
        </w:r>
      </w:del>
      <w:del w:id="3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w:hyperlink r:id="rId55">
        <w:del w:id="322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of</w:delText>
        </w:r>
      </w:del>
      <w:del w:id="3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6" w:author="PR Preview" w:date="2026-01-01T00:00:00Z">
        <w:r>
          <w:delText xml:space="preserve">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The subscript</w:delText>
        </w:r>
      </w:del>
      <w:del w:id="32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marks a quantity of the new observation,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as in</w:delText>
        </w:r>
      </w:del>
      <w:del w:id="33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</w:delText>
        </w:r>
      </w:del>
      <w:del w:id="3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distinguishes it from the indexed observations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$(\mathord{\smash[b]{\underset{\raise.3ex\hbox{$\scriptstyle\sim$}}{x}}\vphantom{x}}_{i}, y_{i})$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of</w:delText>
        </w:r>
      </w:del>
      <w:del w:id="3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6" w:author="PR Preview" w:date="2026-01-01T00:00:00Z">
        <w:r>
          <w:delText xml:space="preserve">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It is the</w:delText>
        </w:r>
      </w:del>
      <w:del w:id="349" w:author="PR Preview" w:date="2026-01-01T00:00:00Z">
        <w:r>
          <w:delText xml:space="preserve"> </w:delText>
        </w:r>
      </w:del>
      <w:hyperlink r:id="rId56">
        <w:del w:id="35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 the pds notes,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where the data used to choose the</w:delText>
        </w:r>
      </w:del>
      <w:del w:id="355" w:author="PR Preview" w:date="2026-01-01T00:00:00Z">
        <w:r>
          <w:delText xml:space="preserve"> </w:delText>
        </w:r>
      </w:del>
      <w:hyperlink r:id="rId37">
        <w:del w:id="356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</w:delText>
        </w:r>
      </w:del>
      <w:del w:id="3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to which a</w:delText>
        </w:r>
      </w:del>
      <w:del w:id="363" w:author="PR Preview" w:date="2026-01-01T00:00:00Z">
        <w:r>
          <w:delText xml:space="preserve"> </w:delText>
        </w:r>
      </w:del>
      <w:hyperlink w:anchor="def-fitting-procedure">
        <w:del w:id="36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is applied.</w:delText>
        </w:r>
      </w:del>
    </w:p>
    <w:p>
      <w:pPr>
        <w:pStyle w:val="BodyText"/>
      </w:pPr>
      <w:del w:id="367" w:author="PR Preview" w:date="2026-01-01T00:00:00Z">
        <w:r>
          <w:rPr>
            <w:b/>
            <w:bCs/>
          </w:rPr>
          <w:delText xml:space="preserve">Example 11 (A new observation for the first five cars)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Take the first five cars of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rPr>
            <w:rStyle w:val="VerbatimChar"/>
          </w:rPr>
          <w:delText xml:space="preserve">mtcars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as the</w:delText>
        </w:r>
      </w:del>
      <w:del w:id="374" w:author="PR Preview" w:date="2026-01-01T00:00:00Z">
        <w:r>
          <w:delText xml:space="preserve"> </w:delText>
        </w:r>
      </w:del>
      <w:hyperlink w:anchor="def-training-set">
        <w:del w:id="3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with the gross horsepower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rPr>
            <w:rStyle w:val="VerbatimChar"/>
          </w:rPr>
          <w:delText xml:space="preserve">hp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and weight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rPr>
            <w:rStyle w:val="VerbatimChar"/>
          </w:rPr>
          <w:delText xml:space="preserve">wt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as the covariate values and the fuel economy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rPr>
            <w:rStyle w:val="VerbatimChar"/>
          </w:rPr>
          <w:delText xml:space="preserve">mpg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as the outcome,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as in</w:delText>
        </w:r>
      </w:del>
      <w:del w:id="393" w:author="PR Preview" w:date="2026-01-01T00:00:00Z">
        <w:r>
          <w:delText xml:space="preserve"> </w:delText>
        </w:r>
      </w:del>
      <w:hyperlink w:anchor="exm-input-matrix">
        <w:del w:id="39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95" w:author="PR Preview" w:date="2026-01-01T00:00:00Z">
        <w:r>
          <w:delText xml:space="preserve">.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Treat the sixth car as a new observation: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 car from the same population that was not used to form the training set.</w:delText>
        </w:r>
      </w:del>
    </w:p>
    <w:p>
      <w:pPr>
        <w:pStyle w:val="FirstParagraph"/>
      </w:pPr>
      <w:ins w:id="400" w:author="PR Preview" w:date="2026-01-01T00:00:00Z">
        <w:r>
          <w:rPr>
            <w:b/>
            <w:bCs/>
          </w:rPr>
          <w:t xml:space="preserve">Definition 15 (Prediction function family (hypothesis class, hypothesis space))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rPr>
            <w:b/>
            <w:bCs/>
          </w:rPr>
          <w:t xml:space="preserve">prediction function family</w:t>
        </w:r>
      </w:ins>
      <w:ins w:id="4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(also called a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b/>
            <w:bCs/>
          </w:rPr>
          <w:t xml:space="preserve">hypothesis class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or a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b/>
            <w:bCs/>
          </w:rPr>
          <w:t xml:space="preserve">hypothesis space</w:t>
        </w:r>
      </w:ins>
      <w:ins w:id="414" w:author="PR Preview" w:date="2026-01-01T00:00:00Z">
        <w:r>
          <w:t xml:space="preserve">)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is a set of functions,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each of which maps a</w:t>
        </w:r>
      </w:ins>
      <w:ins w:id="419" w:author="PR Preview" w:date="2026-01-01T00:00:00Z">
        <w:r>
          <w:t xml:space="preserve"> </w:t>
        </w:r>
      </w:ins>
      <w:hyperlink w:anchor="def-covariate">
        <w:ins w:id="42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value</w:t>
        </w:r>
      </w:ins>
      <w:ins w:id="423" w:author="PR Preview" w:date="2026-01-01T00:00:00Z">
        <w:r>
          <w:t xml:space="preserve"> </w:t>
        </w:r>
      </w:ins>
      <m:oMath>
        <m:r>
          <m:t>x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to a</w:t>
        </w:r>
      </w:ins>
      <w:ins w:id="426" w:author="PR Preview" w:date="2026-01-01T00:00:00Z">
        <w:r>
          <w:t xml:space="preserve"> </w:t>
        </w:r>
      </w:ins>
      <w:hyperlink r:id="rId18">
        <w:ins w:id="42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of the outcome.</w:t>
        </w:r>
      </w:ins>
    </w:p>
    <w:bookmarkEnd w:id="53"/>
    <w:bookmarkStart w:id="54" w:name="exm-prediction-function-family"/>
    <w:p>
      <w:pPr>
        <w:pStyle w:val="BodyText"/>
      </w:pPr>
      <w:ins w:id="430" w:author="PR Preview" w:date="2026-01-01T00:00:00Z">
        <w:r>
          <w:rPr>
            <w:b/>
            <w:bCs/>
          </w:rPr>
          <w:t xml:space="preserve">Example 11 (Polynomials as prediction functions)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Predicting the outcome at a covariate value</w:t>
        </w:r>
      </w:ins>
      <w:ins w:id="433" w:author="PR Preview" w:date="2026-01-01T00:00:00Z">
        <w:r>
          <w:t xml:space="preserve"> </w:t>
        </w:r>
      </w:ins>
      <m:oMath>
        <m:r>
          <m:t>x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by the value at</w:t>
        </w:r>
      </w:ins>
      <w:ins w:id="436" w:author="PR Preview" w:date="2026-01-01T00:00:00Z">
        <w:r>
          <w:t xml:space="preserve"> </w:t>
        </w:r>
      </w:ins>
      <m:oMath>
        <m:r>
          <m:t>x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of a polynomial of degree at most</w:t>
        </w:r>
      </w:ins>
      <w:ins w:id="439" w:author="PR Preview" w:date="2026-01-01T00:00:00Z">
        <w:r>
          <w:t xml:space="preserve"> </w:t>
        </w:r>
      </w:ins>
      <m:oMath>
        <m:r>
          <m:t>d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makes the polynomials of</w:t>
        </w:r>
      </w:ins>
      <w:ins w:id="442" w:author="PR Preview" w:date="2026-01-01T00:00:00Z">
        <w:r>
          <w:t xml:space="preserve"> </w:t>
        </w:r>
      </w:ins>
      <w:hyperlink w:anchor="exm-model-family">
        <w:ins w:id="44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</w:t>
        </w:r>
      </w:ins>
      <w:ins w:id="446" w:author="PR Preview" w:date="2026-01-01T00:00:00Z">
        <w:r>
          <w:t xml:space="preserve"> </w:t>
        </w:r>
      </w:ins>
      <w:hyperlink w:anchor="def-prediction-function-family">
        <w:ins w:id="447" w:author="PR Preview" w:date="2026-01-01T00:00:00Z">
          <w:r>
            <w:rPr>
              <w:rStyle w:val="Hyperlink"/>
            </w:rPr>
            <w:t xml:space="preserve">prediction function family</w:t>
          </w:r>
        </w:ins>
      </w:hyperlink>
      <w:ins w:id="4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49" w:author="PR Preview" w:date="2026-01-01T00:00:00Z">
        <w:r>
          <w:t xml:space="preserve">.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 same functions are the members of a</w:t>
        </w:r>
      </w:ins>
      <w:ins w:id="452" w:author="PR Preview" w:date="2026-01-01T00:00:00Z">
        <w:r>
          <w:t xml:space="preserve"> </w:t>
        </w:r>
      </w:ins>
      <w:hyperlink w:anchor="def-model-family">
        <w:ins w:id="453" w:author="PR Preview" w:date="2026-01-01T00:00:00Z">
          <w:r>
            <w:rPr>
              <w:rStyle w:val="Hyperlink"/>
            </w:rPr>
            <w:t xml:space="preserve">mean-function model family</w:t>
          </w:r>
        </w:ins>
      </w:hyperlink>
      <w:ins w:id="4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when each one is a candidate for the mean function,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 the members of</w:t>
        </w:r>
      </w:ins>
      <w:ins w:id="4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when each one is a candidate for how to predict.</w:t>
        </w:r>
      </w:ins>
    </w:p>
    <w:bookmarkEnd w:id="54"/>
    <w:bookmarkStart w:id="57" w:name="def-new-observ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16 (New observation)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new observation</w:t>
        </w:r>
      </w:ins>
      <w:ins w:id="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relative to a</w:t>
        </w:r>
      </w:ins>
      <w:ins w:id="470" w:author="PR Preview" w:date="2026-01-01T00:00:00Z">
        <w:r>
          <w:t xml:space="preserve"> </w:t>
        </w:r>
      </w:ins>
      <w:hyperlink w:anchor="def-training-set">
        <w:ins w:id="47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 a covariate value and an outcome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drawn from the same population as the observations of</w:t>
        </w:r>
      </w:ins>
      <w:ins w:id="4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78" w:author="PR Preview" w:date="2026-01-01T00:00:00Z">
        <w:r>
          <w:t xml:space="preserve">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</w:t>
        </w:r>
      </w:ins>
      <w:ins w:id="481" w:author="PR Preview" w:date="2026-01-01T00:00:00Z">
        <w:r>
          <w:t xml:space="preserve"> </w:t>
        </w:r>
      </w:ins>
      <w:hyperlink r:id="rId55">
        <w:ins w:id="482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of</w:t>
        </w:r>
      </w:ins>
      <w:ins w:id="4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6" w:author="PR Preview" w:date="2026-01-01T00:00:00Z">
        <w:r>
          <w:t xml:space="preserve">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The subscript</w:t>
        </w:r>
      </w:ins>
      <w:ins w:id="489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marks a quantity of the new observation,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as in</w:t>
        </w:r>
      </w:ins>
      <w:ins w:id="4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</w:t>
        </w:r>
      </w:ins>
      <w:ins w:id="49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distinguishes it from the indexed observations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$(\mathord{\smash[b]{\underset{\raise.3ex\hbox{$\scriptstyle\sim$}}{x}}\vphantom{x}}_{i}, y_{i})$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of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It is the</w:t>
        </w:r>
      </w:ins>
      <w:ins w:id="509" w:author="PR Preview" w:date="2026-01-01T00:00:00Z">
        <w:r>
          <w:t xml:space="preserve"> </w:t>
        </w:r>
      </w:ins>
      <w:hyperlink r:id="rId56">
        <w:ins w:id="51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of the pds notes,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where the data used to choose the</w:t>
        </w:r>
      </w:ins>
      <w:ins w:id="515" w:author="PR Preview" w:date="2026-01-01T00:00:00Z">
        <w:r>
          <w:t xml:space="preserve"> </w:t>
        </w:r>
      </w:ins>
      <w:hyperlink r:id="rId37">
        <w:ins w:id="516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is</w:t>
        </w:r>
      </w:ins>
      <w:ins w:id="5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to which a</w:t>
        </w:r>
      </w:ins>
      <w:ins w:id="523" w:author="PR Preview" w:date="2026-01-01T00:00:00Z">
        <w:r>
          <w:t xml:space="preserve"> </w:t>
        </w:r>
      </w:ins>
      <w:hyperlink w:anchor="def-fitting-procedure">
        <w:ins w:id="52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applied.</w:t>
        </w:r>
      </w:ins>
    </w:p>
    <w:bookmarkEnd w:id="57"/>
    <w:bookmarkStart w:id="58" w:name="exm-new-observation"/>
    <w:p>
      <w:pPr>
        <w:pStyle w:val="BodyText"/>
      </w:pPr>
      <w:ins w:id="527" w:author="PR Preview" w:date="2026-01-01T00:00:00Z">
        <w:r>
          <w:rPr>
            <w:b/>
            <w:bCs/>
          </w:rPr>
          <w:t xml:space="preserve">Example 12 (A new observation for the first five cars)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Take the first five cars of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rStyle w:val="VerbatimChar"/>
          </w:rPr>
          <w:t xml:space="preserve">mtcars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as the</w:t>
        </w:r>
      </w:ins>
      <w:ins w:id="534" w:author="PR Preview" w:date="2026-01-01T00:00:00Z">
        <w:r>
          <w:t xml:space="preserve"> </w:t>
        </w:r>
      </w:ins>
      <w:hyperlink w:anchor="def-training-set">
        <w:ins w:id="53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 the gross horsepower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rStyle w:val="VerbatimChar"/>
          </w:rPr>
          <w:t xml:space="preserve">hp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weight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rPr>
            <w:rStyle w:val="VerbatimChar"/>
          </w:rPr>
          <w:t xml:space="preserve">wt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as the covariate values and the fuel economy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rPr>
            <w:rStyle w:val="VerbatimChar"/>
          </w:rPr>
          <w:t xml:space="preserve">mpg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as the outcome,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as in</w:t>
        </w:r>
      </w:ins>
      <w:ins w:id="553" w:author="PR Preview" w:date="2026-01-01T00:00:00Z">
        <w:r>
          <w:t xml:space="preserve"> </w:t>
        </w:r>
      </w:ins>
      <w:hyperlink w:anchor="exm-input-matrix">
        <w:ins w:id="55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Treat the sixth car as a new observation: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a car from the same population that was not used to form the training set.</w:t>
        </w:r>
      </w:ins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Definition 16 (Predictive model)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b/>
            <w:bCs/>
          </w:rPr>
          <w:delText xml:space="preserve">predictive model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is a</w:delText>
        </w:r>
      </w:del>
      <w:del w:id="567" w:author="PR Preview" w:date="2026-01-01T00:00:00Z">
        <w:r>
          <w:delText xml:space="preserve"> </w:delText>
        </w:r>
      </w:del>
      <w:hyperlink w:anchor="def-model-family">
        <w:del w:id="568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or</w:delText>
        </w:r>
      </w:del>
      <w:del w:id="571" w:author="PR Preview" w:date="2026-01-01T00:00:00Z">
        <w:r>
          <w:delText xml:space="preserve"> </w:delText>
        </w:r>
      </w:del>
      <w:hyperlink w:anchor="def-fitted-model">
        <w:del w:id="57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whose purpose is to</w:delText>
        </w:r>
      </w:del>
      <w:del w:id="575" w:author="PR Preview" w:date="2026-01-01T00:00:00Z">
        <w:r>
          <w:delText xml:space="preserve"> </w:delText>
        </w:r>
      </w:del>
      <w:hyperlink r:id="rId18">
        <w:del w:id="576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the outcomes of</w:delText>
        </w:r>
      </w:del>
      <w:del w:id="579" w:author="PR Preview" w:date="2026-01-01T00:00:00Z">
        <w:r>
          <w:delText xml:space="preserve"> </w:delText>
        </w:r>
      </w:del>
      <w:hyperlink w:anchor="def-new-observation">
        <w:del w:id="580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581" w:author="PR Preview" w:date="2026-01-01T00:00:00Z">
        <w:r>
          <w:delText xml:space="preserve">.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Its quality is judged by its</w:delText>
        </w:r>
      </w:del>
      <w:del w:id="584" w:author="PR Preview" w:date="2026-01-01T00:00:00Z">
        <w:r>
          <w:delText xml:space="preserve"> </w:delText>
        </w:r>
      </w:del>
      <w:hyperlink r:id="rId59">
        <w:del w:id="58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on new observations,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not by whether its form describes how the outcome arises.</w:delText>
        </w:r>
      </w:del>
    </w:p>
    <w:p>
      <w:pPr>
        <w:pStyle w:val="BodyText"/>
      </w:pPr>
      <w:del w:id="590" w:author="PR Preview" w:date="2026-01-01T00:00:00Z">
        <w:r>
          <w:rPr>
            <w:b/>
            <w:bCs/>
          </w:rPr>
          <w:delText xml:space="preserve">Example 12 (Polynomials as predictive models)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The polynomials of</w:delText>
        </w:r>
      </w:del>
      <w:del w:id="593" w:author="PR Preview" w:date="2026-01-01T00:00:00Z">
        <w:r>
          <w:delText xml:space="preserve"> </w:delText>
        </w:r>
      </w:del>
      <w:hyperlink w:anchor="exm-prediction-function-family">
        <w:del w:id="594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are a</w:delText>
        </w:r>
      </w:del>
      <w:del w:id="597" w:author="PR Preview" w:date="2026-01-01T00:00:00Z">
        <w:r>
          <w:delText xml:space="preserve"> </w:delText>
        </w:r>
      </w:del>
      <w:hyperlink w:anchor="def-predictive-model">
        <w:del w:id="598" w:author="PR Preview" w:date="2026-01-01T00:00:00Z">
          <w:r>
            <w:rPr>
              <w:rStyle w:val="Hyperlink"/>
            </w:rPr>
            <w:delText xml:space="preserve">predictive model</w:delText>
          </w:r>
        </w:del>
      </w:hyperlink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when we choose among them by their</w:delText>
        </w:r>
      </w:del>
      <w:del w:id="601" w:author="PR Preview" w:date="2026-01-01T00:00:00Z">
        <w:r>
          <w:delText xml:space="preserve"> </w:delText>
        </w:r>
      </w:del>
      <w:hyperlink r:id="rId59">
        <w:del w:id="602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on</w:delText>
        </w:r>
      </w:del>
      <w:del w:id="605" w:author="PR Preview" w:date="2026-01-01T00:00:00Z">
        <w:r>
          <w:delText xml:space="preserve"> </w:delText>
        </w:r>
      </w:del>
      <w:hyperlink w:anchor="def-new-observation">
        <w:del w:id="606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607" w:author="PR Preview" w:date="2026-01-01T00:00:00Z">
        <w:r>
          <w:delText xml:space="preserve">.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They are not a</w:delText>
        </w:r>
      </w:del>
      <w:del w:id="610" w:author="PR Preview" w:date="2026-01-01T00:00:00Z">
        <w:r>
          <w:delText xml:space="preserve"> </w:delText>
        </w:r>
      </w:del>
      <w:hyperlink r:id="rId61">
        <w:del w:id="611" w:author="PR Preview" w:date="2026-01-01T00:00:00Z">
          <w:r>
            <w:rPr>
              <w:rStyle w:val="Hyperlink"/>
            </w:rPr>
            <w:delText xml:space="preserve">scientific model</w:delText>
          </w:r>
        </w:del>
      </w:hyperlink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of the outcome: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 polynomial of high degree can</w:delText>
        </w:r>
      </w:del>
      <w:del w:id="616" w:author="PR Preview" w:date="2026-01-01T00:00:00Z">
        <w:r>
          <w:delText xml:space="preserve"> </w:delText>
        </w:r>
      </w:del>
      <w:hyperlink r:id="rId18">
        <w:del w:id="617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well without describing any physical condition or change.</w:delText>
        </w:r>
      </w:del>
    </w:p>
    <w:p>
      <w:pPr>
        <w:pStyle w:val="BodyText"/>
      </w:pPr>
      <w:del w:id="620" w:author="PR Preview" w:date="2026-01-01T00:00:00Z">
        <w:r>
          <w:rPr>
            <w:b/>
            <w:bCs/>
          </w:rPr>
          <w:delText xml:space="preserve">Definition 17 (Noise)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Let</w:delText>
        </w:r>
      </w:del>
      <w:del w:id="6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be the</w:delText>
        </w:r>
      </w:del>
      <w:del w:id="626" w:author="PR Preview" w:date="2026-01-01T00:00:00Z">
        <w:r>
          <w:delText xml:space="preserve"> </w:delText>
        </w:r>
      </w:del>
      <w:hyperlink w:anchor="def-covariate">
        <w:del w:id="62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and the outcome of one observation from a</w:delText>
        </w:r>
      </w:del>
      <w:del w:id="630" w:author="PR Preview" w:date="2026-01-01T00:00:00Z">
        <w:r>
          <w:delText xml:space="preserve"> </w:delText>
        </w:r>
      </w:del>
      <w:hyperlink r:id="rId63">
        <w:del w:id="63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632" w:author="PR Preview" w:date="2026-01-01T00:00:00Z">
        <w:r>
          <w:delText xml:space="preserve">.</w:delText>
        </w:r>
      </w:del>
    </w:p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Definition 17 (Predictive model)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A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rPr>
            <w:b/>
            <w:bCs/>
          </w:rPr>
          <w:t xml:space="preserve">predictive model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 a</w:t>
        </w:r>
      </w:ins>
      <w:ins w:id="640" w:author="PR Preview" w:date="2026-01-01T00:00:00Z">
        <w:r>
          <w:t xml:space="preserve"> </w:t>
        </w:r>
      </w:ins>
      <w:hyperlink w:anchor="def-model-family">
        <w:ins w:id="641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or</w:t>
        </w:r>
      </w:ins>
      <w:ins w:id="644" w:author="PR Preview" w:date="2026-01-01T00:00:00Z">
        <w:r>
          <w:t xml:space="preserve"> </w:t>
        </w:r>
      </w:ins>
      <w:hyperlink w:anchor="def-fitted-model">
        <w:ins w:id="64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whose purpose is to</w:t>
        </w:r>
      </w:ins>
      <w:ins w:id="648" w:author="PR Preview" w:date="2026-01-01T00:00:00Z">
        <w:r>
          <w:t xml:space="preserve"> </w:t>
        </w:r>
      </w:ins>
      <w:hyperlink r:id="rId18">
        <w:ins w:id="649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the outcomes of</w:t>
        </w:r>
      </w:ins>
      <w:ins w:id="652" w:author="PR Preview" w:date="2026-01-01T00:00:00Z">
        <w:r>
          <w:t xml:space="preserve"> </w:t>
        </w:r>
      </w:ins>
      <w:hyperlink w:anchor="def-new-observation">
        <w:ins w:id="653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Its quality is judged by its</w:t>
        </w:r>
      </w:ins>
      <w:ins w:id="657" w:author="PR Preview" w:date="2026-01-01T00:00:00Z">
        <w:r>
          <w:t xml:space="preserve"> </w:t>
        </w:r>
      </w:ins>
      <w:hyperlink r:id="rId59">
        <w:ins w:id="65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on new observations,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not by whether its form describes how the outcome arises.</w:t>
        </w:r>
      </w:ins>
    </w:p>
    <w:bookmarkEnd w:id="60"/>
    <w:bookmarkStart w:id="62" w:name="exm-predictive-model"/>
    <w:p>
      <w:pPr>
        <w:pStyle w:val="BodyText"/>
      </w:pPr>
      <w:ins w:id="663" w:author="PR Preview" w:date="2026-01-01T00:00:00Z">
        <w:r>
          <w:rPr>
            <w:b/>
            <w:bCs/>
          </w:rPr>
          <w:t xml:space="preserve">Example 13 (Polynomials as predictive models)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 polynomials of</w:t>
        </w:r>
      </w:ins>
      <w:ins w:id="666" w:author="PR Preview" w:date="2026-01-01T00:00:00Z">
        <w:r>
          <w:t xml:space="preserve"> </w:t>
        </w:r>
      </w:ins>
      <w:hyperlink w:anchor="exm-prediction-function-family">
        <w:ins w:id="66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are a</w:t>
        </w:r>
      </w:ins>
      <w:ins w:id="670" w:author="PR Preview" w:date="2026-01-01T00:00:00Z">
        <w:r>
          <w:t xml:space="preserve"> </w:t>
        </w:r>
      </w:ins>
      <w:hyperlink w:anchor="def-predictive-model">
        <w:ins w:id="671" w:author="PR Preview" w:date="2026-01-01T00:00:00Z">
          <w:r>
            <w:rPr>
              <w:rStyle w:val="Hyperlink"/>
            </w:rPr>
            <w:t xml:space="preserve">predictive model</w:t>
          </w:r>
        </w:ins>
      </w:hyperlink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when we choose among them by their</w:t>
        </w:r>
      </w:ins>
      <w:ins w:id="674" w:author="PR Preview" w:date="2026-01-01T00:00:00Z">
        <w:r>
          <w:t xml:space="preserve"> </w:t>
        </w:r>
      </w:ins>
      <w:hyperlink r:id="rId59">
        <w:ins w:id="67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on</w:t>
        </w:r>
      </w:ins>
      <w:ins w:id="678" w:author="PR Preview" w:date="2026-01-01T00:00:00Z">
        <w:r>
          <w:t xml:space="preserve"> </w:t>
        </w:r>
      </w:ins>
      <w:hyperlink w:anchor="def-new-observation">
        <w:ins w:id="67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680" w:author="PR Preview" w:date="2026-01-01T00:00:00Z">
        <w:r>
          <w:t xml:space="preserve">.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They are not a</w:t>
        </w:r>
      </w:ins>
      <w:ins w:id="683" w:author="PR Preview" w:date="2026-01-01T00:00:00Z">
        <w:r>
          <w:t xml:space="preserve"> </w:t>
        </w:r>
      </w:ins>
      <w:hyperlink r:id="rId61">
        <w:ins w:id="684" w:author="PR Preview" w:date="2026-01-01T00:00:00Z">
          <w:r>
            <w:rPr>
              <w:rStyle w:val="Hyperlink"/>
            </w:rPr>
            <w:t xml:space="preserve">scientific model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of the outcome: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 polynomial of high degree can</w:t>
        </w:r>
      </w:ins>
      <w:ins w:id="689" w:author="PR Preview" w:date="2026-01-01T00:00:00Z">
        <w:r>
          <w:t xml:space="preserve"> </w:t>
        </w:r>
      </w:ins>
      <w:hyperlink r:id="rId18">
        <w:ins w:id="690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well without describing any physical condition or change.</w:t>
        </w:r>
      </w:ins>
    </w:p>
    <w:bookmarkEnd w:id="62"/>
    <w:bookmarkStart w:id="66" w:name="def-noise"/>
    <w:p>
      <w:pPr>
        <w:pStyle w:val="BodyText"/>
      </w:pPr>
      <w:ins w:id="693" w:author="PR Preview" w:date="2026-01-01T00:00:00Z">
        <w:r>
          <w:rPr>
            <w:b/>
            <w:bCs/>
          </w:rPr>
          <w:t xml:space="preserve">Definition 18 (Noise)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Let</w:t>
        </w:r>
      </w:ins>
      <w:ins w:id="696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be the</w:t>
        </w:r>
      </w:ins>
      <w:ins w:id="699" w:author="PR Preview" w:date="2026-01-01T00:00:00Z">
        <w:r>
          <w:t xml:space="preserve"> </w:t>
        </w:r>
      </w:ins>
      <w:hyperlink w:anchor="def-covariate">
        <w:ins w:id="70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 the outcome of one observation from a</w:t>
        </w:r>
      </w:ins>
      <w:ins w:id="703" w:author="PR Preview" w:date="2026-01-01T00:00:00Z">
        <w:r>
          <w:t xml:space="preserve"> </w:t>
        </w:r>
      </w:ins>
      <w:hyperlink r:id="rId63">
        <w:ins w:id="70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70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del w:id="706" w:author="PR Preview" w:date="2026-01-01T00:00:00Z">
        <w:r>
          <w:rPr>
            <w:b/>
            <w:bCs/>
          </w:rPr>
          <w:delText xml:space="preserve">Example 13 (The noise of one observation)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Suppose an observation has the</w:delText>
        </w:r>
      </w:del>
      <w:del w:id="709" w:author="PR Preview" w:date="2026-01-01T00:00:00Z">
        <w:r>
          <w:delText xml:space="preserve"> </w:delText>
        </w:r>
      </w:del>
      <w:hyperlink w:anchor="def-covariate">
        <w:del w:id="71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value</w:delText>
        </w:r>
      </w:del>
      <w:del w:id="71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with</w:delText>
        </w:r>
      </w:del>
      <w:del w:id="716" w:author="PR Preview" w:date="2026-01-01T00:00:00Z">
        <w:r>
          <w:delText xml:space="preserve"> </w:delText>
        </w:r>
      </w:del>
      <w:hyperlink w:anchor="def-mean-function">
        <w:del w:id="717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value</w:delText>
        </w:r>
      </w:del>
      <w:del w:id="72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721" w:author="PR Preview" w:date="2026-01-01T00:00:00Z">
        <w:r>
          <w:delText xml:space="preserve">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If its outcome is</w:delText>
        </w:r>
      </w:del>
      <w:del w:id="72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5.3</m:t>
        </m:r>
      </m:oMath>
      <w:del w:id="725" w:author="PR Preview" w:date="2026-01-01T00:00:00Z">
        <w:r>
          <w:delText xml:space="preserve">, its</w:delText>
        </w:r>
      </w:del>
      <w:del w:id="726" w:author="PR Preview" w:date="2026-01-01T00:00:00Z">
        <w:r>
          <w:delText xml:space="preserve"> </w:delText>
        </w:r>
      </w:del>
      <w:hyperlink w:anchor="def-noise">
        <w:del w:id="72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is</w:delText>
        </w:r>
      </w:del>
      <w:del w:id="73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del w:id="731" w:author="PR Preview" w:date="2026-01-01T00:00:00Z">
        <w:r>
          <w:delText xml:space="preserve">.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If its outcome is</w:delText>
        </w:r>
      </w:del>
      <w:del w:id="73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4.6</m:t>
        </m:r>
      </m:oMath>
      <w:del w:id="735" w:author="PR Preview" w:date="2026-01-01T00:00:00Z">
        <w:r>
          <w:delText xml:space="preserve">, its noise is</w:delText>
        </w:r>
      </w:del>
      <w:del w:id="73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del w:id="737" w:author="PR Preview" w:date="2026-01-01T00:00:00Z">
        <w:r>
          <w:delText xml:space="preserve">.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The observation may belong to a</w:delText>
        </w:r>
      </w:del>
      <w:del w:id="740" w:author="PR Preview" w:date="2026-01-01T00:00:00Z">
        <w:r>
          <w:delText xml:space="preserve"> </w:delText>
        </w:r>
      </w:del>
      <w:hyperlink w:anchor="def-training-set">
        <w:del w:id="74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or be a</w:delText>
        </w:r>
      </w:del>
      <w:del w:id="744" w:author="PR Preview" w:date="2026-01-01T00:00:00Z">
        <w:r>
          <w:delText xml:space="preserve"> </w:delText>
        </w:r>
      </w:del>
      <w:hyperlink w:anchor="def-new-observation">
        <w:del w:id="74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746" w:author="PR Preview" w:date="2026-01-01T00:00:00Z">
        <w:r>
          <w:delText xml:space="preserve">: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the definition does not distinguish them.</w:delText>
        </w:r>
      </w:del>
    </w:p>
    <w:p>
      <w:pPr>
        <w:pStyle w:val="FirstParagraph"/>
      </w:pPr>
      <w:ins w:id="749" w:author="PR Preview" w:date="2026-01-01T00:00:00Z">
        <w:r>
          <w:rPr>
            <w:b/>
            <w:bCs/>
          </w:rPr>
          <w:t xml:space="preserve">Example 14 (The noise of one observation)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Suppose an observation has the</w:t>
        </w:r>
      </w:ins>
      <w:ins w:id="752" w:author="PR Preview" w:date="2026-01-01T00:00:00Z">
        <w:r>
          <w:t xml:space="preserve"> </w:t>
        </w:r>
      </w:ins>
      <w:hyperlink w:anchor="def-covariate">
        <w:ins w:id="75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value</w:t>
        </w:r>
      </w:ins>
      <w:ins w:id="7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with</w:t>
        </w:r>
      </w:ins>
      <w:ins w:id="759" w:author="PR Preview" w:date="2026-01-01T00:00:00Z">
        <w:r>
          <w:t xml:space="preserve"> </w:t>
        </w:r>
      </w:ins>
      <w:hyperlink w:anchor="def-mean-function">
        <w:ins w:id="76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value</w:t>
        </w:r>
      </w:ins>
      <w:ins w:id="76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764" w:author="PR Preview" w:date="2026-01-01T00:00:00Z">
        <w: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If its outcome is</w:t>
        </w:r>
      </w:ins>
      <w:ins w:id="76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5.3</m:t>
        </m:r>
      </m:oMath>
      <w:ins w:id="768" w:author="PR Preview" w:date="2026-01-01T00:00:00Z">
        <w:r>
          <w:t xml:space="preserve">, its</w:t>
        </w:r>
      </w:ins>
      <w:ins w:id="769" w:author="PR Preview" w:date="2026-01-01T00:00:00Z">
        <w:r>
          <w:t xml:space="preserve"> </w:t>
        </w:r>
      </w:ins>
      <w:hyperlink w:anchor="def-noise">
        <w:ins w:id="77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</w:t>
        </w:r>
      </w:ins>
      <w:ins w:id="77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If its outcome is</w:t>
        </w:r>
      </w:ins>
      <w:ins w:id="7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4.6</m:t>
        </m:r>
      </m:oMath>
      <w:ins w:id="778" w:author="PR Preview" w:date="2026-01-01T00:00:00Z">
        <w:r>
          <w:t xml:space="preserve">, its noise is</w:t>
        </w:r>
      </w:ins>
      <w:ins w:id="77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 observation may belong to a</w:t>
        </w:r>
      </w:ins>
      <w:ins w:id="783" w:author="PR Preview" w:date="2026-01-01T00:00:00Z">
        <w:r>
          <w:t xml:space="preserve"> </w:t>
        </w:r>
      </w:ins>
      <w:hyperlink w:anchor="def-training-set">
        <w:ins w:id="78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or be a</w:t>
        </w:r>
      </w:ins>
      <w:ins w:id="787" w:author="PR Preview" w:date="2026-01-01T00:00:00Z">
        <w:r>
          <w:t xml:space="preserve"> </w:t>
        </w:r>
      </w:ins>
      <w:hyperlink w:anchor="def-new-observation">
        <w:ins w:id="78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789" w:author="PR Preview" w:date="2026-01-01T00:00:00Z">
        <w:r>
          <w:t xml:space="preserve">: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the definition does not distinguish them.</w:t>
        </w:r>
      </w:ins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del w:id="792" w:author="PR Preview" w:date="2026-01-01T00:00:00Z">
        <w:r>
          <w:rPr>
            <w:b/>
            <w:bCs/>
          </w:rPr>
          <w:delText xml:space="preserve">Example 14 (A new outcome that is 4 or 6 with equal probability)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Suppose a new outcome at</w:delText>
        </w:r>
      </w:del>
      <w:del w:id="795" w:author="PR Preview" w:date="2026-01-01T00:00:00Z">
        <w:r>
          <w:delText xml:space="preserve"> </w:delText>
        </w:r>
      </w:del>
      <m:oMath>
        <m:r>
          <m:t>x</m:t>
        </m:r>
      </m:oMath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is</w:delText>
        </w:r>
      </w:del>
      <w:del w:id="798" w:author="PR Preview" w:date="2026-01-01T00:00:00Z">
        <w:r>
          <w:delText xml:space="preserve"> </w:delText>
        </w:r>
      </w:del>
      <m:oMath>
        <m:r>
          <m:t>4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or</w:delText>
        </w:r>
      </w:del>
      <w:del w:id="801" w:author="PR Preview" w:date="2026-01-01T00:00:00Z">
        <w:r>
          <w:delText xml:space="preserve"> </w:delText>
        </w:r>
      </w:del>
      <m:oMath>
        <m:r>
          <m:t>6</m:t>
        </m:r>
      </m:oMath>
      <w:del w:id="802" w:author="PR Preview" w:date="2026-01-01T00:00:00Z">
        <w:r>
          <w:delText xml:space="preserve">, each with</w:delText>
        </w:r>
      </w:del>
      <w:del w:id="803" w:author="PR Preview" w:date="2026-01-01T00:00:00Z">
        <w:r>
          <w:delText xml:space="preserve"> </w:delText>
        </w:r>
      </w:del>
      <w:hyperlink r:id="rId72">
        <w:del w:id="804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80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806" w:author="PR Preview" w:date="2026-01-01T00:00:00Z">
        <w:r>
          <w:delText xml:space="preserve">.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Its</w:delText>
        </w:r>
      </w:del>
      <w:del w:id="809" w:author="PR Preview" w:date="2026-01-01T00:00:00Z">
        <w:r>
          <w:delText xml:space="preserve"> </w:delText>
        </w:r>
      </w:del>
      <w:hyperlink r:id="rId68">
        <w:del w:id="810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is</w:delText>
        </w:r>
      </w:del>
      <w:del w:id="81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so its</w:delText>
        </w:r>
      </w:del>
      <w:del w:id="817" w:author="PR Preview" w:date="2026-01-01T00:00:00Z">
        <w:r>
          <w:delText xml:space="preserve"> </w:delText>
        </w:r>
      </w:del>
      <w:hyperlink w:anchor="def-noise">
        <w:del w:id="81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</w:delText>
        </w:r>
      </w:del>
      <w:del w:id="8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or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825" w:author="PR Preview" w:date="2026-01-01T00:00:00Z">
        <w:r>
          <w:delText xml:space="preserve">, each with probability</w:delText>
        </w:r>
      </w:del>
      <w:del w:id="82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827" w:author="PR Preview" w:date="2026-01-01T00:00:00Z">
        <w:r>
          <w:delText xml:space="preserve">.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The population mean of the noise is</w:delText>
        </w:r>
      </w:del>
      <w:del w:id="8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del w:id="831" w:author="PR Preview" w:date="2026-01-01T00:00:00Z">
        <w:r>
          <w:delText xml:space="preserve">, as</w:delText>
        </w:r>
      </w:del>
      <w:del w:id="832" w:author="PR Preview" w:date="2026-01-01T00:00:00Z">
        <w:r>
          <w:delText xml:space="preserve"> </w:delText>
        </w:r>
      </w:del>
      <w:hyperlink w:anchor="thm-noise-mean-zero">
        <w:del w:id="83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says.</w:delText>
        </w:r>
      </w:del>
    </w:p>
    <w:p>
      <w:pPr>
        <w:pStyle w:val="BodyText"/>
      </w:pPr>
      <w:del w:id="836" w:author="PR Preview" w:date="2026-01-01T00:00:00Z">
        <w:r>
          <w:rPr>
            <w:b/>
            <w:bCs/>
          </w:rPr>
          <w:delText xml:space="preserve">Definition 18 (Loss of a fitted model on an observation)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rPr>
            <w:b/>
            <w:bCs/>
          </w:rPr>
          <w:delText xml:space="preserve">loss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of a</w:delText>
        </w:r>
      </w:del>
      <w:del w:id="843" w:author="PR Preview" w:date="2026-01-01T00:00:00Z">
        <w:r>
          <w:delText xml:space="preserve"> </w:delText>
        </w:r>
      </w:del>
      <w:hyperlink w:anchor="def-fitted-model">
        <w:del w:id="84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8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on an observation</w:delText>
        </w:r>
      </w:del>
      <w:del w:id="8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is the cost, under a</w:delText>
        </w:r>
      </w:del>
      <w:del w:id="851" w:author="PR Preview" w:date="2026-01-01T00:00:00Z">
        <w:r>
          <w:delText xml:space="preserve"> </w:delText>
        </w:r>
      </w:del>
      <w:hyperlink r:id="rId74">
        <w:del w:id="852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853" w:author="PR Preview" w:date="2026-01-01T00:00:00Z">
        <w:r>
          <w:delText xml:space="preserve"> </w:delText>
        </w:r>
      </w:del>
      <m:oMath>
        <m:r>
          <m:t>L</m:t>
        </m:r>
      </m:oMath>
      <w:del w:id="854" w:author="PR Preview" w:date="2026-01-01T00:00:00Z">
        <w:r>
          <w:delText xml:space="preserve">,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of its prediction</w:delText>
        </w:r>
      </w:del>
      <w:del w:id="8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of the outcome</w:delText>
        </w:r>
      </w:del>
      <w:del w:id="86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861" w:author="PR Preview" w:date="2026-01-01T00:00:00Z">
        <w:r>
          <w:delText xml:space="preserve">:</w:delText>
        </w:r>
      </w:del>
    </w:p>
    <w:p>
      <w:pPr>
        <w:pStyle w:val="FirstParagraph"/>
      </w:pPr>
      <w:ins w:id="862" w:author="PR Preview" w:date="2026-01-01T00:00:00Z">
        <w:r>
          <w:rPr>
            <w:b/>
            <w:bCs/>
          </w:rPr>
          <w:t xml:space="preserve">Example 15 (A new outcome that is 4 or 6 with equal probability)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Suppose a new outcome at</w:t>
        </w:r>
      </w:ins>
      <w:ins w:id="865" w:author="PR Preview" w:date="2026-01-01T00:00:00Z">
        <w:r>
          <w:t xml:space="preserve"> </w:t>
        </w:r>
      </w:ins>
      <m:oMath>
        <m:r>
          <m:t>x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</w:t>
        </w:r>
      </w:ins>
      <w:ins w:id="868" w:author="PR Preview" w:date="2026-01-01T00:00:00Z">
        <w:r>
          <w:t xml:space="preserve"> </w:t>
        </w:r>
      </w:ins>
      <m:oMath>
        <m:r>
          <m:t>4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or</w:t>
        </w:r>
      </w:ins>
      <w:ins w:id="871" w:author="PR Preview" w:date="2026-01-01T00:00:00Z">
        <w:r>
          <w:t xml:space="preserve"> </w:t>
        </w:r>
      </w:ins>
      <m:oMath>
        <m:r>
          <m:t>6</m:t>
        </m:r>
      </m:oMath>
      <w:ins w:id="872" w:author="PR Preview" w:date="2026-01-01T00:00:00Z">
        <w:r>
          <w:t xml:space="preserve">, each with</w:t>
        </w:r>
      </w:ins>
      <w:ins w:id="873" w:author="PR Preview" w:date="2026-01-01T00:00:00Z">
        <w:r>
          <w:t xml:space="preserve"> </w:t>
        </w:r>
      </w:ins>
      <w:hyperlink r:id="rId72">
        <w:ins w:id="87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876" w:author="PR Preview" w:date="2026-01-01T00:00:00Z">
        <w:r>
          <w:t xml:space="preserve">.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Its</w:t>
        </w:r>
      </w:ins>
      <w:ins w:id="879" w:author="PR Preview" w:date="2026-01-01T00:00:00Z">
        <w:r>
          <w:t xml:space="preserve"> </w:t>
        </w:r>
      </w:ins>
      <w:hyperlink r:id="rId68">
        <w:ins w:id="880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is</w:t>
        </w:r>
      </w:ins>
      <w:ins w:id="88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 its</w:t>
        </w:r>
      </w:ins>
      <w:ins w:id="887" w:author="PR Preview" w:date="2026-01-01T00:00:00Z">
        <w:r>
          <w:t xml:space="preserve"> </w:t>
        </w:r>
      </w:ins>
      <w:hyperlink w:anchor="def-noise">
        <w:ins w:id="88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is</w:t>
        </w:r>
      </w:ins>
      <w:ins w:id="8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or</w:t>
        </w:r>
      </w:ins>
      <w:ins w:id="894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895" w:author="PR Preview" w:date="2026-01-01T00:00:00Z">
        <w:r>
          <w:t xml:space="preserve">, each with probability</w:t>
        </w:r>
      </w:ins>
      <w:ins w:id="89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population mean of the noise is</w:t>
        </w:r>
      </w:ins>
      <w:ins w:id="900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ins w:id="901" w:author="PR Preview" w:date="2026-01-01T00:00:00Z">
        <w:r>
          <w:t xml:space="preserve">, as</w:t>
        </w:r>
      </w:ins>
      <w:ins w:id="902" w:author="PR Preview" w:date="2026-01-01T00:00:00Z">
        <w:r>
          <w:t xml:space="preserve"> </w:t>
        </w:r>
      </w:ins>
      <w:hyperlink w:anchor="thm-noise-mean-zero">
        <w:ins w:id="90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says.</w:t>
        </w:r>
      </w:ins>
    </w:p>
    <w:bookmarkEnd w:id="73"/>
    <w:bookmarkStart w:id="76" w:name="def-observation-loss"/>
    <w:p>
      <w:pPr>
        <w:pStyle w:val="BodyText"/>
      </w:pPr>
      <w:ins w:id="906" w:author="PR Preview" w:date="2026-01-01T00:00:00Z">
        <w:r>
          <w:rPr>
            <w:b/>
            <w:bCs/>
          </w:rPr>
          <w:t xml:space="preserve">Definition 19 (Loss of a fitted model on an observation)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loss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of a</w:t>
        </w:r>
      </w:ins>
      <w:ins w:id="913" w:author="PR Preview" w:date="2026-01-01T00:00:00Z">
        <w:r>
          <w:t xml:space="preserve"> </w:t>
        </w:r>
      </w:ins>
      <w:hyperlink w:anchor="def-fitted-model">
        <w:ins w:id="91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1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on an observation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is the cost, under a</w:t>
        </w:r>
      </w:ins>
      <w:ins w:id="921" w:author="PR Preview" w:date="2026-01-01T00:00:00Z">
        <w:r>
          <w:t xml:space="preserve"> </w:t>
        </w:r>
      </w:ins>
      <w:hyperlink r:id="rId74">
        <w:ins w:id="922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923" w:author="PR Preview" w:date="2026-01-01T00:00:00Z">
        <w:r>
          <w:t xml:space="preserve"> </w:t>
        </w:r>
      </w:ins>
      <m:oMath>
        <m:r>
          <m:t>L</m:t>
        </m:r>
      </m:oMath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of its prediction</w:t>
        </w:r>
      </w:ins>
      <w:ins w:id="9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of the outcome</w:t>
        </w:r>
      </w:ins>
      <w:ins w:id="93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31" w:author="PR Preview" w:date="2026-01-01T00:00:00Z">
        <w:r>
          <w:t xml:space="preserve">:</w:t>
        </w:r>
      </w:ins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del w:id="932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The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rPr>
            <w:b/>
            <w:bCs/>
          </w:rPr>
          <w:delText xml:space="preserve">generalization error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of a</w:delText>
        </w:r>
      </w:del>
      <w:del w:id="939" w:author="PR Preview" w:date="2026-01-01T00:00:00Z">
        <w:r>
          <w:delText xml:space="preserve"> </w:delText>
        </w:r>
      </w:del>
      <w:hyperlink w:anchor="def-fitted-model">
        <w:del w:id="94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9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fitted to a</w:delText>
        </w:r>
      </w:del>
      <w:del w:id="944" w:author="PR Preview" w:date="2026-01-01T00:00:00Z">
        <w:r>
          <w:delText xml:space="preserve"> </w:delText>
        </w:r>
      </w:del>
      <w:hyperlink w:anchor="def-training-set">
        <w:del w:id="9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is its expected</w:delText>
        </w:r>
      </w:del>
      <w:del w:id="949" w:author="PR Preview" w:date="2026-01-01T00:00:00Z">
        <w:r>
          <w:delText xml:space="preserve"> </w:delText>
        </w:r>
      </w:del>
      <w:hyperlink w:anchor="def-observation-loss">
        <w:del w:id="95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5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on a</w:delText>
        </w:r>
      </w:del>
      <w:del w:id="954" w:author="PR Preview" w:date="2026-01-01T00:00:00Z">
        <w:r>
          <w:delText xml:space="preserve"> </w:delText>
        </w:r>
      </w:del>
      <w:hyperlink w:anchor="def-new-observation">
        <w:del w:id="95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9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57" w:author="PR Preview" w:date="2026-01-01T00:00:00Z">
        <w:r>
          <w:delText xml:space="preserve">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with</w:delText>
        </w:r>
      </w:del>
      <w:del w:id="9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held fixed:</w:delText>
        </w:r>
      </w:del>
    </w:p>
    <w:p>
      <w:pPr>
        <w:pStyle w:val="BodyText"/>
      </w:pPr>
      <w:ins w:id="963" w:author="PR Preview" w:date="2026-01-01T00:00:00Z">
        <w:r>
          <w:rPr>
            <w:b/>
            <w:bCs/>
          </w:rPr>
          <w:t xml:space="preserve">Definition 20 (Generalization error)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rPr>
            <w:b/>
            <w:bCs/>
          </w:rPr>
          <w:t xml:space="preserve">generalization error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of a</w:t>
        </w:r>
      </w:ins>
      <w:ins w:id="970" w:author="PR Preview" w:date="2026-01-01T00:00:00Z">
        <w:r>
          <w:t xml:space="preserve"> </w:t>
        </w:r>
      </w:ins>
      <w:hyperlink w:anchor="def-fitted-model">
        <w:ins w:id="97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fitted to a</w:t>
        </w:r>
      </w:ins>
      <w:ins w:id="975" w:author="PR Preview" w:date="2026-01-01T00:00:00Z">
        <w:r>
          <w:t xml:space="preserve"> </w:t>
        </w:r>
      </w:ins>
      <w:hyperlink w:anchor="def-training-set">
        <w:ins w:id="97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is its expected</w:t>
        </w:r>
      </w:ins>
      <w:ins w:id="980" w:author="PR Preview" w:date="2026-01-01T00:00:00Z">
        <w:r>
          <w:t xml:space="preserve"> </w:t>
        </w:r>
      </w:ins>
      <w:hyperlink w:anchor="def-observation-loss">
        <w:ins w:id="98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8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on a</w:t>
        </w:r>
      </w:ins>
      <w:ins w:id="985" w:author="PR Preview" w:date="2026-01-01T00:00:00Z">
        <w:r>
          <w:t xml:space="preserve"> </w:t>
        </w:r>
      </w:ins>
      <w:hyperlink w:anchor="def-new-observation">
        <w:ins w:id="98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9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with</w:t>
        </w:r>
      </w:ins>
      <w:ins w:id="9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held fixed:</w:t>
        </w:r>
      </w:ins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del w:id="994" w:author="PR Preview" w:date="2026-01-01T00:00:00Z">
        <w:r>
          <w:rPr>
            <w:b/>
            <w:bCs/>
          </w:rPr>
          <w:delText xml:space="preserve">Definition 20 (Held-out set (hold-out set))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held-out set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for a</w:delText>
        </w:r>
      </w:del>
      <w:del w:id="1001" w:author="PR Preview" w:date="2026-01-01T00:00:00Z">
        <w:r>
          <w:delText xml:space="preserve"> </w:delText>
        </w:r>
      </w:del>
      <w:hyperlink w:anchor="def-training-set">
        <w:del w:id="100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is a list of</w:delText>
        </w:r>
      </w:del>
      <w:del w:id="1006" w:author="PR Preview" w:date="2026-01-01T00:00:00Z">
        <w:r>
          <w:delText xml:space="preserve"> </w:delText>
        </w:r>
      </w:del>
      <m:oMath>
        <m:r>
          <m:t>m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further observations,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none of them in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that the</w:delText>
        </w:r>
      </w:del>
      <w:del w:id="1015" w:author="PR Preview" w:date="2026-01-01T00:00:00Z">
        <w:r>
          <w:delText xml:space="preserve"> </w:delText>
        </w:r>
      </w:del>
      <w:hyperlink w:anchor="def-fitting-procedure">
        <w:del w:id="101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does not use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and on which the</w:delText>
        </w:r>
      </w:del>
      <w:del w:id="1021" w:author="PR Preview" w:date="2026-01-01T00:00:00Z">
        <w:r>
          <w:delText xml:space="preserve"> </w:delText>
        </w:r>
      </w:del>
      <w:hyperlink w:anchor="def-fitted-model">
        <w:del w:id="102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is scored:</w:delText>
        </w:r>
      </w:del>
    </w:p>
    <w:p>
      <w:pPr>
        <w:pStyle w:val="BodyText"/>
      </w:pPr>
      <w:ins w:id="1026" w:author="PR Preview" w:date="2026-01-01T00:00:00Z">
        <w:r>
          <w:rPr>
            <w:b/>
            <w:bCs/>
          </w:rPr>
          <w:t xml:space="preserve">Definition 21 (Held-out set (hold-out set))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rPr>
            <w:b/>
            <w:bCs/>
          </w:rPr>
          <w:t xml:space="preserve">held-out set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for a</w:t>
        </w:r>
      </w:ins>
      <w:ins w:id="1033" w:author="PR Preview" w:date="2026-01-01T00:00:00Z">
        <w:r>
          <w:t xml:space="preserve"> </w:t>
        </w:r>
      </w:ins>
      <w:hyperlink w:anchor="def-training-set">
        <w:ins w:id="103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is a list of</w:t>
        </w:r>
      </w:ins>
      <w:ins w:id="1038" w:author="PR Preview" w:date="2026-01-01T00:00:00Z">
        <w:r>
          <w:t xml:space="preserve"> </w:t>
        </w:r>
      </w:ins>
      <m:oMath>
        <m:r>
          <m:t>m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further observations,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none of them in</w:t>
        </w:r>
      </w:ins>
      <w:ins w:id="10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that the</w:t>
        </w:r>
      </w:ins>
      <w:ins w:id="1047" w:author="PR Preview" w:date="2026-01-01T00:00:00Z">
        <w:r>
          <w:t xml:space="preserve"> </w:t>
        </w:r>
      </w:ins>
      <w:hyperlink w:anchor="def-fitting-procedure">
        <w:ins w:id="104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does not use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and on which the</w:t>
        </w:r>
      </w:ins>
      <w:ins w:id="1053" w:author="PR Preview" w:date="2026-01-01T00:00:00Z">
        <w:r>
          <w:t xml:space="preserve"> </w:t>
        </w:r>
      </w:ins>
      <w:hyperlink w:anchor="def-fitted-model">
        <w:ins w:id="105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is scored:</w:t>
        </w:r>
      </w:ins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del w:id="1058" w:author="PR Preview" w:date="2026-01-01T00:00:00Z">
        <w:r>
          <w:rPr>
            <w:b/>
            <w:bCs/>
          </w:rPr>
          <w:delText xml:space="preserve">Definition 21 (Root mean squared error of predictions)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of predictions,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also called their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rPr>
            <w:b/>
            <w:bCs/>
          </w:rPr>
          <w:delText xml:space="preserve">root mean squared error</w:delText>
        </w:r>
      </w:del>
      <w:del w:id="1069" w:author="PR Preview" w:date="2026-01-01T00:00:00Z">
        <w:r>
          <w:delText xml:space="preserve">,</w:delText>
        </w:r>
      </w:del>
      <w:del w:id="10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of observed outcomes</w:delText>
        </w:r>
      </w:del>
      <w:del w:id="107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 the square root of their</w:delText>
        </w:r>
      </w:del>
      <w:del w:id="1076" w:author="PR Preview" w:date="2026-01-01T00:00:00Z">
        <w:r>
          <w:delText xml:space="preserve"> </w:delText>
        </w:r>
      </w:del>
      <w:hyperlink r:id="rId84">
        <w:del w:id="1077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1078" w:author="PR Preview" w:date="2026-01-01T00:00:00Z">
        <w:r>
          <w:delText xml:space="preserve">:</w:delText>
        </w:r>
      </w:del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del w:id="1079" w:author="PR Preview" w:date="2026-01-01T00:00:00Z">
        <w:r>
          <w:rPr>
            <w:b/>
            <w:bCs/>
          </w:rPr>
          <w:delText xml:space="preserve">Definition 22 (Empirical risk)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The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rPr>
            <w:b/>
            <w:bCs/>
          </w:rPr>
          <w:delText xml:space="preserve">empirical risk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of a</w:delText>
        </w:r>
      </w:del>
      <w:del w:id="1086" w:author="PR Preview" w:date="2026-01-01T00:00:00Z">
        <w:r>
          <w:delText xml:space="preserve"> </w:delText>
        </w:r>
      </w:del>
      <w:hyperlink w:anchor="def-fitted-model">
        <w:del w:id="108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0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on a set of</w:delText>
        </w:r>
      </w:del>
      <w:del w:id="1091" w:author="PR Preview" w:date="2026-01-01T00:00:00Z">
        <w:r>
          <w:delText xml:space="preserve"> </w:delText>
        </w:r>
      </w:del>
      <m:oMath>
        <m:r>
          <m:t>n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observations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is the</w:delText>
        </w:r>
      </w:del>
      <w:del w:id="1096" w:author="PR Preview" w:date="2026-01-01T00:00:00Z">
        <w:r>
          <w:delText xml:space="preserve"> </w:delText>
        </w:r>
      </w:del>
      <w:hyperlink r:id="rId87">
        <w:del w:id="1097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of its</w:delText>
        </w:r>
      </w:del>
      <w:del w:id="1100" w:author="PR Preview" w:date="2026-01-01T00:00:00Z">
        <w:r>
          <w:delText xml:space="preserve"> </w:delText>
        </w:r>
      </w:del>
      <w:hyperlink w:anchor="def-observation-loss">
        <w:del w:id="11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on those observations,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the counterpart computed from data of the</w:delText>
        </w:r>
      </w:del>
      <w:del w:id="1106" w:author="PR Preview" w:date="2026-01-01T00:00:00Z">
        <w:r>
          <w:delText xml:space="preserve"> </w:delText>
        </w:r>
      </w:del>
      <w:hyperlink r:id="rId88">
        <w:del w:id="1107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108" w:author="PR Preview" w:date="2026-01-01T00:00:00Z">
        <w:r>
          <w:delText xml:space="preserve">,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which is the expected loss:</w:delText>
        </w:r>
      </w:del>
    </w:p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Definition 22 (Root mean squared error of predictions)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The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rPr>
            <w:b/>
            <w:bCs/>
          </w:rPr>
          <w:t xml:space="preserve">sample root mean squared error (sRMSE)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of predictions,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also called their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rPr>
            <w:b/>
            <w:bCs/>
          </w:rPr>
          <w:t xml:space="preserve">root mean squared error</w:t>
        </w:r>
      </w:ins>
      <w:ins w:id="1122" w:author="PR Preview" w:date="2026-01-01T00:00:00Z">
        <w:r>
          <w:t xml:space="preserve">,</w:t>
        </w:r>
      </w:ins>
      <w:ins w:id="112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of observed outcomes</w:t>
        </w:r>
      </w:ins>
      <w:ins w:id="11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is the square root of their</w:t>
        </w:r>
      </w:ins>
      <w:ins w:id="1129" w:author="PR Preview" w:date="2026-01-01T00:00:00Z">
        <w:r>
          <w:t xml:space="preserve"> </w:t>
        </w:r>
      </w:ins>
      <w:hyperlink r:id="rId84">
        <w:ins w:id="113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1131" w:author="PR Preview" w:date="2026-01-01T00:00:00Z">
        <w:r>
          <w:t xml:space="preserve">:</w:t>
        </w:r>
      </w:ins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ins w:id="1132" w:author="PR Preview" w:date="2026-01-01T00:00:00Z">
        <w:r>
          <w:rPr>
            <w:b/>
            <w:bCs/>
          </w:rPr>
          <w:t xml:space="preserve">Definition 23 (Empirical risk)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The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rPr>
            <w:b/>
            <w:bCs/>
          </w:rPr>
          <w:t xml:space="preserve">empirical risk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 a</w:t>
        </w:r>
      </w:ins>
      <w:ins w:id="1139" w:author="PR Preview" w:date="2026-01-01T00:00:00Z">
        <w:r>
          <w:t xml:space="preserve"> </w:t>
        </w:r>
      </w:ins>
      <w:hyperlink w:anchor="def-fitted-model">
        <w:ins w:id="114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on a set of</w:t>
        </w:r>
      </w:ins>
      <w:ins w:id="1144" w:author="PR Preview" w:date="2026-01-01T00:00:00Z">
        <w:r>
          <w:t xml:space="preserve"> </w:t>
        </w:r>
      </w:ins>
      <m:oMath>
        <m:r>
          <m:t>n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observations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is the</w:t>
        </w:r>
      </w:ins>
      <w:ins w:id="1149" w:author="PR Preview" w:date="2026-01-01T00:00:00Z">
        <w:r>
          <w:t xml:space="preserve"> </w:t>
        </w:r>
      </w:ins>
      <w:hyperlink r:id="rId87">
        <w:ins w:id="1150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of its</w:t>
        </w:r>
      </w:ins>
      <w:ins w:id="1153" w:author="PR Preview" w:date="2026-01-01T00:00:00Z">
        <w:r>
          <w:t xml:space="preserve"> </w:t>
        </w:r>
      </w:ins>
      <w:hyperlink w:anchor="def-observation-loss">
        <w:ins w:id="115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on those observations,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the counterpart computed from data of the</w:t>
        </w:r>
      </w:ins>
      <w:ins w:id="1159" w:author="PR Preview" w:date="2026-01-01T00:00:00Z">
        <w:r>
          <w:t xml:space="preserve"> </w:t>
        </w:r>
      </w:ins>
      <w:hyperlink r:id="rId88">
        <w:ins w:id="1160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161" w:author="PR Preview" w:date="2026-01-01T00:00:00Z">
        <w:r>
          <w:t xml:space="preserve">,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which is the expected loss:</w:t>
        </w:r>
      </w:ins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del w:id="1164" w:author="PR Preview" w:date="2026-01-01T00:00:00Z">
        <w:r>
          <w:rPr>
            <w:b/>
            <w:bCs/>
          </w:rPr>
          <w:delText xml:space="preserve">Example 15 (Empirical risk of a birth-weight model under squared error)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The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rPr>
            <w:rStyle w:val="VerbatimChar"/>
          </w:rPr>
          <w:delText xml:space="preserve">birthwt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data record the birth weight in grams of babies born at Baystate Medical Center in Springfield, Massachusetts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[7]</w:delText>
        </w:r>
      </w:del>
      <w:del w:id="1173" w:author="PR Preview" w:date="2026-01-01T00:00:00Z">
        <w:r>
          <w:delText xml:space="preserve">,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as distributed in R’s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rPr>
            <w:rStyle w:val="VerbatimChar"/>
          </w:rPr>
          <w:delText xml:space="preserve">MASS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package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[8]</w:delText>
        </w:r>
      </w:del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We fit a</w:delText>
        </w:r>
      </w:del>
      <w:del w:id="1185" w:author="PR Preview" w:date="2026-01-01T00:00:00Z">
        <w:r>
          <w:delText xml:space="preserve"> </w:delText>
        </w:r>
      </w:del>
      <w:hyperlink r:id="rId91">
        <w:del w:id="1186" w:author="PR Preview" w:date="2026-01-01T00:00:00Z">
          <w:r>
            <w:rPr>
              <w:rStyle w:val="Hyperlink"/>
            </w:rPr>
            <w:delText xml:space="preserve">linear regression</w:delText>
          </w:r>
        </w:del>
      </w:hyperlink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of birth weight on the mother’s weight at her last menstrual period and her smoking status.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We use every third row as the</w:delText>
        </w:r>
      </w:del>
      <w:del w:id="1191" w:author="PR Preview" w:date="2026-01-01T00:00:00Z">
        <w:r>
          <w:delText xml:space="preserve"> </w:delText>
        </w:r>
      </w:del>
      <w:hyperlink w:anchor="def-held-out-set">
        <w:del w:id="119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and fit on the remaining rows, the</w:delText>
        </w:r>
      </w:del>
      <w:del w:id="1195" w:author="PR Preview" w:date="2026-01-01T00:00:00Z">
        <w:r>
          <w:delText xml:space="preserve"> </w:delText>
        </w:r>
      </w:del>
      <w:hyperlink w:anchor="def-training-set">
        <w:del w:id="119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97" w:author="PR Preview" w:date="2026-01-01T00:00:00Z">
        <w:r>
          <w:delText xml:space="preserve">.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The</w:delText>
        </w:r>
      </w:del>
      <w:del w:id="1200" w:author="PR Preview" w:date="2026-01-01T00:00:00Z">
        <w:r>
          <w:delText xml:space="preserve"> </w:delText>
        </w:r>
      </w:del>
      <w:hyperlink w:anchor="def-observation-loss">
        <w:del w:id="12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is the squared error, so the</w:delText>
        </w:r>
      </w:del>
      <w:del w:id="1204" w:author="PR Preview" w:date="2026-01-01T00:00:00Z">
        <w:r>
          <w:delText xml:space="preserve"> </w:delText>
        </w:r>
      </w:del>
      <w:hyperlink w:anchor="def-empirical-risk">
        <w:del w:id="1205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is the mean of the squared</w:delText>
        </w:r>
      </w:del>
      <w:del w:id="1208" w:author="PR Preview" w:date="2026-01-01T00:00:00Z">
        <w:r>
          <w:delText xml:space="preserve"> </w:delText>
        </w:r>
      </w:del>
      <w:hyperlink r:id="rId59">
        <w:del w:id="1209" w:author="PR Preview" w:date="2026-01-01T00:00:00Z">
          <w:r>
            <w:rPr>
              <w:rStyle w:val="Hyperlink"/>
            </w:rPr>
            <w:delText xml:space="preserve">prediction errors</w:delText>
          </w:r>
        </w:del>
      </w:hyperlink>
      <w:del w:id="1210" w:author="PR Preview" w:date="2026-01-01T00:00:00Z">
        <w:r>
          <w:delText xml:space="preserve">.</w:delText>
        </w:r>
      </w:del>
    </w:p>
    <w:p>
      <w:pPr>
        <w:pStyle w:val="BodyText"/>
      </w:pPr>
      <w:ins w:id="1211" w:author="PR Preview" w:date="2026-01-01T00:00:00Z">
        <w:r>
          <w:rPr>
            <w:b/>
            <w:bCs/>
          </w:rPr>
          <w:t xml:space="preserve">Example 16 (Empirical risk of a birth-weight model under squared error)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The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rPr>
            <w:rStyle w:val="VerbatimChar"/>
          </w:rPr>
          <w:t xml:space="preserve">birthwt</w:t>
        </w:r>
      </w:ins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data record the birth weight in grams of babies born at Baystate Medical Center in Springfield, Massachusetts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[7]</w:t>
        </w:r>
      </w:ins>
      <w:ins w:id="1220" w:author="PR Preview" w:date="2026-01-01T00:00:00Z">
        <w:r>
          <w:t xml:space="preserve">,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as distributed in R’s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rPr>
            <w:rStyle w:val="VerbatimChar"/>
          </w:rPr>
          <w:t xml:space="preserve">MASS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package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[8]</w:t>
        </w:r>
      </w:ins>
      <w:ins w:id="1229" w:author="PR Preview" w:date="2026-01-01T00:00:00Z">
        <w:r>
          <w:t xml:space="preserve">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We fit a</w:t>
        </w:r>
      </w:ins>
      <w:ins w:id="1232" w:author="PR Preview" w:date="2026-01-01T00:00:00Z">
        <w:r>
          <w:t xml:space="preserve"> </w:t>
        </w:r>
      </w:ins>
      <w:hyperlink r:id="rId91">
        <w:ins w:id="1233" w:author="PR Preview" w:date="2026-01-01T00:00:00Z">
          <w:r>
            <w:rPr>
              <w:rStyle w:val="Hyperlink"/>
            </w:rPr>
            <w:t xml:space="preserve">linear regression</w:t>
          </w:r>
        </w:ins>
      </w:hyperlink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of birth weight on the mother’s weight at her last menstrual period and her smoking status.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We use every third row as the</w:t>
        </w:r>
      </w:ins>
      <w:ins w:id="1238" w:author="PR Preview" w:date="2026-01-01T00:00:00Z">
        <w:r>
          <w:t xml:space="preserve"> </w:t>
        </w:r>
      </w:ins>
      <w:hyperlink w:anchor="def-held-out-set">
        <w:ins w:id="123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and fit on the remaining rows, the</w:t>
        </w:r>
      </w:ins>
      <w:ins w:id="1242" w:author="PR Preview" w:date="2026-01-01T00:00:00Z">
        <w:r>
          <w:t xml:space="preserve"> </w:t>
        </w:r>
      </w:ins>
      <w:hyperlink w:anchor="def-training-set">
        <w:ins w:id="12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44" w:author="PR Preview" w:date="2026-01-01T00:00:00Z">
        <w:r>
          <w:t xml:space="preserve">.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The</w:t>
        </w:r>
      </w:ins>
      <w:ins w:id="1247" w:author="PR Preview" w:date="2026-01-01T00:00:00Z">
        <w:r>
          <w:t xml:space="preserve"> </w:t>
        </w:r>
      </w:ins>
      <w:hyperlink w:anchor="def-observation-loss">
        <w:ins w:id="124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 the squared error, so the</w:t>
        </w:r>
      </w:ins>
      <w:ins w:id="1251" w:author="PR Preview" w:date="2026-01-01T00:00:00Z">
        <w:r>
          <w:t xml:space="preserve"> </w:t>
        </w:r>
      </w:ins>
      <w:hyperlink w:anchor="def-empirical-risk">
        <w:ins w:id="1252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 the mean of the squared</w:t>
        </w:r>
      </w:ins>
      <w:ins w:id="1255" w:author="PR Preview" w:date="2026-01-01T00:00:00Z">
        <w:r>
          <w:t xml:space="preserve"> </w:t>
        </w:r>
      </w:ins>
      <w:hyperlink r:id="rId59">
        <w:ins w:id="1256" w:author="PR Preview" w:date="2026-01-01T00:00:00Z">
          <w:r>
            <w:rPr>
              <w:rStyle w:val="Hyperlink"/>
            </w:rPr>
            <w:t xml:space="preserve">prediction errors</w:t>
          </w:r>
        </w:ins>
      </w:hyperlink>
      <w:ins w:id="1257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1258" w:author="PR Preview" w:date="2026-01-01T00:00:00Z">
        <w:r>
          <w:rPr>
            <w:rStyle w:val="ImportTok"/>
          </w:rPr>
          <w:delText xml:space="preserve">import</w:delText>
        </w:r>
      </w:del>
      <w:del w:id="1259" w:author="PR Preview" w:date="2026-01-01T00:00:00Z">
        <w:r>
          <w:rPr>
            <w:rStyle w:val="NormalTok"/>
          </w:rPr>
          <w:delText xml:space="preserve"> numpy </w:delText>
        </w:r>
      </w:del>
      <w:del w:id="1260" w:author="PR Preview" w:date="2026-01-01T00:00:00Z">
        <w:r>
          <w:rPr>
            <w:rStyle w:val="ImportTok"/>
          </w:rPr>
          <w:delText xml:space="preserve">as</w:delText>
        </w:r>
      </w:del>
      <w:del w:id="1261" w:author="PR Preview" w:date="2026-01-01T00:00:00Z">
        <w:r>
          <w:rPr>
            <w:rStyle w:val="NormalTok"/>
          </w:rPr>
          <w:delText xml:space="preserve"> np</w:delText>
        </w:r>
      </w:del>
      <w:del w:id="1262" w:author="PR Preview" w:date="2026-01-01T00:00:00Z">
        <w:r>
          <w:br/>
        </w:r>
      </w:del>
      <w:del w:id="1263" w:author="PR Preview" w:date="2026-01-01T00:00:00Z">
        <w:r>
          <w:rPr>
            <w:rStyle w:val="ImportTok"/>
          </w:rPr>
          <w:delText xml:space="preserve">import</w:delText>
        </w:r>
      </w:del>
      <w:del w:id="1264" w:author="PR Preview" w:date="2026-01-01T00:00:00Z">
        <w:r>
          <w:rPr>
            <w:rStyle w:val="NormalTok"/>
          </w:rPr>
          <w:delText xml:space="preserve"> pandas </w:delText>
        </w:r>
      </w:del>
      <w:del w:id="1265" w:author="PR Preview" w:date="2026-01-01T00:00:00Z">
        <w:r>
          <w:rPr>
            <w:rStyle w:val="ImportTok"/>
          </w:rPr>
          <w:delText xml:space="preserve">as</w:delText>
        </w:r>
      </w:del>
      <w:del w:id="1266" w:author="PR Preview" w:date="2026-01-01T00:00:00Z">
        <w:r>
          <w:rPr>
            <w:rStyle w:val="NormalTok"/>
          </w:rPr>
          <w:delText xml:space="preserve"> pd</w:delText>
        </w:r>
      </w:del>
      <w:del w:id="1267" w:author="PR Preview" w:date="2026-01-01T00:00:00Z">
        <w:r>
          <w:br/>
        </w:r>
      </w:del>
      <w:del w:id="1268" w:author="PR Preview" w:date="2026-01-01T00:00:00Z">
        <w:r>
          <w:rPr>
            <w:rStyle w:val="ImportTok"/>
          </w:rPr>
          <w:delText xml:space="preserve">import</w:delText>
        </w:r>
      </w:del>
      <w:del w:id="1269" w:author="PR Preview" w:date="2026-01-01T00:00:00Z">
        <w:r>
          <w:rPr>
            <w:rStyle w:val="NormalTok"/>
          </w:rPr>
          <w:delText xml:space="preserve"> statsmodels.formula.api </w:delText>
        </w:r>
      </w:del>
      <w:del w:id="1270" w:author="PR Preview" w:date="2026-01-01T00:00:00Z">
        <w:r>
          <w:rPr>
            <w:rStyle w:val="ImportTok"/>
          </w:rPr>
          <w:delText xml:space="preserve">as</w:delText>
        </w:r>
      </w:del>
      <w:del w:id="1271" w:author="PR Preview" w:date="2026-01-01T00:00:00Z">
        <w:r>
          <w:rPr>
            <w:rStyle w:val="NormalTok"/>
          </w:rPr>
          <w:delText xml:space="preserve"> smf</w:delText>
        </w:r>
      </w:del>
      <w:del w:id="1272" w:author="PR Preview" w:date="2026-01-01T00:00:00Z">
        <w:r>
          <w:br/>
        </w:r>
      </w:del>
      <w:del w:id="1273" w:author="PR Preview" w:date="2026-01-01T00:00:00Z">
        <w:r>
          <w:br/>
        </w:r>
      </w:del>
      <w:del w:id="1274" w:author="PR Preview" w:date="2026-01-01T00:00:00Z">
        <w:r>
          <w:rPr>
            <w:rStyle w:val="NormalTok"/>
          </w:rPr>
          <w:delText xml:space="preserve">birthwt </w:delText>
        </w:r>
      </w:del>
      <w:del w:id="1275" w:author="PR Preview" w:date="2026-01-01T00:00:00Z">
        <w:r>
          <w:rPr>
            <w:rStyle w:val="OperatorTok"/>
          </w:rPr>
          <w:delText xml:space="preserve">=</w:delText>
        </w:r>
      </w:del>
      <w:del w:id="1276" w:author="PR Preview" w:date="2026-01-01T00:00:00Z">
        <w:r>
          <w:rPr>
            <w:rStyle w:val="NormalTok"/>
          </w:rPr>
          <w:delText xml:space="preserve"> pd.read_csv(</w:delText>
        </w:r>
      </w:del>
      <w:del w:id="1277" w:author="PR Preview" w:date="2026-01-01T00:00:00Z">
        <w:r>
          <w:rPr>
            <w:rStyle w:val="StringTok"/>
          </w:rPr>
          <w:delText xml:space="preserve">"data/birthwt.csv"</w:delText>
        </w:r>
      </w:del>
      <w:del w:id="1278" w:author="PR Preview" w:date="2026-01-01T00:00:00Z">
        <w:r>
          <w:rPr>
            <w:rStyle w:val="NormalTok"/>
          </w:rPr>
          <w:delText xml:space="preserve">)</w:delText>
        </w:r>
      </w:del>
      <w:del w:id="1279" w:author="PR Preview" w:date="2026-01-01T00:00:00Z">
        <w:r>
          <w:br/>
        </w:r>
      </w:del>
      <w:del w:id="1280" w:author="PR Preview" w:date="2026-01-01T00:00:00Z">
        <w:r>
          <w:rPr>
            <w:rStyle w:val="NormalTok"/>
          </w:rPr>
          <w:delText xml:space="preserve">is_held_out </w:delText>
        </w:r>
      </w:del>
      <w:del w:id="1281" w:author="PR Preview" w:date="2026-01-01T00:00:00Z">
        <w:r>
          <w:rPr>
            <w:rStyle w:val="OperatorTok"/>
          </w:rPr>
          <w:delText xml:space="preserve">=</w:delText>
        </w:r>
      </w:del>
      <w:del w:id="1282" w:author="PR Preview" w:date="2026-01-01T00:00:00Z">
        <w:r>
          <w:rPr>
            <w:rStyle w:val="NormalTok"/>
          </w:rPr>
          <w:delText xml:space="preserve"> (np.arange(</w:delText>
        </w:r>
      </w:del>
      <w:del w:id="1283" w:author="PR Preview" w:date="2026-01-01T00:00:00Z">
        <w:r>
          <w:rPr>
            <w:rStyle w:val="DecValTok"/>
          </w:rPr>
          <w:delText xml:space="preserve">1</w:delText>
        </w:r>
      </w:del>
      <w:del w:id="1284" w:author="PR Preview" w:date="2026-01-01T00:00:00Z">
        <w:r>
          <w:rPr>
            <w:rStyle w:val="NormalTok"/>
          </w:rPr>
          <w:delText xml:space="preserve">, </w:delText>
        </w:r>
      </w:del>
      <w:del w:id="1285" w:author="PR Preview" w:date="2026-01-01T00:00:00Z">
        <w:r>
          <w:rPr>
            <w:rStyle w:val="BuiltInTok"/>
          </w:rPr>
          <w:delText xml:space="preserve">len</w:delText>
        </w:r>
      </w:del>
      <w:del w:id="1286" w:author="PR Preview" w:date="2026-01-01T00:00:00Z">
        <w:r>
          <w:rPr>
            <w:rStyle w:val="NormalTok"/>
          </w:rPr>
          <w:delText xml:space="preserve">(birthwt) </w:delText>
        </w:r>
      </w:del>
      <w:del w:id="1287" w:author="PR Preview" w:date="2026-01-01T00:00:00Z">
        <w:r>
          <w:rPr>
            <w:rStyle w:val="OperatorTok"/>
          </w:rPr>
          <w:delText xml:space="preserve">+</w:delText>
        </w:r>
      </w:del>
      <w:del w:id="1288" w:author="PR Preview" w:date="2026-01-01T00:00:00Z">
        <w:r>
          <w:rPr>
            <w:rStyle w:val="NormalTok"/>
          </w:rPr>
          <w:delText xml:space="preserve"> </w:delText>
        </w:r>
      </w:del>
      <w:del w:id="1289" w:author="PR Preview" w:date="2026-01-01T00:00:00Z">
        <w:r>
          <w:rPr>
            <w:rStyle w:val="DecValTok"/>
          </w:rPr>
          <w:delText xml:space="preserve">1</w:delText>
        </w:r>
      </w:del>
      <w:del w:id="1290" w:author="PR Preview" w:date="2026-01-01T00:00:00Z">
        <w:r>
          <w:rPr>
            <w:rStyle w:val="NormalTok"/>
          </w:rPr>
          <w:delText xml:space="preserve">) </w:delText>
        </w:r>
      </w:del>
      <w:del w:id="1291" w:author="PR Preview" w:date="2026-01-01T00:00:00Z">
        <w:r>
          <w:rPr>
            <w:rStyle w:val="OperatorTok"/>
          </w:rPr>
          <w:delText xml:space="preserve">%</w:delText>
        </w:r>
      </w:del>
      <w:del w:id="1292" w:author="PR Preview" w:date="2026-01-01T00:00:00Z">
        <w:r>
          <w:rPr>
            <w:rStyle w:val="NormalTok"/>
          </w:rPr>
          <w:delText xml:space="preserve"> </w:delText>
        </w:r>
      </w:del>
      <w:del w:id="1293" w:author="PR Preview" w:date="2026-01-01T00:00:00Z">
        <w:r>
          <w:rPr>
            <w:rStyle w:val="DecValTok"/>
          </w:rPr>
          <w:delText xml:space="preserve">3</w:delText>
        </w:r>
      </w:del>
      <w:del w:id="1294" w:author="PR Preview" w:date="2026-01-01T00:00:00Z">
        <w:r>
          <w:rPr>
            <w:rStyle w:val="NormalTok"/>
          </w:rPr>
          <w:delText xml:space="preserve"> </w:delText>
        </w:r>
      </w:del>
      <w:del w:id="1295" w:author="PR Preview" w:date="2026-01-01T00:00:00Z">
        <w:r>
          <w:rPr>
            <w:rStyle w:val="OperatorTok"/>
          </w:rPr>
          <w:delText xml:space="preserve">==</w:delText>
        </w:r>
      </w:del>
      <w:del w:id="1296" w:author="PR Preview" w:date="2026-01-01T00:00:00Z">
        <w:r>
          <w:rPr>
            <w:rStyle w:val="NormalTok"/>
          </w:rPr>
          <w:delText xml:space="preserve"> </w:delText>
        </w:r>
      </w:del>
      <w:del w:id="1297" w:author="PR Preview" w:date="2026-01-01T00:00:00Z">
        <w:r>
          <w:rPr>
            <w:rStyle w:val="DecValTok"/>
          </w:rPr>
          <w:delText xml:space="preserve">0</w:delText>
        </w:r>
      </w:del>
      <w:del w:id="1298" w:author="PR Preview" w:date="2026-01-01T00:00:00Z">
        <w:r>
          <w:rPr>
            <w:rStyle w:val="NormalTok"/>
          </w:rPr>
          <w:delText xml:space="preserve">)</w:delText>
        </w:r>
      </w:del>
      <w:del w:id="1299" w:author="PR Preview" w:date="2026-01-01T00:00:00Z">
        <w:r>
          <w:br/>
        </w:r>
      </w:del>
      <w:del w:id="1300" w:author="PR Preview" w:date="2026-01-01T00:00:00Z">
        <w:r>
          <w:br/>
        </w:r>
      </w:del>
      <w:del w:id="1301" w:author="PR Preview" w:date="2026-01-01T00:00:00Z">
        <w:r>
          <w:rPr>
            <w:rStyle w:val="NormalTok"/>
          </w:rPr>
          <w:delText xml:space="preserve">fit_bwt </w:delText>
        </w:r>
      </w:del>
      <w:del w:id="1302" w:author="PR Preview" w:date="2026-01-01T00:00:00Z">
        <w:r>
          <w:rPr>
            <w:rStyle w:val="OperatorTok"/>
          </w:rPr>
          <w:delText xml:space="preserve">=</w:delText>
        </w:r>
      </w:del>
      <w:del w:id="1303" w:author="PR Preview" w:date="2026-01-01T00:00:00Z">
        <w:r>
          <w:rPr>
            <w:rStyle w:val="NormalTok"/>
          </w:rPr>
          <w:delText xml:space="preserve"> smf.ols(</w:delText>
        </w:r>
      </w:del>
      <w:del w:id="1304" w:author="PR Preview" w:date="2026-01-01T00:00:00Z">
        <w:r>
          <w:rPr>
            <w:rStyle w:val="StringTok"/>
          </w:rPr>
          <w:delText xml:space="preserve">"bwt ~ lwt + smoke"</w:delText>
        </w:r>
      </w:del>
      <w:del w:id="1305" w:author="PR Preview" w:date="2026-01-01T00:00:00Z">
        <w:r>
          <w:rPr>
            <w:rStyle w:val="NormalTok"/>
          </w:rPr>
          <w:delText xml:space="preserve">, data</w:delText>
        </w:r>
      </w:del>
      <w:del w:id="1306" w:author="PR Preview" w:date="2026-01-01T00:00:00Z">
        <w:r>
          <w:rPr>
            <w:rStyle w:val="OperatorTok"/>
          </w:rPr>
          <w:delText xml:space="preserve">=</w:delText>
        </w:r>
      </w:del>
      <w:del w:id="1307" w:author="PR Preview" w:date="2026-01-01T00:00:00Z">
        <w:r>
          <w:rPr>
            <w:rStyle w:val="NormalTok"/>
          </w:rPr>
          <w:delText xml:space="preserve">birthwt[</w:delText>
        </w:r>
      </w:del>
      <w:del w:id="1308" w:author="PR Preview" w:date="2026-01-01T00:00:00Z">
        <w:r>
          <w:rPr>
            <w:rStyle w:val="OperatorTok"/>
          </w:rPr>
          <w:delText xml:space="preserve">~</w:delText>
        </w:r>
      </w:del>
      <w:del w:id="1309" w:author="PR Preview" w:date="2026-01-01T00:00:00Z">
        <w:r>
          <w:rPr>
            <w:rStyle w:val="NormalTok"/>
          </w:rPr>
          <w:delText xml:space="preserve">is_held_out]).fit()</w:delText>
        </w:r>
      </w:del>
      <w:del w:id="1310" w:author="PR Preview" w:date="2026-01-01T00:00:00Z">
        <w:r>
          <w:br/>
        </w:r>
      </w:del>
      <w:del w:id="1311" w:author="PR Preview" w:date="2026-01-01T00:00:00Z">
        <w:r>
          <w:br/>
        </w:r>
      </w:del>
      <w:del w:id="1312" w:author="PR Preview" w:date="2026-01-01T00:00:00Z">
        <w:r>
          <w:br/>
        </w:r>
      </w:del>
      <w:del w:id="1313" w:author="PR Preview" w:date="2026-01-01T00:00:00Z">
        <w:r>
          <w:rPr>
            <w:rStyle w:val="KeywordTok"/>
          </w:rPr>
          <w:delText xml:space="preserve">def</w:delText>
        </w:r>
      </w:del>
      <w:del w:id="1314" w:author="PR Preview" w:date="2026-01-01T00:00:00Z">
        <w:r>
          <w:rPr>
            <w:rStyle w:val="NormalTok"/>
          </w:rPr>
          <w:delText xml:space="preserve"> empirical_risk(data):</w:delText>
        </w:r>
      </w:del>
      <w:del w:id="1315" w:author="PR Preview" w:date="2026-01-01T00:00:00Z">
        <w:r>
          <w:br/>
        </w:r>
      </w:del>
      <w:del w:id="1316" w:author="PR Preview" w:date="2026-01-01T00:00:00Z">
        <w:r>
          <w:rPr>
            <w:rStyle w:val="NormalTok"/>
          </w:rPr>
          <w:delText xml:space="preserve">    </w:delText>
        </w:r>
      </w:del>
      <w:del w:id="1317" w:author="PR Preview" w:date="2026-01-01T00:00:00Z">
        <w:r>
          <w:rPr>
            <w:rStyle w:val="ControlFlowTok"/>
          </w:rPr>
          <w:delText xml:space="preserve">return</w:delText>
        </w:r>
      </w:del>
      <w:del w:id="1318" w:author="PR Preview" w:date="2026-01-01T00:00:00Z">
        <w:r>
          <w:rPr>
            <w:rStyle w:val="NormalTok"/>
          </w:rPr>
          <w:delText xml:space="preserve"> ((data[</w:delText>
        </w:r>
      </w:del>
      <w:del w:id="1319" w:author="PR Preview" w:date="2026-01-01T00:00:00Z">
        <w:r>
          <w:rPr>
            <w:rStyle w:val="StringTok"/>
          </w:rPr>
          <w:delText xml:space="preserve">"bwt"</w:delText>
        </w:r>
      </w:del>
      <w:del w:id="1320" w:author="PR Preview" w:date="2026-01-01T00:00:00Z">
        <w:r>
          <w:rPr>
            <w:rStyle w:val="NormalTok"/>
          </w:rPr>
          <w:delText xml:space="preserve">] </w:delText>
        </w:r>
      </w:del>
      <w:del w:id="1321" w:author="PR Preview" w:date="2026-01-01T00:00:00Z">
        <w:r>
          <w:rPr>
            <w:rStyle w:val="OperatorTok"/>
          </w:rPr>
          <w:delText xml:space="preserve">-</w:delText>
        </w:r>
      </w:del>
      <w:del w:id="1322" w:author="PR Preview" w:date="2026-01-01T00:00:00Z">
        <w:r>
          <w:rPr>
            <w:rStyle w:val="NormalTok"/>
          </w:rPr>
          <w:delText xml:space="preserve"> fit_bwt.predict(data)) </w:delText>
        </w:r>
      </w:del>
      <w:del w:id="1323" w:author="PR Preview" w:date="2026-01-01T00:00:00Z">
        <w:r>
          <w:rPr>
            <w:rStyle w:val="OperatorTok"/>
          </w:rPr>
          <w:delText xml:space="preserve">**</w:delText>
        </w:r>
      </w:del>
      <w:del w:id="1324" w:author="PR Preview" w:date="2026-01-01T00:00:00Z">
        <w:r>
          <w:rPr>
            <w:rStyle w:val="NormalTok"/>
          </w:rPr>
          <w:delText xml:space="preserve"> </w:delText>
        </w:r>
      </w:del>
      <w:del w:id="1325" w:author="PR Preview" w:date="2026-01-01T00:00:00Z">
        <w:r>
          <w:rPr>
            <w:rStyle w:val="DecValTok"/>
          </w:rPr>
          <w:delText xml:space="preserve">2</w:delText>
        </w:r>
      </w:del>
      <w:del w:id="1326" w:author="PR Preview" w:date="2026-01-01T00:00:00Z">
        <w:r>
          <w:rPr>
            <w:rStyle w:val="NormalTok"/>
          </w:rPr>
          <w:delText xml:space="preserve">).mean()</w:delText>
        </w:r>
      </w:del>
      <w:del w:id="1327" w:author="PR Preview" w:date="2026-01-01T00:00:00Z">
        <w:r>
          <w:br/>
        </w:r>
      </w:del>
      <w:del w:id="1328" w:author="PR Preview" w:date="2026-01-01T00:00:00Z">
        <w:r>
          <w:br/>
        </w:r>
      </w:del>
      <w:del w:id="1329" w:author="PR Preview" w:date="2026-01-01T00:00:00Z">
        <w:r>
          <w:br/>
        </w:r>
      </w:del>
      <w:del w:id="1330" w:author="PR Preview" w:date="2026-01-01T00:00:00Z">
        <w:r>
          <w:rPr>
            <w:rStyle w:val="NormalTok"/>
          </w:rPr>
          <w:delText xml:space="preserve">empirical_risks </w:delText>
        </w:r>
      </w:del>
      <w:del w:id="1331" w:author="PR Preview" w:date="2026-01-01T00:00:00Z">
        <w:r>
          <w:rPr>
            <w:rStyle w:val="OperatorTok"/>
          </w:rPr>
          <w:delText xml:space="preserve">=</w:delText>
        </w:r>
      </w:del>
      <w:del w:id="1332" w:author="PR Preview" w:date="2026-01-01T00:00:00Z">
        <w:r>
          <w:rPr>
            <w:rStyle w:val="NormalTok"/>
          </w:rPr>
          <w:delText xml:space="preserve"> {</w:delText>
        </w:r>
      </w:del>
      <w:del w:id="1333" w:author="PR Preview" w:date="2026-01-01T00:00:00Z">
        <w:r>
          <w:br/>
        </w:r>
      </w:del>
      <w:del w:id="1334" w:author="PR Preview" w:date="2026-01-01T00:00:00Z">
        <w:r>
          <w:rPr>
            <w:rStyle w:val="NormalTok"/>
          </w:rPr>
          <w:delText xml:space="preserve">    </w:delText>
        </w:r>
      </w:del>
      <w:del w:id="1335" w:author="PR Preview" w:date="2026-01-01T00:00:00Z">
        <w:r>
          <w:rPr>
            <w:rStyle w:val="StringTok"/>
          </w:rPr>
          <w:delText xml:space="preserve">"training"</w:delText>
        </w:r>
      </w:del>
      <w:del w:id="1336" w:author="PR Preview" w:date="2026-01-01T00:00:00Z">
        <w:r>
          <w:rPr>
            <w:rStyle w:val="NormalTok"/>
          </w:rPr>
          <w:delText xml:space="preserve">: empirical_risk(birthwt[</w:delText>
        </w:r>
      </w:del>
      <w:del w:id="1337" w:author="PR Preview" w:date="2026-01-01T00:00:00Z">
        <w:r>
          <w:rPr>
            <w:rStyle w:val="OperatorTok"/>
          </w:rPr>
          <w:delText xml:space="preserve">~</w:delText>
        </w:r>
      </w:del>
      <w:del w:id="1338" w:author="PR Preview" w:date="2026-01-01T00:00:00Z">
        <w:r>
          <w:rPr>
            <w:rStyle w:val="NormalTok"/>
          </w:rPr>
          <w:delText xml:space="preserve">is_held_out]),</w:delText>
        </w:r>
      </w:del>
      <w:del w:id="1339" w:author="PR Preview" w:date="2026-01-01T00:00:00Z">
        <w:r>
          <w:br/>
        </w:r>
      </w:del>
      <w:del w:id="1340" w:author="PR Preview" w:date="2026-01-01T00:00:00Z">
        <w:r>
          <w:rPr>
            <w:rStyle w:val="NormalTok"/>
          </w:rPr>
          <w:delText xml:space="preserve">    </w:delText>
        </w:r>
      </w:del>
      <w:del w:id="1341" w:author="PR Preview" w:date="2026-01-01T00:00:00Z">
        <w:r>
          <w:rPr>
            <w:rStyle w:val="StringTok"/>
          </w:rPr>
          <w:delText xml:space="preserve">"held_out"</w:delText>
        </w:r>
      </w:del>
      <w:del w:id="1342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1343" w:author="PR Preview" w:date="2026-01-01T00:00:00Z">
        <w:r>
          <w:br/>
        </w:r>
      </w:del>
      <w:del w:id="1344" w:author="PR Preview" w:date="2026-01-01T00:00:00Z">
        <w:r>
          <w:rPr>
            <w:rStyle w:val="NormalTok"/>
          </w:rPr>
          <w:delText xml:space="preserve">}</w:delText>
        </w:r>
      </w:del>
      <w:del w:id="1345" w:author="PR Preview" w:date="2026-01-01T00:00:00Z">
        <w:r>
          <w:br/>
        </w:r>
      </w:del>
      <w:del w:id="1346" w:author="PR Preview" w:date="2026-01-01T00:00:00Z">
        <w:r>
          <w:rPr>
            <w:rStyle w:val="NormalTok"/>
          </w:rPr>
          <w:delText xml:space="preserve">empirical_risks</w:delText>
        </w:r>
      </w:del>
      <w:del w:id="1347" w:author="PR Preview" w:date="2026-01-01T00:00:00Z">
        <w:r>
          <w:br/>
        </w:r>
      </w:del>
      <w:del w:id="1348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1349" w:author="PR Preview" w:date="2026-01-01T00:00:00Z">
        <w:r>
          <w:rPr>
            <w:rStyle w:val="ImportTok"/>
          </w:rPr>
          <w:t xml:space="preserve">import</w:t>
        </w:r>
      </w:ins>
      <w:ins w:id="1350" w:author="PR Preview" w:date="2026-01-01T00:00:00Z">
        <w:r>
          <w:rPr>
            <w:rStyle w:val="NormalTok"/>
          </w:rPr>
          <w:t xml:space="preserve"> numpy </w:t>
        </w:r>
      </w:ins>
      <w:ins w:id="1351" w:author="PR Preview" w:date="2026-01-01T00:00:00Z">
        <w:r>
          <w:rPr>
            <w:rStyle w:val="ImportTok"/>
          </w:rPr>
          <w:t xml:space="preserve">as</w:t>
        </w:r>
      </w:ins>
      <w:ins w:id="1352" w:author="PR Preview" w:date="2026-01-01T00:00:00Z">
        <w:r>
          <w:rPr>
            <w:rStyle w:val="NormalTok"/>
          </w:rPr>
          <w:t xml:space="preserve"> np</w:t>
        </w:r>
      </w:ins>
      <w:ins w:id="1353" w:author="PR Preview" w:date="2026-01-01T00:00:00Z">
        <w:r>
          <w:br/>
        </w:r>
      </w:ins>
      <w:ins w:id="1354" w:author="PR Preview" w:date="2026-01-01T00:00:00Z">
        <w:r>
          <w:rPr>
            <w:rStyle w:val="ImportTok"/>
          </w:rPr>
          <w:t xml:space="preserve">import</w:t>
        </w:r>
      </w:ins>
      <w:ins w:id="1355" w:author="PR Preview" w:date="2026-01-01T00:00:00Z">
        <w:r>
          <w:rPr>
            <w:rStyle w:val="NormalTok"/>
          </w:rPr>
          <w:t xml:space="preserve"> pandas </w:t>
        </w:r>
      </w:ins>
      <w:ins w:id="1356" w:author="PR Preview" w:date="2026-01-01T00:00:00Z">
        <w:r>
          <w:rPr>
            <w:rStyle w:val="ImportTok"/>
          </w:rPr>
          <w:t xml:space="preserve">as</w:t>
        </w:r>
      </w:ins>
      <w:ins w:id="1357" w:author="PR Preview" w:date="2026-01-01T00:00:00Z">
        <w:r>
          <w:rPr>
            <w:rStyle w:val="NormalTok"/>
          </w:rPr>
          <w:t xml:space="preserve"> pd</w:t>
        </w:r>
      </w:ins>
      <w:ins w:id="1358" w:author="PR Preview" w:date="2026-01-01T00:00:00Z">
        <w:r>
          <w:br/>
        </w:r>
      </w:ins>
      <w:ins w:id="1359" w:author="PR Preview" w:date="2026-01-01T00:00:00Z">
        <w:r>
          <w:rPr>
            <w:rStyle w:val="ImportTok"/>
          </w:rPr>
          <w:t xml:space="preserve">import</w:t>
        </w:r>
      </w:ins>
      <w:ins w:id="1360" w:author="PR Preview" w:date="2026-01-01T00:00:00Z">
        <w:r>
          <w:rPr>
            <w:rStyle w:val="NormalTok"/>
          </w:rPr>
          <w:t xml:space="preserve"> statsmodels.formula.api </w:t>
        </w:r>
      </w:ins>
      <w:ins w:id="1361" w:author="PR Preview" w:date="2026-01-01T00:00:00Z">
        <w:r>
          <w:rPr>
            <w:rStyle w:val="ImportTok"/>
          </w:rPr>
          <w:t xml:space="preserve">as</w:t>
        </w:r>
      </w:ins>
      <w:ins w:id="1362" w:author="PR Preview" w:date="2026-01-01T00:00:00Z">
        <w:r>
          <w:rPr>
            <w:rStyle w:val="NormalTok"/>
          </w:rPr>
          <w:t xml:space="preserve"> smf</w:t>
        </w:r>
      </w:ins>
      <w:ins w:id="1363" w:author="PR Preview" w:date="2026-01-01T00:00:00Z">
        <w:r>
          <w:br/>
        </w:r>
      </w:ins>
      <w:ins w:id="1364" w:author="PR Preview" w:date="2026-01-01T00:00:00Z">
        <w:r>
          <w:br/>
        </w:r>
      </w:ins>
      <w:ins w:id="1365" w:author="PR Preview" w:date="2026-01-01T00:00:00Z">
        <w:r>
          <w:rPr>
            <w:rStyle w:val="NormalTok"/>
          </w:rPr>
          <w:t xml:space="preserve">birthwt </w:t>
        </w:r>
      </w:ins>
      <w:ins w:id="1366" w:author="PR Preview" w:date="2026-01-01T00:00:00Z">
        <w:r>
          <w:rPr>
            <w:rStyle w:val="OperatorTok"/>
          </w:rPr>
          <w:t xml:space="preserve">=</w:t>
        </w:r>
      </w:ins>
      <w:ins w:id="1367" w:author="PR Preview" w:date="2026-01-01T00:00:00Z">
        <w:r>
          <w:rPr>
            <w:rStyle w:val="NormalTok"/>
          </w:rPr>
          <w:t xml:space="preserve"> pd.read_csv(</w:t>
        </w:r>
      </w:ins>
      <w:ins w:id="1368" w:author="PR Preview" w:date="2026-01-01T00:00:00Z">
        <w:r>
          <w:rPr>
            <w:rStyle w:val="StringTok"/>
          </w:rPr>
          <w:t xml:space="preserve">"data/birthwt.csv"</w:t>
        </w:r>
      </w:ins>
      <w:ins w:id="1369" w:author="PR Preview" w:date="2026-01-01T00:00:00Z">
        <w:r>
          <w:rPr>
            <w:rStyle w:val="NormalTok"/>
          </w:rPr>
          <w:t xml:space="preserve">)</w:t>
        </w:r>
      </w:ins>
      <w:ins w:id="1370" w:author="PR Preview" w:date="2026-01-01T00:00:00Z">
        <w:r>
          <w:br/>
        </w:r>
      </w:ins>
      <w:ins w:id="1371" w:author="PR Preview" w:date="2026-01-01T00:00:00Z">
        <w:r>
          <w:rPr>
            <w:rStyle w:val="NormalTok"/>
          </w:rPr>
          <w:t xml:space="preserve">is_held_out </w:t>
        </w:r>
      </w:ins>
      <w:ins w:id="1372" w:author="PR Preview" w:date="2026-01-01T00:00:00Z">
        <w:r>
          <w:rPr>
            <w:rStyle w:val="OperatorTok"/>
          </w:rPr>
          <w:t xml:space="preserve">=</w:t>
        </w:r>
      </w:ins>
      <w:ins w:id="1373" w:author="PR Preview" w:date="2026-01-01T00:00:00Z">
        <w:r>
          <w:rPr>
            <w:rStyle w:val="NormalTok"/>
          </w:rPr>
          <w:t xml:space="preserve"> (np.arange(</w:t>
        </w:r>
      </w:ins>
      <w:ins w:id="1374" w:author="PR Preview" w:date="2026-01-01T00:00:00Z">
        <w:r>
          <w:rPr>
            <w:rStyle w:val="DecValTok"/>
          </w:rPr>
          <w:t xml:space="preserve">1</w:t>
        </w:r>
      </w:ins>
      <w:ins w:id="1375" w:author="PR Preview" w:date="2026-01-01T00:00:00Z">
        <w:r>
          <w:rPr>
            <w:rStyle w:val="NormalTok"/>
          </w:rPr>
          <w:t xml:space="preserve">, </w:t>
        </w:r>
      </w:ins>
      <w:ins w:id="1376" w:author="PR Preview" w:date="2026-01-01T00:00:00Z">
        <w:r>
          <w:rPr>
            <w:rStyle w:val="BuiltInTok"/>
          </w:rPr>
          <w:t xml:space="preserve">len</w:t>
        </w:r>
      </w:ins>
      <w:ins w:id="1377" w:author="PR Preview" w:date="2026-01-01T00:00:00Z">
        <w:r>
          <w:rPr>
            <w:rStyle w:val="NormalTok"/>
          </w:rPr>
          <w:t xml:space="preserve">(birthwt) </w:t>
        </w:r>
      </w:ins>
      <w:ins w:id="1378" w:author="PR Preview" w:date="2026-01-01T00:00:00Z">
        <w:r>
          <w:rPr>
            <w:rStyle w:val="OperatorTok"/>
          </w:rPr>
          <w:t xml:space="preserve">+</w:t>
        </w:r>
      </w:ins>
      <w:ins w:id="1379" w:author="PR Preview" w:date="2026-01-01T00:00:00Z">
        <w:r>
          <w:rPr>
            <w:rStyle w:val="NormalTok"/>
          </w:rPr>
          <w:t xml:space="preserve"> </w:t>
        </w:r>
      </w:ins>
      <w:ins w:id="1380" w:author="PR Preview" w:date="2026-01-01T00:00:00Z">
        <w:r>
          <w:rPr>
            <w:rStyle w:val="DecValTok"/>
          </w:rPr>
          <w:t xml:space="preserve">1</w:t>
        </w:r>
      </w:ins>
      <w:ins w:id="1381" w:author="PR Preview" w:date="2026-01-01T00:00:00Z">
        <w:r>
          <w:rPr>
            <w:rStyle w:val="NormalTok"/>
          </w:rPr>
          <w:t xml:space="preserve">) </w:t>
        </w:r>
      </w:ins>
      <w:ins w:id="1382" w:author="PR Preview" w:date="2026-01-01T00:00:00Z">
        <w:r>
          <w:rPr>
            <w:rStyle w:val="OperatorTok"/>
          </w:rPr>
          <w:t xml:space="preserve">%</w:t>
        </w:r>
      </w:ins>
      <w:ins w:id="1383" w:author="PR Preview" w:date="2026-01-01T00:00:00Z">
        <w:r>
          <w:rPr>
            <w:rStyle w:val="NormalTok"/>
          </w:rPr>
          <w:t xml:space="preserve"> </w:t>
        </w:r>
      </w:ins>
      <w:ins w:id="1384" w:author="PR Preview" w:date="2026-01-01T00:00:00Z">
        <w:r>
          <w:rPr>
            <w:rStyle w:val="DecValTok"/>
          </w:rPr>
          <w:t xml:space="preserve">3</w:t>
        </w:r>
      </w:ins>
      <w:ins w:id="1385" w:author="PR Preview" w:date="2026-01-01T00:00:00Z">
        <w:r>
          <w:rPr>
            <w:rStyle w:val="NormalTok"/>
          </w:rPr>
          <w:t xml:space="preserve"> </w:t>
        </w:r>
      </w:ins>
      <w:ins w:id="1386" w:author="PR Preview" w:date="2026-01-01T00:00:00Z">
        <w:r>
          <w:rPr>
            <w:rStyle w:val="OperatorTok"/>
          </w:rPr>
          <w:t xml:space="preserve">==</w:t>
        </w:r>
      </w:ins>
      <w:ins w:id="1387" w:author="PR Preview" w:date="2026-01-01T00:00:00Z">
        <w:r>
          <w:rPr>
            <w:rStyle w:val="NormalTok"/>
          </w:rPr>
          <w:t xml:space="preserve"> </w:t>
        </w:r>
      </w:ins>
      <w:ins w:id="1388" w:author="PR Preview" w:date="2026-01-01T00:00:00Z">
        <w:r>
          <w:rPr>
            <w:rStyle w:val="DecValTok"/>
          </w:rPr>
          <w:t xml:space="preserve">0</w:t>
        </w:r>
      </w:ins>
      <w:ins w:id="1389" w:author="PR Preview" w:date="2026-01-01T00:00:00Z">
        <w:r>
          <w:rPr>
            <w:rStyle w:val="NormalTok"/>
          </w:rPr>
          <w:t xml:space="preserve">)</w:t>
        </w:r>
      </w:ins>
      <w:ins w:id="1390" w:author="PR Preview" w:date="2026-01-01T00:00:00Z">
        <w:r>
          <w:br/>
        </w:r>
      </w:ins>
      <w:ins w:id="1391" w:author="PR Preview" w:date="2026-01-01T00:00:00Z">
        <w:r>
          <w:br/>
        </w:r>
      </w:ins>
      <w:ins w:id="1392" w:author="PR Preview" w:date="2026-01-01T00:00:00Z">
        <w:r>
          <w:rPr>
            <w:rStyle w:val="NormalTok"/>
          </w:rPr>
          <w:t xml:space="preserve">fit_bwt </w:t>
        </w:r>
      </w:ins>
      <w:ins w:id="1393" w:author="PR Preview" w:date="2026-01-01T00:00:00Z">
        <w:r>
          <w:rPr>
            <w:rStyle w:val="OperatorTok"/>
          </w:rPr>
          <w:t xml:space="preserve">=</w:t>
        </w:r>
      </w:ins>
      <w:ins w:id="1394" w:author="PR Preview" w:date="2026-01-01T00:00:00Z">
        <w:r>
          <w:rPr>
            <w:rStyle w:val="NormalTok"/>
          </w:rPr>
          <w:t xml:space="preserve"> smf.ols(</w:t>
        </w:r>
      </w:ins>
      <w:ins w:id="1395" w:author="PR Preview" w:date="2026-01-01T00:00:00Z">
        <w:r>
          <w:rPr>
            <w:rStyle w:val="StringTok"/>
          </w:rPr>
          <w:t xml:space="preserve">"bwt ~ lwt + smoke"</w:t>
        </w:r>
      </w:ins>
      <w:ins w:id="1396" w:author="PR Preview" w:date="2026-01-01T00:00:00Z">
        <w:r>
          <w:rPr>
            <w:rStyle w:val="NormalTok"/>
          </w:rPr>
          <w:t xml:space="preserve">, data</w:t>
        </w:r>
      </w:ins>
      <w:ins w:id="1397" w:author="PR Preview" w:date="2026-01-01T00:00:00Z">
        <w:r>
          <w:rPr>
            <w:rStyle w:val="OperatorTok"/>
          </w:rPr>
          <w:t xml:space="preserve">=</w:t>
        </w:r>
      </w:ins>
      <w:ins w:id="1398" w:author="PR Preview" w:date="2026-01-01T00:00:00Z">
        <w:r>
          <w:rPr>
            <w:rStyle w:val="NormalTok"/>
          </w:rPr>
          <w:t xml:space="preserve">birthwt[</w:t>
        </w:r>
      </w:ins>
      <w:ins w:id="1399" w:author="PR Preview" w:date="2026-01-01T00:00:00Z">
        <w:r>
          <w:rPr>
            <w:rStyle w:val="OperatorTok"/>
          </w:rPr>
          <w:t xml:space="preserve">~</w:t>
        </w:r>
      </w:ins>
      <w:ins w:id="1400" w:author="PR Preview" w:date="2026-01-01T00:00:00Z">
        <w:r>
          <w:rPr>
            <w:rStyle w:val="NormalTok"/>
          </w:rPr>
          <w:t xml:space="preserve">is_held_out]).fit()</w:t>
        </w:r>
      </w:ins>
      <w:ins w:id="1401" w:author="PR Preview" w:date="2026-01-01T00:00:00Z">
        <w:r>
          <w:br/>
        </w:r>
      </w:ins>
      <w:ins w:id="1402" w:author="PR Preview" w:date="2026-01-01T00:00:00Z">
        <w:r>
          <w:br/>
        </w:r>
      </w:ins>
      <w:ins w:id="1403" w:author="PR Preview" w:date="2026-01-01T00:00:00Z">
        <w:r>
          <w:br/>
        </w:r>
      </w:ins>
      <w:ins w:id="1404" w:author="PR Preview" w:date="2026-01-01T00:00:00Z">
        <w:r>
          <w:rPr>
            <w:rStyle w:val="KeywordTok"/>
          </w:rPr>
          <w:t xml:space="preserve">def</w:t>
        </w:r>
      </w:ins>
      <w:ins w:id="1405" w:author="PR Preview" w:date="2026-01-01T00:00:00Z">
        <w:r>
          <w:rPr>
            <w:rStyle w:val="NormalTok"/>
          </w:rPr>
          <w:t xml:space="preserve"> empirical_risk(data):</w:t>
        </w:r>
      </w:ins>
      <w:ins w:id="1406" w:author="PR Preview" w:date="2026-01-01T00:00:00Z">
        <w:r>
          <w:br/>
        </w:r>
      </w:ins>
      <w:ins w:id="1407" w:author="PR Preview" w:date="2026-01-01T00:00:00Z">
        <w:r>
          <w:rPr>
            <w:rStyle w:val="NormalTok"/>
          </w:rPr>
          <w:t xml:space="preserve">    </w:t>
        </w:r>
      </w:ins>
      <w:ins w:id="1408" w:author="PR Preview" w:date="2026-01-01T00:00:00Z">
        <w:r>
          <w:rPr>
            <w:rStyle w:val="ControlFlowTok"/>
          </w:rPr>
          <w:t xml:space="preserve">return</w:t>
        </w:r>
      </w:ins>
      <w:ins w:id="1409" w:author="PR Preview" w:date="2026-01-01T00:00:00Z">
        <w:r>
          <w:rPr>
            <w:rStyle w:val="NormalTok"/>
          </w:rPr>
          <w:t xml:space="preserve"> ((data[</w:t>
        </w:r>
      </w:ins>
      <w:ins w:id="1410" w:author="PR Preview" w:date="2026-01-01T00:00:00Z">
        <w:r>
          <w:rPr>
            <w:rStyle w:val="StringTok"/>
          </w:rPr>
          <w:t xml:space="preserve">"bwt"</w:t>
        </w:r>
      </w:ins>
      <w:ins w:id="1411" w:author="PR Preview" w:date="2026-01-01T00:00:00Z">
        <w:r>
          <w:rPr>
            <w:rStyle w:val="NormalTok"/>
          </w:rPr>
          <w:t xml:space="preserve">] </w:t>
        </w:r>
      </w:ins>
      <w:ins w:id="1412" w:author="PR Preview" w:date="2026-01-01T00:00:00Z">
        <w:r>
          <w:rPr>
            <w:rStyle w:val="OperatorTok"/>
          </w:rPr>
          <w:t xml:space="preserve">-</w:t>
        </w:r>
      </w:ins>
      <w:ins w:id="1413" w:author="PR Preview" w:date="2026-01-01T00:00:00Z">
        <w:r>
          <w:rPr>
            <w:rStyle w:val="NormalTok"/>
          </w:rPr>
          <w:t xml:space="preserve"> fit_bwt.predict(data)) </w:t>
        </w:r>
      </w:ins>
      <w:ins w:id="1414" w:author="PR Preview" w:date="2026-01-01T00:00:00Z">
        <w:r>
          <w:rPr>
            <w:rStyle w:val="OperatorTok"/>
          </w:rPr>
          <w:t xml:space="preserve">**</w:t>
        </w:r>
      </w:ins>
      <w:ins w:id="1415" w:author="PR Preview" w:date="2026-01-01T00:00:00Z">
        <w:r>
          <w:rPr>
            <w:rStyle w:val="NormalTok"/>
          </w:rPr>
          <w:t xml:space="preserve"> </w:t>
        </w:r>
      </w:ins>
      <w:ins w:id="1416" w:author="PR Preview" w:date="2026-01-01T00:00:00Z">
        <w:r>
          <w:rPr>
            <w:rStyle w:val="DecValTok"/>
          </w:rPr>
          <w:t xml:space="preserve">2</w:t>
        </w:r>
      </w:ins>
      <w:ins w:id="1417" w:author="PR Preview" w:date="2026-01-01T00:00:00Z">
        <w:r>
          <w:rPr>
            <w:rStyle w:val="NormalTok"/>
          </w:rPr>
          <w:t xml:space="preserve">).mean()</w:t>
        </w:r>
      </w:ins>
      <w:ins w:id="1418" w:author="PR Preview" w:date="2026-01-01T00:00:00Z">
        <w:r>
          <w:br/>
        </w:r>
      </w:ins>
      <w:ins w:id="1419" w:author="PR Preview" w:date="2026-01-01T00:00:00Z">
        <w:r>
          <w:br/>
        </w:r>
      </w:ins>
      <w:ins w:id="1420" w:author="PR Preview" w:date="2026-01-01T00:00:00Z">
        <w:r>
          <w:br/>
        </w:r>
      </w:ins>
      <w:ins w:id="1421" w:author="PR Preview" w:date="2026-01-01T00:00:00Z">
        <w:r>
          <w:rPr>
            <w:rStyle w:val="NormalTok"/>
          </w:rPr>
          <w:t xml:space="preserve">empirical_risks </w:t>
        </w:r>
      </w:ins>
      <w:ins w:id="1422" w:author="PR Preview" w:date="2026-01-01T00:00:00Z">
        <w:r>
          <w:rPr>
            <w:rStyle w:val="OperatorTok"/>
          </w:rPr>
          <w:t xml:space="preserve">=</w:t>
        </w:r>
      </w:ins>
      <w:ins w:id="1423" w:author="PR Preview" w:date="2026-01-01T00:00:00Z">
        <w:r>
          <w:rPr>
            <w:rStyle w:val="NormalTok"/>
          </w:rPr>
          <w:t xml:space="preserve"> {</w:t>
        </w:r>
      </w:ins>
      <w:ins w:id="1424" w:author="PR Preview" w:date="2026-01-01T00:00:00Z">
        <w:r>
          <w:br/>
        </w:r>
      </w:ins>
      <w:ins w:id="1425" w:author="PR Preview" w:date="2026-01-01T00:00:00Z">
        <w:r>
          <w:rPr>
            <w:rStyle w:val="NormalTok"/>
          </w:rPr>
          <w:t xml:space="preserve">    </w:t>
        </w:r>
      </w:ins>
      <w:ins w:id="1426" w:author="PR Preview" w:date="2026-01-01T00:00:00Z">
        <w:r>
          <w:rPr>
            <w:rStyle w:val="StringTok"/>
          </w:rPr>
          <w:t xml:space="preserve">"training"</w:t>
        </w:r>
      </w:ins>
      <w:ins w:id="1427" w:author="PR Preview" w:date="2026-01-01T00:00:00Z">
        <w:r>
          <w:rPr>
            <w:rStyle w:val="NormalTok"/>
          </w:rPr>
          <w:t xml:space="preserve">: empirical_risk(birthwt[</w:t>
        </w:r>
      </w:ins>
      <w:ins w:id="1428" w:author="PR Preview" w:date="2026-01-01T00:00:00Z">
        <w:r>
          <w:rPr>
            <w:rStyle w:val="OperatorTok"/>
          </w:rPr>
          <w:t xml:space="preserve">~</w:t>
        </w:r>
      </w:ins>
      <w:ins w:id="1429" w:author="PR Preview" w:date="2026-01-01T00:00:00Z">
        <w:r>
          <w:rPr>
            <w:rStyle w:val="NormalTok"/>
          </w:rPr>
          <w:t xml:space="preserve">is_held_out]),</w:t>
        </w:r>
      </w:ins>
      <w:ins w:id="1430" w:author="PR Preview" w:date="2026-01-01T00:00:00Z">
        <w:r>
          <w:br/>
        </w:r>
      </w:ins>
      <w:ins w:id="1431" w:author="PR Preview" w:date="2026-01-01T00:00:00Z">
        <w:r>
          <w:rPr>
            <w:rStyle w:val="NormalTok"/>
          </w:rPr>
          <w:t xml:space="preserve">    </w:t>
        </w:r>
      </w:ins>
      <w:ins w:id="1432" w:author="PR Preview" w:date="2026-01-01T00:00:00Z">
        <w:r>
          <w:rPr>
            <w:rStyle w:val="StringTok"/>
          </w:rPr>
          <w:t xml:space="preserve">"held_out"</w:t>
        </w:r>
      </w:ins>
      <w:ins w:id="1433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434" w:author="PR Preview" w:date="2026-01-01T00:00:00Z">
        <w:r>
          <w:br/>
        </w:r>
      </w:ins>
      <w:ins w:id="1435" w:author="PR Preview" w:date="2026-01-01T00:00:00Z">
        <w:r>
          <w:rPr>
            <w:rStyle w:val="NormalTok"/>
          </w:rPr>
          <w:t xml:space="preserve">}</w:t>
        </w:r>
      </w:ins>
      <w:ins w:id="1436" w:author="PR Preview" w:date="2026-01-01T00:00:00Z">
        <w:r>
          <w:br/>
        </w:r>
      </w:ins>
      <w:ins w:id="1437" w:author="PR Preview" w:date="2026-01-01T00:00:00Z">
        <w:r>
          <w:rPr>
            <w:rStyle w:val="NormalTok"/>
          </w:rPr>
          <w:t xml:space="preserve">empirical_risks</w:t>
        </w:r>
      </w:ins>
      <w:ins w:id="1438" w:author="PR Preview" w:date="2026-01-01T00:00:00Z">
        <w:r>
          <w:br/>
        </w:r>
      </w:ins>
      <w:ins w:id="1439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del w:id="1440" w:author="PR Preview" w:date="2026-01-01T00:00:00Z">
        <w:r>
          <w:rPr>
            <w:b/>
            <w:bCs/>
          </w:rPr>
          <w:delText xml:space="preserve">Definition 23 (Training error)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rPr>
            <w:b/>
            <w:bCs/>
          </w:rPr>
          <w:delText xml:space="preserve">training error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of a</w:delText>
        </w:r>
      </w:del>
      <w:del w:id="1447" w:author="PR Preview" w:date="2026-01-01T00:00:00Z">
        <w:r>
          <w:delText xml:space="preserve"> </w:delText>
        </w:r>
      </w:del>
      <w:hyperlink w:anchor="def-fitted-model">
        <w:del w:id="144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its</w:delText>
        </w:r>
      </w:del>
      <w:del w:id="1452" w:author="PR Preview" w:date="2026-01-01T00:00:00Z">
        <w:r>
          <w:delText xml:space="preserve"> </w:delText>
        </w:r>
      </w:del>
      <w:hyperlink w:anchor="def-empirical-risk">
        <w:del w:id="1453" w:author="PR Preview" w:date="2026-01-01T00:00:00Z">
          <w:r>
            <w:rPr>
              <w:rStyle w:val="Hyperlink"/>
            </w:rPr>
            <w:delText xml:space="preserve">empirical risk</w:delText>
          </w:r>
        </w:del>
      </w:hyperlink>
      <w:del w:id="14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on the</w:delText>
        </w:r>
      </w:del>
      <w:del w:id="1457" w:author="PR Preview" w:date="2026-01-01T00:00:00Z">
        <w:r>
          <w:delText xml:space="preserve"> </w:delText>
        </w:r>
      </w:del>
      <w:hyperlink w:anchor="def-training-set">
        <w:del w:id="145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used to fit it:</w:delText>
        </w:r>
      </w:del>
    </w:p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Definition 24 (Training error)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rPr>
            <w:b/>
            <w:bCs/>
          </w:rPr>
          <w:t xml:space="preserve">training error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of a</w:t>
        </w:r>
      </w:ins>
      <w:ins w:id="1469" w:author="PR Preview" w:date="2026-01-01T00:00:00Z">
        <w:r>
          <w:t xml:space="preserve"> </w:t>
        </w:r>
      </w:ins>
      <w:hyperlink w:anchor="def-fitted-model">
        <w:ins w:id="147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is its</w:t>
        </w:r>
      </w:ins>
      <w:ins w:id="1474" w:author="PR Preview" w:date="2026-01-01T00:00:00Z">
        <w:r>
          <w:t xml:space="preserve"> </w:t>
        </w:r>
      </w:ins>
      <w:hyperlink w:anchor="def-empirical-risk">
        <w:ins w:id="1475" w:author="PR Preview" w:date="2026-01-01T00:00:00Z">
          <w:r>
            <w:rPr>
              <w:rStyle w:val="Hyperlink"/>
            </w:rPr>
            <w:t xml:space="preserve">empirical risk</w:t>
          </w:r>
        </w:ins>
      </w:hyperlink>
      <w:ins w:id="147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on the</w:t>
        </w:r>
      </w:ins>
      <w:ins w:id="1479" w:author="PR Preview" w:date="2026-01-01T00:00:00Z">
        <w:r>
          <w:t xml:space="preserve"> </w:t>
        </w:r>
      </w:ins>
      <w:hyperlink w:anchor="def-training-set">
        <w:ins w:id="14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4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used to fit it:</w:t>
        </w:r>
      </w:ins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del w:id="1484" w:author="PR Preview" w:date="2026-01-01T00:00:00Z">
        <w:r>
          <w:rPr>
            <w:b/>
            <w:bCs/>
          </w:rPr>
          <w:delText xml:space="preserve">Definition 24 (Overfitting)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rPr>
            <w:b/>
            <w:bCs/>
          </w:rPr>
          <w:delText xml:space="preserve">Overfitting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occurs when a</w:delText>
        </w:r>
      </w:del>
      <w:del w:id="1489" w:author="PR Preview" w:date="2026-01-01T00:00:00Z">
        <w:r>
          <w:delText xml:space="preserve"> </w:delText>
        </w:r>
      </w:del>
      <w:hyperlink w:anchor="def-fitted-model">
        <w:del w:id="149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fits its</w:delText>
        </w:r>
      </w:del>
      <w:del w:id="1493" w:author="PR Preview" w:date="2026-01-01T00:00:00Z">
        <w:r>
          <w:delText xml:space="preserve"> </w:delText>
        </w:r>
      </w:del>
      <w:hyperlink w:anchor="def-training-set">
        <w:del w:id="149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well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but predicts poorly for</w:delText>
        </w:r>
      </w:del>
      <w:del w:id="1499" w:author="PR Preview" w:date="2026-01-01T00:00:00Z">
        <w:r>
          <w:delText xml:space="preserve"> </w:delText>
        </w:r>
      </w:del>
      <w:hyperlink w:anchor="def-new-observation">
        <w:del w:id="1500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1501" w:author="PR Preview" w:date="2026-01-01T00:00:00Z">
        <w:r>
          <w:delText xml:space="preserve">.</w:delText>
        </w:r>
      </w:del>
      <w:del w:id="1502" w:author="PR Preview" w:date="2026-01-01T00:00:00Z">
        <w:r>
          <w:delText xml:space="preserve"> </w:delText>
        </w:r>
      </w:del>
    </w:p>
    <w:p>
      <w:pPr>
        <w:pStyle w:val="FirstParagraph"/>
      </w:pPr>
      <w:ins w:id="1503" w:author="PR Preview" w:date="2026-01-01T00:00:00Z">
        <w:r>
          <w:rPr>
            <w:b/>
            <w:bCs/>
          </w:rPr>
          <w:t xml:space="preserve">Definition 25 (Overfitting)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rPr>
            <w:b/>
            <w:bCs/>
          </w:rPr>
          <w:t xml:space="preserve">Overfitting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occurs when a</w:t>
        </w:r>
      </w:ins>
      <w:ins w:id="1508" w:author="PR Preview" w:date="2026-01-01T00:00:00Z">
        <w:r>
          <w:t xml:space="preserve"> </w:t>
        </w:r>
      </w:ins>
      <w:hyperlink w:anchor="def-fitted-model">
        <w:ins w:id="150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fits its</w:t>
        </w:r>
      </w:ins>
      <w:ins w:id="1512" w:author="PR Preview" w:date="2026-01-01T00:00:00Z">
        <w:r>
          <w:t xml:space="preserve"> </w:t>
        </w:r>
      </w:ins>
      <w:hyperlink w:anchor="def-training-set">
        <w:ins w:id="151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well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but predicts poorly for</w:t>
        </w:r>
      </w:ins>
      <w:ins w:id="1518" w:author="PR Preview" w:date="2026-01-01T00:00:00Z">
        <w:r>
          <w:t xml:space="preserve"> </w:t>
        </w:r>
      </w:ins>
      <w:hyperlink w:anchor="def-new-observation">
        <w:ins w:id="151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1520" w:author="PR Preview" w:date="2026-01-01T00:00:00Z">
        <w:r>
          <w:t xml:space="preserve">.</w:t>
        </w:r>
      </w:ins>
      <w:ins w:id="1521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del w:id="1522" w:author="PR Preview" w:date="2026-01-01T00:00:00Z">
        <w:r>
          <w:rPr>
            <w:b/>
            <w:bCs/>
          </w:rPr>
          <w:delText xml:space="preserve">Example 16 (Overfitting in polynomial fits to cars)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In</w:delText>
        </w:r>
      </w:del>
      <w:del w:id="1525" w:author="PR Preview" w:date="2026-01-01T00:00:00Z">
        <w:r>
          <w:delText xml:space="preserve"> </w:delText>
        </w:r>
      </w:del>
      <w:hyperlink w:anchor="exr-overfitting">
        <w:del w:id="1526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527" w:author="PR Preview" w:date="2026-01-01T00:00:00Z">
        <w:r>
          <w:delText xml:space="preserve">,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the terms beyond degree 2 fit the 20 training cars more closely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but do not predict the 12 held-out cars better.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The effect is small here: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it is the beginning of overfitting, not a dramatic case.</w:delText>
        </w:r>
      </w:del>
    </w:p>
    <w:p>
      <w:pPr>
        <w:pStyle w:val="BodyText"/>
      </w:pPr>
      <w:del w:id="1536" w:author="PR Preview" w:date="2026-01-01T00:00:00Z">
        <w:r>
          <w:rPr>
            <w:b/>
            <w:bCs/>
          </w:rPr>
          <w:delText xml:space="preserve">Example 17 (Polynomial degree)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In</w:delText>
        </w:r>
      </w:del>
      <w:del w:id="1539" w:author="PR Preview" w:date="2026-01-01T00:00:00Z">
        <w:r>
          <w:delText xml:space="preserve"> </w:delText>
        </w:r>
      </w:del>
      <w:hyperlink w:anchor="exr-overfitting">
        <w:del w:id="154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541" w:author="PR Preview" w:date="2026-01-01T00:00:00Z">
        <w:r>
          <w:delText xml:space="preserve">,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least squares computes the coefficients of each polynomial from the 20 training cars,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but the degree</w:delText>
        </w:r>
      </w:del>
      <w:del w:id="1546" w:author="PR Preview" w:date="2026-01-01T00:00:00Z">
        <w:r>
          <w:delText xml:space="preserve"> </w:delText>
        </w:r>
      </w:del>
      <m:oMath>
        <m:r>
          <m:t>d</m:t>
        </m:r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is fixed before the fit.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So the degree is a</w:delText>
        </w:r>
      </w:del>
      <w:del w:id="1551" w:author="PR Preview" w:date="2026-01-01T00:00:00Z">
        <w:r>
          <w:delText xml:space="preserve"> </w:delText>
        </w:r>
      </w:del>
      <w:hyperlink w:anchor="def-tuning-parameter">
        <w:del w:id="1552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of least-squares polynomial fitting,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the four fits are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with</w:delText>
        </w:r>
      </w:del>
      <w:del w:id="156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561" w:author="PR Preview" w:date="2026-01-01T00:00:00Z">
        <w:r>
          <w:delText xml:space="preserve">.</w:delText>
        </w:r>
      </w:del>
    </w:p>
    <w:p>
      <w:pPr>
        <w:pStyle w:val="BodyText"/>
      </w:pPr>
      <w:ins w:id="1562" w:author="PR Preview" w:date="2026-01-01T00:00:00Z">
        <w:r>
          <w:rPr>
            <w:b/>
            <w:bCs/>
          </w:rPr>
          <w:t xml:space="preserve">Example 17 (Overfitting in polynomial fits to cars)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In</w:t>
        </w:r>
      </w:ins>
      <w:ins w:id="1565" w:author="PR Preview" w:date="2026-01-01T00:00:00Z">
        <w:r>
          <w:t xml:space="preserve"> </w:t>
        </w:r>
      </w:ins>
      <w:hyperlink w:anchor="exr-overfitting">
        <w:ins w:id="156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67" w:author="PR Preview" w:date="2026-01-01T00:00:00Z">
        <w:r>
          <w:t xml:space="preserve">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the terms beyond degree 2 fit the 20 training cars more closely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but do not predict the 12 held-out cars better.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The effect is small here: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it is the beginning of overfitting, not a dramatic case.</w:t>
        </w:r>
      </w:ins>
    </w:p>
    <w:bookmarkEnd w:id="100"/>
    <w:bookmarkStart w:id="101" w:name="exm-tuning-parameter"/>
    <w:p>
      <w:pPr>
        <w:pStyle w:val="BodyText"/>
      </w:pPr>
      <w:ins w:id="1576" w:author="PR Preview" w:date="2026-01-01T00:00:00Z">
        <w:r>
          <w:rPr>
            <w:b/>
            <w:bCs/>
          </w:rPr>
          <w:t xml:space="preserve">Example 18 (Polynomial degree)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In</w:t>
        </w:r>
      </w:ins>
      <w:ins w:id="1579" w:author="PR Preview" w:date="2026-01-01T00:00:00Z">
        <w:r>
          <w:t xml:space="preserve"> </w:t>
        </w:r>
      </w:ins>
      <w:hyperlink w:anchor="exr-overfitting">
        <w:ins w:id="158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581" w:author="PR Preview" w:date="2026-01-01T00:00:00Z">
        <w:r>
          <w:t xml:space="preserve">,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least squares computes the coefficients of each polynomial from the 20 training cars,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but the degree</w:t>
        </w:r>
      </w:ins>
      <w:ins w:id="1586" w:author="PR Preview" w:date="2026-01-01T00:00:00Z">
        <w:r>
          <w:t xml:space="preserve"> </w:t>
        </w:r>
      </w:ins>
      <m:oMath>
        <m:r>
          <m:t>d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is fixed before the fit.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So the degree is a</w:t>
        </w:r>
      </w:ins>
      <w:ins w:id="1591" w:author="PR Preview" w:date="2026-01-01T00:00:00Z">
        <w:r>
          <w:t xml:space="preserve"> </w:t>
        </w:r>
      </w:ins>
      <w:hyperlink w:anchor="def-tuning-parameter">
        <w:ins w:id="1592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of least-squares polynomial fitting,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and the four fits are</w:t>
        </w:r>
      </w:ins>
      <w:ins w:id="159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with</w:t>
        </w:r>
      </w:ins>
      <w:ins w:id="160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601" w:author="PR Preview" w:date="2026-01-01T00:00:00Z">
        <w:r>
          <w:t xml:space="preserve">.</w:t>
        </w:r>
      </w:ins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del w:id="1602" w:author="PR Preview" w:date="2026-01-01T00:00:00Z">
        <w:r>
          <w:rPr>
            <w:b/>
            <w:bCs/>
          </w:rPr>
          <w:delText xml:space="preserve">Definition 25 (Expected generalization error (expected prediction error, expected test error))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The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rPr>
            <w:b/>
            <w:bCs/>
          </w:rPr>
          <w:delText xml:space="preserve">expected generalization error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of a</w:delText>
        </w:r>
      </w:del>
      <w:del w:id="1609" w:author="PR Preview" w:date="2026-01-01T00:00:00Z">
        <w:r>
          <w:delText xml:space="preserve"> </w:delText>
        </w:r>
      </w:del>
      <w:hyperlink w:anchor="def-fitting-procedure">
        <w:del w:id="16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11" w:author="PR Preview" w:date="2026-01-01T00:00:00Z">
        <w:r>
          <w:delText xml:space="preserve"> </w:delText>
        </w:r>
      </w:del>
      <m:oMath>
        <m:r>
          <m:t>g</m:t>
        </m:r>
      </m:oMath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at training-set size</w:delText>
        </w:r>
      </w:del>
      <w:del w:id="1614" w:author="PR Preview" w:date="2026-01-01T00:00:00Z">
        <w:r>
          <w:delText xml:space="preserve"> </w:delText>
        </w:r>
      </w:del>
      <m:oMath>
        <m:r>
          <m:t>n</m:t>
        </m:r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is the mean,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over</w:delText>
        </w:r>
      </w:del>
      <w:del w:id="1619" w:author="PR Preview" w:date="2026-01-01T00:00:00Z">
        <w:r>
          <w:delText xml:space="preserve"> </w:delText>
        </w:r>
      </w:del>
      <w:hyperlink w:anchor="def-training-set">
        <w:del w:id="1620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6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of</w:delText>
        </w:r>
      </w:del>
      <w:del w:id="1624" w:author="PR Preview" w:date="2026-01-01T00:00:00Z">
        <w:r>
          <w:delText xml:space="preserve"> </w:delText>
        </w:r>
      </w:del>
      <m:oMath>
        <m:r>
          <m:t>n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observations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drawn independently from the population,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of the</w:delText>
        </w:r>
      </w:del>
      <w:del w:id="1631" w:author="PR Preview" w:date="2026-01-01T00:00:00Z">
        <w:r>
          <w:delText xml:space="preserve"> </w:delText>
        </w:r>
      </w:del>
      <w:hyperlink w:anchor="def-generalization-error">
        <w:del w:id="163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of the</w:delText>
        </w:r>
      </w:del>
      <w:del w:id="1635" w:author="PR Preview" w:date="2026-01-01T00:00:00Z">
        <w:r>
          <w:delText xml:space="preserve"> </w:delText>
        </w:r>
      </w:del>
      <w:hyperlink w:anchor="def-fitted-model">
        <w:del w:id="163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that</w:delText>
        </w:r>
      </w:del>
      <w:del w:id="1639" w:author="PR Preview" w:date="2026-01-01T00:00:00Z">
        <w:r>
          <w:delText xml:space="preserve"> </w:delText>
        </w:r>
      </w:del>
      <m:oMath>
        <m:r>
          <m:t>g</m:t>
        </m:r>
      </m:oMath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produces from</w:delText>
        </w:r>
      </w:del>
      <w:del w:id="16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43" w:author="PR Preview" w:date="2026-01-01T00:00:00Z">
        <w:r>
          <w:delText xml:space="preserve">:</w:delText>
        </w:r>
      </w:del>
    </w:p>
    <w:p>
      <w:pPr>
        <w:pStyle w:val="FirstParagraph"/>
      </w:pPr>
      <w:ins w:id="1644" w:author="PR Preview" w:date="2026-01-01T00:00:00Z">
        <w:r>
          <w:rPr>
            <w:b/>
            <w:bCs/>
          </w:rPr>
          <w:t xml:space="preserve">Definition 26 (Expected generalization error (expected prediction error, expected test error))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The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rPr>
            <w:b/>
            <w:bCs/>
          </w:rPr>
          <w:t xml:space="preserve">expected generalization error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of a</w:t>
        </w:r>
      </w:ins>
      <w:ins w:id="1651" w:author="PR Preview" w:date="2026-01-01T00:00:00Z">
        <w:r>
          <w:t xml:space="preserve"> </w:t>
        </w:r>
      </w:ins>
      <w:hyperlink w:anchor="def-fitting-procedure">
        <w:ins w:id="165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53" w:author="PR Preview" w:date="2026-01-01T00:00:00Z">
        <w:r>
          <w:t xml:space="preserve"> </w:t>
        </w:r>
      </w:ins>
      <m:oMath>
        <m:r>
          <m:t>g</m:t>
        </m:r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at training-set size</w:t>
        </w:r>
      </w:ins>
      <w:ins w:id="1656" w:author="PR Preview" w:date="2026-01-01T00:00:00Z">
        <w:r>
          <w:t xml:space="preserve"> </w:t>
        </w:r>
      </w:ins>
      <m:oMath>
        <m:r>
          <m:t>n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is the mean,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over</w:t>
        </w:r>
      </w:ins>
      <w:ins w:id="1661" w:author="PR Preview" w:date="2026-01-01T00:00:00Z">
        <w:r>
          <w:t xml:space="preserve"> </w:t>
        </w:r>
      </w:ins>
      <w:hyperlink w:anchor="def-training-set">
        <w:ins w:id="166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6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of</w:t>
        </w:r>
      </w:ins>
      <w:ins w:id="1666" w:author="PR Preview" w:date="2026-01-01T00:00:00Z">
        <w:r>
          <w:t xml:space="preserve"> </w:t>
        </w:r>
      </w:ins>
      <m:oMath>
        <m:r>
          <m:t>n</m:t>
        </m:r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observations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drawn independently from the population,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of the</w:t>
        </w:r>
      </w:ins>
      <w:ins w:id="1673" w:author="PR Preview" w:date="2026-01-01T00:00:00Z">
        <w:r>
          <w:t xml:space="preserve"> </w:t>
        </w:r>
      </w:ins>
      <w:hyperlink w:anchor="def-generalization-error">
        <w:ins w:id="167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of the</w:t>
        </w:r>
      </w:ins>
      <w:ins w:id="1677" w:author="PR Preview" w:date="2026-01-01T00:00:00Z">
        <w:r>
          <w:t xml:space="preserve"> </w:t>
        </w:r>
      </w:ins>
      <w:hyperlink w:anchor="def-fitted-model">
        <w:ins w:id="167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that</w:t>
        </w:r>
      </w:ins>
      <w:ins w:id="1681" w:author="PR Preview" w:date="2026-01-01T00:00:00Z">
        <w:r>
          <w:t xml:space="preserve"> </w:t>
        </w:r>
      </w:ins>
      <m:oMath>
        <m:r>
          <m:t>g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produces from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85" w:author="PR Preview" w:date="2026-01-01T00:00:00Z">
        <w:r>
          <w:t xml:space="preserve">:</w:t>
        </w:r>
      </w:ins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del w:id="1686" w:author="PR Preview" w:date="2026-01-01T00:00:00Z">
        <w:r>
          <w:rPr>
            <w:b/>
            <w:bCs/>
          </w:rPr>
          <w:delText xml:space="preserve">Definition 26 (Distribution model)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A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rPr>
            <w:b/>
            <w:bCs/>
          </w:rPr>
          <w:delText xml:space="preserve">distribution model</w:delText>
        </w:r>
      </w:del>
      <w:del w:id="1691" w:author="PR Preview" w:date="2026-01-01T00:00:00Z">
        <w:r>
          <w:delText xml:space="preserve"> </w:delText>
        </w:r>
      </w:del>
      <m:oMath>
        <m:r>
          <m:t>P</m:t>
        </m:r>
      </m:oMath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for an outcome</w:delText>
        </w:r>
      </w:del>
      <w:del w:id="1694" w:author="PR Preview" w:date="2026-01-01T00:00:00Z">
        <w:r>
          <w:delText xml:space="preserve"> </w:delText>
        </w:r>
      </w:del>
      <m:oMath>
        <m:r>
          <m:t>Y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given a</w:delText>
        </w:r>
      </w:del>
      <w:del w:id="1697" w:author="PR Preview" w:date="2026-01-01T00:00:00Z">
        <w:r>
          <w:delText xml:space="preserve"> </w:delText>
        </w:r>
      </w:del>
      <w:hyperlink w:anchor="def-covariate">
        <w:del w:id="1698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699" w:author="PR Preview" w:date="2026-01-01T00:00:00Z">
        <w:r>
          <w:delText xml:space="preserve"> </w:delText>
        </w:r>
      </w:del>
      <m:oMath>
        <m:r>
          <m:t>X</m:t>
        </m:r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gives each covariate value</w:delText>
        </w:r>
      </w:del>
      <w:del w:id="1702" w:author="PR Preview" w:date="2026-01-01T00:00:00Z">
        <w:r>
          <w:delText xml:space="preserve"> </w:delText>
        </w:r>
      </w:del>
      <m:oMath>
        <m:r>
          <m:t>x</m:t>
        </m:r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a probability distribution for</w:delText>
        </w:r>
      </w:del>
      <w:del w:id="1705" w:author="PR Preview" w:date="2026-01-01T00:00:00Z">
        <w:r>
          <w:delText xml:space="preserve"> </w:delText>
        </w:r>
      </w:del>
      <m:oMath>
        <m:r>
          <m:t>Y</m:t>
        </m:r>
      </m:oMath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given</w:delText>
        </w:r>
      </w:del>
      <w:del w:id="17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specified by its</w:delText>
        </w:r>
      </w:del>
      <w:del w:id="1712" w:author="PR Preview" w:date="2026-01-01T00:00:00Z">
        <w:r>
          <w:delText xml:space="preserve"> </w:delText>
        </w:r>
      </w:del>
      <w:hyperlink r:id="rId109">
        <w:del w:id="1713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714" w:author="PR Preview" w:date="2026-01-01T00:00:00Z">
        <w:r>
          <w:delText xml:space="preserve">.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The</w:delText>
        </w:r>
      </w:del>
      <w:del w:id="1717" w:author="PR Preview" w:date="2026-01-01T00:00:00Z">
        <w:r>
          <w:delText xml:space="preserve"> </w:delText>
        </w:r>
      </w:del>
      <w:hyperlink w:anchor="def-mean-function">
        <w:del w:id="171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1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of</w:delText>
        </w:r>
      </w:del>
      <w:del w:id="1722" w:author="PR Preview" w:date="2026-01-01T00:00:00Z">
        <w:r>
          <w:delText xml:space="preserve"> </w:delText>
        </w:r>
      </w:del>
      <m:oMath>
        <m:r>
          <m:t>P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maps each covariate value</w:delText>
        </w:r>
      </w:del>
      <w:del w:id="1725" w:author="PR Preview" w:date="2026-01-01T00:00:00Z">
        <w:r>
          <w:delText xml:space="preserve"> </w:delText>
        </w:r>
      </w:del>
      <m:oMath>
        <m:r>
          <m:t>x</m:t>
        </m:r>
      </m:oMath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1728" w:author="PR Preview" w:date="2026-01-01T00:00:00Z">
        <w:r>
          <w:rPr>
            <w:b/>
            <w:bCs/>
          </w:rPr>
          <w:delText xml:space="preserve">Example 18 (A normal distribution model with a mean function)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Let</w:delText>
        </w:r>
      </w:del>
      <w:del w:id="1731" w:author="PR Preview" w:date="2026-01-01T00:00:00Z">
        <w:r>
          <w:delText xml:space="preserve"> </w:delText>
        </w:r>
      </w:del>
      <m:oMath>
        <m:r>
          <m:t>h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be a</w:delText>
        </w:r>
      </w:del>
      <w:del w:id="1734" w:author="PR Preview" w:date="2026-01-01T00:00:00Z">
        <w:r>
          <w:delText xml:space="preserve"> </w:delText>
        </w:r>
      </w:del>
      <w:hyperlink w:anchor="def-model-family">
        <w:del w:id="1735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(a line, for instance) and</w:delText>
        </w:r>
      </w:del>
      <w:del w:id="173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a variance.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The distribution model</w:delText>
        </w:r>
      </w:del>
      <w:del w:id="1743" w:author="PR Preview" w:date="2026-01-01T00:00:00Z">
        <w:r>
          <w:delText xml:space="preserve"> </w:delText>
        </w:r>
      </w:del>
      <m:oMath>
        <m:r>
          <m:t>P</m:t>
        </m:r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that gives each covariate value</w:delText>
        </w:r>
      </w:del>
      <w:del w:id="1746" w:author="PR Preview" w:date="2026-01-01T00:00:00Z">
        <w:r>
          <w:delText xml:space="preserve"> </w:delText>
        </w:r>
      </w:del>
      <m:oMath>
        <m:r>
          <m:t>x</m:t>
        </m:r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the</w:delText>
        </w:r>
      </w:del>
      <w:del w:id="1749" w:author="PR Preview" w:date="2026-01-01T00:00:00Z">
        <w:r>
          <w:delText xml:space="preserve"> </w:delText>
        </w:r>
      </w:del>
      <w:hyperlink r:id="rId112">
        <w:del w:id="1750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with mean</w:delText>
        </w:r>
      </w:del>
      <w:del w:id="175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and variance</w:delText>
        </w:r>
      </w:del>
      <w:del w:id="175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is</w:delText>
        </w:r>
      </w:del>
    </w:p>
    <w:p>
      <w:pPr>
        <w:pStyle w:val="BodyText"/>
      </w:pPr>
      <w:ins w:id="1759" w:author="PR Preview" w:date="2026-01-01T00:00:00Z">
        <w:r>
          <w:rPr>
            <w:b/>
            <w:bCs/>
          </w:rPr>
          <w:t xml:space="preserve">Definition 27 (Distribution model)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A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rPr>
            <w:b/>
            <w:bCs/>
          </w:rPr>
          <w:t xml:space="preserve">distribution model</w:t>
        </w:r>
      </w:ins>
      <w:ins w:id="1764" w:author="PR Preview" w:date="2026-01-01T00:00:00Z">
        <w:r>
          <w:t xml:space="preserve"> </w:t>
        </w:r>
      </w:ins>
      <m:oMath>
        <m:r>
          <m:t>P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for an outcome</w:t>
        </w:r>
      </w:ins>
      <w:ins w:id="1767" w:author="PR Preview" w:date="2026-01-01T00:00:00Z">
        <w:r>
          <w:t xml:space="preserve"> </w:t>
        </w:r>
      </w:ins>
      <m:oMath>
        <m:r>
          <m:t>Y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given a</w:t>
        </w:r>
      </w:ins>
      <w:ins w:id="1770" w:author="PR Preview" w:date="2026-01-01T00:00:00Z">
        <w:r>
          <w:t xml:space="preserve"> </w:t>
        </w:r>
      </w:ins>
      <w:hyperlink w:anchor="def-covariate">
        <w:ins w:id="177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772" w:author="PR Preview" w:date="2026-01-01T00:00:00Z">
        <w:r>
          <w:t xml:space="preserve"> </w:t>
        </w:r>
      </w:ins>
      <m:oMath>
        <m:r>
          <m:t>X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gives each covariate value</w:t>
        </w:r>
      </w:ins>
      <w:ins w:id="1775" w:author="PR Preview" w:date="2026-01-01T00:00:00Z">
        <w:r>
          <w:t xml:space="preserve"> </w:t>
        </w:r>
      </w:ins>
      <m:oMath>
        <m:r>
          <m:t>x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 probability distribution for</w:t>
        </w:r>
      </w:ins>
      <w:ins w:id="1778" w:author="PR Preview" w:date="2026-01-01T00:00:00Z">
        <w:r>
          <w:t xml:space="preserve"> </w:t>
        </w:r>
      </w:ins>
      <m:oMath>
        <m:r>
          <m:t>Y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given</w:t>
        </w:r>
      </w:ins>
      <w:ins w:id="17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782" w:author="PR Preview" w:date="2026-01-01T00:00:00Z">
        <w:r>
          <w:t xml:space="preserve">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specified by its</w:t>
        </w:r>
      </w:ins>
      <w:ins w:id="1785" w:author="PR Preview" w:date="2026-01-01T00:00:00Z">
        <w:r>
          <w:t xml:space="preserve"> </w:t>
        </w:r>
      </w:ins>
      <w:hyperlink r:id="rId109">
        <w:ins w:id="178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787" w:author="PR Preview" w:date="2026-01-01T00:00:00Z">
        <w:r>
          <w:t xml:space="preserve">.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The</w:t>
        </w:r>
      </w:ins>
      <w:ins w:id="1790" w:author="PR Preview" w:date="2026-01-01T00:00:00Z">
        <w:r>
          <w:t xml:space="preserve"> </w:t>
        </w:r>
      </w:ins>
      <w:hyperlink w:anchor="def-mean-function">
        <w:ins w:id="179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79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of</w:t>
        </w:r>
      </w:ins>
      <w:ins w:id="1795" w:author="PR Preview" w:date="2026-01-01T00:00:00Z">
        <w:r>
          <w:t xml:space="preserve"> </w:t>
        </w:r>
      </w:ins>
      <m:oMath>
        <m:r>
          <m:t>P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maps each covariate value</w:t>
        </w:r>
      </w:ins>
      <w:ins w:id="1798" w:author="PR Preview" w:date="2026-01-01T00:00:00Z">
        <w:r>
          <w:t xml:space="preserve"> </w:t>
        </w:r>
      </w:ins>
      <m:oMath>
        <m:r>
          <m:t>x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ins w:id="1801" w:author="PR Preview" w:date="2026-01-01T00:00:00Z">
        <w:r>
          <w:rPr>
            <w:b/>
            <w:bCs/>
          </w:rPr>
          <w:t xml:space="preserve">Example 19 (A normal distribution model with a mean function)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Let</w:t>
        </w:r>
      </w:ins>
      <w:ins w:id="1804" w:author="PR Preview" w:date="2026-01-01T00:00:00Z">
        <w:r>
          <w:t xml:space="preserve"> </w:t>
        </w:r>
      </w:ins>
      <m:oMath>
        <m:r>
          <m:t>h</m:t>
        </m:r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be a</w:t>
        </w:r>
      </w:ins>
      <w:ins w:id="1807" w:author="PR Preview" w:date="2026-01-01T00:00:00Z">
        <w:r>
          <w:t xml:space="preserve"> </w:t>
        </w:r>
      </w:ins>
      <w:hyperlink w:anchor="def-model-family">
        <w:ins w:id="180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(a line, for instance) and</w:t>
        </w:r>
      </w:ins>
      <w:ins w:id="18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a variance.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distribution model</w:t>
        </w:r>
      </w:ins>
      <w:ins w:id="1816" w:author="PR Preview" w:date="2026-01-01T00:00:00Z">
        <w:r>
          <w:t xml:space="preserve"> </w:t>
        </w:r>
      </w:ins>
      <m:oMath>
        <m:r>
          <m:t>P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that gives each covariate value</w:t>
        </w:r>
      </w:ins>
      <w:ins w:id="1819" w:author="PR Preview" w:date="2026-01-01T00:00:00Z">
        <w:r>
          <w:t xml:space="preserve"> </w:t>
        </w:r>
      </w:ins>
      <m:oMath>
        <m:r>
          <m:t>x</m:t>
        </m:r>
      </m:oMath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the</w:t>
        </w:r>
      </w:ins>
      <w:ins w:id="1822" w:author="PR Preview" w:date="2026-01-01T00:00:00Z">
        <w:r>
          <w:t xml:space="preserve"> </w:t>
        </w:r>
      </w:ins>
      <w:hyperlink r:id="rId112">
        <w:ins w:id="182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with mean</w:t>
        </w:r>
      </w:ins>
      <w:ins w:id="182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and variance</w:t>
        </w:r>
      </w:ins>
      <w:ins w:id="182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is</w:t>
        </w:r>
      </w:ins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del w:id="1832" w:author="PR Preview" w:date="2026-01-01T00:00:00Z">
        <w:r>
          <w:rPr>
            <w:b/>
            <w:bCs/>
          </w:rPr>
          <w:delText xml:space="preserve">Definition 27 (Distribution model family)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rPr>
            <w:b/>
            <w:bCs/>
          </w:rPr>
          <w:delText xml:space="preserve">distribution model family</w:delText>
        </w:r>
      </w:del>
      <w:del w:id="18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is a set of</w:delText>
        </w:r>
      </w:del>
      <w:del w:id="1840" w:author="PR Preview" w:date="2026-01-01T00:00:00Z">
        <w:r>
          <w:delText xml:space="preserve"> </w:delText>
        </w:r>
      </w:del>
      <w:hyperlink w:anchor="def-distribution-model">
        <w:del w:id="184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842" w:author="PR Preview" w:date="2026-01-01T00:00:00Z">
        <w:r>
          <w:delText xml:space="preserve">.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The</w:delText>
        </w:r>
      </w:del>
      <w:del w:id="1845" w:author="PR Preview" w:date="2026-01-01T00:00:00Z">
        <w:r>
          <w:delText xml:space="preserve"> </w:delText>
        </w:r>
      </w:del>
      <w:hyperlink w:anchor="def-mean-function">
        <w:del w:id="184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del w:id="1849" w:author="PR Preview" w:date="2026-01-01T00:00:00Z">
        <w:r>
          <w:rPr>
            <w:b/>
            <w:bCs/>
          </w:rPr>
          <w:delText xml:space="preserve">Example 19 (Normal distribution models with polynomial mean functions)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The normal distribution models of</w:delText>
        </w:r>
      </w:del>
      <w:del w:id="1852" w:author="PR Preview" w:date="2026-01-01T00:00:00Z">
        <w:r>
          <w:delText xml:space="preserve"> </w:delText>
        </w:r>
      </w:del>
      <w:hyperlink w:anchor="exm-distribution-model">
        <w:del w:id="1853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whose mean function</w:delText>
        </w:r>
      </w:del>
      <w:del w:id="1856" w:author="PR Preview" w:date="2026-01-01T00:00:00Z">
        <w:r>
          <w:delText xml:space="preserve"> </w:delText>
        </w:r>
      </w:del>
      <m:oMath>
        <m:r>
          <m:t>h</m:t>
        </m:r>
      </m:oMath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is a polynomial of degree at most</w:delText>
        </w:r>
      </w:del>
      <w:del w:id="1859" w:author="PR Preview" w:date="2026-01-01T00:00:00Z">
        <w:r>
          <w:delText xml:space="preserve"> </w:delText>
        </w:r>
      </w:del>
      <m:oMath>
        <m:r>
          <m:t>d</m:t>
        </m:r>
      </m:oMath>
      <w:del w:id="1860" w:author="PR Preview" w:date="2026-01-01T00:00:00Z">
        <w:r>
          <w:delText xml:space="preserve">,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with any variance</w:delText>
        </w:r>
      </w:del>
      <w:del w:id="186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864" w:author="PR Preview" w:date="2026-01-01T00:00:00Z">
        <w:r>
          <w:delText xml:space="preserve">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form a</w:delText>
        </w:r>
      </w:del>
      <w:del w:id="1867" w:author="PR Preview" w:date="2026-01-01T00:00:00Z">
        <w:r>
          <w:delText xml:space="preserve"> </w:delText>
        </w:r>
      </w:del>
      <w:hyperlink w:anchor="def-distribution-model-family">
        <w:del w:id="1868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8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870" w:author="PR Preview" w:date="2026-01-01T00:00:00Z">
        <w:r>
          <w:delText xml:space="preserve">.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By</w:delText>
        </w:r>
      </w:del>
      <w:del w:id="1873" w:author="PR Preview" w:date="2026-01-01T00:00:00Z">
        <w:r>
          <w:delText xml:space="preserve"> </w:delText>
        </w:r>
      </w:del>
      <w:hyperlink w:anchor="X8ba36155c06ad6e11c129dc0138d9fa11d4bc5f">
        <w:del w:id="1874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1875" w:author="PR Preview" w:date="2026-01-01T00:00:00Z">
        <w:r>
          <w:delText xml:space="preserve">,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the set of mean functions in</w:delText>
        </w:r>
      </w:del>
      <w:del w:id="1878" w:author="PR Preview" w:date="2026-01-01T00:00:00Z">
        <w:r>
          <w:delText xml:space="preserve"> </w:delText>
        </w:r>
      </w:del>
      <w:hyperlink w:anchor="X647826443046820f13eb4df9d12242bb4295448">
        <w:del w:id="1879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is the set of polynomials of degree at most</w:delText>
        </w:r>
      </w:del>
      <w:del w:id="1882" w:author="PR Preview" w:date="2026-01-01T00:00:00Z">
        <w:r>
          <w:delText xml:space="preserve"> </w:delText>
        </w:r>
      </w:del>
      <m:oMath>
        <m:r>
          <m:t>d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of</w:delText>
        </w:r>
      </w:del>
      <w:del w:id="1885" w:author="PR Preview" w:date="2026-01-01T00:00:00Z">
        <w:r>
          <w:delText xml:space="preserve"> </w:delText>
        </w:r>
      </w:del>
      <w:hyperlink w:anchor="exm-model-family">
        <w:del w:id="188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887" w:author="PR Preview" w:date="2026-01-01T00:00:00Z">
        <w:r>
          <w:delText xml:space="preserve">.</w:delText>
        </w:r>
      </w:del>
    </w:p>
    <w:p>
      <w:pPr>
        <w:pStyle w:val="BodyText"/>
      </w:pPr>
      <w:del w:id="1888" w:author="PR Preview" w:date="2026-01-01T00:00:00Z">
        <w:r>
          <w:rPr>
            <w:b/>
            <w:bCs/>
          </w:rPr>
          <w:delText xml:space="preserve">Definition 28 (Fitted distribution model)</w:delText>
        </w:r>
      </w:del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A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rPr>
            <w:b/>
            <w:bCs/>
          </w:rPr>
          <w:delText xml:space="preserve">fitted distribution model</w:delText>
        </w:r>
      </w:del>
      <w:del w:id="18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is a member of a</w:delText>
        </w:r>
      </w:del>
      <w:del w:id="1896" w:author="PR Preview" w:date="2026-01-01T00:00:00Z">
        <w:r>
          <w:delText xml:space="preserve"> </w:delText>
        </w:r>
      </w:del>
      <w:hyperlink w:anchor="def-distribution-model-family">
        <w:del w:id="189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8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that has been chosen to describe a</w:delText>
        </w:r>
      </w:del>
      <w:del w:id="1901" w:author="PR Preview" w:date="2026-01-01T00:00:00Z">
        <w:r>
          <w:delText xml:space="preserve"> </w:delText>
        </w:r>
      </w:del>
      <w:hyperlink w:anchor="def-data-set">
        <w:del w:id="190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9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04" w:author="PR Preview" w:date="2026-01-01T00:00:00Z">
        <w:r>
          <w:delText xml:space="preserve">.</w:delText>
        </w:r>
      </w:del>
    </w:p>
    <w:p>
      <w:pPr>
        <w:pStyle w:val="BodyText"/>
      </w:pPr>
      <w:del w:id="1905" w:author="PR Preview" w:date="2026-01-01T00:00:00Z">
        <w:r>
          <w:rPr>
            <w:b/>
            <w:bCs/>
          </w:rPr>
          <w:delText xml:space="preserve">Example 20 (A fitted normal distribution model)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Choosing both a line and a variance to describe the weights and fuel economies of the cars in the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rPr>
            <w:rStyle w:val="VerbatimChar"/>
          </w:rPr>
          <w:delText xml:space="preserve">mtcars</w:delText>
        </w:r>
      </w:del>
      <w:del w:id="1910" w:author="PR Preview" w:date="2026-01-01T00:00:00Z">
        <w:r>
          <w:delText xml:space="preserve"> </w:delText>
        </w:r>
      </w:del>
      <w:hyperlink w:anchor="def-data-set">
        <w:del w:id="191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9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gives a</w:delText>
        </w:r>
      </w:del>
      <w:del w:id="1915" w:author="PR Preview" w:date="2026-01-01T00:00:00Z">
        <w:r>
          <w:delText xml:space="preserve"> </w:delText>
        </w:r>
      </w:del>
      <w:hyperlink w:anchor="def-fitted-distribution-model">
        <w:del w:id="1916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19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in the family of</w:delText>
        </w:r>
      </w:del>
      <w:del w:id="1920" w:author="PR Preview" w:date="2026-01-01T00:00:00Z">
        <w:r>
          <w:delText xml:space="preserve"> </w:delText>
        </w:r>
      </w:del>
      <w:hyperlink w:anchor="exm-distribution-model-family">
        <w:del w:id="192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with polynomial degree</w:delText>
        </w:r>
      </w:del>
      <w:del w:id="192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1925" w:author="PR Preview" w:date="2026-01-01T00:00:00Z">
        <w:r>
          <w:delText xml:space="preserve">.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Its mean function</w:delText>
        </w:r>
      </w:del>
      <w:del w:id="192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is the fitted line of</w:delText>
        </w:r>
      </w:del>
      <w:del w:id="1931" w:author="PR Preview" w:date="2026-01-01T00:00:00Z">
        <w:r>
          <w:delText xml:space="preserve"> </w:delText>
        </w:r>
      </w:del>
      <w:hyperlink w:anchor="exm-fitted-model">
        <w:del w:id="193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933" w:author="PR Preview" w:date="2026-01-01T00:00:00Z">
        <w:r>
          <w:delText xml:space="preserve">.</w:delText>
        </w:r>
      </w:del>
    </w:p>
    <w:p>
      <w:pPr>
        <w:pStyle w:val="BodyText"/>
      </w:pPr>
      <w:del w:id="1934" w:author="PR Preview" w:date="2026-01-01T00:00:00Z">
        <w:r>
          <w:rPr>
            <w:b/>
            <w:bCs/>
          </w:rPr>
          <w:delText xml:space="preserve">Definition 29 (Distribution model)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A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rPr>
            <w:b/>
            <w:bCs/>
          </w:rPr>
          <w:delText xml:space="preserve">distribution model</w:delText>
        </w:r>
      </w:del>
      <w:del w:id="1939" w:author="PR Preview" w:date="2026-01-01T00:00:00Z">
        <w:r>
          <w:delText xml:space="preserve"> </w:delText>
        </w:r>
      </w:del>
      <m:oMath>
        <m:r>
          <m:t>P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for an outcome</w:delText>
        </w:r>
      </w:del>
      <w:del w:id="1942" w:author="PR Preview" w:date="2026-01-01T00:00:00Z">
        <w:r>
          <w:delText xml:space="preserve"> </w:delText>
        </w:r>
      </w:del>
      <m:oMath>
        <m:r>
          <m:t>Y</m:t>
        </m:r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given a</w:delText>
        </w:r>
      </w:del>
      <w:del w:id="1945" w:author="PR Preview" w:date="2026-01-01T00:00:00Z">
        <w:r>
          <w:delText xml:space="preserve"> </w:delText>
        </w:r>
      </w:del>
      <w:hyperlink w:anchor="def-covariate">
        <w:del w:id="194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947" w:author="PR Preview" w:date="2026-01-01T00:00:00Z">
        <w:r>
          <w:delText xml:space="preserve"> </w:delText>
        </w:r>
      </w:del>
      <m:oMath>
        <m:r>
          <m:t>X</m:t>
        </m:r>
      </m:oMath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gives each covariate value</w:delText>
        </w:r>
      </w:del>
      <w:del w:id="1950" w:author="PR Preview" w:date="2026-01-01T00:00:00Z">
        <w:r>
          <w:delText xml:space="preserve"> </w:delText>
        </w:r>
      </w:del>
      <m:oMath>
        <m:r>
          <m:t>x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a probability distribution for</w:delText>
        </w:r>
      </w:del>
      <w:del w:id="1953" w:author="PR Preview" w:date="2026-01-01T00:00:00Z">
        <w:r>
          <w:delText xml:space="preserve"> </w:delText>
        </w:r>
      </w:del>
      <m:oMath>
        <m:r>
          <m:t>Y</m:t>
        </m:r>
      </m:oMath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given</w:delText>
        </w:r>
      </w:del>
      <w:del w:id="19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957" w:author="PR Preview" w:date="2026-01-01T00:00:00Z">
        <w:r>
          <w:delText xml:space="preserve">,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specified by its</w:delText>
        </w:r>
      </w:del>
      <w:del w:id="1960" w:author="PR Preview" w:date="2026-01-01T00:00:00Z">
        <w:r>
          <w:delText xml:space="preserve"> </w:delText>
        </w:r>
      </w:del>
      <w:hyperlink r:id="rId109">
        <w:del w:id="1961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962" w:author="PR Preview" w:date="2026-01-01T00:00:00Z">
        <w:r>
          <w:delText xml:space="preserve">.</w:delText>
        </w:r>
      </w:del>
      <w:del w:id="1963" w:author="PR Preview" w:date="2026-01-01T00:00:00Z">
        <w:r>
          <w:delText xml:space="preserve"> </w:delText>
        </w:r>
      </w:del>
      <w:del w:id="1964" w:author="PR Preview" w:date="2026-01-01T00:00:00Z">
        <w:r>
          <w:delText xml:space="preserve">The</w:delText>
        </w:r>
      </w:del>
      <w:del w:id="1965" w:author="PR Preview" w:date="2026-01-01T00:00:00Z">
        <w:r>
          <w:delText xml:space="preserve"> </w:delText>
        </w:r>
      </w:del>
      <w:hyperlink w:anchor="def-mean-function">
        <w:del w:id="196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96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of</w:delText>
        </w:r>
      </w:del>
      <w:del w:id="1970" w:author="PR Preview" w:date="2026-01-01T00:00:00Z">
        <w:r>
          <w:delText xml:space="preserve"> </w:delText>
        </w:r>
      </w:del>
      <m:oMath>
        <m:r>
          <m:t>P</m:t>
        </m:r>
      </m:oMath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maps each covariate value</w:delText>
        </w:r>
      </w:del>
      <w:del w:id="1973" w:author="PR Preview" w:date="2026-01-01T00:00:00Z">
        <w:r>
          <w:delText xml:space="preserve"> </w:delText>
        </w:r>
      </w:del>
      <m:oMath>
        <m:r>
          <m:t>x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del w:id="1976" w:author="PR Preview" w:date="2026-01-01T00:00:00Z">
        <w:r>
          <w:rPr>
            <w:b/>
            <w:bCs/>
          </w:rPr>
          <w:delText xml:space="preserve">Example 21 (A normal distribution model with a mean function)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Let</w:delText>
        </w:r>
      </w:del>
      <w:del w:id="1979" w:author="PR Preview" w:date="2026-01-01T00:00:00Z">
        <w:r>
          <w:delText xml:space="preserve"> </w:delText>
        </w:r>
      </w:del>
      <m:oMath>
        <m:r>
          <m:t>h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be a</w:delText>
        </w:r>
      </w:del>
      <w:del w:id="1982" w:author="PR Preview" w:date="2026-01-01T00:00:00Z">
        <w:r>
          <w:delText xml:space="preserve"> </w:delText>
        </w:r>
      </w:del>
      <w:hyperlink w:anchor="def-model-family">
        <w:del w:id="1983" w:author="PR Preview" w:date="2026-01-01T00:00:00Z">
          <w:r>
            <w:rPr>
              <w:rStyle w:val="Hyperlink"/>
            </w:rPr>
            <w:delText xml:space="preserve">mean-function model</w:delText>
          </w:r>
        </w:del>
      </w:hyperlink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(a line, for instance) and</w:delText>
        </w:r>
      </w:del>
      <w:del w:id="198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a variance.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The distribution model</w:delText>
        </w:r>
      </w:del>
      <w:del w:id="1991" w:author="PR Preview" w:date="2026-01-01T00:00:00Z">
        <w:r>
          <w:delText xml:space="preserve"> </w:delText>
        </w:r>
      </w:del>
      <m:oMath>
        <m:r>
          <m:t>P</m:t>
        </m:r>
      </m:oMath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that gives each covariate value</w:delText>
        </w:r>
      </w:del>
      <w:del w:id="1994" w:author="PR Preview" w:date="2026-01-01T00:00:00Z">
        <w:r>
          <w:delText xml:space="preserve"> </w:delText>
        </w:r>
      </w:del>
      <m:oMath>
        <m:r>
          <m:t>x</m:t>
        </m:r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the</w:delText>
        </w:r>
      </w:del>
      <w:del w:id="1997" w:author="PR Preview" w:date="2026-01-01T00:00:00Z">
        <w:r>
          <w:delText xml:space="preserve"> </w:delText>
        </w:r>
      </w:del>
      <w:hyperlink r:id="rId112">
        <w:del w:id="1998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with mean</w:delText>
        </w:r>
      </w:del>
      <w:del w:id="200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and variance</w:delText>
        </w:r>
      </w:del>
      <w:del w:id="200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is</w:delText>
        </w:r>
      </w:del>
    </w:p>
    <w:p>
      <w:pPr>
        <w:pStyle w:val="BodyText"/>
      </w:pPr>
      <w:ins w:id="2007" w:author="PR Preview" w:date="2026-01-01T00:00:00Z">
        <w:r>
          <w:rPr>
            <w:b/>
            <w:bCs/>
          </w:rPr>
          <w:t xml:space="preserve">Definition 28 (Distribution model family)</w:t>
        </w:r>
      </w:ins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A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rPr>
            <w:b/>
            <w:bCs/>
          </w:rPr>
          <w:t xml:space="preserve">distribution model family</w:t>
        </w:r>
      </w:ins>
      <w:ins w:id="20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is a set of</w:t>
        </w:r>
      </w:ins>
      <w:ins w:id="2015" w:author="PR Preview" w:date="2026-01-01T00:00:00Z">
        <w:r>
          <w:t xml:space="preserve"> </w:t>
        </w:r>
      </w:ins>
      <w:hyperlink w:anchor="def-distribution-model">
        <w:ins w:id="2016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2017" w:author="PR Preview" w:date="2026-01-01T00:00:00Z">
        <w:r>
          <w:t xml:space="preserve">.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The</w:t>
        </w:r>
      </w:ins>
      <w:ins w:id="2020" w:author="PR Preview" w:date="2026-01-01T00:00:00Z">
        <w:r>
          <w:t xml:space="preserve"> </w:t>
        </w:r>
      </w:ins>
      <w:hyperlink w:anchor="def-mean-function">
        <w:ins w:id="2021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ins w:id="2024" w:author="PR Preview" w:date="2026-01-01T00:00:00Z">
        <w:r>
          <w:rPr>
            <w:b/>
            <w:bCs/>
          </w:rPr>
          <w:t xml:space="preserve">Example 20 (Normal distribution models with polynomial mean functions)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The normal distribution models of</w:t>
        </w:r>
      </w:ins>
      <w:ins w:id="2027" w:author="PR Preview" w:date="2026-01-01T00:00:00Z">
        <w:r>
          <w:t xml:space="preserve"> </w:t>
        </w:r>
      </w:ins>
      <w:hyperlink w:anchor="exm-distribution-model">
        <w:ins w:id="202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whose mean function</w:t>
        </w:r>
      </w:ins>
      <w:ins w:id="2031" w:author="PR Preview" w:date="2026-01-01T00:00:00Z">
        <w:r>
          <w:t xml:space="preserve"> </w:t>
        </w:r>
      </w:ins>
      <m:oMath>
        <m:r>
          <m:t>h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is a polynomial of degree at most</w:t>
        </w:r>
      </w:ins>
      <w:ins w:id="2034" w:author="PR Preview" w:date="2026-01-01T00:00:00Z">
        <w:r>
          <w:t xml:space="preserve"> </w:t>
        </w:r>
      </w:ins>
      <m:oMath>
        <m:r>
          <m:t>d</m:t>
        </m:r>
      </m:oMath>
      <w:ins w:id="2035" w:author="PR Preview" w:date="2026-01-01T00:00:00Z">
        <w:r>
          <w:t xml:space="preserve">,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with any variance</w:t>
        </w:r>
      </w:ins>
      <w:ins w:id="203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039" w:author="PR Preview" w:date="2026-01-01T00:00:00Z">
        <w:r>
          <w:t xml:space="preserve">,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form a</w:t>
        </w:r>
      </w:ins>
      <w:ins w:id="2042" w:author="PR Preview" w:date="2026-01-01T00:00:00Z">
        <w:r>
          <w:t xml:space="preserve"> </w:t>
        </w:r>
      </w:ins>
      <w:hyperlink w:anchor="def-distribution-model-family">
        <w:ins w:id="2043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0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45" w:author="PR Preview" w:date="2026-01-01T00:00:00Z">
        <w:r>
          <w:t xml:space="preserve">.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By</w:t>
        </w:r>
      </w:ins>
      <w:ins w:id="2048" w:author="PR Preview" w:date="2026-01-01T00:00:00Z">
        <w:r>
          <w:t xml:space="preserve"> </w:t>
        </w:r>
      </w:ins>
      <w:hyperlink w:anchor="X8ba36155c06ad6e11c129dc0138d9fa11d4bc5f">
        <w:ins w:id="2049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050" w:author="PR Preview" w:date="2026-01-01T00:00:00Z">
        <w:r>
          <w:t xml:space="preserve">,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the set of mean functions in</w:t>
        </w:r>
      </w:ins>
      <w:ins w:id="2053" w:author="PR Preview" w:date="2026-01-01T00:00:00Z">
        <w:r>
          <w:t xml:space="preserve"> </w:t>
        </w:r>
      </w:ins>
      <w:hyperlink w:anchor="X647826443046820f13eb4df9d12242bb4295448">
        <w:ins w:id="2054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is the set of polynomials of degree at most</w:t>
        </w:r>
      </w:ins>
      <w:ins w:id="2057" w:author="PR Preview" w:date="2026-01-01T00:00:00Z">
        <w:r>
          <w:t xml:space="preserve"> </w:t>
        </w:r>
      </w:ins>
      <m:oMath>
        <m:r>
          <m:t>d</m:t>
        </m:r>
      </m:oMath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of</w:t>
        </w:r>
      </w:ins>
      <w:ins w:id="2060" w:author="PR Preview" w:date="2026-01-01T00:00:00Z">
        <w:r>
          <w:t xml:space="preserve"> </w:t>
        </w:r>
      </w:ins>
      <w:hyperlink w:anchor="exm-model-family">
        <w:ins w:id="206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062" w:author="PR Preview" w:date="2026-01-01T00:00:00Z">
        <w:r>
          <w:t xml:space="preserve">.</w:t>
        </w:r>
      </w:ins>
    </w:p>
    <w:bookmarkEnd w:id="118"/>
    <w:bookmarkStart w:id="119" w:name="def-fitted-distribution-model"/>
    <w:p>
      <w:pPr>
        <w:pStyle w:val="BodyText"/>
      </w:pPr>
      <w:ins w:id="2063" w:author="PR Preview" w:date="2026-01-01T00:00:00Z">
        <w:r>
          <w:rPr>
            <w:b/>
            <w:bCs/>
          </w:rPr>
          <w:t xml:space="preserve">Definition 29 (Fitted distribution model)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A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rPr>
            <w:b/>
            <w:bCs/>
          </w:rPr>
          <w:t xml:space="preserve">fitted distribution model</w:t>
        </w:r>
      </w:ins>
      <w:ins w:id="20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is a member of a</w:t>
        </w:r>
      </w:ins>
      <w:ins w:id="2071" w:author="PR Preview" w:date="2026-01-01T00:00:00Z">
        <w:r>
          <w:t xml:space="preserve"> </w:t>
        </w:r>
      </w:ins>
      <w:hyperlink w:anchor="def-distribution-model-family">
        <w:ins w:id="2072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0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that has been chosen to describe a</w:t>
        </w:r>
      </w:ins>
      <w:ins w:id="2076" w:author="PR Preview" w:date="2026-01-01T00:00:00Z">
        <w:r>
          <w:t xml:space="preserve"> </w:t>
        </w:r>
      </w:ins>
      <w:hyperlink w:anchor="def-data-set">
        <w:ins w:id="2077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0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079" w:author="PR Preview" w:date="2026-01-01T00:00:00Z">
        <w:r>
          <w:t xml:space="preserve">.</w:t>
        </w:r>
      </w:ins>
    </w:p>
    <w:bookmarkEnd w:id="119"/>
    <w:bookmarkStart w:id="120" w:name="exm-fitted-distribution-model"/>
    <w:p>
      <w:pPr>
        <w:pStyle w:val="BodyText"/>
      </w:pPr>
      <w:ins w:id="2080" w:author="PR Preview" w:date="2026-01-01T00:00:00Z">
        <w:r>
          <w:rPr>
            <w:b/>
            <w:bCs/>
          </w:rPr>
          <w:t xml:space="preserve">Example 21 (A fitted normal distribution model)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Choosing both a line and a variance to describe the weights and fuel economies of the cars in the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rPr>
            <w:rStyle w:val="VerbatimChar"/>
          </w:rPr>
          <w:t xml:space="preserve">mtcars</w:t>
        </w:r>
      </w:ins>
      <w:ins w:id="2085" w:author="PR Preview" w:date="2026-01-01T00:00:00Z">
        <w:r>
          <w:t xml:space="preserve"> </w:t>
        </w:r>
      </w:ins>
      <w:hyperlink w:anchor="def-data-set">
        <w:ins w:id="2086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0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gives a</w:t>
        </w:r>
      </w:ins>
      <w:ins w:id="2090" w:author="PR Preview" w:date="2026-01-01T00:00:00Z">
        <w:r>
          <w:t xml:space="preserve"> </w:t>
        </w:r>
      </w:ins>
      <w:hyperlink w:anchor="def-fitted-distribution-model">
        <w:ins w:id="2091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20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in the family of</w:t>
        </w:r>
      </w:ins>
      <w:ins w:id="2095" w:author="PR Preview" w:date="2026-01-01T00:00:00Z">
        <w:r>
          <w:t xml:space="preserve"> </w:t>
        </w:r>
      </w:ins>
      <w:hyperlink w:anchor="exm-distribution-model-family">
        <w:ins w:id="2096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with polynomial degree</w:t>
        </w:r>
      </w:ins>
      <w:ins w:id="209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100" w:author="PR Preview" w:date="2026-01-01T00:00:00Z">
        <w:r>
          <w:t xml:space="preserve">.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Its mean function</w:t>
        </w:r>
      </w:ins>
      <w:ins w:id="210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is the fitted line of</w:t>
        </w:r>
      </w:ins>
      <w:ins w:id="2106" w:author="PR Preview" w:date="2026-01-01T00:00:00Z">
        <w:r>
          <w:t xml:space="preserve"> </w:t>
        </w:r>
      </w:ins>
      <w:hyperlink w:anchor="exm-fitted-model">
        <w:ins w:id="210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108" w:author="PR Preview" w:date="2026-01-01T00:00:00Z">
        <w:r>
          <w:t xml:space="preserve">.</w:t>
        </w:r>
      </w:ins>
    </w:p>
    <w:bookmarkEnd w:id="120"/>
    <w:bookmarkStart w:id="122" w:name="def-distribution-model"/>
    <w:p>
      <w:pPr>
        <w:pStyle w:val="BodyText"/>
      </w:pPr>
      <w:ins w:id="2109" w:author="PR Preview" w:date="2026-01-01T00:00:00Z">
        <w:r>
          <w:rPr>
            <w:b/>
            <w:bCs/>
          </w:rPr>
          <w:t xml:space="preserve">Definition 30 (Distribution model)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rPr>
            <w:b/>
            <w:bCs/>
          </w:rPr>
          <w:t xml:space="preserve">distribution model</w:t>
        </w:r>
      </w:ins>
      <w:ins w:id="2114" w:author="PR Preview" w:date="2026-01-01T00:00:00Z">
        <w:r>
          <w:t xml:space="preserve"> </w:t>
        </w:r>
      </w:ins>
      <m:oMath>
        <m:r>
          <m:t>P</m:t>
        </m:r>
      </m:oMath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for an outcome</w:t>
        </w:r>
      </w:ins>
      <w:ins w:id="2117" w:author="PR Preview" w:date="2026-01-01T00:00:00Z">
        <w:r>
          <w:t xml:space="preserve"> </w:t>
        </w:r>
      </w:ins>
      <m:oMath>
        <m:r>
          <m:t>Y</m:t>
        </m:r>
      </m:oMath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given a</w:t>
        </w:r>
      </w:ins>
      <w:ins w:id="2120" w:author="PR Preview" w:date="2026-01-01T00:00:00Z">
        <w:r>
          <w:t xml:space="preserve"> </w:t>
        </w:r>
      </w:ins>
      <w:hyperlink w:anchor="def-covariate">
        <w:ins w:id="212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122" w:author="PR Preview" w:date="2026-01-01T00:00:00Z">
        <w:r>
          <w:t xml:space="preserve"> </w:t>
        </w:r>
      </w:ins>
      <m:oMath>
        <m:r>
          <m:t>X</m:t>
        </m:r>
      </m:oMath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gives each covariate value</w:t>
        </w:r>
      </w:ins>
      <w:ins w:id="2125" w:author="PR Preview" w:date="2026-01-01T00:00:00Z">
        <w:r>
          <w:t xml:space="preserve"> </w:t>
        </w:r>
      </w:ins>
      <m:oMath>
        <m:r>
          <m:t>x</m:t>
        </m:r>
      </m:oMath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a probability distribution for</w:t>
        </w:r>
      </w:ins>
      <w:ins w:id="2128" w:author="PR Preview" w:date="2026-01-01T00:00:00Z">
        <w:r>
          <w:t xml:space="preserve"> </w:t>
        </w:r>
      </w:ins>
      <m:oMath>
        <m:r>
          <m:t>Y</m:t>
        </m:r>
      </m:oMath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given</w:t>
        </w:r>
      </w:ins>
      <w:ins w:id="213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132" w:author="PR Preview" w:date="2026-01-01T00:00:00Z">
        <w:r>
          <w:t xml:space="preserve">,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specified by its</w:t>
        </w:r>
      </w:ins>
      <w:ins w:id="2135" w:author="PR Preview" w:date="2026-01-01T00:00:00Z">
        <w:r>
          <w:t xml:space="preserve"> </w:t>
        </w:r>
      </w:ins>
      <w:hyperlink r:id="rId109">
        <w:ins w:id="2136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2137" w:author="PR Preview" w:date="2026-01-01T00:00:00Z">
        <w:r>
          <w:t xml:space="preserve">.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The</w:t>
        </w:r>
      </w:ins>
      <w:ins w:id="2140" w:author="PR Preview" w:date="2026-01-01T00:00:00Z">
        <w:r>
          <w:t xml:space="preserve"> </w:t>
        </w:r>
      </w:ins>
      <w:hyperlink w:anchor="def-mean-function">
        <w:ins w:id="214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14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of</w:t>
        </w:r>
      </w:ins>
      <w:ins w:id="2145" w:author="PR Preview" w:date="2026-01-01T00:00:00Z">
        <w:r>
          <w:t xml:space="preserve"> </w:t>
        </w:r>
      </w:ins>
      <m:oMath>
        <m:r>
          <m:t>P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maps each covariate value</w:t>
        </w:r>
      </w:ins>
      <w:ins w:id="2148" w:author="PR Preview" w:date="2026-01-01T00:00:00Z">
        <w:r>
          <w:t xml:space="preserve"> </w:t>
        </w:r>
      </w:ins>
      <m:oMath>
        <m:r>
          <m:t>x</m:t>
        </m:r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ins w:id="2151" w:author="PR Preview" w:date="2026-01-01T00:00:00Z">
        <w:r>
          <w:rPr>
            <w:b/>
            <w:bCs/>
          </w:rPr>
          <w:t xml:space="preserve">Example 22 (A normal distribution model with a mean function)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Let</w:t>
        </w:r>
      </w:ins>
      <w:ins w:id="2154" w:author="PR Preview" w:date="2026-01-01T00:00:00Z">
        <w:r>
          <w:t xml:space="preserve"> </w:t>
        </w:r>
      </w:ins>
      <m:oMath>
        <m:r>
          <m:t>h</m:t>
        </m:r>
      </m:oMath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be a</w:t>
        </w:r>
      </w:ins>
      <w:ins w:id="2157" w:author="PR Preview" w:date="2026-01-01T00:00:00Z">
        <w:r>
          <w:t xml:space="preserve"> </w:t>
        </w:r>
      </w:ins>
      <w:hyperlink w:anchor="def-model-family">
        <w:ins w:id="2158" w:author="PR Preview" w:date="2026-01-01T00:00:00Z">
          <w:r>
            <w:rPr>
              <w:rStyle w:val="Hyperlink"/>
            </w:rPr>
            <w:t xml:space="preserve">mean-function model</w:t>
          </w:r>
        </w:ins>
      </w:hyperlink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(a line, for instance) and</w:t>
        </w:r>
      </w:ins>
      <w:ins w:id="21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a variance.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The distribution model</w:t>
        </w:r>
      </w:ins>
      <w:ins w:id="2166" w:author="PR Preview" w:date="2026-01-01T00:00:00Z">
        <w:r>
          <w:t xml:space="preserve"> </w:t>
        </w:r>
      </w:ins>
      <m:oMath>
        <m:r>
          <m:t>P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that gives each covariate value</w:t>
        </w:r>
      </w:ins>
      <w:ins w:id="2169" w:author="PR Preview" w:date="2026-01-01T00:00:00Z">
        <w:r>
          <w:t xml:space="preserve"> </w:t>
        </w:r>
      </w:ins>
      <m:oMath>
        <m:r>
          <m:t>x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the</w:t>
        </w:r>
      </w:ins>
      <w:ins w:id="2172" w:author="PR Preview" w:date="2026-01-01T00:00:00Z">
        <w:r>
          <w:t xml:space="preserve"> </w:t>
        </w:r>
      </w:ins>
      <w:hyperlink r:id="rId112">
        <w:ins w:id="2173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with mean</w:t>
        </w:r>
      </w:ins>
      <w:ins w:id="217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and variance</w:t>
        </w:r>
      </w:ins>
      <w:ins w:id="21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is</w:t>
        </w:r>
      </w:ins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del w:id="2182" w:author="PR Preview" w:date="2026-01-01T00:00:00Z">
        <w:r>
          <w:rPr>
            <w:b/>
            <w:bCs/>
          </w:rPr>
          <w:delText xml:space="preserve">Definition 30 (Distribution model family)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rPr>
            <w:b/>
            <w:bCs/>
          </w:rPr>
          <w:delText xml:space="preserve">distribution model family</w:delText>
        </w:r>
      </w:del>
      <w:del w:id="21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is a set of</w:delText>
        </w:r>
      </w:del>
      <w:del w:id="2190" w:author="PR Preview" w:date="2026-01-01T00:00:00Z">
        <w:r>
          <w:delText xml:space="preserve"> </w:delText>
        </w:r>
      </w:del>
      <w:hyperlink w:anchor="def-distribution-model">
        <w:del w:id="2191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2192" w:author="PR Preview" w:date="2026-01-01T00:00:00Z">
        <w:r>
          <w:delText xml:space="preserve">.</w:delText>
        </w:r>
      </w:del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The</w:delText>
        </w:r>
      </w:del>
      <w:del w:id="2195" w:author="PR Preview" w:date="2026-01-01T00:00:00Z">
        <w:r>
          <w:delText xml:space="preserve"> </w:delText>
        </w:r>
      </w:del>
      <w:hyperlink w:anchor="def-mean-function">
        <w:del w:id="2196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of its members form the set</w:delText>
        </w:r>
      </w:del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del w:id="2199" w:author="PR Preview" w:date="2026-01-01T00:00:00Z">
        <w:r>
          <w:rPr>
            <w:b/>
            <w:bCs/>
          </w:rPr>
          <w:delText xml:space="preserve">Example 22 (Normal distribution models with polynomial mean functions)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The normal distribution models of</w:delText>
        </w:r>
      </w:del>
      <w:del w:id="2202" w:author="PR Preview" w:date="2026-01-01T00:00:00Z">
        <w:r>
          <w:delText xml:space="preserve"> </w:delText>
        </w:r>
      </w:del>
      <w:hyperlink w:anchor="exm-distribution-model">
        <w:del w:id="2203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whose mean function</w:delText>
        </w:r>
      </w:del>
      <w:del w:id="2206" w:author="PR Preview" w:date="2026-01-01T00:00:00Z">
        <w:r>
          <w:delText xml:space="preserve"> </w:delText>
        </w:r>
      </w:del>
      <m:oMath>
        <m:r>
          <m:t>h</m:t>
        </m:r>
      </m:oMath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is a polynomial of degree at most</w:delText>
        </w:r>
      </w:del>
      <w:del w:id="2209" w:author="PR Preview" w:date="2026-01-01T00:00:00Z">
        <w:r>
          <w:delText xml:space="preserve"> </w:delText>
        </w:r>
      </w:del>
      <m:oMath>
        <m:r>
          <m:t>d</m:t>
        </m:r>
      </m:oMath>
      <w:del w:id="2210" w:author="PR Preview" w:date="2026-01-01T00:00:00Z">
        <w:r>
          <w:delText xml:space="preserve">,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with any variance</w:delText>
        </w:r>
      </w:del>
      <w:del w:id="221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214" w:author="PR Preview" w:date="2026-01-01T00:00:00Z">
        <w:r>
          <w:delText xml:space="preserve">,</w:delText>
        </w:r>
      </w:del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form a</w:delText>
        </w:r>
      </w:del>
      <w:del w:id="2217" w:author="PR Preview" w:date="2026-01-01T00:00:00Z">
        <w:r>
          <w:delText xml:space="preserve"> </w:delText>
        </w:r>
      </w:del>
      <w:hyperlink w:anchor="def-distribution-model-family">
        <w:del w:id="2218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22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220" w:author="PR Preview" w:date="2026-01-01T00:00:00Z">
        <w:r>
          <w:delText xml:space="preserve">.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By</w:delText>
        </w:r>
      </w:del>
      <w:del w:id="2223" w:author="PR Preview" w:date="2026-01-01T00:00:00Z">
        <w:r>
          <w:delText xml:space="preserve"> </w:delText>
        </w:r>
      </w:del>
      <w:hyperlink w:anchor="X8ba36155c06ad6e11c129dc0138d9fa11d4bc5f">
        <w:del w:id="2224" w:author="PR Preview" w:date="2026-01-01T00:00:00Z">
          <w:r>
            <w:rPr>
              <w:rStyle w:val="Hyperlink"/>
            </w:rPr>
            <w:delText xml:space="preserve">Equation 25</w:delText>
          </w:r>
        </w:del>
      </w:hyperlink>
      <w:del w:id="2225" w:author="PR Preview" w:date="2026-01-01T00:00:00Z">
        <w:r>
          <w:delText xml:space="preserve">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the set of mean functions in</w:delText>
        </w:r>
      </w:del>
      <w:del w:id="2228" w:author="PR Preview" w:date="2026-01-01T00:00:00Z">
        <w:r>
          <w:delText xml:space="preserve"> </w:delText>
        </w:r>
      </w:del>
      <w:hyperlink w:anchor="X647826443046820f13eb4df9d12242bb4295448">
        <w:del w:id="2229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is the set of polynomials of degree at most</w:delText>
        </w:r>
      </w:del>
      <w:del w:id="2232" w:author="PR Preview" w:date="2026-01-01T00:00:00Z">
        <w:r>
          <w:delText xml:space="preserve"> </w:delText>
        </w:r>
      </w:del>
      <m:oMath>
        <m:r>
          <m:t>d</m:t>
        </m:r>
      </m:oMath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of</w:delText>
        </w:r>
      </w:del>
      <w:del w:id="2235" w:author="PR Preview" w:date="2026-01-01T00:00:00Z">
        <w:r>
          <w:delText xml:space="preserve"> </w:delText>
        </w:r>
      </w:del>
      <w:hyperlink w:anchor="exm-model-family">
        <w:del w:id="223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237" w:author="PR Preview" w:date="2026-01-01T00:00:00Z">
        <w:r>
          <w:delText xml:space="preserve">.</w:delText>
        </w:r>
      </w:del>
    </w:p>
    <w:p>
      <w:pPr>
        <w:pStyle w:val="BodyText"/>
      </w:pPr>
      <w:del w:id="2238" w:author="PR Preview" w:date="2026-01-01T00:00:00Z">
        <w:r>
          <w:rPr>
            <w:b/>
            <w:bCs/>
          </w:rPr>
          <w:delText xml:space="preserve">Definition 31 (Fitted distribution model)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A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rPr>
            <w:b/>
            <w:bCs/>
          </w:rPr>
          <w:delText xml:space="preserve">fitted distribution model</w:delText>
        </w:r>
      </w:del>
      <w:del w:id="22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is a member of a</w:delText>
        </w:r>
      </w:del>
      <w:del w:id="2246" w:author="PR Preview" w:date="2026-01-01T00:00:00Z">
        <w:r>
          <w:delText xml:space="preserve"> </w:delText>
        </w:r>
      </w:del>
      <w:hyperlink w:anchor="def-distribution-model-family">
        <w:del w:id="224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22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that has been chosen to describe a</w:delText>
        </w:r>
      </w:del>
      <w:del w:id="2251" w:author="PR Preview" w:date="2026-01-01T00:00:00Z">
        <w:r>
          <w:delText xml:space="preserve"> </w:delText>
        </w:r>
      </w:del>
      <w:hyperlink w:anchor="def-data-set">
        <w:del w:id="225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2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254" w:author="PR Preview" w:date="2026-01-01T00:00:00Z">
        <w:r>
          <w:delText xml:space="preserve">.</w:delText>
        </w:r>
      </w:del>
    </w:p>
    <w:p>
      <w:pPr>
        <w:pStyle w:val="BodyText"/>
      </w:pPr>
      <w:del w:id="2255" w:author="PR Preview" w:date="2026-01-01T00:00:00Z">
        <w:r>
          <w:rPr>
            <w:b/>
            <w:bCs/>
          </w:rPr>
          <w:delText xml:space="preserve">Example 23 (A fitted normal distribution model)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Choosing both a line and a variance to describe the weights and fuel economies of the cars in the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rPr>
            <w:rStyle w:val="VerbatimChar"/>
          </w:rPr>
          <w:delText xml:space="preserve">mtcars</w:delText>
        </w:r>
      </w:del>
      <w:del w:id="2260" w:author="PR Preview" w:date="2026-01-01T00:00:00Z">
        <w:r>
          <w:delText xml:space="preserve"> </w:delText>
        </w:r>
      </w:del>
      <w:hyperlink w:anchor="def-data-set">
        <w:del w:id="2261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2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gives a</w:delText>
        </w:r>
      </w:del>
      <w:del w:id="2265" w:author="PR Preview" w:date="2026-01-01T00:00:00Z">
        <w:r>
          <w:delText xml:space="preserve"> </w:delText>
        </w:r>
      </w:del>
      <w:hyperlink w:anchor="def-fitted-distribution-model">
        <w:del w:id="2266" w:author="PR Preview" w:date="2026-01-01T00:00:00Z">
          <w:r>
            <w:rPr>
              <w:rStyle w:val="Hyperlink"/>
            </w:rPr>
            <w:delText xml:space="preserve">fitted distribution model</w:delText>
          </w:r>
        </w:del>
      </w:hyperlink>
      <w:del w:id="22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in the family of</w:delText>
        </w:r>
      </w:del>
      <w:del w:id="2270" w:author="PR Preview" w:date="2026-01-01T00:00:00Z">
        <w:r>
          <w:delText xml:space="preserve"> </w:delText>
        </w:r>
      </w:del>
      <w:hyperlink w:anchor="exm-distribution-model-family">
        <w:del w:id="227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with polynomial degree</w:delText>
        </w:r>
      </w:del>
      <w:del w:id="227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2275" w:author="PR Preview" w:date="2026-01-01T00:00:00Z">
        <w:r>
          <w:delText xml:space="preserve">.</w:delText>
        </w:r>
      </w:del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Its mean function</w:delText>
        </w:r>
      </w:del>
      <w:del w:id="227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is the fitted line of</w:delText>
        </w:r>
      </w:del>
      <w:del w:id="2281" w:author="PR Preview" w:date="2026-01-01T00:00:00Z">
        <w:r>
          <w:delText xml:space="preserve"> </w:delText>
        </w:r>
      </w:del>
      <w:hyperlink w:anchor="exm-fitted-model">
        <w:del w:id="228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283" w:author="PR Preview" w:date="2026-01-01T00:00:00Z">
        <w:r>
          <w:delText xml:space="preserve">.</w:delText>
        </w:r>
      </w:del>
    </w:p>
    <w:p>
      <w:pPr>
        <w:pStyle w:val="BodyText"/>
      </w:pPr>
      <w:del w:id="2284" w:author="PR Preview" w:date="2026-01-01T00:00:00Z">
        <w:r>
          <w:rPr>
            <w:b/>
            <w:bCs/>
          </w:rPr>
          <w:delText xml:space="preserve">Definition 32 (Expected prediction loss at a covariate value)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The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rPr>
            <w:b/>
            <w:bCs/>
          </w:rPr>
          <w:delText xml:space="preserve">expected prediction loss at</w:delText>
        </w:r>
      </w:del>
      <w:del w:id="228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of a</w:delText>
        </w:r>
      </w:del>
      <w:del w:id="2292" w:author="PR Preview" w:date="2026-01-01T00:00:00Z">
        <w:r>
          <w:delText xml:space="preserve"> </w:delText>
        </w:r>
      </w:del>
      <w:hyperlink w:anchor="def-fitting-procedure">
        <w:del w:id="229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294" w:author="PR Preview" w:date="2026-01-01T00:00:00Z">
        <w:r>
          <w:delText xml:space="preserve"> </w:delText>
        </w:r>
      </w:del>
      <m:oMath>
        <m:r>
          <m:t>g</m:t>
        </m:r>
      </m:oMath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at training-set size</w:delText>
        </w:r>
      </w:del>
      <w:del w:id="2297" w:author="PR Preview" w:date="2026-01-01T00:00:00Z">
        <w:r>
          <w:delText xml:space="preserve"> </w:delText>
        </w:r>
      </w:del>
      <m:oMath>
        <m:r>
          <m:t>n</m:t>
        </m:r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is the expected</w:delText>
        </w:r>
      </w:del>
      <w:del w:id="2300" w:author="PR Preview" w:date="2026-01-01T00:00:00Z">
        <w:r>
          <w:delText xml:space="preserve"> </w:delText>
        </w:r>
      </w:del>
      <w:hyperlink w:anchor="def-observation-loss">
        <w:del w:id="23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3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of the</w:delText>
        </w:r>
      </w:del>
      <w:del w:id="2305" w:author="PR Preview" w:date="2026-01-01T00:00:00Z">
        <w:r>
          <w:delText xml:space="preserve"> </w:delText>
        </w:r>
      </w:del>
      <w:hyperlink w:anchor="def-fitted-model">
        <w:del w:id="230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3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that</w:delText>
        </w:r>
      </w:del>
      <w:del w:id="2310" w:author="PR Preview" w:date="2026-01-01T00:00:00Z">
        <w:r>
          <w:delText xml:space="preserve"> </w:delText>
        </w:r>
      </w:del>
      <m:oMath>
        <m:r>
          <m:t>g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produces from</w:delText>
        </w:r>
      </w:del>
      <w:del w:id="23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14" w:author="PR Preview" w:date="2026-01-01T00:00:00Z">
        <w:r>
          <w:delText xml:space="preserve">,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on a new outcome</w:delText>
        </w:r>
      </w:del>
      <w:del w:id="23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with</w:delText>
        </w:r>
      </w:del>
      <w:del w:id="23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321" w:author="PR Preview" w:date="2026-01-01T00:00:00Z">
        <w:r>
          <w:delText xml:space="preserve">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averaged over random</w:delText>
        </w:r>
      </w:del>
      <w:del w:id="2324" w:author="PR Preview" w:date="2026-01-01T00:00:00Z">
        <w:r>
          <w:delText xml:space="preserve"> </w:delText>
        </w:r>
      </w:del>
      <w:hyperlink w:anchor="def-training-set">
        <w:del w:id="232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23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of</w:delText>
        </w:r>
      </w:del>
      <w:del w:id="2329" w:author="PR Preview" w:date="2026-01-01T00:00:00Z">
        <w:r>
          <w:delText xml:space="preserve"> </w:delText>
        </w:r>
      </w:del>
      <m:oMath>
        <m:r>
          <m:t>n</m:t>
        </m:r>
      </m:oMath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observations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drawn independently of</w:delText>
        </w:r>
      </w:del>
      <w:del w:id="23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335" w:author="PR Preview" w:date="2026-01-01T00:00:00Z">
        <w:r>
          <w:delText xml:space="preserve">,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and over</w:delText>
        </w:r>
      </w:del>
      <w:del w:id="233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39" w:author="PR Preview" w:date="2026-01-01T00:00:00Z">
        <w:r>
          <w:delText xml:space="preserve">.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The</w:delText>
        </w:r>
      </w:del>
      <w:del w:id="2342" w:author="PR Preview" w:date="2026-01-01T00:00:00Z">
        <w:r>
          <w:delText xml:space="preserve"> </w:delText>
        </w:r>
      </w:del>
      <w:hyperlink w:anchor="def-fitted-model">
        <w:del w:id="234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3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is random because</w:delText>
        </w:r>
      </w:del>
      <w:del w:id="23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is:</w:delText>
        </w:r>
      </w:del>
    </w:p>
    <w:p>
      <w:pPr>
        <w:pStyle w:val="BodyText"/>
      </w:pPr>
      <w:ins w:id="2350" w:author="PR Preview" w:date="2026-01-01T00:00:00Z">
        <w:r>
          <w:rPr>
            <w:b/>
            <w:bCs/>
          </w:rPr>
          <w:t xml:space="preserve">Definition 31 (Distribution model family)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A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rPr>
            <w:b/>
            <w:bCs/>
          </w:rPr>
          <w:t xml:space="preserve">distribution model family</w:t>
        </w:r>
      </w:ins>
      <w:ins w:id="23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is a set of</w:t>
        </w:r>
      </w:ins>
      <w:ins w:id="2358" w:author="PR Preview" w:date="2026-01-01T00:00:00Z">
        <w:r>
          <w:t xml:space="preserve"> </w:t>
        </w:r>
      </w:ins>
      <w:hyperlink w:anchor="def-distribution-model">
        <w:ins w:id="2359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2360" w:author="PR Preview" w:date="2026-01-01T00:00:00Z">
        <w:r>
          <w:t xml:space="preserve">.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The</w:t>
        </w:r>
      </w:ins>
      <w:ins w:id="2363" w:author="PR Preview" w:date="2026-01-01T00:00:00Z">
        <w:r>
          <w:t xml:space="preserve"> </w:t>
        </w:r>
      </w:ins>
      <w:hyperlink w:anchor="def-mean-function">
        <w:ins w:id="2364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ins w:id="2367" w:author="PR Preview" w:date="2026-01-01T00:00:00Z">
        <w:r>
          <w:rPr>
            <w:b/>
            <w:bCs/>
          </w:rPr>
          <w:t xml:space="preserve">Example 23 (Normal distribution models with polynomial mean functions)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The normal distribution models of</w:t>
        </w:r>
      </w:ins>
      <w:ins w:id="2370" w:author="PR Preview" w:date="2026-01-01T00:00:00Z">
        <w:r>
          <w:t xml:space="preserve"> </w:t>
        </w:r>
      </w:ins>
      <w:hyperlink w:anchor="exm-distribution-model">
        <w:ins w:id="237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whose mean function</w:t>
        </w:r>
      </w:ins>
      <w:ins w:id="2374" w:author="PR Preview" w:date="2026-01-01T00:00:00Z">
        <w:r>
          <w:t xml:space="preserve"> </w:t>
        </w:r>
      </w:ins>
      <m:oMath>
        <m:r>
          <m:t>h</m:t>
        </m:r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is a polynomial of degree at most</w:t>
        </w:r>
      </w:ins>
      <w:ins w:id="2377" w:author="PR Preview" w:date="2026-01-01T00:00:00Z">
        <w:r>
          <w:t xml:space="preserve"> </w:t>
        </w:r>
      </w:ins>
      <m:oMath>
        <m:r>
          <m:t>d</m:t>
        </m:r>
      </m:oMath>
      <w:ins w:id="2378" w:author="PR Preview" w:date="2026-01-01T00:00:00Z">
        <w:r>
          <w:t xml:space="preserve">,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with any variance</w:t>
        </w:r>
      </w:ins>
      <w:ins w:id="238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382" w:author="PR Preview" w:date="2026-01-01T00:00:00Z">
        <w:r>
          <w:t xml:space="preserve">,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form a</w:t>
        </w:r>
      </w:ins>
      <w:ins w:id="2385" w:author="PR Preview" w:date="2026-01-01T00:00:00Z">
        <w:r>
          <w:t xml:space="preserve"> </w:t>
        </w:r>
      </w:ins>
      <w:hyperlink w:anchor="def-distribution-model-family">
        <w:ins w:id="2386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3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88" w:author="PR Preview" w:date="2026-01-01T00:00:00Z">
        <w:r>
          <w:t xml:space="preserve">.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By</w:t>
        </w:r>
      </w:ins>
      <w:ins w:id="2391" w:author="PR Preview" w:date="2026-01-01T00:00:00Z">
        <w:r>
          <w:t xml:space="preserve"> </w:t>
        </w:r>
      </w:ins>
      <w:hyperlink w:anchor="X8ba36155c06ad6e11c129dc0138d9fa11d4bc5f">
        <w:ins w:id="2392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393" w:author="PR Preview" w:date="2026-01-01T00:00:00Z">
        <w:r>
          <w:t xml:space="preserve">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the set of mean functions in</w:t>
        </w:r>
      </w:ins>
      <w:ins w:id="2396" w:author="PR Preview" w:date="2026-01-01T00:00:00Z">
        <w:r>
          <w:t xml:space="preserve"> </w:t>
        </w:r>
      </w:ins>
      <w:hyperlink w:anchor="X647826443046820f13eb4df9d12242bb4295448">
        <w:ins w:id="2397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is the set of polynomials of degree at most</w:t>
        </w:r>
      </w:ins>
      <w:ins w:id="2400" w:author="PR Preview" w:date="2026-01-01T00:00:00Z">
        <w:r>
          <w:t xml:space="preserve"> </w:t>
        </w:r>
      </w:ins>
      <m:oMath>
        <m:r>
          <m:t>d</m:t>
        </m:r>
      </m:oMath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of</w:t>
        </w:r>
      </w:ins>
      <w:ins w:id="2403" w:author="PR Preview" w:date="2026-01-01T00:00:00Z">
        <w:r>
          <w:t xml:space="preserve"> </w:t>
        </w:r>
      </w:ins>
      <w:hyperlink w:anchor="exm-model-family">
        <w:ins w:id="240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405" w:author="PR Preview" w:date="2026-01-01T00:00:00Z">
        <w:r>
          <w:t xml:space="preserve">.</w:t>
        </w:r>
      </w:ins>
    </w:p>
    <w:bookmarkEnd w:id="128"/>
    <w:bookmarkStart w:id="129" w:name="def-fitted-distribution-model"/>
    <w:p>
      <w:pPr>
        <w:pStyle w:val="BodyText"/>
      </w:pPr>
      <w:ins w:id="2406" w:author="PR Preview" w:date="2026-01-01T00:00:00Z">
        <w:r>
          <w:rPr>
            <w:b/>
            <w:bCs/>
          </w:rPr>
          <w:t xml:space="preserve">Definition 32 (Fitted distribution model)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A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rPr>
            <w:b/>
            <w:bCs/>
          </w:rPr>
          <w:t xml:space="preserve">fitted distribution model</w:t>
        </w:r>
      </w:ins>
      <w:ins w:id="241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is a member of a</w:t>
        </w:r>
      </w:ins>
      <w:ins w:id="2414" w:author="PR Preview" w:date="2026-01-01T00:00:00Z">
        <w:r>
          <w:t xml:space="preserve"> </w:t>
        </w:r>
      </w:ins>
      <w:hyperlink w:anchor="def-distribution-model-family">
        <w:ins w:id="2415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24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that has been chosen to describe a</w:t>
        </w:r>
      </w:ins>
      <w:ins w:id="2419" w:author="PR Preview" w:date="2026-01-01T00:00:00Z">
        <w:r>
          <w:t xml:space="preserve"> </w:t>
        </w:r>
      </w:ins>
      <w:hyperlink w:anchor="def-data-set">
        <w:ins w:id="2420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4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422" w:author="PR Preview" w:date="2026-01-01T00:00:00Z">
        <w:r>
          <w:t xml:space="preserve">.</w:t>
        </w:r>
      </w:ins>
    </w:p>
    <w:bookmarkEnd w:id="129"/>
    <w:bookmarkStart w:id="130" w:name="exm-fitted-distribution-model"/>
    <w:p>
      <w:pPr>
        <w:pStyle w:val="BodyText"/>
      </w:pPr>
      <w:ins w:id="2423" w:author="PR Preview" w:date="2026-01-01T00:00:00Z">
        <w:r>
          <w:rPr>
            <w:b/>
            <w:bCs/>
          </w:rPr>
          <w:t xml:space="preserve">Example 24 (A fitted normal distribution model)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Choosing both a line and a variance to describe the weights and fuel economies of the cars in the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rPr>
            <w:rStyle w:val="VerbatimChar"/>
          </w:rPr>
          <w:t xml:space="preserve">mtcars</w:t>
        </w:r>
      </w:ins>
      <w:ins w:id="2428" w:author="PR Preview" w:date="2026-01-01T00:00:00Z">
        <w:r>
          <w:t xml:space="preserve"> </w:t>
        </w:r>
      </w:ins>
      <w:hyperlink w:anchor="def-data-set">
        <w:ins w:id="242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24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gives a</w:t>
        </w:r>
      </w:ins>
      <w:ins w:id="2433" w:author="PR Preview" w:date="2026-01-01T00:00:00Z">
        <w:r>
          <w:t xml:space="preserve"> </w:t>
        </w:r>
      </w:ins>
      <w:hyperlink w:anchor="def-fitted-distribution-model">
        <w:ins w:id="2434" w:author="PR Preview" w:date="2026-01-01T00:00:00Z">
          <w:r>
            <w:rPr>
              <w:rStyle w:val="Hyperlink"/>
            </w:rPr>
            <w:t xml:space="preserve">fitted distribution model</w:t>
          </w:r>
        </w:ins>
      </w:hyperlink>
      <w:ins w:id="24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in the family of</w:t>
        </w:r>
      </w:ins>
      <w:ins w:id="2438" w:author="PR Preview" w:date="2026-01-01T00:00:00Z">
        <w:r>
          <w:t xml:space="preserve"> </w:t>
        </w:r>
      </w:ins>
      <w:hyperlink w:anchor="exm-distribution-model-family">
        <w:ins w:id="2439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with polynomial degree</w:t>
        </w:r>
      </w:ins>
      <w:ins w:id="244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443" w:author="PR Preview" w:date="2026-01-01T00:00:00Z">
        <w:r>
          <w:t xml:space="preserve">.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Its mean function</w:t>
        </w:r>
      </w:ins>
      <w:ins w:id="244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is the fitted line of</w:t>
        </w:r>
      </w:ins>
      <w:ins w:id="2449" w:author="PR Preview" w:date="2026-01-01T00:00:00Z">
        <w:r>
          <w:t xml:space="preserve"> </w:t>
        </w:r>
      </w:ins>
      <w:hyperlink w:anchor="exm-fitted-model">
        <w:ins w:id="245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451" w:author="PR Preview" w:date="2026-01-01T00:00:00Z">
        <w:r>
          <w:t xml:space="preserve">.</w:t>
        </w:r>
      </w:ins>
    </w:p>
    <w:bookmarkEnd w:id="130"/>
    <w:bookmarkStart w:id="132" w:name="def-epl"/>
    <w:p>
      <w:pPr>
        <w:pStyle w:val="BodyText"/>
      </w:pPr>
      <w:ins w:id="2452" w:author="PR Preview" w:date="2026-01-01T00:00:00Z">
        <w:r>
          <w:rPr>
            <w:b/>
            <w:bCs/>
          </w:rPr>
          <w:t xml:space="preserve">Definition 33 (Expected prediction loss at a covariate value)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The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rPr>
            <w:b/>
            <w:bCs/>
          </w:rPr>
          <w:t xml:space="preserve">expected prediction loss at</w:t>
        </w:r>
      </w:ins>
      <w:ins w:id="245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of a</w:t>
        </w:r>
      </w:ins>
      <w:ins w:id="2460" w:author="PR Preview" w:date="2026-01-01T00:00:00Z">
        <w:r>
          <w:t xml:space="preserve"> </w:t>
        </w:r>
      </w:ins>
      <w:hyperlink w:anchor="def-fitting-procedure">
        <w:ins w:id="24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462" w:author="PR Preview" w:date="2026-01-01T00:00:00Z">
        <w:r>
          <w:t xml:space="preserve"> </w:t>
        </w:r>
      </w:ins>
      <m:oMath>
        <m:r>
          <m:t>g</m:t>
        </m:r>
      </m:oMath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at training-set size</w:t>
        </w:r>
      </w:ins>
      <w:ins w:id="2465" w:author="PR Preview" w:date="2026-01-01T00:00:00Z">
        <w:r>
          <w:t xml:space="preserve"> </w:t>
        </w:r>
      </w:ins>
      <m:oMath>
        <m:r>
          <m:t>n</m:t>
        </m:r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is the expected</w:t>
        </w:r>
      </w:ins>
      <w:ins w:id="2468" w:author="PR Preview" w:date="2026-01-01T00:00:00Z">
        <w:r>
          <w:t xml:space="preserve"> </w:t>
        </w:r>
      </w:ins>
      <w:hyperlink w:anchor="def-observation-loss">
        <w:ins w:id="246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47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of the</w:t>
        </w:r>
      </w:ins>
      <w:ins w:id="2473" w:author="PR Preview" w:date="2026-01-01T00:00:00Z">
        <w:r>
          <w:t xml:space="preserve"> </w:t>
        </w:r>
      </w:ins>
      <w:hyperlink w:anchor="def-fitted-model">
        <w:ins w:id="247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4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that</w:t>
        </w:r>
      </w:ins>
      <w:ins w:id="2478" w:author="PR Preview" w:date="2026-01-01T00:00:00Z">
        <w:r>
          <w:t xml:space="preserve"> </w:t>
        </w:r>
      </w:ins>
      <m:oMath>
        <m:r>
          <m:t>g</m:t>
        </m:r>
      </m:oMath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produces from</w:t>
        </w:r>
      </w:ins>
      <w:ins w:id="24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82" w:author="PR Preview" w:date="2026-01-01T00:00:00Z">
        <w:r>
          <w:t xml:space="preserve">,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on a new outcome</w:t>
        </w:r>
      </w:ins>
      <w:ins w:id="248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with</w:t>
        </w:r>
      </w:ins>
      <w:ins w:id="24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489" w:author="PR Preview" w:date="2026-01-01T00:00:00Z">
        <w:r>
          <w:t xml:space="preserve">,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averaged over random</w:t>
        </w:r>
      </w:ins>
      <w:ins w:id="2492" w:author="PR Preview" w:date="2026-01-01T00:00:00Z">
        <w:r>
          <w:t xml:space="preserve"> </w:t>
        </w:r>
      </w:ins>
      <w:hyperlink w:anchor="def-training-set">
        <w:ins w:id="249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4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of</w:t>
        </w:r>
      </w:ins>
      <w:ins w:id="2497" w:author="PR Preview" w:date="2026-01-01T00:00:00Z">
        <w:r>
          <w:t xml:space="preserve"> </w:t>
        </w:r>
      </w:ins>
      <m:oMath>
        <m:r>
          <m:t>n</m:t>
        </m:r>
      </m:oMath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observations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drawn independently of</w:t>
        </w:r>
      </w:ins>
      <w:ins w:id="25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03" w:author="PR Preview" w:date="2026-01-01T00:00:00Z">
        <w:r>
          <w:t xml:space="preserve">,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and over</w:t>
        </w:r>
      </w:ins>
      <w:ins w:id="250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07" w:author="PR Preview" w:date="2026-01-01T00:00:00Z">
        <w:r>
          <w:t xml:space="preserve">.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The</w:t>
        </w:r>
      </w:ins>
      <w:ins w:id="2510" w:author="PR Preview" w:date="2026-01-01T00:00:00Z">
        <w:r>
          <w:t xml:space="preserve"> </w:t>
        </w:r>
      </w:ins>
      <w:hyperlink w:anchor="def-fitted-model">
        <w:ins w:id="251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5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is random because</w:t>
        </w:r>
      </w:ins>
      <w:ins w:id="25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is:</w:t>
        </w:r>
      </w:ins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del w:id="2518" w:author="PR Preview" w:date="2026-01-01T00:00:00Z">
        <w:r>
          <w:rPr>
            <w:b/>
            <w:bCs/>
          </w:rPr>
          <w:delText xml:space="preserve">Definition 33 (Expected prediction error at a covariate value)</w:delText>
        </w:r>
      </w:del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The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rPr>
            <w:b/>
            <w:bCs/>
          </w:rPr>
          <w:delText xml:space="preserve">expected prediction error at</w:delText>
        </w:r>
      </w:del>
      <w:del w:id="252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(</w:delText>
        </w:r>
      </w:del>
      <w:del w:id="2526" w:author="PR Preview" w:date="2026-01-01T00:00:00Z">
        <w:r>
          <w:rPr>
            <w:b/>
            <w:bCs/>
          </w:rPr>
          <w:delText xml:space="preserve">EPE</w:delText>
        </w:r>
      </w:del>
      <w:del w:id="2527" w:author="PR Preview" w:date="2026-01-01T00:00:00Z">
        <w:r>
          <w:delText xml:space="preserve">; also the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2530" w:author="PR Preview" w:date="2026-01-01T00:00:00Z">
        <w:r>
          <w:delText xml:space="preserve">,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rPr>
            <w:b/>
            <w:bCs/>
          </w:rPr>
          <w:delText xml:space="preserve">ESPE</w:delText>
        </w:r>
      </w:del>
      <w:del w:id="2533" w:author="PR Preview" w:date="2026-01-01T00:00:00Z">
        <w:r>
          <w:delText xml:space="preserve">)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of a</w:delText>
        </w:r>
      </w:del>
      <w:del w:id="2536" w:author="PR Preview" w:date="2026-01-01T00:00:00Z">
        <w:r>
          <w:delText xml:space="preserve"> </w:delText>
        </w:r>
      </w:del>
      <w:hyperlink w:anchor="def-fitting-procedure">
        <w:del w:id="253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538" w:author="PR Preview" w:date="2026-01-01T00:00:00Z">
        <w:r>
          <w:delText xml:space="preserve"> </w:delText>
        </w:r>
      </w:del>
      <m:oMath>
        <m:r>
          <m:t>g</m:t>
        </m:r>
      </m:oMath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at training-set size</w:delText>
        </w:r>
      </w:del>
      <w:del w:id="2541" w:author="PR Preview" w:date="2026-01-01T00:00:00Z">
        <w:r>
          <w:delText xml:space="preserve"> </w:delText>
        </w:r>
      </w:del>
      <m:oMath>
        <m:r>
          <m:t>n</m:t>
        </m:r>
      </m:oMath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is its</w:delText>
        </w:r>
      </w:del>
      <w:del w:id="2544" w:author="PR Preview" w:date="2026-01-01T00:00:00Z">
        <w:r>
          <w:delText xml:space="preserve"> </w:delText>
        </w:r>
      </w:del>
      <w:hyperlink w:anchor="def-epl">
        <w:del w:id="2545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under</w:delText>
        </w:r>
      </w:del>
      <w:del w:id="2548" w:author="PR Preview" w:date="2026-01-01T00:00:00Z">
        <w:r>
          <w:delText xml:space="preserve"> </w:delText>
        </w:r>
      </w:del>
      <w:hyperlink w:anchor="rem-squared-error-loss">
        <w:del w:id="2549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2550" w:author="PR Preview" w:date="2026-01-01T00:00:00Z">
        <w:r>
          <w:delText xml:space="preserve">,</w:delText>
        </w:r>
      </w:del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the expected value of the squared</w:delText>
        </w:r>
      </w:del>
      <w:del w:id="2553" w:author="PR Preview" w:date="2026-01-01T00:00:00Z">
        <w:r>
          <w:delText xml:space="preserve"> </w:delText>
        </w:r>
      </w:del>
      <w:hyperlink r:id="rId59">
        <w:del w:id="2554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555" w:author="PR Preview" w:date="2026-01-01T00:00:00Z">
        <w:r>
          <w:delText xml:space="preserve"> </w:delText>
        </w:r>
      </w:del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of the</w:delText>
        </w:r>
      </w:del>
      <w:del w:id="2558" w:author="PR Preview" w:date="2026-01-01T00:00:00Z">
        <w:r>
          <w:delText xml:space="preserve"> </w:delText>
        </w:r>
      </w:del>
      <w:hyperlink w:anchor="def-fitted-model">
        <w:del w:id="255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5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that</w:delText>
        </w:r>
      </w:del>
      <w:del w:id="2563" w:author="PR Preview" w:date="2026-01-01T00:00:00Z">
        <w:r>
          <w:delText xml:space="preserve"> </w:delText>
        </w:r>
      </w:del>
      <m:oMath>
        <m:r>
          <m:t>g</m:t>
        </m:r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produces from</w:delText>
        </w:r>
      </w:del>
      <w:del w:id="25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67" w:author="PR Preview" w:date="2026-01-01T00:00:00Z">
        <w:r>
          <w:delText xml:space="preserve">:</w:delText>
        </w:r>
      </w:del>
    </w:p>
    <w:p>
      <w:pPr>
        <w:pStyle w:val="BodyText"/>
      </w:pPr>
      <w:ins w:id="2568" w:author="PR Preview" w:date="2026-01-01T00:00:00Z">
        <w:r>
          <w:rPr>
            <w:b/>
            <w:bCs/>
          </w:rPr>
          <w:t xml:space="preserve">Definition 34 (Expected prediction error at a covariate value)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The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rPr>
            <w:b/>
            <w:bCs/>
          </w:rPr>
          <w:t xml:space="preserve">expected prediction error at</w:t>
        </w:r>
      </w:ins>
      <w:ins w:id="257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(</w:t>
        </w:r>
      </w:ins>
      <w:ins w:id="2576" w:author="PR Preview" w:date="2026-01-01T00:00:00Z">
        <w:r>
          <w:rPr>
            <w:b/>
            <w:bCs/>
          </w:rPr>
          <w:t xml:space="preserve">EPE</w:t>
        </w:r>
      </w:ins>
      <w:ins w:id="2577" w:author="PR Preview" w:date="2026-01-01T00:00:00Z">
        <w:r>
          <w:t xml:space="preserve">; also the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rPr>
            <w:b/>
            <w:bCs/>
          </w:rPr>
          <w:t xml:space="preserve">expected squared prediction error</w:t>
        </w:r>
      </w:ins>
      <w:ins w:id="2580" w:author="PR Preview" w:date="2026-01-01T00:00:00Z">
        <w:r>
          <w:t xml:space="preserve">,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rPr>
            <w:b/>
            <w:bCs/>
          </w:rPr>
          <w:t xml:space="preserve">ESPE</w:t>
        </w:r>
      </w:ins>
      <w:ins w:id="2583" w:author="PR Preview" w:date="2026-01-01T00:00:00Z">
        <w:r>
          <w:t xml:space="preserve">)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of a</w:t>
        </w:r>
      </w:ins>
      <w:ins w:id="2586" w:author="PR Preview" w:date="2026-01-01T00:00:00Z">
        <w:r>
          <w:t xml:space="preserve"> </w:t>
        </w:r>
      </w:ins>
      <w:hyperlink w:anchor="def-fitting-procedure">
        <w:ins w:id="258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588" w:author="PR Preview" w:date="2026-01-01T00:00:00Z">
        <w:r>
          <w:t xml:space="preserve"> </w:t>
        </w:r>
      </w:ins>
      <m:oMath>
        <m:r>
          <m:t>g</m:t>
        </m:r>
      </m:oMath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at training-set size</w:t>
        </w:r>
      </w:ins>
      <w:ins w:id="2591" w:author="PR Preview" w:date="2026-01-01T00:00:00Z">
        <w:r>
          <w:t xml:space="preserve"> </w:t>
        </w:r>
      </w:ins>
      <m:oMath>
        <m:r>
          <m:t>n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is its</w:t>
        </w:r>
      </w:ins>
      <w:ins w:id="2594" w:author="PR Preview" w:date="2026-01-01T00:00:00Z">
        <w:r>
          <w:t xml:space="preserve"> </w:t>
        </w:r>
      </w:ins>
      <w:hyperlink w:anchor="def-epl">
        <w:ins w:id="2595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under</w:t>
        </w:r>
      </w:ins>
      <w:ins w:id="2598" w:author="PR Preview" w:date="2026-01-01T00:00:00Z">
        <w:r>
          <w:t xml:space="preserve"> </w:t>
        </w:r>
      </w:ins>
      <w:hyperlink w:anchor="rem-squared-error-loss">
        <w:ins w:id="2599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the expected value of the squared</w:t>
        </w:r>
      </w:ins>
      <w:ins w:id="2603" w:author="PR Preview" w:date="2026-01-01T00:00:00Z">
        <w:r>
          <w:t xml:space="preserve"> </w:t>
        </w:r>
      </w:ins>
      <w:hyperlink r:id="rId59">
        <w:ins w:id="260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605" w:author="PR Preview" w:date="2026-01-01T00:00:00Z">
        <w:r>
          <w:t xml:space="preserve"> </w:t>
        </w:r>
      </w:ins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of the</w:t>
        </w:r>
      </w:ins>
      <w:ins w:id="2608" w:author="PR Preview" w:date="2026-01-01T00:00:00Z">
        <w:r>
          <w:t xml:space="preserve"> </w:t>
        </w:r>
      </w:ins>
      <w:hyperlink w:anchor="def-fitted-model">
        <w:ins w:id="260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6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that</w:t>
        </w:r>
      </w:ins>
      <w:ins w:id="2613" w:author="PR Preview" w:date="2026-01-01T00:00:00Z">
        <w:r>
          <w:t xml:space="preserve"> </w:t>
        </w:r>
      </w:ins>
      <m:oMath>
        <m:r>
          <m:t>g</m:t>
        </m:r>
      </m:oMath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produces from</w:t>
        </w:r>
      </w:ins>
      <w:ins w:id="26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17" w:author="PR Preview" w:date="2026-01-01T00:00:00Z">
        <w:r>
          <w:t xml:space="preserve">:</w:t>
        </w:r>
      </w:ins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2618" w:author="PR Preview" w:date="2026-01-01T00:00:00Z">
        <w:r>
          <w:delText xml:space="preserve">The steps labeled</w:delText>
        </w:r>
      </w:del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“definition”</w:delText>
        </w:r>
      </w:del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apply</w:delText>
        </w:r>
      </w:del>
      <w:del w:id="2623" w:author="PR Preview" w:date="2026-01-01T00:00:00Z">
        <w:r>
          <w:delText xml:space="preserve"> </w:delText>
        </w:r>
      </w:del>
      <w:hyperlink w:anchor="eq-expected-generalization-error">
        <w:del w:id="2624" w:author="PR Preview" w:date="2026-01-01T00:00:00Z">
          <w:r>
            <w:rPr>
              <w:rStyle w:val="Hyperlink"/>
            </w:rPr>
            <w:delText xml:space="preserve">Equation 18</w:delText>
          </w:r>
        </w:del>
      </w:hyperlink>
      <w:del w:id="2625" w:author="PR Preview" w:date="2026-01-01T00:00:00Z">
        <w:r>
          <w:delText xml:space="preserve">,</w:delText>
        </w:r>
      </w:del>
      <w:del w:id="2626" w:author="PR Preview" w:date="2026-01-01T00:00:00Z">
        <w:r>
          <w:delText xml:space="preserve"> </w:delText>
        </w:r>
      </w:del>
      <w:hyperlink w:anchor="eq-generalization-error">
        <w:del w:id="2627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and</w:delText>
        </w:r>
      </w:del>
      <w:del w:id="2630" w:author="PR Preview" w:date="2026-01-01T00:00:00Z">
        <w:r>
          <w:delText xml:space="preserve"> </w:delText>
        </w:r>
      </w:del>
      <w:hyperlink w:anchor="eq-epl">
        <w:del w:id="2631" w:author="PR Preview" w:date="2026-01-01T00:00:00Z">
          <w:r>
            <w:rPr>
              <w:rStyle w:val="Hyperlink"/>
            </w:rPr>
            <w:delText xml:space="preserve">Equation 27</w:delText>
          </w:r>
        </w:del>
      </w:hyperlink>
      <w:del w:id="2632" w:author="PR Preview" w:date="2026-01-01T00:00:00Z">
        <w:r>
          <w:delText xml:space="preserve">, in that order.</w:delText>
        </w:r>
      </w:del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Here</w:delText>
        </w:r>
      </w:del>
      <w:del w:id="263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abbreviates</w:delText>
        </w:r>
      </w:del>
      <w:del w:id="263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2639" w:author="PR Preview" w:date="2026-01-01T00:00:00Z">
        <w:r>
          <w:delText xml:space="preserve">, the</w:delText>
        </w:r>
      </w:del>
      <w:del w:id="2640" w:author="PR Preview" w:date="2026-01-01T00:00:00Z">
        <w:r>
          <w:delText xml:space="preserve"> </w:delText>
        </w:r>
      </w:del>
      <w:hyperlink w:anchor="def-observation-loss">
        <w:del w:id="264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of the</w:delText>
        </w:r>
      </w:del>
      <w:del w:id="2644" w:author="PR Preview" w:date="2026-01-01T00:00:00Z">
        <w:r>
          <w:delText xml:space="preserve"> </w:delText>
        </w:r>
      </w:del>
      <w:hyperlink w:anchor="def-fitted-model">
        <w:del w:id="264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64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(</w:delText>
        </w:r>
      </w:del>
      <w:hyperlink w:anchor="eq-prediction-rule">
        <w:del w:id="2649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2650" w:author="PR Preview" w:date="2026-01-01T00:00:00Z">
        <w:r>
          <w:delText xml:space="preserve">)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on the new observation.</w:delText>
        </w:r>
      </w:del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The two steps labeled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“iterated expectations”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use the</w:delText>
        </w:r>
      </w:del>
      <w:del w:id="2659" w:author="PR Preview" w:date="2026-01-01T00:00:00Z">
        <w:r>
          <w:delText xml:space="preserve"> </w:delText>
        </w:r>
      </w:del>
      <w:hyperlink r:id="rId140">
        <w:del w:id="2660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2661" w:author="PR Preview" w:date="2026-01-01T00:00:00Z">
        <w:r>
          <w:delText xml:space="preserve">,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the first conditioning on</w:delText>
        </w:r>
      </w:del>
      <w:del w:id="26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and the second on</w:delText>
        </w:r>
      </w:del>
      <w:del w:id="26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2668" w:author="PR Preview" w:date="2026-01-01T00:00:00Z">
        <w:r>
          <w:delText xml:space="preserve">.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The last line needs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to be independent of</w:delText>
        </w:r>
      </w:del>
      <w:del w:id="26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675" w:author="PR Preview" w:date="2026-01-01T00:00:00Z">
        <w:r>
          <w:delText xml:space="preserve">:</w:delText>
        </w:r>
      </w:del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then, given</w:delText>
        </w:r>
      </w:del>
      <w:del w:id="2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679" w:author="PR Preview" w:date="2026-01-01T00:00:00Z">
        <w:r>
          <w:delText xml:space="preserve">,</w:delText>
        </w:r>
      </w:del>
      <w:del w:id="26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still has its unconditional distribution,</w:delText>
        </w:r>
      </w:del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as</w:delText>
        </w:r>
      </w:del>
      <w:del w:id="2685" w:author="PR Preview" w:date="2026-01-01T00:00:00Z">
        <w:r>
          <w:delText xml:space="preserve"> </w:delText>
        </w:r>
      </w:del>
      <w:hyperlink w:anchor="def-epl">
        <w:del w:id="2686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2687" w:author="PR Preview" w:date="2026-01-01T00:00:00Z">
        <w:r>
          <w:delText xml:space="preserve"> </w:delText>
        </w:r>
      </w:del>
      <w:del w:id="2688" w:author="PR Preview" w:date="2026-01-01T00:00:00Z">
        <w:r>
          <w:delText xml:space="preserve">requires.</w:delText>
        </w:r>
      </w:del>
    </w:p>
    <w:p>
      <w:pPr>
        <w:pStyle w:val="FirstParagraph"/>
      </w:pPr>
      <w:ins w:id="2689" w:author="PR Preview" w:date="2026-01-01T00:00:00Z">
        <w:r>
          <w:t xml:space="preserve">The steps labeled</w:t>
        </w:r>
      </w:ins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“definition”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apply</w:t>
        </w:r>
      </w:ins>
      <w:ins w:id="2694" w:author="PR Preview" w:date="2026-01-01T00:00:00Z">
        <w:r>
          <w:t xml:space="preserve"> </w:t>
        </w:r>
      </w:ins>
      <w:hyperlink w:anchor="eq-expected-generalization-error">
        <w:ins w:id="2695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2696" w:author="PR Preview" w:date="2026-01-01T00:00:00Z">
        <w:r>
          <w:t xml:space="preserve">,</w:t>
        </w:r>
      </w:ins>
      <w:ins w:id="2697" w:author="PR Preview" w:date="2026-01-01T00:00:00Z">
        <w:r>
          <w:t xml:space="preserve"> </w:t>
        </w:r>
      </w:ins>
      <w:hyperlink w:anchor="eq-generalization-error">
        <w:ins w:id="269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and</w:t>
        </w:r>
      </w:ins>
      <w:ins w:id="2701" w:author="PR Preview" w:date="2026-01-01T00:00:00Z">
        <w:r>
          <w:t xml:space="preserve"> </w:t>
        </w:r>
      </w:ins>
      <w:hyperlink w:anchor="eq-epl">
        <w:ins w:id="2702" w:author="PR Preview" w:date="2026-01-01T00:00:00Z">
          <w:r>
            <w:rPr>
              <w:rStyle w:val="Hyperlink"/>
            </w:rPr>
            <w:t xml:space="preserve">Equation 27</w:t>
          </w:r>
        </w:ins>
      </w:hyperlink>
      <w:ins w:id="2703" w:author="PR Preview" w:date="2026-01-01T00:00:00Z">
        <w:r>
          <w:t xml:space="preserve">, in that order.</w:t>
        </w:r>
      </w:ins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Here</w:t>
        </w:r>
      </w:ins>
      <w:ins w:id="270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abbreviates</w:t>
        </w:r>
      </w:ins>
      <w:ins w:id="270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710" w:author="PR Preview" w:date="2026-01-01T00:00:00Z">
        <w:r>
          <w:t xml:space="preserve">, the</w:t>
        </w:r>
      </w:ins>
      <w:ins w:id="2711" w:author="PR Preview" w:date="2026-01-01T00:00:00Z">
        <w:r>
          <w:t xml:space="preserve"> </w:t>
        </w:r>
      </w:ins>
      <w:hyperlink w:anchor="def-observation-loss">
        <w:ins w:id="271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of the</w:t>
        </w:r>
      </w:ins>
      <w:ins w:id="2715" w:author="PR Preview" w:date="2026-01-01T00:00:00Z">
        <w:r>
          <w:t xml:space="preserve"> </w:t>
        </w:r>
      </w:ins>
      <w:hyperlink w:anchor="def-fitted-model">
        <w:ins w:id="271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7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(</w:t>
        </w:r>
      </w:ins>
      <w:hyperlink w:anchor="eq-prediction-rule">
        <w:ins w:id="2720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2721" w:author="PR Preview" w:date="2026-01-01T00:00:00Z">
        <w:r>
          <w:t xml:space="preserve">)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on the new observation.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The two steps labeled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“iterated expectations”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use the</w:t>
        </w:r>
      </w:ins>
      <w:ins w:id="2730" w:author="PR Preview" w:date="2026-01-01T00:00:00Z">
        <w:r>
          <w:t xml:space="preserve"> </w:t>
        </w:r>
      </w:ins>
      <w:hyperlink r:id="rId140">
        <w:ins w:id="2731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2732" w:author="PR Preview" w:date="2026-01-01T00:00:00Z">
        <w:r>
          <w:t xml:space="preserve">,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the first conditioning on</w:t>
        </w:r>
      </w:ins>
      <w:ins w:id="27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and the second on</w:t>
        </w:r>
      </w:ins>
      <w:ins w:id="27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739" w:author="PR Preview" w:date="2026-01-01T00:00:00Z">
        <w:r>
          <w:t xml:space="preserve">.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The last line needs</w:t>
        </w:r>
      </w:ins>
      <w:ins w:id="27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to be independent of</w:t>
        </w:r>
      </w:ins>
      <w:ins w:id="27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746" w:author="PR Preview" w:date="2026-01-01T00:00:00Z">
        <w:r>
          <w:t xml:space="preserve">: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then, given</w:t>
        </w:r>
      </w:ins>
      <w:ins w:id="27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still has its unconditional distribution,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as</w:t>
        </w:r>
      </w:ins>
      <w:ins w:id="2756" w:author="PR Preview" w:date="2026-01-01T00:00:00Z">
        <w:r>
          <w:t xml:space="preserve"> </w:t>
        </w:r>
      </w:ins>
      <w:hyperlink w:anchor="def-epl">
        <w:ins w:id="2757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requires.</w:t>
        </w:r>
      </w:ins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del w:id="2760" w:author="PR Preview" w:date="2026-01-01T00:00:00Z">
        <w:r>
          <w:rPr>
            <w:b/>
            <w:bCs/>
          </w:rPr>
          <w:delText xml:space="preserve">Definition 34 (Expected prediction)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Let</w:delText>
        </w:r>
      </w:del>
      <w:del w:id="2763" w:author="PR Preview" w:date="2026-01-01T00:00:00Z">
        <w:r>
          <w:delText xml:space="preserve"> </w:delText>
        </w:r>
      </w:del>
      <m:oMath>
        <m:r>
          <m:t>g</m:t>
        </m:r>
      </m:oMath>
      <w:del w:id="2764" w:author="PR Preview" w:date="2026-01-01T00:00:00Z">
        <w:r>
          <w:delText xml:space="preserve"> </w:delText>
        </w:r>
      </w:del>
      <w:del w:id="2765" w:author="PR Preview" w:date="2026-01-01T00:00:00Z">
        <w:r>
          <w:delText xml:space="preserve">be a</w:delText>
        </w:r>
      </w:del>
      <w:del w:id="2766" w:author="PR Preview" w:date="2026-01-01T00:00:00Z">
        <w:r>
          <w:delText xml:space="preserve"> </w:delText>
        </w:r>
      </w:del>
      <w:hyperlink w:anchor="def-fitting-procedure">
        <w:del w:id="276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68" w:author="PR Preview" w:date="2026-01-01T00:00:00Z">
        <w:r>
          <w:delText xml:space="preserve">,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and let</w:delText>
        </w:r>
      </w:del>
      <w:del w:id="27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be a random</w:delText>
        </w:r>
      </w:del>
      <w:del w:id="2774" w:author="PR Preview" w:date="2026-01-01T00:00:00Z">
        <w:r>
          <w:delText xml:space="preserve"> </w:delText>
        </w:r>
      </w:del>
      <w:hyperlink w:anchor="def-training-set">
        <w:del w:id="27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76" w:author="PR Preview" w:date="2026-01-01T00:00:00Z">
        <w:r>
          <w:delText xml:space="preserve">.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The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rPr>
            <w:b/>
            <w:bCs/>
          </w:rPr>
          <w:delText xml:space="preserve">expected prediction</w:delText>
        </w:r>
      </w:del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of</w:delText>
        </w:r>
      </w:del>
      <w:del w:id="2783" w:author="PR Preview" w:date="2026-01-01T00:00:00Z">
        <w:r>
          <w:delText xml:space="preserve"> </w:delText>
        </w:r>
      </w:del>
      <m:oMath>
        <m:r>
          <m:t>g</m:t>
        </m:r>
      </m:oMath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at a covariate value</w:delText>
        </w:r>
      </w:del>
      <w:del w:id="2786" w:author="PR Preview" w:date="2026-01-01T00:00:00Z">
        <w:r>
          <w:delText xml:space="preserve"> </w:delText>
        </w:r>
      </w:del>
      <m:oMath>
        <m:r>
          <m:t>x</m:t>
        </m:r>
      </m:oMath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is the value</w:delText>
        </w:r>
      </w:del>
      <w:del w:id="27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of the</w:delText>
        </w:r>
      </w:del>
      <w:del w:id="2792" w:author="PR Preview" w:date="2026-01-01T00:00:00Z">
        <w:r>
          <w:delText xml:space="preserve"> </w:delText>
        </w:r>
      </w:del>
      <w:hyperlink w:anchor="def-fitted-model">
        <w:del w:id="2793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7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at</w:delText>
        </w:r>
      </w:del>
      <w:del w:id="2797" w:author="PR Preview" w:date="2026-01-01T00:00:00Z">
        <w:r>
          <w:delText xml:space="preserve"> </w:delText>
        </w:r>
      </w:del>
      <m:oMath>
        <m:r>
          <m:t>x</m:t>
        </m:r>
      </m:oMath>
      <w:del w:id="2798" w:author="PR Preview" w:date="2026-01-01T00:00:00Z">
        <w:r>
          <w:delText xml:space="preserve">,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2801" w:author="PR Preview" w:date="2026-01-01T00:00:00Z">
        <w:r>
          <w:rPr>
            <w:b/>
            <w:bCs/>
          </w:rPr>
          <w:t xml:space="preserve">Definition 35 (Expected prediction)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Let</w:t>
        </w:r>
      </w:ins>
      <w:ins w:id="2804" w:author="PR Preview" w:date="2026-01-01T00:00:00Z">
        <w:r>
          <w:t xml:space="preserve"> </w:t>
        </w:r>
      </w:ins>
      <m:oMath>
        <m:r>
          <m:t>g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be a</w:t>
        </w:r>
      </w:ins>
      <w:ins w:id="2807" w:author="PR Preview" w:date="2026-01-01T00:00:00Z">
        <w:r>
          <w:t xml:space="preserve"> </w:t>
        </w:r>
      </w:ins>
      <w:hyperlink w:anchor="def-fitting-procedure">
        <w:ins w:id="280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9" w:author="PR Preview" w:date="2026-01-01T00:00:00Z">
        <w:r>
          <w:t xml:space="preserve">,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and let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be a random</w:t>
        </w:r>
      </w:ins>
      <w:ins w:id="2815" w:author="PR Preview" w:date="2026-01-01T00:00:00Z">
        <w:r>
          <w:t xml:space="preserve"> </w:t>
        </w:r>
      </w:ins>
      <w:hyperlink w:anchor="def-training-set">
        <w:ins w:id="281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17" w:author="PR Preview" w:date="2026-01-01T00:00:00Z">
        <w:r>
          <w:t xml:space="preserve">.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The</w:t>
        </w:r>
      </w:ins>
      <w:ins w:id="2820" w:author="PR Preview" w:date="2026-01-01T00:00:00Z">
        <w:r>
          <w:t xml:space="preserve"> </w:t>
        </w:r>
      </w:ins>
      <w:ins w:id="2821" w:author="PR Preview" w:date="2026-01-01T00:00:00Z">
        <w:r>
          <w:rPr>
            <w:b/>
            <w:bCs/>
          </w:rPr>
          <w:t xml:space="preserve">expected prediction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of</w:t>
        </w:r>
      </w:ins>
      <w:ins w:id="2824" w:author="PR Preview" w:date="2026-01-01T00:00:00Z">
        <w:r>
          <w:t xml:space="preserve"> </w:t>
        </w:r>
      </w:ins>
      <m:oMath>
        <m:r>
          <m:t>g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at a covariate value</w:t>
        </w:r>
      </w:ins>
      <w:ins w:id="2827" w:author="PR Preview" w:date="2026-01-01T00:00:00Z">
        <w:r>
          <w:t xml:space="preserve"> </w:t>
        </w:r>
      </w:ins>
      <m:oMath>
        <m:r>
          <m:t>x</m:t>
        </m:r>
      </m:oMath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is the value</w:t>
        </w:r>
      </w:ins>
      <w:ins w:id="28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of the</w:t>
        </w:r>
      </w:ins>
      <w:ins w:id="2833" w:author="PR Preview" w:date="2026-01-01T00:00:00Z">
        <w:r>
          <w:t xml:space="preserve"> </w:t>
        </w:r>
      </w:ins>
      <w:hyperlink w:anchor="def-fitted-model">
        <w:ins w:id="283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at</w:t>
        </w:r>
      </w:ins>
      <w:ins w:id="2838" w:author="PR Preview" w:date="2026-01-01T00:00:00Z">
        <w:r>
          <w:t xml:space="preserve"> </w:t>
        </w:r>
      </w:ins>
      <m:oMath>
        <m:r>
          <m:t>x</m:t>
        </m:r>
      </m:oMath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del w:id="2842" w:author="PR Preview" w:date="2026-01-01T00:00:00Z">
        <w:r>
          <w:rPr>
            <w:b/>
            <w:bCs/>
          </w:rPr>
          <w:delText xml:space="preserve">Example 24 (Computing the expected prediction)</w:delText>
        </w:r>
      </w:del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Suppose the predictions</w:delText>
        </w:r>
      </w:del>
      <w:del w:id="284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46" w:author="PR Preview" w:date="2026-01-01T00:00:00Z">
        <w:r>
          <w:delText xml:space="preserve"> </w:delText>
        </w:r>
      </w:del>
      <w:del w:id="2847" w:author="PR Preview" w:date="2026-01-01T00:00:00Z">
        <w:r>
          <w:delText xml:space="preserve">at</w:delText>
        </w:r>
      </w:del>
      <w:del w:id="2848" w:author="PR Preview" w:date="2026-01-01T00:00:00Z">
        <w:r>
          <w:delText xml:space="preserve"> </w:delText>
        </w:r>
      </w:del>
      <m:oMath>
        <m:r>
          <m:t>x</m:t>
        </m:r>
      </m:oMath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delText xml:space="preserve">take the values</w:delText>
        </w:r>
      </w:del>
      <w:del w:id="2851" w:author="PR Preview" w:date="2026-01-01T00:00:00Z">
        <w:r>
          <w:delText xml:space="preserve"> </w:delText>
        </w:r>
      </w:del>
      <m:oMath>
        <m:r>
          <m:t>9</m:t>
        </m:r>
      </m:oMath>
      <w:del w:id="2852" w:author="PR Preview" w:date="2026-01-01T00:00:00Z">
        <w:r>
          <w:delText xml:space="preserve">,</w:delText>
        </w:r>
      </w:del>
      <w:del w:id="2853" w:author="PR Preview" w:date="2026-01-01T00:00:00Z">
        <w:r>
          <w:delText xml:space="preserve"> </w:delText>
        </w:r>
      </w:del>
      <m:oMath>
        <m:r>
          <m:t>11</m:t>
        </m:r>
      </m:oMath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and</w:delText>
        </w:r>
      </w:del>
      <w:del w:id="2856" w:author="PR Preview" w:date="2026-01-01T00:00:00Z">
        <w:r>
          <w:delText xml:space="preserve"> </w:delText>
        </w:r>
      </w:del>
      <m:oMath>
        <m:r>
          <m:t>13</m:t>
        </m:r>
      </m:oMath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with equal probability.</w:delText>
        </w:r>
      </w:del>
      <w:del w:id="2859" w:author="PR Preview" w:date="2026-01-01T00:00:00Z">
        <w:r>
          <w:delText xml:space="preserve"> </w:delText>
        </w:r>
      </w:del>
      <w:del w:id="286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61" w:author="PR Preview" w:date="2026-01-01T00:00:00Z">
        <w:r>
          <w:rPr>
            <w:b/>
            <w:bCs/>
          </w:rPr>
          <w:delText xml:space="preserve">Example 25 (The expected prediction of a line on cylinders)</w:delText>
        </w:r>
      </w:del>
      <w:del w:id="2862" w:author="PR Preview" w:date="2026-01-01T00:00:00Z">
        <w:r>
          <w:delText xml:space="preserve"> </w:delText>
        </w:r>
      </w:del>
      <w:del w:id="2863" w:author="PR Preview" w:date="2026-01-01T00:00:00Z">
        <w:r>
          <w:delText xml:space="preserve">Treat the 392 cars of the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rPr>
            <w:rStyle w:val="VerbatimChar"/>
          </w:rPr>
          <w:delText xml:space="preserve">Auto</w:delText>
        </w:r>
      </w:del>
      <w:del w:id="2866" w:author="PR Preview" w:date="2026-01-01T00:00:00Z">
        <w:r>
          <w:delText xml:space="preserve"> </w:delText>
        </w:r>
      </w:del>
      <w:del w:id="2867" w:author="PR Preview" w:date="2026-01-01T00:00:00Z">
        <w:r>
          <w:delText xml:space="preserve">data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[6]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as the whole world of cars.</w:delText>
        </w:r>
      </w:del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A</w:delText>
        </w:r>
      </w:del>
      <w:del w:id="2874" w:author="PR Preview" w:date="2026-01-01T00:00:00Z">
        <w:r>
          <w:delText xml:space="preserve"> </w:delText>
        </w:r>
      </w:del>
      <w:hyperlink w:anchor="def-training-set">
        <w:del w:id="28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is 30 cars drawn at random from it, and the learning algorithm fits the line of</w:delText>
        </w:r>
      </w:del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rPr>
            <w:rStyle w:val="VerbatimChar"/>
          </w:rPr>
          <w:delText xml:space="preserve">mpg</w:delText>
        </w:r>
      </w:del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on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rPr>
            <w:rStyle w:val="VerbatimChar"/>
          </w:rPr>
          <w:delText xml:space="preserve">cylinders</w:delText>
        </w:r>
      </w:del>
      <w:del w:id="2884" w:author="PR Preview" w:date="2026-01-01T00:00:00Z">
        <w:r>
          <w:delText xml:space="preserve">.</w:delText>
        </w:r>
      </w:del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Draw 2000</w:delText>
        </w:r>
      </w:del>
      <w:del w:id="2887" w:author="PR Preview" w:date="2026-01-01T00:00:00Z">
        <w:r>
          <w:delText xml:space="preserve"> </w:delText>
        </w:r>
      </w:del>
      <w:hyperlink w:anchor="def-training-set">
        <w:del w:id="288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2889" w:author="PR Preview" w:date="2026-01-01T00:00:00Z">
        <w:r>
          <w:delText xml:space="preserve">, fit a line to each, and record each line’s</w:delText>
        </w:r>
      </w:del>
      <w:del w:id="2890" w:author="PR Preview" w:date="2026-01-01T00:00:00Z">
        <w:r>
          <w:delText xml:space="preserve"> </w:delText>
        </w:r>
      </w:del>
      <w:hyperlink r:id="rId147">
        <w:del w:id="2891" w:author="PR Preview" w:date="2026-01-01T00:00:00Z">
          <w:r>
            <w:rPr>
              <w:rStyle w:val="Hyperlink"/>
            </w:rPr>
            <w:delText xml:space="preserve">intercept</w:delText>
          </w:r>
        </w:del>
      </w:hyperlink>
      <w:del w:id="2892" w:author="PR Preview" w:date="2026-01-01T00:00:00Z">
        <w:r>
          <w:delText xml:space="preserve">,</w:delText>
        </w:r>
      </w:del>
      <w:del w:id="2893" w:author="PR Preview" w:date="2026-01-01T00:00:00Z">
        <w:r>
          <w:delText xml:space="preserve"> </w:delText>
        </w:r>
      </w:del>
      <w:hyperlink r:id="rId148">
        <w:del w:id="2894" w:author="PR Preview" w:date="2026-01-01T00:00:00Z">
          <w:r>
            <w:rPr>
              <w:rStyle w:val="Hyperlink"/>
            </w:rPr>
            <w:delText xml:space="preserve">slope</w:delText>
          </w:r>
        </w:del>
      </w:hyperlink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and</w:delText>
        </w:r>
      </w:del>
      <w:del w:id="2897" w:author="PR Preview" w:date="2026-01-01T00:00:00Z">
        <w:r>
          <w:delText xml:space="preserve"> </w:delText>
        </w:r>
      </w:del>
      <w:hyperlink r:id="rId18">
        <w:del w:id="289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at 4 cylinders.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Both tabs draw with the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rPr>
            <w:rStyle w:val="VerbatimChar"/>
          </w:rPr>
          <w:delText xml:space="preserve">SyncRNG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package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[10]</w:delText>
        </w:r>
      </w:del>
      <w:del w:id="2909" w:author="PR Preview" w:date="2026-01-01T00:00:00Z">
        <w:r>
          <w:delText xml:space="preserve">, a random number generator with the same algorithm in R and Python, from the same seed, so they pick the same cars:</w:delText>
        </w:r>
      </w:del>
    </w:p>
    <w:p>
      <w:pPr>
        <w:pStyle w:val="BodyText"/>
      </w:pPr>
      <w:ins w:id="2910" w:author="PR Preview" w:date="2026-01-01T00:00:00Z">
        <w:r>
          <w:rPr>
            <w:b/>
            <w:bCs/>
          </w:rPr>
          <w:t xml:space="preserve">Example 25 (Computing the expected prediction)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Suppose the predictions</w:t>
        </w:r>
      </w:ins>
      <w:ins w:id="291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at</w:t>
        </w:r>
      </w:ins>
      <w:ins w:id="2916" w:author="PR Preview" w:date="2026-01-01T00:00:00Z">
        <w:r>
          <w:t xml:space="preserve"> </w:t>
        </w:r>
      </w:ins>
      <m:oMath>
        <m:r>
          <m:t>x</m:t>
        </m:r>
      </m:oMath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take the values</w:t>
        </w:r>
      </w:ins>
      <w:ins w:id="2919" w:author="PR Preview" w:date="2026-01-01T00:00:00Z">
        <w:r>
          <w:t xml:space="preserve"> </w:t>
        </w:r>
      </w:ins>
      <m:oMath>
        <m:r>
          <m:t>9</m:t>
        </m:r>
      </m:oMath>
      <w:ins w:id="2920" w:author="PR Preview" w:date="2026-01-01T00:00:00Z">
        <w:r>
          <w:t xml:space="preserve">,</w:t>
        </w:r>
      </w:ins>
      <w:ins w:id="2921" w:author="PR Preview" w:date="2026-01-01T00:00:00Z">
        <w:r>
          <w:t xml:space="preserve"> </w:t>
        </w:r>
      </w:ins>
      <m:oMath>
        <m:r>
          <m:t>11</m:t>
        </m:r>
      </m:oMath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and</w:t>
        </w:r>
      </w:ins>
      <w:ins w:id="2924" w:author="PR Preview" w:date="2026-01-01T00:00:00Z">
        <w:r>
          <w:t xml:space="preserve"> </w:t>
        </w:r>
      </w:ins>
      <m:oMath>
        <m:r>
          <m:t>13</m:t>
        </m:r>
      </m:oMath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with equal probability.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ins w:id="2929" w:author="PR Preview" w:date="2026-01-01T00:00:00Z">
        <w:r>
          <w:rPr>
            <w:b/>
            <w:bCs/>
          </w:rPr>
          <w:t xml:space="preserve">Example 26 (The expected prediction of a line on cylinders)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Treat the 392 cars of the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rPr>
            <w:rStyle w:val="VerbatimChar"/>
          </w:rPr>
          <w:t xml:space="preserve">Auto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data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[6]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as the whole world of cars.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A</w:t>
        </w:r>
      </w:ins>
      <w:ins w:id="2942" w:author="PR Preview" w:date="2026-01-01T00:00:00Z">
        <w:r>
          <w:t xml:space="preserve"> </w:t>
        </w:r>
      </w:ins>
      <w:hyperlink w:anchor="def-training-set">
        <w:ins w:id="29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is 30 cars drawn at random from it, and the learning algorithm fits the line of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rPr>
            <w:rStyle w:val="VerbatimChar"/>
          </w:rPr>
          <w:t xml:space="preserve">mpg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on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rPr>
            <w:rStyle w:val="VerbatimChar"/>
          </w:rPr>
          <w:t xml:space="preserve">cylinders</w:t>
        </w:r>
      </w:ins>
      <w:ins w:id="2952" w:author="PR Preview" w:date="2026-01-01T00:00:00Z">
        <w:r>
          <w:t xml:space="preserve">.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Draw 2000</w:t>
        </w:r>
      </w:ins>
      <w:ins w:id="2955" w:author="PR Preview" w:date="2026-01-01T00:00:00Z">
        <w:r>
          <w:t xml:space="preserve"> </w:t>
        </w:r>
      </w:ins>
      <w:hyperlink w:anchor="def-training-set">
        <w:ins w:id="2956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2957" w:author="PR Preview" w:date="2026-01-01T00:00:00Z">
        <w:r>
          <w:t xml:space="preserve">, fit a line to each, and record each line’s</w:t>
        </w:r>
      </w:ins>
      <w:ins w:id="2958" w:author="PR Preview" w:date="2026-01-01T00:00:00Z">
        <w:r>
          <w:t xml:space="preserve"> </w:t>
        </w:r>
      </w:ins>
      <w:hyperlink r:id="rId147">
        <w:ins w:id="2959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2960" w:author="PR Preview" w:date="2026-01-01T00:00:00Z">
        <w:r>
          <w:t xml:space="preserve">,</w:t>
        </w:r>
      </w:ins>
      <w:ins w:id="2961" w:author="PR Preview" w:date="2026-01-01T00:00:00Z">
        <w:r>
          <w:t xml:space="preserve"> </w:t>
        </w:r>
      </w:ins>
      <w:hyperlink r:id="rId148">
        <w:ins w:id="2962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and</w:t>
        </w:r>
      </w:ins>
      <w:ins w:id="2965" w:author="PR Preview" w:date="2026-01-01T00:00:00Z">
        <w:r>
          <w:t xml:space="preserve"> </w:t>
        </w:r>
      </w:ins>
      <w:hyperlink r:id="rId18">
        <w:ins w:id="296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at 4 cylinders.</w:t>
        </w:r>
      </w:ins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Both tabs draw with the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rPr>
            <w:rStyle w:val="VerbatimChar"/>
          </w:rPr>
          <w:t xml:space="preserve">SyncRNG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package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[10]</w:t>
        </w:r>
      </w:ins>
      <w:ins w:id="2977" w:author="PR Preview" w:date="2026-01-01T00:00:00Z">
        <w:r>
          <w:t xml:space="preserve">, a random number generator with the same algorithm in R and Python, from the same seed, so they pick the same cars:</w:t>
        </w:r>
      </w:ins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del w:id="2978" w:author="PR Preview" w:date="2026-01-01T00:00:00Z">
        <w:r>
          <w:rPr>
            <w:b/>
            <w:bCs/>
          </w:rPr>
          <w:delText xml:space="preserve">Definition 35 (Bias of a prediction)</w:delText>
        </w:r>
      </w:del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Let</w:delText>
        </w:r>
      </w:del>
      <w:del w:id="2981" w:author="PR Preview" w:date="2026-01-01T00:00:00Z">
        <w:r>
          <w:delText xml:space="preserve"> </w:delText>
        </w:r>
      </w:del>
      <m:oMath>
        <m:r>
          <m:t>g</m:t>
        </m:r>
      </m:oMath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be a</w:delText>
        </w:r>
      </w:del>
      <w:del w:id="2984" w:author="PR Preview" w:date="2026-01-01T00:00:00Z">
        <w:r>
          <w:delText xml:space="preserve"> </w:delText>
        </w:r>
      </w:del>
      <w:hyperlink w:anchor="def-fitting-procedure">
        <w:del w:id="298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986" w:author="PR Preview" w:date="2026-01-01T00:00:00Z">
        <w:r>
          <w:delText xml:space="preserve">,</w:delText>
        </w:r>
      </w:del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and let</w:delText>
        </w:r>
      </w:del>
      <w:del w:id="29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be a random</w:delText>
        </w:r>
      </w:del>
      <w:del w:id="2992" w:author="PR Preview" w:date="2026-01-01T00:00:00Z">
        <w:r>
          <w:delText xml:space="preserve"> </w:delText>
        </w:r>
      </w:del>
      <w:hyperlink w:anchor="def-training-set">
        <w:del w:id="299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94" w:author="PR Preview" w:date="2026-01-01T00:00:00Z">
        <w:r>
          <w:delText xml:space="preserve">.</w:delText>
        </w:r>
      </w:del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At a covariate value</w:delText>
        </w:r>
      </w:del>
      <w:del w:id="2997" w:author="PR Preview" w:date="2026-01-01T00:00:00Z">
        <w:r>
          <w:delText xml:space="preserve"> </w:delText>
        </w:r>
      </w:del>
      <m:oMath>
        <m:r>
          <m:t>x</m:t>
        </m:r>
      </m:oMath>
      <w:del w:id="2998" w:author="PR Preview" w:date="2026-01-01T00:00:00Z">
        <w:r>
          <w:delText xml:space="preserve">,</w:delText>
        </w:r>
      </w:del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the prediction</w:delText>
        </w:r>
      </w:del>
      <w:del w:id="300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is a random variable,</w:delText>
        </w:r>
      </w:del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because it depends on the random training data.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The</w:delText>
        </w:r>
      </w:del>
      <w:del w:id="3008" w:author="PR Preview" w:date="2026-01-01T00:00:00Z">
        <w:r>
          <w:delText xml:space="preserve"> </w:delText>
        </w:r>
      </w:del>
      <w:del w:id="3009" w:author="PR Preview" w:date="2026-01-01T00:00:00Z">
        <w:r>
          <w:rPr>
            <w:b/>
            <w:bCs/>
          </w:rPr>
          <w:delText xml:space="preserve">bias</w:delText>
        </w:r>
      </w:del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of the prediction</w:delText>
        </w:r>
      </w:del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is the expected</w:delText>
        </w:r>
      </w:del>
      <w:del w:id="3014" w:author="PR Preview" w:date="2026-01-01T00:00:00Z">
        <w:r>
          <w:delText xml:space="preserve"> </w:delText>
        </w:r>
      </w:del>
      <w:hyperlink r:id="rId159">
        <w:del w:id="3015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of the prediction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as an</w:delText>
        </w:r>
      </w:del>
      <w:del w:id="3020" w:author="PR Preview" w:date="2026-01-01T00:00:00Z">
        <w:r>
          <w:delText xml:space="preserve"> </w:delText>
        </w:r>
      </w:del>
      <w:hyperlink r:id="rId160">
        <w:del w:id="3021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of the</w:delText>
        </w:r>
      </w:del>
      <w:del w:id="3024" w:author="PR Preview" w:date="2026-01-01T00:00:00Z">
        <w:r>
          <w:delText xml:space="preserve"> </w:delText>
        </w:r>
      </w:del>
      <w:hyperlink w:anchor="def-mean-function">
        <w:del w:id="302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026" w:author="PR Preview" w:date="2026-01-01T00:00:00Z">
        <w:r>
          <w:delText xml:space="preserve"> </w:delText>
        </w:r>
      </w:del>
      <w:del w:id="3027" w:author="PR Preview" w:date="2026-01-01T00:00:00Z">
        <w:r>
          <w:delText xml:space="preserve">value</w:delText>
        </w:r>
      </w:del>
      <w:del w:id="302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29" w:author="PR Preview" w:date="2026-01-01T00:00:00Z">
        <w:r>
          <w:delText xml:space="preserve">,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ins w:id="3032" w:author="PR Preview" w:date="2026-01-01T00:00:00Z">
        <w:r>
          <w:rPr>
            <w:b/>
            <w:bCs/>
          </w:rPr>
          <w:t xml:space="preserve">Definition 36 (Bias of a prediction)</w:t>
        </w:r>
      </w:ins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Let</w:t>
        </w:r>
      </w:ins>
      <w:ins w:id="3035" w:author="PR Preview" w:date="2026-01-01T00:00:00Z">
        <w:r>
          <w:t xml:space="preserve"> </w:t>
        </w:r>
      </w:ins>
      <m:oMath>
        <m:r>
          <m:t>g</m:t>
        </m:r>
      </m:oMath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be a</w:t>
        </w:r>
      </w:ins>
      <w:ins w:id="3038" w:author="PR Preview" w:date="2026-01-01T00:00:00Z">
        <w:r>
          <w:t xml:space="preserve"> </w:t>
        </w:r>
      </w:ins>
      <w:hyperlink w:anchor="def-fitting-procedure">
        <w:ins w:id="303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040" w:author="PR Preview" w:date="2026-01-01T00:00:00Z">
        <w:r>
          <w:t xml:space="preserve">,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and let</w:t>
        </w:r>
      </w:ins>
      <w:ins w:id="30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be a random</w:t>
        </w:r>
      </w:ins>
      <w:ins w:id="3046" w:author="PR Preview" w:date="2026-01-01T00:00:00Z">
        <w:r>
          <w:t xml:space="preserve"> </w:t>
        </w:r>
      </w:ins>
      <w:hyperlink w:anchor="def-training-set">
        <w:ins w:id="30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048" w:author="PR Preview" w:date="2026-01-01T00:00:00Z">
        <w:r>
          <w:t xml:space="preserve">.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At a covariate value</w:t>
        </w:r>
      </w:ins>
      <w:ins w:id="3051" w:author="PR Preview" w:date="2026-01-01T00:00:00Z">
        <w:r>
          <w:t xml:space="preserve"> </w:t>
        </w:r>
      </w:ins>
      <m:oMath>
        <m:r>
          <m:t>x</m:t>
        </m:r>
      </m:oMath>
      <w:ins w:id="3052" w:author="PR Preview" w:date="2026-01-01T00:00:00Z">
        <w:r>
          <w:t xml:space="preserve">,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the prediction</w:t>
        </w:r>
      </w:ins>
      <w:ins w:id="30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56" w:author="PR Preview" w:date="2026-01-01T00:00:00Z">
        <w:r>
          <w:t xml:space="preserve"> </w:t>
        </w:r>
      </w:ins>
      <w:ins w:id="3057" w:author="PR Preview" w:date="2026-01-01T00:00:00Z">
        <w:r>
          <w:t xml:space="preserve">is a random variable,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because it depends on the random training data.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The</w:t>
        </w:r>
      </w:ins>
      <w:ins w:id="3062" w:author="PR Preview" w:date="2026-01-01T00:00:00Z">
        <w:r>
          <w:t xml:space="preserve"> </w:t>
        </w:r>
      </w:ins>
      <w:ins w:id="3063" w:author="PR Preview" w:date="2026-01-01T00:00:00Z">
        <w:r>
          <w:rPr>
            <w:b/>
            <w:bCs/>
          </w:rPr>
          <w:t xml:space="preserve">bias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of the prediction</w:t>
        </w:r>
      </w:ins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is the expected</w:t>
        </w:r>
      </w:ins>
      <w:ins w:id="3068" w:author="PR Preview" w:date="2026-01-01T00:00:00Z">
        <w:r>
          <w:t xml:space="preserve"> </w:t>
        </w:r>
      </w:ins>
      <w:hyperlink r:id="rId159">
        <w:ins w:id="306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of the prediction</w:t>
        </w:r>
      </w:ins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as an</w:t>
        </w:r>
      </w:ins>
      <w:ins w:id="3074" w:author="PR Preview" w:date="2026-01-01T00:00:00Z">
        <w:r>
          <w:t xml:space="preserve"> </w:t>
        </w:r>
      </w:ins>
      <w:hyperlink r:id="rId160">
        <w:ins w:id="307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of the</w:t>
        </w:r>
      </w:ins>
      <w:ins w:id="3078" w:author="PR Preview" w:date="2026-01-01T00:00:00Z">
        <w:r>
          <w:t xml:space="preserve"> </w:t>
        </w:r>
      </w:ins>
      <w:hyperlink w:anchor="def-mean-function">
        <w:ins w:id="307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value</w:t>
        </w:r>
      </w:ins>
      <w:ins w:id="308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083" w:author="PR Preview" w:date="2026-01-01T00:00:00Z">
        <w:r>
          <w:t xml:space="preserve">,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del w:id="3086" w:author="PR Preview" w:date="2026-01-01T00:00:00Z">
        <w:r>
          <w:rPr>
            <w:b/>
            <w:bCs/>
          </w:rPr>
          <w:delText xml:space="preserve">Example 26 (Computing the bias of a prediction)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Suppose</w:delText>
        </w:r>
      </w:del>
      <w:del w:id="308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del w:id="3090" w:author="PR Preview" w:date="2026-01-01T00:00:00Z">
        <w:r>
          <w:delText xml:space="preserve">,</w:delText>
        </w:r>
      </w:del>
      <w:del w:id="3091" w:author="PR Preview" w:date="2026-01-01T00:00:00Z">
        <w:r>
          <w:delText xml:space="preserve"> </w:delText>
        </w:r>
      </w:del>
      <w:del w:id="3092" w:author="PR Preview" w:date="2026-01-01T00:00:00Z">
        <w:r>
          <w:delText xml:space="preserve">and the predictions</w:delText>
        </w:r>
      </w:del>
      <w:del w:id="30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094" w:author="PR Preview" w:date="2026-01-01T00:00:00Z">
        <w:r>
          <w:delText xml:space="preserve">,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over repeated training sets,</w:delText>
        </w:r>
      </w:del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average</w:delText>
        </w:r>
      </w:del>
      <w:del w:id="3099" w:author="PR Preview" w:date="2026-01-01T00:00:00Z">
        <w:r>
          <w:delText xml:space="preserve"> </w:delText>
        </w:r>
      </w:del>
      <m:oMath>
        <m:r>
          <m:t>11</m:t>
        </m:r>
      </m:oMath>
      <w:del w:id="3100" w:author="PR Preview" w:date="2026-01-01T00:00:00Z">
        <w:r>
          <w:delText xml:space="preserve">.</w:delText>
        </w:r>
      </w:del>
      <w:del w:id="3101" w:author="PR Preview" w:date="2026-01-01T00:00:00Z">
        <w:r>
          <w:delText xml:space="preserve"> </w:delText>
        </w:r>
      </w:del>
      <w:del w:id="3102" w:author="PR Preview" w:date="2026-01-01T00:00:00Z">
        <w:r>
          <w:delText xml:space="preserve">Then</w:delText>
        </w:r>
      </w:del>
    </w:p>
    <w:p>
      <w:pPr>
        <w:pStyle w:val="BodyText"/>
      </w:pPr>
      <w:ins w:id="3103" w:author="PR Preview" w:date="2026-01-01T00:00:00Z">
        <w:r>
          <w:rPr>
            <w:b/>
            <w:bCs/>
          </w:rPr>
          <w:t xml:space="preserve">Example 27 (Computing the bias of a prediction)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Suppose</w:t>
        </w:r>
      </w:ins>
      <w:ins w:id="310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ins w:id="3107" w:author="PR Preview" w:date="2026-01-01T00:00:00Z">
        <w:r>
          <w:t xml:space="preserve">,</w:t>
        </w:r>
      </w:ins>
      <w:ins w:id="3108" w:author="PR Preview" w:date="2026-01-01T00:00:00Z">
        <w:r>
          <w:t xml:space="preserve"> </w:t>
        </w:r>
      </w:ins>
      <w:ins w:id="3109" w:author="PR Preview" w:date="2026-01-01T00:00:00Z">
        <w:r>
          <w:t xml:space="preserve">and the predictions</w:t>
        </w:r>
      </w:ins>
      <w:ins w:id="311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111" w:author="PR Preview" w:date="2026-01-01T00:00:00Z">
        <w:r>
          <w:t xml:space="preserve">,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over repeated training sets,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average</w:t>
        </w:r>
      </w:ins>
      <w:ins w:id="3116" w:author="PR Preview" w:date="2026-01-01T00:00:00Z">
        <w:r>
          <w:t xml:space="preserve"> </w:t>
        </w:r>
      </w:ins>
      <m:oMath>
        <m:r>
          <m:t>11</m:t>
        </m:r>
      </m:oMath>
      <w:ins w:id="3117" w:author="PR Preview" w:date="2026-01-01T00:00:00Z">
        <w:r>
          <w:t xml:space="preserve">.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del w:id="3120" w:author="PR Preview" w:date="2026-01-01T00:00:00Z">
        <w:r>
          <w:rPr>
            <w:b/>
            <w:bCs/>
          </w:rPr>
          <w:delText xml:space="preserve">Definition 36 (Irreducible error)</w:delText>
        </w:r>
      </w:del>
      <w:del w:id="3121" w:author="PR Preview" w:date="2026-01-01T00:00:00Z">
        <w:r>
          <w:delText xml:space="preserve"> </w:delText>
        </w:r>
      </w:del>
      <w:del w:id="3122" w:author="PR Preview" w:date="2026-01-01T00:00:00Z">
        <w:r>
          <w:delText xml:space="preserve">Let</w:delText>
        </w:r>
      </w:del>
      <w:del w:id="31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3124" w:author="PR Preview" w:date="2026-01-01T00:00:00Z">
        <w:r>
          <w:delText xml:space="preserve"> </w:delText>
        </w:r>
      </w:del>
      <w:del w:id="3125" w:author="PR Preview" w:date="2026-01-01T00:00:00Z">
        <w:r>
          <w:delText xml:space="preserve">be the</w:delText>
        </w:r>
      </w:del>
      <w:del w:id="3126" w:author="PR Preview" w:date="2026-01-01T00:00:00Z">
        <w:r>
          <w:delText xml:space="preserve"> </w:delText>
        </w:r>
      </w:del>
      <w:hyperlink w:anchor="def-covariate">
        <w:del w:id="312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delText xml:space="preserve">and the outcome of one observation from a</w:delText>
        </w:r>
      </w:del>
      <w:del w:id="3130" w:author="PR Preview" w:date="2026-01-01T00:00:00Z">
        <w:r>
          <w:delText xml:space="preserve"> </w:delText>
        </w:r>
      </w:del>
      <w:hyperlink r:id="rId63">
        <w:del w:id="313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3132" w:author="PR Preview" w:date="2026-01-01T00:00:00Z">
        <w:r>
          <w:delText xml:space="preserve">,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and let</w:delText>
        </w:r>
      </w:del>
      <w:del w:id="3135" w:author="PR Preview" w:date="2026-01-01T00:00:00Z">
        <w:r>
          <w:delText xml:space="preserve"> </w:delText>
        </w:r>
      </w:del>
      <m:oMath>
        <m:r>
          <m:t>ε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be its</w:delText>
        </w:r>
      </w:del>
      <w:del w:id="3138" w:author="PR Preview" w:date="2026-01-01T00:00:00Z">
        <w:r>
          <w:delText xml:space="preserve"> </w:delText>
        </w:r>
      </w:del>
      <w:hyperlink w:anchor="def-noise">
        <w:del w:id="313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140" w:author="PR Preview" w:date="2026-01-01T00:00:00Z">
        <w:r>
          <w:delText xml:space="preserve">.</w:delText>
        </w:r>
      </w:del>
    </w:p>
    <w:p>
      <w:pPr>
        <w:pStyle w:val="BodyText"/>
      </w:pPr>
      <w:ins w:id="3141" w:author="PR Preview" w:date="2026-01-01T00:00:00Z">
        <w:r>
          <w:rPr>
            <w:b/>
            <w:bCs/>
          </w:rPr>
          <w:t xml:space="preserve">Definition 37 (Irreducible error)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Let</w:t>
        </w:r>
      </w:ins>
      <w:ins w:id="314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be the</w:t>
        </w:r>
      </w:ins>
      <w:ins w:id="3147" w:author="PR Preview" w:date="2026-01-01T00:00:00Z">
        <w:r>
          <w:t xml:space="preserve"> </w:t>
        </w:r>
      </w:ins>
      <w:hyperlink w:anchor="def-covariate">
        <w:ins w:id="314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and the outcome of one observation from a</w:t>
        </w:r>
      </w:ins>
      <w:ins w:id="3151" w:author="PR Preview" w:date="2026-01-01T00:00:00Z">
        <w:r>
          <w:t xml:space="preserve"> </w:t>
        </w:r>
      </w:ins>
      <w:hyperlink r:id="rId63">
        <w:ins w:id="3152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3153" w:author="PR Preview" w:date="2026-01-01T00:00:00Z">
        <w:r>
          <w:t xml:space="preserve">,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and let</w:t>
        </w:r>
      </w:ins>
      <w:ins w:id="3156" w:author="PR Preview" w:date="2026-01-01T00:00:00Z">
        <w:r>
          <w:t xml:space="preserve"> </w:t>
        </w:r>
      </w:ins>
      <m:oMath>
        <m:r>
          <m:t>ε</m:t>
        </m:r>
      </m:oMath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be its</w:t>
        </w:r>
      </w:ins>
      <w:ins w:id="3159" w:author="PR Preview" w:date="2026-01-01T00:00:00Z">
        <w:r>
          <w:t xml:space="preserve"> </w:t>
        </w:r>
      </w:ins>
      <w:hyperlink w:anchor="def-noise">
        <w:ins w:id="316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16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del w:id="3162" w:author="PR Preview" w:date="2026-01-01T00:00:00Z">
        <w:r>
          <w:rPr>
            <w:b/>
            <w:bCs/>
          </w:rPr>
          <w:delText xml:space="preserve">Example 27 (The irreducible error of a normal population)</w:delText>
        </w:r>
      </w:del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Take a</w:delText>
        </w:r>
      </w:del>
      <w:del w:id="3165" w:author="PR Preview" w:date="2026-01-01T00:00:00Z">
        <w:r>
          <w:delText xml:space="preserve"> </w:delText>
        </w:r>
      </w:del>
      <w:hyperlink r:id="rId63">
        <w:del w:id="3166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whose outcome given the</w:delText>
        </w:r>
      </w:del>
      <w:del w:id="3169" w:author="PR Preview" w:date="2026-01-01T00:00:00Z">
        <w:r>
          <w:delText xml:space="preserve"> </w:delText>
        </w:r>
      </w:del>
      <w:hyperlink w:anchor="def-covariate">
        <w:del w:id="317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value</w:delText>
        </w:r>
      </w:del>
      <w:del w:id="3173" w:author="PR Preview" w:date="2026-01-01T00:00:00Z">
        <w:r>
          <w:delText xml:space="preserve"> </w:delText>
        </w:r>
      </w:del>
      <m:oMath>
        <m:r>
          <m:t>x</m:t>
        </m:r>
      </m:oMath>
      <w:del w:id="3174" w:author="PR Preview" w:date="2026-01-01T00:00:00Z">
        <w:r>
          <w:delText xml:space="preserve"> </w:delText>
        </w:r>
      </w:del>
      <w:del w:id="3175" w:author="PR Preview" w:date="2026-01-01T00:00:00Z">
        <w:r>
          <w:delText xml:space="preserve">has the</w:delText>
        </w:r>
      </w:del>
      <w:del w:id="3176" w:author="PR Preview" w:date="2026-01-01T00:00:00Z">
        <w:r>
          <w:delText xml:space="preserve"> </w:delText>
        </w:r>
      </w:del>
      <w:hyperlink r:id="rId112">
        <w:del w:id="3177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3178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179" w:author="PR Preview" w:date="2026-01-01T00:00:00Z">
        <w:r>
          <w:delText xml:space="preserve">, where</w:delText>
        </w:r>
      </w:del>
      <w:del w:id="31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and</w:delText>
        </w:r>
      </w:del>
      <w:del w:id="318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184" w:author="PR Preview" w:date="2026-01-01T00:00:00Z">
        <w:r>
          <w:delText xml:space="preserve">.</w:delText>
        </w:r>
      </w:del>
      <w:del w:id="3185" w:author="PR Preview" w:date="2026-01-01T00:00:00Z">
        <w:r>
          <w:delText xml:space="preserve"> </w:delText>
        </w:r>
      </w:del>
      <w:del w:id="3186" w:author="PR Preview" w:date="2026-01-01T00:00:00Z">
        <w:r>
          <w:delText xml:space="preserve">Its</w:delText>
        </w:r>
      </w:del>
      <w:del w:id="3187" w:author="PR Preview" w:date="2026-01-01T00:00:00Z">
        <w:r>
          <w:delText xml:space="preserve"> </w:delText>
        </w:r>
      </w:del>
      <w:hyperlink w:anchor="def-noise">
        <w:del w:id="318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18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3190" w:author="PR Preview" w:date="2026-01-01T00:00:00Z">
        <w:r>
          <w:delText xml:space="preserve">, given</w:delText>
        </w:r>
      </w:del>
      <w:del w:id="31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3192" w:author="PR Preview" w:date="2026-01-01T00:00:00Z">
        <w:r>
          <w:delText xml:space="preserve">, has the normal distribution with mean</w:delText>
        </w:r>
      </w:del>
      <w:del w:id="3193" w:author="PR Preview" w:date="2026-01-01T00:00:00Z">
        <w:r>
          <w:delText xml:space="preserve"> </w:delText>
        </w:r>
      </w:del>
      <m:oMath>
        <m:r>
          <m:t>0</m:t>
        </m:r>
      </m:oMath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and</w:delText>
        </w:r>
      </w:del>
      <w:del w:id="3196" w:author="PR Preview" w:date="2026-01-01T00:00:00Z">
        <w:r>
          <w:delText xml:space="preserve"> </w:delText>
        </w:r>
      </w:del>
      <w:hyperlink r:id="rId164">
        <w:del w:id="3197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319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199" w:author="PR Preview" w:date="2026-01-01T00:00:00Z">
        <w:r>
          <w:delText xml:space="preserve">.</w:delText>
        </w:r>
      </w:del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The</w:delText>
        </w:r>
      </w:del>
      <w:del w:id="3202" w:author="PR Preview" w:date="2026-01-01T00:00:00Z">
        <w:r>
          <w:delText xml:space="preserve"> </w:delText>
        </w:r>
      </w:del>
      <w:hyperlink w:anchor="def-irreducible-error">
        <w:del w:id="3203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204" w:author="PR Preview" w:date="2026-01-01T00:00:00Z">
        <w:r>
          <w:delText xml:space="preserve"> </w:delText>
        </w:r>
      </w:del>
      <w:del w:id="3205" w:author="PR Preview" w:date="2026-01-01T00:00:00Z">
        <w:r>
          <w:delText xml:space="preserve">at every</w:delText>
        </w:r>
      </w:del>
      <w:del w:id="3206" w:author="PR Preview" w:date="2026-01-01T00:00:00Z">
        <w:r>
          <w:delText xml:space="preserve"> </w:delText>
        </w:r>
      </w:del>
      <m:oMath>
        <m:r>
          <m:t>x</m:t>
        </m:r>
      </m:oMath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is therefore</w:delText>
        </w:r>
      </w:del>
      <w:del w:id="320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3210" w:author="PR Preview" w:date="2026-01-01T00:00:00Z">
        <w:r>
          <w:delText xml:space="preserve">.</w:delText>
        </w:r>
      </w:del>
    </w:p>
    <w:p>
      <w:pPr>
        <w:pStyle w:val="BodyText"/>
      </w:pPr>
      <w:del w:id="3211" w:author="PR Preview" w:date="2026-01-01T00:00:00Z">
        <w:r>
          <w:rPr>
            <w:i/>
            <w:iCs/>
          </w:rPr>
          <w:delText xml:space="preserve">Remark 12</w:delText>
        </w:r>
      </w:del>
      <w:del w:id="3212" w:author="PR Preview" w:date="2026-01-01T00:00:00Z">
        <w:r>
          <w:delText xml:space="preserve"> (What the irreducible error does and does not depend on). </w:delText>
        </w:r>
      </w:del>
      <w:del w:id="3213" w:author="PR Preview" w:date="2026-01-01T00:00:00Z">
        <w:r>
          <w:delText xml:space="preserve">The</w:delText>
        </w:r>
      </w:del>
      <w:del w:id="3214" w:author="PR Preview" w:date="2026-01-01T00:00:00Z">
        <w:r>
          <w:delText xml:space="preserve"> </w:delText>
        </w:r>
      </w:del>
      <w:hyperlink w:anchor="def-irreducible-error">
        <w:del w:id="3215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21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does not depend on the</w:delText>
        </w:r>
      </w:del>
      <w:del w:id="3219" w:author="PR Preview" w:date="2026-01-01T00:00:00Z">
        <w:r>
          <w:delText xml:space="preserve"> </w:delText>
        </w:r>
      </w:del>
      <w:hyperlink w:anchor="def-fitting-procedure">
        <w:del w:id="322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221" w:author="PR Preview" w:date="2026-01-01T00:00:00Z">
        <w:r>
          <w:delText xml:space="preserve"> </w:delText>
        </w:r>
      </w:del>
      <m:oMath>
        <m:r>
          <m:t>g</m:t>
        </m:r>
      </m:oMath>
      <w:del w:id="3222" w:author="PR Preview" w:date="2026-01-01T00:00:00Z">
        <w:r>
          <w:delText xml:space="preserve">,</w:delText>
        </w:r>
      </w:del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so no choice of</w:delText>
        </w:r>
      </w:del>
      <w:del w:id="3225" w:author="PR Preview" w:date="2026-01-01T00:00:00Z">
        <w:r>
          <w:delText xml:space="preserve"> </w:delText>
        </w:r>
      </w:del>
      <w:hyperlink r:id="rId18">
        <w:del w:id="322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can remove it.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It is defined at the single</w:delText>
        </w:r>
      </w:del>
      <w:del w:id="3231" w:author="PR Preview" w:date="2026-01-01T00:00:00Z">
        <w:r>
          <w:delText xml:space="preserve"> </w:delText>
        </w:r>
      </w:del>
      <w:hyperlink w:anchor="def-covariate">
        <w:del w:id="323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233" w:author="PR Preview" w:date="2026-01-01T00:00:00Z">
        <w:r>
          <w:delText xml:space="preserve"> </w:delText>
        </w:r>
      </w:del>
      <w:del w:id="3234" w:author="PR Preview" w:date="2026-01-01T00:00:00Z">
        <w:r>
          <w:delText xml:space="preserve">value</w:delText>
        </w:r>
      </w:del>
      <w:del w:id="3235" w:author="PR Preview" w:date="2026-01-01T00:00:00Z">
        <w:r>
          <w:delText xml:space="preserve"> </w:delText>
        </w:r>
      </w:del>
      <m:oMath>
        <m:r>
          <m:t>x</m:t>
        </m:r>
      </m:oMath>
      <w:del w:id="3236" w:author="PR Preview" w:date="2026-01-01T00:00:00Z">
        <w:r>
          <w:delText xml:space="preserve">,</w:delText>
        </w:r>
      </w:del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so it may differ from one covariate value to another:</w:delText>
        </w:r>
      </w:del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it does not assume constant</w:delText>
        </w:r>
      </w:del>
      <w:del w:id="3241" w:author="PR Preview" w:date="2026-01-01T00:00:00Z">
        <w:r>
          <w:delText xml:space="preserve"> </w:delText>
        </w:r>
      </w:del>
      <w:hyperlink w:anchor="def-noise">
        <w:del w:id="3242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243" w:author="PR Preview" w:date="2026-01-01T00:00:00Z">
        <w:r>
          <w:delText xml:space="preserve"> </w:delText>
        </w:r>
      </w:del>
      <w:hyperlink r:id="rId168">
        <w:del w:id="324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across covariate values.</w:delText>
        </w:r>
      </w:del>
      <w:del w:id="3247" w:author="PR Preview" w:date="2026-01-01T00:00:00Z">
        <w:r>
          <w:delText xml:space="preserve"> </w:delText>
        </w:r>
      </w:del>
      <w:del w:id="3248" w:author="PR Preview" w:date="2026-01-01T00:00:00Z">
        <w:r>
          <w:delText xml:space="preserve">For example, in</w:delText>
        </w:r>
      </w:del>
      <w:del w:id="3249" w:author="PR Preview" w:date="2026-01-01T00:00:00Z">
        <w:r>
          <w:delText xml:space="preserve"> </w:delText>
        </w:r>
      </w:del>
      <w:hyperlink w:anchor="exm-irreducible-error">
        <w:del w:id="325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3251" w:author="PR Preview" w:date="2026-01-01T00:00:00Z">
        <w:r>
          <w:delText xml:space="preserve">,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every prediction has</w:delText>
        </w:r>
      </w:del>
      <w:del w:id="3254" w:author="PR Preview" w:date="2026-01-01T00:00:00Z">
        <w:r>
          <w:delText xml:space="preserve"> </w:delText>
        </w:r>
      </w:del>
      <w:hyperlink w:anchor="def-epe">
        <w:del w:id="3255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at least</w:delText>
        </w:r>
      </w:del>
      <w:del w:id="325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259" w:author="PR Preview" w:date="2026-01-01T00:00:00Z">
        <w:r>
          <w:delText xml:space="preserve">.</w:delText>
        </w:r>
      </w:del>
    </w:p>
    <w:p>
      <w:pPr>
        <w:pStyle w:val="BodyText"/>
      </w:pPr>
      <w:ins w:id="3260" w:author="PR Preview" w:date="2026-01-01T00:00:00Z">
        <w:r>
          <w:rPr>
            <w:b/>
            <w:bCs/>
          </w:rPr>
          <w:t xml:space="preserve">Example 28 (The irreducible error of a normal population)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Take a</w:t>
        </w:r>
      </w:ins>
      <w:ins w:id="3263" w:author="PR Preview" w:date="2026-01-01T00:00:00Z">
        <w:r>
          <w:t xml:space="preserve"> </w:t>
        </w:r>
      </w:ins>
      <w:hyperlink r:id="rId63">
        <w:ins w:id="3264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whose outcome given the</w:t>
        </w:r>
      </w:ins>
      <w:ins w:id="3267" w:author="PR Preview" w:date="2026-01-01T00:00:00Z">
        <w:r>
          <w:t xml:space="preserve"> </w:t>
        </w:r>
      </w:ins>
      <w:hyperlink w:anchor="def-covariate">
        <w:ins w:id="326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value</w:t>
        </w:r>
      </w:ins>
      <w:ins w:id="3271" w:author="PR Preview" w:date="2026-01-01T00:00:00Z">
        <w:r>
          <w:t xml:space="preserve"> </w:t>
        </w:r>
      </w:ins>
      <m:oMath>
        <m:r>
          <m:t>x</m:t>
        </m:r>
      </m:oMath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has the</w:t>
        </w:r>
      </w:ins>
      <w:ins w:id="3274" w:author="PR Preview" w:date="2026-01-01T00:00:00Z">
        <w:r>
          <w:t xml:space="preserve"> </w:t>
        </w:r>
      </w:ins>
      <w:hyperlink r:id="rId112">
        <w:ins w:id="3275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3276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277" w:author="PR Preview" w:date="2026-01-01T00:00:00Z">
        <w:r>
          <w:t xml:space="preserve">, where</w:t>
        </w:r>
      </w:ins>
      <w:ins w:id="327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and</w:t>
        </w:r>
      </w:ins>
      <w:ins w:id="3281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282" w:author="PR Preview" w:date="2026-01-01T00:00:00Z">
        <w:r>
          <w:t xml:space="preserve">.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Its</w:t>
        </w:r>
      </w:ins>
      <w:ins w:id="3285" w:author="PR Preview" w:date="2026-01-01T00:00:00Z">
        <w:r>
          <w:t xml:space="preserve"> </w:t>
        </w:r>
      </w:ins>
      <w:hyperlink w:anchor="def-noise">
        <w:ins w:id="328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28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ins w:id="3288" w:author="PR Preview" w:date="2026-01-01T00:00:00Z">
        <w:r>
          <w:t xml:space="preserve">, given</w:t>
        </w:r>
      </w:ins>
      <w:ins w:id="32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290" w:author="PR Preview" w:date="2026-01-01T00:00:00Z">
        <w:r>
          <w:t xml:space="preserve">, has the normal distribution with mean</w:t>
        </w:r>
      </w:ins>
      <w:ins w:id="3291" w:author="PR Preview" w:date="2026-01-01T00:00:00Z">
        <w:r>
          <w:t xml:space="preserve"> </w:t>
        </w:r>
      </w:ins>
      <m:oMath>
        <m:r>
          <m:t>0</m:t>
        </m:r>
      </m:oMath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and</w:t>
        </w:r>
      </w:ins>
      <w:ins w:id="3294" w:author="PR Preview" w:date="2026-01-01T00:00:00Z">
        <w:r>
          <w:t xml:space="preserve"> </w:t>
        </w:r>
      </w:ins>
      <w:hyperlink r:id="rId164">
        <w:ins w:id="3295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32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297" w:author="PR Preview" w:date="2026-01-01T00:00:00Z">
        <w:r>
          <w:t xml:space="preserve">.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The</w:t>
        </w:r>
      </w:ins>
      <w:ins w:id="3300" w:author="PR Preview" w:date="2026-01-01T00:00:00Z">
        <w:r>
          <w:t xml:space="preserve"> </w:t>
        </w:r>
      </w:ins>
      <w:hyperlink w:anchor="def-irreducible-error">
        <w:ins w:id="3301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at every</w:t>
        </w:r>
      </w:ins>
      <w:ins w:id="3304" w:author="PR Preview" w:date="2026-01-01T00:00:00Z">
        <w:r>
          <w:t xml:space="preserve"> </w:t>
        </w:r>
      </w:ins>
      <m:oMath>
        <m:r>
          <m:t>x</m:t>
        </m:r>
      </m:oMath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is therefore</w:t>
        </w:r>
      </w:ins>
      <w:ins w:id="330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ins w:id="3308" w:author="PR Preview" w:date="2026-01-01T00:00:00Z">
        <w:r>
          <w:t xml:space="preserve">.</w:t>
        </w:r>
      </w:ins>
    </w:p>
    <w:bookmarkEnd w:id="167"/>
    <w:bookmarkStart w:id="169" w:name="rem-irreducible-error"/>
    <w:p>
      <w:pPr>
        <w:pStyle w:val="BodyText"/>
      </w:pPr>
      <w:ins w:id="3309" w:author="PR Preview" w:date="2026-01-01T00:00:00Z">
        <w:r>
          <w:rPr>
            <w:i/>
            <w:iCs/>
          </w:rPr>
          <w:t xml:space="preserve">Remark 12</w:t>
        </w:r>
      </w:ins>
      <w:ins w:id="3310" w:author="PR Preview" w:date="2026-01-01T00:00:00Z">
        <w:r>
          <w:t xml:space="preserve"> (What the irreducible error does and does not depend on). </w:t>
        </w:r>
      </w:ins>
      <w:ins w:id="3311" w:author="PR Preview" w:date="2026-01-01T00:00:00Z">
        <w:r>
          <w:t xml:space="preserve">The</w:t>
        </w:r>
      </w:ins>
      <w:ins w:id="3312" w:author="PR Preview" w:date="2026-01-01T00:00:00Z">
        <w:r>
          <w:t xml:space="preserve"> </w:t>
        </w:r>
      </w:ins>
      <w:hyperlink w:anchor="def-irreducible-error">
        <w:ins w:id="3313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331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does not depend on the</w:t>
        </w:r>
      </w:ins>
      <w:ins w:id="3317" w:author="PR Preview" w:date="2026-01-01T00:00:00Z">
        <w:r>
          <w:t xml:space="preserve"> </w:t>
        </w:r>
      </w:ins>
      <w:hyperlink w:anchor="def-fitting-procedure">
        <w:ins w:id="331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319" w:author="PR Preview" w:date="2026-01-01T00:00:00Z">
        <w:r>
          <w:t xml:space="preserve"> </w:t>
        </w:r>
      </w:ins>
      <m:oMath>
        <m:r>
          <m:t>g</m:t>
        </m:r>
      </m:oMath>
      <w:ins w:id="3320" w:author="PR Preview" w:date="2026-01-01T00:00:00Z">
        <w:r>
          <w:t xml:space="preserve">,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so no choice of</w:t>
        </w:r>
      </w:ins>
      <w:ins w:id="3323" w:author="PR Preview" w:date="2026-01-01T00:00:00Z">
        <w:r>
          <w:t xml:space="preserve"> </w:t>
        </w:r>
      </w:ins>
      <w:hyperlink r:id="rId18">
        <w:ins w:id="3324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can remove it.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It is defined at the single</w:t>
        </w:r>
      </w:ins>
      <w:ins w:id="3329" w:author="PR Preview" w:date="2026-01-01T00:00:00Z">
        <w:r>
          <w:t xml:space="preserve"> </w:t>
        </w:r>
      </w:ins>
      <w:hyperlink w:anchor="def-covariate">
        <w:ins w:id="333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value</w:t>
        </w:r>
      </w:ins>
      <w:ins w:id="3333" w:author="PR Preview" w:date="2026-01-01T00:00:00Z">
        <w:r>
          <w:t xml:space="preserve"> </w:t>
        </w:r>
      </w:ins>
      <m:oMath>
        <m:r>
          <m:t>x</m:t>
        </m:r>
      </m:oMath>
      <w:ins w:id="3334" w:author="PR Preview" w:date="2026-01-01T00:00:00Z">
        <w:r>
          <w:t xml:space="preserve">,</w:t>
        </w:r>
      </w:ins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so it may differ from one covariate value to another:</w:t>
        </w:r>
      </w:ins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it does not assume constant</w:t>
        </w:r>
      </w:ins>
      <w:ins w:id="3339" w:author="PR Preview" w:date="2026-01-01T00:00:00Z">
        <w:r>
          <w:t xml:space="preserve"> </w:t>
        </w:r>
      </w:ins>
      <w:hyperlink w:anchor="def-noise">
        <w:ins w:id="334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3341" w:author="PR Preview" w:date="2026-01-01T00:00:00Z">
        <w:r>
          <w:t xml:space="preserve"> </w:t>
        </w:r>
      </w:ins>
      <w:hyperlink r:id="rId168">
        <w:ins w:id="3342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across covariate values.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For example, in</w:t>
        </w:r>
      </w:ins>
      <w:ins w:id="3347" w:author="PR Preview" w:date="2026-01-01T00:00:00Z">
        <w:r>
          <w:t xml:space="preserve"> </w:t>
        </w:r>
      </w:ins>
      <w:hyperlink w:anchor="exm-irreducible-error">
        <w:ins w:id="3348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349" w:author="PR Preview" w:date="2026-01-01T00:00:00Z">
        <w:r>
          <w:t xml:space="preserve">,</w:t>
        </w:r>
      </w:ins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every prediction has</w:t>
        </w:r>
      </w:ins>
      <w:ins w:id="3352" w:author="PR Preview" w:date="2026-01-01T00:00:00Z">
        <w:r>
          <w:t xml:space="preserve"> </w:t>
        </w:r>
      </w:ins>
      <w:hyperlink w:anchor="def-epe">
        <w:ins w:id="3353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3354" w:author="PR Preview" w:date="2026-01-01T00:00:00Z">
        <w:r>
          <w:t xml:space="preserve"> </w:t>
        </w:r>
      </w:ins>
      <w:ins w:id="3355" w:author="PR Preview" w:date="2026-01-01T00:00:00Z">
        <w:r>
          <w:t xml:space="preserve">at least</w:t>
        </w:r>
      </w:ins>
      <w:ins w:id="335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57" w:author="PR Preview" w:date="2026-01-01T00:00:00Z">
        <w:r>
          <w:t xml:space="preserve">.</w:t>
        </w:r>
      </w:ins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del w:id="3358" w:author="PR Preview" w:date="2026-01-01T00:00:00Z">
        <w:r>
          <w:rPr>
            <w:b/>
            <w:bCs/>
          </w:rPr>
          <w:delText xml:space="preserve">Example 28 (The two pMSEs differ by the noise variance)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Take a population whose mean function is known:</w:delText>
        </w:r>
      </w:del>
      <w:del w:id="336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delText xml:space="preserve">with</w:delText>
        </w:r>
      </w:del>
      <w:del w:id="336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365" w:author="PR Preview" w:date="2026-01-01T00:00:00Z">
        <w:r>
          <w:delText xml:space="preserve">.</w:delText>
        </w:r>
      </w:del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Let the</w:delText>
        </w:r>
      </w:del>
      <w:del w:id="3368" w:author="PR Preview" w:date="2026-01-01T00:00:00Z">
        <w:r>
          <w:delText xml:space="preserve"> </w:delText>
        </w:r>
      </w:del>
      <w:hyperlink w:anchor="def-covariate">
        <w:del w:id="3369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370" w:author="PR Preview" w:date="2026-01-01T00:00:00Z">
        <w:r>
          <w:delText xml:space="preserve"> </w:delText>
        </w:r>
      </w:del>
      <w:del w:id="3371" w:author="PR Preview" w:date="2026-01-01T00:00:00Z">
        <w:r>
          <w:delText xml:space="preserve">value be</w:delText>
        </w:r>
      </w:del>
      <w:del w:id="337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3373" w:author="PR Preview" w:date="2026-01-01T00:00:00Z">
        <w:r>
          <w:delText xml:space="preserve">, where the mean function value is</w:delText>
        </w:r>
      </w:del>
      <w:del w:id="337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375" w:author="PR Preview" w:date="2026-01-01T00:00:00Z">
        <w:r>
          <w:delText xml:space="preserve">,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and fit a cubic polynomial by least squares to</w:delText>
        </w:r>
      </w:del>
      <w:del w:id="33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observations.</w:delText>
        </w:r>
      </w:del>
      <w:del w:id="3381" w:author="PR Preview" w:date="2026-01-01T00:00:00Z">
        <w:r>
          <w:delText xml:space="preserve"> </w:delText>
        </w:r>
      </w:del>
      <w:del w:id="3382" w:author="PR Preview" w:date="2026-01-01T00:00:00Z">
        <w:r>
          <w:delText xml:space="preserve">We draw</w:delText>
        </w:r>
      </w:del>
      <w:del w:id="338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3384" w:author="PR Preview" w:date="2026-01-01T00:00:00Z">
        <w:r>
          <w:delText xml:space="preserve"> </w:delText>
        </w:r>
      </w:del>
      <w:del w:id="3385" w:author="PR Preview" w:date="2026-01-01T00:00:00Z">
        <w:r>
          <w:delText xml:space="preserve">training sets,</w:delText>
        </w:r>
      </w:del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each with its own new outcome at</w:delText>
        </w:r>
      </w:del>
      <w:del w:id="3388" w:author="PR Preview" w:date="2026-01-01T00:00:00Z">
        <w:r>
          <w:delText xml:space="preserve"> </w:delText>
        </w:r>
      </w:del>
      <m:oMath>
        <m:r>
          <m:t>x</m:t>
        </m:r>
      </m:oMath>
      <w:del w:id="3389" w:author="PR Preview" w:date="2026-01-01T00:00:00Z">
        <w:r>
          <w:delText xml:space="preserve">,</w:delText>
        </w:r>
      </w:del>
      <w:del w:id="3390" w:author="PR Preview" w:date="2026-01-01T00:00:00Z">
        <w:r>
          <w:delText xml:space="preserve"> </w:delText>
        </w:r>
      </w:del>
      <w:del w:id="3391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3392" w:author="PR Preview" w:date="2026-01-01T00:00:00Z">
        <w:r>
          <w:rPr>
            <w:b/>
            <w:bCs/>
          </w:rPr>
          <w:t xml:space="preserve">Example 29 (The two pMSEs differ by the noise variance)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Take a population whose mean function is known:</w:t>
        </w:r>
      </w:ins>
      <w:ins w:id="33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with</w:t>
        </w:r>
      </w:ins>
      <w:ins w:id="339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399" w:author="PR Preview" w:date="2026-01-01T00:00:00Z">
        <w:r>
          <w:t xml:space="preserve">.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Let the</w:t>
        </w:r>
      </w:ins>
      <w:ins w:id="3402" w:author="PR Preview" w:date="2026-01-01T00:00:00Z">
        <w:r>
          <w:t xml:space="preserve"> </w:t>
        </w:r>
      </w:ins>
      <w:hyperlink w:anchor="def-covariate">
        <w:ins w:id="3403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value be</w:t>
        </w:r>
      </w:ins>
      <w:ins w:id="34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3407" w:author="PR Preview" w:date="2026-01-01T00:00:00Z">
        <w:r>
          <w:t xml:space="preserve">, where the mean function value is</w:t>
        </w:r>
      </w:ins>
      <w:ins w:id="340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409" w:author="PR Preview" w:date="2026-01-01T00:00:00Z">
        <w:r>
          <w:t xml:space="preserve">,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and fit a cubic polynomial by least squares to</w:t>
        </w:r>
      </w:ins>
      <w:ins w:id="34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observations.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We draw</w:t>
        </w:r>
      </w:ins>
      <w:ins w:id="3417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training sets,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each with its own new outcome at</w:t>
        </w:r>
      </w:ins>
      <w:ins w:id="3422" w:author="PR Preview" w:date="2026-01-01T00:00:00Z">
        <w:r>
          <w:t xml:space="preserve"> </w:t>
        </w:r>
      </w:ins>
      <m:oMath>
        <m:r>
          <m:t>x</m:t>
        </m:r>
      </m:oMath>
      <w:ins w:id="3423" w:author="PR Preview" w:date="2026-01-01T00:00:00Z">
        <w:r>
          <w:t xml:space="preserve">,</w:t>
        </w:r>
      </w:ins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del w:id="3426" w:author="PR Preview" w:date="2026-01-01T00:00:00Z">
        <w:r>
          <w:rPr>
            <w:b/>
            <w:bCs/>
          </w:rPr>
          <w:delText xml:space="preserve">Definition 37 (Flexibility)</w:delText>
        </w:r>
      </w:del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Let</w:delText>
        </w:r>
      </w:del>
      <w:del w:id="342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and</w:delText>
        </w:r>
      </w:del>
      <w:del w:id="343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be</w:delText>
        </w:r>
      </w:del>
      <w:del w:id="3435" w:author="PR Preview" w:date="2026-01-01T00:00:00Z">
        <w:r>
          <w:delText xml:space="preserve"> </w:delText>
        </w:r>
      </w:del>
      <w:hyperlink w:anchor="def-fitting-procedure">
        <w:del w:id="343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that each choose, by least squares,</w:delText>
        </w:r>
      </w:del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a</w:delText>
        </w:r>
      </w:del>
      <w:del w:id="3441" w:author="PR Preview" w:date="2026-01-01T00:00:00Z">
        <w:r>
          <w:delText xml:space="preserve"> </w:delText>
        </w:r>
      </w:del>
      <w:hyperlink w:anchor="def-fitted-model">
        <w:del w:id="344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from a set of candidate</w:delText>
        </w:r>
      </w:del>
      <w:del w:id="3445" w:author="PR Preview" w:date="2026-01-01T00:00:00Z">
        <w:r>
          <w:delText xml:space="preserve"> </w:delText>
        </w:r>
      </w:del>
      <w:hyperlink r:id="rId44">
        <w:del w:id="3446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3447" w:author="PR Preview" w:date="2026-01-01T00:00:00Z">
        <w:r>
          <w:delText xml:space="preserve">,</w:delText>
        </w:r>
      </w:del>
      <w:del w:id="34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and</w:delText>
        </w:r>
      </w:del>
      <w:del w:id="34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3452" w:author="PR Preview" w:date="2026-01-01T00:00:00Z">
        <w:r>
          <w:delText xml:space="preserve"> </w:delText>
        </w:r>
      </w:del>
      <w:del w:id="3453" w:author="PR Preview" w:date="2026-01-01T00:00:00Z">
        <w:r>
          <w:delText xml:space="preserve">respectively.</w:delText>
        </w:r>
      </w:del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The procedure</w:delText>
        </w:r>
      </w:del>
      <w:del w:id="34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is</w:delText>
        </w:r>
      </w:del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rPr>
            <w:b/>
            <w:bCs/>
          </w:rPr>
          <w:delText xml:space="preserve">at least as flexible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as</w:delText>
        </w:r>
      </w:del>
      <w:del w:id="346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if every candidate of</w:delText>
        </w:r>
      </w:del>
      <w:del w:id="346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is also a candidate of</w:delText>
        </w:r>
      </w:del>
      <w:del w:id="346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3470" w:author="PR Preview" w:date="2026-01-01T00:00:00Z">
        <w:r>
          <w:delText xml:space="preserve">:</w:delText>
        </w:r>
      </w:del>
    </w:p>
    <w:p>
      <w:pPr>
        <w:pStyle w:val="BodyText"/>
      </w:pPr>
      <w:ins w:id="3471" w:author="PR Preview" w:date="2026-01-01T00:00:00Z">
        <w:r>
          <w:rPr>
            <w:b/>
            <w:bCs/>
          </w:rPr>
          <w:t xml:space="preserve">Definition 38 (Flexibility)</w:t>
        </w:r>
      </w:ins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Let</w:t>
        </w:r>
      </w:ins>
      <w:ins w:id="347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and</w:t>
        </w:r>
      </w:ins>
      <w:ins w:id="34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be</w:t>
        </w:r>
      </w:ins>
      <w:ins w:id="3480" w:author="PR Preview" w:date="2026-01-01T00:00:00Z">
        <w:r>
          <w:t xml:space="preserve"> </w:t>
        </w:r>
      </w:ins>
      <w:hyperlink w:anchor="def-fitting-procedure">
        <w:ins w:id="348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that each choose, by least squares,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a</w:t>
        </w:r>
      </w:ins>
      <w:ins w:id="3486" w:author="PR Preview" w:date="2026-01-01T00:00:00Z">
        <w:r>
          <w:t xml:space="preserve"> </w:t>
        </w:r>
      </w:ins>
      <w:hyperlink w:anchor="def-fitted-model">
        <w:ins w:id="348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488" w:author="PR Preview" w:date="2026-01-01T00:00:00Z">
        <w:r>
          <w:t xml:space="preserve"> </w:t>
        </w:r>
      </w:ins>
      <w:ins w:id="3489" w:author="PR Preview" w:date="2026-01-01T00:00:00Z">
        <w:r>
          <w:t xml:space="preserve">from a set of candidate</w:t>
        </w:r>
      </w:ins>
      <w:ins w:id="3490" w:author="PR Preview" w:date="2026-01-01T00:00:00Z">
        <w:r>
          <w:t xml:space="preserve"> </w:t>
        </w:r>
      </w:ins>
      <w:hyperlink r:id="rId44">
        <w:ins w:id="3491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3492" w:author="PR Preview" w:date="2026-01-01T00:00:00Z">
        <w:r>
          <w:t xml:space="preserve">,</w:t>
        </w:r>
      </w:ins>
      <w:ins w:id="34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and</w:t>
        </w:r>
      </w:ins>
      <w:ins w:id="34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respectively.</w:t>
        </w:r>
      </w:ins>
      <w:ins w:id="3499" w:author="PR Preview" w:date="2026-01-01T00:00:00Z">
        <w:r>
          <w:t xml:space="preserve"> </w:t>
        </w:r>
      </w:ins>
      <w:ins w:id="3500" w:author="PR Preview" w:date="2026-01-01T00:00:00Z">
        <w:r>
          <w:t xml:space="preserve">The procedure</w:t>
        </w:r>
      </w:ins>
      <w:ins w:id="35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is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rPr>
            <w:b/>
            <w:bCs/>
          </w:rPr>
          <w:t xml:space="preserve">at least as flexible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as</w:t>
        </w:r>
      </w:ins>
      <w:ins w:id="350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if every candidate of</w:t>
        </w:r>
      </w:ins>
      <w:ins w:id="35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is also a candidate of</w:t>
        </w:r>
      </w:ins>
      <w:ins w:id="35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3515" w:author="PR Preview" w:date="2026-01-01T00:00:00Z">
        <w:r>
          <w:t xml:space="preserve">:</w:t>
        </w:r>
      </w:ins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del w:id="3516" w:author="PR Preview" w:date="2026-01-01T00:00:00Z">
        <w:r>
          <w:rPr>
            <w:i/>
            <w:iCs/>
          </w:rPr>
          <w:delText xml:space="preserve">Remark 15</w:delText>
        </w:r>
      </w:del>
      <w:del w:id="3517" w:author="PR Preview" w:date="2026-01-01T00:00:00Z">
        <w:r>
          <w:delText xml:space="preserve"> (Polynomial degree orders flexibility). </w:delText>
        </w:r>
      </w:del>
      <w:del w:id="3518" w:author="PR Preview" w:date="2026-01-01T00:00:00Z">
        <w:r>
          <w:delText xml:space="preserve">Least-squares polynomial fits are ordered by degree:</w:delText>
        </w:r>
      </w:del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a polynomial of degree</w:delText>
        </w:r>
      </w:del>
      <w:del w:id="3521" w:author="PR Preview" w:date="2026-01-01T00:00:00Z">
        <w:r>
          <w:delText xml:space="preserve"> </w:delText>
        </w:r>
      </w:del>
      <m:oMath>
        <m:r>
          <m:t>d</m:t>
        </m:r>
      </m:oMath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is also a polynomial of degree</w:delText>
        </w:r>
      </w:del>
      <w:del w:id="352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whose coefficient of</w:delText>
        </w:r>
      </w:del>
      <w:del w:id="352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is zero,</w:delText>
        </w:r>
      </w:del>
      <w:del w:id="3530" w:author="PR Preview" w:date="2026-01-01T00:00:00Z">
        <w:r>
          <w:delText xml:space="preserve"> </w:delText>
        </w:r>
      </w:del>
      <w:del w:id="3531" w:author="PR Preview" w:date="2026-01-01T00:00:00Z">
        <w:r>
          <w:delText xml:space="preserve">so the fit of degree</w:delText>
        </w:r>
      </w:del>
      <w:del w:id="353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3533" w:author="PR Preview" w:date="2026-01-01T00:00:00Z">
        <w:r>
          <w:delText xml:space="preserve"> </w:delText>
        </w:r>
      </w:del>
      <w:del w:id="3534" w:author="PR Preview" w:date="2026-01-01T00:00:00Z">
        <w:r>
          <w:delText xml:space="preserve">is</w:delText>
        </w:r>
      </w:del>
      <w:del w:id="3535" w:author="PR Preview" w:date="2026-01-01T00:00:00Z">
        <w:r>
          <w:delText xml:space="preserve"> </w:delText>
        </w:r>
      </w:del>
      <w:hyperlink w:anchor="def-flexibility">
        <w:del w:id="353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537" w:author="PR Preview" w:date="2026-01-01T00:00:00Z">
        <w:r>
          <w:delText xml:space="preserve"> </w:delText>
        </w:r>
      </w:del>
      <w:del w:id="3538" w:author="PR Preview" w:date="2026-01-01T00:00:00Z">
        <w:r>
          <w:delText xml:space="preserve">as the fit of degree</w:delText>
        </w:r>
      </w:del>
      <w:del w:id="3539" w:author="PR Preview" w:date="2026-01-01T00:00:00Z">
        <w:r>
          <w:delText xml:space="preserve"> </w:delText>
        </w:r>
      </w:del>
      <m:oMath>
        <m:r>
          <m:t>d</m:t>
        </m:r>
      </m:oMath>
      <w:del w:id="3540" w:author="PR Preview" w:date="2026-01-01T00:00:00Z">
        <w:r>
          <w:delText xml:space="preserve">.</w:delText>
        </w:r>
      </w:del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The four fits of</w:delText>
        </w:r>
      </w:del>
      <w:del w:id="3543" w:author="PR Preview" w:date="2026-01-01T00:00:00Z">
        <w:r>
          <w:delText xml:space="preserve"> </w:delText>
        </w:r>
      </w:del>
      <w:hyperlink w:anchor="exr-overfitting">
        <w:del w:id="354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are ordered this way.</w:delText>
        </w:r>
      </w:del>
      <w:del w:id="3547" w:author="PR Preview" w:date="2026-01-01T00:00:00Z">
        <w:r>
          <w:delText xml:space="preserve"> </w:delText>
        </w:r>
      </w:del>
      <w:hyperlink w:anchor="def-flexibility">
        <w:del w:id="3548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3549" w:author="PR Preview" w:date="2026-01-01T00:00:00Z">
        <w:r>
          <w:delText xml:space="preserve"> </w:delText>
        </w:r>
      </w:del>
      <w:del w:id="3550" w:author="PR Preview" w:date="2026-01-01T00:00:00Z">
        <w:r>
          <w:delText xml:space="preserve">is narrower than the informal use of the word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in</w:delText>
        </w:r>
      </w:del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delText xml:space="preserve">James et al. [6, Sec. 2.1.3]</w:delText>
        </w:r>
      </w:del>
      <w:del w:id="3555" w:author="PR Preview" w:date="2026-01-01T00:00:00Z">
        <w:r>
          <w:delText xml:space="preserve">: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it orders only procedures whose candidate sets are nested.</w:delText>
        </w:r>
      </w:del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Other procedures can be compared by other measures,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such as the effective number of parameters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[4, Sec. 7.6]</w:delText>
        </w:r>
      </w:del>
      <w:del w:id="3564" w:author="PR Preview" w:date="2026-01-01T00:00:00Z">
        <w:r>
          <w:delText xml:space="preserve">.</w:delText>
        </w:r>
      </w:del>
    </w:p>
    <w:p>
      <w:pPr>
        <w:pStyle w:val="BodyText"/>
      </w:pPr>
      <w:del w:id="3565" w:author="PR Preview" w:date="2026-01-01T00:00:00Z">
        <w:r>
          <w:rPr>
            <w:b/>
            <w:bCs/>
          </w:rPr>
          <w:delText xml:space="preserve">Definition 38 (Bias–variance trade-off)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Let</w:delText>
        </w:r>
      </w:del>
      <w:del w:id="356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be</w:delText>
        </w:r>
      </w:del>
      <w:del w:id="3571" w:author="PR Preview" w:date="2026-01-01T00:00:00Z">
        <w:r>
          <w:delText xml:space="preserve"> </w:delText>
        </w:r>
      </w:del>
      <w:hyperlink w:anchor="def-fitting-procedure">
        <w:del w:id="357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573" w:author="PR Preview" w:date="2026-01-01T00:00:00Z">
        <w:r>
          <w:delText xml:space="preserve">,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each</w:delText>
        </w:r>
      </w:del>
      <w:del w:id="3576" w:author="PR Preview" w:date="2026-01-01T00:00:00Z">
        <w:r>
          <w:delText xml:space="preserve"> </w:delText>
        </w:r>
      </w:del>
      <w:hyperlink w:anchor="def-flexibility">
        <w:del w:id="357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as the one before,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and let</w:delText>
        </w:r>
      </w:del>
      <w:del w:id="35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be a random</w:delText>
        </w:r>
      </w:del>
      <w:del w:id="3585" w:author="PR Preview" w:date="2026-01-01T00:00:00Z">
        <w:r>
          <w:delText xml:space="preserve"> </w:delText>
        </w:r>
      </w:del>
      <w:hyperlink w:anchor="def-training-set">
        <w:del w:id="358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587" w:author="PR Preview" w:date="2026-01-01T00:00:00Z">
        <w:r>
          <w:delText xml:space="preserve">.</w:delText>
        </w:r>
      </w:del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At a covariate value</w:delText>
        </w:r>
      </w:del>
      <w:del w:id="3590" w:author="PR Preview" w:date="2026-01-01T00:00:00Z">
        <w:r>
          <w:delText xml:space="preserve"> </w:delText>
        </w:r>
      </w:del>
      <m:oMath>
        <m:r>
          <m:t>x</m:t>
        </m:r>
      </m:oMath>
      <w:del w:id="3591" w:author="PR Preview" w:date="2026-01-01T00:00:00Z">
        <w:r>
          <w:delText xml:space="preserve">,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with</w:delText>
        </w:r>
      </w:del>
      <w:del w:id="3594" w:author="PR Preview" w:date="2026-01-01T00:00:00Z">
        <w:r>
          <w:delText xml:space="preserve"> </w:delText>
        </w:r>
      </w:del>
      <m:oMath>
        <m:r>
          <m:t>μ</m:t>
        </m:r>
      </m:oMath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the</w:delText>
        </w:r>
      </w:del>
      <w:del w:id="3597" w:author="PR Preview" w:date="2026-01-01T00:00:00Z">
        <w:r>
          <w:delText xml:space="preserve"> </w:delText>
        </w:r>
      </w:del>
      <w:hyperlink w:anchor="def-mean-function">
        <w:del w:id="359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599" w:author="PR Preview" w:date="2026-01-01T00:00:00Z">
        <w:r>
          <w:delText xml:space="preserve">,</w:delText>
        </w:r>
      </w:del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there is a</w:delText>
        </w:r>
      </w:del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rPr>
            <w:b/>
            <w:bCs/>
          </w:rPr>
          <w:delText xml:space="preserve">bias–variance trade-off</w:delText>
        </w:r>
      </w:del>
      <w:del w:id="3604" w:author="PR Preview" w:date="2026-01-01T00:00:00Z">
        <w:r>
          <w:delText xml:space="preserve"> </w:delText>
        </w:r>
      </w:del>
      <w:del w:id="3605" w:author="PR Preview" w:date="2026-01-01T00:00:00Z">
        <w:r>
          <w:delText xml:space="preserve">among them</w:delText>
        </w:r>
      </w:del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when, from each procedure to the next,</w:delText>
        </w:r>
      </w:del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delText xml:space="preserve">the squared</w:delText>
        </w:r>
      </w:del>
      <w:del w:id="3610" w:author="PR Preview" w:date="2026-01-01T00:00:00Z">
        <w:r>
          <w:delText xml:space="preserve"> </w:delText>
        </w:r>
      </w:del>
      <w:hyperlink w:anchor="def-prediction-bias">
        <w:del w:id="361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612" w:author="PR Preview" w:date="2026-01-01T00:00:00Z">
        <w:r>
          <w:delText xml:space="preserve"> </w:delText>
        </w:r>
      </w:del>
      <w:del w:id="3613" w:author="PR Preview" w:date="2026-01-01T00:00:00Z">
        <w:r>
          <w:delText xml:space="preserve">of the prediction, used as an</w:delText>
        </w:r>
      </w:del>
      <w:del w:id="3614" w:author="PR Preview" w:date="2026-01-01T00:00:00Z">
        <w:r>
          <w:delText xml:space="preserve"> </w:delText>
        </w:r>
      </w:del>
      <w:hyperlink r:id="rId160">
        <w:del w:id="361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delText xml:space="preserve">of</w:delText>
        </w:r>
      </w:del>
      <w:del w:id="361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619" w:author="PR Preview" w:date="2026-01-01T00:00:00Z">
        <w:r>
          <w:delText xml:space="preserve">, does not rise</w:delText>
        </w:r>
      </w:del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and its</w:delText>
        </w:r>
      </w:del>
      <w:del w:id="3622" w:author="PR Preview" w:date="2026-01-01T00:00:00Z">
        <w:r>
          <w:delText xml:space="preserve"> </w:delText>
        </w:r>
      </w:del>
      <w:hyperlink r:id="rId168">
        <w:del w:id="362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does not fall:</w:delText>
        </w:r>
      </w:del>
    </w:p>
    <w:p>
      <w:pPr>
        <w:pStyle w:val="BodyText"/>
      </w:pPr>
      <w:ins w:id="3626" w:author="PR Preview" w:date="2026-01-01T00:00:00Z">
        <w:r>
          <w:rPr>
            <w:i/>
            <w:iCs/>
          </w:rPr>
          <w:t xml:space="preserve">Remark 15</w:t>
        </w:r>
      </w:ins>
      <w:ins w:id="3627" w:author="PR Preview" w:date="2026-01-01T00:00:00Z">
        <w:r>
          <w:t xml:space="preserve"> (Polynomial degree orders flexibility). </w:t>
        </w:r>
      </w:ins>
      <w:ins w:id="3628" w:author="PR Preview" w:date="2026-01-01T00:00:00Z">
        <w:r>
          <w:t xml:space="preserve">Least-squares polynomial fits are ordered by degree: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a polynomial of degree</w:t>
        </w:r>
      </w:ins>
      <w:ins w:id="3631" w:author="PR Preview" w:date="2026-01-01T00:00:00Z">
        <w:r>
          <w:t xml:space="preserve"> </w:t>
        </w:r>
      </w:ins>
      <m:oMath>
        <m:r>
          <m:t>d</m:t>
        </m:r>
      </m:oMath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is also a polynomial of degree</w:t>
        </w:r>
      </w:ins>
      <w:ins w:id="363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whose coefficient of</w:t>
        </w:r>
      </w:ins>
      <w:ins w:id="363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is zero,</w:t>
        </w:r>
      </w:ins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so the fit of degree</w:t>
        </w:r>
      </w:ins>
      <w:ins w:id="364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3643" w:author="PR Preview" w:date="2026-01-01T00:00:00Z">
        <w:r>
          <w:t xml:space="preserve"> </w:t>
        </w:r>
      </w:ins>
      <w:ins w:id="3644" w:author="PR Preview" w:date="2026-01-01T00:00:00Z">
        <w:r>
          <w:t xml:space="preserve">is</w:t>
        </w:r>
      </w:ins>
      <w:ins w:id="3645" w:author="PR Preview" w:date="2026-01-01T00:00:00Z">
        <w:r>
          <w:t xml:space="preserve"> </w:t>
        </w:r>
      </w:ins>
      <w:hyperlink w:anchor="def-flexibility">
        <w:ins w:id="3646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as the fit of degree</w:t>
        </w:r>
      </w:ins>
      <w:ins w:id="3649" w:author="PR Preview" w:date="2026-01-01T00:00:00Z">
        <w:r>
          <w:t xml:space="preserve"> </w:t>
        </w:r>
      </w:ins>
      <m:oMath>
        <m:r>
          <m:t>d</m:t>
        </m:r>
      </m:oMath>
      <w:ins w:id="3650" w:author="PR Preview" w:date="2026-01-01T00:00:00Z">
        <w:r>
          <w:t xml:space="preserve">.</w:t>
        </w:r>
      </w:ins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The four fits of</w:t>
        </w:r>
      </w:ins>
      <w:ins w:id="3653" w:author="PR Preview" w:date="2026-01-01T00:00:00Z">
        <w:r>
          <w:t xml:space="preserve"> </w:t>
        </w:r>
      </w:ins>
      <w:hyperlink w:anchor="exr-overfitting">
        <w:ins w:id="365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are ordered this way.</w:t>
        </w:r>
      </w:ins>
      <w:ins w:id="3657" w:author="PR Preview" w:date="2026-01-01T00:00:00Z">
        <w:r>
          <w:t xml:space="preserve"> </w:t>
        </w:r>
      </w:ins>
      <w:hyperlink w:anchor="def-flexibility">
        <w:ins w:id="3658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is narrower than the informal use of the word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in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James et al. [6, Sec. 2.1.3]</w:t>
        </w:r>
      </w:ins>
      <w:ins w:id="3665" w:author="PR Preview" w:date="2026-01-01T00:00:00Z">
        <w:r>
          <w:t xml:space="preserve">:</w:t>
        </w:r>
      </w:ins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it orders only procedures whose candidate sets are nested.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Other procedures can be compared by other measures,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such as the effective number of parameters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[4, Sec. 7.6]</w:t>
        </w:r>
      </w:ins>
      <w:ins w:id="3674" w:author="PR Preview" w:date="2026-01-01T00:00:00Z">
        <w:r>
          <w:t xml:space="preserve">.</w:t>
        </w:r>
      </w:ins>
    </w:p>
    <w:bookmarkEnd w:id="195"/>
    <w:bookmarkStart w:id="197" w:name="def-bias-variance-tradeoff"/>
    <w:p>
      <w:pPr>
        <w:pStyle w:val="BodyText"/>
      </w:pPr>
      <w:ins w:id="3675" w:author="PR Preview" w:date="2026-01-01T00:00:00Z">
        <w:r>
          <w:rPr>
            <w:b/>
            <w:bCs/>
          </w:rPr>
          <w:t xml:space="preserve">Definition 39 (Bias–variance trade-off)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Let</w:t>
        </w:r>
      </w:ins>
      <w:ins w:id="36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be</w:t>
        </w:r>
      </w:ins>
      <w:ins w:id="3681" w:author="PR Preview" w:date="2026-01-01T00:00:00Z">
        <w:r>
          <w:t xml:space="preserve"> </w:t>
        </w:r>
      </w:ins>
      <w:hyperlink w:anchor="def-fitting-procedure">
        <w:ins w:id="368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683" w:author="PR Preview" w:date="2026-01-01T00:00:00Z">
        <w:r>
          <w:t xml:space="preserve">,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each</w:t>
        </w:r>
      </w:ins>
      <w:ins w:id="3686" w:author="PR Preview" w:date="2026-01-01T00:00:00Z">
        <w:r>
          <w:t xml:space="preserve"> </w:t>
        </w:r>
      </w:ins>
      <w:hyperlink w:anchor="def-flexibility">
        <w:ins w:id="368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as the one before,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and let</w:t>
        </w:r>
      </w:ins>
      <w:ins w:id="36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be a random</w:t>
        </w:r>
      </w:ins>
      <w:ins w:id="3695" w:author="PR Preview" w:date="2026-01-01T00:00:00Z">
        <w:r>
          <w:t xml:space="preserve"> </w:t>
        </w:r>
      </w:ins>
      <w:hyperlink w:anchor="def-training-set">
        <w:ins w:id="36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697" w:author="PR Preview" w:date="2026-01-01T00:00:00Z">
        <w:r>
          <w:t xml:space="preserve">.</w:t>
        </w:r>
      </w:ins>
      <w:ins w:id="3698" w:author="PR Preview" w:date="2026-01-01T00:00:00Z">
        <w:r>
          <w:t xml:space="preserve"> </w:t>
        </w:r>
      </w:ins>
      <w:ins w:id="3699" w:author="PR Preview" w:date="2026-01-01T00:00:00Z">
        <w:r>
          <w:t xml:space="preserve">At a covariate value</w:t>
        </w:r>
      </w:ins>
      <w:ins w:id="3700" w:author="PR Preview" w:date="2026-01-01T00:00:00Z">
        <w:r>
          <w:t xml:space="preserve"> </w:t>
        </w:r>
      </w:ins>
      <m:oMath>
        <m:r>
          <m:t>x</m:t>
        </m:r>
      </m:oMath>
      <w:ins w:id="3701" w:author="PR Preview" w:date="2026-01-01T00:00:00Z">
        <w:r>
          <w:t xml:space="preserve">,</w:t>
        </w:r>
      </w:ins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with</w:t>
        </w:r>
      </w:ins>
      <w:ins w:id="3704" w:author="PR Preview" w:date="2026-01-01T00:00:00Z">
        <w:r>
          <w:t xml:space="preserve"> </w:t>
        </w:r>
      </w:ins>
      <m:oMath>
        <m:r>
          <m:t>μ</m:t>
        </m:r>
      </m:oMath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the</w:t>
        </w:r>
      </w:ins>
      <w:ins w:id="3707" w:author="PR Preview" w:date="2026-01-01T00:00:00Z">
        <w:r>
          <w:t xml:space="preserve"> </w:t>
        </w:r>
      </w:ins>
      <w:hyperlink w:anchor="def-mean-function">
        <w:ins w:id="370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709" w:author="PR Preview" w:date="2026-01-01T00:00:00Z">
        <w:r>
          <w:t xml:space="preserve">,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there is a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b/>
            <w:bCs/>
          </w:rPr>
          <w:t xml:space="preserve">bias–variance trade-off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among them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when, from each procedure to the next,</w:t>
        </w:r>
      </w:ins>
      <w:ins w:id="3718" w:author="PR Preview" w:date="2026-01-01T00:00:00Z">
        <w:r>
          <w:t xml:space="preserve"> </w:t>
        </w:r>
      </w:ins>
      <w:ins w:id="3719" w:author="PR Preview" w:date="2026-01-01T00:00:00Z">
        <w:r>
          <w:t xml:space="preserve">the squared</w:t>
        </w:r>
      </w:ins>
      <w:ins w:id="3720" w:author="PR Preview" w:date="2026-01-01T00:00:00Z">
        <w:r>
          <w:t xml:space="preserve"> </w:t>
        </w:r>
      </w:ins>
      <w:hyperlink w:anchor="def-prediction-bias">
        <w:ins w:id="372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of the prediction, used as an</w:t>
        </w:r>
      </w:ins>
      <w:ins w:id="3724" w:author="PR Preview" w:date="2026-01-01T00:00:00Z">
        <w:r>
          <w:t xml:space="preserve"> </w:t>
        </w:r>
      </w:ins>
      <w:hyperlink r:id="rId160">
        <w:ins w:id="372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of</w:t>
        </w:r>
      </w:ins>
      <w:ins w:id="372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729" w:author="PR Preview" w:date="2026-01-01T00:00:00Z">
        <w:r>
          <w:t xml:space="preserve">, does not rise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and its</w:t>
        </w:r>
      </w:ins>
      <w:ins w:id="3732" w:author="PR Preview" w:date="2026-01-01T00:00:00Z">
        <w:r>
          <w:t xml:space="preserve"> </w:t>
        </w:r>
      </w:ins>
      <w:hyperlink r:id="rId168">
        <w:ins w:id="373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does not fall:</w:t>
        </w:r>
      </w:ins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del w:id="3736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A</w:delText>
        </w:r>
      </w:del>
      <w:del w:id="3739" w:author="PR Preview" w:date="2026-01-01T00:00:00Z">
        <w:r>
          <w:delText xml:space="preserve"> </w:delText>
        </w:r>
      </w:del>
      <w:hyperlink w:anchor="def-fitted-model">
        <w:del w:id="374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7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742" w:author="PR Preview" w:date="2026-01-01T00:00:00Z">
        <w:r>
          <w:delText xml:space="preserve"> </w:delText>
        </w:r>
      </w:del>
      <w:del w:id="3743" w:author="PR Preview" w:date="2026-01-01T00:00:00Z">
        <w:r>
          <w:delText xml:space="preserve">is fitted to a</w:delText>
        </w:r>
      </w:del>
      <w:del w:id="3744" w:author="PR Preview" w:date="2026-01-01T00:00:00Z">
        <w:r>
          <w:delText xml:space="preserve"> </w:delText>
        </w:r>
      </w:del>
      <w:hyperlink w:anchor="def-training-set">
        <w:del w:id="374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47" w:author="PR Preview" w:date="2026-01-01T00:00:00Z">
        <w:r>
          <w:delText xml:space="preserve">.</w:delText>
        </w:r>
      </w:del>
      <w:del w:id="3748" w:author="PR Preview" w:date="2026-01-01T00:00:00Z">
        <w:r>
          <w:delText xml:space="preserve"> </w:delText>
        </w:r>
      </w:del>
      <w:del w:id="3749" w:author="PR Preview" w:date="2026-01-01T00:00:00Z">
        <w:r>
          <w:delText xml:space="preserve">A</w:delText>
        </w:r>
      </w:del>
      <w:del w:id="3750" w:author="PR Preview" w:date="2026-01-01T00:00:00Z">
        <w:r>
          <w:delText xml:space="preserve"> </w:delText>
        </w:r>
      </w:del>
      <w:hyperlink w:anchor="def-held-out-set">
        <w:del w:id="375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3752" w:author="PR Preview" w:date="2026-01-01T00:00:00Z">
        <w:r>
          <w:delText xml:space="preserve"> </w:delText>
        </w:r>
      </w:del>
      <w:del w:id="3753" w:author="PR Preview" w:date="2026-01-01T00:00:00Z">
        <w:r>
          <w:delText xml:space="preserve">of</w:delText>
        </w:r>
      </w:del>
      <w:del w:id="3754" w:author="PR Preview" w:date="2026-01-01T00:00:00Z">
        <w:r>
          <w:delText xml:space="preserve"> </w:delText>
        </w:r>
      </w:del>
      <m:oMath>
        <m:r>
          <m:t>m</m:t>
        </m:r>
      </m:oMath>
      <w:del w:id="3755" w:author="PR Preview" w:date="2026-01-01T00:00:00Z">
        <w:r>
          <w:delText xml:space="preserve"> </w:delText>
        </w:r>
      </w:del>
      <w:del w:id="3756" w:author="PR Preview" w:date="2026-01-01T00:00:00Z">
        <w:r>
          <w:delText xml:space="preserve">observations</w:delText>
        </w:r>
      </w:del>
      <w:del w:id="37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is drawn from the same population as the new observation</w:delText>
        </w:r>
      </w:del>
      <w:del w:id="37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761" w:author="PR Preview" w:date="2026-01-01T00:00:00Z">
        <w:r>
          <w:delText xml:space="preserve"> </w:delText>
        </w:r>
      </w:del>
      <w:del w:id="3762" w:author="PR Preview" w:date="2026-01-01T00:00:00Z">
        <w:r>
          <w:delText xml:space="preserve">of</w:delText>
        </w:r>
      </w:del>
      <w:del w:id="3763" w:author="PR Preview" w:date="2026-01-01T00:00:00Z">
        <w:r>
          <w:delText xml:space="preserve"> </w:delText>
        </w:r>
      </w:del>
      <w:hyperlink w:anchor="def-generalization-error">
        <w:del w:id="376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3765" w:author="PR Preview" w:date="2026-01-01T00:00:00Z">
        <w:r>
          <w:delText xml:space="preserve">,</w:delText>
        </w:r>
      </w:del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each independently of</w:delText>
        </w:r>
      </w:del>
      <w:del w:id="37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69" w:author="PR Preview" w:date="2026-01-01T00:00:00Z">
        <w:r>
          <w:delText xml:space="preserve">.</w:delText>
        </w:r>
      </w:del>
      <w:del w:id="3770" w:author="PR Preview" w:date="2026-01-01T00:00:00Z">
        <w:r>
          <w:delText xml:space="preserve"> </w:delText>
        </w:r>
      </w:del>
      <w:del w:id="3771" w:author="PR Preview" w:date="2026-01-01T00:00:00Z">
        <w:r>
          <w:delText xml:space="preserve">Write</w:delText>
        </w:r>
      </w:del>
      <w:del w:id="377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3773" w:author="PR Preview" w:date="2026-01-01T00:00:00Z">
        <w:r>
          <w:delText xml:space="preserve"> </w:delText>
        </w:r>
      </w:del>
      <w:del w:id="3774" w:author="PR Preview" w:date="2026-01-01T00:00:00Z">
        <w:r>
          <w:delText xml:space="preserve">for the</w:delText>
        </w:r>
      </w:del>
      <w:del w:id="3775" w:author="PR Preview" w:date="2026-01-01T00:00:00Z">
        <w:r>
          <w:delText xml:space="preserve"> </w:delText>
        </w:r>
      </w:del>
      <w:hyperlink w:anchor="def-observation-loss">
        <w:del w:id="377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777" w:author="PR Preview" w:date="2026-01-01T00:00:00Z">
        <w:r>
          <w:delText xml:space="preserve"> </w:delText>
        </w:r>
      </w:del>
      <w:del w:id="3778" w:author="PR Preview" w:date="2026-01-01T00:00:00Z">
        <w:r>
          <w:delText xml:space="preserve">of</w:delText>
        </w:r>
      </w:del>
      <w:del w:id="37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780" w:author="PR Preview" w:date="2026-01-01T00:00:00Z">
        <w:r>
          <w:delText xml:space="preserve"> </w:delText>
        </w:r>
      </w:del>
      <w:del w:id="3781" w:author="PR Preview" w:date="2026-01-01T00:00:00Z">
        <w:r>
          <w:delText xml:space="preserve">on held-out observation</w:delText>
        </w:r>
      </w:del>
      <w:del w:id="3782" w:author="PR Preview" w:date="2026-01-01T00:00:00Z">
        <w:r>
          <w:delText xml:space="preserve"> </w:delText>
        </w:r>
      </w:del>
      <m:oMath>
        <m:r>
          <m:t>j</m:t>
        </m:r>
      </m:oMath>
      <w:del w:id="3783" w:author="PR Preview" w:date="2026-01-01T00:00:00Z">
        <w:r>
          <w:delText xml:space="preserve">.</w:delText>
        </w:r>
      </w:del>
    </w:p>
    <w:p>
      <w:pPr>
        <w:pStyle w:val="BodyText"/>
      </w:pPr>
      <w:ins w:id="3784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A</w:t>
        </w:r>
      </w:ins>
      <w:ins w:id="3787" w:author="PR Preview" w:date="2026-01-01T00:00:00Z">
        <w:r>
          <w:t xml:space="preserve"> </w:t>
        </w:r>
      </w:ins>
      <w:hyperlink w:anchor="def-fitted-model">
        <w:ins w:id="378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78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is fitted to a</w:t>
        </w:r>
      </w:ins>
      <w:ins w:id="3792" w:author="PR Preview" w:date="2026-01-01T00:00:00Z">
        <w:r>
          <w:t xml:space="preserve"> </w:t>
        </w:r>
      </w:ins>
      <w:hyperlink w:anchor="def-training-set">
        <w:ins w:id="379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95" w:author="PR Preview" w:date="2026-01-01T00:00:00Z">
        <w:r>
          <w:t xml:space="preserve">.</w:t>
        </w:r>
      </w:ins>
      <w:ins w:id="3796" w:author="PR Preview" w:date="2026-01-01T00:00:00Z">
        <w:r>
          <w:t xml:space="preserve"> </w:t>
        </w:r>
      </w:ins>
      <w:ins w:id="3797" w:author="PR Preview" w:date="2026-01-01T00:00:00Z">
        <w:r>
          <w:t xml:space="preserve">A</w:t>
        </w:r>
      </w:ins>
      <w:ins w:id="3798" w:author="PR Preview" w:date="2026-01-01T00:00:00Z">
        <w:r>
          <w:t xml:space="preserve"> </w:t>
        </w:r>
      </w:ins>
      <w:hyperlink w:anchor="def-held-out-set">
        <w:ins w:id="379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of</w:t>
        </w:r>
      </w:ins>
      <w:ins w:id="3802" w:author="PR Preview" w:date="2026-01-01T00:00:00Z">
        <w:r>
          <w:t xml:space="preserve"> </w:t>
        </w:r>
      </w:ins>
      <m:oMath>
        <m:r>
          <m:t>m</m:t>
        </m:r>
      </m:oMath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observations</w:t>
        </w:r>
      </w:ins>
      <w:ins w:id="3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is drawn from the same population as the new observation</w:t>
        </w:r>
      </w:ins>
      <w:ins w:id="3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3809" w:author="PR Preview" w:date="2026-01-01T00:00:00Z">
        <w:r>
          <w:t xml:space="preserve"> </w:t>
        </w:r>
      </w:ins>
      <w:ins w:id="3810" w:author="PR Preview" w:date="2026-01-01T00:00:00Z">
        <w:r>
          <w:t xml:space="preserve">of</w:t>
        </w:r>
      </w:ins>
      <w:ins w:id="3811" w:author="PR Preview" w:date="2026-01-01T00:00:00Z">
        <w:r>
          <w:t xml:space="preserve"> </w:t>
        </w:r>
      </w:ins>
      <w:hyperlink w:anchor="def-generalization-error">
        <w:ins w:id="3812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813" w:author="PR Preview" w:date="2026-01-01T00:00:00Z">
        <w:r>
          <w:t xml:space="preserve">,</w:t>
        </w:r>
      </w:ins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each independently of</w:t>
        </w:r>
      </w:ins>
      <w:ins w:id="38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817" w:author="PR Preview" w:date="2026-01-01T00:00:00Z">
        <w:r>
          <w:t xml:space="preserve">.</w:t>
        </w:r>
      </w:ins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Write</w:t>
        </w:r>
      </w:ins>
      <w:ins w:id="382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for the</w:t>
        </w:r>
      </w:ins>
      <w:ins w:id="3823" w:author="PR Preview" w:date="2026-01-01T00:00:00Z">
        <w:r>
          <w:t xml:space="preserve"> </w:t>
        </w:r>
      </w:ins>
      <w:hyperlink w:anchor="def-observation-loss">
        <w:ins w:id="382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of</w:t>
        </w:r>
      </w:ins>
      <w:ins w:id="382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on held-out observation</w:t>
        </w:r>
      </w:ins>
      <w:ins w:id="3830" w:author="PR Preview" w:date="2026-01-01T00:00:00Z">
        <w:r>
          <w:t xml:space="preserve"> </w:t>
        </w:r>
      </w:ins>
      <m:oMath>
        <m:r>
          <m:t>j</m:t>
        </m:r>
      </m:oMath>
      <w:ins w:id="3831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del w:id="3832" w:author="PR Preview" w:date="2026-01-01T00:00:00Z">
        <w:r>
          <w:rPr>
            <w:b/>
            <w:bCs/>
          </w:rPr>
          <w:delText xml:space="preserve">Example 29 (Training error and generalization error by degree)</w:delText>
        </w:r>
      </w:del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Real data never reveal</w:delText>
        </w:r>
      </w:del>
      <w:del w:id="383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36" w:author="PR Preview" w:date="2026-01-01T00:00:00Z">
        <w:r>
          <w:delText xml:space="preserve">,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but a simulation can,</w:delText>
        </w:r>
      </w:del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because it can draw as many new observations as we like.</w:delText>
        </w:r>
      </w:del>
      <w:del w:id="3841" w:author="PR Preview" w:date="2026-01-01T00:00:00Z">
        <w:r>
          <w:delText xml:space="preserve"> </w:delText>
        </w:r>
      </w:del>
      <w:del w:id="3842" w:author="PR Preview" w:date="2026-01-01T00:00:00Z">
        <w:r>
          <w:delText xml:space="preserve">Here the population is known:</w:delText>
        </w:r>
      </w:del>
      <w:del w:id="38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44" w:author="PR Preview" w:date="2026-01-01T00:00:00Z">
        <w:r>
          <w:delText xml:space="preserve"> </w:delText>
        </w:r>
      </w:del>
      <w:del w:id="3845" w:author="PR Preview" w:date="2026-01-01T00:00:00Z">
        <w:r>
          <w:delText xml:space="preserve">and</w:delText>
        </w:r>
      </w:del>
      <w:del w:id="384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847" w:author="PR Preview" w:date="2026-01-01T00:00:00Z">
        <w:r>
          <w:delText xml:space="preserve">,</w:delText>
        </w:r>
      </w:del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with</w:delText>
        </w:r>
      </w:del>
      <w:del w:id="3850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851" w:author="PR Preview" w:date="2026-01-01T00:00:00Z">
        <w:r>
          <w:delText xml:space="preserve">.</w:delText>
        </w:r>
      </w:del>
      <w:del w:id="3852" w:author="PR Preview" w:date="2026-01-01T00:00:00Z">
        <w:r>
          <w:delText xml:space="preserve"> </w:delText>
        </w:r>
      </w:del>
      <w:del w:id="3853" w:author="PR Preview" w:date="2026-01-01T00:00:00Z">
        <w:r>
          <w:delText xml:space="preserve">We draw one training set of</w:delText>
        </w:r>
      </w:del>
      <w:del w:id="385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855" w:author="PR Preview" w:date="2026-01-01T00:00:00Z">
        <w:r>
          <w:delText xml:space="preserve"> </w:delText>
        </w:r>
      </w:del>
      <w:del w:id="3856" w:author="PR Preview" w:date="2026-01-01T00:00:00Z">
        <w:r>
          <w:delText xml:space="preserve">observations,</w:delText>
        </w:r>
      </w:del>
      <w:del w:id="3857" w:author="PR Preview" w:date="2026-01-01T00:00:00Z">
        <w:r>
          <w:delText xml:space="preserve"> </w:delText>
        </w:r>
      </w:del>
      <w:del w:id="3858" w:author="PR Preview" w:date="2026-01-01T00:00:00Z">
        <w:r>
          <w:delText xml:space="preserve">fit a polynomial in</w:delText>
        </w:r>
      </w:del>
      <w:del w:id="3859" w:author="PR Preview" w:date="2026-01-01T00:00:00Z">
        <w:r>
          <w:delText xml:space="preserve"> </w:delText>
        </w:r>
      </w:del>
      <m:oMath>
        <m:r>
          <m:t>x</m:t>
        </m:r>
      </m:oMath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of each degree from 1 to 10 by least squares,</w:delText>
        </w:r>
      </w:del>
      <w:del w:id="3862" w:author="PR Preview" w:date="2026-01-01T00:00:00Z">
        <w:r>
          <w:delText xml:space="preserve"> </w:delText>
        </w:r>
      </w:del>
      <w:del w:id="3863" w:author="PR Preview" w:date="2026-01-01T00:00:00Z">
        <w:r>
          <w:delText xml:space="preserve">and score each fit on the training set</w:delText>
        </w:r>
      </w:del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and on</w:delText>
        </w:r>
      </w:del>
      <w:del w:id="3866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new observations.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By</w:delText>
        </w:r>
      </w:del>
      <w:del w:id="3871" w:author="PR Preview" w:date="2026-01-01T00:00:00Z">
        <w:r>
          <w:delText xml:space="preserve"> </w:delText>
        </w:r>
      </w:del>
      <w:hyperlink w:anchor="thm-held-out-unbiased">
        <w:del w:id="387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873" w:author="PR Preview" w:date="2026-01-01T00:00:00Z">
        <w:r>
          <w:delText xml:space="preserve">,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the second score has expectation</w:delText>
        </w:r>
      </w:del>
      <w:del w:id="387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given the training set,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and with</w:delText>
        </w:r>
      </w:del>
      <w:del w:id="3881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3884" w:author="PR Preview" w:date="2026-01-01T00:00:00Z">
        <w:r>
          <w:rPr>
            <w:b/>
            <w:bCs/>
          </w:rPr>
          <w:t xml:space="preserve">Example 30 (Training error and generalization error by degree)</w:t>
        </w:r>
      </w:ins>
      <w:ins w:id="3885" w:author="PR Preview" w:date="2026-01-01T00:00:00Z">
        <w:r>
          <w:t xml:space="preserve"> </w:t>
        </w:r>
      </w:ins>
      <w:ins w:id="3886" w:author="PR Preview" w:date="2026-01-01T00:00:00Z">
        <w:r>
          <w:t xml:space="preserve">Real data never reveal</w:t>
        </w:r>
      </w:ins>
      <w:ins w:id="38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88" w:author="PR Preview" w:date="2026-01-01T00:00:00Z">
        <w:r>
          <w:t xml:space="preserve">,</w:t>
        </w:r>
      </w:ins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but a simulation can,</w:t>
        </w:r>
      </w:ins>
      <w:ins w:id="3891" w:author="PR Preview" w:date="2026-01-01T00:00:00Z">
        <w:r>
          <w:t xml:space="preserve"> </w:t>
        </w:r>
      </w:ins>
      <w:ins w:id="3892" w:author="PR Preview" w:date="2026-01-01T00:00:00Z">
        <w:r>
          <w:t xml:space="preserve">because it can draw as many new observations as we like.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Here the population is known:</w:t>
        </w:r>
      </w:ins>
      <w:ins w:id="389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and</w:t>
        </w:r>
      </w:ins>
      <w:ins w:id="389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899" w:author="PR Preview" w:date="2026-01-01T00:00:00Z">
        <w:r>
          <w:t xml:space="preserve">,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t xml:space="preserve">with</w:t>
        </w:r>
      </w:ins>
      <w:ins w:id="3902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903" w:author="PR Preview" w:date="2026-01-01T00:00:00Z">
        <w:r>
          <w:t xml:space="preserve">.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We draw one training set of</w:t>
        </w:r>
      </w:ins>
      <w:ins w:id="39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observations,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fit a polynomial in</w:t>
        </w:r>
      </w:ins>
      <w:ins w:id="3911" w:author="PR Preview" w:date="2026-01-01T00:00:00Z">
        <w:r>
          <w:t xml:space="preserve"> </w:t>
        </w:r>
      </w:ins>
      <m:oMath>
        <m:r>
          <m:t>x</m:t>
        </m:r>
      </m:oMath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of each degree from 1 to 10 by least squares,</w:t>
        </w:r>
      </w:ins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and score each fit on the training set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and on</w:t>
        </w:r>
      </w:ins>
      <w:ins w:id="391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919" w:author="PR Preview" w:date="2026-01-01T00:00:00Z">
        <w:r>
          <w:t xml:space="preserve"> </w:t>
        </w:r>
      </w:ins>
      <w:ins w:id="3920" w:author="PR Preview" w:date="2026-01-01T00:00:00Z">
        <w:r>
          <w:t xml:space="preserve">new observations.</w:t>
        </w:r>
      </w:ins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By</w:t>
        </w:r>
      </w:ins>
      <w:ins w:id="3923" w:author="PR Preview" w:date="2026-01-01T00:00:00Z">
        <w:r>
          <w:t xml:space="preserve"> </w:t>
        </w:r>
      </w:ins>
      <w:hyperlink w:anchor="thm-held-out-unbiased">
        <w:ins w:id="392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25" w:author="PR Preview" w:date="2026-01-01T00:00:00Z">
        <w:r>
          <w:t xml:space="preserve">,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the second score has expectation</w:t>
        </w:r>
      </w:ins>
      <w:ins w:id="392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given the training set,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and with</w:t>
        </w:r>
      </w:ins>
      <w:ins w:id="3933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del w:id="3936" w:author="PR Preview" w:date="2026-01-01T00:00:00Z">
        <w:r>
          <w:rPr>
            <w:b/>
            <w:bCs/>
          </w:rPr>
          <w:delText xml:space="preserve">Definition 39 (Training/validation/test split)</w:delText>
        </w:r>
      </w:del>
      <w:del w:id="3937" w:author="PR Preview" w:date="2026-01-01T00:00:00Z">
        <w:r>
          <w:delText xml:space="preserve"> </w:delText>
        </w:r>
      </w:del>
      <w:del w:id="3938" w:author="PR Preview" w:date="2026-01-01T00:00:00Z">
        <w:r>
          <w:delText xml:space="preserve">A</w:delText>
        </w:r>
      </w:del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3941" w:author="PR Preview" w:date="2026-01-01T00:00:00Z">
        <w:r>
          <w:delText xml:space="preserve"> </w:delText>
        </w:r>
      </w:del>
      <w:del w:id="3942" w:author="PR Preview" w:date="2026-01-01T00:00:00Z">
        <w:r>
          <w:delText xml:space="preserve">divides the observations</w:delText>
        </w:r>
      </w:del>
      <w:del w:id="39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3944" w:author="PR Preview" w:date="2026-01-01T00:00:00Z">
        <w:r>
          <w:delText xml:space="preserve"> </w:delText>
        </w:r>
      </w:del>
      <w:del w:id="3945" w:author="PR Preview" w:date="2026-01-01T00:00:00Z">
        <w:r>
          <w:delText xml:space="preserve">of a data set</w:delText>
        </w:r>
      </w:del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into three disjoint sets of indices,</w:delText>
        </w:r>
      </w:del>
      <w:del w:id="394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49" w:author="PR Preview" w:date="2026-01-01T00:00:00Z">
        <w:r>
          <w:delText xml:space="preserve">,</w:delText>
        </w:r>
      </w:del>
      <w:del w:id="395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951" w:author="PR Preview" w:date="2026-01-01T00:00:00Z">
        <w:r>
          <w:delText xml:space="preserve"> </w:delText>
        </w:r>
      </w:del>
      <w:del w:id="3952" w:author="PR Preview" w:date="2026-01-01T00:00:00Z">
        <w:r>
          <w:delText xml:space="preserve">and</w:delText>
        </w:r>
      </w:del>
      <w:del w:id="395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954" w:author="PR Preview" w:date="2026-01-01T00:00:00Z">
        <w:r>
          <w:delText xml:space="preserve">,</w:delText>
        </w:r>
      </w:del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delText xml:space="preserve">and takes the observations in</w:delText>
        </w:r>
      </w:del>
      <w:del w:id="395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as the</w:delText>
        </w:r>
      </w:del>
      <w:del w:id="3960" w:author="PR Preview" w:date="2026-01-01T00:00:00Z">
        <w:r>
          <w:delText xml:space="preserve"> </w:delText>
        </w:r>
      </w:del>
      <w:hyperlink w:anchor="def-training-set">
        <w:del w:id="396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962" w:author="PR Preview" w:date="2026-01-01T00:00:00Z">
        <w:r>
          <w:delText xml:space="preserve">:</w:delText>
        </w:r>
      </w:del>
    </w:p>
    <w:p>
      <w:pPr>
        <w:pStyle w:val="BodyText"/>
      </w:pPr>
      <w:ins w:id="3963" w:author="PR Preview" w:date="2026-01-01T00:00:00Z">
        <w:r>
          <w:rPr>
            <w:b/>
            <w:bCs/>
          </w:rPr>
          <w:t xml:space="preserve">Definition 40 (Training/validation/test split)</w:t>
        </w:r>
      </w:ins>
      <w:ins w:id="3964" w:author="PR Preview" w:date="2026-01-01T00:00:00Z">
        <w:r>
          <w:t xml:space="preserve"> </w:t>
        </w:r>
      </w:ins>
      <w:ins w:id="3965" w:author="PR Preview" w:date="2026-01-01T00:00:00Z">
        <w:r>
          <w:t xml:space="preserve">A</w:t>
        </w:r>
      </w:ins>
      <w:ins w:id="3966" w:author="PR Preview" w:date="2026-01-01T00:00:00Z">
        <w:r>
          <w:t xml:space="preserve"> </w:t>
        </w:r>
      </w:ins>
      <w:ins w:id="3967" w:author="PR Preview" w:date="2026-01-01T00:00:00Z">
        <w:r>
          <w:rPr>
            <w:b/>
            <w:bCs/>
          </w:rPr>
          <w:t xml:space="preserve">training/validation/test split</w:t>
        </w:r>
      </w:ins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divides the observations</w:t>
        </w:r>
      </w:ins>
      <w:ins w:id="39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of a data set</w:t>
        </w:r>
      </w:ins>
      <w:ins w:id="3973" w:author="PR Preview" w:date="2026-01-01T00:00:00Z">
        <w:r>
          <w:t xml:space="preserve"> </w:t>
        </w:r>
      </w:ins>
      <w:ins w:id="3974" w:author="PR Preview" w:date="2026-01-01T00:00:00Z">
        <w:r>
          <w:t xml:space="preserve">into three disjoint sets of indices,</w:t>
        </w:r>
      </w:ins>
      <w:ins w:id="397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76" w:author="PR Preview" w:date="2026-01-01T00:00:00Z">
        <w:r>
          <w:t xml:space="preserve">,</w:t>
        </w:r>
      </w:ins>
      <w:ins w:id="397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978" w:author="PR Preview" w:date="2026-01-01T00:00:00Z">
        <w:r>
          <w:t xml:space="preserve"> </w:t>
        </w:r>
      </w:ins>
      <w:ins w:id="3979" w:author="PR Preview" w:date="2026-01-01T00:00:00Z">
        <w:r>
          <w:t xml:space="preserve">and</w:t>
        </w:r>
      </w:ins>
      <w:ins w:id="398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981" w:author="PR Preview" w:date="2026-01-01T00:00:00Z">
        <w:r>
          <w:t xml:space="preserve">,</w:t>
        </w:r>
      </w:ins>
      <w:ins w:id="3982" w:author="PR Preview" w:date="2026-01-01T00:00:00Z">
        <w:r>
          <w:t xml:space="preserve"> </w:t>
        </w:r>
      </w:ins>
      <w:ins w:id="3983" w:author="PR Preview" w:date="2026-01-01T00:00:00Z">
        <w:r>
          <w:t xml:space="preserve">and takes the observations in</w:t>
        </w:r>
      </w:ins>
      <w:ins w:id="398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as the</w:t>
        </w:r>
      </w:ins>
      <w:ins w:id="3987" w:author="PR Preview" w:date="2026-01-01T00:00:00Z">
        <w:r>
          <w:t xml:space="preserve"> </w:t>
        </w:r>
      </w:ins>
      <w:hyperlink w:anchor="def-training-set">
        <w:ins w:id="398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989" w:author="PR Preview" w:date="2026-01-01T00:00:00Z">
        <w:r>
          <w:t xml:space="preserve">:</w:t>
        </w:r>
      </w:ins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del w:id="3990" w:author="PR Preview" w:date="2026-01-01T00:00:00Z">
        <w:r>
          <w:rPr>
            <w:b/>
            <w:bCs/>
          </w:rPr>
          <w:delText xml:space="preserve">Example 30 (Split sizes for 32 cars)</w:delText>
        </w:r>
      </w:del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In</w:delText>
        </w:r>
      </w:del>
      <w:del w:id="3993" w:author="PR Preview" w:date="2026-01-01T00:00:00Z">
        <w:r>
          <w:delText xml:space="preserve"> </w:delText>
        </w:r>
      </w:del>
      <w:hyperlink w:anchor="exr-data-splits">
        <w:del w:id="3994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3995" w:author="PR Preview" w:date="2026-01-01T00:00:00Z">
        <w:r>
          <w:delText xml:space="preserve">,</w:delText>
        </w:r>
      </w:del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a rule of 60% / 20% / 20% on</w:delText>
        </w:r>
      </w:del>
      <w:del w:id="39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cars</w:delText>
        </w:r>
      </w:del>
      <w:del w:id="4001" w:author="PR Preview" w:date="2026-01-01T00:00:00Z">
        <w:r>
          <w:delText xml:space="preserve"> </w:delText>
        </w:r>
      </w:del>
      <w:del w:id="4002" w:author="PR Preview" w:date="2026-01-01T00:00:00Z">
        <w:r>
          <w:delText xml:space="preserve">gives sets of 19, 6, and 7 cars,</w:delText>
        </w:r>
      </w:del>
      <w:del w:id="4003" w:author="PR Preview" w:date="2026-01-01T00:00:00Z">
        <w:r>
          <w:delText xml:space="preserve"> </w:delText>
        </w:r>
      </w:del>
      <w:del w:id="4004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4005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rPr>
            <w:b/>
            <w:bCs/>
          </w:rPr>
          <w:delText xml:space="preserve">Model selection</w:delText>
        </w:r>
      </w:del>
      <w:del w:id="4008" w:author="PR Preview" w:date="2026-01-01T00:00:00Z">
        <w:r>
          <w:delText xml:space="preserve"> </w:delText>
        </w:r>
      </w:del>
      <w:del w:id="4009" w:author="PR Preview" w:date="2026-01-01T00:00:00Z">
        <w:r>
          <w:delText xml:space="preserve">is choosing one</w:delText>
        </w:r>
      </w:del>
      <w:del w:id="4010" w:author="PR Preview" w:date="2026-01-01T00:00:00Z">
        <w:r>
          <w:delText xml:space="preserve"> </w:delText>
        </w:r>
      </w:del>
      <w:hyperlink w:anchor="def-fitted-model">
        <w:del w:id="401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from a set of candidate fitted models from different</w:delText>
        </w:r>
      </w:del>
      <w:del w:id="4014" w:author="PR Preview" w:date="2026-01-01T00:00:00Z">
        <w:r>
          <w:delText xml:space="preserve"> </w:delText>
        </w:r>
      </w:del>
      <w:hyperlink w:anchor="def-model-family">
        <w:del w:id="4015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4016" w:author="PR Preview" w:date="2026-01-01T00:00:00Z">
        <w:r>
          <w:delText xml:space="preserve">,</w:delText>
        </w:r>
      </w:del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delText xml:space="preserve">using observations that were</w:delText>
        </w:r>
      </w:del>
      <w:del w:id="4019" w:author="PR Preview" w:date="2026-01-01T00:00:00Z">
        <w:r>
          <w:delText xml:space="preserve"> </w:delText>
        </w:r>
      </w:del>
      <w:hyperlink w:anchor="def-held-out-set">
        <w:del w:id="4020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4021" w:author="PR Preview" w:date="2026-01-01T00:00:00Z">
        <w:r>
          <w:delText xml:space="preserve"> </w:delText>
        </w:r>
      </w:del>
      <w:del w:id="4022" w:author="PR Preview" w:date="2026-01-01T00:00:00Z">
        <w:r>
          <w:delText xml:space="preserve">from fitting.</w:delText>
        </w:r>
      </w:del>
    </w:p>
    <w:p>
      <w:pPr>
        <w:pStyle w:val="BodyText"/>
      </w:pPr>
      <w:ins w:id="4023" w:author="PR Preview" w:date="2026-01-01T00:00:00Z">
        <w:r>
          <w:rPr>
            <w:b/>
            <w:bCs/>
          </w:rPr>
          <w:t xml:space="preserve">Example 31 (Split sizes for 32 cars)</w:t>
        </w:r>
      </w:ins>
      <w:ins w:id="4024" w:author="PR Preview" w:date="2026-01-01T00:00:00Z">
        <w:r>
          <w:t xml:space="preserve"> </w:t>
        </w:r>
      </w:ins>
      <w:ins w:id="4025" w:author="PR Preview" w:date="2026-01-01T00:00:00Z">
        <w:r>
          <w:t xml:space="preserve">In</w:t>
        </w:r>
      </w:ins>
      <w:ins w:id="4026" w:author="PR Preview" w:date="2026-01-01T00:00:00Z">
        <w:r>
          <w:t xml:space="preserve"> </w:t>
        </w:r>
      </w:ins>
      <w:hyperlink w:anchor="exr-data-splits">
        <w:ins w:id="4027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4028" w:author="PR Preview" w:date="2026-01-01T00:00:00Z">
        <w:r>
          <w:t xml:space="preserve">,</w:t>
        </w:r>
      </w:ins>
      <w:ins w:id="4029" w:author="PR Preview" w:date="2026-01-01T00:00:00Z">
        <w:r>
          <w:t xml:space="preserve"> </w:t>
        </w:r>
      </w:ins>
      <w:ins w:id="4030" w:author="PR Preview" w:date="2026-01-01T00:00:00Z">
        <w:r>
          <w:t xml:space="preserve">a rule of 60% / 20% / 20% on</w:t>
        </w:r>
      </w:ins>
      <w:ins w:id="40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cars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gives sets of 19, 6, and 7 cars,</w:t>
        </w:r>
      </w:ins>
      <w:ins w:id="4036" w:author="PR Preview" w:date="2026-01-01T00:00:00Z">
        <w:r>
          <w:t xml:space="preserve"> </w:t>
        </w:r>
      </w:ins>
      <w:ins w:id="4037" w:author="PR Preview" w:date="2026-01-01T00:00:00Z">
        <w:r>
          <w:t xml:space="preserve">and the 7 test cars are used only once, after the model is chosen.</w:t>
        </w:r>
      </w:ins>
    </w:p>
    <w:bookmarkEnd w:id="215"/>
    <w:bookmarkStart w:id="216" w:name="def-model-selection"/>
    <w:p>
      <w:pPr>
        <w:pStyle w:val="BodyText"/>
      </w:pPr>
      <w:ins w:id="4038" w:author="PR Preview" w:date="2026-01-01T00:00:00Z">
        <w:r>
          <w:rPr>
            <w:b/>
            <w:bCs/>
          </w:rPr>
          <w:t xml:space="preserve">Definition 41 (Model selection)</w:t>
        </w:r>
      </w:ins>
      <w:ins w:id="4039" w:author="PR Preview" w:date="2026-01-01T00:00:00Z">
        <w:r>
          <w:t xml:space="preserve"> </w:t>
        </w:r>
      </w:ins>
      <w:ins w:id="4040" w:author="PR Preview" w:date="2026-01-01T00:00:00Z">
        <w:r>
          <w:rPr>
            <w:b/>
            <w:bCs/>
          </w:rPr>
          <w:t xml:space="preserve">Model selection</w:t>
        </w:r>
      </w:ins>
      <w:ins w:id="4041" w:author="PR Preview" w:date="2026-01-01T00:00:00Z">
        <w:r>
          <w:t xml:space="preserve"> </w:t>
        </w:r>
      </w:ins>
      <w:ins w:id="4042" w:author="PR Preview" w:date="2026-01-01T00:00:00Z">
        <w:r>
          <w:t xml:space="preserve">is choosing one</w:t>
        </w:r>
      </w:ins>
      <w:ins w:id="4043" w:author="PR Preview" w:date="2026-01-01T00:00:00Z">
        <w:r>
          <w:t xml:space="preserve"> </w:t>
        </w:r>
      </w:ins>
      <w:hyperlink w:anchor="def-fitted-model">
        <w:ins w:id="404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045" w:author="PR Preview" w:date="2026-01-01T00:00:00Z">
        <w:r>
          <w:t xml:space="preserve"> </w:t>
        </w:r>
      </w:ins>
      <w:ins w:id="4046" w:author="PR Preview" w:date="2026-01-01T00:00:00Z">
        <w:r>
          <w:t xml:space="preserve">from a set of candidate fitted models from different</w:t>
        </w:r>
      </w:ins>
      <w:ins w:id="4047" w:author="PR Preview" w:date="2026-01-01T00:00:00Z">
        <w:r>
          <w:t xml:space="preserve"> </w:t>
        </w:r>
      </w:ins>
      <w:hyperlink w:anchor="def-model-family">
        <w:ins w:id="4048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4049" w:author="PR Preview" w:date="2026-01-01T00:00:00Z">
        <w:r>
          <w:t xml:space="preserve">,</w:t>
        </w:r>
      </w:ins>
      <w:ins w:id="4050" w:author="PR Preview" w:date="2026-01-01T00:00:00Z">
        <w:r>
          <w:t xml:space="preserve"> </w:t>
        </w:r>
      </w:ins>
      <w:ins w:id="4051" w:author="PR Preview" w:date="2026-01-01T00:00:00Z">
        <w:r>
          <w:t xml:space="preserve">using observations that were</w:t>
        </w:r>
      </w:ins>
      <w:ins w:id="4052" w:author="PR Preview" w:date="2026-01-01T00:00:00Z">
        <w:r>
          <w:t xml:space="preserve"> </w:t>
        </w:r>
      </w:ins>
      <w:hyperlink w:anchor="def-held-out-set">
        <w:ins w:id="4053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4054" w:author="PR Preview" w:date="2026-01-01T00:00:00Z">
        <w:r>
          <w:t xml:space="preserve"> </w:t>
        </w:r>
      </w:ins>
      <w:ins w:id="4055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del w:id="4056" w:author="PR Preview" w:date="2026-01-01T00:00:00Z">
        <w:r>
          <w:rPr>
            <w:b/>
            <w:bCs/>
          </w:rPr>
          <w:delText xml:space="preserve">Example 31 (Choosing a polynomial degree)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In</w:delText>
        </w:r>
      </w:del>
      <w:del w:id="4059" w:author="PR Preview" w:date="2026-01-01T00:00:00Z">
        <w:r>
          <w:delText xml:space="preserve"> </w:delText>
        </w:r>
      </w:del>
      <w:hyperlink w:anchor="exm-tuning-parameter">
        <w:del w:id="4060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4061" w:author="PR Preview" w:date="2026-01-01T00:00:00Z">
        <w:r>
          <w:delText xml:space="preserve">,</w:delText>
        </w:r>
      </w:del>
      <w:del w:id="4062" w:author="PR Preview" w:date="2026-01-01T00:00:00Z">
        <w:r>
          <w:delText xml:space="preserve"> </w:delText>
        </w:r>
      </w:del>
      <w:del w:id="4063" w:author="PR Preview" w:date="2026-01-01T00:00:00Z">
        <w:r>
          <w:delText xml:space="preserve">the candidates are the least-squares fitted models from four polynomial model families,</w:delText>
        </w:r>
      </w:del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the families of degree</w:delText>
        </w:r>
      </w:del>
      <w:del w:id="4066" w:author="PR Preview" w:date="2026-01-01T00:00:00Z">
        <w:r>
          <w:delText xml:space="preserve"> </w:delText>
        </w:r>
      </w:del>
      <m:oMath>
        <m:r>
          <m:t>1</m:t>
        </m:r>
      </m:oMath>
      <w:del w:id="4067" w:author="PR Preview" w:date="2026-01-01T00:00:00Z">
        <w:r>
          <w:delText xml:space="preserve"> </w:delText>
        </w:r>
      </w:del>
      <w:del w:id="4068" w:author="PR Preview" w:date="2026-01-01T00:00:00Z">
        <w:r>
          <w:delText xml:space="preserve">(</w:delText>
        </w:r>
      </w:del>
      <w:del w:id="4069" w:author="PR Preview" w:date="2026-01-01T00:00:00Z">
        <w:r>
          <w:delText xml:space="preserve">“linear”</w:delText>
        </w:r>
      </w:del>
      <w:del w:id="4070" w:author="PR Preview" w:date="2026-01-01T00:00:00Z">
        <w:r>
          <w:delText xml:space="preserve">),</w:delText>
        </w:r>
      </w:del>
      <w:del w:id="4071" w:author="PR Preview" w:date="2026-01-01T00:00:00Z">
        <w:r>
          <w:delText xml:space="preserve"> </w:delText>
        </w:r>
      </w:del>
      <m:oMath>
        <m:r>
          <m:t>2</m:t>
        </m:r>
      </m:oMath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(</w:delText>
        </w:r>
      </w:del>
      <w:del w:id="4074" w:author="PR Preview" w:date="2026-01-01T00:00:00Z">
        <w:r>
          <w:delText xml:space="preserve">“quadratic”</w:delText>
        </w:r>
      </w:del>
      <w:del w:id="4075" w:author="PR Preview" w:date="2026-01-01T00:00:00Z">
        <w:r>
          <w:delText xml:space="preserve">),</w:delText>
        </w:r>
      </w:del>
      <w:del w:id="4076" w:author="PR Preview" w:date="2026-01-01T00:00:00Z">
        <w:r>
          <w:delText xml:space="preserve"> </w:delText>
        </w:r>
      </w:del>
      <m:oMath>
        <m:r>
          <m:t>3</m:t>
        </m:r>
      </m:oMath>
      <w:del w:id="4077" w:author="PR Preview" w:date="2026-01-01T00:00:00Z">
        <w:r>
          <w:delText xml:space="preserve"> </w:delText>
        </w:r>
      </w:del>
      <w:del w:id="4078" w:author="PR Preview" w:date="2026-01-01T00:00:00Z">
        <w:r>
          <w:delText xml:space="preserve">(</w:delText>
        </w:r>
      </w:del>
      <w:del w:id="4079" w:author="PR Preview" w:date="2026-01-01T00:00:00Z">
        <w:r>
          <w:delText xml:space="preserve">“cubic”</w:delText>
        </w:r>
      </w:del>
      <w:del w:id="4080" w:author="PR Preview" w:date="2026-01-01T00:00:00Z">
        <w:r>
          <w:delText xml:space="preserve">) and</w:delText>
        </w:r>
      </w:del>
      <w:del w:id="4081" w:author="PR Preview" w:date="2026-01-01T00:00:00Z">
        <w:r>
          <w:delText xml:space="preserve"> </w:delText>
        </w:r>
      </w:del>
      <m:oMath>
        <m:r>
          <m:t>4</m:t>
        </m:r>
      </m:oMath>
      <w:del w:id="4082" w:author="PR Preview" w:date="2026-01-01T00:00:00Z">
        <w:r>
          <w:delText xml:space="preserve"> </w:delText>
        </w:r>
      </w:del>
      <w:del w:id="4083" w:author="PR Preview" w:date="2026-01-01T00:00:00Z">
        <w:r>
          <w:delText xml:space="preserve">(</w:delText>
        </w:r>
      </w:del>
      <w:del w:id="4084" w:author="PR Preview" w:date="2026-01-01T00:00:00Z">
        <w:r>
          <w:delText xml:space="preserve">“quartic”</w:delText>
        </w:r>
      </w:del>
      <w:del w:id="4085" w:author="PR Preview" w:date="2026-01-01T00:00:00Z">
        <w:r>
          <w:delText xml:space="preserve">).</w:delText>
        </w:r>
      </w:del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Choosing among these four fitted models is model selection,</w:delText>
        </w:r>
      </w:del>
      <w:del w:id="4088" w:author="PR Preview" w:date="2026-01-01T00:00:00Z">
        <w:r>
          <w:delText xml:space="preserve"> </w:delText>
        </w:r>
      </w:del>
      <w:del w:id="4089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del w:id="4090" w:author="PR Preview" w:date="2026-01-01T00:00:00Z">
        <w:r>
          <w:rPr>
            <w:b/>
            <w:bCs/>
          </w:rPr>
          <w:delText xml:space="preserve">Definition 41 (Validation set)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The</w:delText>
        </w:r>
      </w:del>
      <w:del w:id="4093" w:author="PR Preview" w:date="2026-01-01T00:00:00Z">
        <w:r>
          <w:delText xml:space="preserve"> </w:delText>
        </w:r>
      </w:del>
      <w:del w:id="4094" w:author="PR Preview" w:date="2026-01-01T00:00:00Z">
        <w:r>
          <w:rPr>
            <w:b/>
            <w:bCs/>
          </w:rPr>
          <w:delText xml:space="preserve">validation set</w:delText>
        </w:r>
      </w:del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of a</w:delText>
        </w:r>
      </w:del>
      <w:del w:id="4097" w:author="PR Preview" w:date="2026-01-01T00:00:00Z">
        <w:r>
          <w:delText xml:space="preserve"> </w:delText>
        </w:r>
      </w:del>
      <w:hyperlink w:anchor="def-data-splits">
        <w:del w:id="409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is the</w:delText>
        </w:r>
      </w:del>
      <w:del w:id="4101" w:author="PR Preview" w:date="2026-01-01T00:00:00Z">
        <w:r>
          <w:delText xml:space="preserve"> </w:delText>
        </w:r>
      </w:del>
      <w:hyperlink w:anchor="def-held-out-set">
        <w:del w:id="410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103" w:author="PR Preview" w:date="2026-01-01T00:00:00Z">
        <w:r>
          <w:delText xml:space="preserve"> </w:delText>
        </w:r>
      </w:del>
      <w:del w:id="4104" w:author="PR Preview" w:date="2026-01-01T00:00:00Z">
        <w:r>
          <w:delText xml:space="preserve">of observations indexed by</w:delText>
        </w:r>
      </w:del>
      <w:del w:id="410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4106" w:author="PR Preview" w:date="2026-01-01T00:00:00Z">
        <w:r>
          <w:delText xml:space="preserve">,</w:delText>
        </w:r>
      </w:del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delText xml:space="preserve">used for</w:delText>
        </w:r>
      </w:del>
      <w:del w:id="4109" w:author="PR Preview" w:date="2026-01-01T00:00:00Z">
        <w:r>
          <w:delText xml:space="preserve"> </w:delText>
        </w:r>
      </w:del>
      <w:hyperlink w:anchor="def-model-selection">
        <w:del w:id="4110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among candidate</w:delText>
        </w:r>
      </w:del>
      <w:del w:id="4113" w:author="PR Preview" w:date="2026-01-01T00:00:00Z">
        <w:r>
          <w:delText xml:space="preserve"> </w:delText>
        </w:r>
      </w:del>
      <w:hyperlink w:anchor="def-fitted-model">
        <w:del w:id="4114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4117" w:author="PR Preview" w:date="2026-01-01T00:00:00Z">
        <w:r>
          <w:rPr>
            <w:b/>
            <w:bCs/>
          </w:rPr>
          <w:t xml:space="preserve">Example 32 (Choosing a polynomial degree)</w:t>
        </w:r>
      </w:ins>
      <w:ins w:id="4118" w:author="PR Preview" w:date="2026-01-01T00:00:00Z">
        <w:r>
          <w:t xml:space="preserve"> </w:t>
        </w:r>
      </w:ins>
      <w:ins w:id="4119" w:author="PR Preview" w:date="2026-01-01T00:00:00Z">
        <w:r>
          <w:t xml:space="preserve">In</w:t>
        </w:r>
      </w:ins>
      <w:ins w:id="4120" w:author="PR Preview" w:date="2026-01-01T00:00:00Z">
        <w:r>
          <w:t xml:space="preserve"> </w:t>
        </w:r>
      </w:ins>
      <w:hyperlink w:anchor="exm-tuning-parameter">
        <w:ins w:id="4121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4122" w:author="PR Preview" w:date="2026-01-01T00:00:00Z">
        <w:r>
          <w:t xml:space="preserve">,</w:t>
        </w:r>
      </w:ins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the candidates are the least-squares fitted models from four polynomial model families,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the families of degree</w:t>
        </w:r>
      </w:ins>
      <w:ins w:id="4127" w:author="PR Preview" w:date="2026-01-01T00:00:00Z">
        <w:r>
          <w:t xml:space="preserve"> </w:t>
        </w:r>
      </w:ins>
      <m:oMath>
        <m:r>
          <m:t>1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(</w:t>
        </w:r>
      </w:ins>
      <w:ins w:id="4130" w:author="PR Preview" w:date="2026-01-01T00:00:00Z">
        <w:r>
          <w:t xml:space="preserve">“linear”</w:t>
        </w:r>
      </w:ins>
      <w:ins w:id="4131" w:author="PR Preview" w:date="2026-01-01T00:00:00Z">
        <w:r>
          <w:t xml:space="preserve">),</w:t>
        </w:r>
      </w:ins>
      <w:ins w:id="4132" w:author="PR Preview" w:date="2026-01-01T00:00:00Z">
        <w:r>
          <w:t xml:space="preserve"> </w:t>
        </w:r>
      </w:ins>
      <m:oMath>
        <m:r>
          <m:t>2</m:t>
        </m:r>
      </m:oMath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(</w:t>
        </w:r>
      </w:ins>
      <w:ins w:id="4135" w:author="PR Preview" w:date="2026-01-01T00:00:00Z">
        <w:r>
          <w:t xml:space="preserve">“quadratic”</w:t>
        </w:r>
      </w:ins>
      <w:ins w:id="4136" w:author="PR Preview" w:date="2026-01-01T00:00:00Z">
        <w:r>
          <w:t xml:space="preserve">),</w:t>
        </w:r>
      </w:ins>
      <w:ins w:id="4137" w:author="PR Preview" w:date="2026-01-01T00:00:00Z">
        <w:r>
          <w:t xml:space="preserve"> </w:t>
        </w:r>
      </w:ins>
      <m:oMath>
        <m:r>
          <m:t>3</m:t>
        </m:r>
      </m:oMath>
      <w:ins w:id="4138" w:author="PR Preview" w:date="2026-01-01T00:00:00Z">
        <w:r>
          <w:t xml:space="preserve"> </w:t>
        </w:r>
      </w:ins>
      <w:ins w:id="4139" w:author="PR Preview" w:date="2026-01-01T00:00:00Z">
        <w:r>
          <w:t xml:space="preserve">(</w:t>
        </w:r>
      </w:ins>
      <w:ins w:id="4140" w:author="PR Preview" w:date="2026-01-01T00:00:00Z">
        <w:r>
          <w:t xml:space="preserve">“cubic”</w:t>
        </w:r>
      </w:ins>
      <w:ins w:id="4141" w:author="PR Preview" w:date="2026-01-01T00:00:00Z">
        <w:r>
          <w:t xml:space="preserve">) and</w:t>
        </w:r>
      </w:ins>
      <w:ins w:id="4142" w:author="PR Preview" w:date="2026-01-01T00:00:00Z">
        <w:r>
          <w:t xml:space="preserve"> </w:t>
        </w:r>
      </w:ins>
      <m:oMath>
        <m:r>
          <m:t>4</m:t>
        </m:r>
      </m:oMath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(</w:t>
        </w:r>
      </w:ins>
      <w:ins w:id="4145" w:author="PR Preview" w:date="2026-01-01T00:00:00Z">
        <w:r>
          <w:t xml:space="preserve">“quartic”</w:t>
        </w:r>
      </w:ins>
      <w:ins w:id="4146" w:author="PR Preview" w:date="2026-01-01T00:00:00Z">
        <w:r>
          <w:t xml:space="preserve">).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Choosing among these four fitted models is model selection,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and the observations it uses are cars held out from fitting.</w:t>
        </w:r>
      </w:ins>
    </w:p>
    <w:bookmarkEnd w:id="217"/>
    <w:bookmarkStart w:id="219" w:name="def-validation-set"/>
    <w:p>
      <w:pPr>
        <w:pStyle w:val="BodyText"/>
      </w:pPr>
      <w:ins w:id="4151" w:author="PR Preview" w:date="2026-01-01T00:00:00Z">
        <w:r>
          <w:rPr>
            <w:b/>
            <w:bCs/>
          </w:rPr>
          <w:t xml:space="preserve">Definition 42 (Validation set)</w:t>
        </w:r>
      </w:ins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The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rPr>
            <w:b/>
            <w:bCs/>
          </w:rPr>
          <w:t xml:space="preserve">validation set</w:t>
        </w:r>
      </w:ins>
      <w:ins w:id="4156" w:author="PR Preview" w:date="2026-01-01T00:00:00Z">
        <w:r>
          <w:t xml:space="preserve"> </w:t>
        </w:r>
      </w:ins>
      <w:ins w:id="4157" w:author="PR Preview" w:date="2026-01-01T00:00:00Z">
        <w:r>
          <w:t xml:space="preserve">of a</w:t>
        </w:r>
      </w:ins>
      <w:ins w:id="4158" w:author="PR Preview" w:date="2026-01-01T00:00:00Z">
        <w:r>
          <w:t xml:space="preserve"> </w:t>
        </w:r>
      </w:ins>
      <w:hyperlink w:anchor="def-data-splits">
        <w:ins w:id="415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is the</w:t>
        </w:r>
      </w:ins>
      <w:ins w:id="4162" w:author="PR Preview" w:date="2026-01-01T00:00:00Z">
        <w:r>
          <w:t xml:space="preserve"> </w:t>
        </w:r>
      </w:ins>
      <w:hyperlink w:anchor="def-held-out-set">
        <w:ins w:id="416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of observations indexed by</w:t>
        </w:r>
      </w:ins>
      <w:ins w:id="416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167" w:author="PR Preview" w:date="2026-01-01T00:00:00Z">
        <w:r>
          <w:t xml:space="preserve">,</w:t>
        </w:r>
      </w:ins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used for</w:t>
        </w:r>
      </w:ins>
      <w:ins w:id="4170" w:author="PR Preview" w:date="2026-01-01T00:00:00Z">
        <w:r>
          <w:t xml:space="preserve"> </w:t>
        </w:r>
      </w:ins>
      <w:hyperlink w:anchor="def-model-selection">
        <w:ins w:id="4171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among candidate</w:t>
        </w:r>
      </w:ins>
      <w:ins w:id="4174" w:author="PR Preview" w:date="2026-01-01T00:00:00Z">
        <w:r>
          <w:t xml:space="preserve"> </w:t>
        </w:r>
      </w:ins>
      <w:hyperlink w:anchor="def-fitted-model">
        <w:ins w:id="4175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4176" w:author="PR Preview" w:date="2026-01-01T00:00:00Z">
        <w:r>
          <w:t xml:space="preserve"> </w:t>
        </w:r>
      </w:ins>
      <w:ins w:id="4177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del w:id="4178" w:author="PR Preview" w:date="2026-01-01T00:00:00Z">
        <w:r>
          <w:rPr>
            <w:b/>
            <w:bCs/>
          </w:rPr>
          <w:delText xml:space="preserve">Definition 42 (Validation error)</w:delText>
        </w:r>
      </w:del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The</w:delText>
        </w:r>
      </w:del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rPr>
            <w:b/>
            <w:bCs/>
          </w:rPr>
          <w:delText xml:space="preserve">validation error</w:delText>
        </w:r>
      </w:del>
      <w:del w:id="4183" w:author="PR Preview" w:date="2026-01-01T00:00:00Z">
        <w:r>
          <w:delText xml:space="preserve"> </w:delText>
        </w:r>
      </w:del>
      <w:del w:id="4184" w:author="PR Preview" w:date="2026-01-01T00:00:00Z">
        <w:r>
          <w:delText xml:space="preserve">of a</w:delText>
        </w:r>
      </w:del>
      <w:del w:id="4185" w:author="PR Preview" w:date="2026-01-01T00:00:00Z">
        <w:r>
          <w:delText xml:space="preserve"> </w:delText>
        </w:r>
      </w:del>
      <w:hyperlink w:anchor="def-fitted-model">
        <w:del w:id="418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1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188" w:author="PR Preview" w:date="2026-01-01T00:00:00Z">
        <w:r>
          <w:delText xml:space="preserve"> </w:delText>
        </w:r>
      </w:del>
      <w:del w:id="4189" w:author="PR Preview" w:date="2026-01-01T00:00:00Z">
        <w:r>
          <w:delText xml:space="preserve">fitted to a</w:delText>
        </w:r>
      </w:del>
      <w:del w:id="4190" w:author="PR Preview" w:date="2026-01-01T00:00:00Z">
        <w:r>
          <w:delText xml:space="preserve"> </w:delText>
        </w:r>
      </w:del>
      <w:hyperlink w:anchor="def-training-set">
        <w:del w:id="419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1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193" w:author="PR Preview" w:date="2026-01-01T00:00:00Z">
        <w:r>
          <w:delText xml:space="preserve"> </w:delText>
        </w:r>
      </w:del>
      <w:del w:id="4194" w:author="PR Preview" w:date="2026-01-01T00:00:00Z">
        <w:r>
          <w:delText xml:space="preserve">is its sample mean</w:delText>
        </w:r>
      </w:del>
      <w:del w:id="4195" w:author="PR Preview" w:date="2026-01-01T00:00:00Z">
        <w:r>
          <w:delText xml:space="preserve"> </w:delText>
        </w:r>
      </w:del>
      <w:hyperlink w:anchor="def-observation-loss">
        <w:del w:id="419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19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198" w:author="PR Preview" w:date="2026-01-01T00:00:00Z">
        <w:r>
          <w:delText xml:space="preserve"> </w:delText>
        </w:r>
      </w:del>
      <w:del w:id="4199" w:author="PR Preview" w:date="2026-01-01T00:00:00Z">
        <w:r>
          <w:delText xml:space="preserve">on the</w:delText>
        </w:r>
      </w:del>
      <w:del w:id="4200" w:author="PR Preview" w:date="2026-01-01T00:00:00Z">
        <w:r>
          <w:delText xml:space="preserve"> </w:delText>
        </w:r>
      </w:del>
      <w:hyperlink w:anchor="def-validation-set">
        <w:del w:id="4201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4202" w:author="PR Preview" w:date="2026-01-01T00:00:00Z">
        <w:r>
          <w:delText xml:space="preserve">, indexed by</w:delText>
        </w:r>
      </w:del>
      <w:del w:id="420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4204" w:author="PR Preview" w:date="2026-01-01T00:00:00Z">
        <w:r>
          <w:delText xml:space="preserve">:</w:delText>
        </w:r>
      </w:del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p>
      <w:pPr>
        <w:pStyle w:val="FirstParagraph"/>
      </w:pPr>
      <w:del w:id="4205" w:author="PR Preview" w:date="2026-01-01T00:00:00Z">
        <w:r>
          <w:rPr>
            <w:b/>
            <w:bCs/>
          </w:rPr>
          <w:delText xml:space="preserve">Definition 43 (Validation choice)</w:delText>
        </w:r>
      </w:del>
      <w:del w:id="4206" w:author="PR Preview" w:date="2026-01-01T00:00:00Z">
        <w:r>
          <w:delText xml:space="preserve"> </w:delText>
        </w:r>
      </w:del>
      <w:del w:id="4207" w:author="PR Preview" w:date="2026-01-01T00:00:00Z">
        <w:r>
          <w:delText xml:space="preserve">Given candidate</w:delText>
        </w:r>
      </w:del>
      <w:del w:id="4208" w:author="PR Preview" w:date="2026-01-01T00:00:00Z">
        <w:r>
          <w:delText xml:space="preserve"> </w:delText>
        </w:r>
      </w:del>
      <w:hyperlink w:anchor="def-fitting-procedure">
        <w:del w:id="420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2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211" w:author="PR Preview" w:date="2026-01-01T00:00:00Z">
        <w:r>
          <w:delText xml:space="preserve">,</w:delText>
        </w:r>
      </w:del>
      <w:del w:id="4212" w:author="PR Preview" w:date="2026-01-01T00:00:00Z">
        <w:r>
          <w:delText xml:space="preserve"> </w:delText>
        </w:r>
      </w:del>
      <w:del w:id="4213" w:author="PR Preview" w:date="2026-01-01T00:00:00Z">
        <w:r>
          <w:delText xml:space="preserve">the</w:delText>
        </w:r>
      </w:del>
      <w:del w:id="4214" w:author="PR Preview" w:date="2026-01-01T00:00:00Z">
        <w:r>
          <w:delText xml:space="preserve"> </w:delText>
        </w:r>
      </w:del>
      <w:del w:id="4215" w:author="PR Preview" w:date="2026-01-01T00:00:00Z">
        <w:r>
          <w:rPr>
            <w:b/>
            <w:bCs/>
          </w:rPr>
          <w:delText xml:space="preserve">validation choice</w:delText>
        </w:r>
      </w:del>
      <w:del w:id="42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4217" w:author="PR Preview" w:date="2026-01-01T00:00:00Z">
        <w:r>
          <w:delText xml:space="preserve"> </w:delText>
        </w:r>
      </w:del>
      <w:del w:id="4218" w:author="PR Preview" w:date="2026-01-01T00:00:00Z">
        <w:r>
          <w:delText xml:space="preserve">is the index of the candidate whose</w:delText>
        </w:r>
      </w:del>
      <w:del w:id="4219" w:author="PR Preview" w:date="2026-01-01T00:00:00Z">
        <w:r>
          <w:delText xml:space="preserve"> </w:delText>
        </w:r>
      </w:del>
      <w:hyperlink w:anchor="def-fitted-model">
        <w:del w:id="4220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221" w:author="PR Preview" w:date="2026-01-01T00:00:00Z">
        <w:r>
          <w:delText xml:space="preserve">,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fitted to the training set</w:delText>
        </w:r>
      </w:del>
      <w:del w:id="42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225" w:author="PR Preview" w:date="2026-01-01T00:00:00Z">
        <w:r>
          <w:delText xml:space="preserve">,</w:delText>
        </w:r>
      </w:del>
      <w:del w:id="4226" w:author="PR Preview" w:date="2026-01-01T00:00:00Z">
        <w:r>
          <w:delText xml:space="preserve"> </w:delText>
        </w:r>
      </w:del>
      <w:del w:id="4227" w:author="PR Preview" w:date="2026-01-01T00:00:00Z">
        <w:r>
          <w:delText xml:space="preserve">has the smallest</w:delText>
        </w:r>
      </w:del>
      <w:del w:id="4228" w:author="PR Preview" w:date="2026-01-01T00:00:00Z">
        <w:r>
          <w:delText xml:space="preserve"> </w:delText>
        </w:r>
      </w:del>
      <w:hyperlink w:anchor="def-validation-error">
        <w:del w:id="4229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4230" w:author="PR Preview" w:date="2026-01-01T00:00:00Z">
        <w:r>
          <w:delText xml:space="preserve">:</w:delText>
        </w:r>
      </w:del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p>
      <w:pPr>
        <w:pStyle w:val="FirstParagraph"/>
      </w:pPr>
      <w:del w:id="4231" w:author="PR Preview" w:date="2026-01-01T00:00:00Z">
        <w:r>
          <w:rPr>
            <w:b/>
            <w:bCs/>
          </w:rPr>
          <w:delText xml:space="preserve">Definition 44 (Test set)</w:delText>
        </w:r>
      </w:del>
      <w:del w:id="4232" w:author="PR Preview" w:date="2026-01-01T00:00:00Z">
        <w:r>
          <w:delText xml:space="preserve"> </w:delText>
        </w:r>
      </w:del>
      <w:del w:id="4233" w:author="PR Preview" w:date="2026-01-01T00:00:00Z">
        <w:r>
          <w:delText xml:space="preserve">The</w:delText>
        </w:r>
      </w:del>
      <w:del w:id="4234" w:author="PR Preview" w:date="2026-01-01T00:00:00Z">
        <w:r>
          <w:delText xml:space="preserve"> </w:delText>
        </w:r>
      </w:del>
      <w:del w:id="4235" w:author="PR Preview" w:date="2026-01-01T00:00:00Z">
        <w:r>
          <w:rPr>
            <w:b/>
            <w:bCs/>
          </w:rPr>
          <w:delText xml:space="preserve">test set</w:delText>
        </w:r>
      </w:del>
      <w:del w:id="4236" w:author="PR Preview" w:date="2026-01-01T00:00:00Z">
        <w:r>
          <w:delText xml:space="preserve"> </w:delText>
        </w:r>
      </w:del>
      <w:del w:id="4237" w:author="PR Preview" w:date="2026-01-01T00:00:00Z">
        <w:r>
          <w:delText xml:space="preserve">of a</w:delText>
        </w:r>
      </w:del>
      <w:del w:id="4238" w:author="PR Preview" w:date="2026-01-01T00:00:00Z">
        <w:r>
          <w:delText xml:space="preserve"> </w:delText>
        </w:r>
      </w:del>
      <w:hyperlink w:anchor="def-data-splits">
        <w:del w:id="4239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4240" w:author="PR Preview" w:date="2026-01-01T00:00:00Z">
        <w:r>
          <w:delText xml:space="preserve"> </w:delText>
        </w:r>
      </w:del>
      <w:del w:id="4241" w:author="PR Preview" w:date="2026-01-01T00:00:00Z">
        <w:r>
          <w:delText xml:space="preserve">is the</w:delText>
        </w:r>
      </w:del>
      <w:del w:id="4242" w:author="PR Preview" w:date="2026-01-01T00:00:00Z">
        <w:r>
          <w:delText xml:space="preserve"> </w:delText>
        </w:r>
      </w:del>
      <w:hyperlink w:anchor="def-held-out-set">
        <w:del w:id="424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delText xml:space="preserve">of observations indexed by</w:delText>
        </w:r>
      </w:del>
      <w:del w:id="424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247" w:author="PR Preview" w:date="2026-01-01T00:00:00Z">
        <w:r>
          <w:delText xml:space="preserve">,</w:delText>
        </w:r>
      </w:del>
      <w:del w:id="4248" w:author="PR Preview" w:date="2026-01-01T00:00:00Z">
        <w:r>
          <w:delText xml:space="preserve"> </w:delText>
        </w:r>
      </w:del>
      <w:del w:id="4249" w:author="PR Preview" w:date="2026-01-01T00:00:00Z">
        <w:r>
          <w:delText xml:space="preserve">on which the</w:delText>
        </w:r>
      </w:del>
      <w:del w:id="4250" w:author="PR Preview" w:date="2026-01-01T00:00:00Z">
        <w:r>
          <w:delText xml:space="preserve"> </w:delText>
        </w:r>
      </w:del>
      <w:hyperlink w:anchor="def-fitted-model">
        <w:del w:id="425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2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that the</w:delText>
        </w:r>
      </w:del>
      <w:del w:id="4255" w:author="PR Preview" w:date="2026-01-01T00:00:00Z">
        <w:r>
          <w:delText xml:space="preserve"> </w:delText>
        </w:r>
      </w:del>
      <w:hyperlink w:anchor="def-validation-choice">
        <w:del w:id="4256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picks is scored:</w:delText>
        </w:r>
      </w:del>
    </w:p>
    <w:p>
      <w:pPr>
        <w:pStyle w:val="BodyText"/>
      </w:pPr>
      <w:ins w:id="4259" w:author="PR Preview" w:date="2026-01-01T00:00:00Z">
        <w:r>
          <w:rPr>
            <w:b/>
            <w:bCs/>
          </w:rPr>
          <w:t xml:space="preserve">Definition 43 (Validation error)</w:t>
        </w:r>
      </w:ins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The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rPr>
            <w:b/>
            <w:bCs/>
          </w:rPr>
          <w:t xml:space="preserve">validation error</w:t>
        </w:r>
      </w:ins>
      <w:ins w:id="4264" w:author="PR Preview" w:date="2026-01-01T00:00:00Z">
        <w:r>
          <w:t xml:space="preserve"> </w:t>
        </w:r>
      </w:ins>
      <w:ins w:id="4265" w:author="PR Preview" w:date="2026-01-01T00:00:00Z">
        <w:r>
          <w:t xml:space="preserve">of a</w:t>
        </w:r>
      </w:ins>
      <w:ins w:id="4266" w:author="PR Preview" w:date="2026-01-01T00:00:00Z">
        <w:r>
          <w:t xml:space="preserve"> </w:t>
        </w:r>
      </w:ins>
      <w:hyperlink w:anchor="def-fitted-model">
        <w:ins w:id="426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2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fitted to a</w:t>
        </w:r>
      </w:ins>
      <w:ins w:id="4271" w:author="PR Preview" w:date="2026-01-01T00:00:00Z">
        <w:r>
          <w:t xml:space="preserve"> </w:t>
        </w:r>
      </w:ins>
      <w:hyperlink w:anchor="def-training-set">
        <w:ins w:id="427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2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is its sample mean</w:t>
        </w:r>
      </w:ins>
      <w:ins w:id="4276" w:author="PR Preview" w:date="2026-01-01T00:00:00Z">
        <w:r>
          <w:t xml:space="preserve"> </w:t>
        </w:r>
      </w:ins>
      <w:hyperlink w:anchor="def-observation-loss">
        <w:ins w:id="427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27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on the</w:t>
        </w:r>
      </w:ins>
      <w:ins w:id="4281" w:author="PR Preview" w:date="2026-01-01T00:00:00Z">
        <w:r>
          <w:t xml:space="preserve"> </w:t>
        </w:r>
      </w:ins>
      <w:hyperlink w:anchor="def-validation-set">
        <w:ins w:id="4282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4283" w:author="PR Preview" w:date="2026-01-01T00:00:00Z">
        <w:r>
          <w:t xml:space="preserve">, indexed by</w:t>
        </w:r>
      </w:ins>
      <w:ins w:id="428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4285" w:author="PR Preview" w:date="2026-01-01T00:00:00Z">
        <w:r>
          <w:t xml:space="preserve">:</w:t>
        </w:r>
      </w:ins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ins w:id="4286" w:author="PR Preview" w:date="2026-01-01T00:00:00Z">
        <w:r>
          <w:rPr>
            <w:b/>
            <w:bCs/>
          </w:rPr>
          <w:t xml:space="preserve">Definition 44 (Validation choice)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Given candidate</w:t>
        </w:r>
      </w:ins>
      <w:ins w:id="4289" w:author="PR Preview" w:date="2026-01-01T00:00:00Z">
        <w:r>
          <w:t xml:space="preserve"> </w:t>
        </w:r>
      </w:ins>
      <w:hyperlink w:anchor="def-fitting-procedure">
        <w:ins w:id="429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29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292" w:author="PR Preview" w:date="2026-01-01T00:00:00Z">
        <w:r>
          <w:t xml:space="preserve">,</w:t>
        </w:r>
      </w:ins>
      <w:ins w:id="4293" w:author="PR Preview" w:date="2026-01-01T00:00:00Z">
        <w:r>
          <w:t xml:space="preserve"> </w:t>
        </w:r>
      </w:ins>
      <w:ins w:id="4294" w:author="PR Preview" w:date="2026-01-01T00:00:00Z">
        <w:r>
          <w:t xml:space="preserve">the</w:t>
        </w:r>
      </w:ins>
      <w:ins w:id="4295" w:author="PR Preview" w:date="2026-01-01T00:00:00Z">
        <w:r>
          <w:t xml:space="preserve"> </w:t>
        </w:r>
      </w:ins>
      <w:ins w:id="4296" w:author="PR Preview" w:date="2026-01-01T00:00:00Z">
        <w:r>
          <w:rPr>
            <w:b/>
            <w:bCs/>
          </w:rPr>
          <w:t xml:space="preserve">validation choice</w:t>
        </w:r>
      </w:ins>
      <w:ins w:id="42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4298" w:author="PR Preview" w:date="2026-01-01T00:00:00Z">
        <w:r>
          <w:t xml:space="preserve"> </w:t>
        </w:r>
      </w:ins>
      <w:ins w:id="4299" w:author="PR Preview" w:date="2026-01-01T00:00:00Z">
        <w:r>
          <w:t xml:space="preserve">is the index of the candidate whose</w:t>
        </w:r>
      </w:ins>
      <w:ins w:id="4300" w:author="PR Preview" w:date="2026-01-01T00:00:00Z">
        <w:r>
          <w:t xml:space="preserve"> </w:t>
        </w:r>
      </w:ins>
      <w:hyperlink w:anchor="def-fitted-model">
        <w:ins w:id="430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302" w:author="PR Preview" w:date="2026-01-01T00:00:00Z">
        <w:r>
          <w:t xml:space="preserve">,</w:t>
        </w:r>
      </w:ins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fitted to the training set</w:t>
        </w:r>
      </w:ins>
      <w:ins w:id="43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306" w:author="PR Preview" w:date="2026-01-01T00:00:00Z">
        <w:r>
          <w:t xml:space="preserve">,</w:t>
        </w:r>
      </w:ins>
      <w:ins w:id="4307" w:author="PR Preview" w:date="2026-01-01T00:00:00Z">
        <w:r>
          <w:t xml:space="preserve"> </w:t>
        </w:r>
      </w:ins>
      <w:ins w:id="4308" w:author="PR Preview" w:date="2026-01-01T00:00:00Z">
        <w:r>
          <w:t xml:space="preserve">has the smallest</w:t>
        </w:r>
      </w:ins>
      <w:ins w:id="4309" w:author="PR Preview" w:date="2026-01-01T00:00:00Z">
        <w:r>
          <w:t xml:space="preserve"> </w:t>
        </w:r>
      </w:ins>
      <w:hyperlink w:anchor="def-validation-error">
        <w:ins w:id="4310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4311" w:author="PR Preview" w:date="2026-01-01T00:00:00Z">
        <w:r>
          <w:t xml:space="preserve">:</w:t>
        </w:r>
      </w:ins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ins w:id="4312" w:author="PR Preview" w:date="2026-01-01T00:00:00Z">
        <w:r>
          <w:rPr>
            <w:b/>
            <w:bCs/>
          </w:rPr>
          <w:t xml:space="preserve">Definition 45 (Test set)</w:t>
        </w:r>
      </w:ins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The</w:t>
        </w:r>
      </w:ins>
      <w:ins w:id="4315" w:author="PR Preview" w:date="2026-01-01T00:00:00Z">
        <w:r>
          <w:t xml:space="preserve"> </w:t>
        </w:r>
      </w:ins>
      <w:ins w:id="4316" w:author="PR Preview" w:date="2026-01-01T00:00:00Z">
        <w:r>
          <w:rPr>
            <w:b/>
            <w:bCs/>
          </w:rPr>
          <w:t xml:space="preserve">test set</w:t>
        </w:r>
      </w:ins>
      <w:ins w:id="4317" w:author="PR Preview" w:date="2026-01-01T00:00:00Z">
        <w:r>
          <w:t xml:space="preserve"> </w:t>
        </w:r>
      </w:ins>
      <w:ins w:id="4318" w:author="PR Preview" w:date="2026-01-01T00:00:00Z">
        <w:r>
          <w:t xml:space="preserve">of a</w:t>
        </w:r>
      </w:ins>
      <w:ins w:id="4319" w:author="PR Preview" w:date="2026-01-01T00:00:00Z">
        <w:r>
          <w:t xml:space="preserve"> </w:t>
        </w:r>
      </w:ins>
      <w:hyperlink w:anchor="def-data-splits">
        <w:ins w:id="432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is the</w:t>
        </w:r>
      </w:ins>
      <w:ins w:id="4323" w:author="PR Preview" w:date="2026-01-01T00:00:00Z">
        <w:r>
          <w:t xml:space="preserve"> </w:t>
        </w:r>
      </w:ins>
      <w:hyperlink w:anchor="def-held-out-set">
        <w:ins w:id="4324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4325" w:author="PR Preview" w:date="2026-01-01T00:00:00Z">
        <w:r>
          <w:t xml:space="preserve"> </w:t>
        </w:r>
      </w:ins>
      <w:ins w:id="4326" w:author="PR Preview" w:date="2026-01-01T00:00:00Z">
        <w:r>
          <w:t xml:space="preserve">of observations indexed by</w:t>
        </w:r>
      </w:ins>
      <w:ins w:id="432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328" w:author="PR Preview" w:date="2026-01-01T00:00:00Z">
        <w:r>
          <w:t xml:space="preserve">,</w:t>
        </w:r>
      </w:ins>
      <w:ins w:id="4329" w:author="PR Preview" w:date="2026-01-01T00:00:00Z">
        <w:r>
          <w:t xml:space="preserve"> </w:t>
        </w:r>
      </w:ins>
      <w:ins w:id="4330" w:author="PR Preview" w:date="2026-01-01T00:00:00Z">
        <w:r>
          <w:t xml:space="preserve">on which the</w:t>
        </w:r>
      </w:ins>
      <w:ins w:id="4331" w:author="PR Preview" w:date="2026-01-01T00:00:00Z">
        <w:r>
          <w:t xml:space="preserve"> </w:t>
        </w:r>
      </w:ins>
      <w:hyperlink w:anchor="def-fitted-model">
        <w:ins w:id="433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3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that the</w:t>
        </w:r>
      </w:ins>
      <w:ins w:id="4336" w:author="PR Preview" w:date="2026-01-01T00:00:00Z">
        <w:r>
          <w:t xml:space="preserve"> </w:t>
        </w:r>
      </w:ins>
      <w:hyperlink w:anchor="def-validation-choice">
        <w:ins w:id="4337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4338" w:author="PR Preview" w:date="2026-01-01T00:00:00Z">
        <w:r>
          <w:t xml:space="preserve"> </w:t>
        </w:r>
      </w:ins>
      <w:ins w:id="4339" w:author="PR Preview" w:date="2026-01-01T00:00:00Z">
        <w:r>
          <w:t xml:space="preserve">picks is scored:</w:t>
        </w:r>
      </w:ins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del w:id="4340" w:author="PR Preview" w:date="2026-01-01T00:00:00Z">
        <w:r>
          <w:rPr>
            <w:b/>
            <w:bCs/>
          </w:rPr>
          <w:delText xml:space="preserve">Definition 45 (Test error)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The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rPr>
            <w:b/>
            <w:bCs/>
          </w:rPr>
          <w:delText xml:space="preserve">test error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of a</w:delText>
        </w:r>
      </w:del>
      <w:del w:id="4347" w:author="PR Preview" w:date="2026-01-01T00:00:00Z">
        <w:r>
          <w:delText xml:space="preserve"> </w:delText>
        </w:r>
      </w:del>
      <w:hyperlink w:anchor="def-fitted-model">
        <w:del w:id="434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3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50" w:author="PR Preview" w:date="2026-01-01T00:00:00Z">
        <w:r>
          <w:delText xml:space="preserve"> </w:delText>
        </w:r>
      </w:del>
      <w:del w:id="4351" w:author="PR Preview" w:date="2026-01-01T00:00:00Z">
        <w:r>
          <w:delText xml:space="preserve">fitted to a</w:delText>
        </w:r>
      </w:del>
      <w:del w:id="4352" w:author="PR Preview" w:date="2026-01-01T00:00:00Z">
        <w:r>
          <w:delText xml:space="preserve"> </w:delText>
        </w:r>
      </w:del>
      <w:hyperlink w:anchor="def-training-set">
        <w:del w:id="435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3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55" w:author="PR Preview" w:date="2026-01-01T00:00:00Z">
        <w:r>
          <w:delText xml:space="preserve"> </w:delText>
        </w:r>
      </w:del>
      <w:del w:id="4356" w:author="PR Preview" w:date="2026-01-01T00:00:00Z">
        <w:r>
          <w:delText xml:space="preserve">is its sample mean</w:delText>
        </w:r>
      </w:del>
      <w:del w:id="4357" w:author="PR Preview" w:date="2026-01-01T00:00:00Z">
        <w:r>
          <w:delText xml:space="preserve"> </w:delText>
        </w:r>
      </w:del>
      <w:hyperlink w:anchor="def-observation-loss">
        <w:del w:id="435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35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4360" w:author="PR Preview" w:date="2026-01-01T00:00:00Z">
        <w:r>
          <w:delText xml:space="preserve"> </w:delText>
        </w:r>
      </w:del>
      <w:del w:id="4361" w:author="PR Preview" w:date="2026-01-01T00:00:00Z">
        <w:r>
          <w:delText xml:space="preserve">on the</w:delText>
        </w:r>
      </w:del>
      <w:del w:id="4362" w:author="PR Preview" w:date="2026-01-01T00:00:00Z">
        <w:r>
          <w:delText xml:space="preserve"> </w:delText>
        </w:r>
      </w:del>
      <w:hyperlink w:anchor="def-test-set">
        <w:del w:id="4363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364" w:author="PR Preview" w:date="2026-01-01T00:00:00Z">
        <w:r>
          <w:delText xml:space="preserve">, indexed by</w:delText>
        </w:r>
      </w:del>
      <w:del w:id="436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4366" w:author="PR Preview" w:date="2026-01-01T00:00:00Z">
        <w:r>
          <w:delText xml:space="preserve">:</w:delText>
        </w:r>
      </w:del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del w:id="4367" w:author="PR Preview" w:date="2026-01-01T00:00:00Z">
        <w:r>
          <w:rPr>
            <w:b/>
            <w:bCs/>
          </w:rPr>
          <w:delText xml:space="preserve">Definition 46 (Error rate (misclassification rate))</w:delText>
        </w:r>
      </w:del>
      <w:del w:id="4368" w:author="PR Preview" w:date="2026-01-01T00:00:00Z">
        <w:r>
          <w:delText xml:space="preserve"> </w:delText>
        </w:r>
      </w:del>
      <w:del w:id="4369" w:author="PR Preview" w:date="2026-01-01T00:00:00Z">
        <w:r>
          <w:delText xml:space="preserve">The</w:delText>
        </w:r>
      </w:del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rPr>
            <w:b/>
            <w:bCs/>
          </w:rPr>
          <w:delText xml:space="preserve">error rate</w:delText>
        </w:r>
      </w:del>
      <w:del w:id="4372" w:author="PR Preview" w:date="2026-01-01T00:00:00Z">
        <w:r>
          <w:delText xml:space="preserve"> </w:delText>
        </w:r>
      </w:del>
      <w:del w:id="4373" w:author="PR Preview" w:date="2026-01-01T00:00:00Z">
        <w:r>
          <w:delText xml:space="preserve">of a</w:delText>
        </w:r>
      </w:del>
      <w:del w:id="4374" w:author="PR Preview" w:date="2026-01-01T00:00:00Z">
        <w:r>
          <w:delText xml:space="preserve"> </w:delText>
        </w:r>
      </w:del>
      <w:hyperlink w:anchor="def-fitted-model">
        <w:del w:id="437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37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77" w:author="PR Preview" w:date="2026-01-01T00:00:00Z">
        <w:r>
          <w:delText xml:space="preserve"> </w:delText>
        </w:r>
      </w:del>
      <w:del w:id="4378" w:author="PR Preview" w:date="2026-01-01T00:00:00Z">
        <w:r>
          <w:delText xml:space="preserve">for a</w:delText>
        </w:r>
      </w:del>
      <w:del w:id="4379" w:author="PR Preview" w:date="2026-01-01T00:00:00Z">
        <w:r>
          <w:delText xml:space="preserve"> </w:delText>
        </w:r>
      </w:del>
      <w:hyperlink r:id="rId228">
        <w:del w:id="4380" w:author="PR Preview" w:date="2026-01-01T00:00:00Z">
          <w:r>
            <w:rPr>
              <w:rStyle w:val="Hyperlink"/>
            </w:rPr>
            <w:delText xml:space="preserve">categorical</w:delText>
          </w:r>
        </w:del>
      </w:hyperlink>
      <w:del w:id="4381" w:author="PR Preview" w:date="2026-01-01T00:00:00Z">
        <w:r>
          <w:delText xml:space="preserve"> </w:delText>
        </w:r>
      </w:del>
      <w:del w:id="4382" w:author="PR Preview" w:date="2026-01-01T00:00:00Z">
        <w:r>
          <w:delText xml:space="preserve">outcome on a set of observations</w:delText>
        </w:r>
      </w:del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is the</w:delText>
        </w:r>
      </w:del>
      <w:del w:id="4385" w:author="PR Preview" w:date="2026-01-01T00:00:00Z">
        <w:r>
          <w:delText xml:space="preserve"> </w:delText>
        </w:r>
      </w:del>
      <w:hyperlink r:id="rId87">
        <w:del w:id="4386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4387" w:author="PR Preview" w:date="2026-01-01T00:00:00Z">
        <w:r>
          <w:delText xml:space="preserve"> </w:delText>
        </w:r>
      </w:del>
      <w:del w:id="4388" w:author="PR Preview" w:date="2026-01-01T00:00:00Z">
        <w:r>
          <w:delText xml:space="preserve">of the</w:delText>
        </w:r>
      </w:del>
      <w:del w:id="4389" w:author="PR Preview" w:date="2026-01-01T00:00:00Z">
        <w:r>
          <w:delText xml:space="preserve"> </w:delText>
        </w:r>
      </w:del>
      <w:hyperlink w:anchor="def-observation-loss">
        <w:del w:id="439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391" w:author="PR Preview" w:date="2026-01-01T00:00:00Z">
        <w:r>
          <w:delText xml:space="preserve"> </w:delText>
        </w:r>
      </w:del>
      <w:del w:id="4392" w:author="PR Preview" w:date="2026-01-01T00:00:00Z">
        <w:r>
          <w:delText xml:space="preserve">under 0-1 loss,</w:delText>
        </w:r>
      </w:del>
      <w:del w:id="4393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del w:id="4394" w:author="PR Preview" w:date="2026-01-01T00:00:00Z">
        <w:r>
          <w:delText xml:space="preserve">,</w:delText>
        </w:r>
      </w:del>
      <w:del w:id="4395" w:author="PR Preview" w:date="2026-01-01T00:00:00Z">
        <w:r>
          <w:delText xml:space="preserve"> </w:delText>
        </w:r>
      </w:del>
      <w:del w:id="4396" w:author="PR Preview" w:date="2026-01-01T00:00:00Z">
        <w:r>
          <w:delText xml:space="preserve">which is 1 for a wrong</w:delText>
        </w:r>
      </w:del>
      <w:del w:id="4397" w:author="PR Preview" w:date="2026-01-01T00:00:00Z">
        <w:r>
          <w:delText xml:space="preserve"> </w:delText>
        </w:r>
      </w:del>
      <w:hyperlink r:id="rId18">
        <w:del w:id="439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and 0 for a correct one.</w:delText>
        </w:r>
      </w:del>
      <w:del w:id="4401" w:author="PR Preview" w:date="2026-01-01T00:00:00Z">
        <w:r>
          <w:delText xml:space="preserve"> </w:delText>
        </w:r>
      </w:del>
      <w:del w:id="4402" w:author="PR Preview" w:date="2026-01-01T00:00:00Z">
        <w:r>
          <w:delText xml:space="preserve">The error rate is the proportion of observations in the set whose predicted category differs from the observed category.</w:delText>
        </w:r>
      </w:del>
    </w:p>
    <w:p>
      <w:pPr>
        <w:pStyle w:val="BodyText"/>
      </w:pPr>
      <w:del w:id="4403" w:author="PR Preview" w:date="2026-01-01T00:00:00Z">
        <w:r>
          <w:rPr>
            <w:b/>
            <w:bCs/>
          </w:rPr>
          <w:delText xml:space="preserve">Definition 47 (Training error rate)</w:delText>
        </w:r>
      </w:del>
      <w:del w:id="4404" w:author="PR Preview" w:date="2026-01-01T00:00:00Z">
        <w:r>
          <w:delText xml:space="preserve"> </w:delText>
        </w:r>
      </w:del>
      <w:del w:id="4405" w:author="PR Preview" w:date="2026-01-01T00:00:00Z">
        <w:r>
          <w:delText xml:space="preserve">The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rPr>
            <w:b/>
            <w:bCs/>
          </w:rPr>
          <w:delText xml:space="preserve">training error rate</w:delText>
        </w:r>
      </w:del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of a</w:delText>
        </w:r>
      </w:del>
      <w:del w:id="4410" w:author="PR Preview" w:date="2026-01-01T00:00:00Z">
        <w:r>
          <w:delText xml:space="preserve"> </w:delText>
        </w:r>
      </w:del>
      <w:hyperlink w:anchor="def-fitted-model">
        <w:del w:id="441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412" w:author="PR Preview" w:date="2026-01-01T00:00:00Z">
        <w:r>
          <w:delText xml:space="preserve"> </w:delText>
        </w:r>
      </w:del>
      <w:del w:id="4413" w:author="PR Preview" w:date="2026-01-01T00:00:00Z">
        <w:r>
          <w:delText xml:space="preserve">is its</w:delText>
        </w:r>
      </w:del>
      <w:del w:id="4414" w:author="PR Preview" w:date="2026-01-01T00:00:00Z">
        <w:r>
          <w:delText xml:space="preserve"> </w:delText>
        </w:r>
      </w:del>
      <w:hyperlink w:anchor="def-error-rate">
        <w:del w:id="4415" w:author="PR Preview" w:date="2026-01-01T00:00:00Z">
          <w:r>
            <w:rPr>
              <w:rStyle w:val="Hyperlink"/>
            </w:rPr>
            <w:delText xml:space="preserve">error rate</w:delText>
          </w:r>
        </w:del>
      </w:hyperlink>
      <w:del w:id="4416" w:author="PR Preview" w:date="2026-01-01T00:00:00Z">
        <w:r>
          <w:delText xml:space="preserve"> </w:delText>
        </w:r>
      </w:del>
      <w:del w:id="4417" w:author="PR Preview" w:date="2026-01-01T00:00:00Z">
        <w:r>
          <w:delText xml:space="preserve">on the</w:delText>
        </w:r>
      </w:del>
      <w:del w:id="4418" w:author="PR Preview" w:date="2026-01-01T00:00:00Z">
        <w:r>
          <w:delText xml:space="preserve"> </w:delText>
        </w:r>
      </w:del>
      <w:hyperlink w:anchor="def-training-set">
        <w:del w:id="441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20" w:author="PR Preview" w:date="2026-01-01T00:00:00Z">
        <w:r>
          <w:delText xml:space="preserve">,</w:delText>
        </w:r>
      </w:del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which is the</w:delText>
        </w:r>
      </w:del>
      <w:del w:id="4423" w:author="PR Preview" w:date="2026-01-01T00:00:00Z">
        <w:r>
          <w:delText xml:space="preserve"> </w:delText>
        </w:r>
      </w:del>
      <w:hyperlink w:anchor="def-training-mse">
        <w:del w:id="4424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under 0-1</w:delText>
        </w:r>
      </w:del>
      <w:del w:id="4427" w:author="PR Preview" w:date="2026-01-01T00:00:00Z">
        <w:r>
          <w:delText xml:space="preserve"> </w:delText>
        </w:r>
      </w:del>
      <w:hyperlink w:anchor="def-observation-loss">
        <w:del w:id="442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29" w:author="PR Preview" w:date="2026-01-01T00:00:00Z">
        <w:r>
          <w:delText xml:space="preserve">.</w:delText>
        </w:r>
      </w:del>
    </w:p>
    <w:p>
      <w:pPr>
        <w:pStyle w:val="BodyText"/>
      </w:pPr>
      <w:del w:id="4430" w:author="PR Preview" w:date="2026-01-01T00:00:00Z">
        <w:r>
          <w:rPr>
            <w:b/>
            <w:bCs/>
          </w:rPr>
          <w:delText xml:space="preserve">Definition 48 (Test error rate)</w:delText>
        </w:r>
      </w:del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The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rPr>
            <w:b/>
            <w:bCs/>
          </w:rPr>
          <w:delText xml:space="preserve">test error rate</w:delText>
        </w:r>
      </w:del>
      <w:del w:id="4435" w:author="PR Preview" w:date="2026-01-01T00:00:00Z">
        <w:r>
          <w:delText xml:space="preserve"> </w:delText>
        </w:r>
      </w:del>
      <w:del w:id="4436" w:author="PR Preview" w:date="2026-01-01T00:00:00Z">
        <w:r>
          <w:delText xml:space="preserve">of a</w:delText>
        </w:r>
      </w:del>
      <w:del w:id="4437" w:author="PR Preview" w:date="2026-01-01T00:00:00Z">
        <w:r>
          <w:delText xml:space="preserve"> </w:delText>
        </w:r>
      </w:del>
      <w:hyperlink w:anchor="def-fitted-model">
        <w:del w:id="4438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is its</w:delText>
        </w:r>
      </w:del>
      <w:del w:id="4441" w:author="PR Preview" w:date="2026-01-01T00:00:00Z">
        <w:r>
          <w:delText xml:space="preserve"> </w:delText>
        </w:r>
      </w:del>
      <w:hyperlink w:anchor="def-error-rate">
        <w:del w:id="4442" w:author="PR Preview" w:date="2026-01-01T00:00:00Z">
          <w:r>
            <w:rPr>
              <w:rStyle w:val="Hyperlink"/>
            </w:rPr>
            <w:delText xml:space="preserve">error rate</w:delText>
          </w:r>
        </w:del>
      </w:hyperlink>
      <w:del w:id="4443" w:author="PR Preview" w:date="2026-01-01T00:00:00Z">
        <w:r>
          <w:delText xml:space="preserve"> </w:delText>
        </w:r>
      </w:del>
      <w:del w:id="4444" w:author="PR Preview" w:date="2026-01-01T00:00:00Z">
        <w:r>
          <w:delText xml:space="preserve">on the</w:delText>
        </w:r>
      </w:del>
      <w:del w:id="4445" w:author="PR Preview" w:date="2026-01-01T00:00:00Z">
        <w:r>
          <w:delText xml:space="preserve"> </w:delText>
        </w:r>
      </w:del>
      <w:hyperlink w:anchor="def-test-set">
        <w:del w:id="444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447" w:author="PR Preview" w:date="2026-01-01T00:00:00Z">
        <w:r>
          <w:delText xml:space="preserve">,</w:delText>
        </w:r>
      </w:del>
      <w:del w:id="4448" w:author="PR Preview" w:date="2026-01-01T00:00:00Z">
        <w:r>
          <w:delText xml:space="preserve"> </w:delText>
        </w:r>
      </w:del>
      <w:del w:id="4449" w:author="PR Preview" w:date="2026-01-01T00:00:00Z">
        <w:r>
          <w:delText xml:space="preserve">which is the</w:delText>
        </w:r>
      </w:del>
      <w:del w:id="4450" w:author="PR Preview" w:date="2026-01-01T00:00:00Z">
        <w:r>
          <w:delText xml:space="preserve"> </w:delText>
        </w:r>
      </w:del>
      <w:hyperlink w:anchor="def-test-error">
        <w:del w:id="4451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under 0-1</w:delText>
        </w:r>
      </w:del>
      <w:del w:id="4454" w:author="PR Preview" w:date="2026-01-01T00:00:00Z">
        <w:r>
          <w:delText xml:space="preserve"> </w:delText>
        </w:r>
      </w:del>
      <w:hyperlink w:anchor="def-observation-loss">
        <w:del w:id="4455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56" w:author="PR Preview" w:date="2026-01-01T00:00:00Z">
        <w:r>
          <w:delText xml:space="preserve">.</w:delText>
        </w:r>
      </w:del>
    </w:p>
    <w:p>
      <w:pPr>
        <w:pStyle w:val="BodyText"/>
      </w:pPr>
      <w:del w:id="4457" w:author="PR Preview" w:date="2026-01-01T00:00:00Z">
        <w:r>
          <w:rPr>
            <w:b/>
            <w:bCs/>
          </w:rPr>
          <w:delText xml:space="preserve">Example 32 (Test error rate of a low-birth-weight classifier)</w:delText>
        </w:r>
      </w:del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The</w:delText>
        </w:r>
      </w:del>
      <w:del w:id="4460" w:author="PR Preview" w:date="2026-01-01T00:00:00Z">
        <w:r>
          <w:delText xml:space="preserve"> </w:delText>
        </w:r>
      </w:del>
      <w:del w:id="4461" w:author="PR Preview" w:date="2026-01-01T00:00:00Z">
        <w:r>
          <w:rPr>
            <w:rStyle w:val="VerbatimChar"/>
          </w:rPr>
          <w:delText xml:space="preserve">birthwt</w:delText>
        </w:r>
      </w:del>
      <w:del w:id="4462" w:author="PR Preview" w:date="2026-01-01T00:00:00Z">
        <w:r>
          <w:delText xml:space="preserve"> </w:delText>
        </w:r>
      </w:del>
      <w:del w:id="4463" w:author="PR Preview" w:date="2026-01-01T00:00:00Z">
        <w:r>
          <w:delText xml:space="preserve">data hold births at Baystate Medical Center in Springfield, Massachusetts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delText xml:space="preserve">[7]</w:delText>
        </w:r>
      </w:del>
      <w:del w:id="4466" w:author="PR Preview" w:date="2026-01-01T00:00:00Z">
        <w:r>
          <w:delText xml:space="preserve">,</w:delText>
        </w:r>
      </w:del>
      <w:del w:id="4467" w:author="PR Preview" w:date="2026-01-01T00:00:00Z">
        <w:r>
          <w:delText xml:space="preserve"> </w:delText>
        </w:r>
      </w:del>
      <w:del w:id="4468" w:author="PR Preview" w:date="2026-01-01T00:00:00Z">
        <w:r>
          <w:delText xml:space="preserve">as distributed in R’s</w:delText>
        </w:r>
      </w:del>
      <w:del w:id="4469" w:author="PR Preview" w:date="2026-01-01T00:00:00Z">
        <w:r>
          <w:delText xml:space="preserve"> </w:delText>
        </w:r>
      </w:del>
      <w:del w:id="4470" w:author="PR Preview" w:date="2026-01-01T00:00:00Z">
        <w:r>
          <w:rPr>
            <w:rStyle w:val="VerbatimChar"/>
          </w:rPr>
          <w:delText xml:space="preserve">MASS</w:delText>
        </w:r>
      </w:del>
      <w:del w:id="4471" w:author="PR Preview" w:date="2026-01-01T00:00:00Z">
        <w:r>
          <w:delText xml:space="preserve"> </w:delText>
        </w:r>
      </w:del>
      <w:del w:id="4472" w:author="PR Preview" w:date="2026-01-01T00:00:00Z">
        <w:r>
          <w:delText xml:space="preserve">package</w:delText>
        </w:r>
      </w:del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delText xml:space="preserve">[8]</w:delText>
        </w:r>
      </w:del>
      <w:del w:id="4475" w:author="PR Preview" w:date="2026-01-01T00:00:00Z">
        <w:r>
          <w:delText xml:space="preserve">.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The outcome</w:delText>
        </w:r>
      </w:del>
      <w:del w:id="4478" w:author="PR Preview" w:date="2026-01-01T00:00:00Z">
        <w:r>
          <w:delText xml:space="preserve"> </w:delText>
        </w:r>
      </w:del>
      <w:del w:id="4479" w:author="PR Preview" w:date="2026-01-01T00:00:00Z">
        <w:r>
          <w:rPr>
            <w:rStyle w:val="VerbatimChar"/>
          </w:rPr>
          <w:delText xml:space="preserve">low</w:delText>
        </w:r>
      </w:del>
      <w:del w:id="4480" w:author="PR Preview" w:date="2026-01-01T00:00:00Z">
        <w:r>
          <w:delText xml:space="preserve"> </w:delText>
        </w:r>
      </w:del>
      <w:del w:id="4481" w:author="PR Preview" w:date="2026-01-01T00:00:00Z">
        <w:r>
          <w:delText xml:space="preserve">is 1 for a birth weight under 2.5 kg and 0 otherwise.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We fit a</w:delText>
        </w:r>
      </w:del>
      <w:del w:id="4484" w:author="PR Preview" w:date="2026-01-01T00:00:00Z">
        <w:r>
          <w:delText xml:space="preserve"> </w:delText>
        </w:r>
      </w:del>
      <w:hyperlink r:id="rId232">
        <w:del w:id="4485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of</w:delText>
        </w:r>
      </w:del>
      <w:del w:id="4488" w:author="PR Preview" w:date="2026-01-01T00:00:00Z">
        <w:r>
          <w:delText xml:space="preserve"> </w:delText>
        </w:r>
      </w:del>
      <w:del w:id="4489" w:author="PR Preview" w:date="2026-01-01T00:00:00Z">
        <w:r>
          <w:rPr>
            <w:rStyle w:val="VerbatimChar"/>
          </w:rPr>
          <w:delText xml:space="preserve">low</w:delText>
        </w:r>
      </w:del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on the mother’s age, weight at her last menstrual period, smoking status,</w:delText>
        </w:r>
      </w:del>
      <w:del w:id="4492" w:author="PR Preview" w:date="2026-01-01T00:00:00Z">
        <w:r>
          <w:delText xml:space="preserve"> </w:delText>
        </w:r>
      </w:del>
      <w:del w:id="4493" w:author="PR Preview" w:date="2026-01-01T00:00:00Z">
        <w:r>
          <w:delText xml:space="preserve">history of hypertension, and presence of uterine irritability.</w:delText>
        </w:r>
      </w:del>
      <w:del w:id="4494" w:author="PR Preview" w:date="2026-01-01T00:00:00Z">
        <w:r>
          <w:delText xml:space="preserve"> </w:delText>
        </w:r>
      </w:del>
      <w:del w:id="4495" w:author="PR Preview" w:date="2026-01-01T00:00:00Z">
        <w:r>
          <w:delText xml:space="preserve">The</w:delText>
        </w:r>
      </w:del>
      <w:del w:id="4496" w:author="PR Preview" w:date="2026-01-01T00:00:00Z">
        <w:r>
          <w:delText xml:space="preserve"> </w:delText>
        </w:r>
      </w:del>
      <w:hyperlink w:anchor="def-fitted-model">
        <w:del w:id="449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498" w:author="PR Preview" w:date="2026-01-01T00:00:00Z">
        <w:r>
          <w:delText xml:space="preserve"> </w:delText>
        </w:r>
      </w:del>
      <w:hyperlink r:id="rId18">
        <w:del w:id="4499" w:author="PR Preview" w:date="2026-01-01T00:00:00Z">
          <w:r>
            <w:rPr>
              <w:rStyle w:val="Hyperlink"/>
            </w:rPr>
            <w:delText xml:space="preserve">predicts</w:delText>
          </w:r>
        </w:del>
      </w:hyperlink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rPr>
            <w:rStyle w:val="VerbatimChar"/>
          </w:rPr>
          <w:delText xml:space="preserve">low = 1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when its fitted</w:delText>
        </w:r>
      </w:del>
      <w:del w:id="4504" w:author="PR Preview" w:date="2026-01-01T00:00:00Z">
        <w:r>
          <w:delText xml:space="preserve"> </w:delText>
        </w:r>
      </w:del>
      <w:hyperlink r:id="rId72">
        <w:del w:id="4505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4506" w:author="PR Preview" w:date="2026-01-01T00:00:00Z">
        <w:r>
          <w:delText xml:space="preserve"> </w:delText>
        </w:r>
      </w:del>
      <w:del w:id="4507" w:author="PR Preview" w:date="2026-01-01T00:00:00Z">
        <w:r>
          <w:delText xml:space="preserve">exceeds 0.5.</w:delText>
        </w:r>
      </w:del>
      <w:del w:id="4508" w:author="PR Preview" w:date="2026-01-01T00:00:00Z">
        <w:r>
          <w:delText xml:space="preserve"> </w:delText>
        </w:r>
      </w:del>
      <w:del w:id="4509" w:author="PR Preview" w:date="2026-01-01T00:00:00Z">
        <w:r>
          <w:delText xml:space="preserve">We use every third row as the</w:delText>
        </w:r>
      </w:del>
      <w:del w:id="4510" w:author="PR Preview" w:date="2026-01-01T00:00:00Z">
        <w:r>
          <w:delText xml:space="preserve"> </w:delText>
        </w:r>
      </w:del>
      <w:hyperlink w:anchor="def-test-set">
        <w:del w:id="4511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512" w:author="PR Preview" w:date="2026-01-01T00:00:00Z">
        <w:r>
          <w:delText xml:space="preserve"> </w:delText>
        </w:r>
      </w:del>
      <w:del w:id="4513" w:author="PR Preview" w:date="2026-01-01T00:00:00Z">
        <w:r>
          <w:delText xml:space="preserve">and fit on the remaining rows, the</w:delText>
        </w:r>
      </w:del>
      <w:del w:id="4514" w:author="PR Preview" w:date="2026-01-01T00:00:00Z">
        <w:r>
          <w:delText xml:space="preserve"> </w:delText>
        </w:r>
      </w:del>
      <w:hyperlink w:anchor="def-training-set">
        <w:del w:id="451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516" w:author="PR Preview" w:date="2026-01-01T00:00:00Z">
        <w:r>
          <w:delText xml:space="preserve">.</w:delText>
        </w:r>
      </w:del>
    </w:p>
    <w:p>
      <w:pPr>
        <w:pStyle w:val="BodyText"/>
      </w:pPr>
      <w:ins w:id="4517" w:author="PR Preview" w:date="2026-01-01T00:00:00Z">
        <w:r>
          <w:rPr>
            <w:b/>
            <w:bCs/>
          </w:rPr>
          <w:t xml:space="preserve">Definition 46 (Test error)</w:t>
        </w:r>
      </w:ins>
      <w:ins w:id="4518" w:author="PR Preview" w:date="2026-01-01T00:00:00Z">
        <w:r>
          <w:t xml:space="preserve"> </w:t>
        </w:r>
      </w:ins>
      <w:ins w:id="4519" w:author="PR Preview" w:date="2026-01-01T00:00:00Z">
        <w:r>
          <w:t xml:space="preserve">The</w:t>
        </w:r>
      </w:ins>
      <w:ins w:id="4520" w:author="PR Preview" w:date="2026-01-01T00:00:00Z">
        <w:r>
          <w:t xml:space="preserve"> </w:t>
        </w:r>
      </w:ins>
      <w:ins w:id="4521" w:author="PR Preview" w:date="2026-01-01T00:00:00Z">
        <w:r>
          <w:rPr>
            <w:b/>
            <w:bCs/>
          </w:rPr>
          <w:t xml:space="preserve">test error</w:t>
        </w:r>
      </w:ins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of a</w:t>
        </w:r>
      </w:ins>
      <w:ins w:id="4524" w:author="PR Preview" w:date="2026-01-01T00:00:00Z">
        <w:r>
          <w:t xml:space="preserve"> </w:t>
        </w:r>
      </w:ins>
      <w:hyperlink w:anchor="def-fitted-model">
        <w:ins w:id="452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fitted to a</w:t>
        </w:r>
      </w:ins>
      <w:ins w:id="4529" w:author="PR Preview" w:date="2026-01-01T00:00:00Z">
        <w:r>
          <w:t xml:space="preserve"> </w:t>
        </w:r>
      </w:ins>
      <w:hyperlink w:anchor="def-training-set">
        <w:ins w:id="45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is its sample mean</w:t>
        </w:r>
      </w:ins>
      <w:ins w:id="4534" w:author="PR Preview" w:date="2026-01-01T00:00:00Z">
        <w:r>
          <w:t xml:space="preserve"> </w:t>
        </w:r>
      </w:ins>
      <w:hyperlink w:anchor="def-observation-loss">
        <w:ins w:id="453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53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4537" w:author="PR Preview" w:date="2026-01-01T00:00:00Z">
        <w:r>
          <w:t xml:space="preserve"> </w:t>
        </w:r>
      </w:ins>
      <w:ins w:id="4538" w:author="PR Preview" w:date="2026-01-01T00:00:00Z">
        <w:r>
          <w:t xml:space="preserve">on the</w:t>
        </w:r>
      </w:ins>
      <w:ins w:id="4539" w:author="PR Preview" w:date="2026-01-01T00:00:00Z">
        <w:r>
          <w:t xml:space="preserve"> </w:t>
        </w:r>
      </w:ins>
      <w:hyperlink w:anchor="def-test-set">
        <w:ins w:id="4540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541" w:author="PR Preview" w:date="2026-01-01T00:00:00Z">
        <w:r>
          <w:t xml:space="preserve">, indexed by</w:t>
        </w:r>
      </w:ins>
      <w:ins w:id="454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4543" w:author="PR Preview" w:date="2026-01-01T00:00:00Z">
        <w:r>
          <w:t xml:space="preserve">:</w:t>
        </w:r>
      </w:ins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ins w:id="4544" w:author="PR Preview" w:date="2026-01-01T00:00:00Z">
        <w:r>
          <w:rPr>
            <w:b/>
            <w:bCs/>
          </w:rPr>
          <w:t xml:space="preserve">Definition 47 (Error rate (misclassification rate))</w:t>
        </w:r>
      </w:ins>
      <w:ins w:id="4545" w:author="PR Preview" w:date="2026-01-01T00:00:00Z">
        <w:r>
          <w:t xml:space="preserve"> </w:t>
        </w:r>
      </w:ins>
      <w:ins w:id="4546" w:author="PR Preview" w:date="2026-01-01T00:00:00Z">
        <w:r>
          <w:t xml:space="preserve">The</w:t>
        </w:r>
      </w:ins>
      <w:ins w:id="4547" w:author="PR Preview" w:date="2026-01-01T00:00:00Z">
        <w:r>
          <w:t xml:space="preserve"> </w:t>
        </w:r>
      </w:ins>
      <w:ins w:id="4548" w:author="PR Preview" w:date="2026-01-01T00:00:00Z">
        <w:r>
          <w:rPr>
            <w:b/>
            <w:bCs/>
          </w:rPr>
          <w:t xml:space="preserve">error rate</w:t>
        </w:r>
      </w:ins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of a</w:t>
        </w:r>
      </w:ins>
      <w:ins w:id="4551" w:author="PR Preview" w:date="2026-01-01T00:00:00Z">
        <w:r>
          <w:t xml:space="preserve"> </w:t>
        </w:r>
      </w:ins>
      <w:hyperlink w:anchor="def-fitted-model">
        <w:ins w:id="455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554" w:author="PR Preview" w:date="2026-01-01T00:00:00Z">
        <w:r>
          <w:t xml:space="preserve"> </w:t>
        </w:r>
      </w:ins>
      <w:ins w:id="4555" w:author="PR Preview" w:date="2026-01-01T00:00:00Z">
        <w:r>
          <w:t xml:space="preserve">for a</w:t>
        </w:r>
      </w:ins>
      <w:ins w:id="4556" w:author="PR Preview" w:date="2026-01-01T00:00:00Z">
        <w:r>
          <w:t xml:space="preserve"> </w:t>
        </w:r>
      </w:ins>
      <w:hyperlink r:id="rId228">
        <w:ins w:id="4557" w:author="PR Preview" w:date="2026-01-01T00:00:00Z">
          <w:r>
            <w:rPr>
              <w:rStyle w:val="Hyperlink"/>
            </w:rPr>
            <w:t xml:space="preserve">categorical</w:t>
          </w:r>
        </w:ins>
      </w:hyperlink>
      <w:ins w:id="4558" w:author="PR Preview" w:date="2026-01-01T00:00:00Z">
        <w:r>
          <w:t xml:space="preserve"> </w:t>
        </w:r>
      </w:ins>
      <w:ins w:id="4559" w:author="PR Preview" w:date="2026-01-01T00:00:00Z">
        <w:r>
          <w:t xml:space="preserve">outcome on a set of observations</w:t>
        </w:r>
      </w:ins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is the</w:t>
        </w:r>
      </w:ins>
      <w:ins w:id="4562" w:author="PR Preview" w:date="2026-01-01T00:00:00Z">
        <w:r>
          <w:t xml:space="preserve"> </w:t>
        </w:r>
      </w:ins>
      <w:hyperlink r:id="rId87">
        <w:ins w:id="4563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of the</w:t>
        </w:r>
      </w:ins>
      <w:ins w:id="4566" w:author="PR Preview" w:date="2026-01-01T00:00:00Z">
        <w:r>
          <w:t xml:space="preserve"> </w:t>
        </w:r>
      </w:ins>
      <w:hyperlink w:anchor="def-observation-loss">
        <w:ins w:id="456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568" w:author="PR Preview" w:date="2026-01-01T00:00:00Z">
        <w:r>
          <w:t xml:space="preserve"> </w:t>
        </w:r>
      </w:ins>
      <w:ins w:id="4569" w:author="PR Preview" w:date="2026-01-01T00:00:00Z">
        <w:r>
          <w:t xml:space="preserve">under 0-1 loss,</w:t>
        </w:r>
      </w:ins>
      <w:ins w:id="4570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ins w:id="4571" w:author="PR Preview" w:date="2026-01-01T00:00:00Z">
        <w:r>
          <w:t xml:space="preserve">,</w:t>
        </w:r>
      </w:ins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which is 1 for a wrong</w:t>
        </w:r>
      </w:ins>
      <w:ins w:id="4574" w:author="PR Preview" w:date="2026-01-01T00:00:00Z">
        <w:r>
          <w:t xml:space="preserve"> </w:t>
        </w:r>
      </w:ins>
      <w:hyperlink r:id="rId18">
        <w:ins w:id="457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576" w:author="PR Preview" w:date="2026-01-01T00:00:00Z">
        <w:r>
          <w:t xml:space="preserve"> </w:t>
        </w:r>
      </w:ins>
      <w:ins w:id="4577" w:author="PR Preview" w:date="2026-01-01T00:00:00Z">
        <w:r>
          <w:t xml:space="preserve">and 0 for a correct one.</w:t>
        </w:r>
      </w:ins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The error rate is the proportion of observations in the set whose predicted category differs from the observed category.</w:t>
        </w:r>
      </w:ins>
    </w:p>
    <w:bookmarkEnd w:id="229"/>
    <w:bookmarkStart w:id="230" w:name="def-training-error-rate"/>
    <w:p>
      <w:pPr>
        <w:pStyle w:val="BodyText"/>
      </w:pPr>
      <w:ins w:id="4580" w:author="PR Preview" w:date="2026-01-01T00:00:00Z">
        <w:r>
          <w:rPr>
            <w:b/>
            <w:bCs/>
          </w:rPr>
          <w:t xml:space="preserve">Definition 48 (Training error rate)</w:t>
        </w:r>
      </w:ins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The</w:t>
        </w:r>
      </w:ins>
      <w:ins w:id="4583" w:author="PR Preview" w:date="2026-01-01T00:00:00Z">
        <w:r>
          <w:t xml:space="preserve"> </w:t>
        </w:r>
      </w:ins>
      <w:ins w:id="4584" w:author="PR Preview" w:date="2026-01-01T00:00:00Z">
        <w:r>
          <w:rPr>
            <w:b/>
            <w:bCs/>
          </w:rPr>
          <w:t xml:space="preserve">training error rate</w:t>
        </w:r>
      </w:ins>
      <w:ins w:id="4585" w:author="PR Preview" w:date="2026-01-01T00:00:00Z">
        <w:r>
          <w:t xml:space="preserve"> </w:t>
        </w:r>
      </w:ins>
      <w:ins w:id="4586" w:author="PR Preview" w:date="2026-01-01T00:00:00Z">
        <w:r>
          <w:t xml:space="preserve">of a</w:t>
        </w:r>
      </w:ins>
      <w:ins w:id="4587" w:author="PR Preview" w:date="2026-01-01T00:00:00Z">
        <w:r>
          <w:t xml:space="preserve"> </w:t>
        </w:r>
      </w:ins>
      <w:hyperlink w:anchor="def-fitted-model">
        <w:ins w:id="458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is its</w:t>
        </w:r>
      </w:ins>
      <w:ins w:id="4591" w:author="PR Preview" w:date="2026-01-01T00:00:00Z">
        <w:r>
          <w:t xml:space="preserve"> </w:t>
        </w:r>
      </w:ins>
      <w:hyperlink w:anchor="def-error-rate">
        <w:ins w:id="4592" w:author="PR Preview" w:date="2026-01-01T00:00:00Z">
          <w:r>
            <w:rPr>
              <w:rStyle w:val="Hyperlink"/>
            </w:rPr>
            <w:t xml:space="preserve">error rate</w:t>
          </w:r>
        </w:ins>
      </w:hyperlink>
      <w:ins w:id="4593" w:author="PR Preview" w:date="2026-01-01T00:00:00Z">
        <w:r>
          <w:t xml:space="preserve"> </w:t>
        </w:r>
      </w:ins>
      <w:ins w:id="4594" w:author="PR Preview" w:date="2026-01-01T00:00:00Z">
        <w:r>
          <w:t xml:space="preserve">on the</w:t>
        </w:r>
      </w:ins>
      <w:ins w:id="4595" w:author="PR Preview" w:date="2026-01-01T00:00:00Z">
        <w:r>
          <w:t xml:space="preserve"> </w:t>
        </w:r>
      </w:ins>
      <w:hyperlink w:anchor="def-training-set">
        <w:ins w:id="45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97" w:author="PR Preview" w:date="2026-01-01T00:00:00Z">
        <w:r>
          <w:t xml:space="preserve">,</w:t>
        </w:r>
      </w:ins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which is the</w:t>
        </w:r>
      </w:ins>
      <w:ins w:id="4600" w:author="PR Preview" w:date="2026-01-01T00:00:00Z">
        <w:r>
          <w:t xml:space="preserve"> </w:t>
        </w:r>
      </w:ins>
      <w:hyperlink w:anchor="def-training-mse">
        <w:ins w:id="460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under 0-1</w:t>
        </w:r>
      </w:ins>
      <w:ins w:id="4604" w:author="PR Preview" w:date="2026-01-01T00:00:00Z">
        <w:r>
          <w:t xml:space="preserve"> </w:t>
        </w:r>
      </w:ins>
      <w:hyperlink w:anchor="def-observation-loss">
        <w:ins w:id="460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06" w:author="PR Preview" w:date="2026-01-01T00:00:00Z">
        <w:r>
          <w:t xml:space="preserve">.</w:t>
        </w:r>
      </w:ins>
    </w:p>
    <w:bookmarkEnd w:id="230"/>
    <w:bookmarkStart w:id="231" w:name="def-test-error-rate"/>
    <w:p>
      <w:pPr>
        <w:pStyle w:val="BodyText"/>
      </w:pPr>
      <w:ins w:id="4607" w:author="PR Preview" w:date="2026-01-01T00:00:00Z">
        <w:r>
          <w:rPr>
            <w:b/>
            <w:bCs/>
          </w:rPr>
          <w:t xml:space="preserve">Definition 49 (Test error rate)</w:t>
        </w:r>
      </w:ins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The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rPr>
            <w:b/>
            <w:bCs/>
          </w:rPr>
          <w:t xml:space="preserve">test error rate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of a</w:t>
        </w:r>
      </w:ins>
      <w:ins w:id="4614" w:author="PR Preview" w:date="2026-01-01T00:00:00Z">
        <w:r>
          <w:t xml:space="preserve"> </w:t>
        </w:r>
      </w:ins>
      <w:hyperlink w:anchor="def-fitted-model">
        <w:ins w:id="461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616" w:author="PR Preview" w:date="2026-01-01T00:00:00Z">
        <w:r>
          <w:t xml:space="preserve"> </w:t>
        </w:r>
      </w:ins>
      <w:ins w:id="4617" w:author="PR Preview" w:date="2026-01-01T00:00:00Z">
        <w:r>
          <w:t xml:space="preserve">is its</w:t>
        </w:r>
      </w:ins>
      <w:ins w:id="4618" w:author="PR Preview" w:date="2026-01-01T00:00:00Z">
        <w:r>
          <w:t xml:space="preserve"> </w:t>
        </w:r>
      </w:ins>
      <w:hyperlink w:anchor="def-error-rate">
        <w:ins w:id="4619" w:author="PR Preview" w:date="2026-01-01T00:00:00Z">
          <w:r>
            <w:rPr>
              <w:rStyle w:val="Hyperlink"/>
            </w:rPr>
            <w:t xml:space="preserve">error rate</w:t>
          </w:r>
        </w:ins>
      </w:hyperlink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on the</w:t>
        </w:r>
      </w:ins>
      <w:ins w:id="4622" w:author="PR Preview" w:date="2026-01-01T00:00:00Z">
        <w:r>
          <w:t xml:space="preserve"> </w:t>
        </w:r>
      </w:ins>
      <w:hyperlink w:anchor="def-test-set">
        <w:ins w:id="462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624" w:author="PR Preview" w:date="2026-01-01T00:00:00Z">
        <w:r>
          <w:t xml:space="preserve">,</w:t>
        </w:r>
      </w:ins>
      <w:ins w:id="4625" w:author="PR Preview" w:date="2026-01-01T00:00:00Z">
        <w:r>
          <w:t xml:space="preserve"> </w:t>
        </w:r>
      </w:ins>
      <w:ins w:id="4626" w:author="PR Preview" w:date="2026-01-01T00:00:00Z">
        <w:r>
          <w:t xml:space="preserve">which is the</w:t>
        </w:r>
      </w:ins>
      <w:ins w:id="4627" w:author="PR Preview" w:date="2026-01-01T00:00:00Z">
        <w:r>
          <w:t xml:space="preserve"> </w:t>
        </w:r>
      </w:ins>
      <w:hyperlink w:anchor="def-test-error">
        <w:ins w:id="4628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under 0-1</w:t>
        </w:r>
      </w:ins>
      <w:ins w:id="4631" w:author="PR Preview" w:date="2026-01-01T00:00:00Z">
        <w:r>
          <w:t xml:space="preserve"> </w:t>
        </w:r>
      </w:ins>
      <w:hyperlink w:anchor="def-observation-loss">
        <w:ins w:id="463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33" w:author="PR Preview" w:date="2026-01-01T00:00:00Z">
        <w:r>
          <w:t xml:space="preserve">.</w:t>
        </w:r>
      </w:ins>
    </w:p>
    <w:bookmarkEnd w:id="231"/>
    <w:bookmarkStart w:id="233" w:name="exm-error-rate"/>
    <w:p>
      <w:pPr>
        <w:pStyle w:val="BodyText"/>
      </w:pPr>
      <w:ins w:id="4634" w:author="PR Preview" w:date="2026-01-01T00:00:00Z">
        <w:r>
          <w:rPr>
            <w:b/>
            <w:bCs/>
          </w:rPr>
          <w:t xml:space="preserve">Example 33 (Test error rate of a low-birth-weight classifier)</w:t>
        </w:r>
      </w:ins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The</w:t>
        </w:r>
      </w:ins>
      <w:ins w:id="4637" w:author="PR Preview" w:date="2026-01-01T00:00:00Z">
        <w:r>
          <w:t xml:space="preserve"> </w:t>
        </w:r>
      </w:ins>
      <w:ins w:id="4638" w:author="PR Preview" w:date="2026-01-01T00:00:00Z">
        <w:r>
          <w:rPr>
            <w:rStyle w:val="VerbatimChar"/>
          </w:rPr>
          <w:t xml:space="preserve">birthwt</w:t>
        </w:r>
      </w:ins>
      <w:ins w:id="4639" w:author="PR Preview" w:date="2026-01-01T00:00:00Z">
        <w:r>
          <w:t xml:space="preserve"> </w:t>
        </w:r>
      </w:ins>
      <w:ins w:id="4640" w:author="PR Preview" w:date="2026-01-01T00:00:00Z">
        <w:r>
          <w:t xml:space="preserve">data hold births at Baystate Medical Center in Springfield, Massachusetts</w:t>
        </w:r>
      </w:ins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[7]</w:t>
        </w:r>
      </w:ins>
      <w:ins w:id="4643" w:author="PR Preview" w:date="2026-01-01T00:00:00Z">
        <w:r>
          <w:t xml:space="preserve">,</w:t>
        </w:r>
      </w:ins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as distributed in R’s</w:t>
        </w:r>
      </w:ins>
      <w:ins w:id="4646" w:author="PR Preview" w:date="2026-01-01T00:00:00Z">
        <w:r>
          <w:t xml:space="preserve"> </w:t>
        </w:r>
      </w:ins>
      <w:ins w:id="4647" w:author="PR Preview" w:date="2026-01-01T00:00:00Z">
        <w:r>
          <w:rPr>
            <w:rStyle w:val="VerbatimChar"/>
          </w:rPr>
          <w:t xml:space="preserve">MASS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package</w:t>
        </w:r>
      </w:ins>
      <w:ins w:id="4650" w:author="PR Preview" w:date="2026-01-01T00:00:00Z">
        <w:r>
          <w:t xml:space="preserve"> </w:t>
        </w:r>
      </w:ins>
      <w:ins w:id="4651" w:author="PR Preview" w:date="2026-01-01T00:00:00Z">
        <w:r>
          <w:t xml:space="preserve">[8]</w:t>
        </w:r>
      </w:ins>
      <w:ins w:id="4652" w:author="PR Preview" w:date="2026-01-01T00:00:00Z">
        <w:r>
          <w:t xml:space="preserve">.</w:t>
        </w:r>
      </w:ins>
      <w:ins w:id="4653" w:author="PR Preview" w:date="2026-01-01T00:00:00Z">
        <w:r>
          <w:t xml:space="preserve"> </w:t>
        </w:r>
      </w:ins>
      <w:ins w:id="4654" w:author="PR Preview" w:date="2026-01-01T00:00:00Z">
        <w:r>
          <w:t xml:space="preserve">The outcome</w:t>
        </w:r>
      </w:ins>
      <w:ins w:id="4655" w:author="PR Preview" w:date="2026-01-01T00:00:00Z">
        <w:r>
          <w:t xml:space="preserve"> </w:t>
        </w:r>
      </w:ins>
      <w:ins w:id="4656" w:author="PR Preview" w:date="2026-01-01T00:00:00Z">
        <w:r>
          <w:rPr>
            <w:rStyle w:val="VerbatimChar"/>
          </w:rPr>
          <w:t xml:space="preserve">low</w:t>
        </w:r>
      </w:ins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is 1 for a birth weight under 2.5 kg and 0 otherwise.</w:t>
        </w:r>
      </w:ins>
      <w:ins w:id="4659" w:author="PR Preview" w:date="2026-01-01T00:00:00Z">
        <w:r>
          <w:t xml:space="preserve"> </w:t>
        </w:r>
      </w:ins>
      <w:ins w:id="4660" w:author="PR Preview" w:date="2026-01-01T00:00:00Z">
        <w:r>
          <w:t xml:space="preserve">We fit a</w:t>
        </w:r>
      </w:ins>
      <w:ins w:id="4661" w:author="PR Preview" w:date="2026-01-01T00:00:00Z">
        <w:r>
          <w:t xml:space="preserve"> </w:t>
        </w:r>
      </w:ins>
      <w:hyperlink r:id="rId232">
        <w:ins w:id="4662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of</w:t>
        </w:r>
      </w:ins>
      <w:ins w:id="4665" w:author="PR Preview" w:date="2026-01-01T00:00:00Z">
        <w:r>
          <w:t xml:space="preserve"> </w:t>
        </w:r>
      </w:ins>
      <w:ins w:id="4666" w:author="PR Preview" w:date="2026-01-01T00:00:00Z">
        <w:r>
          <w:rPr>
            <w:rStyle w:val="VerbatimChar"/>
          </w:rPr>
          <w:t xml:space="preserve">low</w:t>
        </w:r>
      </w:ins>
      <w:ins w:id="4667" w:author="PR Preview" w:date="2026-01-01T00:00:00Z">
        <w:r>
          <w:t xml:space="preserve"> </w:t>
        </w:r>
      </w:ins>
      <w:ins w:id="4668" w:author="PR Preview" w:date="2026-01-01T00:00:00Z">
        <w:r>
          <w:t xml:space="preserve">on the mother’s age, weight at her last menstrual period, smoking status,</w:t>
        </w:r>
      </w:ins>
      <w:ins w:id="4669" w:author="PR Preview" w:date="2026-01-01T00:00:00Z">
        <w:r>
          <w:t xml:space="preserve"> </w:t>
        </w:r>
      </w:ins>
      <w:ins w:id="4670" w:author="PR Preview" w:date="2026-01-01T00:00:00Z">
        <w:r>
          <w:t xml:space="preserve">history of hypertension, and presence of uterine irritability.</w:t>
        </w:r>
      </w:ins>
      <w:ins w:id="4671" w:author="PR Preview" w:date="2026-01-01T00:00:00Z">
        <w:r>
          <w:t xml:space="preserve"> </w:t>
        </w:r>
      </w:ins>
      <w:ins w:id="4672" w:author="PR Preview" w:date="2026-01-01T00:00:00Z">
        <w:r>
          <w:t xml:space="preserve">The</w:t>
        </w:r>
      </w:ins>
      <w:ins w:id="4673" w:author="PR Preview" w:date="2026-01-01T00:00:00Z">
        <w:r>
          <w:t xml:space="preserve"> </w:t>
        </w:r>
      </w:ins>
      <w:hyperlink w:anchor="def-fitted-model">
        <w:ins w:id="467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675" w:author="PR Preview" w:date="2026-01-01T00:00:00Z">
        <w:r>
          <w:t xml:space="preserve"> </w:t>
        </w:r>
      </w:ins>
      <w:hyperlink r:id="rId18">
        <w:ins w:id="4676" w:author="PR Preview" w:date="2026-01-01T00:00:00Z">
          <w:r>
            <w:rPr>
              <w:rStyle w:val="Hyperlink"/>
            </w:rPr>
            <w:t xml:space="preserve">predicts</w:t>
          </w:r>
        </w:ins>
      </w:hyperlink>
      <w:ins w:id="4677" w:author="PR Preview" w:date="2026-01-01T00:00:00Z">
        <w:r>
          <w:t xml:space="preserve"> </w:t>
        </w:r>
      </w:ins>
      <w:ins w:id="4678" w:author="PR Preview" w:date="2026-01-01T00:00:00Z">
        <w:r>
          <w:rPr>
            <w:rStyle w:val="VerbatimChar"/>
          </w:rPr>
          <w:t xml:space="preserve">low = 1</w:t>
        </w:r>
      </w:ins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when its fitted</w:t>
        </w:r>
      </w:ins>
      <w:ins w:id="4681" w:author="PR Preview" w:date="2026-01-01T00:00:00Z">
        <w:r>
          <w:t xml:space="preserve"> </w:t>
        </w:r>
      </w:ins>
      <w:hyperlink r:id="rId72">
        <w:ins w:id="468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exceeds 0.5.</w:t>
        </w:r>
      </w:ins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We use every third row as the</w:t>
        </w:r>
      </w:ins>
      <w:ins w:id="4687" w:author="PR Preview" w:date="2026-01-01T00:00:00Z">
        <w:r>
          <w:t xml:space="preserve"> </w:t>
        </w:r>
      </w:ins>
      <w:hyperlink w:anchor="def-test-set">
        <w:ins w:id="4688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and fit on the remaining rows, the</w:t>
        </w:r>
      </w:ins>
      <w:ins w:id="4691" w:author="PR Preview" w:date="2026-01-01T00:00:00Z">
        <w:r>
          <w:t xml:space="preserve"> </w:t>
        </w:r>
      </w:ins>
      <w:hyperlink w:anchor="def-training-set">
        <w:ins w:id="46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93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del w:id="4694" w:author="PR Preview" w:date="2026-01-01T00:00:00Z">
        <w:r>
          <w:rPr>
            <w:b/>
            <w:bCs/>
          </w:rPr>
          <w:delText xml:space="preserve">Example 33 (Numerical example)</w:delText>
        </w:r>
      </w:del>
      <w:del w:id="4695" w:author="PR Preview" w:date="2026-01-01T00:00:00Z">
        <w:r>
          <w:delText xml:space="preserve"> </w:delText>
        </w:r>
      </w:del>
      <w:del w:id="4696" w:author="PR Preview" w:date="2026-01-01T00:00:00Z">
        <w:r>
          <w:delText xml:space="preserve">This example (</w:delText>
        </w:r>
      </w:del>
      <w:hyperlink w:anchor="exm-train-validation-test-split">
        <w:del w:id="4697" w:author="PR Preview" w:date="2026-01-01T00:00:00Z">
          <w:r>
            <w:rPr>
              <w:rStyle w:val="Hyperlink"/>
            </w:rPr>
            <w:delText xml:space="preserve">Example 33</w:delText>
          </w:r>
        </w:del>
      </w:hyperlink>
      <w:del w:id="4698" w:author="PR Preview" w:date="2026-01-01T00:00:00Z">
        <w:r>
          <w:delText xml:space="preserve">)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delText xml:space="preserve">uses R’s built-in</w:delText>
        </w:r>
      </w:del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rPr>
            <w:rStyle w:val="VerbatimChar"/>
          </w:rPr>
          <w:delText xml:space="preserve">mtcars</w:delText>
        </w:r>
      </w:del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dataset</w:delText>
        </w:r>
      </w:del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cars)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to predict fuel efficiency (</w:delText>
        </w:r>
      </w:del>
      <w:del w:id="4711" w:author="PR Preview" w:date="2026-01-01T00:00:00Z">
        <w:r>
          <w:rPr>
            <w:rStyle w:val="VerbatimChar"/>
          </w:rPr>
          <w:delText xml:space="preserve">mpg</w:delText>
        </w:r>
      </w:del>
      <w:del w:id="4712" w:author="PR Preview" w:date="2026-01-01T00:00:00Z">
        <w:r>
          <w:delText xml:space="preserve">)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from vehicle weight (</w:delText>
        </w:r>
      </w:del>
      <w:del w:id="4715" w:author="PR Preview" w:date="2026-01-01T00:00:00Z">
        <w:r>
          <w:rPr>
            <w:rStyle w:val="VerbatimChar"/>
          </w:rPr>
          <w:delText xml:space="preserve">wt</w:delText>
        </w:r>
      </w:del>
      <w:del w:id="4716" w:author="PR Preview" w:date="2026-01-01T00:00:00Z">
        <w:r>
          <w:delText xml:space="preserve">).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It uses one random split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to compare linear,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quadratic,</w:delText>
        </w:r>
      </w:del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cubic,</w:delText>
        </w:r>
      </w:del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and quartic models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(</w:delText>
        </w:r>
      </w:del>
      <w:del w:id="4729" w:author="PR Preview" w:date="2026-01-01T00:00:00Z">
        <w:r>
          <w:rPr>
            <w:rStyle w:val="VerbatimChar"/>
          </w:rPr>
          <w:delText xml:space="preserve">mpg ~ wt</w:delText>
        </w:r>
      </w:del>
      <w:del w:id="4730" w:author="PR Preview" w:date="2026-01-01T00:00:00Z">
        <w:r>
          <w:delText xml:space="preserve">,</w:delText>
        </w:r>
      </w:del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rPr>
            <w:rStyle w:val="VerbatimChar"/>
          </w:rPr>
          <w:delText xml:space="preserve">mpg ~ wt + I(wt^2)</w:delText>
        </w:r>
      </w:del>
      <w:del w:id="4733" w:author="PR Preview" w:date="2026-01-01T00:00:00Z">
        <w:r>
          <w:delText xml:space="preserve">,</w:delText>
        </w:r>
      </w:del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4736" w:author="PR Preview" w:date="2026-01-01T00:00:00Z">
        <w:r>
          <w:delText xml:space="preserve">,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delText xml:space="preserve">and</w:delText>
        </w:r>
      </w:del>
      <w:del w:id="4739" w:author="PR Preview" w:date="2026-01-01T00:00:00Z">
        <w:r>
          <w:delText xml:space="preserve"> </w:delText>
        </w:r>
      </w:del>
      <w:del w:id="4740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4741" w:author="PR Preview" w:date="2026-01-01T00:00:00Z">
        <w:r>
          <w:delText xml:space="preserve">)</w:delText>
        </w:r>
      </w:del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on a validation set,</w:delText>
        </w:r>
      </w:del>
      <w:del w:id="4744" w:author="PR Preview" w:date="2026-01-01T00:00:00Z">
        <w:r>
          <w:delText xml:space="preserve"> </w:delText>
        </w:r>
      </w:del>
      <w:del w:id="4745" w:author="PR Preview" w:date="2026-01-01T00:00:00Z">
        <w:r>
          <w:delText xml:space="preserve">then reports the chosen model’s test sRMSE</w:delText>
        </w:r>
      </w:del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on untouched test data</w:delText>
        </w:r>
      </w:del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[6, p. 213]</w:delText>
        </w:r>
      </w:del>
      <w:del w:id="4750" w:author="PR Preview" w:date="2026-01-01T00:00:00Z">
        <w:r>
          <w:delText xml:space="preserve">.</w:delText>
        </w:r>
      </w:del>
    </w:p>
    <w:p>
      <w:pPr>
        <w:pStyle w:val="BodyText"/>
      </w:pPr>
      <w:ins w:id="4751" w:author="PR Preview" w:date="2026-01-01T00:00:00Z">
        <w:r>
          <w:rPr>
            <w:b/>
            <w:bCs/>
          </w:rPr>
          <w:t xml:space="preserve">Example 34 (Numerical example)</w:t>
        </w:r>
      </w:ins>
      <w:ins w:id="4752" w:author="PR Preview" w:date="2026-01-01T00:00:00Z">
        <w:r>
          <w:t xml:space="preserve"> </w:t>
        </w:r>
      </w:ins>
      <w:ins w:id="4753" w:author="PR Preview" w:date="2026-01-01T00:00:00Z">
        <w:r>
          <w:t xml:space="preserve">This example (</w:t>
        </w:r>
      </w:ins>
      <w:hyperlink w:anchor="exm-train-validation-test-split">
        <w:ins w:id="4754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4755" w:author="PR Preview" w:date="2026-01-01T00:00:00Z">
        <w:r>
          <w:t xml:space="preserve">)</w:t>
        </w:r>
      </w:ins>
      <w:ins w:id="4756" w:author="PR Preview" w:date="2026-01-01T00:00:00Z">
        <w:r>
          <w:t xml:space="preserve"> </w:t>
        </w:r>
      </w:ins>
      <w:ins w:id="4757" w:author="PR Preview" w:date="2026-01-01T00:00:00Z">
        <w:r>
          <w:t xml:space="preserve">uses R’s built-in</w:t>
        </w:r>
      </w:ins>
      <w:ins w:id="4758" w:author="PR Preview" w:date="2026-01-01T00:00:00Z">
        <w:r>
          <w:t xml:space="preserve"> </w:t>
        </w:r>
      </w:ins>
      <w:ins w:id="4759" w:author="PR Preview" w:date="2026-01-01T00:00:00Z">
        <w:r>
          <w:rPr>
            <w:rStyle w:val="VerbatimChar"/>
          </w:rPr>
          <w:t xml:space="preserve">mtcars</w:t>
        </w:r>
      </w:ins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dataset</w:t>
        </w:r>
      </w:ins>
      <w:ins w:id="4762" w:author="PR Preview" w:date="2026-01-01T00:00:00Z">
        <w:r>
          <w:t xml:space="preserve"> </w:t>
        </w:r>
      </w:ins>
      <w:ins w:id="4763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cars)</w:t>
        </w:r>
      </w:ins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to predict fuel efficiency (</w:t>
        </w:r>
      </w:ins>
      <w:ins w:id="4768" w:author="PR Preview" w:date="2026-01-01T00:00:00Z">
        <w:r>
          <w:rPr>
            <w:rStyle w:val="VerbatimChar"/>
          </w:rPr>
          <w:t xml:space="preserve">mpg</w:t>
        </w:r>
      </w:ins>
      <w:ins w:id="4769" w:author="PR Preview" w:date="2026-01-01T00:00:00Z">
        <w:r>
          <w:t xml:space="preserve">)</w:t>
        </w:r>
      </w:ins>
      <w:ins w:id="4770" w:author="PR Preview" w:date="2026-01-01T00:00:00Z">
        <w:r>
          <w:t xml:space="preserve"> </w:t>
        </w:r>
      </w:ins>
      <w:ins w:id="4771" w:author="PR Preview" w:date="2026-01-01T00:00:00Z">
        <w:r>
          <w:t xml:space="preserve">from vehicle weight (</w:t>
        </w:r>
      </w:ins>
      <w:ins w:id="4772" w:author="PR Preview" w:date="2026-01-01T00:00:00Z">
        <w:r>
          <w:rPr>
            <w:rStyle w:val="VerbatimChar"/>
          </w:rPr>
          <w:t xml:space="preserve">wt</w:t>
        </w:r>
      </w:ins>
      <w:ins w:id="4773" w:author="PR Preview" w:date="2026-01-01T00:00:00Z">
        <w:r>
          <w:t xml:space="preserve">).</w:t>
        </w:r>
      </w:ins>
      <w:ins w:id="4774" w:author="PR Preview" w:date="2026-01-01T00:00:00Z">
        <w:r>
          <w:t xml:space="preserve"> </w:t>
        </w:r>
      </w:ins>
      <w:ins w:id="4775" w:author="PR Preview" w:date="2026-01-01T00:00:00Z">
        <w:r>
          <w:t xml:space="preserve">It uses one random split</w:t>
        </w:r>
      </w:ins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to compare linear,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quadratic,</w:t>
        </w:r>
      </w:ins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cubic,</w:t>
        </w:r>
      </w:ins>
      <w:ins w:id="4782" w:author="PR Preview" w:date="2026-01-01T00:00:00Z">
        <w:r>
          <w:t xml:space="preserve"> </w:t>
        </w:r>
      </w:ins>
      <w:ins w:id="4783" w:author="PR Preview" w:date="2026-01-01T00:00:00Z">
        <w:r>
          <w:t xml:space="preserve">and quartic models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(</w:t>
        </w:r>
      </w:ins>
      <w:ins w:id="4786" w:author="PR Preview" w:date="2026-01-01T00:00:00Z">
        <w:r>
          <w:rPr>
            <w:rStyle w:val="VerbatimChar"/>
          </w:rPr>
          <w:t xml:space="preserve">mpg ~ wt</w:t>
        </w:r>
      </w:ins>
      <w:ins w:id="4787" w:author="PR Preview" w:date="2026-01-01T00:00:00Z">
        <w:r>
          <w:t xml:space="preserve">,</w:t>
        </w:r>
      </w:ins>
      <w:ins w:id="4788" w:author="PR Preview" w:date="2026-01-01T00:00:00Z">
        <w:r>
          <w:t xml:space="preserve"> </w:t>
        </w:r>
      </w:ins>
      <w:ins w:id="4789" w:author="PR Preview" w:date="2026-01-01T00:00:00Z">
        <w:r>
          <w:rPr>
            <w:rStyle w:val="VerbatimChar"/>
          </w:rPr>
          <w:t xml:space="preserve">mpg ~ wt + I(wt^2)</w:t>
        </w:r>
      </w:ins>
      <w:ins w:id="4790" w:author="PR Preview" w:date="2026-01-01T00:00:00Z">
        <w:r>
          <w:t xml:space="preserve">,</w:t>
        </w:r>
      </w:ins>
      <w:ins w:id="4791" w:author="PR Preview" w:date="2026-01-01T00:00:00Z">
        <w:r>
          <w:t xml:space="preserve"> </w:t>
        </w:r>
      </w:ins>
      <w:ins w:id="4792" w:author="PR Preview" w:date="2026-01-01T00:00:00Z">
        <w:r>
          <w:rPr>
            <w:rStyle w:val="VerbatimChar"/>
          </w:rPr>
          <w:t xml:space="preserve">mpg ~ wt + I(wt^2) + I(wt^3)</w:t>
        </w:r>
      </w:ins>
      <w:ins w:id="4793" w:author="PR Preview" w:date="2026-01-01T00:00:00Z">
        <w:r>
          <w:t xml:space="preserve">,</w:t>
        </w:r>
      </w:ins>
      <w:ins w:id="4794" w:author="PR Preview" w:date="2026-01-01T00:00:00Z">
        <w:r>
          <w:t xml:space="preserve"> </w:t>
        </w:r>
      </w:ins>
      <w:ins w:id="4795" w:author="PR Preview" w:date="2026-01-01T00:00:00Z">
        <w:r>
          <w:t xml:space="preserve">and</w:t>
        </w:r>
      </w:ins>
      <w:ins w:id="4796" w:author="PR Preview" w:date="2026-01-01T00:00:00Z">
        <w:r>
          <w:t xml:space="preserve"> </w:t>
        </w:r>
      </w:ins>
      <w:ins w:id="4797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4798" w:author="PR Preview" w:date="2026-01-01T00:00:00Z">
        <w:r>
          <w:t xml:space="preserve">)</w:t>
        </w:r>
      </w:ins>
      <w:ins w:id="4799" w:author="PR Preview" w:date="2026-01-01T00:00:00Z">
        <w:r>
          <w:t xml:space="preserve"> </w:t>
        </w:r>
      </w:ins>
      <w:ins w:id="4800" w:author="PR Preview" w:date="2026-01-01T00:00:00Z">
        <w:r>
          <w:t xml:space="preserve">on a validation set,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then reports the chosen model’s test sRMSE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on untouched test data</w:t>
        </w:r>
      </w:ins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[6, p. 213]</w:t>
        </w:r>
      </w:ins>
      <w:ins w:id="480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del w:id="4808" w:author="PR Preview" w:date="2026-01-01T00:00:00Z">
        <w:r>
          <w:rPr>
            <w:b/>
            <w:bCs/>
          </w:rPr>
          <w:delText xml:space="preserve">Definition 49 (Folds)</w:delText>
        </w:r>
      </w:del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A division of a</w:delText>
        </w:r>
      </w:del>
      <w:del w:id="4811" w:author="PR Preview" w:date="2026-01-01T00:00:00Z">
        <w:r>
          <w:delText xml:space="preserve"> </w:delText>
        </w:r>
      </w:del>
      <w:hyperlink w:anchor="def-training-set">
        <w:del w:id="481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8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14" w:author="PR Preview" w:date="2026-01-01T00:00:00Z">
        <w:r>
          <w:delText xml:space="preserve">,</w:delText>
        </w:r>
      </w:del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indexed by</w:delText>
        </w:r>
      </w:del>
      <w:del w:id="4817" w:author="PR Preview" w:date="2026-01-01T00:00:00Z">
        <w:r>
          <w:delText xml:space="preserve"> </w:delText>
        </w:r>
      </w:del>
      <m:oMath>
        <m:r>
          <m:t>I</m:t>
        </m:r>
      </m:oMath>
      <w:del w:id="4818" w:author="PR Preview" w:date="2026-01-01T00:00:00Z">
        <w:r>
          <w:delText xml:space="preserve">, into</w:delText>
        </w:r>
      </w:del>
      <w:del w:id="4819" w:author="PR Preview" w:date="2026-01-01T00:00:00Z">
        <w:r>
          <w:delText xml:space="preserve"> </w:delText>
        </w:r>
      </w:del>
      <m:oMath>
        <m:r>
          <m:t>k</m:t>
        </m:r>
      </m:oMath>
      <w:del w:id="4820" w:author="PR Preview" w:date="2026-01-01T00:00:00Z">
        <w:r>
          <w:delText xml:space="preserve"> </w:delText>
        </w:r>
      </w:del>
      <w:del w:id="4821" w:author="PR Preview" w:date="2026-01-01T00:00:00Z">
        <w:r>
          <w:rPr>
            <w:b/>
            <w:bCs/>
          </w:rPr>
          <w:delText xml:space="preserve">folds</w:delText>
        </w:r>
      </w:del>
      <w:del w:id="4822" w:author="PR Preview" w:date="2026-01-01T00:00:00Z">
        <w:r>
          <w:delText xml:space="preserve"> </w:delText>
        </w:r>
      </w:del>
      <w:del w:id="4823" w:author="PR Preview" w:date="2026-01-01T00:00:00Z">
        <w:r>
          <w:delText xml:space="preserve">is a partition of</w:delText>
        </w:r>
      </w:del>
      <w:del w:id="4824" w:author="PR Preview" w:date="2026-01-01T00:00:00Z">
        <w:r>
          <w:delText xml:space="preserve"> </w:delText>
        </w:r>
      </w:del>
      <m:oMath>
        <m:r>
          <m:t>I</m:t>
        </m:r>
      </m:oMath>
      <w:del w:id="4825" w:author="PR Preview" w:date="2026-01-01T00:00:00Z">
        <w:r>
          <w:delText xml:space="preserve"> </w:delText>
        </w:r>
      </w:del>
      <w:del w:id="4826" w:author="PR Preview" w:date="2026-01-01T00:00:00Z">
        <w:r>
          <w:delText xml:space="preserve">into</w:delText>
        </w:r>
      </w:del>
      <w:del w:id="4827" w:author="PR Preview" w:date="2026-01-01T00:00:00Z">
        <w:r>
          <w:delText xml:space="preserve"> </w:delText>
        </w:r>
      </w:del>
      <m:oMath>
        <m:r>
          <m:t>k</m:t>
        </m:r>
      </m:oMath>
      <w:del w:id="4828" w:author="PR Preview" w:date="2026-01-01T00:00:00Z">
        <w:r>
          <w:delText xml:space="preserve"> </w:delText>
        </w:r>
      </w:del>
      <w:del w:id="4829" w:author="PR Preview" w:date="2026-01-01T00:00:00Z">
        <w:r>
          <w:delText xml:space="preserve">nonempty, disjoint subsets</w:delText>
        </w:r>
      </w:del>
      <w:del w:id="48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831" w:author="PR Preview" w:date="2026-01-01T00:00:00Z">
        <w:r>
          <w:delText xml:space="preserve">:</w:delText>
        </w:r>
      </w:del>
    </w:p>
    <w:p>
      <w:pPr>
        <w:pStyle w:val="FirstParagraph"/>
      </w:pPr>
      <w:ins w:id="4832" w:author="PR Preview" w:date="2026-01-01T00:00:00Z">
        <w:r>
          <w:rPr>
            <w:b/>
            <w:bCs/>
          </w:rPr>
          <w:t xml:space="preserve">Definition 50 (Folds)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A division of a</w:t>
        </w:r>
      </w:ins>
      <w:ins w:id="4835" w:author="PR Preview" w:date="2026-01-01T00:00:00Z">
        <w:r>
          <w:t xml:space="preserve"> </w:t>
        </w:r>
      </w:ins>
      <w:hyperlink w:anchor="def-training-set">
        <w:ins w:id="483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8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838" w:author="PR Preview" w:date="2026-01-01T00:00:00Z">
        <w:r>
          <w:t xml:space="preserve">,</w:t>
        </w:r>
      </w:ins>
      <w:ins w:id="4839" w:author="PR Preview" w:date="2026-01-01T00:00:00Z">
        <w:r>
          <w:t xml:space="preserve"> </w:t>
        </w:r>
      </w:ins>
      <w:ins w:id="4840" w:author="PR Preview" w:date="2026-01-01T00:00:00Z">
        <w:r>
          <w:t xml:space="preserve">indexed by</w:t>
        </w:r>
      </w:ins>
      <w:ins w:id="4841" w:author="PR Preview" w:date="2026-01-01T00:00:00Z">
        <w:r>
          <w:t xml:space="preserve"> </w:t>
        </w:r>
      </w:ins>
      <m:oMath>
        <m:r>
          <m:t>I</m:t>
        </m:r>
      </m:oMath>
      <w:ins w:id="4842" w:author="PR Preview" w:date="2026-01-01T00:00:00Z">
        <w:r>
          <w:t xml:space="preserve">, into</w:t>
        </w:r>
      </w:ins>
      <w:ins w:id="4843" w:author="PR Preview" w:date="2026-01-01T00:00:00Z">
        <w:r>
          <w:t xml:space="preserve"> </w:t>
        </w:r>
      </w:ins>
      <m:oMath>
        <m:r>
          <m:t>k</m:t>
        </m:r>
      </m:oMath>
      <w:ins w:id="4844" w:author="PR Preview" w:date="2026-01-01T00:00:00Z">
        <w:r>
          <w:t xml:space="preserve"> </w:t>
        </w:r>
      </w:ins>
      <w:ins w:id="4845" w:author="PR Preview" w:date="2026-01-01T00:00:00Z">
        <w:r>
          <w:rPr>
            <w:b/>
            <w:bCs/>
          </w:rPr>
          <w:t xml:space="preserve">folds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is a partition of</w:t>
        </w:r>
      </w:ins>
      <w:ins w:id="4848" w:author="PR Preview" w:date="2026-01-01T00:00:00Z">
        <w:r>
          <w:t xml:space="preserve"> </w:t>
        </w:r>
      </w:ins>
      <m:oMath>
        <m:r>
          <m:t>I</m:t>
        </m:r>
      </m:oMath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into</w:t>
        </w:r>
      </w:ins>
      <w:ins w:id="4851" w:author="PR Preview" w:date="2026-01-01T00:00:00Z">
        <w:r>
          <w:t xml:space="preserve"> </w:t>
        </w:r>
      </w:ins>
      <m:oMath>
        <m:r>
          <m:t>k</m:t>
        </m:r>
      </m:oMath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nonempty, disjoint subsets</w:t>
        </w:r>
      </w:ins>
      <w:ins w:id="48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855" w:author="PR Preview" w:date="2026-01-01T00:00:00Z">
        <w:r>
          <w:t xml:space="preserve">:</w:t>
        </w:r>
      </w:ins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del w:id="4856" w:author="PR Preview" w:date="2026-01-01T00:00:00Z">
        <w:r>
          <w:rPr>
            <w:b/>
            <w:bCs/>
          </w:rPr>
          <w:delText xml:space="preserve">Definition 50 (Fold size)</w:delText>
        </w:r>
      </w:del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The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rPr>
            <w:b/>
            <w:bCs/>
          </w:rPr>
          <w:delText xml:space="preserve">size</w:delText>
        </w:r>
      </w:del>
      <w:del w:id="4861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4862" w:author="PR Preview" w:date="2026-01-01T00:00:00Z">
        <w:r>
          <w:delText xml:space="preserve"> </w:delText>
        </w:r>
      </w:del>
      <w:del w:id="4863" w:author="PR Preview" w:date="2026-01-01T00:00:00Z">
        <w:r>
          <w:delText xml:space="preserve">of</w:delText>
        </w:r>
      </w:del>
      <w:del w:id="4864" w:author="PR Preview" w:date="2026-01-01T00:00:00Z">
        <w:r>
          <w:delText xml:space="preserve"> </w:delText>
        </w:r>
      </w:del>
      <w:hyperlink w:anchor="def-folds">
        <w:del w:id="486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p>
      <w:pPr>
        <w:pStyle w:val="FirstParagraph"/>
      </w:pPr>
      <w:del w:id="4869" w:author="PR Preview" w:date="2026-01-01T00:00:00Z">
        <w:r>
          <w:rPr>
            <w:b/>
            <w:bCs/>
          </w:rPr>
          <w:delText xml:space="preserve">Definition 51 (Fold assignment)</w:delText>
        </w:r>
      </w:del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Given</w:delText>
        </w:r>
      </w:del>
      <w:del w:id="4872" w:author="PR Preview" w:date="2026-01-01T00:00:00Z">
        <w:r>
          <w:delText xml:space="preserve"> </w:delText>
        </w:r>
      </w:del>
      <w:hyperlink w:anchor="def-folds">
        <w:del w:id="487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8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875" w:author="PR Preview" w:date="2026-01-01T00:00:00Z">
        <w:r>
          <w:delText xml:space="preserve">,</w:delText>
        </w:r>
      </w:del>
      <w:del w:id="4876" w:author="PR Preview" w:date="2026-01-01T00:00:00Z">
        <w:r>
          <w:delText xml:space="preserve"> </w:delText>
        </w:r>
      </w:del>
      <w:del w:id="4877" w:author="PR Preview" w:date="2026-01-01T00:00:00Z">
        <w:r>
          <w:delText xml:space="preserve">the</w:delText>
        </w:r>
      </w:del>
      <w:del w:id="4878" w:author="PR Preview" w:date="2026-01-01T00:00:00Z">
        <w:r>
          <w:delText xml:space="preserve"> </w:delText>
        </w:r>
      </w:del>
      <w:del w:id="4879" w:author="PR Preview" w:date="2026-01-01T00:00:00Z">
        <w:r>
          <w:rPr>
            <w:b/>
            <w:bCs/>
          </w:rPr>
          <w:delText xml:space="preserve">fold assignment</w:delText>
        </w:r>
      </w:del>
      <w:del w:id="488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of observation</w:delText>
        </w:r>
      </w:del>
      <w:del w:id="4883" w:author="PR Preview" w:date="2026-01-01T00:00:00Z">
        <w:r>
          <w:delText xml:space="preserve"> </w:delText>
        </w:r>
      </w:del>
      <m:oMath>
        <m:r>
          <m:t>i</m:t>
        </m:r>
      </m:oMath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4886" w:author="PR Preview" w:date="2026-01-01T00:00:00Z">
        <w:r>
          <w:rPr>
            <w:b/>
            <w:bCs/>
          </w:rPr>
          <w:t xml:space="preserve">Definition 51 (Fold size)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The</w:t>
        </w:r>
      </w:ins>
      <w:ins w:id="4889" w:author="PR Preview" w:date="2026-01-01T00:00:00Z">
        <w:r>
          <w:t xml:space="preserve"> </w:t>
        </w:r>
      </w:ins>
      <w:ins w:id="4890" w:author="PR Preview" w:date="2026-01-01T00:00:00Z">
        <w:r>
          <w:rPr>
            <w:b/>
            <w:bCs/>
          </w:rPr>
          <w:t xml:space="preserve">size</w:t>
        </w:r>
      </w:ins>
      <w:ins w:id="489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of</w:t>
        </w:r>
      </w:ins>
      <w:ins w:id="4894" w:author="PR Preview" w:date="2026-01-01T00:00:00Z">
        <w:r>
          <w:t xml:space="preserve"> </w:t>
        </w:r>
      </w:ins>
      <w:hyperlink w:anchor="def-folds">
        <w:ins w:id="489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8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ins w:id="4899" w:author="PR Preview" w:date="2026-01-01T00:00:00Z">
        <w:r>
          <w:rPr>
            <w:b/>
            <w:bCs/>
          </w:rPr>
          <w:t xml:space="preserve">Definition 52 (Fold assignment)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Given</w:t>
        </w:r>
      </w:ins>
      <w:ins w:id="4902" w:author="PR Preview" w:date="2026-01-01T00:00:00Z">
        <w:r>
          <w:t xml:space="preserve"> </w:t>
        </w:r>
      </w:ins>
      <w:hyperlink w:anchor="def-folds">
        <w:ins w:id="490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9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905" w:author="PR Preview" w:date="2026-01-01T00:00:00Z">
        <w:r>
          <w:t xml:space="preserve">,</w:t>
        </w:r>
      </w:ins>
      <w:ins w:id="4906" w:author="PR Preview" w:date="2026-01-01T00:00:00Z">
        <w:r>
          <w:t xml:space="preserve"> </w:t>
        </w:r>
      </w:ins>
      <w:ins w:id="4907" w:author="PR Preview" w:date="2026-01-01T00:00:00Z">
        <w:r>
          <w:t xml:space="preserve">the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rPr>
            <w:b/>
            <w:bCs/>
          </w:rPr>
          <w:t xml:space="preserve">fold assignment</w:t>
        </w:r>
      </w:ins>
      <w:ins w:id="4910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of observation</w:t>
        </w:r>
      </w:ins>
      <w:ins w:id="4913" w:author="PR Preview" w:date="2026-01-01T00:00:00Z">
        <w:r>
          <w:t xml:space="preserve"> </w:t>
        </w:r>
      </w:ins>
      <m:oMath>
        <m:r>
          <m:t>i</m:t>
        </m:r>
      </m:oMath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del w:id="4916" w:author="PR Preview" w:date="2026-01-01T00:00:00Z">
        <w:r>
          <w:rPr>
            <w:b/>
            <w:bCs/>
          </w:rPr>
          <w:delText xml:space="preserve">Definition 52 (Fold-out fitted model)</w:delText>
        </w:r>
      </w:del>
      <w:del w:id="4917" w:author="PR Preview" w:date="2026-01-01T00:00:00Z">
        <w:r>
          <w:delText xml:space="preserve"> </w:delText>
        </w:r>
      </w:del>
      <w:del w:id="4918" w:author="PR Preview" w:date="2026-01-01T00:00:00Z">
        <w:r>
          <w:delText xml:space="preserve">For</w:delText>
        </w:r>
      </w:del>
      <w:del w:id="4919" w:author="PR Preview" w:date="2026-01-01T00:00:00Z">
        <w:r>
          <w:delText xml:space="preserve"> </w:delText>
        </w:r>
      </w:del>
      <w:hyperlink w:anchor="def-folds">
        <w:del w:id="492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9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922" w:author="PR Preview" w:date="2026-01-01T00:00:00Z">
        <w:r>
          <w:delText xml:space="preserve">,</w:delText>
        </w:r>
      </w:del>
      <w:del w:id="4923" w:author="PR Preview" w:date="2026-01-01T00:00:00Z">
        <w:r>
          <w:delText xml:space="preserve"> </w:delText>
        </w:r>
      </w:del>
      <w:del w:id="4924" w:author="PR Preview" w:date="2026-01-01T00:00:00Z">
        <w:r>
          <w:delText xml:space="preserve">the</w:delText>
        </w:r>
      </w:del>
      <w:del w:id="4925" w:author="PR Preview" w:date="2026-01-01T00:00:00Z">
        <w:r>
          <w:delText xml:space="preserve"> </w:delText>
        </w:r>
      </w:del>
      <w:del w:id="4926" w:author="PR Preview" w:date="2026-01-01T00:00:00Z">
        <w:r>
          <w:rPr>
            <w:b/>
            <w:bCs/>
          </w:rPr>
          <w:delText xml:space="preserve">fold-out fitted model</w:delText>
        </w:r>
      </w:del>
      <w:del w:id="4927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928" w:author="PR Preview" w:date="2026-01-01T00:00:00Z">
        <w:r>
          <w:delText xml:space="preserve"> </w:delText>
        </w:r>
      </w:del>
      <w:del w:id="4929" w:author="PR Preview" w:date="2026-01-01T00:00:00Z">
        <w:r>
          <w:delText xml:space="preserve">is the</w:delText>
        </w:r>
      </w:del>
      <w:del w:id="4930" w:author="PR Preview" w:date="2026-01-01T00:00:00Z">
        <w:r>
          <w:delText xml:space="preserve"> </w:delText>
        </w:r>
      </w:del>
      <w:hyperlink w:anchor="def-fitted-model">
        <w:del w:id="4931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that a</w:delText>
        </w:r>
      </w:del>
      <w:del w:id="4934" w:author="PR Preview" w:date="2026-01-01T00:00:00Z">
        <w:r>
          <w:delText xml:space="preserve"> </w:delText>
        </w:r>
      </w:del>
      <w:hyperlink w:anchor="def-fitting-procedure">
        <w:del w:id="493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936" w:author="PR Preview" w:date="2026-01-01T00:00:00Z">
        <w:r>
          <w:delText xml:space="preserve"> </w:delText>
        </w:r>
      </w:del>
      <m:oMath>
        <m:r>
          <m:t>g</m:t>
        </m:r>
      </m:oMath>
      <w:del w:id="4937" w:author="PR Preview" w:date="2026-01-01T00:00:00Z">
        <w:r>
          <w:delText xml:space="preserve"> </w:delText>
        </w:r>
      </w:del>
      <w:del w:id="4938" w:author="PR Preview" w:date="2026-01-01T00:00:00Z">
        <w:r>
          <w:delText xml:space="preserve">produces</w:delText>
        </w:r>
      </w:del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4941" w:author="PR Preview" w:date="2026-01-01T00:00:00Z">
        <w:r>
          <w:rPr>
            <w:b/>
            <w:bCs/>
          </w:rPr>
          <w:t xml:space="preserve">Definition 53 (Fold-out fitted model)</w:t>
        </w:r>
      </w:ins>
      <w:ins w:id="4942" w:author="PR Preview" w:date="2026-01-01T00:00:00Z">
        <w:r>
          <w:t xml:space="preserve"> </w:t>
        </w:r>
      </w:ins>
      <w:ins w:id="4943" w:author="PR Preview" w:date="2026-01-01T00:00:00Z">
        <w:r>
          <w:t xml:space="preserve">For</w:t>
        </w:r>
      </w:ins>
      <w:ins w:id="4944" w:author="PR Preview" w:date="2026-01-01T00:00:00Z">
        <w:r>
          <w:t xml:space="preserve"> </w:t>
        </w:r>
      </w:ins>
      <w:hyperlink w:anchor="def-folds">
        <w:ins w:id="494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47" w:author="PR Preview" w:date="2026-01-01T00:00:00Z">
        <w:r>
          <w:t xml:space="preserve">,</w:t>
        </w:r>
      </w:ins>
      <w:ins w:id="4948" w:author="PR Preview" w:date="2026-01-01T00:00:00Z">
        <w:r>
          <w:t xml:space="preserve"> </w:t>
        </w:r>
      </w:ins>
      <w:ins w:id="4949" w:author="PR Preview" w:date="2026-01-01T00:00:00Z">
        <w:r>
          <w:t xml:space="preserve">the</w:t>
        </w:r>
      </w:ins>
      <w:ins w:id="4950" w:author="PR Preview" w:date="2026-01-01T00:00:00Z">
        <w:r>
          <w:t xml:space="preserve"> </w:t>
        </w:r>
      </w:ins>
      <w:ins w:id="4951" w:author="PR Preview" w:date="2026-01-01T00:00:00Z">
        <w:r>
          <w:rPr>
            <w:b/>
            <w:bCs/>
          </w:rPr>
          <w:t xml:space="preserve">fold-out fitted model</w:t>
        </w:r>
      </w:ins>
      <w:ins w:id="495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953" w:author="PR Preview" w:date="2026-01-01T00:00:00Z">
        <w:r>
          <w:t xml:space="preserve"> </w:t>
        </w:r>
      </w:ins>
      <w:ins w:id="4954" w:author="PR Preview" w:date="2026-01-01T00:00:00Z">
        <w:r>
          <w:t xml:space="preserve">is the</w:t>
        </w:r>
      </w:ins>
      <w:ins w:id="4955" w:author="PR Preview" w:date="2026-01-01T00:00:00Z">
        <w:r>
          <w:t xml:space="preserve"> </w:t>
        </w:r>
      </w:ins>
      <w:hyperlink w:anchor="def-fitted-model">
        <w:ins w:id="495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that a</w:t>
        </w:r>
      </w:ins>
      <w:ins w:id="4959" w:author="PR Preview" w:date="2026-01-01T00:00:00Z">
        <w:r>
          <w:t xml:space="preserve"> </w:t>
        </w:r>
      </w:ins>
      <w:hyperlink w:anchor="def-fitting-procedure">
        <w:ins w:id="496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961" w:author="PR Preview" w:date="2026-01-01T00:00:00Z">
        <w:r>
          <w:t xml:space="preserve"> </w:t>
        </w:r>
      </w:ins>
      <m:oMath>
        <m:r>
          <m:t>g</m:t>
        </m:r>
      </m:oMath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produces</w:t>
        </w:r>
      </w:ins>
      <w:ins w:id="4964" w:author="PR Preview" w:date="2026-01-01T00:00:00Z">
        <w:r>
          <w:t xml:space="preserve"> </w:t>
        </w:r>
      </w:ins>
      <w:ins w:id="4965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del w:id="4966" w:author="PR Preview" w:date="2026-01-01T00:00:00Z">
        <w:r>
          <w:rPr>
            <w:b/>
            <w:bCs/>
          </w:rPr>
          <w:delText xml:space="preserve">Definition 53 (</w:delText>
        </w:r>
      </w:del>
      <m:oMath>
        <m:r>
          <m:t>k</m:t>
        </m:r>
      </m:oMath>
      <w:del w:id="4967" w:author="PR Preview" w:date="2026-01-01T00:00:00Z">
        <w:r>
          <w:rPr>
            <w:b/>
            <w:bCs/>
          </w:rPr>
          <w:delText xml:space="preserve">-fold cross-validation)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In</w:delText>
        </w:r>
      </w:del>
      <w:del w:id="4970" w:author="PR Preview" w:date="2026-01-01T00:00:00Z">
        <w:r>
          <w:delText xml:space="preserve"> </w:delText>
        </w:r>
      </w:del>
      <m:oMath>
        <m:r>
          <m:t>k</m:t>
        </m:r>
      </m:oMath>
      <w:del w:id="4971" w:author="PR Preview" w:date="2026-01-01T00:00:00Z">
        <w:r>
          <w:rPr>
            <w:b/>
            <w:bCs/>
          </w:rPr>
          <w:delText xml:space="preserve">-fold cross-validation</w:delText>
        </w:r>
      </w:del>
      <w:del w:id="4972" w:author="PR Preview" w:date="2026-01-01T00:00:00Z">
        <w:r>
          <w:delText xml:space="preserve">:</w:delText>
        </w:r>
      </w:del>
    </w:p>
    <w:p>
      <w:pPr>
        <w:pStyle w:val="BodyText"/>
      </w:pPr>
      <w:ins w:id="4973" w:author="PR Preview" w:date="2026-01-01T00:00:00Z">
        <w:r>
          <w:rPr>
            <w:b/>
            <w:bCs/>
          </w:rPr>
          <w:t xml:space="preserve">Definition 54 (</w:t>
        </w:r>
      </w:ins>
      <m:oMath>
        <m:r>
          <m:t>k</m:t>
        </m:r>
      </m:oMath>
      <w:ins w:id="4974" w:author="PR Preview" w:date="2026-01-01T00:00:00Z">
        <w:r>
          <w:rPr>
            <w:b/>
            <w:bCs/>
          </w:rPr>
          <w:t xml:space="preserve">-fold cross-validation)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In</w:t>
        </w:r>
      </w:ins>
      <w:ins w:id="4977" w:author="PR Preview" w:date="2026-01-01T00:00:00Z">
        <w:r>
          <w:t xml:space="preserve"> </w:t>
        </w:r>
      </w:ins>
      <m:oMath>
        <m:r>
          <m:t>k</m:t>
        </m:r>
      </m:oMath>
      <w:ins w:id="4978" w:author="PR Preview" w:date="2026-01-01T00:00:00Z">
        <w:r>
          <w:rPr>
            <w:b/>
            <w:bCs/>
          </w:rPr>
          <w:t xml:space="preserve">-fold cross-validation</w:t>
        </w:r>
      </w:ins>
      <w:ins w:id="497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del w:id="4980" w:author="PR Preview" w:date="2026-01-01T00:00:00Z">
        <w:r>
          <w:rPr>
            <w:i/>
            <w:iCs/>
          </w:rPr>
          <w:delText xml:space="preserve">Remark 24</w:delText>
        </w:r>
      </w:del>
      <w:del w:id="4981" w:author="PR Preview" w:date="2026-01-01T00:00:00Z">
        <w:r>
          <w:delText xml:space="preserve"> (Cross-validation instead of a single validation set). </w:delText>
        </w:r>
      </w:del>
      <w:del w:id="4982" w:author="PR Preview" w:date="2026-01-01T00:00:00Z">
        <w:r>
          <w:delText xml:space="preserve">If data are limited,</w:delText>
        </w:r>
      </w:del>
      <w:del w:id="4983" w:author="PR Preview" w:date="2026-01-01T00:00:00Z">
        <w:r>
          <w:delText xml:space="preserve"> </w:delText>
        </w:r>
      </w:del>
      <m:oMath>
        <m:r>
          <m:t>k</m:t>
        </m:r>
      </m:oMath>
      <w:del w:id="4984" w:author="PR Preview" w:date="2026-01-01T00:00:00Z">
        <w:r>
          <w:delText xml:space="preserve">-fold cross-validation</w:delText>
        </w:r>
      </w:del>
      <w:del w:id="4985" w:author="PR Preview" w:date="2026-01-01T00:00:00Z">
        <w:r>
          <w:delText xml:space="preserve"> </w:delText>
        </w:r>
      </w:del>
      <w:del w:id="4986" w:author="PR Preview" w:date="2026-01-01T00:00:00Z">
        <w:r>
          <w:delText xml:space="preserve">can replace the single validation set of</w:delText>
        </w:r>
      </w:del>
      <w:del w:id="4987" w:author="PR Preview" w:date="2026-01-01T00:00:00Z">
        <w:r>
          <w:delText xml:space="preserve"> </w:delText>
        </w:r>
      </w:del>
      <w:hyperlink w:anchor="def-data-splits">
        <w:del w:id="4988" w:author="PR Preview" w:date="2026-01-01T00:00:00Z">
          <w:r>
            <w:rPr>
              <w:rStyle w:val="Hyperlink"/>
            </w:rPr>
            <w:delText xml:space="preserve">Definition 39</w:delText>
          </w:r>
        </w:del>
      </w:hyperlink>
      <w:del w:id="4989" w:author="PR Preview" w:date="2026-01-01T00:00:00Z">
        <w:r>
          <w:delText xml:space="preserve"> </w:delText>
        </w:r>
      </w:del>
      <w:del w:id="4990" w:author="PR Preview" w:date="2026-01-01T00:00:00Z">
        <w:r>
          <w:delText xml:space="preserve">for more stable tuning.</w:delText>
        </w:r>
      </w:del>
      <w:del w:id="4991" w:author="PR Preview" w:date="2026-01-01T00:00:00Z">
        <w:r>
          <w:delText xml:space="preserve"> </w:delText>
        </w:r>
      </w:del>
      <w:del w:id="4992" w:author="PR Preview" w:date="2026-01-01T00:00:00Z">
        <w:r>
          <w:delText xml:space="preserve">In</w:delText>
        </w:r>
      </w:del>
      <w:del w:id="4993" w:author="PR Preview" w:date="2026-01-01T00:00:00Z">
        <w:r>
          <w:delText xml:space="preserve"> </w:delText>
        </w:r>
      </w:del>
      <w:hyperlink w:anchor="exr-kfold">
        <w:del w:id="499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4995" w:author="PR Preview" w:date="2026-01-01T00:00:00Z">
        <w:r>
          <w:delText xml:space="preserve">,</w:delText>
        </w:r>
      </w:del>
      <w:del w:id="499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997" w:author="PR Preview" w:date="2026-01-01T00:00:00Z">
        <w:r>
          <w:delText xml:space="preserve"> </w:delText>
        </w:r>
      </w:del>
      <w:del w:id="4998" w:author="PR Preview" w:date="2026-01-01T00:00:00Z">
        <w:r>
          <w:delText xml:space="preserve">folds of 8 cars each</w:delText>
        </w:r>
      </w:del>
      <w:del w:id="4999" w:author="PR Preview" w:date="2026-01-01T00:00:00Z">
        <w:r>
          <w:delText xml:space="preserve"> </w:delText>
        </w:r>
      </w:del>
      <w:del w:id="5000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5001" w:author="PR Preview" w:date="2026-01-01T00:00:00Z">
        <w:r>
          <w:rPr>
            <w:b/>
            <w:bCs/>
          </w:rPr>
          <w:delText xml:space="preserve">Definition 54 (Cross-validation estimate)</w:delText>
        </w:r>
      </w:del>
      <w:del w:id="5002" w:author="PR Preview" w:date="2026-01-01T00:00:00Z">
        <w:r>
          <w:delText xml:space="preserve"> </w:delText>
        </w:r>
      </w:del>
      <w:del w:id="5003" w:author="PR Preview" w:date="2026-01-01T00:00:00Z">
        <w:r>
          <w:delText xml:space="preserve">The</w:delText>
        </w:r>
      </w:del>
      <w:del w:id="5004" w:author="PR Preview" w:date="2026-01-01T00:00:00Z">
        <w:r>
          <w:delText xml:space="preserve"> </w:delText>
        </w:r>
      </w:del>
      <m:oMath>
        <m:r>
          <m:t>k</m:t>
        </m:r>
      </m:oMath>
      <w:del w:id="5005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50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5007" w:author="PR Preview" w:date="2026-01-01T00:00:00Z">
        <w:r>
          <w:delText xml:space="preserve"> </w:delText>
        </w:r>
      </w:del>
      <w:del w:id="5008" w:author="PR Preview" w:date="2026-01-01T00:00:00Z">
        <w:r>
          <w:delText xml:space="preserve">is the</w:delText>
        </w:r>
      </w:del>
      <w:del w:id="5009" w:author="PR Preview" w:date="2026-01-01T00:00:00Z">
        <w:r>
          <w:delText xml:space="preserve"> </w:delText>
        </w:r>
      </w:del>
      <w:hyperlink r:id="rId84">
        <w:del w:id="5010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011" w:author="PR Preview" w:date="2026-01-01T00:00:00Z">
        <w:r>
          <w:delText xml:space="preserve"> </w:delText>
        </w:r>
      </w:del>
      <w:del w:id="5012" w:author="PR Preview" w:date="2026-01-01T00:00:00Z">
        <w:r>
          <w:delText xml:space="preserve">of the predictions that each observation</w:delText>
        </w:r>
      </w:del>
      <w:del w:id="501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014" w:author="PR Preview" w:date="2026-01-01T00:00:00Z">
        <w:r>
          <w:delText xml:space="preserve"> </w:delText>
        </w:r>
      </w:del>
      <w:del w:id="5015" w:author="PR Preview" w:date="2026-01-01T00:00:00Z">
        <w:r>
          <w:delText xml:space="preserve">of the training set receives</w:delText>
        </w:r>
      </w:del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delText xml:space="preserve">from the</w:delText>
        </w:r>
      </w:del>
      <w:del w:id="5018" w:author="PR Preview" w:date="2026-01-01T00:00:00Z">
        <w:r>
          <w:delText xml:space="preserve"> </w:delText>
        </w:r>
      </w:del>
      <w:hyperlink w:anchor="def-fold-out-fitted-model">
        <w:del w:id="5019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020" w:author="PR Preview" w:date="2026-01-01T00:00:00Z">
        <w:r>
          <w:delText xml:space="preserve"> </w:delText>
        </w:r>
      </w:del>
      <w:del w:id="5021" w:author="PR Preview" w:date="2026-01-01T00:00:00Z">
        <w:r>
          <w:delText xml:space="preserve">of its</w:delText>
        </w:r>
      </w:del>
      <w:del w:id="5022" w:author="PR Preview" w:date="2026-01-01T00:00:00Z">
        <w:r>
          <w:delText xml:space="preserve"> </w:delText>
        </w:r>
      </w:del>
      <w:hyperlink w:anchor="def-fold-assignment">
        <w:del w:id="5023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502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025" w:author="PR Preview" w:date="2026-01-01T00:00:00Z">
        <w:r>
          <w:delText xml:space="preserve"> </w:delText>
        </w:r>
      </w:del>
      <w:del w:id="5026" w:author="PR Preview" w:date="2026-01-01T00:00:00Z">
        <w:r>
          <w:delText xml:space="preserve">in</w:delText>
        </w:r>
      </w:del>
      <w:del w:id="502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02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029" w:author="PR Preview" w:date="2026-01-01T00:00:00Z">
        <w:r>
          <w:delText xml:space="preserve">:</w:delText>
        </w:r>
      </w:del>
    </w:p>
    <w:p>
      <w:pPr>
        <w:pStyle w:val="BodyText"/>
      </w:pPr>
      <w:ins w:id="5030" w:author="PR Preview" w:date="2026-01-01T00:00:00Z">
        <w:r>
          <w:rPr>
            <w:i/>
            <w:iCs/>
          </w:rPr>
          <w:t xml:space="preserve">Remark 24</w:t>
        </w:r>
      </w:ins>
      <w:ins w:id="5031" w:author="PR Preview" w:date="2026-01-01T00:00:00Z">
        <w:r>
          <w:t xml:space="preserve"> (Cross-validation instead of a single validation set). </w:t>
        </w:r>
      </w:ins>
      <w:ins w:id="5032" w:author="PR Preview" w:date="2026-01-01T00:00:00Z">
        <w:r>
          <w:t xml:space="preserve">If data are limited,</w:t>
        </w:r>
      </w:ins>
      <w:ins w:id="5033" w:author="PR Preview" w:date="2026-01-01T00:00:00Z">
        <w:r>
          <w:t xml:space="preserve"> </w:t>
        </w:r>
      </w:ins>
      <m:oMath>
        <m:r>
          <m:t>k</m:t>
        </m:r>
      </m:oMath>
      <w:ins w:id="5034" w:author="PR Preview" w:date="2026-01-01T00:00:00Z">
        <w:r>
          <w:t xml:space="preserve">-fold cross-validation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can replace the single validation set of</w:t>
        </w:r>
      </w:ins>
      <w:ins w:id="5037" w:author="PR Preview" w:date="2026-01-01T00:00:00Z">
        <w:r>
          <w:t xml:space="preserve"> </w:t>
        </w:r>
      </w:ins>
      <w:hyperlink w:anchor="def-data-splits">
        <w:ins w:id="5038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for more stable tuning.</w:t>
        </w:r>
      </w:ins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In</w:t>
        </w:r>
      </w:ins>
      <w:ins w:id="5043" w:author="PR Preview" w:date="2026-01-01T00:00:00Z">
        <w:r>
          <w:t xml:space="preserve"> </w:t>
        </w:r>
      </w:ins>
      <w:hyperlink w:anchor="exr-kfold">
        <w:ins w:id="504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045" w:author="PR Preview" w:date="2026-01-01T00:00:00Z">
        <w:r>
          <w:t xml:space="preserve">,</w:t>
        </w:r>
      </w:ins>
      <w:ins w:id="50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folds of 8 cars each</w:t>
        </w:r>
      </w:ins>
      <w:ins w:id="5049" w:author="PR Preview" w:date="2026-01-01T00:00:00Z">
        <w:r>
          <w:t xml:space="preserve"> </w:t>
        </w:r>
      </w:ins>
      <w:ins w:id="5050" w:author="PR Preview" w:date="2026-01-01T00:00:00Z">
        <w:r>
          <w:t xml:space="preserve">give 4 fits on 24 cars each.</w:t>
        </w:r>
      </w:ins>
    </w:p>
    <w:bookmarkEnd w:id="277"/>
    <w:bookmarkStart w:id="279" w:name="def-cv-estimate"/>
    <w:p>
      <w:pPr>
        <w:pStyle w:val="BodyText"/>
      </w:pPr>
      <w:ins w:id="5051" w:author="PR Preview" w:date="2026-01-01T00:00:00Z">
        <w:r>
          <w:rPr>
            <w:b/>
            <w:bCs/>
          </w:rPr>
          <w:t xml:space="preserve">Definition 55 (Cross-validation estimate)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The</w:t>
        </w:r>
      </w:ins>
      <w:ins w:id="5054" w:author="PR Preview" w:date="2026-01-01T00:00:00Z">
        <w:r>
          <w:t xml:space="preserve"> </w:t>
        </w:r>
      </w:ins>
      <m:oMath>
        <m:r>
          <m:t>k</m:t>
        </m:r>
      </m:oMath>
      <w:ins w:id="5055" w:author="PR Preview" w:date="2026-01-01T00:00:00Z">
        <w:r>
          <w:rPr>
            <w:b/>
            <w:bCs/>
          </w:rPr>
          <w:t xml:space="preserve">-fold cross-validation estimate</w:t>
        </w:r>
      </w:ins>
      <w:ins w:id="50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57" w:author="PR Preview" w:date="2026-01-01T00:00:00Z">
        <w:r>
          <w:t xml:space="preserve"> </w:t>
        </w:r>
      </w:ins>
      <w:ins w:id="5058" w:author="PR Preview" w:date="2026-01-01T00:00:00Z">
        <w:r>
          <w:t xml:space="preserve">is the</w:t>
        </w:r>
      </w:ins>
      <w:ins w:id="5059" w:author="PR Preview" w:date="2026-01-01T00:00:00Z">
        <w:r>
          <w:t xml:space="preserve"> </w:t>
        </w:r>
      </w:ins>
      <w:hyperlink r:id="rId84">
        <w:ins w:id="5060" w:author="PR Preview" w:date="2026-01-01T00:00:00Z">
          <w:r>
            <w:rPr>
              <w:rStyle w:val="Hyperlink"/>
            </w:rPr>
            <w:t xml:space="preserve">sMSE</w:t>
          </w:r>
        </w:ins>
      </w:hyperlink>
      <w:ins w:id="5061" w:author="PR Preview" w:date="2026-01-01T00:00:00Z">
        <w:r>
          <w:t xml:space="preserve"> </w:t>
        </w:r>
      </w:ins>
      <w:ins w:id="5062" w:author="PR Preview" w:date="2026-01-01T00:00:00Z">
        <w:r>
          <w:t xml:space="preserve">of the predictions that each observation</w:t>
        </w:r>
      </w:ins>
      <w:ins w:id="50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of the training set receives</w:t>
        </w:r>
      </w:ins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from the</w:t>
        </w:r>
      </w:ins>
      <w:ins w:id="5068" w:author="PR Preview" w:date="2026-01-01T00:00:00Z">
        <w:r>
          <w:t xml:space="preserve"> </w:t>
        </w:r>
      </w:ins>
      <w:hyperlink w:anchor="def-fold-out-fitted-model">
        <w:ins w:id="5069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070" w:author="PR Preview" w:date="2026-01-01T00:00:00Z">
        <w:r>
          <w:t xml:space="preserve"> </w:t>
        </w:r>
      </w:ins>
      <w:ins w:id="5071" w:author="PR Preview" w:date="2026-01-01T00:00:00Z">
        <w:r>
          <w:t xml:space="preserve">of its</w:t>
        </w:r>
      </w:ins>
      <w:ins w:id="5072" w:author="PR Preview" w:date="2026-01-01T00:00:00Z">
        <w:r>
          <w:t xml:space="preserve"> </w:t>
        </w:r>
      </w:ins>
      <w:hyperlink w:anchor="def-fold-assignment">
        <w:ins w:id="5073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507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in</w:t>
        </w:r>
      </w:ins>
      <w:ins w:id="507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07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079" w:author="PR Preview" w:date="2026-01-01T00:00:00Z">
        <w:r>
          <w:t xml:space="preserve">:</w:t>
        </w:r>
      </w:ins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del w:id="5080" w:author="PR Preview" w:date="2026-01-01T00:00:00Z">
        <w:r>
          <w:rPr>
            <w:i/>
            <w:iCs/>
          </w:rPr>
          <w:delText xml:space="preserve">Solution 12</w:delText>
        </w:r>
      </w:del>
      <w:del w:id="5081" w:author="PR Preview" w:date="2026-01-01T00:00:00Z">
        <w:r>
          <w:delText xml:space="preserve">. </w:delText>
        </w:r>
      </w:del>
      <w:del w:id="5082" w:author="PR Preview" w:date="2026-01-01T00:00:00Z">
        <w:r>
          <w:delText xml:space="preserve">The folds</w:delText>
        </w:r>
      </w:del>
      <w:del w:id="50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partition</w:delText>
        </w:r>
      </w:del>
      <w:del w:id="5086" w:author="PR Preview" w:date="2026-01-01T00:00:00Z">
        <w:r>
          <w:delText xml:space="preserve"> </w:delText>
        </w:r>
      </w:del>
      <m:oMath>
        <m:r>
          <m:t>I</m:t>
        </m:r>
      </m:oMath>
      <w:del w:id="5087" w:author="PR Preview" w:date="2026-01-01T00:00:00Z">
        <w:r>
          <w:delText xml:space="preserve"> </w:delText>
        </w:r>
      </w:del>
      <w:del w:id="5088" w:author="PR Preview" w:date="2026-01-01T00:00:00Z">
        <w:r>
          <w:delText xml:space="preserve">(</w:delText>
        </w:r>
      </w:del>
      <w:hyperlink w:anchor="def-folds">
        <w:del w:id="5089" w:author="PR Preview" w:date="2026-01-01T00:00:00Z">
          <w:r>
            <w:rPr>
              <w:rStyle w:val="Hyperlink"/>
            </w:rPr>
            <w:delText xml:space="preserve">Definition 49</w:delText>
          </w:r>
        </w:del>
      </w:hyperlink>
      <w:del w:id="5090" w:author="PR Preview" w:date="2026-01-01T00:00:00Z">
        <w:r>
          <w:delText xml:space="preserve">),</w:delText>
        </w:r>
      </w:del>
      <w:del w:id="5091" w:author="PR Preview" w:date="2026-01-01T00:00:00Z">
        <w:r>
          <w:delText xml:space="preserve"> </w:delText>
        </w:r>
      </w:del>
      <w:del w:id="5092" w:author="PR Preview" w:date="2026-01-01T00:00:00Z">
        <w:r>
          <w:delText xml:space="preserve">so summing over the observations of each fold and then over the folds</w:delText>
        </w:r>
      </w:del>
      <w:del w:id="5093" w:author="PR Preview" w:date="2026-01-01T00:00:00Z">
        <w:r>
          <w:delText xml:space="preserve"> </w:delText>
        </w:r>
      </w:del>
      <w:del w:id="5094" w:author="PR Preview" w:date="2026-01-01T00:00:00Z">
        <w:r>
          <w:delText xml:space="preserve">adds each term of</w:delText>
        </w:r>
      </w:del>
      <w:del w:id="5095" w:author="PR Preview" w:date="2026-01-01T00:00:00Z">
        <w:r>
          <w:delText xml:space="preserve"> </w:delText>
        </w:r>
      </w:del>
      <w:hyperlink w:anchor="eq-cv-estimate">
        <w:del w:id="5096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097" w:author="PR Preview" w:date="2026-01-01T00:00:00Z">
        <w:r>
          <w:delText xml:space="preserve"> </w:delText>
        </w:r>
      </w:del>
      <w:del w:id="5098" w:author="PR Preview" w:date="2026-01-01T00:00:00Z">
        <w:r>
          <w:delText xml:space="preserve">exactly once.</w:delText>
        </w:r>
      </w:del>
      <w:del w:id="5099" w:author="PR Preview" w:date="2026-01-01T00:00:00Z">
        <w:r>
          <w:delText xml:space="preserve"> </w:delText>
        </w:r>
      </w:del>
      <w:del w:id="5100" w:author="PR Preview" w:date="2026-01-01T00:00:00Z">
        <w:r>
          <w:delText xml:space="preserve">For</w:delText>
        </w:r>
      </w:del>
      <w:del w:id="510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102" w:author="PR Preview" w:date="2026-01-01T00:00:00Z">
        <w:r>
          <w:delText xml:space="preserve">,</w:delText>
        </w:r>
      </w:del>
      <w:del w:id="5103" w:author="PR Preview" w:date="2026-01-01T00:00:00Z">
        <w:r>
          <w:delText xml:space="preserve"> </w:delText>
        </w:r>
      </w:del>
      <w:hyperlink w:anchor="eq-fold-assignment">
        <w:del w:id="5104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5105" w:author="PR Preview" w:date="2026-01-01T00:00:00Z">
        <w:r>
          <w:delText xml:space="preserve"> </w:delText>
        </w:r>
      </w:del>
      <w:del w:id="5106" w:author="PR Preview" w:date="2026-01-01T00:00:00Z">
        <w:r>
          <w:delText xml:space="preserve">also puts</w:delText>
        </w:r>
      </w:del>
      <w:del w:id="5107" w:author="PR Preview" w:date="2026-01-01T00:00:00Z">
        <w:r>
          <w:delText xml:space="preserve"> </w:delText>
        </w:r>
      </w:del>
      <m:oMath>
        <m:r>
          <m:t>i</m:t>
        </m:r>
      </m:oMath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in</w:delText>
        </w:r>
      </w:del>
      <w:del w:id="51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5111" w:author="PR Preview" w:date="2026-01-01T00:00:00Z">
        <w:r>
          <w:delText xml:space="preserve">,</w:delText>
        </w:r>
      </w:del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and the folds are disjoint,</w:delText>
        </w:r>
      </w:del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so</w:delText>
        </w:r>
      </w:del>
      <w:del w:id="511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5117" w:author="PR Preview" w:date="2026-01-01T00:00:00Z">
        <w:r>
          <w:delText xml:space="preserve">.</w:delText>
        </w:r>
      </w:del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Then</w:delText>
        </w:r>
      </w:del>
    </w:p>
    <w:p>
      <w:pPr>
        <w:pStyle w:val="BodyText"/>
      </w:pPr>
      <w:ins w:id="5120" w:author="PR Preview" w:date="2026-01-01T00:00:00Z">
        <w:r>
          <w:rPr>
            <w:i/>
            <w:iCs/>
          </w:rPr>
          <w:t xml:space="preserve">Solution 12</w:t>
        </w:r>
      </w:ins>
      <w:ins w:id="5121" w:author="PR Preview" w:date="2026-01-01T00:00:00Z">
        <w:r>
          <w:t xml:space="preserve">. </w:t>
        </w:r>
      </w:ins>
      <w:ins w:id="5122" w:author="PR Preview" w:date="2026-01-01T00:00:00Z">
        <w:r>
          <w:t xml:space="preserve">The folds</w:t>
        </w:r>
      </w:ins>
      <w:ins w:id="51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124" w:author="PR Preview" w:date="2026-01-01T00:00:00Z">
        <w:r>
          <w:t xml:space="preserve"> </w:t>
        </w:r>
      </w:ins>
      <w:ins w:id="5125" w:author="PR Preview" w:date="2026-01-01T00:00:00Z">
        <w:r>
          <w:t xml:space="preserve">partition</w:t>
        </w:r>
      </w:ins>
      <w:ins w:id="5126" w:author="PR Preview" w:date="2026-01-01T00:00:00Z">
        <w:r>
          <w:t xml:space="preserve"> </w:t>
        </w:r>
      </w:ins>
      <m:oMath>
        <m:r>
          <m:t>I</m:t>
        </m:r>
      </m:oMath>
      <w:ins w:id="5127" w:author="PR Preview" w:date="2026-01-01T00:00:00Z">
        <w:r>
          <w:t xml:space="preserve"> </w:t>
        </w:r>
      </w:ins>
      <w:ins w:id="5128" w:author="PR Preview" w:date="2026-01-01T00:00:00Z">
        <w:r>
          <w:t xml:space="preserve">(</w:t>
        </w:r>
      </w:ins>
      <w:hyperlink w:anchor="def-folds">
        <w:ins w:id="5129" w:author="PR Preview" w:date="2026-01-01T00:00:00Z">
          <w:r>
            <w:rPr>
              <w:rStyle w:val="Hyperlink"/>
            </w:rPr>
            <w:t xml:space="preserve">Definition 50</w:t>
          </w:r>
        </w:ins>
      </w:hyperlink>
      <w:ins w:id="5130" w:author="PR Preview" w:date="2026-01-01T00:00:00Z">
        <w:r>
          <w:t xml:space="preserve">),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so summing over the observations of each fold and then over the folds</w:t>
        </w:r>
      </w:ins>
      <w:ins w:id="5133" w:author="PR Preview" w:date="2026-01-01T00:00:00Z">
        <w:r>
          <w:t xml:space="preserve"> </w:t>
        </w:r>
      </w:ins>
      <w:ins w:id="5134" w:author="PR Preview" w:date="2026-01-01T00:00:00Z">
        <w:r>
          <w:t xml:space="preserve">adds each term of</w:t>
        </w:r>
      </w:ins>
      <w:ins w:id="5135" w:author="PR Preview" w:date="2026-01-01T00:00:00Z">
        <w:r>
          <w:t xml:space="preserve"> </w:t>
        </w:r>
      </w:ins>
      <w:hyperlink w:anchor="eq-cv-estimate">
        <w:ins w:id="5136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exactly once.</w:t>
        </w:r>
      </w:ins>
      <w:ins w:id="5139" w:author="PR Preview" w:date="2026-01-01T00:00:00Z">
        <w:r>
          <w:t xml:space="preserve"> </w:t>
        </w:r>
      </w:ins>
      <w:ins w:id="5140" w:author="PR Preview" w:date="2026-01-01T00:00:00Z">
        <w:r>
          <w:t xml:space="preserve">For</w:t>
        </w:r>
      </w:ins>
      <w:ins w:id="51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142" w:author="PR Preview" w:date="2026-01-01T00:00:00Z">
        <w:r>
          <w:t xml:space="preserve">,</w:t>
        </w:r>
      </w:ins>
      <w:ins w:id="5143" w:author="PR Preview" w:date="2026-01-01T00:00:00Z">
        <w:r>
          <w:t xml:space="preserve"> </w:t>
        </w:r>
      </w:ins>
      <w:hyperlink w:anchor="eq-fold-assignment">
        <w:ins w:id="514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5145" w:author="PR Preview" w:date="2026-01-01T00:00:00Z">
        <w:r>
          <w:t xml:space="preserve"> </w:t>
        </w:r>
      </w:ins>
      <w:ins w:id="5146" w:author="PR Preview" w:date="2026-01-01T00:00:00Z">
        <w:r>
          <w:t xml:space="preserve">also puts</w:t>
        </w:r>
      </w:ins>
      <w:ins w:id="5147" w:author="PR Preview" w:date="2026-01-01T00:00:00Z">
        <w:r>
          <w:t xml:space="preserve"> </w:t>
        </w:r>
      </w:ins>
      <m:oMath>
        <m:r>
          <m:t>i</m:t>
        </m:r>
      </m:oMath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in</w:t>
        </w:r>
      </w:ins>
      <w:ins w:id="51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5151" w:author="PR Preview" w:date="2026-01-01T00:00:00Z">
        <w:r>
          <w:t xml:space="preserve">,</w:t>
        </w:r>
      </w:ins>
      <w:ins w:id="5152" w:author="PR Preview" w:date="2026-01-01T00:00:00Z">
        <w:r>
          <w:t xml:space="preserve"> </w:t>
        </w:r>
      </w:ins>
      <w:ins w:id="5153" w:author="PR Preview" w:date="2026-01-01T00:00:00Z">
        <w:r>
          <w:t xml:space="preserve">and the folds are disjoint,</w:t>
        </w:r>
      </w:ins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so</w:t>
        </w:r>
      </w:ins>
      <w:ins w:id="515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5157" w:author="PR Preview" w:date="2026-01-01T00:00:00Z">
        <w:r>
          <w:t xml:space="preserve">.</w:t>
        </w:r>
      </w:ins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del w:id="5160" w:author="PR Preview" w:date="2026-01-01T00:00:00Z">
        <w:r>
          <w:rPr>
            <w:b/>
            <w:bCs/>
          </w:rPr>
          <w:delText xml:space="preserve">Definition 55 (Fold mean squared error)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The</w:delText>
        </w:r>
      </w:del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rPr>
            <w:b/>
            <w:bCs/>
          </w:rPr>
          <w:delText xml:space="preserve">fold mean squared error</w:delText>
        </w:r>
      </w:del>
      <w:del w:id="516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5166" w:author="PR Preview" w:date="2026-01-01T00:00:00Z">
        <w:r>
          <w:delText xml:space="preserve"> </w:delText>
        </w:r>
      </w:del>
      <w:del w:id="5167" w:author="PR Preview" w:date="2026-01-01T00:00:00Z">
        <w:r>
          <w:delText xml:space="preserve">of</w:delText>
        </w:r>
      </w:del>
      <w:del w:id="5168" w:author="PR Preview" w:date="2026-01-01T00:00:00Z">
        <w:r>
          <w:delText xml:space="preserve"> </w:delText>
        </w:r>
      </w:del>
      <w:hyperlink w:anchor="def-folds">
        <w:del w:id="516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1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is the</w:delText>
        </w:r>
      </w:del>
      <w:del w:id="5173" w:author="PR Preview" w:date="2026-01-01T00:00:00Z">
        <w:r>
          <w:delText xml:space="preserve"> </w:delText>
        </w:r>
      </w:del>
      <w:hyperlink r:id="rId84">
        <w:del w:id="517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of the</w:delText>
        </w:r>
      </w:del>
      <w:del w:id="5177" w:author="PR Preview" w:date="2026-01-01T00:00:00Z">
        <w:r>
          <w:delText xml:space="preserve"> </w:delText>
        </w:r>
      </w:del>
      <w:hyperlink w:anchor="def-fold-out-fitted-model">
        <w:del w:id="5178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179" w:author="PR Preview" w:date="2026-01-01T00:00:00Z">
        <w:r>
          <w:delText xml:space="preserve">’s</w:delText>
        </w:r>
      </w:del>
      <w:del w:id="5180" w:author="PR Preview" w:date="2026-01-01T00:00:00Z">
        <w:r>
          <w:delText xml:space="preserve"> </w:delText>
        </w:r>
      </w:del>
      <w:hyperlink r:id="rId18">
        <w:del w:id="5181" w:author="PR Preview" w:date="2026-01-01T00:00:00Z">
          <w:r>
            <w:rPr>
              <w:rStyle w:val="Hyperlink"/>
            </w:rPr>
            <w:delText xml:space="preserve">predictions</w:delText>
          </w:r>
        </w:del>
      </w:hyperlink>
      <w:del w:id="5182" w:author="PR Preview" w:date="2026-01-01T00:00:00Z">
        <w:r>
          <w:delText xml:space="preserve"> </w:delText>
        </w:r>
      </w:del>
      <w:del w:id="5183" w:author="PR Preview" w:date="2026-01-01T00:00:00Z">
        <w:r>
          <w:delText xml:space="preserve">for the</w:delText>
        </w:r>
      </w:del>
      <w:del w:id="518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(</w:delText>
        </w:r>
      </w:del>
      <w:hyperlink w:anchor="def-fold-size">
        <w:del w:id="5187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5188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5189" w:author="PR Preview" w:date="2026-01-01T00:00:00Z">
        <w:r>
          <w:rPr>
            <w:b/>
            <w:bCs/>
          </w:rPr>
          <w:t xml:space="preserve">Definition 56 (Fold mean squared error)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The</w:t>
        </w:r>
      </w:ins>
      <w:ins w:id="5192" w:author="PR Preview" w:date="2026-01-01T00:00:00Z">
        <w:r>
          <w:t xml:space="preserve"> </w:t>
        </w:r>
      </w:ins>
      <w:ins w:id="5193" w:author="PR Preview" w:date="2026-01-01T00:00:00Z">
        <w:r>
          <w:rPr>
            <w:b/>
            <w:bCs/>
          </w:rPr>
          <w:t xml:space="preserve">fold mean squared error</w:t>
        </w:r>
      </w:ins>
      <w:ins w:id="51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5195" w:author="PR Preview" w:date="2026-01-01T00:00:00Z">
        <w:r>
          <w:t xml:space="preserve"> </w:t>
        </w:r>
      </w:ins>
      <w:ins w:id="5196" w:author="PR Preview" w:date="2026-01-01T00:00:00Z">
        <w:r>
          <w:t xml:space="preserve">of</w:t>
        </w:r>
      </w:ins>
      <w:ins w:id="5197" w:author="PR Preview" w:date="2026-01-01T00:00:00Z">
        <w:r>
          <w:t xml:space="preserve"> </w:t>
        </w:r>
      </w:ins>
      <w:hyperlink w:anchor="def-folds">
        <w:ins w:id="519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1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200" w:author="PR Preview" w:date="2026-01-01T00:00:00Z">
        <w:r>
          <w:t xml:space="preserve"> </w:t>
        </w:r>
      </w:ins>
      <w:ins w:id="5201" w:author="PR Preview" w:date="2026-01-01T00:00:00Z">
        <w:r>
          <w:t xml:space="preserve">is the</w:t>
        </w:r>
      </w:ins>
      <w:ins w:id="5202" w:author="PR Preview" w:date="2026-01-01T00:00:00Z">
        <w:r>
          <w:t xml:space="preserve"> </w:t>
        </w:r>
      </w:ins>
      <w:hyperlink r:id="rId84">
        <w:ins w:id="520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of the</w:t>
        </w:r>
      </w:ins>
      <w:ins w:id="5206" w:author="PR Preview" w:date="2026-01-01T00:00:00Z">
        <w:r>
          <w:t xml:space="preserve"> </w:t>
        </w:r>
      </w:ins>
      <w:hyperlink w:anchor="def-fold-out-fitted-model">
        <w:ins w:id="520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208" w:author="PR Preview" w:date="2026-01-01T00:00:00Z">
        <w:r>
          <w:t xml:space="preserve">’s</w:t>
        </w:r>
      </w:ins>
      <w:ins w:id="5209" w:author="PR Preview" w:date="2026-01-01T00:00:00Z">
        <w:r>
          <w:t xml:space="preserve"> </w:t>
        </w:r>
      </w:ins>
      <w:hyperlink r:id="rId18">
        <w:ins w:id="5210" w:author="PR Preview" w:date="2026-01-01T00:00:00Z">
          <w:r>
            <w:rPr>
              <w:rStyle w:val="Hyperlink"/>
            </w:rPr>
            <w:t xml:space="preserve">predictions</w:t>
          </w:r>
        </w:ins>
      </w:hyperlink>
      <w:ins w:id="5211" w:author="PR Preview" w:date="2026-01-01T00:00:00Z">
        <w:r>
          <w:t xml:space="preserve"> </w:t>
        </w:r>
      </w:ins>
      <w:ins w:id="5212" w:author="PR Preview" w:date="2026-01-01T00:00:00Z">
        <w:r>
          <w:t xml:space="preserve">for the</w:t>
        </w:r>
      </w:ins>
      <w:ins w:id="521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5214" w:author="PR Preview" w:date="2026-01-01T00:00:00Z">
        <w:r>
          <w:t xml:space="preserve"> </w:t>
        </w:r>
      </w:ins>
      <w:ins w:id="5215" w:author="PR Preview" w:date="2026-01-01T00:00:00Z">
        <w:r>
          <w:t xml:space="preserve">(</w:t>
        </w:r>
      </w:ins>
      <w:hyperlink w:anchor="def-fold-size">
        <w:ins w:id="5216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5217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del w:id="5218" w:author="PR Preview" w:date="2026-01-01T00:00:00Z">
        <w:r>
          <w:rPr>
            <w:b/>
            <w:bCs/>
          </w:rPr>
          <w:delText xml:space="preserve">Example 34 (Cross-validation versus the generalization error)</w:delText>
        </w:r>
      </w:del>
      <w:del w:id="5219" w:author="PR Preview" w:date="2026-01-01T00:00:00Z">
        <w:r>
          <w:delText xml:space="preserve"> </w:delText>
        </w:r>
      </w:del>
      <w:del w:id="5220" w:author="PR Preview" w:date="2026-01-01T00:00:00Z">
        <w:r>
          <w:delText xml:space="preserve">This example applies</w:delText>
        </w:r>
      </w:del>
      <w:del w:id="522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22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223" w:author="PR Preview" w:date="2026-01-01T00:00:00Z">
        <w:r>
          <w:delText xml:space="preserve"> </w:delText>
        </w:r>
      </w:del>
      <w:del w:id="5224" w:author="PR Preview" w:date="2026-01-01T00:00:00Z">
        <w:r>
          <w:delText xml:space="preserve">with</w:delText>
        </w:r>
      </w:del>
      <w:del w:id="522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5226" w:author="PR Preview" w:date="2026-01-01T00:00:00Z">
        <w:r>
          <w:delText xml:space="preserve"> </w:delText>
        </w:r>
      </w:del>
      <w:del w:id="5227" w:author="PR Preview" w:date="2026-01-01T00:00:00Z">
        <w:r>
          <w:delText xml:space="preserve">to the simulated training set of</w:delText>
        </w:r>
      </w:del>
      <w:del w:id="5228" w:author="PR Preview" w:date="2026-01-01T00:00:00Z">
        <w:r>
          <w:delText xml:space="preserve"> </w:delText>
        </w:r>
      </w:del>
      <w:hyperlink w:anchor="exm-train-test-error-simulated">
        <w:del w:id="5229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5230" w:author="PR Preview" w:date="2026-01-01T00:00:00Z">
        <w:r>
          <w:delText xml:space="preserve">,</w:delText>
        </w:r>
      </w:del>
      <w:del w:id="5231" w:author="PR Preview" w:date="2026-01-01T00:00:00Z">
        <w:r>
          <w:delText xml:space="preserve"> </w:delText>
        </w:r>
      </w:del>
      <w:del w:id="5232" w:author="PR Preview" w:date="2026-01-01T00:00:00Z">
        <w:r>
          <w:delText xml:space="preserve">using only those 30 observations.</w:delText>
        </w:r>
      </w:del>
      <w:del w:id="5233" w:author="PR Preview" w:date="2026-01-01T00:00:00Z">
        <w:r>
          <w:delText xml:space="preserve"> </w:delText>
        </w:r>
      </w:del>
      <w:del w:id="5234" w:author="PR Preview" w:date="2026-01-01T00:00:00Z">
        <w:r>
          <w:delText xml:space="preserve">The function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rPr>
            <w:rStyle w:val="VerbatimChar"/>
          </w:rPr>
          <w:delText xml:space="preserve">assign_folds()</w:delText>
        </w:r>
      </w:del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assigns each observation to a fold at random,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rPr>
            <w:rStyle w:val="VerbatimChar"/>
          </w:rPr>
          <w:delText xml:space="preserve">cv_squared_errors()</w:delText>
        </w:r>
      </w:del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fits the model once per fold without that fold</w:delText>
        </w:r>
      </w:del>
      <w:del w:id="5243" w:author="PR Preview" w:date="2026-01-01T00:00:00Z">
        <w:r>
          <w:delText xml:space="preserve"> </w:delText>
        </w:r>
      </w:del>
      <w:del w:id="5244" w:author="PR Preview" w:date="2026-01-01T00:00:00Z">
        <w:r>
          <w:delText xml:space="preserve">and returns each observation’s squared prediction error,</w:delText>
        </w:r>
      </w:del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and</w:delText>
        </w:r>
      </w:del>
      <w:del w:id="5247" w:author="PR Preview" w:date="2026-01-01T00:00:00Z">
        <w:r>
          <w:delText xml:space="preserve"> </w:delText>
        </w:r>
      </w:del>
      <w:del w:id="5248" w:author="PR Preview" w:date="2026-01-01T00:00:00Z">
        <w:r>
          <w:rPr>
            <w:rStyle w:val="VerbatimChar"/>
          </w:rPr>
          <w:delText xml:space="preserve">cv_mse()</w:delText>
        </w:r>
      </w:del>
      <w:del w:id="5249" w:author="PR Preview" w:date="2026-01-01T00:00:00Z">
        <w:r>
          <w:delText xml:space="preserve"> </w:delText>
        </w:r>
      </w:del>
      <w:del w:id="5250" w:author="PR Preview" w:date="2026-01-01T00:00:00Z">
        <w:r>
          <w:delText xml:space="preserve">averages them, which is</w:delText>
        </w:r>
      </w:del>
      <w:del w:id="5251" w:author="PR Preview" w:date="2026-01-01T00:00:00Z">
        <w:r>
          <w:delText xml:space="preserve"> </w:delText>
        </w:r>
      </w:del>
      <w:hyperlink w:anchor="eq-cv-estimate">
        <w:del w:id="525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253" w:author="PR Preview" w:date="2026-01-01T00:00:00Z">
        <w:r>
          <w:delText xml:space="preserve">.</w:delText>
        </w:r>
      </w:del>
    </w:p>
    <w:p>
      <w:pPr>
        <w:pStyle w:val="BodyText"/>
      </w:pPr>
      <w:ins w:id="5254" w:author="PR Preview" w:date="2026-01-01T00:00:00Z">
        <w:r>
          <w:rPr>
            <w:b/>
            <w:bCs/>
          </w:rPr>
          <w:t xml:space="preserve">Example 35 (Cross-validation versus the generalization error)</w:t>
        </w:r>
      </w:ins>
      <w:ins w:id="5255" w:author="PR Preview" w:date="2026-01-01T00:00:00Z">
        <w:r>
          <w:t xml:space="preserve"> </w:t>
        </w:r>
      </w:ins>
      <w:ins w:id="5256" w:author="PR Preview" w:date="2026-01-01T00:00:00Z">
        <w:r>
          <w:t xml:space="preserve">This example applies</w:t>
        </w:r>
      </w:ins>
      <w:ins w:id="525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25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259" w:author="PR Preview" w:date="2026-01-01T00:00:00Z">
        <w:r>
          <w:t xml:space="preserve"> </w:t>
        </w:r>
      </w:ins>
      <w:ins w:id="5260" w:author="PR Preview" w:date="2026-01-01T00:00:00Z">
        <w:r>
          <w:t xml:space="preserve">with</w:t>
        </w:r>
      </w:ins>
      <w:ins w:id="52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5262" w:author="PR Preview" w:date="2026-01-01T00:00:00Z">
        <w:r>
          <w:t xml:space="preserve"> </w:t>
        </w:r>
      </w:ins>
      <w:ins w:id="5263" w:author="PR Preview" w:date="2026-01-01T00:00:00Z">
        <w:r>
          <w:t xml:space="preserve">to the simulated training set of</w:t>
        </w:r>
      </w:ins>
      <w:ins w:id="5264" w:author="PR Preview" w:date="2026-01-01T00:00:00Z">
        <w:r>
          <w:t xml:space="preserve"> </w:t>
        </w:r>
      </w:ins>
      <w:hyperlink w:anchor="exm-train-test-error-simulated">
        <w:ins w:id="5265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5266" w:author="PR Preview" w:date="2026-01-01T00:00:00Z">
        <w:r>
          <w:t xml:space="preserve">,</w:t>
        </w:r>
      </w:ins>
      <w:ins w:id="5267" w:author="PR Preview" w:date="2026-01-01T00:00:00Z">
        <w:r>
          <w:t xml:space="preserve"> </w:t>
        </w:r>
      </w:ins>
      <w:ins w:id="5268" w:author="PR Preview" w:date="2026-01-01T00:00:00Z">
        <w:r>
          <w:t xml:space="preserve">using only those 30 observations.</w:t>
        </w:r>
      </w:ins>
      <w:ins w:id="5269" w:author="PR Preview" w:date="2026-01-01T00:00:00Z">
        <w:r>
          <w:t xml:space="preserve"> </w:t>
        </w:r>
      </w:ins>
      <w:ins w:id="5270" w:author="PR Preview" w:date="2026-01-01T00:00:00Z">
        <w:r>
          <w:t xml:space="preserve">The function</w:t>
        </w:r>
      </w:ins>
      <w:ins w:id="5271" w:author="PR Preview" w:date="2026-01-01T00:00:00Z">
        <w:r>
          <w:t xml:space="preserve"> </w:t>
        </w:r>
      </w:ins>
      <w:ins w:id="5272" w:author="PR Preview" w:date="2026-01-01T00:00:00Z">
        <w:r>
          <w:rPr>
            <w:rStyle w:val="VerbatimChar"/>
          </w:rPr>
          <w:t xml:space="preserve">assign_folds()</w:t>
        </w:r>
      </w:ins>
      <w:ins w:id="5273" w:author="PR Preview" w:date="2026-01-01T00:00:00Z">
        <w:r>
          <w:t xml:space="preserve"> </w:t>
        </w:r>
      </w:ins>
      <w:ins w:id="5274" w:author="PR Preview" w:date="2026-01-01T00:00:00Z">
        <w:r>
          <w:t xml:space="preserve">assigns each observation to a fold at random,</w:t>
        </w:r>
      </w:ins>
      <w:ins w:id="5275" w:author="PR Preview" w:date="2026-01-01T00:00:00Z">
        <w:r>
          <w:t xml:space="preserve"> </w:t>
        </w:r>
      </w:ins>
      <w:ins w:id="5276" w:author="PR Preview" w:date="2026-01-01T00:00:00Z">
        <w:r>
          <w:rPr>
            <w:rStyle w:val="VerbatimChar"/>
          </w:rPr>
          <w:t xml:space="preserve">cv_squared_errors()</w:t>
        </w:r>
      </w:ins>
      <w:ins w:id="5277" w:author="PR Preview" w:date="2026-01-01T00:00:00Z">
        <w:r>
          <w:t xml:space="preserve"> </w:t>
        </w:r>
      </w:ins>
      <w:ins w:id="5278" w:author="PR Preview" w:date="2026-01-01T00:00:00Z">
        <w:r>
          <w:t xml:space="preserve">fits the model once per fold without that fold</w:t>
        </w:r>
      </w:ins>
      <w:ins w:id="5279" w:author="PR Preview" w:date="2026-01-01T00:00:00Z">
        <w:r>
          <w:t xml:space="preserve"> </w:t>
        </w:r>
      </w:ins>
      <w:ins w:id="5280" w:author="PR Preview" w:date="2026-01-01T00:00:00Z">
        <w:r>
          <w:t xml:space="preserve">and returns each observation’s squared prediction error,</w:t>
        </w:r>
      </w:ins>
      <w:ins w:id="5281" w:author="PR Preview" w:date="2026-01-01T00:00:00Z">
        <w:r>
          <w:t xml:space="preserve"> </w:t>
        </w:r>
      </w:ins>
      <w:ins w:id="5282" w:author="PR Preview" w:date="2026-01-01T00:00:00Z">
        <w:r>
          <w:t xml:space="preserve">and</w:t>
        </w:r>
      </w:ins>
      <w:ins w:id="5283" w:author="PR Preview" w:date="2026-01-01T00:00:00Z">
        <w:r>
          <w:t xml:space="preserve"> </w:t>
        </w:r>
      </w:ins>
      <w:ins w:id="5284" w:author="PR Preview" w:date="2026-01-01T00:00:00Z">
        <w:r>
          <w:rPr>
            <w:rStyle w:val="VerbatimChar"/>
          </w:rPr>
          <w:t xml:space="preserve">cv_mse()</w:t>
        </w:r>
      </w:ins>
      <w:ins w:id="5285" w:author="PR Preview" w:date="2026-01-01T00:00:00Z">
        <w:r>
          <w:t xml:space="preserve"> </w:t>
        </w:r>
      </w:ins>
      <w:ins w:id="5286" w:author="PR Preview" w:date="2026-01-01T00:00:00Z">
        <w:r>
          <w:t xml:space="preserve">averages them, which is</w:t>
        </w:r>
      </w:ins>
      <w:ins w:id="5287" w:author="PR Preview" w:date="2026-01-01T00:00:00Z">
        <w:r>
          <w:t xml:space="preserve"> </w:t>
        </w:r>
      </w:ins>
      <w:hyperlink w:anchor="eq-cv-estimate">
        <w:ins w:id="5288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28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5290" w:author="PR Preview" w:date="2026-01-01T00:00:00Z">
        <w:r>
          <w:delText xml:space="preserve">The same fold assignment is used for every degree,</w:delText>
        </w:r>
      </w:del>
      <w:del w:id="5291" w:author="PR Preview" w:date="2026-01-01T00:00:00Z">
        <w:r>
          <w:delText xml:space="preserve"> </w:delText>
        </w:r>
      </w:del>
      <w:del w:id="5292" w:author="PR Preview" w:date="2026-01-01T00:00:00Z">
        <w:r>
          <w:delText xml:space="preserve">so the degrees are compared on the same splits.</w:delText>
        </w:r>
      </w:del>
      <w:del w:id="5293" w:author="PR Preview" w:date="2026-01-01T00:00:00Z">
        <w:r>
          <w:delText xml:space="preserve"> </w:delText>
        </w:r>
      </w:del>
      <w:del w:id="5294" w:author="PR Preview" w:date="2026-01-01T00:00:00Z">
        <w:r>
          <w:delText xml:space="preserve">The table and figure report the square root of each cross-validation estimate,</w:delText>
        </w:r>
      </w:del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so that it is in the same unit as the training sRMSE and generalization pRMSE of</w:delText>
        </w:r>
      </w:del>
      <w:del w:id="5297" w:author="PR Preview" w:date="2026-01-01T00:00:00Z">
        <w:r>
          <w:delText xml:space="preserve"> </w:delText>
        </w:r>
      </w:del>
      <w:hyperlink w:anchor="exm-train-test-error-simulated">
        <w:del w:id="5298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5299" w:author="PR Preview" w:date="2026-01-01T00:00:00Z">
        <w:r>
          <w:delText xml:space="preserve">.</w:delText>
        </w:r>
      </w:del>
    </w:p>
    <w:p>
      <w:pPr>
        <w:pStyle w:val="FirstParagraph"/>
      </w:pPr>
      <w:ins w:id="5300" w:author="PR Preview" w:date="2026-01-01T00:00:00Z">
        <w:r>
          <w:t xml:space="preserve">The same fold assignment is used for every degree,</w:t>
        </w:r>
      </w:ins>
      <w:ins w:id="5301" w:author="PR Preview" w:date="2026-01-01T00:00:00Z">
        <w:r>
          <w:t xml:space="preserve"> </w:t>
        </w:r>
      </w:ins>
      <w:ins w:id="5302" w:author="PR Preview" w:date="2026-01-01T00:00:00Z">
        <w:r>
          <w:t xml:space="preserve">so the degrees are compared on the same splits.</w:t>
        </w:r>
      </w:ins>
      <w:ins w:id="5303" w:author="PR Preview" w:date="2026-01-01T00:00:00Z">
        <w:r>
          <w:t xml:space="preserve"> </w:t>
        </w:r>
      </w:ins>
      <w:ins w:id="5304" w:author="PR Preview" w:date="2026-01-01T00:00:00Z">
        <w:r>
          <w:t xml:space="preserve">The table and figure report the square root of each cross-validation estimate,</w:t>
        </w:r>
      </w:ins>
      <w:ins w:id="5305" w:author="PR Preview" w:date="2026-01-01T00:00:00Z">
        <w:r>
          <w:t xml:space="preserve"> </w:t>
        </w:r>
      </w:ins>
      <w:ins w:id="5306" w:author="PR Preview" w:date="2026-01-01T00:00:00Z">
        <w:r>
          <w:t xml:space="preserve">so that it is in the same unit as the training sRMSE and generalization pRMSE of</w:t>
        </w:r>
      </w:ins>
      <w:ins w:id="5307" w:author="PR Preview" w:date="2026-01-01T00:00:00Z">
        <w:r>
          <w:t xml:space="preserve"> </w:t>
        </w:r>
      </w:ins>
      <w:hyperlink w:anchor="exm-train-test-error-simulated">
        <w:ins w:id="530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530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del w:id="5310" w:author="PR Preview" w:date="2026-01-01T00:00:00Z">
        <w:r>
          <w:rPr>
            <w:b/>
            <w:bCs/>
          </w:rPr>
          <w:delText xml:space="preserve">Example 35 (Four-fold cross-validation of the</w:delText>
        </w:r>
      </w:del>
      <w:del w:id="5311" w:author="PR Preview" w:date="2026-01-01T00:00:00Z">
        <w:r>
          <w:rPr>
            <w:b/>
            <w:bCs/>
          </w:rPr>
          <w:delText xml:space="preserve"> </w:delText>
        </w:r>
      </w:del>
      <w:del w:id="531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313" w:author="PR Preview" w:date="2026-01-01T00:00:00Z">
        <w:r>
          <w:rPr>
            <w:b/>
            <w:bCs/>
          </w:rPr>
          <w:delText xml:space="preserve"> </w:delText>
        </w:r>
      </w:del>
      <w:del w:id="5314" w:author="PR Preview" w:date="2026-01-01T00:00:00Z">
        <w:r>
          <w:rPr>
            <w:b/>
            <w:bCs/>
          </w:rPr>
          <w:delText xml:space="preserve">polynomials)</w:delText>
        </w:r>
      </w:del>
      <w:del w:id="5315" w:author="PR Preview" w:date="2026-01-01T00:00:00Z">
        <w:r>
          <w:delText xml:space="preserve"> </w:delText>
        </w:r>
      </w:del>
      <w:del w:id="5316" w:author="PR Preview" w:date="2026-01-01T00:00:00Z">
        <w:r>
          <w:delText xml:space="preserve">This example applies the</w:delText>
        </w:r>
      </w:del>
      <w:del w:id="53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5318" w:author="PR Preview" w:date="2026-01-01T00:00:00Z">
        <w:r>
          <w:delText xml:space="preserve"> </w:delText>
        </w:r>
      </w:del>
      <w:del w:id="5319" w:author="PR Preview" w:date="2026-01-01T00:00:00Z">
        <w:r>
          <w:delText xml:space="preserve">folds of</w:delText>
        </w:r>
      </w:del>
      <w:del w:id="5320" w:author="PR Preview" w:date="2026-01-01T00:00:00Z">
        <w:r>
          <w:delText xml:space="preserve"> </w:delText>
        </w:r>
      </w:del>
      <w:hyperlink w:anchor="exr-kfold">
        <w:del w:id="5321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322" w:author="PR Preview" w:date="2026-01-01T00:00:00Z">
        <w:r>
          <w:delText xml:space="preserve"> </w:delText>
        </w:r>
      </w:del>
      <w:del w:id="5323" w:author="PR Preview" w:date="2026-01-01T00:00:00Z">
        <w:r>
          <w:delText xml:space="preserve">to the four polynomial models of</w:delText>
        </w:r>
      </w:del>
      <w:del w:id="5324" w:author="PR Preview" w:date="2026-01-01T00:00:00Z">
        <w:r>
          <w:delText xml:space="preserve"> </w:delText>
        </w:r>
      </w:del>
      <w:hyperlink w:anchor="exr-overfitting">
        <w:del w:id="532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326" w:author="PR Preview" w:date="2026-01-01T00:00:00Z">
        <w:r>
          <w:delText xml:space="preserve">,</w:delText>
        </w:r>
      </w:del>
      <w:del w:id="5327" w:author="PR Preview" w:date="2026-01-01T00:00:00Z">
        <w:r>
          <w:delText xml:space="preserve"> </w:delText>
        </w:r>
      </w:del>
      <w:del w:id="5328" w:author="PR Preview" w:date="2026-01-01T00:00:00Z">
        <w:r>
          <w:delText xml:space="preserve">now using all</w:delText>
        </w:r>
      </w:del>
      <w:del w:id="53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5330" w:author="PR Preview" w:date="2026-01-01T00:00:00Z">
        <w:r>
          <w:delText xml:space="preserve"> </w:delText>
        </w:r>
      </w:del>
      <w:del w:id="5331" w:author="PR Preview" w:date="2026-01-01T00:00:00Z">
        <w:r>
          <w:delText xml:space="preserve">cars</w:delText>
        </w:r>
      </w:del>
      <w:del w:id="5332" w:author="PR Preview" w:date="2026-01-01T00:00:00Z">
        <w:r>
          <w:delText xml:space="preserve"> </w:delText>
        </w:r>
      </w:del>
      <w:del w:id="5333" w:author="PR Preview" w:date="2026-01-01T00:00:00Z">
        <w:r>
          <w:delText xml:space="preserve">and the</w:delText>
        </w:r>
      </w:del>
      <w:del w:id="5334" w:author="PR Preview" w:date="2026-01-01T00:00:00Z">
        <w:r>
          <w:delText xml:space="preserve"> </w:delText>
        </w:r>
      </w:del>
      <w:del w:id="5335" w:author="PR Preview" w:date="2026-01-01T00:00:00Z">
        <w:r>
          <w:rPr>
            <w:rStyle w:val="VerbatimChar"/>
          </w:rPr>
          <w:delText xml:space="preserve">cv_mse()</w:delText>
        </w:r>
      </w:del>
      <w:del w:id="5336" w:author="PR Preview" w:date="2026-01-01T00:00:00Z">
        <w:r>
          <w:delText xml:space="preserve"> </w:delText>
        </w:r>
      </w:del>
      <w:del w:id="5337" w:author="PR Preview" w:date="2026-01-01T00:00:00Z">
        <w:r>
          <w:delText xml:space="preserve">function of</w:delText>
        </w:r>
      </w:del>
      <w:del w:id="5338" w:author="PR Preview" w:date="2026-01-01T00:00:00Z">
        <w:r>
          <w:delText xml:space="preserve"> </w:delText>
        </w:r>
      </w:del>
      <w:hyperlink w:anchor="exm-kfold-simulated">
        <w:del w:id="5339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5340" w:author="PR Preview" w:date="2026-01-01T00:00:00Z">
        <w:r>
          <w:delText xml:space="preserve">.</w:delText>
        </w:r>
      </w:del>
      <w:del w:id="5341" w:author="PR Preview" w:date="2026-01-01T00:00:00Z">
        <w:r>
          <w:delText xml:space="preserve"> </w:delText>
        </w:r>
      </w:del>
      <w:del w:id="5342" w:author="PR Preview" w:date="2026-01-01T00:00:00Z">
        <w:r>
          <w:delText xml:space="preserve">The fold assignment is random,</w:delText>
        </w:r>
      </w:del>
      <w:del w:id="5343" w:author="PR Preview" w:date="2026-01-01T00:00:00Z">
        <w:r>
          <w:delText xml:space="preserve"> </w:delText>
        </w:r>
      </w:del>
      <w:del w:id="5344" w:author="PR Preview" w:date="2026-01-01T00:00:00Z">
        <w:r>
          <w:delText xml:space="preserve">so the estimate is too;</w:delText>
        </w:r>
      </w:del>
      <w:del w:id="5345" w:author="PR Preview" w:date="2026-01-01T00:00:00Z">
        <w:r>
          <w:delText xml:space="preserve"> </w:delText>
        </w:r>
      </w:del>
      <w:del w:id="5346" w:author="PR Preview" w:date="2026-01-01T00:00:00Z">
        <w:r>
          <w:delText xml:space="preserve">to show how much,</w:delText>
        </w:r>
      </w:del>
      <w:del w:id="5347" w:author="PR Preview" w:date="2026-01-01T00:00:00Z">
        <w:r>
          <w:delText xml:space="preserve"> </w:delText>
        </w:r>
      </w:del>
      <w:del w:id="5348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5349" w:author="PR Preview" w:date="2026-01-01T00:00:00Z">
        <w:r>
          <w:rPr>
            <w:b/>
            <w:bCs/>
          </w:rPr>
          <w:t xml:space="preserve">Example 36 (Four-fold cross-validation of the</w:t>
        </w:r>
      </w:ins>
      <w:ins w:id="5350" w:author="PR Preview" w:date="2026-01-01T00:00:00Z">
        <w:r>
          <w:rPr>
            <w:b/>
            <w:bCs/>
          </w:rPr>
          <w:t xml:space="preserve"> </w:t>
        </w:r>
      </w:ins>
      <w:ins w:id="5351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352" w:author="PR Preview" w:date="2026-01-01T00:00:00Z">
        <w:r>
          <w:rPr>
            <w:b/>
            <w:bCs/>
          </w:rPr>
          <w:t xml:space="preserve"> </w:t>
        </w:r>
      </w:ins>
      <w:ins w:id="5353" w:author="PR Preview" w:date="2026-01-01T00:00:00Z">
        <w:r>
          <w:rPr>
            <w:b/>
            <w:bCs/>
          </w:rPr>
          <w:t xml:space="preserve">polynomials)</w:t>
        </w:r>
      </w:ins>
      <w:ins w:id="5354" w:author="PR Preview" w:date="2026-01-01T00:00:00Z">
        <w:r>
          <w:t xml:space="preserve"> </w:t>
        </w:r>
      </w:ins>
      <w:ins w:id="5355" w:author="PR Preview" w:date="2026-01-01T00:00:00Z">
        <w:r>
          <w:t xml:space="preserve">This example applies the</w:t>
        </w:r>
      </w:ins>
      <w:ins w:id="535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357" w:author="PR Preview" w:date="2026-01-01T00:00:00Z">
        <w:r>
          <w:t xml:space="preserve"> </w:t>
        </w:r>
      </w:ins>
      <w:ins w:id="5358" w:author="PR Preview" w:date="2026-01-01T00:00:00Z">
        <w:r>
          <w:t xml:space="preserve">folds of</w:t>
        </w:r>
      </w:ins>
      <w:ins w:id="5359" w:author="PR Preview" w:date="2026-01-01T00:00:00Z">
        <w:r>
          <w:t xml:space="preserve"> </w:t>
        </w:r>
      </w:ins>
      <w:hyperlink w:anchor="exr-kfold">
        <w:ins w:id="5360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361" w:author="PR Preview" w:date="2026-01-01T00:00:00Z">
        <w:r>
          <w:t xml:space="preserve"> </w:t>
        </w:r>
      </w:ins>
      <w:ins w:id="5362" w:author="PR Preview" w:date="2026-01-01T00:00:00Z">
        <w:r>
          <w:t xml:space="preserve">to the four polynomial models of</w:t>
        </w:r>
      </w:ins>
      <w:ins w:id="5363" w:author="PR Preview" w:date="2026-01-01T00:00:00Z">
        <w:r>
          <w:t xml:space="preserve"> </w:t>
        </w:r>
      </w:ins>
      <w:hyperlink w:anchor="exr-overfitting">
        <w:ins w:id="536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365" w:author="PR Preview" w:date="2026-01-01T00:00:00Z">
        <w:r>
          <w:t xml:space="preserve">,</w:t>
        </w:r>
      </w:ins>
      <w:ins w:id="5366" w:author="PR Preview" w:date="2026-01-01T00:00:00Z">
        <w:r>
          <w:t xml:space="preserve"> </w:t>
        </w:r>
      </w:ins>
      <w:ins w:id="5367" w:author="PR Preview" w:date="2026-01-01T00:00:00Z">
        <w:r>
          <w:t xml:space="preserve">now using all</w:t>
        </w:r>
      </w:ins>
      <w:ins w:id="53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5369" w:author="PR Preview" w:date="2026-01-01T00:00:00Z">
        <w:r>
          <w:t xml:space="preserve"> </w:t>
        </w:r>
      </w:ins>
      <w:ins w:id="5370" w:author="PR Preview" w:date="2026-01-01T00:00:00Z">
        <w:r>
          <w:t xml:space="preserve">cars</w:t>
        </w:r>
      </w:ins>
      <w:ins w:id="5371" w:author="PR Preview" w:date="2026-01-01T00:00:00Z">
        <w:r>
          <w:t xml:space="preserve"> </w:t>
        </w:r>
      </w:ins>
      <w:ins w:id="5372" w:author="PR Preview" w:date="2026-01-01T00:00:00Z">
        <w:r>
          <w:t xml:space="preserve">and the</w:t>
        </w:r>
      </w:ins>
      <w:ins w:id="5373" w:author="PR Preview" w:date="2026-01-01T00:00:00Z">
        <w:r>
          <w:t xml:space="preserve"> </w:t>
        </w:r>
      </w:ins>
      <w:ins w:id="5374" w:author="PR Preview" w:date="2026-01-01T00:00:00Z">
        <w:r>
          <w:rPr>
            <w:rStyle w:val="VerbatimChar"/>
          </w:rPr>
          <w:t xml:space="preserve">cv_mse()</w:t>
        </w:r>
      </w:ins>
      <w:ins w:id="5375" w:author="PR Preview" w:date="2026-01-01T00:00:00Z">
        <w:r>
          <w:t xml:space="preserve"> </w:t>
        </w:r>
      </w:ins>
      <w:ins w:id="5376" w:author="PR Preview" w:date="2026-01-01T00:00:00Z">
        <w:r>
          <w:t xml:space="preserve">function of</w:t>
        </w:r>
      </w:ins>
      <w:ins w:id="5377" w:author="PR Preview" w:date="2026-01-01T00:00:00Z">
        <w:r>
          <w:t xml:space="preserve"> </w:t>
        </w:r>
      </w:ins>
      <w:hyperlink w:anchor="exm-kfold-simulated">
        <w:ins w:id="5378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5379" w:author="PR Preview" w:date="2026-01-01T00:00:00Z">
        <w:r>
          <w:t xml:space="preserve">.</w:t>
        </w:r>
      </w:ins>
      <w:ins w:id="5380" w:author="PR Preview" w:date="2026-01-01T00:00:00Z">
        <w:r>
          <w:t xml:space="preserve"> </w:t>
        </w:r>
      </w:ins>
      <w:ins w:id="5381" w:author="PR Preview" w:date="2026-01-01T00:00:00Z">
        <w:r>
          <w:t xml:space="preserve">The fold assignment is random,</w:t>
        </w:r>
      </w:ins>
      <w:ins w:id="5382" w:author="PR Preview" w:date="2026-01-01T00:00:00Z">
        <w:r>
          <w:t xml:space="preserve"> </w:t>
        </w:r>
      </w:ins>
      <w:ins w:id="5383" w:author="PR Preview" w:date="2026-01-01T00:00:00Z">
        <w:r>
          <w:t xml:space="preserve">so the estimate is too;</w:t>
        </w:r>
      </w:ins>
      <w:ins w:id="5384" w:author="PR Preview" w:date="2026-01-01T00:00:00Z">
        <w:r>
          <w:t xml:space="preserve"> </w:t>
        </w:r>
      </w:ins>
      <w:ins w:id="5385" w:author="PR Preview" w:date="2026-01-01T00:00:00Z">
        <w:r>
          <w:t xml:space="preserve">to show how much,</w:t>
        </w:r>
      </w:ins>
      <w:ins w:id="5386" w:author="PR Preview" w:date="2026-01-01T00:00:00Z">
        <w:r>
          <w:t xml:space="preserve"> </w:t>
        </w:r>
      </w:ins>
      <w:ins w:id="5387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5388" w:author="PR Preview" w:date="2026-01-01T00:00:00Z">
        <w:r>
          <w:delText xml:space="preserve">No.</w:delText>
        </w:r>
      </w:del>
      <w:del w:id="5389" w:author="PR Preview" w:date="2026-01-01T00:00:00Z">
        <w:r>
          <w:delText xml:space="preserve"> </w:delText>
        </w:r>
      </w:del>
      <w:del w:id="5390" w:author="PR Preview" w:date="2026-01-01T00:00:00Z">
        <w:r>
          <w:delText xml:space="preserve">With one car per fold,</w:delText>
        </w:r>
      </w:del>
      <w:del w:id="5391" w:author="PR Preview" w:date="2026-01-01T00:00:00Z">
        <w:r>
          <w:delText xml:space="preserve"> </w:delText>
        </w:r>
      </w:del>
      <w:del w:id="5392" w:author="PR Preview" w:date="2026-01-01T00:00:00Z">
        <w:r>
          <w:delText xml:space="preserve">every assignment of cars to folds produces the same 32 fits,</w:delText>
        </w:r>
      </w:del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only numbered differently,</w:delText>
        </w:r>
      </w:del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delText xml:space="preserve">and</w:delText>
        </w:r>
      </w:del>
      <w:del w:id="5397" w:author="PR Preview" w:date="2026-01-01T00:00:00Z">
        <w:r>
          <w:delText xml:space="preserve"> </w:delText>
        </w:r>
      </w:del>
      <w:hyperlink w:anchor="eq-cv-estimate">
        <w:del w:id="539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399" w:author="PR Preview" w:date="2026-01-01T00:00:00Z">
        <w:r>
          <w:delText xml:space="preserve"> </w:delText>
        </w:r>
      </w:del>
      <w:del w:id="5400" w:author="PR Preview" w:date="2026-01-01T00:00:00Z">
        <w:r>
          <w:delText xml:space="preserve">does not depend on the numbering.</w:delText>
        </w:r>
      </w:del>
      <w:del w:id="5401" w:author="PR Preview" w:date="2026-01-01T00:00:00Z">
        <w:r>
          <w:delText xml:space="preserve"> </w:delText>
        </w:r>
      </w:del>
      <w:del w:id="5402" w:author="PR Preview" w:date="2026-01-01T00:00:00Z">
        <w:r>
          <w:delText xml:space="preserve">Unlike</w:delText>
        </w:r>
      </w:del>
      <w:del w:id="5403" w:author="PR Preview" w:date="2026-01-01T00:00:00Z">
        <w:r>
          <w:delText xml:space="preserve"> </w:delText>
        </w:r>
      </w:del>
      <w:hyperlink w:anchor="exm-kfold-mtcars">
        <w:del w:id="5404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5405" w:author="PR Preview" w:date="2026-01-01T00:00:00Z">
        <w:r>
          <w:delText xml:space="preserve">,</w:delText>
        </w:r>
      </w:del>
      <w:del w:id="5406" w:author="PR Preview" w:date="2026-01-01T00:00:00Z">
        <w:r>
          <w:delText xml:space="preserve"> </w:delText>
        </w:r>
      </w:del>
      <w:del w:id="5407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5408" w:author="PR Preview" w:date="2026-01-01T00:00:00Z">
        <w:r>
          <w:rPr>
            <w:b/>
            <w:bCs/>
          </w:rPr>
          <w:delText xml:space="preserve">Definition 56 (Leave-one-out cross-validation)</w:delText>
        </w:r>
      </w:del>
      <w:del w:id="5409" w:author="PR Preview" w:date="2026-01-01T00:00:00Z">
        <w:r>
          <w:delText xml:space="preserve"> </w:delText>
        </w:r>
      </w:del>
      <w:del w:id="5410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5411" w:author="PR Preview" w:date="2026-01-01T00:00:00Z">
        <w:r>
          <w:delText xml:space="preserve"> </w:delText>
        </w:r>
      </w:del>
      <w:del w:id="5412" w:author="PR Preview" w:date="2026-01-01T00:00:00Z">
        <w:r>
          <w:delText xml:space="preserve">is</w:delText>
        </w:r>
      </w:del>
      <w:del w:id="541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41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415" w:author="PR Preview" w:date="2026-01-01T00:00:00Z">
        <w:r>
          <w:delText xml:space="preserve"> </w:delText>
        </w:r>
      </w:del>
      <w:del w:id="5416" w:author="PR Preview" w:date="2026-01-01T00:00:00Z">
        <w:r>
          <w:delText xml:space="preserve">with</w:delText>
        </w:r>
      </w:del>
      <w:del w:id="541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418" w:author="PR Preview" w:date="2026-01-01T00:00:00Z">
        <w:r>
          <w:delText xml:space="preserve">,</w:delText>
        </w:r>
      </w:del>
      <w:del w:id="5419" w:author="PR Preview" w:date="2026-01-01T00:00:00Z">
        <w:r>
          <w:delText xml:space="preserve"> </w:delText>
        </w:r>
      </w:del>
      <w:del w:id="5420" w:author="PR Preview" w:date="2026-01-01T00:00:00Z">
        <w:r>
          <w:delText xml:space="preserve">so that each of the</w:delText>
        </w:r>
      </w:del>
      <w:del w:id="5421" w:author="PR Preview" w:date="2026-01-01T00:00:00Z">
        <w:r>
          <w:delText xml:space="preserve"> </w:delText>
        </w:r>
      </w:del>
      <m:oMath>
        <m:r>
          <m:t>n</m:t>
        </m:r>
      </m:oMath>
      <w:del w:id="5422" w:author="PR Preview" w:date="2026-01-01T00:00:00Z">
        <w:r>
          <w:delText xml:space="preserve"> </w:delText>
        </w:r>
      </w:del>
      <w:hyperlink w:anchor="def-folds">
        <w:del w:id="542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424" w:author="PR Preview" w:date="2026-01-01T00:00:00Z">
        <w:r>
          <w:delText xml:space="preserve"> </w:delText>
        </w:r>
      </w:del>
      <w:del w:id="5425" w:author="PR Preview" w:date="2026-01-01T00:00:00Z">
        <w:r>
          <w:delText xml:space="preserve">holds one observation,</w:delText>
        </w:r>
      </w:del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and the</w:delText>
        </w:r>
      </w:del>
      <w:del w:id="5428" w:author="PR Preview" w:date="2026-01-01T00:00:00Z">
        <w:r>
          <w:delText xml:space="preserve"> </w:delText>
        </w:r>
      </w:del>
      <w:hyperlink w:anchor="def-fold-out-fitted-model">
        <w:del w:id="5429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543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431" w:author="PR Preview" w:date="2026-01-01T00:00:00Z">
        <w:r>
          <w:delText xml:space="preserve"> </w:delText>
        </w:r>
      </w:del>
      <w:del w:id="5432" w:author="PR Preview" w:date="2026-01-01T00:00:00Z">
        <w:r>
          <w:delText xml:space="preserve">of observation</w:delText>
        </w:r>
      </w:del>
      <w:del w:id="5433" w:author="PR Preview" w:date="2026-01-01T00:00:00Z">
        <w:r>
          <w:delText xml:space="preserve"> </w:delText>
        </w:r>
      </w:del>
      <m:oMath>
        <m:r>
          <m:t>i</m:t>
        </m:r>
      </m:oMath>
      <w:del w:id="5434" w:author="PR Preview" w:date="2026-01-01T00:00:00Z">
        <w:r>
          <w:delText xml:space="preserve">’s</w:delText>
        </w:r>
      </w:del>
      <w:del w:id="5435" w:author="PR Preview" w:date="2026-01-01T00:00:00Z">
        <w:r>
          <w:delText xml:space="preserve"> </w:delText>
        </w:r>
      </w:del>
      <w:hyperlink w:anchor="def-fold-assignment">
        <w:del w:id="543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437" w:author="PR Preview" w:date="2026-01-01T00:00:00Z">
        <w:r>
          <w:delText xml:space="preserve"> </w:delText>
        </w:r>
      </w:del>
      <w:del w:id="5438" w:author="PR Preview" w:date="2026-01-01T00:00:00Z">
        <w:r>
          <w:delText xml:space="preserve">is fitted to all observations except observation</w:delText>
        </w:r>
      </w:del>
      <w:del w:id="5439" w:author="PR Preview" w:date="2026-01-01T00:00:00Z">
        <w:r>
          <w:delText xml:space="preserve"> </w:delText>
        </w:r>
      </w:del>
      <m:oMath>
        <m:r>
          <m:t>i</m:t>
        </m:r>
      </m:oMath>
      <w:del w:id="5440" w:author="PR Preview" w:date="2026-01-01T00:00:00Z">
        <w:r>
          <w:delText xml:space="preserve">.</w:delText>
        </w:r>
      </w:del>
      <w:del w:id="5441" w:author="PR Preview" w:date="2026-01-01T00:00:00Z">
        <w:r>
          <w:delText xml:space="preserve"> </w:delText>
        </w:r>
      </w:del>
      <w:del w:id="5442" w:author="PR Preview" w:date="2026-01-01T00:00:00Z">
        <w:r>
          <w:delText xml:space="preserve">Its</w:delText>
        </w:r>
      </w:del>
      <w:del w:id="5443" w:author="PR Preview" w:date="2026-01-01T00:00:00Z">
        <w:r>
          <w:delText xml:space="preserve"> </w:delText>
        </w:r>
      </w:del>
      <w:hyperlink w:anchor="def-cv-estimate">
        <w:del w:id="544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445" w:author="PR Preview" w:date="2026-01-01T00:00:00Z">
        <w:r>
          <w:delText xml:space="preserve"> </w:delText>
        </w:r>
      </w:del>
      <w:del w:id="5446" w:author="PR Preview" w:date="2026-01-01T00:00:00Z">
        <w:r>
          <w:delText xml:space="preserve">(</w:delText>
        </w:r>
      </w:del>
      <w:hyperlink w:anchor="eq-cv-estimate">
        <w:del w:id="5447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5448" w:author="PR Preview" w:date="2026-01-01T00:00:00Z">
        <w:r>
          <w:delText xml:space="preserve"> </w:delText>
        </w:r>
      </w:del>
      <w:del w:id="5449" w:author="PR Preview" w:date="2026-01-01T00:00:00Z">
        <w:r>
          <w:delText xml:space="preserve">with</w:delText>
        </w:r>
      </w:del>
      <w:del w:id="54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5451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22"/>
        </w:numPr>
      </w:pPr>
      <w:ins w:id="5452" w:author="PR Preview" w:date="2026-01-01T00:00:00Z">
        <w:r>
          <w:t xml:space="preserve">No.</w:t>
        </w:r>
      </w:ins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With one car per fold,</w:t>
        </w:r>
      </w:ins>
      <w:ins w:id="5455" w:author="PR Preview" w:date="2026-01-01T00:00:00Z">
        <w:r>
          <w:t xml:space="preserve"> </w:t>
        </w:r>
      </w:ins>
      <w:ins w:id="5456" w:author="PR Preview" w:date="2026-01-01T00:00:00Z">
        <w:r>
          <w:t xml:space="preserve">every assignment of cars to folds produces the same 32 fits,</w:t>
        </w:r>
      </w:ins>
      <w:ins w:id="5457" w:author="PR Preview" w:date="2026-01-01T00:00:00Z">
        <w:r>
          <w:t xml:space="preserve"> </w:t>
        </w:r>
      </w:ins>
      <w:ins w:id="5458" w:author="PR Preview" w:date="2026-01-01T00:00:00Z">
        <w:r>
          <w:t xml:space="preserve">only numbered differently,</w:t>
        </w:r>
      </w:ins>
      <w:ins w:id="5459" w:author="PR Preview" w:date="2026-01-01T00:00:00Z">
        <w:r>
          <w:t xml:space="preserve"> </w:t>
        </w:r>
      </w:ins>
      <w:ins w:id="5460" w:author="PR Preview" w:date="2026-01-01T00:00:00Z">
        <w:r>
          <w:t xml:space="preserve">and</w:t>
        </w:r>
      </w:ins>
      <w:ins w:id="5461" w:author="PR Preview" w:date="2026-01-01T00:00:00Z">
        <w:r>
          <w:t xml:space="preserve"> </w:t>
        </w:r>
      </w:ins>
      <w:hyperlink w:anchor="eq-cv-estimate">
        <w:ins w:id="546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does not depend on the numbering.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Unlike</w:t>
        </w:r>
      </w:ins>
      <w:ins w:id="5467" w:author="PR Preview" w:date="2026-01-01T00:00:00Z">
        <w:r>
          <w:t xml:space="preserve"> </w:t>
        </w:r>
      </w:ins>
      <w:hyperlink w:anchor="exm-kfold-mtcars">
        <w:ins w:id="5468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5469" w:author="PR Preview" w:date="2026-01-01T00:00:00Z">
        <w:r>
          <w:t xml:space="preserve">,</w:t>
        </w:r>
      </w:ins>
      <w:ins w:id="5470" w:author="PR Preview" w:date="2026-01-01T00:00:00Z">
        <w:r>
          <w:t xml:space="preserve"> </w:t>
        </w:r>
      </w:ins>
      <w:ins w:id="5471" w:author="PR Preview" w:date="2026-01-01T00:00:00Z">
        <w:r>
          <w:t xml:space="preserve">the estimate is not random.</w:t>
        </w:r>
      </w:ins>
    </w:p>
    <w:bookmarkEnd w:id="300"/>
    <w:bookmarkStart w:id="302" w:name="def-loocv"/>
    <w:p>
      <w:pPr>
        <w:pStyle w:val="FirstParagraph"/>
      </w:pPr>
      <w:ins w:id="5472" w:author="PR Preview" w:date="2026-01-01T00:00:00Z">
        <w:r>
          <w:rPr>
            <w:b/>
            <w:bCs/>
          </w:rPr>
          <w:t xml:space="preserve">Definition 57 (Leave-one-out cross-validation)</w:t>
        </w:r>
      </w:ins>
      <w:ins w:id="5473" w:author="PR Preview" w:date="2026-01-01T00:00:00Z">
        <w:r>
          <w:t xml:space="preserve"> </w:t>
        </w:r>
      </w:ins>
      <w:ins w:id="5474" w:author="PR Preview" w:date="2026-01-01T00:00:00Z">
        <w:r>
          <w:rPr>
            <w:b/>
            <w:bCs/>
          </w:rPr>
          <w:t xml:space="preserve">Leave-one-out cross-validation (LOOCV)</w:t>
        </w:r>
      </w:ins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is</w:t>
        </w:r>
      </w:ins>
      <w:ins w:id="547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547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5479" w:author="PR Preview" w:date="2026-01-01T00:00:00Z">
        <w:r>
          <w:t xml:space="preserve"> </w:t>
        </w:r>
      </w:ins>
      <w:ins w:id="5480" w:author="PR Preview" w:date="2026-01-01T00:00:00Z">
        <w:r>
          <w:t xml:space="preserve">with</w:t>
        </w:r>
      </w:ins>
      <w:ins w:id="54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482" w:author="PR Preview" w:date="2026-01-01T00:00:00Z">
        <w:r>
          <w:t xml:space="preserve">,</w:t>
        </w:r>
      </w:ins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so that each of the</w:t>
        </w:r>
      </w:ins>
      <w:ins w:id="5485" w:author="PR Preview" w:date="2026-01-01T00:00:00Z">
        <w:r>
          <w:t xml:space="preserve"> </w:t>
        </w:r>
      </w:ins>
      <m:oMath>
        <m:r>
          <m:t>n</m:t>
        </m:r>
      </m:oMath>
      <w:ins w:id="5486" w:author="PR Preview" w:date="2026-01-01T00:00:00Z">
        <w:r>
          <w:t xml:space="preserve"> </w:t>
        </w:r>
      </w:ins>
      <w:hyperlink w:anchor="def-folds">
        <w:ins w:id="548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488" w:author="PR Preview" w:date="2026-01-01T00:00:00Z">
        <w:r>
          <w:t xml:space="preserve"> </w:t>
        </w:r>
      </w:ins>
      <w:ins w:id="5489" w:author="PR Preview" w:date="2026-01-01T00:00:00Z">
        <w:r>
          <w:t xml:space="preserve">holds one observation,</w:t>
        </w:r>
      </w:ins>
      <w:ins w:id="5490" w:author="PR Preview" w:date="2026-01-01T00:00:00Z">
        <w:r>
          <w:t xml:space="preserve"> </w:t>
        </w:r>
      </w:ins>
      <w:ins w:id="5491" w:author="PR Preview" w:date="2026-01-01T00:00:00Z">
        <w:r>
          <w:t xml:space="preserve">and the</w:t>
        </w:r>
      </w:ins>
      <w:ins w:id="5492" w:author="PR Preview" w:date="2026-01-01T00:00:00Z">
        <w:r>
          <w:t xml:space="preserve"> </w:t>
        </w:r>
      </w:ins>
      <w:hyperlink w:anchor="def-fold-out-fitted-model">
        <w:ins w:id="5493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549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495" w:author="PR Preview" w:date="2026-01-01T00:00:00Z">
        <w:r>
          <w:t xml:space="preserve"> </w:t>
        </w:r>
      </w:ins>
      <w:ins w:id="5496" w:author="PR Preview" w:date="2026-01-01T00:00:00Z">
        <w:r>
          <w:t xml:space="preserve">of observation</w:t>
        </w:r>
      </w:ins>
      <w:ins w:id="5497" w:author="PR Preview" w:date="2026-01-01T00:00:00Z">
        <w:r>
          <w:t xml:space="preserve"> </w:t>
        </w:r>
      </w:ins>
      <m:oMath>
        <m:r>
          <m:t>i</m:t>
        </m:r>
      </m:oMath>
      <w:ins w:id="5498" w:author="PR Preview" w:date="2026-01-01T00:00:00Z">
        <w:r>
          <w:t xml:space="preserve">’s</w:t>
        </w:r>
      </w:ins>
      <w:ins w:id="5499" w:author="PR Preview" w:date="2026-01-01T00:00:00Z">
        <w:r>
          <w:t xml:space="preserve"> </w:t>
        </w:r>
      </w:ins>
      <w:hyperlink w:anchor="def-fold-assignment">
        <w:ins w:id="550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501" w:author="PR Preview" w:date="2026-01-01T00:00:00Z">
        <w:r>
          <w:t xml:space="preserve"> </w:t>
        </w:r>
      </w:ins>
      <w:ins w:id="5502" w:author="PR Preview" w:date="2026-01-01T00:00:00Z">
        <w:r>
          <w:t xml:space="preserve">is fitted to all observations except observation</w:t>
        </w:r>
      </w:ins>
      <w:ins w:id="5503" w:author="PR Preview" w:date="2026-01-01T00:00:00Z">
        <w:r>
          <w:t xml:space="preserve"> </w:t>
        </w:r>
      </w:ins>
      <m:oMath>
        <m:r>
          <m:t>i</m:t>
        </m:r>
      </m:oMath>
      <w:ins w:id="5504" w:author="PR Preview" w:date="2026-01-01T00:00:00Z">
        <w:r>
          <w:t xml:space="preserve">.</w:t>
        </w:r>
      </w:ins>
      <w:ins w:id="5505" w:author="PR Preview" w:date="2026-01-01T00:00:00Z">
        <w:r>
          <w:t xml:space="preserve"> </w:t>
        </w:r>
      </w:ins>
      <w:ins w:id="5506" w:author="PR Preview" w:date="2026-01-01T00:00:00Z">
        <w:r>
          <w:t xml:space="preserve">Its</w:t>
        </w:r>
      </w:ins>
      <w:ins w:id="5507" w:author="PR Preview" w:date="2026-01-01T00:00:00Z">
        <w:r>
          <w:t xml:space="preserve"> </w:t>
        </w:r>
      </w:ins>
      <w:hyperlink w:anchor="def-cv-estimate">
        <w:ins w:id="550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509" w:author="PR Preview" w:date="2026-01-01T00:00:00Z">
        <w:r>
          <w:t xml:space="preserve"> </w:t>
        </w:r>
      </w:ins>
      <w:ins w:id="5510" w:author="PR Preview" w:date="2026-01-01T00:00:00Z">
        <w:r>
          <w:t xml:space="preserve">(</w:t>
        </w:r>
      </w:ins>
      <w:hyperlink w:anchor="eq-cv-estimate">
        <w:ins w:id="551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5512" w:author="PR Preview" w:date="2026-01-01T00:00:00Z">
        <w:r>
          <w:t xml:space="preserve"> </w:t>
        </w:r>
      </w:ins>
      <w:ins w:id="5513" w:author="PR Preview" w:date="2026-01-01T00:00:00Z">
        <w:r>
          <w:t xml:space="preserve">with</w:t>
        </w:r>
      </w:ins>
      <w:ins w:id="551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515" w:author="PR Preview" w:date="2026-01-01T00:00:00Z">
        <w:r>
          <w:t xml:space="preserve">) is</w:t>
        </w:r>
      </w:ins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del w:id="5516" w:author="PR Preview" w:date="2026-01-01T00:00:00Z">
        <w:r>
          <w:rPr>
            <w:b/>
            <w:bCs/>
          </w:rPr>
          <w:delText xml:space="preserve">Definition 57 (Term vector)</w:delText>
        </w:r>
      </w:del>
      <w:del w:id="5517" w:author="PR Preview" w:date="2026-01-01T00:00:00Z">
        <w:r>
          <w:delText xml:space="preserve"> </w:delText>
        </w:r>
      </w:del>
      <w:del w:id="5518" w:author="PR Preview" w:date="2026-01-01T00:00:00Z">
        <w:r>
          <w:delText xml:space="preserve">Consider a model whose mean is a linear combination</w:delText>
        </w:r>
      </w:del>
      <w:del w:id="5519" w:author="PR Preview" w:date="2026-01-01T00:00:00Z">
        <w:r>
          <w:delText xml:space="preserve"> </w:delText>
        </w:r>
      </w:del>
      <w:del w:id="5520" w:author="PR Preview" w:date="2026-01-01T00:00:00Z">
        <w:r>
          <w:delText xml:space="preserve">of</w:delText>
        </w:r>
      </w:del>
      <w:del w:id="5521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5522" w:author="PR Preview" w:date="2026-01-01T00:00:00Z">
        <w:r>
          <w:delText xml:space="preserve"> </w:delText>
        </w:r>
      </w:del>
      <w:del w:id="5523" w:author="PR Preview" w:date="2026-01-01T00:00:00Z">
        <w:r>
          <w:delText xml:space="preserve">terms</w:delText>
        </w:r>
      </w:del>
      <w:del w:id="5524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25" w:author="PR Preview" w:date="2026-01-01T00:00:00Z">
        <w:r>
          <w:delText xml:space="preserve"> </w:delText>
        </w:r>
      </w:del>
      <w:del w:id="5526" w:author="PR Preview" w:date="2026-01-01T00:00:00Z">
        <w:r>
          <w:delText xml:space="preserve">of the covariate value,</w:delText>
        </w:r>
      </w:del>
      <w:del w:id="5527" w:author="PR Preview" w:date="2026-01-01T00:00:00Z">
        <w:r>
          <w:delText xml:space="preserve"> </w:delText>
        </w:r>
      </w:del>
      <w:del w:id="5528" w:author="PR Preview" w:date="2026-01-01T00:00:00Z">
        <w:r>
          <w:delText xml:space="preserve">such as</w:delText>
        </w:r>
      </w:del>
      <w:del w:id="5529" w:author="PR Preview" w:date="2026-01-01T00:00:00Z">
        <w:r>
          <w:delText xml:space="preserve"> </w:delText>
        </w:r>
      </w:del>
      <m:oMath>
        <m:r>
          <m:t>1</m:t>
        </m:r>
      </m:oMath>
      <w:del w:id="5530" w:author="PR Preview" w:date="2026-01-01T00:00:00Z">
        <w:r>
          <w:delText xml:space="preserve">,</w:delText>
        </w:r>
      </w:del>
      <w:del w:id="5531" w:author="PR Preview" w:date="2026-01-01T00:00:00Z">
        <w:r>
          <w:delText xml:space="preserve"> </w:delText>
        </w:r>
      </w:del>
      <m:oMath>
        <m:r>
          <m:t>x</m:t>
        </m:r>
      </m:oMath>
      <w:del w:id="5532" w:author="PR Preview" w:date="2026-01-01T00:00:00Z">
        <w:r>
          <w:delText xml:space="preserve"> </w:delText>
        </w:r>
      </w:del>
      <w:del w:id="5533" w:author="PR Preview" w:date="2026-01-01T00:00:00Z">
        <w:r>
          <w:delText xml:space="preserve">and</w:delText>
        </w:r>
      </w:del>
      <w:del w:id="553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535" w:author="PR Preview" w:date="2026-01-01T00:00:00Z">
        <w:r>
          <w:delText xml:space="preserve">.</w:delText>
        </w:r>
      </w:del>
      <w:del w:id="5536" w:author="PR Preview" w:date="2026-01-01T00:00:00Z">
        <w:r>
          <w:delText xml:space="preserve"> </w:delText>
        </w:r>
      </w:del>
      <w:del w:id="5537" w:author="PR Preview" w:date="2026-01-01T00:00:00Z">
        <w:r>
          <w:delText xml:space="preserve">The</w:delText>
        </w:r>
      </w:del>
      <w:del w:id="5538" w:author="PR Preview" w:date="2026-01-01T00:00:00Z">
        <w:r>
          <w:delText xml:space="preserve"> </w:delText>
        </w:r>
      </w:del>
      <w:del w:id="5539" w:author="PR Preview" w:date="2026-01-01T00:00:00Z">
        <w:r>
          <w:rPr>
            <w:b/>
            <w:bCs/>
          </w:rPr>
          <w:delText xml:space="preserve">term vector</w:delText>
        </w:r>
      </w:del>
      <w:del w:id="5540" w:author="PR Preview" w:date="2026-01-01T00:00:00Z">
        <w:r>
          <w:delText xml:space="preserve"> </w:delText>
        </w:r>
      </w:del>
      <w:del w:id="5541" w:author="PR Preview" w:date="2026-01-01T00:00:00Z">
        <w:r>
          <w:delText xml:space="preserve">$\mathord{\smash[b]{\underset{\raise.3ex\hbox{$\scriptstyle\sim$}}{t}}\vphantom{t}}_{i}$</w:delText>
        </w:r>
      </w:del>
      <w:del w:id="5542" w:author="PR Preview" w:date="2026-01-01T00:00:00Z">
        <w:r>
          <w:delText xml:space="preserve"> </w:delText>
        </w:r>
      </w:del>
      <w:del w:id="5543" w:author="PR Preview" w:date="2026-01-01T00:00:00Z">
        <w:r>
          <w:delText xml:space="preserve">of observation</w:delText>
        </w:r>
      </w:del>
      <w:del w:id="5544" w:author="PR Preview" w:date="2026-01-01T00:00:00Z">
        <w:r>
          <w:delText xml:space="preserve"> </w:delText>
        </w:r>
      </w:del>
      <m:oMath>
        <m:r>
          <m:t>i</m:t>
        </m:r>
      </m:oMath>
      <w:del w:id="5545" w:author="PR Preview" w:date="2026-01-01T00:00:00Z">
        <w:r>
          <w:delText xml:space="preserve"> </w:delText>
        </w:r>
      </w:del>
      <w:del w:id="5546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5547" w:author="PR Preview" w:date="2026-01-01T00:00:00Z">
        <w:r>
          <w:rPr>
            <w:b/>
            <w:bCs/>
          </w:rPr>
          <w:t xml:space="preserve">Definition 58 (Term vector)</w:t>
        </w:r>
      </w:ins>
      <w:ins w:id="5548" w:author="PR Preview" w:date="2026-01-01T00:00:00Z">
        <w:r>
          <w:t xml:space="preserve"> </w:t>
        </w:r>
      </w:ins>
      <w:ins w:id="5549" w:author="PR Preview" w:date="2026-01-01T00:00:00Z">
        <w:r>
          <w:t xml:space="preserve">Consider a model whose mean is a linear combination</w:t>
        </w:r>
      </w:ins>
      <w:ins w:id="5550" w:author="PR Preview" w:date="2026-01-01T00:00:00Z">
        <w:r>
          <w:t xml:space="preserve"> </w:t>
        </w:r>
      </w:ins>
      <w:ins w:id="5551" w:author="PR Preview" w:date="2026-01-01T00:00:00Z">
        <w:r>
          <w:t xml:space="preserve">of</w:t>
        </w:r>
      </w:ins>
      <w:ins w:id="5552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5553" w:author="PR Preview" w:date="2026-01-01T00:00:00Z">
        <w:r>
          <w:t xml:space="preserve"> </w:t>
        </w:r>
      </w:ins>
      <w:ins w:id="5554" w:author="PR Preview" w:date="2026-01-01T00:00:00Z">
        <w:r>
          <w:t xml:space="preserve">terms</w:t>
        </w:r>
      </w:ins>
      <w:ins w:id="5555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556" w:author="PR Preview" w:date="2026-01-01T00:00:00Z">
        <w:r>
          <w:t xml:space="preserve"> </w:t>
        </w:r>
      </w:ins>
      <w:ins w:id="5557" w:author="PR Preview" w:date="2026-01-01T00:00:00Z">
        <w:r>
          <w:t xml:space="preserve">of the covariate value,</w:t>
        </w:r>
      </w:ins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such as</w:t>
        </w:r>
      </w:ins>
      <w:ins w:id="5560" w:author="PR Preview" w:date="2026-01-01T00:00:00Z">
        <w:r>
          <w:t xml:space="preserve"> </w:t>
        </w:r>
      </w:ins>
      <m:oMath>
        <m:r>
          <m:t>1</m:t>
        </m:r>
      </m:oMath>
      <w:ins w:id="5561" w:author="PR Preview" w:date="2026-01-01T00:00:00Z">
        <w:r>
          <w:t xml:space="preserve">,</w:t>
        </w:r>
      </w:ins>
      <w:ins w:id="5562" w:author="PR Preview" w:date="2026-01-01T00:00:00Z">
        <w:r>
          <w:t xml:space="preserve"> </w:t>
        </w:r>
      </w:ins>
      <m:oMath>
        <m:r>
          <m:t>x</m:t>
        </m:r>
      </m:oMath>
      <w:ins w:id="5563" w:author="PR Preview" w:date="2026-01-01T00:00:00Z">
        <w:r>
          <w:t xml:space="preserve"> </w:t>
        </w:r>
      </w:ins>
      <w:ins w:id="5564" w:author="PR Preview" w:date="2026-01-01T00:00:00Z">
        <w:r>
          <w:t xml:space="preserve">and</w:t>
        </w:r>
      </w:ins>
      <w:ins w:id="55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5566" w:author="PR Preview" w:date="2026-01-01T00:00:00Z">
        <w:r>
          <w:t xml:space="preserve">.</w:t>
        </w:r>
      </w:ins>
      <w:ins w:id="5567" w:author="PR Preview" w:date="2026-01-01T00:00:00Z">
        <w:r>
          <w:t xml:space="preserve"> </w:t>
        </w:r>
      </w:ins>
      <w:ins w:id="5568" w:author="PR Preview" w:date="2026-01-01T00:00:00Z">
        <w:r>
          <w:t xml:space="preserve">The</w:t>
        </w:r>
      </w:ins>
      <w:ins w:id="5569" w:author="PR Preview" w:date="2026-01-01T00:00:00Z">
        <w:r>
          <w:t xml:space="preserve"> </w:t>
        </w:r>
      </w:ins>
      <w:ins w:id="5570" w:author="PR Preview" w:date="2026-01-01T00:00:00Z">
        <w:r>
          <w:rPr>
            <w:b/>
            <w:bCs/>
          </w:rPr>
          <w:t xml:space="preserve">term vector</w:t>
        </w:r>
      </w:ins>
      <w:ins w:id="5571" w:author="PR Preview" w:date="2026-01-01T00:00:00Z">
        <w:r>
          <w:t xml:space="preserve"> </w:t>
        </w:r>
      </w:ins>
      <w:ins w:id="5572" w:author="PR Preview" w:date="2026-01-01T00:00:00Z">
        <w:r>
          <w:t xml:space="preserve">$\mathord{\smash[b]{\underset{\raise.3ex\hbox{$\scriptstyle\sim$}}{t}}\vphantom{t}}_{i}$</w:t>
        </w:r>
      </w:ins>
      <w:ins w:id="5573" w:author="PR Preview" w:date="2026-01-01T00:00:00Z">
        <w:r>
          <w:t xml:space="preserve"> </w:t>
        </w:r>
      </w:ins>
      <w:ins w:id="5574" w:author="PR Preview" w:date="2026-01-01T00:00:00Z">
        <w:r>
          <w:t xml:space="preserve">of observation</w:t>
        </w:r>
      </w:ins>
      <w:ins w:id="5575" w:author="PR Preview" w:date="2026-01-01T00:00:00Z">
        <w:r>
          <w:t xml:space="preserve"> </w:t>
        </w:r>
      </w:ins>
      <m:oMath>
        <m:r>
          <m:t>i</m:t>
        </m:r>
      </m:oMath>
      <w:ins w:id="5576" w:author="PR Preview" w:date="2026-01-01T00:00:00Z">
        <w:r>
          <w:t xml:space="preserve"> </w:t>
        </w:r>
      </w:ins>
      <w:ins w:id="5577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del w:id="5578" w:author="PR Preview" w:date="2026-01-01T00:00:00Z">
        <w:r>
          <w:rPr>
            <w:b/>
            <w:bCs/>
          </w:rPr>
          <w:delText xml:space="preserve">Definition 58 (Cross-product matrix (sum-of-squares and cross-products matrix))</w:delText>
        </w:r>
      </w:del>
      <w:del w:id="5579" w:author="PR Preview" w:date="2026-01-01T00:00:00Z">
        <w:r>
          <w:delText xml:space="preserve"> </w:delText>
        </w:r>
      </w:del>
      <w:del w:id="5580" w:author="PR Preview" w:date="2026-01-01T00:00:00Z">
        <w:r>
          <w:delText xml:space="preserve">The</w:delText>
        </w:r>
      </w:del>
      <w:del w:id="5581" w:author="PR Preview" w:date="2026-01-01T00:00:00Z">
        <w:r>
          <w:delText xml:space="preserve"> </w:delText>
        </w:r>
      </w:del>
      <w:del w:id="5582" w:author="PR Preview" w:date="2026-01-01T00:00:00Z">
        <w:r>
          <w:rPr>
            <w:b/>
            <w:bCs/>
          </w:rPr>
          <w:delText xml:space="preserve">cross-product matrix</w:delText>
        </w:r>
      </w:del>
      <w:del w:id="5583" w:author="PR Preview" w:date="2026-01-01T00:00:00Z">
        <w:r>
          <w:delText xml:space="preserve"> </w:delText>
        </w:r>
      </w:del>
      <m:oMath>
        <m:r>
          <m:t>A</m:t>
        </m:r>
      </m:oMath>
      <w:del w:id="5584" w:author="PR Preview" w:date="2026-01-01T00:00:00Z">
        <w:r>
          <w:delText xml:space="preserve"> </w:delText>
        </w:r>
      </w:del>
      <w:del w:id="5585" w:author="PR Preview" w:date="2026-01-01T00:00:00Z">
        <w:r>
          <w:delText xml:space="preserve">of</w:delText>
        </w:r>
      </w:del>
      <w:del w:id="5586" w:author="PR Preview" w:date="2026-01-01T00:00:00Z">
        <w:r>
          <w:delText xml:space="preserve"> </w:delText>
        </w:r>
      </w:del>
      <w:hyperlink w:anchor="def-term-vector">
        <w:del w:id="5587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588" w:author="PR Preview" w:date="2026-01-01T00:00:00Z">
        <w:r>
          <w:delText xml:space="preserve"> </w:delText>
        </w:r>
      </w:del>
      <w:del w:id="5589" w:author="PR Preview" w:date="2026-01-01T00:00:00Z">
        <w:r>
          <w:delText xml:space="preserve">$\mathord{\smash[b]{\underset{\raise.3ex\hbox{$\scriptstyle\sim$}}{t}}\vphantom{t}}_{i}$</w:delText>
        </w:r>
      </w:del>
      <w:del w:id="5590" w:author="PR Preview" w:date="2026-01-01T00:00:00Z">
        <w:r>
          <w:delText xml:space="preserve">,</w:delText>
        </w:r>
      </w:del>
      <w:del w:id="559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592" w:author="PR Preview" w:date="2026-01-01T00:00:00Z">
        <w:r>
          <w:delText xml:space="preserve">, of a training set indexed by</w:delText>
        </w:r>
      </w:del>
      <w:del w:id="5593" w:author="PR Preview" w:date="2026-01-01T00:00:00Z">
        <w:r>
          <w:delText xml:space="preserve"> </w:delText>
        </w:r>
      </w:del>
      <m:oMath>
        <m:r>
          <m:t>I</m:t>
        </m:r>
      </m:oMath>
      <w:del w:id="5594" w:author="PR Preview" w:date="2026-01-01T00:00:00Z">
        <w:r>
          <w:delText xml:space="preserve">,</w:delText>
        </w:r>
      </w:del>
      <w:del w:id="5595" w:author="PR Preview" w:date="2026-01-01T00:00:00Z">
        <w:r>
          <w:delText xml:space="preserve"> </w:delText>
        </w:r>
      </w:del>
      <w:del w:id="5596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5597" w:author="PR Preview" w:date="2026-01-01T00:00:00Z">
        <w:r>
          <w:rPr>
            <w:b/>
            <w:bCs/>
          </w:rPr>
          <w:t xml:space="preserve">Definition 59 (Cross-product matrix (sum-of-squares and cross-products matrix))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The</w:t>
        </w:r>
      </w:ins>
      <w:ins w:id="5600" w:author="PR Preview" w:date="2026-01-01T00:00:00Z">
        <w:r>
          <w:t xml:space="preserve"> </w:t>
        </w:r>
      </w:ins>
      <w:ins w:id="5601" w:author="PR Preview" w:date="2026-01-01T00:00:00Z">
        <w:r>
          <w:rPr>
            <w:b/>
            <w:bCs/>
          </w:rPr>
          <w:t xml:space="preserve">cross-product matrix</w:t>
        </w:r>
      </w:ins>
      <w:ins w:id="5602" w:author="PR Preview" w:date="2026-01-01T00:00:00Z">
        <w:r>
          <w:t xml:space="preserve"> </w:t>
        </w:r>
      </w:ins>
      <m:oMath>
        <m:r>
          <m:t>A</m:t>
        </m:r>
      </m:oMath>
      <w:ins w:id="5603" w:author="PR Preview" w:date="2026-01-01T00:00:00Z">
        <w:r>
          <w:t xml:space="preserve"> </w:t>
        </w:r>
      </w:ins>
      <w:ins w:id="5604" w:author="PR Preview" w:date="2026-01-01T00:00:00Z">
        <w:r>
          <w:t xml:space="preserve">of</w:t>
        </w:r>
      </w:ins>
      <w:ins w:id="5605" w:author="PR Preview" w:date="2026-01-01T00:00:00Z">
        <w:r>
          <w:t xml:space="preserve"> </w:t>
        </w:r>
      </w:ins>
      <w:hyperlink w:anchor="def-term-vector">
        <w:ins w:id="560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607" w:author="PR Preview" w:date="2026-01-01T00:00:00Z">
        <w:r>
          <w:t xml:space="preserve"> </w:t>
        </w:r>
      </w:ins>
      <w:ins w:id="5608" w:author="PR Preview" w:date="2026-01-01T00:00:00Z">
        <w:r>
          <w:t xml:space="preserve">$\mathord{\smash[b]{\underset{\raise.3ex\hbox{$\scriptstyle\sim$}}{t}}\vphantom{t}}_{i}$</w:t>
        </w:r>
      </w:ins>
      <w:ins w:id="5609" w:author="PR Preview" w:date="2026-01-01T00:00:00Z">
        <w:r>
          <w:t xml:space="preserve">,</w:t>
        </w:r>
      </w:ins>
      <w:ins w:id="56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11" w:author="PR Preview" w:date="2026-01-01T00:00:00Z">
        <w:r>
          <w:t xml:space="preserve">, of a training set indexed by</w:t>
        </w:r>
      </w:ins>
      <w:ins w:id="5612" w:author="PR Preview" w:date="2026-01-01T00:00:00Z">
        <w:r>
          <w:t xml:space="preserve"> </w:t>
        </w:r>
      </w:ins>
      <m:oMath>
        <m:r>
          <m:t>I</m:t>
        </m:r>
      </m:oMath>
      <w:ins w:id="5613" w:author="PR Preview" w:date="2026-01-01T00:00:00Z">
        <w:r>
          <w:t xml:space="preserve">,</w:t>
        </w:r>
      </w:ins>
      <w:ins w:id="5614" w:author="PR Preview" w:date="2026-01-01T00:00:00Z">
        <w:r>
          <w:t xml:space="preserve"> </w:t>
        </w:r>
      </w:ins>
      <w:ins w:id="5615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del w:id="5616" w:author="PR Preview" w:date="2026-01-01T00:00:00Z">
        <w:r>
          <w:rPr>
            <w:b/>
            <w:bCs/>
          </w:rPr>
          <w:delText xml:space="preserve">Definition 59 (Leverage)</w:delText>
        </w:r>
      </w:del>
      <w:del w:id="5617" w:author="PR Preview" w:date="2026-01-01T00:00:00Z">
        <w:r>
          <w:delText xml:space="preserve"> </w:delText>
        </w:r>
      </w:del>
      <w:del w:id="5618" w:author="PR Preview" w:date="2026-01-01T00:00:00Z">
        <w:r>
          <w:delText xml:space="preserve">Consider a linear model fitted by</w:delText>
        </w:r>
      </w:del>
      <w:del w:id="5619" w:author="PR Preview" w:date="2026-01-01T00:00:00Z">
        <w:r>
          <w:delText xml:space="preserve"> </w:delText>
        </w:r>
      </w:del>
      <w:hyperlink r:id="rId315">
        <w:del w:id="5620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5621" w:author="PR Preview" w:date="2026-01-01T00:00:00Z">
        <w:r>
          <w:delText xml:space="preserve">,</w:delText>
        </w:r>
      </w:del>
      <w:del w:id="5622" w:author="PR Preview" w:date="2026-01-01T00:00:00Z">
        <w:r>
          <w:delText xml:space="preserve"> </w:delText>
        </w:r>
      </w:del>
      <w:del w:id="5623" w:author="PR Preview" w:date="2026-01-01T00:00:00Z">
        <w:r>
          <w:delText xml:space="preserve">with</w:delText>
        </w:r>
      </w:del>
      <w:del w:id="5624" w:author="PR Preview" w:date="2026-01-01T00:00:00Z">
        <w:r>
          <w:delText xml:space="preserve"> </w:delText>
        </w:r>
      </w:del>
      <w:hyperlink w:anchor="def-term-vector">
        <w:del w:id="5625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5626" w:author="PR Preview" w:date="2026-01-01T00:00:00Z">
        <w:r>
          <w:delText xml:space="preserve"> </w:delText>
        </w:r>
      </w:del>
      <w:del w:id="5627" w:author="PR Preview" w:date="2026-01-01T00:00:00Z">
        <w:r>
          <w:delText xml:space="preserve">$\mathord{\smash[b]{\underset{\raise.3ex\hbox{$\scriptstyle\sim$}}{t}}\vphantom{t}}_{i}$</w:delText>
        </w:r>
      </w:del>
      <w:del w:id="5628" w:author="PR Preview" w:date="2026-01-01T00:00:00Z">
        <w:r>
          <w:delText xml:space="preserve">,</w:delText>
        </w:r>
      </w:del>
      <w:del w:id="562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5630" w:author="PR Preview" w:date="2026-01-01T00:00:00Z">
        <w:r>
          <w:delText xml:space="preserve">,</w:delText>
        </w:r>
      </w:del>
      <w:del w:id="5631" w:author="PR Preview" w:date="2026-01-01T00:00:00Z">
        <w:r>
          <w:delText xml:space="preserve"> </w:delText>
        </w:r>
      </w:del>
      <w:del w:id="5632" w:author="PR Preview" w:date="2026-01-01T00:00:00Z">
        <w:r>
          <w:delText xml:space="preserve">and an invertible</w:delText>
        </w:r>
      </w:del>
      <w:del w:id="5633" w:author="PR Preview" w:date="2026-01-01T00:00:00Z">
        <w:r>
          <w:delText xml:space="preserve"> </w:delText>
        </w:r>
      </w:del>
      <w:hyperlink w:anchor="def-cross-product-matrix">
        <w:del w:id="5634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5635" w:author="PR Preview" w:date="2026-01-01T00:00:00Z">
        <w:r>
          <w:delText xml:space="preserve"> </w:delText>
        </w:r>
      </w:del>
      <m:oMath>
        <m:r>
          <m:t>A</m:t>
        </m:r>
      </m:oMath>
      <w:del w:id="5636" w:author="PR Preview" w:date="2026-01-01T00:00:00Z">
        <w:r>
          <w:delText xml:space="preserve">.</w:delText>
        </w:r>
      </w:del>
      <w:del w:id="5637" w:author="PR Preview" w:date="2026-01-01T00:00:00Z">
        <w:r>
          <w:delText xml:space="preserve"> </w:delText>
        </w:r>
      </w:del>
      <w:del w:id="5638" w:author="PR Preview" w:date="2026-01-01T00:00:00Z">
        <w:r>
          <w:delText xml:space="preserve">The</w:delText>
        </w:r>
      </w:del>
      <w:del w:id="5639" w:author="PR Preview" w:date="2026-01-01T00:00:00Z">
        <w:r>
          <w:delText xml:space="preserve"> </w:delText>
        </w:r>
      </w:del>
      <w:del w:id="5640" w:author="PR Preview" w:date="2026-01-01T00:00:00Z">
        <w:r>
          <w:rPr>
            <w:b/>
            <w:bCs/>
          </w:rPr>
          <w:delText xml:space="preserve">leverage</w:delText>
        </w:r>
      </w:del>
      <w:del w:id="5641" w:author="PR Preview" w:date="2026-01-01T00:00:00Z">
        <w:r>
          <w:delText xml:space="preserve"> </w:delText>
        </w:r>
      </w:del>
      <w:del w:id="5642" w:author="PR Preview" w:date="2026-01-01T00:00:00Z">
        <w:r>
          <w:delText xml:space="preserve">of observation</w:delText>
        </w:r>
      </w:del>
      <w:del w:id="5643" w:author="PR Preview" w:date="2026-01-01T00:00:00Z">
        <w:r>
          <w:delText xml:space="preserve"> </w:delText>
        </w:r>
      </w:del>
      <m:oMath>
        <m:r>
          <m:t>i</m:t>
        </m:r>
      </m:oMath>
      <w:del w:id="5644" w:author="PR Preview" w:date="2026-01-01T00:00:00Z">
        <w:r>
          <w:delText xml:space="preserve"> </w:delText>
        </w:r>
      </w:del>
      <w:del w:id="5645" w:author="PR Preview" w:date="2026-01-01T00:00:00Z">
        <w:r>
          <w:delText xml:space="preserve">is</w:delText>
        </w:r>
      </w:del>
      <w:del w:id="5646" w:author="PR Preview" w:date="2026-01-01T00:00:00Z">
        <w:r>
          <w:delText xml:space="preserve"> </w:delText>
        </w:r>
      </w:del>
      <w:del w:id="5647" w:author="PR Preview" w:date="2026-01-01T00:00:00Z">
        <w:r>
          <w:delText xml:space="preserve">[15]</w:delText>
        </w:r>
      </w:del>
    </w:p>
    <w:p>
      <w:pPr>
        <w:pStyle w:val="BodyText"/>
      </w:pPr>
      <w:ins w:id="5648" w:author="PR Preview" w:date="2026-01-01T00:00:00Z">
        <w:r>
          <w:rPr>
            <w:b/>
            <w:bCs/>
          </w:rPr>
          <w:t xml:space="preserve">Definition 60 (Leverage)</w:t>
        </w:r>
      </w:ins>
      <w:ins w:id="5649" w:author="PR Preview" w:date="2026-01-01T00:00:00Z">
        <w:r>
          <w:t xml:space="preserve"> </w:t>
        </w:r>
      </w:ins>
      <w:ins w:id="5650" w:author="PR Preview" w:date="2026-01-01T00:00:00Z">
        <w:r>
          <w:t xml:space="preserve">Consider a linear model fitted by</w:t>
        </w:r>
      </w:ins>
      <w:ins w:id="5651" w:author="PR Preview" w:date="2026-01-01T00:00:00Z">
        <w:r>
          <w:t xml:space="preserve"> </w:t>
        </w:r>
      </w:ins>
      <w:hyperlink r:id="rId315">
        <w:ins w:id="5652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5653" w:author="PR Preview" w:date="2026-01-01T00:00:00Z">
        <w:r>
          <w:t xml:space="preserve">,</w:t>
        </w:r>
      </w:ins>
      <w:ins w:id="5654" w:author="PR Preview" w:date="2026-01-01T00:00:00Z">
        <w:r>
          <w:t xml:space="preserve"> </w:t>
        </w:r>
      </w:ins>
      <w:ins w:id="5655" w:author="PR Preview" w:date="2026-01-01T00:00:00Z">
        <w:r>
          <w:t xml:space="preserve">with</w:t>
        </w:r>
      </w:ins>
      <w:ins w:id="5656" w:author="PR Preview" w:date="2026-01-01T00:00:00Z">
        <w:r>
          <w:t xml:space="preserve"> </w:t>
        </w:r>
      </w:ins>
      <w:hyperlink w:anchor="def-term-vector">
        <w:ins w:id="5657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5658" w:author="PR Preview" w:date="2026-01-01T00:00:00Z">
        <w:r>
          <w:t xml:space="preserve"> </w:t>
        </w:r>
      </w:ins>
      <w:ins w:id="5659" w:author="PR Preview" w:date="2026-01-01T00:00:00Z">
        <w:r>
          <w:t xml:space="preserve">$\mathord{\smash[b]{\underset{\raise.3ex\hbox{$\scriptstyle\sim$}}{t}}\vphantom{t}}_{i}$</w:t>
        </w:r>
      </w:ins>
      <w:ins w:id="5660" w:author="PR Preview" w:date="2026-01-01T00:00:00Z">
        <w:r>
          <w:t xml:space="preserve">,</w:t>
        </w:r>
      </w:ins>
      <w:ins w:id="566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5662" w:author="PR Preview" w:date="2026-01-01T00:00:00Z">
        <w:r>
          <w:t xml:space="preserve">,</w:t>
        </w:r>
      </w:ins>
      <w:ins w:id="5663" w:author="PR Preview" w:date="2026-01-01T00:00:00Z">
        <w:r>
          <w:t xml:space="preserve"> </w:t>
        </w:r>
      </w:ins>
      <w:ins w:id="5664" w:author="PR Preview" w:date="2026-01-01T00:00:00Z">
        <w:r>
          <w:t xml:space="preserve">and an invertible</w:t>
        </w:r>
      </w:ins>
      <w:ins w:id="5665" w:author="PR Preview" w:date="2026-01-01T00:00:00Z">
        <w:r>
          <w:t xml:space="preserve"> </w:t>
        </w:r>
      </w:ins>
      <w:hyperlink w:anchor="def-cross-product-matrix">
        <w:ins w:id="5666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5667" w:author="PR Preview" w:date="2026-01-01T00:00:00Z">
        <w:r>
          <w:t xml:space="preserve"> </w:t>
        </w:r>
      </w:ins>
      <m:oMath>
        <m:r>
          <m:t>A</m:t>
        </m:r>
      </m:oMath>
      <w:ins w:id="5668" w:author="PR Preview" w:date="2026-01-01T00:00:00Z">
        <w:r>
          <w:t xml:space="preserve">.</w:t>
        </w:r>
      </w:ins>
      <w:ins w:id="5669" w:author="PR Preview" w:date="2026-01-01T00:00:00Z">
        <w:r>
          <w:t xml:space="preserve"> </w:t>
        </w:r>
      </w:ins>
      <w:ins w:id="5670" w:author="PR Preview" w:date="2026-01-01T00:00:00Z">
        <w:r>
          <w:t xml:space="preserve">The</w:t>
        </w:r>
      </w:ins>
      <w:ins w:id="5671" w:author="PR Preview" w:date="2026-01-01T00:00:00Z">
        <w:r>
          <w:t xml:space="preserve"> </w:t>
        </w:r>
      </w:ins>
      <w:ins w:id="5672" w:author="PR Preview" w:date="2026-01-01T00:00:00Z">
        <w:r>
          <w:rPr>
            <w:b/>
            <w:bCs/>
          </w:rPr>
          <w:t xml:space="preserve">leverage</w:t>
        </w:r>
      </w:ins>
      <w:ins w:id="5673" w:author="PR Preview" w:date="2026-01-01T00:00:00Z">
        <w:r>
          <w:t xml:space="preserve"> </w:t>
        </w:r>
      </w:ins>
      <w:ins w:id="5674" w:author="PR Preview" w:date="2026-01-01T00:00:00Z">
        <w:r>
          <w:t xml:space="preserve">of observation</w:t>
        </w:r>
      </w:ins>
      <w:ins w:id="5675" w:author="PR Preview" w:date="2026-01-01T00:00:00Z">
        <w:r>
          <w:t xml:space="preserve"> </w:t>
        </w:r>
      </w:ins>
      <m:oMath>
        <m:r>
          <m:t>i</m:t>
        </m:r>
      </m:oMath>
      <w:ins w:id="5676" w:author="PR Preview" w:date="2026-01-01T00:00:00Z">
        <w:r>
          <w:t xml:space="preserve"> </w:t>
        </w:r>
      </w:ins>
      <w:ins w:id="5677" w:author="PR Preview" w:date="2026-01-01T00:00:00Z">
        <w:r>
          <w:t xml:space="preserve">is</w:t>
        </w:r>
      </w:ins>
      <w:ins w:id="5678" w:author="PR Preview" w:date="2026-01-01T00:00:00Z">
        <w:r>
          <w:t xml:space="preserve"> </w:t>
        </w:r>
      </w:ins>
      <w:ins w:id="5679" w:author="PR Preview" w:date="2026-01-01T00:00:00Z">
        <w:r>
          <w:t xml:space="preserve">[15]</w:t>
        </w:r>
      </w:ins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del w:id="5680" w:author="PR Preview" w:date="2026-01-01T00:00:00Z">
        <w:r>
          <w:rPr>
            <w:b/>
            <w:bCs/>
          </w:rPr>
          <w:delText xml:space="preserve">Example 36 (Leave-one-out cross-validation of the</w:delText>
        </w:r>
      </w:del>
      <w:del w:id="5681" w:author="PR Preview" w:date="2026-01-01T00:00:00Z">
        <w:r>
          <w:rPr>
            <w:b/>
            <w:bCs/>
          </w:rPr>
          <w:delText xml:space="preserve"> </w:delText>
        </w:r>
      </w:del>
      <w:del w:id="568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5683" w:author="PR Preview" w:date="2026-01-01T00:00:00Z">
        <w:r>
          <w:rPr>
            <w:b/>
            <w:bCs/>
          </w:rPr>
          <w:delText xml:space="preserve"> </w:delText>
        </w:r>
      </w:del>
      <w:del w:id="5684" w:author="PR Preview" w:date="2026-01-01T00:00:00Z">
        <w:r>
          <w:rPr>
            <w:b/>
            <w:bCs/>
          </w:rPr>
          <w:delText xml:space="preserve">polynomials)</w:delText>
        </w:r>
      </w:del>
      <w:del w:id="5685" w:author="PR Preview" w:date="2026-01-01T00:00:00Z">
        <w:r>
          <w:delText xml:space="preserve"> </w:delText>
        </w:r>
      </w:del>
      <w:del w:id="5686" w:author="PR Preview" w:date="2026-01-01T00:00:00Z">
        <w:r>
          <w:delText xml:space="preserve">This example computes</w:delText>
        </w:r>
      </w:del>
      <w:del w:id="568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5688" w:author="PR Preview" w:date="2026-01-01T00:00:00Z">
        <w:r>
          <w:delText xml:space="preserve"> </w:delText>
        </w:r>
      </w:del>
      <w:del w:id="5689" w:author="PR Preview" w:date="2026-01-01T00:00:00Z">
        <w:r>
          <w:delText xml:space="preserve">for the four</w:delText>
        </w:r>
      </w:del>
      <w:del w:id="5690" w:author="PR Preview" w:date="2026-01-01T00:00:00Z">
        <w:r>
          <w:delText xml:space="preserve"> </w:delText>
        </w:r>
      </w:del>
      <w:del w:id="5691" w:author="PR Preview" w:date="2026-01-01T00:00:00Z">
        <w:r>
          <w:rPr>
            <w:rStyle w:val="VerbatimChar"/>
          </w:rPr>
          <w:delText xml:space="preserve">mtcars</w:delText>
        </w:r>
      </w:del>
      <w:del w:id="5692" w:author="PR Preview" w:date="2026-01-01T00:00:00Z">
        <w:r>
          <w:delText xml:space="preserve"> </w:delText>
        </w:r>
      </w:del>
      <w:del w:id="5693" w:author="PR Preview" w:date="2026-01-01T00:00:00Z">
        <w:r>
          <w:delText xml:space="preserve">polynomials</w:delText>
        </w:r>
      </w:del>
      <w:del w:id="5694" w:author="PR Preview" w:date="2026-01-01T00:00:00Z">
        <w:r>
          <w:delText xml:space="preserve"> </w:delText>
        </w:r>
      </w:del>
      <w:del w:id="5695" w:author="PR Preview" w:date="2026-01-01T00:00:00Z">
        <w:r>
          <w:delText xml:space="preserve">of</w:delText>
        </w:r>
      </w:del>
      <w:del w:id="5696" w:author="PR Preview" w:date="2026-01-01T00:00:00Z">
        <w:r>
          <w:delText xml:space="preserve"> </w:delText>
        </w:r>
      </w:del>
      <w:hyperlink w:anchor="exr-overfitting">
        <w:del w:id="5697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698" w:author="PR Preview" w:date="2026-01-01T00:00:00Z">
        <w:r>
          <w:delText xml:space="preserve"> </w:delText>
        </w:r>
      </w:del>
      <w:del w:id="5699" w:author="PR Preview" w:date="2026-01-01T00:00:00Z">
        <w:r>
          <w:delText xml:space="preserve">in two ways:</w:delText>
        </w:r>
      </w:del>
      <w:del w:id="5700" w:author="PR Preview" w:date="2026-01-01T00:00:00Z">
        <w:r>
          <w:delText xml:space="preserve"> </w:delText>
        </w:r>
      </w:del>
      <w:del w:id="5701" w:author="PR Preview" w:date="2026-01-01T00:00:00Z">
        <w:r>
          <w:delText xml:space="preserve">by fitting each model 32 times, as in</w:delText>
        </w:r>
      </w:del>
      <w:del w:id="5702" w:author="PR Preview" w:date="2026-01-01T00:00:00Z">
        <w:r>
          <w:delText xml:space="preserve"> </w:delText>
        </w:r>
      </w:del>
      <w:hyperlink w:anchor="eq-loocv">
        <w:del w:id="5703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5704" w:author="PR Preview" w:date="2026-01-01T00:00:00Z">
        <w:r>
          <w:delText xml:space="preserve">,</w:delText>
        </w:r>
      </w:del>
      <w:del w:id="5705" w:author="PR Preview" w:date="2026-01-01T00:00:00Z">
        <w:r>
          <w:delText xml:space="preserve"> </w:delText>
        </w:r>
      </w:del>
      <w:del w:id="5706" w:author="PR Preview" w:date="2026-01-01T00:00:00Z">
        <w:r>
          <w:delText xml:space="preserve">and by the single-fit formula of</w:delText>
        </w:r>
      </w:del>
      <w:del w:id="5707" w:author="PR Preview" w:date="2026-01-01T00:00:00Z">
        <w:r>
          <w:delText xml:space="preserve"> </w:delText>
        </w:r>
      </w:del>
      <w:hyperlink w:anchor="thm-loocv-shortcut">
        <w:del w:id="570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709" w:author="PR Preview" w:date="2026-01-01T00:00:00Z">
        <w:r>
          <w:delText xml:space="preserve">,</w:delText>
        </w:r>
      </w:del>
      <w:del w:id="5710" w:author="PR Preview" w:date="2026-01-01T00:00:00Z">
        <w:r>
          <w:delText xml:space="preserve"> </w:delText>
        </w:r>
      </w:del>
      <w:del w:id="5711" w:author="PR Preview" w:date="2026-01-01T00:00:00Z">
        <w:r>
          <w:delText xml:space="preserve">with the leverages from</w:delText>
        </w:r>
      </w:del>
      <w:del w:id="5712" w:author="PR Preview" w:date="2026-01-01T00:00:00Z">
        <w:r>
          <w:delText xml:space="preserve"> </w:delText>
        </w:r>
      </w:del>
      <w:del w:id="5713" w:author="PR Preview" w:date="2026-01-01T00:00:00Z">
        <w:r>
          <w:rPr>
            <w:rStyle w:val="VerbatimChar"/>
          </w:rPr>
          <w:delText xml:space="preserve">hatvalues()</w:delText>
        </w:r>
      </w:del>
      <w:del w:id="5714" w:author="PR Preview" w:date="2026-01-01T00:00:00Z">
        <w:r>
          <w:delText xml:space="preserve">.</w:delText>
        </w:r>
      </w:del>
    </w:p>
    <w:p>
      <w:pPr>
        <w:pStyle w:val="BodyText"/>
      </w:pPr>
      <w:ins w:id="5715" w:author="PR Preview" w:date="2026-01-01T00:00:00Z">
        <w:r>
          <w:rPr>
            <w:b/>
            <w:bCs/>
          </w:rPr>
          <w:t xml:space="preserve">Example 37 (Leave-one-out cross-validation of the</w:t>
        </w:r>
      </w:ins>
      <w:ins w:id="5716" w:author="PR Preview" w:date="2026-01-01T00:00:00Z">
        <w:r>
          <w:rPr>
            <w:b/>
            <w:bCs/>
          </w:rPr>
          <w:t xml:space="preserve"> </w:t>
        </w:r>
      </w:ins>
      <w:ins w:id="5717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5718" w:author="PR Preview" w:date="2026-01-01T00:00:00Z">
        <w:r>
          <w:rPr>
            <w:b/>
            <w:bCs/>
          </w:rPr>
          <w:t xml:space="preserve"> </w:t>
        </w:r>
      </w:ins>
      <w:ins w:id="5719" w:author="PR Preview" w:date="2026-01-01T00:00:00Z">
        <w:r>
          <w:rPr>
            <w:b/>
            <w:bCs/>
          </w:rPr>
          <w:t xml:space="preserve">polynomials)</w:t>
        </w:r>
      </w:ins>
      <w:ins w:id="5720" w:author="PR Preview" w:date="2026-01-01T00:00:00Z">
        <w:r>
          <w:t xml:space="preserve"> </w:t>
        </w:r>
      </w:ins>
      <w:ins w:id="5721" w:author="PR Preview" w:date="2026-01-01T00:00:00Z">
        <w:r>
          <w:t xml:space="preserve">This example computes</w:t>
        </w:r>
      </w:ins>
      <w:ins w:id="57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5723" w:author="PR Preview" w:date="2026-01-01T00:00:00Z">
        <w:r>
          <w:t xml:space="preserve"> </w:t>
        </w:r>
      </w:ins>
      <w:ins w:id="5724" w:author="PR Preview" w:date="2026-01-01T00:00:00Z">
        <w:r>
          <w:t xml:space="preserve">for the four</w:t>
        </w:r>
      </w:ins>
      <w:ins w:id="5725" w:author="PR Preview" w:date="2026-01-01T00:00:00Z">
        <w:r>
          <w:t xml:space="preserve"> </w:t>
        </w:r>
      </w:ins>
      <w:ins w:id="5726" w:author="PR Preview" w:date="2026-01-01T00:00:00Z">
        <w:r>
          <w:rPr>
            <w:rStyle w:val="VerbatimChar"/>
          </w:rPr>
          <w:t xml:space="preserve">mtcars</w:t>
        </w:r>
      </w:ins>
      <w:ins w:id="5727" w:author="PR Preview" w:date="2026-01-01T00:00:00Z">
        <w:r>
          <w:t xml:space="preserve"> </w:t>
        </w:r>
      </w:ins>
      <w:ins w:id="5728" w:author="PR Preview" w:date="2026-01-01T00:00:00Z">
        <w:r>
          <w:t xml:space="preserve">polynomials</w:t>
        </w:r>
      </w:ins>
      <w:ins w:id="5729" w:author="PR Preview" w:date="2026-01-01T00:00:00Z">
        <w:r>
          <w:t xml:space="preserve"> </w:t>
        </w:r>
      </w:ins>
      <w:ins w:id="5730" w:author="PR Preview" w:date="2026-01-01T00:00:00Z">
        <w:r>
          <w:t xml:space="preserve">of</w:t>
        </w:r>
      </w:ins>
      <w:ins w:id="5731" w:author="PR Preview" w:date="2026-01-01T00:00:00Z">
        <w:r>
          <w:t xml:space="preserve"> </w:t>
        </w:r>
      </w:ins>
      <w:hyperlink w:anchor="exr-overfitting">
        <w:ins w:id="573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733" w:author="PR Preview" w:date="2026-01-01T00:00:00Z">
        <w:r>
          <w:t xml:space="preserve"> </w:t>
        </w:r>
      </w:ins>
      <w:ins w:id="5734" w:author="PR Preview" w:date="2026-01-01T00:00:00Z">
        <w:r>
          <w:t xml:space="preserve">in two ways:</w:t>
        </w:r>
      </w:ins>
      <w:ins w:id="5735" w:author="PR Preview" w:date="2026-01-01T00:00:00Z">
        <w:r>
          <w:t xml:space="preserve"> </w:t>
        </w:r>
      </w:ins>
      <w:ins w:id="5736" w:author="PR Preview" w:date="2026-01-01T00:00:00Z">
        <w:r>
          <w:t xml:space="preserve">by fitting each model 32 times, as in</w:t>
        </w:r>
      </w:ins>
      <w:ins w:id="5737" w:author="PR Preview" w:date="2026-01-01T00:00:00Z">
        <w:r>
          <w:t xml:space="preserve"> </w:t>
        </w:r>
      </w:ins>
      <w:hyperlink w:anchor="eq-loocv">
        <w:ins w:id="5738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5739" w:author="PR Preview" w:date="2026-01-01T00:00:00Z">
        <w:r>
          <w:t xml:space="preserve">,</w:t>
        </w:r>
      </w:ins>
      <w:ins w:id="5740" w:author="PR Preview" w:date="2026-01-01T00:00:00Z">
        <w:r>
          <w:t xml:space="preserve"> </w:t>
        </w:r>
      </w:ins>
      <w:ins w:id="5741" w:author="PR Preview" w:date="2026-01-01T00:00:00Z">
        <w:r>
          <w:t xml:space="preserve">and by the single-fit formula of</w:t>
        </w:r>
      </w:ins>
      <w:ins w:id="5742" w:author="PR Preview" w:date="2026-01-01T00:00:00Z">
        <w:r>
          <w:t xml:space="preserve"> </w:t>
        </w:r>
      </w:ins>
      <w:hyperlink w:anchor="thm-loocv-shortcut">
        <w:ins w:id="574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744" w:author="PR Preview" w:date="2026-01-01T00:00:00Z">
        <w:r>
          <w:t xml:space="preserve">,</w:t>
        </w:r>
      </w:ins>
      <w:ins w:id="5745" w:author="PR Preview" w:date="2026-01-01T00:00:00Z">
        <w:r>
          <w:t xml:space="preserve"> </w:t>
        </w:r>
      </w:ins>
      <w:ins w:id="5746" w:author="PR Preview" w:date="2026-01-01T00:00:00Z">
        <w:r>
          <w:t xml:space="preserve">with the leverages from</w:t>
        </w:r>
      </w:ins>
      <w:ins w:id="5747" w:author="PR Preview" w:date="2026-01-01T00:00:00Z">
        <w:r>
          <w:t xml:space="preserve"> </w:t>
        </w:r>
      </w:ins>
      <w:ins w:id="5748" w:author="PR Preview" w:date="2026-01-01T00:00:00Z">
        <w:r>
          <w:rPr>
            <w:rStyle w:val="VerbatimChar"/>
          </w:rPr>
          <w:t xml:space="preserve">hatvalues()</w:t>
        </w:r>
      </w:ins>
      <w:ins w:id="5749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5750" w:author="PR Preview" w:date="2026-01-01T00:00:00Z">
        <w:r>
          <w:rPr>
            <w:rStyle w:val="NormalTok"/>
          </w:rPr>
          <w:delText xml:space="preserve">loocv_max_diff </w:delText>
        </w:r>
      </w:del>
      <w:del w:id="5751" w:author="PR Preview" w:date="2026-01-01T00:00:00Z">
        <w:r>
          <w:rPr>
            <w:rStyle w:val="OtherTok"/>
          </w:rPr>
          <w:delText xml:space="preserve">&lt;-</w:delText>
        </w:r>
      </w:del>
      <w:del w:id="5752" w:author="PR Preview" w:date="2026-01-01T00:00:00Z">
        <w:r>
          <w:rPr>
            <w:rStyle w:val="NormalTok"/>
          </w:rPr>
          <w:delText xml:space="preserve"> </w:delText>
        </w:r>
      </w:del>
      <w:del w:id="5753" w:author="PR Preview" w:date="2026-01-01T00:00:00Z">
        <w:r>
          <w:rPr>
            <w:rStyle w:val="FunctionTok"/>
          </w:rPr>
          <w:delText xml:space="preserve">max</w:delText>
        </w:r>
      </w:del>
      <w:del w:id="5754" w:author="PR Preview" w:date="2026-01-01T00:00:00Z">
        <w:r>
          <w:rPr>
            <w:rStyle w:val="NormalTok"/>
          </w:rPr>
          <w:delText xml:space="preserve">(</w:delText>
        </w:r>
      </w:del>
      <w:del w:id="5755" w:author="PR Preview" w:date="2026-01-01T00:00:00Z">
        <w:r>
          <w:rPr>
            <w:rStyle w:val="FunctionTok"/>
          </w:rPr>
          <w:delText xml:space="preserve">abs</w:delText>
        </w:r>
      </w:del>
      <w:del w:id="5756" w:author="PR Preview" w:date="2026-01-01T00:00:00Z">
        <w:r>
          <w:rPr>
            <w:rStyle w:val="NormalTok"/>
          </w:rPr>
          <w:delText xml:space="preserve">(mtcars_loocv</w:delText>
        </w:r>
      </w:del>
      <w:del w:id="5757" w:author="PR Preview" w:date="2026-01-01T00:00:00Z">
        <w:r>
          <w:rPr>
            <w:rStyle w:val="SpecialCharTok"/>
          </w:rPr>
          <w:delText xml:space="preserve">$</w:delText>
        </w:r>
      </w:del>
      <w:del w:id="5758" w:author="PR Preview" w:date="2026-01-01T00:00:00Z">
        <w:r>
          <w:rPr>
            <w:rStyle w:val="NormalTok"/>
          </w:rPr>
          <w:delText xml:space="preserve">refitting </w:delText>
        </w:r>
      </w:del>
      <w:del w:id="5759" w:author="PR Preview" w:date="2026-01-01T00:00:00Z">
        <w:r>
          <w:rPr>
            <w:rStyle w:val="SpecialCharTok"/>
          </w:rPr>
          <w:delText xml:space="preserve">-</w:delText>
        </w:r>
      </w:del>
      <w:del w:id="5760" w:author="PR Preview" w:date="2026-01-01T00:00:00Z">
        <w:r>
          <w:rPr>
            <w:rStyle w:val="NormalTok"/>
          </w:rPr>
          <w:delText xml:space="preserve"> mtcars_loocv</w:delText>
        </w:r>
      </w:del>
      <w:del w:id="5761" w:author="PR Preview" w:date="2026-01-01T00:00:00Z">
        <w:r>
          <w:rPr>
            <w:rStyle w:val="SpecialCharTok"/>
          </w:rPr>
          <w:delText xml:space="preserve">$</w:delText>
        </w:r>
      </w:del>
      <w:del w:id="5762" w:author="PR Preview" w:date="2026-01-01T00:00:00Z">
        <w:r>
          <w:rPr>
            <w:rStyle w:val="NormalTok"/>
          </w:rPr>
          <w:delText xml:space="preserve">formula))</w:delText>
        </w:r>
      </w:del>
      <w:del w:id="5763" w:author="PR Preview" w:date="2026-01-01T00:00:00Z">
        <w:r>
          <w:br/>
        </w:r>
      </w:del>
      <w:del w:id="5764" w:author="PR Preview" w:date="2026-01-01T00:00:00Z">
        <w:r>
          <w:rPr>
            <w:rStyle w:val="NormalTok"/>
          </w:rPr>
          <w:delText xml:space="preserve">mtcars_best_loocv </w:delText>
        </w:r>
      </w:del>
      <w:del w:id="5765" w:author="PR Preview" w:date="2026-01-01T00:00:00Z">
        <w:r>
          <w:rPr>
            <w:rStyle w:val="OtherTok"/>
          </w:rPr>
          <w:delText xml:space="preserve">&lt;-</w:delText>
        </w:r>
      </w:del>
      <w:del w:id="5766" w:author="PR Preview" w:date="2026-01-01T00:00:00Z">
        <w:r>
          <w:br/>
        </w:r>
      </w:del>
      <w:del w:id="5767" w:author="PR Preview" w:date="2026-01-01T00:00:00Z">
        <w:r>
          <w:rPr>
            <w:rStyle w:val="NormalTok"/>
          </w:rPr>
          <w:delText xml:space="preserve">  mtcars_loocv</w:delText>
        </w:r>
      </w:del>
      <w:del w:id="5768" w:author="PR Preview" w:date="2026-01-01T00:00:00Z">
        <w:r>
          <w:rPr>
            <w:rStyle w:val="SpecialCharTok"/>
          </w:rPr>
          <w:delText xml:space="preserve">$</w:delText>
        </w:r>
      </w:del>
      <w:del w:id="5769" w:author="PR Preview" w:date="2026-01-01T00:00:00Z">
        <w:r>
          <w:rPr>
            <w:rStyle w:val="NormalTok"/>
          </w:rPr>
          <w:delText xml:space="preserve">degree[</w:delText>
        </w:r>
      </w:del>
      <w:del w:id="5770" w:author="PR Preview" w:date="2026-01-01T00:00:00Z">
        <w:r>
          <w:rPr>
            <w:rStyle w:val="FunctionTok"/>
          </w:rPr>
          <w:delText xml:space="preserve">which.min</w:delText>
        </w:r>
      </w:del>
      <w:del w:id="5771" w:author="PR Preview" w:date="2026-01-01T00:00:00Z">
        <w:r>
          <w:rPr>
            <w:rStyle w:val="NormalTok"/>
          </w:rPr>
          <w:delText xml:space="preserve">(mtcars_loocv</w:delText>
        </w:r>
      </w:del>
      <w:del w:id="5772" w:author="PR Preview" w:date="2026-01-01T00:00:00Z">
        <w:r>
          <w:rPr>
            <w:rStyle w:val="SpecialCharTok"/>
          </w:rPr>
          <w:delText xml:space="preserve">$</w:delText>
        </w:r>
      </w:del>
      <w:del w:id="5773" w:author="PR Preview" w:date="2026-01-01T00:00:00Z">
        <w:r>
          <w:rPr>
            <w:rStyle w:val="NormalTok"/>
          </w:rPr>
          <w:delText xml:space="preserve">formula)]</w:delText>
        </w:r>
      </w:del>
      <w:del w:id="5774" w:author="PR Preview" w:date="2026-01-01T00:00:00Z">
        <w:r>
          <w:br/>
        </w:r>
      </w:del>
      <w:del w:id="5775" w:author="PR Preview" w:date="2026-01-01T00:00:00Z">
        <w:r>
          <w:rPr>
            <w:rStyle w:val="FunctionTok"/>
          </w:rPr>
          <w:delText xml:space="preserve">c</w:delText>
        </w:r>
      </w:del>
      <w:del w:id="5776" w:author="PR Preview" w:date="2026-01-01T00:00:00Z">
        <w:r>
          <w:rPr>
            <w:rStyle w:val="NormalTok"/>
          </w:rPr>
          <w:delText xml:space="preserve">(</w:delText>
        </w:r>
      </w:del>
      <w:del w:id="5777" w:author="PR Preview" w:date="2026-01-01T00:00:00Z">
        <w:r>
          <w:rPr>
            <w:rStyle w:val="AttributeTok"/>
          </w:rPr>
          <w:delText xml:space="preserve">max_difference =</w:delText>
        </w:r>
      </w:del>
      <w:del w:id="5778" w:author="PR Preview" w:date="2026-01-01T00:00:00Z">
        <w:r>
          <w:rPr>
            <w:rStyle w:val="NormalTok"/>
          </w:rPr>
          <w:delText xml:space="preserve"> loocv_max_diff, </w:delText>
        </w:r>
      </w:del>
      <w:del w:id="5779" w:author="PR Preview" w:date="2026-01-01T00:00:00Z">
        <w:r>
          <w:rPr>
            <w:rStyle w:val="AttributeTok"/>
          </w:rPr>
          <w:delText xml:space="preserve">best_degree =</w:delText>
        </w:r>
      </w:del>
      <w:del w:id="5780" w:author="PR Preview" w:date="2026-01-01T00:00:00Z">
        <w:r>
          <w:rPr>
            <w:rStyle w:val="NormalTok"/>
          </w:rPr>
          <w:delText xml:space="preserve"> mtcars_best_loocv)</w:delText>
        </w:r>
      </w:del>
      <w:del w:id="5781" w:author="PR Preview" w:date="2026-01-01T00:00:00Z">
        <w:r>
          <w:br/>
        </w:r>
      </w:del>
      <w:del w:id="5782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5783" w:author="PR Preview" w:date="2026-01-01T00:00:00Z">
        <w:r>
          <w:br/>
        </w:r>
      </w:del>
      <w:del w:id="5784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5785" w:author="PR Preview" w:date="2026-01-01T00:00:00Z">
        <w:r>
          <w:delText xml:space="preserve">The two columns differ by at most 7.1e-15,</w:delText>
        </w:r>
      </w:del>
      <w:del w:id="5786" w:author="PR Preview" w:date="2026-01-01T00:00:00Z">
        <w:r>
          <w:delText xml:space="preserve"> </w:delText>
        </w:r>
      </w:del>
      <w:del w:id="5787" w:author="PR Preview" w:date="2026-01-01T00:00:00Z">
        <w:r>
          <w:delText xml:space="preserve">which is rounding error.</w:delText>
        </w:r>
      </w:del>
      <w:del w:id="5788" w:author="PR Preview" w:date="2026-01-01T00:00:00Z">
        <w:r>
          <w:delText xml:space="preserve"> </w:delText>
        </w:r>
      </w:del>
      <w:del w:id="5789" w:author="PR Preview" w:date="2026-01-01T00:00:00Z">
        <w:r>
          <w:delText xml:space="preserve">The single-fit formula needs one fit per model instead of 32.</w:delText>
        </w:r>
      </w:del>
      <w:del w:id="5790" w:author="PR Preview" w:date="2026-01-01T00:00:00Z">
        <w:r>
          <w:delText xml:space="preserve"> </w:delText>
        </w:r>
      </w:del>
      <w:del w:id="5791" w:author="PR Preview" w:date="2026-01-01T00:00:00Z">
        <w:r>
          <w:delText xml:space="preserve">LOOCV picks degree 2,</w:delText>
        </w:r>
      </w:del>
      <w:del w:id="5792" w:author="PR Preview" w:date="2026-01-01T00:00:00Z">
        <w:r>
          <w:delText xml:space="preserve"> </w:delText>
        </w:r>
      </w:del>
      <w:del w:id="5793" w:author="PR Preview" w:date="2026-01-01T00:00:00Z">
        <w:r>
          <w:delText xml:space="preserve">and because LOOCV is not random (</w:delText>
        </w:r>
      </w:del>
      <w:hyperlink w:anchor="lem-loocv-not-random">
        <w:del w:id="579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795" w:author="PR Preview" w:date="2026-01-01T00:00:00Z">
        <w:r>
          <w:delText xml:space="preserve">),</w:delText>
        </w:r>
      </w:del>
      <w:del w:id="5796" w:author="PR Preview" w:date="2026-01-01T00:00:00Z">
        <w:r>
          <w:delText xml:space="preserve"> </w:delText>
        </w:r>
      </w:del>
      <w:del w:id="5797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798" w:author="PR Preview" w:date="2026-01-01T00:00:00Z">
        <w:r>
          <w:rPr>
            <w:rStyle w:val="NormalTok"/>
          </w:rPr>
          <w:t xml:space="preserve">loocv_max_diff </w:t>
        </w:r>
      </w:ins>
      <w:ins w:id="5799" w:author="PR Preview" w:date="2026-01-01T00:00:00Z">
        <w:r>
          <w:rPr>
            <w:rStyle w:val="OtherTok"/>
          </w:rPr>
          <w:t xml:space="preserve">&lt;-</w:t>
        </w:r>
      </w:ins>
      <w:ins w:id="5800" w:author="PR Preview" w:date="2026-01-01T00:00:00Z">
        <w:r>
          <w:rPr>
            <w:rStyle w:val="NormalTok"/>
          </w:rPr>
          <w:t xml:space="preserve"> </w:t>
        </w:r>
      </w:ins>
      <w:ins w:id="5801" w:author="PR Preview" w:date="2026-01-01T00:00:00Z">
        <w:r>
          <w:rPr>
            <w:rStyle w:val="FunctionTok"/>
          </w:rPr>
          <w:t xml:space="preserve">max</w:t>
        </w:r>
      </w:ins>
      <w:ins w:id="5802" w:author="PR Preview" w:date="2026-01-01T00:00:00Z">
        <w:r>
          <w:rPr>
            <w:rStyle w:val="NormalTok"/>
          </w:rPr>
          <w:t xml:space="preserve">(</w:t>
        </w:r>
      </w:ins>
      <w:ins w:id="5803" w:author="PR Preview" w:date="2026-01-01T00:00:00Z">
        <w:r>
          <w:rPr>
            <w:rStyle w:val="FunctionTok"/>
          </w:rPr>
          <w:t xml:space="preserve">abs</w:t>
        </w:r>
      </w:ins>
      <w:ins w:id="5804" w:author="PR Preview" w:date="2026-01-01T00:00:00Z">
        <w:r>
          <w:rPr>
            <w:rStyle w:val="NormalTok"/>
          </w:rPr>
          <w:t xml:space="preserve">(mtcars_loocv</w:t>
        </w:r>
      </w:ins>
      <w:ins w:id="5805" w:author="PR Preview" w:date="2026-01-01T00:00:00Z">
        <w:r>
          <w:rPr>
            <w:rStyle w:val="SpecialCharTok"/>
          </w:rPr>
          <w:t xml:space="preserve">$</w:t>
        </w:r>
      </w:ins>
      <w:ins w:id="5806" w:author="PR Preview" w:date="2026-01-01T00:00:00Z">
        <w:r>
          <w:rPr>
            <w:rStyle w:val="NormalTok"/>
          </w:rPr>
          <w:t xml:space="preserve">refitting </w:t>
        </w:r>
      </w:ins>
      <w:ins w:id="5807" w:author="PR Preview" w:date="2026-01-01T00:00:00Z">
        <w:r>
          <w:rPr>
            <w:rStyle w:val="SpecialCharTok"/>
          </w:rPr>
          <w:t xml:space="preserve">-</w:t>
        </w:r>
      </w:ins>
      <w:ins w:id="5808" w:author="PR Preview" w:date="2026-01-01T00:00:00Z">
        <w:r>
          <w:rPr>
            <w:rStyle w:val="NormalTok"/>
          </w:rPr>
          <w:t xml:space="preserve"> mtcars_loocv</w:t>
        </w:r>
      </w:ins>
      <w:ins w:id="5809" w:author="PR Preview" w:date="2026-01-01T00:00:00Z">
        <w:r>
          <w:rPr>
            <w:rStyle w:val="SpecialCharTok"/>
          </w:rPr>
          <w:t xml:space="preserve">$</w:t>
        </w:r>
      </w:ins>
      <w:ins w:id="5810" w:author="PR Preview" w:date="2026-01-01T00:00:00Z">
        <w:r>
          <w:rPr>
            <w:rStyle w:val="NormalTok"/>
          </w:rPr>
          <w:t xml:space="preserve">formula))</w:t>
        </w:r>
      </w:ins>
      <w:ins w:id="5811" w:author="PR Preview" w:date="2026-01-01T00:00:00Z">
        <w:r>
          <w:br/>
        </w:r>
      </w:ins>
      <w:ins w:id="5812" w:author="PR Preview" w:date="2026-01-01T00:00:00Z">
        <w:r>
          <w:rPr>
            <w:rStyle w:val="NormalTok"/>
          </w:rPr>
          <w:t xml:space="preserve">mtcars_best_loocv </w:t>
        </w:r>
      </w:ins>
      <w:ins w:id="5813" w:author="PR Preview" w:date="2026-01-01T00:00:00Z">
        <w:r>
          <w:rPr>
            <w:rStyle w:val="OtherTok"/>
          </w:rPr>
          <w:t xml:space="preserve">&lt;-</w:t>
        </w:r>
      </w:ins>
      <w:ins w:id="5814" w:author="PR Preview" w:date="2026-01-01T00:00:00Z">
        <w:r>
          <w:br/>
        </w:r>
      </w:ins>
      <w:ins w:id="5815" w:author="PR Preview" w:date="2026-01-01T00:00:00Z">
        <w:r>
          <w:rPr>
            <w:rStyle w:val="NormalTok"/>
          </w:rPr>
          <w:t xml:space="preserve">  mtcars_loocv</w:t>
        </w:r>
      </w:ins>
      <w:ins w:id="5816" w:author="PR Preview" w:date="2026-01-01T00:00:00Z">
        <w:r>
          <w:rPr>
            <w:rStyle w:val="SpecialCharTok"/>
          </w:rPr>
          <w:t xml:space="preserve">$</w:t>
        </w:r>
      </w:ins>
      <w:ins w:id="5817" w:author="PR Preview" w:date="2026-01-01T00:00:00Z">
        <w:r>
          <w:rPr>
            <w:rStyle w:val="NormalTok"/>
          </w:rPr>
          <w:t xml:space="preserve">degree[</w:t>
        </w:r>
      </w:ins>
      <w:ins w:id="5818" w:author="PR Preview" w:date="2026-01-01T00:00:00Z">
        <w:r>
          <w:rPr>
            <w:rStyle w:val="FunctionTok"/>
          </w:rPr>
          <w:t xml:space="preserve">which.min</w:t>
        </w:r>
      </w:ins>
      <w:ins w:id="5819" w:author="PR Preview" w:date="2026-01-01T00:00:00Z">
        <w:r>
          <w:rPr>
            <w:rStyle w:val="NormalTok"/>
          </w:rPr>
          <w:t xml:space="preserve">(mtcars_loocv</w:t>
        </w:r>
      </w:ins>
      <w:ins w:id="5820" w:author="PR Preview" w:date="2026-01-01T00:00:00Z">
        <w:r>
          <w:rPr>
            <w:rStyle w:val="SpecialCharTok"/>
          </w:rPr>
          <w:t xml:space="preserve">$</w:t>
        </w:r>
      </w:ins>
      <w:ins w:id="5821" w:author="PR Preview" w:date="2026-01-01T00:00:00Z">
        <w:r>
          <w:rPr>
            <w:rStyle w:val="NormalTok"/>
          </w:rPr>
          <w:t xml:space="preserve">formula)]</w:t>
        </w:r>
      </w:ins>
      <w:ins w:id="5822" w:author="PR Preview" w:date="2026-01-01T00:00:00Z">
        <w:r>
          <w:br/>
        </w:r>
      </w:ins>
      <w:ins w:id="5823" w:author="PR Preview" w:date="2026-01-01T00:00:00Z">
        <w:r>
          <w:rPr>
            <w:rStyle w:val="FunctionTok"/>
          </w:rPr>
          <w:t xml:space="preserve">c</w:t>
        </w:r>
      </w:ins>
      <w:ins w:id="5824" w:author="PR Preview" w:date="2026-01-01T00:00:00Z">
        <w:r>
          <w:rPr>
            <w:rStyle w:val="NormalTok"/>
          </w:rPr>
          <w:t xml:space="preserve">(</w:t>
        </w:r>
      </w:ins>
      <w:ins w:id="5825" w:author="PR Preview" w:date="2026-01-01T00:00:00Z">
        <w:r>
          <w:rPr>
            <w:rStyle w:val="AttributeTok"/>
          </w:rPr>
          <w:t xml:space="preserve">max_difference =</w:t>
        </w:r>
      </w:ins>
      <w:ins w:id="5826" w:author="PR Preview" w:date="2026-01-01T00:00:00Z">
        <w:r>
          <w:rPr>
            <w:rStyle w:val="NormalTok"/>
          </w:rPr>
          <w:t xml:space="preserve"> loocv_max_diff, </w:t>
        </w:r>
      </w:ins>
      <w:ins w:id="5827" w:author="PR Preview" w:date="2026-01-01T00:00:00Z">
        <w:r>
          <w:rPr>
            <w:rStyle w:val="AttributeTok"/>
          </w:rPr>
          <w:t xml:space="preserve">best_degree =</w:t>
        </w:r>
      </w:ins>
      <w:ins w:id="5828" w:author="PR Preview" w:date="2026-01-01T00:00:00Z">
        <w:r>
          <w:rPr>
            <w:rStyle w:val="NormalTok"/>
          </w:rPr>
          <w:t xml:space="preserve"> mtcars_best_loocv)</w:t>
        </w:r>
      </w:ins>
      <w:ins w:id="5829" w:author="PR Preview" w:date="2026-01-01T00:00:00Z">
        <w:r>
          <w:br/>
        </w:r>
      </w:ins>
      <w:ins w:id="5830" w:author="PR Preview" w:date="2026-01-01T00:00:00Z">
        <w:r>
          <w:rPr>
            <w:rStyle w:val="CommentTok"/>
          </w:rPr>
          <w:t xml:space="preserve">#&gt; max_difference    best_degree </w:t>
        </w:r>
      </w:ins>
      <w:ins w:id="5831" w:author="PR Preview" w:date="2026-01-01T00:00:00Z">
        <w:r>
          <w:br/>
        </w:r>
      </w:ins>
      <w:ins w:id="5832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5833" w:author="PR Preview" w:date="2026-01-01T00:00:00Z">
        <w:r>
          <w:t xml:space="preserve">The two columns differ by at most 8.9e-15,</w:t>
        </w:r>
      </w:ins>
      <w:ins w:id="5834" w:author="PR Preview" w:date="2026-01-01T00:00:00Z">
        <w:r>
          <w:t xml:space="preserve"> </w:t>
        </w:r>
      </w:ins>
      <w:ins w:id="5835" w:author="PR Preview" w:date="2026-01-01T00:00:00Z">
        <w:r>
          <w:t xml:space="preserve">which is rounding error.</w:t>
        </w:r>
      </w:ins>
      <w:ins w:id="5836" w:author="PR Preview" w:date="2026-01-01T00:00:00Z">
        <w:r>
          <w:t xml:space="preserve"> </w:t>
        </w:r>
      </w:ins>
      <w:ins w:id="5837" w:author="PR Preview" w:date="2026-01-01T00:00:00Z">
        <w:r>
          <w:t xml:space="preserve">The single-fit formula needs one fit per model instead of 32.</w:t>
        </w:r>
      </w:ins>
      <w:ins w:id="5838" w:author="PR Preview" w:date="2026-01-01T00:00:00Z">
        <w:r>
          <w:t xml:space="preserve"> </w:t>
        </w:r>
      </w:ins>
      <w:ins w:id="5839" w:author="PR Preview" w:date="2026-01-01T00:00:00Z">
        <w:r>
          <w:t xml:space="preserve">LOOCV picks degree 2,</w:t>
        </w:r>
      </w:ins>
      <w:ins w:id="5840" w:author="PR Preview" w:date="2026-01-01T00:00:00Z">
        <w:r>
          <w:t xml:space="preserve"> </w:t>
        </w:r>
      </w:ins>
      <w:ins w:id="5841" w:author="PR Preview" w:date="2026-01-01T00:00:00Z">
        <w:r>
          <w:t xml:space="preserve">and because LOOCV is not random (</w:t>
        </w:r>
      </w:ins>
      <w:hyperlink w:anchor="lem-loocv-not-random">
        <w:ins w:id="584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843" w:author="PR Preview" w:date="2026-01-01T00:00:00Z">
        <w:r>
          <w:t xml:space="preserve">),</w:t>
        </w:r>
      </w:ins>
      <w:ins w:id="5844" w:author="PR Preview" w:date="2026-01-01T00:00:00Z">
        <w:r>
          <w:t xml:space="preserve"> </w:t>
        </w:r>
      </w:ins>
      <w:ins w:id="5845" w:author="PR Preview" w:date="2026-01-01T00:00:00Z">
        <w:r>
          <w:t xml:space="preserve">rerunning it always gives the same choice.</w:t>
        </w:r>
      </w:ins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del w:id="5846" w:author="PR Preview" w:date="2026-01-01T00:00:00Z">
        <w:r>
          <w:rPr>
            <w:b/>
            <w:bCs/>
          </w:rPr>
          <w:delText xml:space="preserve">Definition 60 (Cross-validation estimate of a named procedure)</w:delText>
        </w:r>
      </w:del>
      <w:del w:id="5847" w:author="PR Preview" w:date="2026-01-01T00:00:00Z">
        <w:r>
          <w:delText xml:space="preserve"> </w:delText>
        </w:r>
      </w:del>
      <w:del w:id="5848" w:author="PR Preview" w:date="2026-01-01T00:00:00Z">
        <w:r>
          <w:delText xml:space="preserve">Let a</w:delText>
        </w:r>
      </w:del>
      <w:del w:id="5849" w:author="PR Preview" w:date="2026-01-01T00:00:00Z">
        <w:r>
          <w:delText xml:space="preserve"> </w:delText>
        </w:r>
      </w:del>
      <w:hyperlink w:anchor="def-training-set">
        <w:del w:id="585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8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52" w:author="PR Preview" w:date="2026-01-01T00:00:00Z">
        <w:r>
          <w:delText xml:space="preserve">, indexed by</w:delText>
        </w:r>
      </w:del>
      <w:del w:id="5853" w:author="PR Preview" w:date="2026-01-01T00:00:00Z">
        <w:r>
          <w:delText xml:space="preserve"> </w:delText>
        </w:r>
      </w:del>
      <m:oMath>
        <m:r>
          <m:t>I</m:t>
        </m:r>
      </m:oMath>
      <w:del w:id="5854" w:author="PR Preview" w:date="2026-01-01T00:00:00Z">
        <w:r>
          <w:delText xml:space="preserve">,</w:delText>
        </w:r>
      </w:del>
      <w:del w:id="5855" w:author="PR Preview" w:date="2026-01-01T00:00:00Z">
        <w:r>
          <w:delText xml:space="preserve"> </w:delText>
        </w:r>
      </w:del>
      <w:del w:id="5856" w:author="PR Preview" w:date="2026-01-01T00:00:00Z">
        <w:r>
          <w:delText xml:space="preserve">be divided into</w:delText>
        </w:r>
      </w:del>
      <w:del w:id="5857" w:author="PR Preview" w:date="2026-01-01T00:00:00Z">
        <w:r>
          <w:delText xml:space="preserve"> </w:delText>
        </w:r>
      </w:del>
      <w:hyperlink w:anchor="def-folds">
        <w:del w:id="585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8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860" w:author="PR Preview" w:date="2026-01-01T00:00:00Z">
        <w:r>
          <w:delText xml:space="preserve">.</w:delText>
        </w:r>
      </w:del>
      <w:del w:id="5861" w:author="PR Preview" w:date="2026-01-01T00:00:00Z">
        <w:r>
          <w:delText xml:space="preserve"> </w:delText>
        </w:r>
      </w:del>
      <w:del w:id="5862" w:author="PR Preview" w:date="2026-01-01T00:00:00Z">
        <w:r>
          <w:delText xml:space="preserve">The</w:delText>
        </w:r>
      </w:del>
      <w:del w:id="5863" w:author="PR Preview" w:date="2026-01-01T00:00:00Z">
        <w:r>
          <w:delText xml:space="preserve"> </w:delText>
        </w:r>
      </w:del>
      <w:del w:id="5864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5865" w:author="PR Preview" w:date="2026-01-01T00:00:00Z">
        <w:r>
          <w:delText xml:space="preserve"> </w:delText>
        </w:r>
      </w:del>
      <m:oMath>
        <m:r>
          <m:t>g</m:t>
        </m:r>
      </m:oMath>
      <w:del w:id="5866" w:author="PR Preview" w:date="2026-01-01T00:00:00Z">
        <w:r>
          <w:delText xml:space="preserve"> </w:delText>
        </w:r>
      </w:del>
      <w:del w:id="5867" w:author="PR Preview" w:date="2026-01-01T00:00:00Z">
        <w:r>
          <w:delText xml:space="preserve">on</w:delText>
        </w:r>
      </w:del>
      <w:del w:id="58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69" w:author="PR Preview" w:date="2026-01-01T00:00:00Z">
        <w:r>
          <w:delText xml:space="preserve">,</w:delText>
        </w:r>
      </w:del>
      <w:del w:id="5870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5871" w:author="PR Preview" w:date="2026-01-01T00:00:00Z">
        <w:r>
          <w:delText xml:space="preserve">,</w:delText>
        </w:r>
      </w:del>
      <w:del w:id="5872" w:author="PR Preview" w:date="2026-01-01T00:00:00Z">
        <w:r>
          <w:delText xml:space="preserve"> </w:delText>
        </w:r>
      </w:del>
      <w:del w:id="5873" w:author="PR Preview" w:date="2026-01-01T00:00:00Z">
        <w:r>
          <w:delText xml:space="preserve">is the</w:delText>
        </w:r>
      </w:del>
      <w:del w:id="5874" w:author="PR Preview" w:date="2026-01-01T00:00:00Z">
        <w:r>
          <w:delText xml:space="preserve"> </w:delText>
        </w:r>
      </w:del>
      <w:hyperlink w:anchor="def-cv-estimate">
        <w:del w:id="587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876" w:author="PR Preview" w:date="2026-01-01T00:00:00Z">
        <w:r>
          <w:delText xml:space="preserve"> </w:delText>
        </w:r>
      </w:del>
      <w:del w:id="5877" w:author="PR Preview" w:date="2026-01-01T00:00:00Z">
        <w:r>
          <w:delText xml:space="preserve">computed with</w:delText>
        </w:r>
      </w:del>
      <w:del w:id="5878" w:author="PR Preview" w:date="2026-01-01T00:00:00Z">
        <w:r>
          <w:delText xml:space="preserve"> </w:delText>
        </w:r>
      </w:del>
      <w:hyperlink w:anchor="def-fold-out-fitted-model">
        <w:del w:id="5879" w:author="PR Preview" w:date="2026-01-01T00:00:00Z">
          <w:r>
            <w:rPr>
              <w:rStyle w:val="Hyperlink"/>
            </w:rPr>
            <w:delText xml:space="preserve">fold-out fitted models</w:delText>
          </w:r>
        </w:del>
      </w:hyperlink>
      <w:del w:id="5880" w:author="PR Preview" w:date="2026-01-01T00:00:00Z">
        <w:r>
          <w:delText xml:space="preserve"> </w:delText>
        </w:r>
      </w:del>
      <w:del w:id="5881" w:author="PR Preview" w:date="2026-01-01T00:00:00Z">
        <w:r>
          <w:delText xml:space="preserve">that</w:delText>
        </w:r>
      </w:del>
      <w:del w:id="5882" w:author="PR Preview" w:date="2026-01-01T00:00:00Z">
        <w:r>
          <w:delText xml:space="preserve"> </w:delText>
        </w:r>
      </w:del>
      <m:oMath>
        <m:r>
          <m:t>g</m:t>
        </m:r>
      </m:oMath>
      <w:del w:id="5883" w:author="PR Preview" w:date="2026-01-01T00:00:00Z">
        <w:r>
          <w:delText xml:space="preserve"> </w:delText>
        </w:r>
      </w:del>
      <w:del w:id="5884" w:author="PR Preview" w:date="2026-01-01T00:00:00Z">
        <w:r>
          <w:delText xml:space="preserve">produces from</w:delText>
        </w:r>
      </w:del>
      <w:del w:id="58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886" w:author="PR Preview" w:date="2026-01-01T00:00:00Z">
        <w:r>
          <w:delText xml:space="preserve">:</w:delText>
        </w:r>
      </w:del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p>
      <w:pPr>
        <w:pStyle w:val="FirstParagraph"/>
      </w:pPr>
      <w:del w:id="5887" w:author="PR Preview" w:date="2026-01-01T00:00:00Z">
        <w:r>
          <w:rPr>
            <w:b/>
            <w:bCs/>
          </w:rPr>
          <w:delText xml:space="preserve">Definition 61 (Cross-validation choice procedure)</w:delText>
        </w:r>
      </w:del>
      <w:del w:id="5888" w:author="PR Preview" w:date="2026-01-01T00:00:00Z">
        <w:r>
          <w:delText xml:space="preserve"> </w:delText>
        </w:r>
      </w:del>
      <w:del w:id="5889" w:author="PR Preview" w:date="2026-01-01T00:00:00Z">
        <w:r>
          <w:delText xml:space="preserve">Given candidate</w:delText>
        </w:r>
      </w:del>
      <w:del w:id="5890" w:author="PR Preview" w:date="2026-01-01T00:00:00Z">
        <w:r>
          <w:delText xml:space="preserve"> </w:delText>
        </w:r>
      </w:del>
      <w:hyperlink w:anchor="def-fitting-procedure">
        <w:del w:id="589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89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893" w:author="PR Preview" w:date="2026-01-01T00:00:00Z">
        <w:r>
          <w:delText xml:space="preserve">,</w:delText>
        </w:r>
      </w:del>
      <w:del w:id="5894" w:author="PR Preview" w:date="2026-01-01T00:00:00Z">
        <w:r>
          <w:delText xml:space="preserve"> </w:delText>
        </w:r>
      </w:del>
      <w:del w:id="5895" w:author="PR Preview" w:date="2026-01-01T00:00:00Z">
        <w:r>
          <w:delText xml:space="preserve">the</w:delText>
        </w:r>
      </w:del>
      <w:del w:id="5896" w:author="PR Preview" w:date="2026-01-01T00:00:00Z">
        <w:r>
          <w:delText xml:space="preserve"> </w:delText>
        </w:r>
      </w:del>
      <w:del w:id="5897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589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5899" w:author="PR Preview" w:date="2026-01-01T00:00:00Z">
        <w:r>
          <w:delText xml:space="preserve"> </w:delText>
        </w:r>
      </w:del>
      <w:del w:id="5900" w:author="PR Preview" w:date="2026-01-01T00:00:00Z">
        <w:r>
          <w:delText xml:space="preserve">is the fitting procedure that,</w:delText>
        </w:r>
      </w:del>
      <w:del w:id="5901" w:author="PR Preview" w:date="2026-01-01T00:00:00Z">
        <w:r>
          <w:delText xml:space="preserve"> </w:delText>
        </w:r>
      </w:del>
      <w:del w:id="5902" w:author="PR Preview" w:date="2026-01-01T00:00:00Z">
        <w:r>
          <w:delText xml:space="preserve">applied to a</w:delText>
        </w:r>
      </w:del>
      <w:del w:id="5903" w:author="PR Preview" w:date="2026-01-01T00:00:00Z">
        <w:r>
          <w:delText xml:space="preserve"> </w:delText>
        </w:r>
      </w:del>
      <w:hyperlink w:anchor="def-training-set">
        <w:del w:id="590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06" w:author="PR Preview" w:date="2026-01-01T00:00:00Z">
        <w:r>
          <w:delText xml:space="preserve">,</w:delText>
        </w:r>
      </w:del>
      <w:del w:id="5907" w:author="PR Preview" w:date="2026-01-01T00:00:00Z">
        <w:r>
          <w:delText xml:space="preserve"> </w:delText>
        </w:r>
      </w:del>
      <w:del w:id="5908" w:author="PR Preview" w:date="2026-01-01T00:00:00Z">
        <w:r>
          <w:delText xml:space="preserve">divides</w:delText>
        </w:r>
      </w:del>
      <w:del w:id="59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10" w:author="PR Preview" w:date="2026-01-01T00:00:00Z">
        <w:r>
          <w:delText xml:space="preserve"> </w:delText>
        </w:r>
      </w:del>
      <w:del w:id="5911" w:author="PR Preview" w:date="2026-01-01T00:00:00Z">
        <w:r>
          <w:delText xml:space="preserve">into</w:delText>
        </w:r>
      </w:del>
      <w:del w:id="5912" w:author="PR Preview" w:date="2026-01-01T00:00:00Z">
        <w:r>
          <w:delText xml:space="preserve"> </w:delText>
        </w:r>
      </w:del>
      <m:oMath>
        <m:r>
          <m:t>k</m:t>
        </m:r>
      </m:oMath>
      <w:del w:id="5913" w:author="PR Preview" w:date="2026-01-01T00:00:00Z">
        <w:r>
          <w:delText xml:space="preserve"> </w:delText>
        </w:r>
      </w:del>
      <w:hyperlink w:anchor="def-folds">
        <w:del w:id="5914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5915" w:author="PR Preview" w:date="2026-01-01T00:00:00Z">
        <w:r>
          <w:delText xml:space="preserve">,</w:delText>
        </w:r>
      </w:del>
      <w:del w:id="5916" w:author="PR Preview" w:date="2026-01-01T00:00:00Z">
        <w:r>
          <w:delText xml:space="preserve"> </w:delText>
        </w:r>
      </w:del>
      <w:del w:id="5917" w:author="PR Preview" w:date="2026-01-01T00:00:00Z">
        <w:r>
          <w:delText xml:space="preserve">computes each candidate’s</w:delText>
        </w:r>
      </w:del>
      <w:del w:id="5918" w:author="PR Preview" w:date="2026-01-01T00:00:00Z">
        <w:r>
          <w:delText xml:space="preserve"> </w:delText>
        </w:r>
      </w:del>
      <w:hyperlink w:anchor="def-cv-estimate-indexed">
        <w:del w:id="591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920" w:author="PR Preview" w:date="2026-01-01T00:00:00Z">
        <w:r>
          <w:delText xml:space="preserve"> </w:delText>
        </w:r>
      </w:del>
      <w:del w:id="5921" w:author="PR Preview" w:date="2026-01-01T00:00:00Z">
        <w:r>
          <w:delText xml:space="preserve">on</w:delText>
        </w:r>
      </w:del>
      <w:del w:id="59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23" w:author="PR Preview" w:date="2026-01-01T00:00:00Z">
        <w:r>
          <w:delText xml:space="preserve"> </w:delText>
        </w:r>
      </w:del>
      <w:del w:id="5924" w:author="PR Preview" w:date="2026-01-01T00:00:00Z">
        <w:r>
          <w:delText xml:space="preserve">with those folds,</w:delText>
        </w:r>
      </w:del>
      <w:del w:id="5925" w:author="PR Preview" w:date="2026-01-01T00:00:00Z">
        <w:r>
          <w:delText xml:space="preserve"> </w:delText>
        </w:r>
      </w:del>
      <w:del w:id="5926" w:author="PR Preview" w:date="2026-01-01T00:00:00Z">
        <w:r>
          <w:delText xml:space="preserve">and applies to</w:delText>
        </w:r>
      </w:del>
      <w:del w:id="59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28" w:author="PR Preview" w:date="2026-01-01T00:00:00Z">
        <w:r>
          <w:delText xml:space="preserve"> </w:delText>
        </w:r>
      </w:del>
      <w:del w:id="5929" w:author="PR Preview" w:date="2026-01-01T00:00:00Z">
        <w:r>
          <w:delText xml:space="preserve">the candidate with the smallest estimate,</w:delText>
        </w:r>
      </w:del>
      <w:del w:id="5930" w:author="PR Preview" w:date="2026-01-01T00:00:00Z">
        <w:r>
          <w:delText xml:space="preserve"> </w:delText>
        </w:r>
      </w:del>
      <w:del w:id="5931" w:author="PR Preview" w:date="2026-01-01T00:00:00Z">
        <w:r>
          <w:delText xml:space="preserve">taking the smallest</w:delText>
        </w:r>
      </w:del>
      <w:del w:id="5932" w:author="PR Preview" w:date="2026-01-01T00:00:00Z">
        <w:r>
          <w:delText xml:space="preserve"> </w:delText>
        </w:r>
      </w:del>
      <m:oMath>
        <m:r>
          <m:t>l</m:t>
        </m:r>
      </m:oMath>
      <w:del w:id="5933" w:author="PR Preview" w:date="2026-01-01T00:00:00Z">
        <w:r>
          <w:delText xml:space="preserve"> </w:delText>
        </w:r>
      </w:del>
      <w:del w:id="5934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p>
      <w:pPr>
        <w:pStyle w:val="FirstParagraph"/>
      </w:pPr>
      <w:del w:id="5935" w:author="PR Preview" w:date="2026-01-01T00:00:00Z">
        <w:r>
          <w:rPr>
            <w:b/>
            <w:bCs/>
          </w:rPr>
          <w:delText xml:space="preserve">Example 37 (Inputs of the cross-validation choice procedure)</w:delText>
        </w:r>
      </w:del>
      <w:del w:id="5936" w:author="PR Preview" w:date="2026-01-01T00:00:00Z">
        <w:r>
          <w:delText xml:space="preserve"> </w:delText>
        </w:r>
      </w:del>
      <w:del w:id="5937" w:author="PR Preview" w:date="2026-01-01T00:00:00Z">
        <w:r>
          <w:delText xml:space="preserve">The</w:delText>
        </w:r>
      </w:del>
      <w:del w:id="5938" w:author="PR Preview" w:date="2026-01-01T00:00:00Z">
        <w:r>
          <w:delText xml:space="preserve"> </w:delText>
        </w:r>
      </w:del>
      <w:hyperlink w:anchor="def-cv-choice">
        <w:del w:id="5939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5940" w:author="PR Preview" w:date="2026-01-01T00:00:00Z">
        <w:r>
          <w:delText xml:space="preserve"> </w:delText>
        </w:r>
      </w:del>
      <m:oMath>
        <m:r>
          <m:t>g</m:t>
        </m:r>
      </m:oMath>
      <w:del w:id="5941" w:author="PR Preview" w:date="2026-01-01T00:00:00Z">
        <w:r>
          <w:delText xml:space="preserve"> </w:delText>
        </w:r>
      </w:del>
      <w:del w:id="5942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5943" w:author="PR Preview" w:date="2026-01-01T00:00:00Z">
        <w:r>
          <w:rPr>
            <w:b/>
            <w:bCs/>
          </w:rPr>
          <w:t xml:space="preserve">Definition 61 (Cross-validation estimate of a named procedure)</w:t>
        </w:r>
      </w:ins>
      <w:ins w:id="5944" w:author="PR Preview" w:date="2026-01-01T00:00:00Z">
        <w:r>
          <w:t xml:space="preserve"> </w:t>
        </w:r>
      </w:ins>
      <w:ins w:id="5945" w:author="PR Preview" w:date="2026-01-01T00:00:00Z">
        <w:r>
          <w:t xml:space="preserve">Let a</w:t>
        </w:r>
      </w:ins>
      <w:ins w:id="5946" w:author="PR Preview" w:date="2026-01-01T00:00:00Z">
        <w:r>
          <w:t xml:space="preserve"> </w:t>
        </w:r>
      </w:ins>
      <w:hyperlink w:anchor="def-training-set">
        <w:ins w:id="594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9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49" w:author="PR Preview" w:date="2026-01-01T00:00:00Z">
        <w:r>
          <w:t xml:space="preserve">, indexed by</w:t>
        </w:r>
      </w:ins>
      <w:ins w:id="5950" w:author="PR Preview" w:date="2026-01-01T00:00:00Z">
        <w:r>
          <w:t xml:space="preserve"> </w:t>
        </w:r>
      </w:ins>
      <m:oMath>
        <m:r>
          <m:t>I</m:t>
        </m:r>
      </m:oMath>
      <w:ins w:id="5951" w:author="PR Preview" w:date="2026-01-01T00:00:00Z">
        <w:r>
          <w:t xml:space="preserve">,</w:t>
        </w:r>
      </w:ins>
      <w:ins w:id="5952" w:author="PR Preview" w:date="2026-01-01T00:00:00Z">
        <w:r>
          <w:t xml:space="preserve"> </w:t>
        </w:r>
      </w:ins>
      <w:ins w:id="5953" w:author="PR Preview" w:date="2026-01-01T00:00:00Z">
        <w:r>
          <w:t xml:space="preserve">be divided into</w:t>
        </w:r>
      </w:ins>
      <w:ins w:id="5954" w:author="PR Preview" w:date="2026-01-01T00:00:00Z">
        <w:r>
          <w:t xml:space="preserve"> </w:t>
        </w:r>
      </w:ins>
      <w:hyperlink w:anchor="def-folds">
        <w:ins w:id="595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59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5957" w:author="PR Preview" w:date="2026-01-01T00:00:00Z">
        <w:r>
          <w:t xml:space="preserve">.</w:t>
        </w:r>
      </w:ins>
      <w:ins w:id="5958" w:author="PR Preview" w:date="2026-01-01T00:00:00Z">
        <w:r>
          <w:t xml:space="preserve"> </w:t>
        </w:r>
      </w:ins>
      <w:ins w:id="5959" w:author="PR Preview" w:date="2026-01-01T00:00:00Z">
        <w:r>
          <w:t xml:space="preserve">The</w:t>
        </w:r>
      </w:ins>
      <w:ins w:id="5960" w:author="PR Preview" w:date="2026-01-01T00:00:00Z">
        <w:r>
          <w:t xml:space="preserve"> </w:t>
        </w:r>
      </w:ins>
      <w:ins w:id="5961" w:author="PR Preview" w:date="2026-01-01T00:00:00Z">
        <w:r>
          <w:rPr>
            <w:b/>
            <w:bCs/>
          </w:rPr>
          <w:t xml:space="preserve">cross-validation estimate of procedure</w:t>
        </w:r>
      </w:ins>
      <w:ins w:id="5962" w:author="PR Preview" w:date="2026-01-01T00:00:00Z">
        <w:r>
          <w:t xml:space="preserve"> </w:t>
        </w:r>
      </w:ins>
      <m:oMath>
        <m:r>
          <m:t>g</m:t>
        </m:r>
      </m:oMath>
      <w:ins w:id="5963" w:author="PR Preview" w:date="2026-01-01T00:00:00Z">
        <w:r>
          <w:t xml:space="preserve"> </w:t>
        </w:r>
      </w:ins>
      <w:ins w:id="5964" w:author="PR Preview" w:date="2026-01-01T00:00:00Z">
        <w:r>
          <w:t xml:space="preserve">on</w:t>
        </w:r>
      </w:ins>
      <w:ins w:id="59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66" w:author="PR Preview" w:date="2026-01-01T00:00:00Z">
        <w:r>
          <w:t xml:space="preserve">,</w:t>
        </w:r>
      </w:ins>
      <w:ins w:id="5967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968" w:author="PR Preview" w:date="2026-01-01T00:00:00Z">
        <w:r>
          <w:t xml:space="preserve">,</w:t>
        </w:r>
      </w:ins>
      <w:ins w:id="5969" w:author="PR Preview" w:date="2026-01-01T00:00:00Z">
        <w:r>
          <w:t xml:space="preserve"> </w:t>
        </w:r>
      </w:ins>
      <w:ins w:id="5970" w:author="PR Preview" w:date="2026-01-01T00:00:00Z">
        <w:r>
          <w:t xml:space="preserve">is the</w:t>
        </w:r>
      </w:ins>
      <w:ins w:id="5971" w:author="PR Preview" w:date="2026-01-01T00:00:00Z">
        <w:r>
          <w:t xml:space="preserve"> </w:t>
        </w:r>
      </w:ins>
      <w:hyperlink w:anchor="def-cv-estimate">
        <w:ins w:id="597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973" w:author="PR Preview" w:date="2026-01-01T00:00:00Z">
        <w:r>
          <w:t xml:space="preserve"> </w:t>
        </w:r>
      </w:ins>
      <w:ins w:id="5974" w:author="PR Preview" w:date="2026-01-01T00:00:00Z">
        <w:r>
          <w:t xml:space="preserve">computed with</w:t>
        </w:r>
      </w:ins>
      <w:ins w:id="5975" w:author="PR Preview" w:date="2026-01-01T00:00:00Z">
        <w:r>
          <w:t xml:space="preserve"> </w:t>
        </w:r>
      </w:ins>
      <w:hyperlink w:anchor="def-fold-out-fitted-model">
        <w:ins w:id="5976" w:author="PR Preview" w:date="2026-01-01T00:00:00Z">
          <w:r>
            <w:rPr>
              <w:rStyle w:val="Hyperlink"/>
            </w:rPr>
            <w:t xml:space="preserve">fold-out fitted models</w:t>
          </w:r>
        </w:ins>
      </w:hyperlink>
      <w:ins w:id="5977" w:author="PR Preview" w:date="2026-01-01T00:00:00Z">
        <w:r>
          <w:t xml:space="preserve"> </w:t>
        </w:r>
      </w:ins>
      <w:ins w:id="5978" w:author="PR Preview" w:date="2026-01-01T00:00:00Z">
        <w:r>
          <w:t xml:space="preserve">that</w:t>
        </w:r>
      </w:ins>
      <w:ins w:id="5979" w:author="PR Preview" w:date="2026-01-01T00:00:00Z">
        <w:r>
          <w:t xml:space="preserve"> </w:t>
        </w:r>
      </w:ins>
      <m:oMath>
        <m:r>
          <m:t>g</m:t>
        </m:r>
      </m:oMath>
      <w:ins w:id="5980" w:author="PR Preview" w:date="2026-01-01T00:00:00Z">
        <w:r>
          <w:t xml:space="preserve"> </w:t>
        </w:r>
      </w:ins>
      <w:ins w:id="5981" w:author="PR Preview" w:date="2026-01-01T00:00:00Z">
        <w:r>
          <w:t xml:space="preserve">produces from</w:t>
        </w:r>
      </w:ins>
      <w:ins w:id="59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983" w:author="PR Preview" w:date="2026-01-01T00:00:00Z">
        <w:r>
          <w:t xml:space="preserve">:</w:t>
        </w:r>
      </w:ins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ins w:id="5984" w:author="PR Preview" w:date="2026-01-01T00:00:00Z">
        <w:r>
          <w:rPr>
            <w:b/>
            <w:bCs/>
          </w:rPr>
          <w:t xml:space="preserve">Definition 62 (Cross-validation choice procedure)</w:t>
        </w:r>
      </w:ins>
      <w:ins w:id="5985" w:author="PR Preview" w:date="2026-01-01T00:00:00Z">
        <w:r>
          <w:t xml:space="preserve"> </w:t>
        </w:r>
      </w:ins>
      <w:ins w:id="5986" w:author="PR Preview" w:date="2026-01-01T00:00:00Z">
        <w:r>
          <w:t xml:space="preserve">Given candidate</w:t>
        </w:r>
      </w:ins>
      <w:ins w:id="5987" w:author="PR Preview" w:date="2026-01-01T00:00:00Z">
        <w:r>
          <w:t xml:space="preserve"> </w:t>
        </w:r>
      </w:ins>
      <w:hyperlink w:anchor="def-fitting-procedure">
        <w:ins w:id="598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9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990" w:author="PR Preview" w:date="2026-01-01T00:00:00Z">
        <w:r>
          <w:t xml:space="preserve">,</w:t>
        </w:r>
      </w:ins>
      <w:ins w:id="5991" w:author="PR Preview" w:date="2026-01-01T00:00:00Z">
        <w:r>
          <w:t xml:space="preserve"> </w:t>
        </w:r>
      </w:ins>
      <w:ins w:id="5992" w:author="PR Preview" w:date="2026-01-01T00:00:00Z">
        <w:r>
          <w:t xml:space="preserve">the</w:t>
        </w:r>
      </w:ins>
      <w:ins w:id="5993" w:author="PR Preview" w:date="2026-01-01T00:00:00Z">
        <w:r>
          <w:t xml:space="preserve"> </w:t>
        </w:r>
      </w:ins>
      <w:ins w:id="5994" w:author="PR Preview" w:date="2026-01-01T00:00:00Z">
        <w:r>
          <w:rPr>
            <w:b/>
            <w:bCs/>
          </w:rPr>
          <w:t xml:space="preserve">cross-validation choice procedure</w:t>
        </w:r>
      </w:ins>
      <w:ins w:id="599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5996" w:author="PR Preview" w:date="2026-01-01T00:00:00Z">
        <w:r>
          <w:t xml:space="preserve"> </w:t>
        </w:r>
      </w:ins>
      <w:ins w:id="5997" w:author="PR Preview" w:date="2026-01-01T00:00:00Z">
        <w:r>
          <w:t xml:space="preserve">is the fitting procedure that,</w:t>
        </w:r>
      </w:ins>
      <w:ins w:id="5998" w:author="PR Preview" w:date="2026-01-01T00:00:00Z">
        <w:r>
          <w:t xml:space="preserve"> </w:t>
        </w:r>
      </w:ins>
      <w:ins w:id="5999" w:author="PR Preview" w:date="2026-01-01T00:00:00Z">
        <w:r>
          <w:t xml:space="preserve">applied to a</w:t>
        </w:r>
      </w:ins>
      <w:ins w:id="6000" w:author="PR Preview" w:date="2026-01-01T00:00:00Z">
        <w:r>
          <w:t xml:space="preserve"> </w:t>
        </w:r>
      </w:ins>
      <w:hyperlink w:anchor="def-training-set">
        <w:ins w:id="600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0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03" w:author="PR Preview" w:date="2026-01-01T00:00:00Z">
        <w:r>
          <w:t xml:space="preserve">,</w:t>
        </w:r>
      </w:ins>
      <w:ins w:id="6004" w:author="PR Preview" w:date="2026-01-01T00:00:00Z">
        <w:r>
          <w:t xml:space="preserve"> </w:t>
        </w:r>
      </w:ins>
      <w:ins w:id="6005" w:author="PR Preview" w:date="2026-01-01T00:00:00Z">
        <w:r>
          <w:t xml:space="preserve">divides</w:t>
        </w:r>
      </w:ins>
      <w:ins w:id="60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07" w:author="PR Preview" w:date="2026-01-01T00:00:00Z">
        <w:r>
          <w:t xml:space="preserve"> </w:t>
        </w:r>
      </w:ins>
      <w:ins w:id="6008" w:author="PR Preview" w:date="2026-01-01T00:00:00Z">
        <w:r>
          <w:t xml:space="preserve">into</w:t>
        </w:r>
      </w:ins>
      <w:ins w:id="6009" w:author="PR Preview" w:date="2026-01-01T00:00:00Z">
        <w:r>
          <w:t xml:space="preserve"> </w:t>
        </w:r>
      </w:ins>
      <m:oMath>
        <m:r>
          <m:t>k</m:t>
        </m:r>
      </m:oMath>
      <w:ins w:id="6010" w:author="PR Preview" w:date="2026-01-01T00:00:00Z">
        <w:r>
          <w:t xml:space="preserve"> </w:t>
        </w:r>
      </w:ins>
      <w:hyperlink w:anchor="def-folds">
        <w:ins w:id="601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6012" w:author="PR Preview" w:date="2026-01-01T00:00:00Z">
        <w:r>
          <w:t xml:space="preserve">,</w:t>
        </w:r>
      </w:ins>
      <w:ins w:id="6013" w:author="PR Preview" w:date="2026-01-01T00:00:00Z">
        <w:r>
          <w:t xml:space="preserve"> </w:t>
        </w:r>
      </w:ins>
      <w:ins w:id="6014" w:author="PR Preview" w:date="2026-01-01T00:00:00Z">
        <w:r>
          <w:t xml:space="preserve">computes each candidate’s</w:t>
        </w:r>
      </w:ins>
      <w:ins w:id="6015" w:author="PR Preview" w:date="2026-01-01T00:00:00Z">
        <w:r>
          <w:t xml:space="preserve"> </w:t>
        </w:r>
      </w:ins>
      <w:hyperlink w:anchor="def-cv-estimate-indexed">
        <w:ins w:id="601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017" w:author="PR Preview" w:date="2026-01-01T00:00:00Z">
        <w:r>
          <w:t xml:space="preserve"> </w:t>
        </w:r>
      </w:ins>
      <w:ins w:id="6018" w:author="PR Preview" w:date="2026-01-01T00:00:00Z">
        <w:r>
          <w:t xml:space="preserve">on</w:t>
        </w:r>
      </w:ins>
      <w:ins w:id="60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20" w:author="PR Preview" w:date="2026-01-01T00:00:00Z">
        <w:r>
          <w:t xml:space="preserve"> </w:t>
        </w:r>
      </w:ins>
      <w:ins w:id="6021" w:author="PR Preview" w:date="2026-01-01T00:00:00Z">
        <w:r>
          <w:t xml:space="preserve">with those folds,</w:t>
        </w:r>
      </w:ins>
      <w:ins w:id="6022" w:author="PR Preview" w:date="2026-01-01T00:00:00Z">
        <w:r>
          <w:t xml:space="preserve"> </w:t>
        </w:r>
      </w:ins>
      <w:ins w:id="6023" w:author="PR Preview" w:date="2026-01-01T00:00:00Z">
        <w:r>
          <w:t xml:space="preserve">and applies to</w:t>
        </w:r>
      </w:ins>
      <w:ins w:id="60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25" w:author="PR Preview" w:date="2026-01-01T00:00:00Z">
        <w:r>
          <w:t xml:space="preserve"> </w:t>
        </w:r>
      </w:ins>
      <w:ins w:id="6026" w:author="PR Preview" w:date="2026-01-01T00:00:00Z">
        <w:r>
          <w:t xml:space="preserve">the candidate with the smallest estimate,</w:t>
        </w:r>
      </w:ins>
      <w:ins w:id="6027" w:author="PR Preview" w:date="2026-01-01T00:00:00Z">
        <w:r>
          <w:t xml:space="preserve"> </w:t>
        </w:r>
      </w:ins>
      <w:ins w:id="6028" w:author="PR Preview" w:date="2026-01-01T00:00:00Z">
        <w:r>
          <w:t xml:space="preserve">taking the smallest</w:t>
        </w:r>
      </w:ins>
      <w:ins w:id="6029" w:author="PR Preview" w:date="2026-01-01T00:00:00Z">
        <w:r>
          <w:t xml:space="preserve"> </w:t>
        </w:r>
      </w:ins>
      <m:oMath>
        <m:r>
          <m:t>l</m:t>
        </m:r>
      </m:oMath>
      <w:ins w:id="6030" w:author="PR Preview" w:date="2026-01-01T00:00:00Z">
        <w:r>
          <w:t xml:space="preserve"> </w:t>
        </w:r>
      </w:ins>
      <w:ins w:id="6031" w:author="PR Preview" w:date="2026-01-01T00:00:00Z">
        <w:r>
          <w:t xml:space="preserve">if several tie:</w:t>
        </w:r>
      </w:ins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ins w:id="6032" w:author="PR Preview" w:date="2026-01-01T00:00:00Z">
        <w:r>
          <w:rPr>
            <w:b/>
            <w:bCs/>
          </w:rPr>
          <w:t xml:space="preserve">Example 38 (Inputs of the cross-validation choice procedure)</w:t>
        </w:r>
      </w:ins>
      <w:ins w:id="6033" w:author="PR Preview" w:date="2026-01-01T00:00:00Z">
        <w:r>
          <w:t xml:space="preserve"> </w:t>
        </w:r>
      </w:ins>
      <w:ins w:id="6034" w:author="PR Preview" w:date="2026-01-01T00:00:00Z">
        <w:r>
          <w:t xml:space="preserve">The</w:t>
        </w:r>
      </w:ins>
      <w:ins w:id="6035" w:author="PR Preview" w:date="2026-01-01T00:00:00Z">
        <w:r>
          <w:t xml:space="preserve"> </w:t>
        </w:r>
      </w:ins>
      <w:hyperlink w:anchor="def-cv-choice">
        <w:ins w:id="6036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037" w:author="PR Preview" w:date="2026-01-01T00:00:00Z">
        <w:r>
          <w:t xml:space="preserve"> </w:t>
        </w:r>
      </w:ins>
      <m:oMath>
        <m:r>
          <m:t>g</m:t>
        </m:r>
      </m:oMath>
      <w:ins w:id="6038" w:author="PR Preview" w:date="2026-01-01T00:00:00Z">
        <w:r>
          <w:t xml:space="preserve"> </w:t>
        </w:r>
      </w:ins>
      <w:ins w:id="6039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del w:id="6040" w:author="PR Preview" w:date="2026-01-01T00:00:00Z">
        <w:r>
          <w:rPr>
            <w:b/>
            <w:bCs/>
          </w:rPr>
          <w:delText xml:space="preserve">Definition 62 (Nested cross-validation)</w:delText>
        </w:r>
      </w:del>
      <w:del w:id="6041" w:author="PR Preview" w:date="2026-01-01T00:00:00Z">
        <w:r>
          <w:delText xml:space="preserve"> </w:delText>
        </w:r>
      </w:del>
      <w:del w:id="6042" w:author="PR Preview" w:date="2026-01-01T00:00:00Z">
        <w:r>
          <w:rPr>
            <w:b/>
            <w:bCs/>
          </w:rPr>
          <w:delText xml:space="preserve">Nested cross-validation</w:delText>
        </w:r>
      </w:del>
      <w:del w:id="6043" w:author="PR Preview" w:date="2026-01-01T00:00:00Z">
        <w:r>
          <w:delText xml:space="preserve"> </w:delText>
        </w:r>
      </w:del>
      <w:del w:id="6044" w:author="PR Preview" w:date="2026-01-01T00:00:00Z">
        <w:r>
          <w:delText xml:space="preserve">is</w:delText>
        </w:r>
      </w:del>
      <w:del w:id="604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604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6047" w:author="PR Preview" w:date="2026-01-01T00:00:00Z">
        <w:r>
          <w:delText xml:space="preserve"> </w:delText>
        </w:r>
      </w:del>
      <w:del w:id="6048" w:author="PR Preview" w:date="2026-01-01T00:00:00Z">
        <w:r>
          <w:delText xml:space="preserve">of the</w:delText>
        </w:r>
      </w:del>
      <w:del w:id="6049" w:author="PR Preview" w:date="2026-01-01T00:00:00Z">
        <w:r>
          <w:delText xml:space="preserve"> </w:delText>
        </w:r>
      </w:del>
      <w:hyperlink w:anchor="def-cv-choice">
        <w:del w:id="605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605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6052" w:author="PR Preview" w:date="2026-01-01T00:00:00Z">
        <w:r>
          <w:delText xml:space="preserve">:</w:delText>
        </w:r>
      </w:del>
      <w:del w:id="6053" w:author="PR Preview" w:date="2026-01-01T00:00:00Z">
        <w:r>
          <w:delText xml:space="preserve"> </w:delText>
        </w:r>
      </w:del>
      <w:del w:id="6054" w:author="PR Preview" w:date="2026-01-01T00:00:00Z">
        <w:r>
          <w:delText xml:space="preserve">its estimate on a training set</w:delText>
        </w:r>
      </w:del>
      <w:del w:id="60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56" w:author="PR Preview" w:date="2026-01-01T00:00:00Z">
        <w:r>
          <w:delText xml:space="preserve"> </w:delText>
        </w:r>
      </w:del>
      <w:del w:id="6057" w:author="PR Preview" w:date="2026-01-01T00:00:00Z">
        <w:r>
          <w:delText xml:space="preserve">is</w:delText>
        </w:r>
      </w:del>
    </w:p>
    <w:p>
      <w:pPr>
        <w:pStyle w:val="FirstParagraph"/>
      </w:pPr>
      <w:ins w:id="6058" w:author="PR Preview" w:date="2026-01-01T00:00:00Z">
        <w:r>
          <w:rPr>
            <w:b/>
            <w:bCs/>
          </w:rPr>
          <w:t xml:space="preserve">Definition 63 (Nested cross-validation)</w:t>
        </w:r>
      </w:ins>
      <w:ins w:id="6059" w:author="PR Preview" w:date="2026-01-01T00:00:00Z">
        <w:r>
          <w:t xml:space="preserve"> </w:t>
        </w:r>
      </w:ins>
      <w:ins w:id="6060" w:author="PR Preview" w:date="2026-01-01T00:00:00Z">
        <w:r>
          <w:rPr>
            <w:b/>
            <w:bCs/>
          </w:rPr>
          <w:t xml:space="preserve">Nested cross-validation</w:t>
        </w:r>
      </w:ins>
      <w:ins w:id="6061" w:author="PR Preview" w:date="2026-01-01T00:00:00Z">
        <w:r>
          <w:t xml:space="preserve"> </w:t>
        </w:r>
      </w:ins>
      <w:ins w:id="6062" w:author="PR Preview" w:date="2026-01-01T00:00:00Z">
        <w:r>
          <w:t xml:space="preserve">is</w:t>
        </w:r>
      </w:ins>
      <w:ins w:id="6063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064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065" w:author="PR Preview" w:date="2026-01-01T00:00:00Z">
        <w:r>
          <w:t xml:space="preserve"> </w:t>
        </w:r>
      </w:ins>
      <w:ins w:id="6066" w:author="PR Preview" w:date="2026-01-01T00:00:00Z">
        <w:r>
          <w:t xml:space="preserve">of the</w:t>
        </w:r>
      </w:ins>
      <w:ins w:id="6067" w:author="PR Preview" w:date="2026-01-01T00:00:00Z">
        <w:r>
          <w:t xml:space="preserve"> </w:t>
        </w:r>
      </w:ins>
      <w:hyperlink w:anchor="def-cv-choice">
        <w:ins w:id="6068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606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6070" w:author="PR Preview" w:date="2026-01-01T00:00:00Z">
        <w:r>
          <w:t xml:space="preserve">:</w:t>
        </w:r>
      </w:ins>
      <w:ins w:id="6071" w:author="PR Preview" w:date="2026-01-01T00:00:00Z">
        <w:r>
          <w:t xml:space="preserve"> </w:t>
        </w:r>
      </w:ins>
      <w:ins w:id="6072" w:author="PR Preview" w:date="2026-01-01T00:00:00Z">
        <w:r>
          <w:t xml:space="preserve">its estimate on a training set</w:t>
        </w:r>
      </w:ins>
      <w:ins w:id="60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74" w:author="PR Preview" w:date="2026-01-01T00:00:00Z">
        <w:r>
          <w:t xml:space="preserve"> </w:t>
        </w:r>
      </w:ins>
      <w:ins w:id="6075" w:author="PR Preview" w:date="2026-01-01T00:00:00Z">
        <w:r>
          <w:t xml:space="preserve">is</w:t>
        </w:r>
      </w:ins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del w:id="6076" w:author="PR Preview" w:date="2026-01-01T00:00:00Z">
        <w:r>
          <w:rPr>
            <w:i/>
            <w:iCs/>
          </w:rPr>
          <w:delText xml:space="preserve">Remark 37</w:delText>
        </w:r>
      </w:del>
      <w:del w:id="6077" w:author="PR Preview" w:date="2026-01-01T00:00:00Z">
        <w:r>
          <w:delText xml:space="preserve"> (Cross-validation replaces the validation set, not the test set). </w:delText>
        </w:r>
      </w:del>
      <w:del w:id="6078" w:author="PR Preview" w:date="2026-01-01T00:00:00Z">
        <w:r>
          <w:delText xml:space="preserve">Used to choose between models,</w:delText>
        </w:r>
      </w:del>
      <w:del w:id="6079" w:author="PR Preview" w:date="2026-01-01T00:00:00Z">
        <w:r>
          <w:delText xml:space="preserve"> </w:delText>
        </w:r>
      </w:del>
      <w:del w:id="6080" w:author="PR Preview" w:date="2026-01-01T00:00:00Z">
        <w:r>
          <w:delText xml:space="preserve">cross-validation takes the place of the</w:delText>
        </w:r>
      </w:del>
      <w:del w:id="6081" w:author="PR Preview" w:date="2026-01-01T00:00:00Z">
        <w:r>
          <w:delText xml:space="preserve"> </w:delText>
        </w:r>
      </w:del>
      <w:del w:id="6082" w:author="PR Preview" w:date="2026-01-01T00:00:00Z">
        <w:r>
          <w:rPr>
            <w:i/>
            <w:iCs/>
          </w:rPr>
          <w:delText xml:space="preserve">validation</w:delText>
        </w:r>
      </w:del>
      <w:del w:id="6083" w:author="PR Preview" w:date="2026-01-01T00:00:00Z">
        <w:r>
          <w:delText xml:space="preserve"> </w:delText>
        </w:r>
      </w:del>
      <w:del w:id="6084" w:author="PR Preview" w:date="2026-01-01T00:00:00Z">
        <w:r>
          <w:delText xml:space="preserve">set</w:delText>
        </w:r>
      </w:del>
      <w:del w:id="6085" w:author="PR Preview" w:date="2026-01-01T00:00:00Z">
        <w:r>
          <w:delText xml:space="preserve"> </w:delText>
        </w:r>
      </w:del>
      <w:del w:id="6086" w:author="PR Preview" w:date="2026-01-01T00:00:00Z">
        <w:r>
          <w:delText xml:space="preserve">of</w:delText>
        </w:r>
      </w:del>
      <w:del w:id="6087" w:author="PR Preview" w:date="2026-01-01T00:00:00Z">
        <w:r>
          <w:delText xml:space="preserve"> </w:delText>
        </w:r>
      </w:del>
      <w:hyperlink w:anchor="def-data-splits">
        <w:del w:id="6088" w:author="PR Preview" w:date="2026-01-01T00:00:00Z">
          <w:r>
            <w:rPr>
              <w:rStyle w:val="Hyperlink"/>
            </w:rPr>
            <w:delText xml:space="preserve">Definition 39</w:delText>
          </w:r>
        </w:del>
      </w:hyperlink>
      <w:del w:id="6089" w:author="PR Preview" w:date="2026-01-01T00:00:00Z">
        <w:r>
          <w:delText xml:space="preserve">,</w:delText>
        </w:r>
      </w:del>
      <w:del w:id="6090" w:author="PR Preview" w:date="2026-01-01T00:00:00Z">
        <w:r>
          <w:delText xml:space="preserve"> </w:delText>
        </w:r>
      </w:del>
      <w:del w:id="6091" w:author="PR Preview" w:date="2026-01-01T00:00:00Z">
        <w:r>
          <w:delText xml:space="preserve">the one consulted again and again,</w:delText>
        </w:r>
      </w:del>
      <w:del w:id="6092" w:author="PR Preview" w:date="2026-01-01T00:00:00Z">
        <w:r>
          <w:delText xml:space="preserve"> </w:delText>
        </w:r>
      </w:del>
      <w:del w:id="6093" w:author="PR Preview" w:date="2026-01-01T00:00:00Z">
        <w:r>
          <w:delText xml:space="preserve">and not of the test set, which stays unused until the end.</w:delText>
        </w:r>
      </w:del>
      <w:del w:id="6094" w:author="PR Preview" w:date="2026-01-01T00:00:00Z">
        <w:r>
          <w:delText xml:space="preserve"> </w:delText>
        </w:r>
      </w:del>
      <w:del w:id="6095" w:author="PR Preview" w:date="2026-01-01T00:00:00Z">
        <w:r>
          <w:delText xml:space="preserve">The cross-validation estimate of the winning model is optimistic:</w:delText>
        </w:r>
      </w:del>
      <w:del w:id="6096" w:author="PR Preview" w:date="2026-01-01T00:00:00Z">
        <w:r>
          <w:delText xml:space="preserve"> </w:delText>
        </w:r>
      </w:del>
      <w:del w:id="6097" w:author="PR Preview" w:date="2026-01-01T00:00:00Z">
        <w:r>
          <w:delText xml:space="preserve">that model won partly because the particular sample and split happened to favor it,</w:delText>
        </w:r>
      </w:del>
      <w:del w:id="6098" w:author="PR Preview" w:date="2026-01-01T00:00:00Z">
        <w:r>
          <w:delText xml:space="preserve"> </w:delText>
        </w:r>
      </w:del>
      <w:del w:id="6099" w:author="PR Preview" w:date="2026-01-01T00:00:00Z">
        <w:r>
          <w:delText xml:space="preserve">so its estimate is the smallest of several noisy estimates.</w:delText>
        </w:r>
      </w:del>
      <w:del w:id="6100" w:author="PR Preview" w:date="2026-01-01T00:00:00Z">
        <w:r>
          <w:delText xml:space="preserve"> </w:delText>
        </w:r>
      </w:del>
      <w:del w:id="6101" w:author="PR Preview" w:date="2026-01-01T00:00:00Z">
        <w:r>
          <w:delText xml:space="preserve">An honest estimate of the chosen model’s error needs data</w:delText>
        </w:r>
      </w:del>
      <w:del w:id="6102" w:author="PR Preview" w:date="2026-01-01T00:00:00Z">
        <w:r>
          <w:delText xml:space="preserve"> </w:delText>
        </w:r>
      </w:del>
      <w:del w:id="6103" w:author="PR Preview" w:date="2026-01-01T00:00:00Z">
        <w:r>
          <w:delText xml:space="preserve">that took no part in the choice</w:delText>
        </w:r>
      </w:del>
      <w:del w:id="6104" w:author="PR Preview" w:date="2026-01-01T00:00:00Z">
        <w:r>
          <w:delText xml:space="preserve"> </w:delText>
        </w:r>
      </w:del>
      <w:del w:id="6105" w:author="PR Preview" w:date="2026-01-01T00:00:00Z">
        <w:r>
          <w:delText xml:space="preserve">[4, Sec. 7.2]</w:delText>
        </w:r>
      </w:del>
      <w:del w:id="6106" w:author="PR Preview" w:date="2026-01-01T00:00:00Z">
        <w:r>
          <w:delText xml:space="preserve">,</w:delText>
        </w:r>
      </w:del>
      <w:del w:id="6107" w:author="PR Preview" w:date="2026-01-01T00:00:00Z">
        <w:r>
          <w:delText xml:space="preserve"> </w:delText>
        </w:r>
      </w:del>
      <w:del w:id="6108" w:author="PR Preview" w:date="2026-01-01T00:00:00Z">
        <w:r>
          <w:delText xml:space="preserve">such as a</w:delText>
        </w:r>
      </w:del>
      <w:del w:id="6109" w:author="PR Preview" w:date="2026-01-01T00:00:00Z">
        <w:r>
          <w:delText xml:space="preserve"> </w:delText>
        </w:r>
      </w:del>
      <w:hyperlink w:anchor="def-test-set">
        <w:del w:id="6110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6111" w:author="PR Preview" w:date="2026-01-01T00:00:00Z">
        <w:r>
          <w:delText xml:space="preserve">,</w:delText>
        </w:r>
      </w:del>
      <w:del w:id="6112" w:author="PR Preview" w:date="2026-01-01T00:00:00Z">
        <w:r>
          <w:delText xml:space="preserve"> </w:delText>
        </w:r>
      </w:del>
      <w:del w:id="6113" w:author="PR Preview" w:date="2026-01-01T00:00:00Z">
        <w:r>
          <w:delText xml:space="preserve">or the outer folds of</w:delText>
        </w:r>
      </w:del>
      <w:del w:id="6114" w:author="PR Preview" w:date="2026-01-01T00:00:00Z">
        <w:r>
          <w:delText xml:space="preserve"> </w:delText>
        </w:r>
      </w:del>
      <w:hyperlink w:anchor="def-nested-cv">
        <w:del w:id="6115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6116" w:author="PR Preview" w:date="2026-01-01T00:00:00Z">
        <w:r>
          <w:delText xml:space="preserve">.</w:delText>
        </w:r>
      </w:del>
    </w:p>
    <w:p>
      <w:pPr>
        <w:pStyle w:val="BodyText"/>
      </w:pPr>
      <w:del w:id="6117" w:author="PR Preview" w:date="2026-01-01T00:00:00Z">
        <w:r>
          <w:rPr>
            <w:b/>
            <w:bCs/>
          </w:rPr>
          <w:delText xml:space="preserve">Definition 63 (Fold-based standard error)</w:delText>
        </w:r>
      </w:del>
      <w:del w:id="6118" w:author="PR Preview" w:date="2026-01-01T00:00:00Z">
        <w:r>
          <w:delText xml:space="preserve"> </w:delText>
        </w:r>
      </w:del>
      <w:del w:id="6119" w:author="PR Preview" w:date="2026-01-01T00:00:00Z">
        <w:r>
          <w:delText xml:space="preserve">The</w:delText>
        </w:r>
      </w:del>
      <w:del w:id="6120" w:author="PR Preview" w:date="2026-01-01T00:00:00Z">
        <w:r>
          <w:delText xml:space="preserve"> </w:delText>
        </w:r>
      </w:del>
      <w:del w:id="6121" w:author="PR Preview" w:date="2026-01-01T00:00:00Z">
        <w:r>
          <w:rPr>
            <w:b/>
            <w:bCs/>
          </w:rPr>
          <w:delText xml:space="preserve">fold-based standard error</w:delText>
        </w:r>
      </w:del>
      <w:del w:id="612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123" w:author="PR Preview" w:date="2026-01-01T00:00:00Z">
        <w:r>
          <w:delText xml:space="preserve"> </w:delText>
        </w:r>
      </w:del>
      <w:del w:id="6124" w:author="PR Preview" w:date="2026-01-01T00:00:00Z">
        <w:r>
          <w:delText xml:space="preserve">of a</w:delText>
        </w:r>
      </w:del>
      <w:del w:id="6125" w:author="PR Preview" w:date="2026-01-01T00:00:00Z">
        <w:r>
          <w:delText xml:space="preserve"> </w:delText>
        </w:r>
      </w:del>
      <m:oMath>
        <m:r>
          <m:t>k</m:t>
        </m:r>
      </m:oMath>
      <w:del w:id="6126" w:author="PR Preview" w:date="2026-01-01T00:00:00Z">
        <w:r>
          <w:delText xml:space="preserve">-fold</w:delText>
        </w:r>
      </w:del>
      <w:del w:id="6127" w:author="PR Preview" w:date="2026-01-01T00:00:00Z">
        <w:r>
          <w:delText xml:space="preserve"> </w:delText>
        </w:r>
      </w:del>
      <w:hyperlink w:anchor="def-cv-estimate">
        <w:del w:id="612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129" w:author="PR Preview" w:date="2026-01-01T00:00:00Z">
        <w:r>
          <w:delText xml:space="preserve"> </w:delText>
        </w:r>
      </w:del>
      <w:del w:id="6130" w:author="PR Preview" w:date="2026-01-01T00:00:00Z">
        <w:r>
          <w:delText xml:space="preserve">is the</w:delText>
        </w:r>
      </w:del>
      <w:del w:id="6131" w:author="PR Preview" w:date="2026-01-01T00:00:00Z">
        <w:r>
          <w:delText xml:space="preserve"> </w:delText>
        </w:r>
      </w:del>
      <w:hyperlink r:id="rId339">
        <w:del w:id="6132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6133" w:author="PR Preview" w:date="2026-01-01T00:00:00Z">
        <w:r>
          <w:delText xml:space="preserve"> </w:delText>
        </w:r>
      </w:del>
      <w:del w:id="6134" w:author="PR Preview" w:date="2026-01-01T00:00:00Z">
        <w:r>
          <w:delText xml:space="preserve">of the</w:delText>
        </w:r>
      </w:del>
      <w:del w:id="6135" w:author="PR Preview" w:date="2026-01-01T00:00:00Z">
        <w:r>
          <w:delText xml:space="preserve"> </w:delText>
        </w:r>
      </w:del>
      <m:oMath>
        <m:r>
          <m:t>k</m:t>
        </m:r>
      </m:oMath>
      <w:del w:id="6136" w:author="PR Preview" w:date="2026-01-01T00:00:00Z">
        <w:r>
          <w:delText xml:space="preserve"> </w:delText>
        </w:r>
      </w:del>
      <w:hyperlink w:anchor="def-fold-mse">
        <w:del w:id="6137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6138" w:author="PR Preview" w:date="2026-01-01T00:00:00Z">
        <w:r>
          <w:delText xml:space="preserve">,</w:delText>
        </w:r>
      </w:del>
      <w:del w:id="6139" w:author="PR Preview" w:date="2026-01-01T00:00:00Z">
        <w:r>
          <w:delText xml:space="preserve"> </w:delText>
        </w:r>
      </w:del>
      <w:del w:id="6140" w:author="PR Preview" w:date="2026-01-01T00:00:00Z">
        <w:r>
          <w:delText xml:space="preserve">divided by</w:delText>
        </w:r>
      </w:del>
      <w:del w:id="6141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6142" w:author="PR Preview" w:date="2026-01-01T00:00:00Z">
        <w:r>
          <w:delText xml:space="preserve">:</w:delText>
        </w:r>
      </w:del>
    </w:p>
    <w:p>
      <w:pPr>
        <w:pStyle w:val="BodyText"/>
      </w:pPr>
      <w:ins w:id="6143" w:author="PR Preview" w:date="2026-01-01T00:00:00Z">
        <w:r>
          <w:rPr>
            <w:i/>
            <w:iCs/>
          </w:rPr>
          <w:t xml:space="preserve">Remark 37</w:t>
        </w:r>
      </w:ins>
      <w:ins w:id="6144" w:author="PR Preview" w:date="2026-01-01T00:00:00Z">
        <w:r>
          <w:t xml:space="preserve"> (Cross-validation replaces the validation set, not the test set). </w:t>
        </w:r>
      </w:ins>
      <w:ins w:id="6145" w:author="PR Preview" w:date="2026-01-01T00:00:00Z">
        <w:r>
          <w:t xml:space="preserve">Used to choose between models,</w:t>
        </w:r>
      </w:ins>
      <w:ins w:id="6146" w:author="PR Preview" w:date="2026-01-01T00:00:00Z">
        <w:r>
          <w:t xml:space="preserve"> </w:t>
        </w:r>
      </w:ins>
      <w:ins w:id="6147" w:author="PR Preview" w:date="2026-01-01T00:00:00Z">
        <w:r>
          <w:t xml:space="preserve">cross-validation takes the place of the</w:t>
        </w:r>
      </w:ins>
      <w:ins w:id="6148" w:author="PR Preview" w:date="2026-01-01T00:00:00Z">
        <w:r>
          <w:t xml:space="preserve"> </w:t>
        </w:r>
      </w:ins>
      <w:ins w:id="6149" w:author="PR Preview" w:date="2026-01-01T00:00:00Z">
        <w:r>
          <w:rPr>
            <w:i/>
            <w:iCs/>
          </w:rPr>
          <w:t xml:space="preserve">validation</w:t>
        </w:r>
      </w:ins>
      <w:ins w:id="6150" w:author="PR Preview" w:date="2026-01-01T00:00:00Z">
        <w:r>
          <w:t xml:space="preserve"> </w:t>
        </w:r>
      </w:ins>
      <w:ins w:id="6151" w:author="PR Preview" w:date="2026-01-01T00:00:00Z">
        <w:r>
          <w:t xml:space="preserve">set</w:t>
        </w:r>
      </w:ins>
      <w:ins w:id="6152" w:author="PR Preview" w:date="2026-01-01T00:00:00Z">
        <w:r>
          <w:t xml:space="preserve"> </w:t>
        </w:r>
      </w:ins>
      <w:ins w:id="6153" w:author="PR Preview" w:date="2026-01-01T00:00:00Z">
        <w:r>
          <w:t xml:space="preserve">of</w:t>
        </w:r>
      </w:ins>
      <w:ins w:id="6154" w:author="PR Preview" w:date="2026-01-01T00:00:00Z">
        <w:r>
          <w:t xml:space="preserve"> </w:t>
        </w:r>
      </w:ins>
      <w:hyperlink w:anchor="def-data-splits">
        <w:ins w:id="6155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6156" w:author="PR Preview" w:date="2026-01-01T00:00:00Z">
        <w:r>
          <w:t xml:space="preserve">,</w:t>
        </w:r>
      </w:ins>
      <w:ins w:id="6157" w:author="PR Preview" w:date="2026-01-01T00:00:00Z">
        <w:r>
          <w:t xml:space="preserve"> </w:t>
        </w:r>
      </w:ins>
      <w:ins w:id="6158" w:author="PR Preview" w:date="2026-01-01T00:00:00Z">
        <w:r>
          <w:t xml:space="preserve">the one consulted again and again,</w:t>
        </w:r>
      </w:ins>
      <w:ins w:id="6159" w:author="PR Preview" w:date="2026-01-01T00:00:00Z">
        <w:r>
          <w:t xml:space="preserve"> </w:t>
        </w:r>
      </w:ins>
      <w:ins w:id="6160" w:author="PR Preview" w:date="2026-01-01T00:00:00Z">
        <w:r>
          <w:t xml:space="preserve">and not of the test set, which stays unused until the end.</w:t>
        </w:r>
      </w:ins>
      <w:ins w:id="6161" w:author="PR Preview" w:date="2026-01-01T00:00:00Z">
        <w:r>
          <w:t xml:space="preserve"> </w:t>
        </w:r>
      </w:ins>
      <w:ins w:id="6162" w:author="PR Preview" w:date="2026-01-01T00:00:00Z">
        <w:r>
          <w:t xml:space="preserve">The cross-validation estimate of the winning model is optimistic:</w:t>
        </w:r>
      </w:ins>
      <w:ins w:id="6163" w:author="PR Preview" w:date="2026-01-01T00:00:00Z">
        <w:r>
          <w:t xml:space="preserve"> </w:t>
        </w:r>
      </w:ins>
      <w:ins w:id="6164" w:author="PR Preview" w:date="2026-01-01T00:00:00Z">
        <w:r>
          <w:t xml:space="preserve">that model won partly because the particular sample and split happened to favor it,</w:t>
        </w:r>
      </w:ins>
      <w:ins w:id="6165" w:author="PR Preview" w:date="2026-01-01T00:00:00Z">
        <w:r>
          <w:t xml:space="preserve"> </w:t>
        </w:r>
      </w:ins>
      <w:ins w:id="6166" w:author="PR Preview" w:date="2026-01-01T00:00:00Z">
        <w:r>
          <w:t xml:space="preserve">so its estimate is the smallest of several noisy estimates.</w:t>
        </w:r>
      </w:ins>
      <w:ins w:id="6167" w:author="PR Preview" w:date="2026-01-01T00:00:00Z">
        <w:r>
          <w:t xml:space="preserve"> </w:t>
        </w:r>
      </w:ins>
      <w:ins w:id="6168" w:author="PR Preview" w:date="2026-01-01T00:00:00Z">
        <w:r>
          <w:t xml:space="preserve">An honest estimate of the chosen model’s error needs data</w:t>
        </w:r>
      </w:ins>
      <w:ins w:id="6169" w:author="PR Preview" w:date="2026-01-01T00:00:00Z">
        <w:r>
          <w:t xml:space="preserve"> </w:t>
        </w:r>
      </w:ins>
      <w:ins w:id="6170" w:author="PR Preview" w:date="2026-01-01T00:00:00Z">
        <w:r>
          <w:t xml:space="preserve">that took no part in the choice</w:t>
        </w:r>
      </w:ins>
      <w:ins w:id="6171" w:author="PR Preview" w:date="2026-01-01T00:00:00Z">
        <w:r>
          <w:t xml:space="preserve"> </w:t>
        </w:r>
      </w:ins>
      <w:ins w:id="6172" w:author="PR Preview" w:date="2026-01-01T00:00:00Z">
        <w:r>
          <w:t xml:space="preserve">[4, Sec. 7.2]</w:t>
        </w:r>
      </w:ins>
      <w:ins w:id="6173" w:author="PR Preview" w:date="2026-01-01T00:00:00Z">
        <w:r>
          <w:t xml:space="preserve">,</w:t>
        </w:r>
      </w:ins>
      <w:ins w:id="6174" w:author="PR Preview" w:date="2026-01-01T00:00:00Z">
        <w:r>
          <w:t xml:space="preserve"> </w:t>
        </w:r>
      </w:ins>
      <w:ins w:id="6175" w:author="PR Preview" w:date="2026-01-01T00:00:00Z">
        <w:r>
          <w:t xml:space="preserve">such as a</w:t>
        </w:r>
      </w:ins>
      <w:ins w:id="6176" w:author="PR Preview" w:date="2026-01-01T00:00:00Z">
        <w:r>
          <w:t xml:space="preserve"> </w:t>
        </w:r>
      </w:ins>
      <w:hyperlink w:anchor="def-test-set">
        <w:ins w:id="6177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6178" w:author="PR Preview" w:date="2026-01-01T00:00:00Z">
        <w:r>
          <w:t xml:space="preserve">,</w:t>
        </w:r>
      </w:ins>
      <w:ins w:id="6179" w:author="PR Preview" w:date="2026-01-01T00:00:00Z">
        <w:r>
          <w:t xml:space="preserve"> </w:t>
        </w:r>
      </w:ins>
      <w:ins w:id="6180" w:author="PR Preview" w:date="2026-01-01T00:00:00Z">
        <w:r>
          <w:t xml:space="preserve">or the outer folds of</w:t>
        </w:r>
      </w:ins>
      <w:ins w:id="6181" w:author="PR Preview" w:date="2026-01-01T00:00:00Z">
        <w:r>
          <w:t xml:space="preserve"> </w:t>
        </w:r>
      </w:ins>
      <w:hyperlink w:anchor="def-nested-cv">
        <w:ins w:id="6182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6183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ins w:id="6184" w:author="PR Preview" w:date="2026-01-01T00:00:00Z">
        <w:r>
          <w:rPr>
            <w:b/>
            <w:bCs/>
          </w:rPr>
          <w:t xml:space="preserve">Definition 64 (Fold-based standard error)</w:t>
        </w:r>
      </w:ins>
      <w:ins w:id="6185" w:author="PR Preview" w:date="2026-01-01T00:00:00Z">
        <w:r>
          <w:t xml:space="preserve"> </w:t>
        </w:r>
      </w:ins>
      <w:ins w:id="6186" w:author="PR Preview" w:date="2026-01-01T00:00:00Z">
        <w:r>
          <w:t xml:space="preserve">The</w:t>
        </w:r>
      </w:ins>
      <w:ins w:id="6187" w:author="PR Preview" w:date="2026-01-01T00:00:00Z">
        <w:r>
          <w:t xml:space="preserve"> </w:t>
        </w:r>
      </w:ins>
      <w:ins w:id="6188" w:author="PR Preview" w:date="2026-01-01T00:00:00Z">
        <w:r>
          <w:rPr>
            <w:b/>
            <w:bCs/>
          </w:rPr>
          <w:t xml:space="preserve">fold-based standard error</w:t>
        </w:r>
      </w:ins>
      <w:ins w:id="61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190" w:author="PR Preview" w:date="2026-01-01T00:00:00Z">
        <w:r>
          <w:t xml:space="preserve"> </w:t>
        </w:r>
      </w:ins>
      <w:ins w:id="6191" w:author="PR Preview" w:date="2026-01-01T00:00:00Z">
        <w:r>
          <w:t xml:space="preserve">of a</w:t>
        </w:r>
      </w:ins>
      <w:ins w:id="6192" w:author="PR Preview" w:date="2026-01-01T00:00:00Z">
        <w:r>
          <w:t xml:space="preserve"> </w:t>
        </w:r>
      </w:ins>
      <m:oMath>
        <m:r>
          <m:t>k</m:t>
        </m:r>
      </m:oMath>
      <w:ins w:id="6193" w:author="PR Preview" w:date="2026-01-01T00:00:00Z">
        <w:r>
          <w:t xml:space="preserve">-fold</w:t>
        </w:r>
      </w:ins>
      <w:ins w:id="6194" w:author="PR Preview" w:date="2026-01-01T00:00:00Z">
        <w:r>
          <w:t xml:space="preserve"> </w:t>
        </w:r>
      </w:ins>
      <w:hyperlink w:anchor="def-cv-estimate">
        <w:ins w:id="619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196" w:author="PR Preview" w:date="2026-01-01T00:00:00Z">
        <w:r>
          <w:t xml:space="preserve"> </w:t>
        </w:r>
      </w:ins>
      <w:ins w:id="6197" w:author="PR Preview" w:date="2026-01-01T00:00:00Z">
        <w:r>
          <w:t xml:space="preserve">is the</w:t>
        </w:r>
      </w:ins>
      <w:ins w:id="6198" w:author="PR Preview" w:date="2026-01-01T00:00:00Z">
        <w:r>
          <w:t xml:space="preserve"> </w:t>
        </w:r>
      </w:ins>
      <w:hyperlink r:id="rId339">
        <w:ins w:id="6199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6200" w:author="PR Preview" w:date="2026-01-01T00:00:00Z">
        <w:r>
          <w:t xml:space="preserve"> </w:t>
        </w:r>
      </w:ins>
      <w:ins w:id="6201" w:author="PR Preview" w:date="2026-01-01T00:00:00Z">
        <w:r>
          <w:t xml:space="preserve">of the</w:t>
        </w:r>
      </w:ins>
      <w:ins w:id="6202" w:author="PR Preview" w:date="2026-01-01T00:00:00Z">
        <w:r>
          <w:t xml:space="preserve"> </w:t>
        </w:r>
      </w:ins>
      <m:oMath>
        <m:r>
          <m:t>k</m:t>
        </m:r>
      </m:oMath>
      <w:ins w:id="6203" w:author="PR Preview" w:date="2026-01-01T00:00:00Z">
        <w:r>
          <w:t xml:space="preserve"> </w:t>
        </w:r>
      </w:ins>
      <w:hyperlink w:anchor="def-fold-mse">
        <w:ins w:id="6204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6205" w:author="PR Preview" w:date="2026-01-01T00:00:00Z">
        <w:r>
          <w:t xml:space="preserve">,</w:t>
        </w:r>
      </w:ins>
      <w:ins w:id="6206" w:author="PR Preview" w:date="2026-01-01T00:00:00Z">
        <w:r>
          <w:t xml:space="preserve"> </w:t>
        </w:r>
      </w:ins>
      <w:ins w:id="6207" w:author="PR Preview" w:date="2026-01-01T00:00:00Z">
        <w:r>
          <w:t xml:space="preserve">divided by</w:t>
        </w:r>
      </w:ins>
      <w:ins w:id="620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6209" w:author="PR Preview" w:date="2026-01-01T00:00:00Z">
        <w:r>
          <w:t xml:space="preserve">:</w:t>
        </w:r>
      </w:ins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del w:id="6210" w:author="PR Preview" w:date="2026-01-01T00:00:00Z">
        <w:r>
          <w:rPr>
            <w:b/>
            <w:bCs/>
          </w:rPr>
          <w:delText xml:space="preserve">Definition 64 (Fold mean squared error of a named procedure)</w:delText>
        </w:r>
      </w:del>
      <w:del w:id="6211" w:author="PR Preview" w:date="2026-01-01T00:00:00Z">
        <w:r>
          <w:delText xml:space="preserve"> </w:delText>
        </w:r>
      </w:del>
      <w:del w:id="6212" w:author="PR Preview" w:date="2026-01-01T00:00:00Z">
        <w:r>
          <w:delText xml:space="preserve">The</w:delText>
        </w:r>
      </w:del>
      <w:del w:id="6213" w:author="PR Preview" w:date="2026-01-01T00:00:00Z">
        <w:r>
          <w:delText xml:space="preserve"> </w:delText>
        </w:r>
      </w:del>
      <w:del w:id="6214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6215" w:author="PR Preview" w:date="2026-01-01T00:00:00Z">
        <w:r>
          <w:delText xml:space="preserve"> </w:delText>
        </w:r>
      </w:del>
      <m:oMath>
        <m:r>
          <m:t>g</m:t>
        </m:r>
      </m:oMath>
      <w:del w:id="6216" w:author="PR Preview" w:date="2026-01-01T00:00:00Z">
        <w:r>
          <w:delText xml:space="preserve"> </w:delText>
        </w:r>
      </w:del>
      <w:del w:id="6217" w:author="PR Preview" w:date="2026-01-01T00:00:00Z">
        <w:r>
          <w:delText xml:space="preserve">for</w:delText>
        </w:r>
      </w:del>
      <w:del w:id="6218" w:author="PR Preview" w:date="2026-01-01T00:00:00Z">
        <w:r>
          <w:delText xml:space="preserve"> </w:delText>
        </w:r>
      </w:del>
      <w:hyperlink w:anchor="def-folds">
        <w:del w:id="621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62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221" w:author="PR Preview" w:date="2026-01-01T00:00:00Z">
        <w:r>
          <w:delText xml:space="preserve"> </w:delText>
        </w:r>
      </w:del>
      <w:del w:id="6222" w:author="PR Preview" w:date="2026-01-01T00:00:00Z">
        <w:r>
          <w:delText xml:space="preserve">of a training set</w:delText>
        </w:r>
      </w:del>
      <w:del w:id="62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24" w:author="PR Preview" w:date="2026-01-01T00:00:00Z">
        <w:r>
          <w:delText xml:space="preserve">, indexed by</w:delText>
        </w:r>
      </w:del>
      <w:del w:id="6225" w:author="PR Preview" w:date="2026-01-01T00:00:00Z">
        <w:r>
          <w:delText xml:space="preserve"> </w:delText>
        </w:r>
      </w:del>
      <m:oMath>
        <m:r>
          <m:t>I</m:t>
        </m:r>
      </m:oMath>
      <w:del w:id="6226" w:author="PR Preview" w:date="2026-01-01T00:00:00Z">
        <w:r>
          <w:delText xml:space="preserve">,</w:delText>
        </w:r>
      </w:del>
      <w:del w:id="6227" w:author="PR Preview" w:date="2026-01-01T00:00:00Z">
        <w:r>
          <w:delText xml:space="preserve"> </w:delText>
        </w:r>
      </w:del>
      <w:del w:id="6228" w:author="PR Preview" w:date="2026-01-01T00:00:00Z">
        <w:r>
          <w:delText xml:space="preserve">is the</w:delText>
        </w:r>
      </w:del>
      <w:del w:id="6229" w:author="PR Preview" w:date="2026-01-01T00:00:00Z">
        <w:r>
          <w:delText xml:space="preserve"> </w:delText>
        </w:r>
      </w:del>
      <w:hyperlink w:anchor="def-fold-mse">
        <w:del w:id="6230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6231" w:author="PR Preview" w:date="2026-01-01T00:00:00Z">
        <w:r>
          <w:delText xml:space="preserve"> </w:delText>
        </w:r>
      </w:del>
      <w:del w:id="6232" w:author="PR Preview" w:date="2026-01-01T00:00:00Z">
        <w:r>
          <w:delText xml:space="preserve">computed with the</w:delText>
        </w:r>
      </w:del>
      <w:del w:id="6233" w:author="PR Preview" w:date="2026-01-01T00:00:00Z">
        <w:r>
          <w:delText xml:space="preserve"> </w:delText>
        </w:r>
      </w:del>
      <w:hyperlink w:anchor="def-fold-out-fitted-model">
        <w:del w:id="6234" w:author="PR Preview" w:date="2026-01-01T00:00:00Z">
          <w:r>
            <w:rPr>
              <w:rStyle w:val="Hyperlink"/>
            </w:rPr>
            <w:delText xml:space="preserve">fold-out fitted model</w:delText>
          </w:r>
        </w:del>
      </w:hyperlink>
      <w:del w:id="6235" w:author="PR Preview" w:date="2026-01-01T00:00:00Z">
        <w:r>
          <w:delText xml:space="preserve"> </w:delText>
        </w:r>
      </w:del>
      <w:del w:id="6236" w:author="PR Preview" w:date="2026-01-01T00:00:00Z">
        <w:r>
          <w:delText xml:space="preserve">that</w:delText>
        </w:r>
      </w:del>
      <w:del w:id="6237" w:author="PR Preview" w:date="2026-01-01T00:00:00Z">
        <w:r>
          <w:delText xml:space="preserve"> </w:delText>
        </w:r>
      </w:del>
      <m:oMath>
        <m:r>
          <m:t>g</m:t>
        </m:r>
      </m:oMath>
      <w:del w:id="6238" w:author="PR Preview" w:date="2026-01-01T00:00:00Z">
        <w:r>
          <w:delText xml:space="preserve"> </w:delText>
        </w:r>
      </w:del>
      <w:del w:id="6239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p>
      <w:pPr>
        <w:pStyle w:val="FirstParagraph"/>
      </w:pPr>
      <w:del w:id="6240" w:author="PR Preview" w:date="2026-01-01T00:00:00Z">
        <w:r>
          <w:rPr>
            <w:b/>
            <w:bCs/>
          </w:rPr>
          <w:delText xml:space="preserve">Definition 65 (Fold-based standard error of a named procedure)</w:delText>
        </w:r>
      </w:del>
      <w:del w:id="6241" w:author="PR Preview" w:date="2026-01-01T00:00:00Z">
        <w:r>
          <w:delText xml:space="preserve"> </w:delText>
        </w:r>
      </w:del>
      <w:del w:id="6242" w:author="PR Preview" w:date="2026-01-01T00:00:00Z">
        <w:r>
          <w:delText xml:space="preserve">The</w:delText>
        </w:r>
      </w:del>
      <w:del w:id="6243" w:author="PR Preview" w:date="2026-01-01T00:00:00Z">
        <w:r>
          <w:delText xml:space="preserve"> </w:delText>
        </w:r>
      </w:del>
      <w:del w:id="6244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6245" w:author="PR Preview" w:date="2026-01-01T00:00:00Z">
        <w:r>
          <w:delText xml:space="preserve"> </w:delText>
        </w:r>
      </w:del>
      <m:oMath>
        <m:r>
          <m:t>g</m:t>
        </m:r>
      </m:oMath>
      <w:del w:id="6246" w:author="PR Preview" w:date="2026-01-01T00:00:00Z">
        <w:r>
          <w:delText xml:space="preserve"> </w:delText>
        </w:r>
      </w:del>
      <w:del w:id="6247" w:author="PR Preview" w:date="2026-01-01T00:00:00Z">
        <w:r>
          <w:delText xml:space="preserve">on a training set</w:delText>
        </w:r>
      </w:del>
      <w:del w:id="62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49" w:author="PR Preview" w:date="2026-01-01T00:00:00Z">
        <w:r>
          <w:delText xml:space="preserve">,</w:delText>
        </w:r>
      </w:del>
      <w:del w:id="625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6251" w:author="PR Preview" w:date="2026-01-01T00:00:00Z">
        <w:r>
          <w:delText xml:space="preserve">,</w:delText>
        </w:r>
      </w:del>
      <w:del w:id="6252" w:author="PR Preview" w:date="2026-01-01T00:00:00Z">
        <w:r>
          <w:delText xml:space="preserve"> </w:delText>
        </w:r>
      </w:del>
      <w:del w:id="6253" w:author="PR Preview" w:date="2026-01-01T00:00:00Z">
        <w:r>
          <w:delText xml:space="preserve">is the</w:delText>
        </w:r>
      </w:del>
      <w:del w:id="6254" w:author="PR Preview" w:date="2026-01-01T00:00:00Z">
        <w:r>
          <w:delText xml:space="preserve"> </w:delText>
        </w:r>
      </w:del>
      <w:hyperlink w:anchor="def-cv-se">
        <w:del w:id="6255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256" w:author="PR Preview" w:date="2026-01-01T00:00:00Z">
        <w:r>
          <w:delText xml:space="preserve"> </w:delText>
        </w:r>
      </w:del>
      <w:del w:id="6257" w:author="PR Preview" w:date="2026-01-01T00:00:00Z">
        <w:r>
          <w:delText xml:space="preserve">computed from the</w:delText>
        </w:r>
      </w:del>
      <w:del w:id="6258" w:author="PR Preview" w:date="2026-01-01T00:00:00Z">
        <w:r>
          <w:delText xml:space="preserve"> </w:delText>
        </w:r>
      </w:del>
      <w:hyperlink w:anchor="def-fold-mse-indexed">
        <w:del w:id="6259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626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6261" w:author="PR Preview" w:date="2026-01-01T00:00:00Z">
        <w:r>
          <w:delText xml:space="preserve">:</w:delText>
        </w:r>
      </w:del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p>
      <w:pPr>
        <w:pStyle w:val="FirstParagraph"/>
      </w:pPr>
      <w:del w:id="6262" w:author="PR Preview" w:date="2026-01-01T00:00:00Z">
        <w:r>
          <w:rPr>
            <w:b/>
            <w:bCs/>
          </w:rPr>
          <w:delText xml:space="preserve">Definition 66 (One-standard-error rule)</w:delText>
        </w:r>
      </w:del>
      <w:del w:id="6263" w:author="PR Preview" w:date="2026-01-01T00:00:00Z">
        <w:r>
          <w:delText xml:space="preserve"> </w:delText>
        </w:r>
      </w:del>
      <w:del w:id="6264" w:author="PR Preview" w:date="2026-01-01T00:00:00Z">
        <w:r>
          <w:delText xml:space="preserve">Let</w:delText>
        </w:r>
      </w:del>
      <w:del w:id="626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6266" w:author="PR Preview" w:date="2026-01-01T00:00:00Z">
        <w:r>
          <w:delText xml:space="preserve"> </w:delText>
        </w:r>
      </w:del>
      <w:del w:id="6267" w:author="PR Preview" w:date="2026-01-01T00:00:00Z">
        <w:r>
          <w:delText xml:space="preserve">be candidate</w:delText>
        </w:r>
      </w:del>
      <w:del w:id="6268" w:author="PR Preview" w:date="2026-01-01T00:00:00Z">
        <w:r>
          <w:delText xml:space="preserve"> </w:delText>
        </w:r>
      </w:del>
      <w:hyperlink w:anchor="def-fitting-procedure">
        <w:del w:id="626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6270" w:author="PR Preview" w:date="2026-01-01T00:00:00Z">
        <w:r>
          <w:delText xml:space="preserve">,</w:delText>
        </w:r>
      </w:del>
      <w:del w:id="6271" w:author="PR Preview" w:date="2026-01-01T00:00:00Z">
        <w:r>
          <w:delText xml:space="preserve"> </w:delText>
        </w:r>
      </w:del>
      <w:del w:id="6272" w:author="PR Preview" w:date="2026-01-01T00:00:00Z">
        <w:r>
          <w:delText xml:space="preserve">each</w:delText>
        </w:r>
      </w:del>
      <w:del w:id="6273" w:author="PR Preview" w:date="2026-01-01T00:00:00Z">
        <w:r>
          <w:delText xml:space="preserve"> </w:delText>
        </w:r>
      </w:del>
      <w:hyperlink w:anchor="def-flexibility">
        <w:del w:id="627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275" w:author="PR Preview" w:date="2026-01-01T00:00:00Z">
        <w:r>
          <w:delText xml:space="preserve"> </w:delText>
        </w:r>
      </w:del>
      <w:del w:id="6276" w:author="PR Preview" w:date="2026-01-01T00:00:00Z">
        <w:r>
          <w:delText xml:space="preserve">as the one before,</w:delText>
        </w:r>
      </w:del>
      <w:del w:id="6277" w:author="PR Preview" w:date="2026-01-01T00:00:00Z">
        <w:r>
          <w:delText xml:space="preserve"> </w:delText>
        </w:r>
      </w:del>
      <w:del w:id="6278" w:author="PR Preview" w:date="2026-01-01T00:00:00Z">
        <w:r>
          <w:delText xml:space="preserve">cross-validated on a training set</w:delText>
        </w:r>
      </w:del>
      <w:del w:id="62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280" w:author="PR Preview" w:date="2026-01-01T00:00:00Z">
        <w:r>
          <w:delText xml:space="preserve"> </w:delText>
        </w:r>
      </w:del>
      <w:del w:id="6281" w:author="PR Preview" w:date="2026-01-01T00:00:00Z">
        <w:r>
          <w:delText xml:space="preserve">with the same folds,</w:delText>
        </w:r>
      </w:del>
      <w:del w:id="6282" w:author="PR Preview" w:date="2026-01-01T00:00:00Z">
        <w:r>
          <w:delText xml:space="preserve"> </w:delText>
        </w:r>
      </w:del>
      <w:del w:id="6283" w:author="PR Preview" w:date="2026-01-01T00:00:00Z">
        <w:r>
          <w:delText xml:space="preserve">and let</w:delText>
        </w:r>
      </w:del>
      <w:del w:id="628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6285" w:author="PR Preview" w:date="2026-01-01T00:00:00Z">
        <w:r>
          <w:delText xml:space="preserve"> </w:delText>
        </w:r>
      </w:del>
      <w:del w:id="6286" w:author="PR Preview" w:date="2026-01-01T00:00:00Z">
        <w:r>
          <w:delText xml:space="preserve">be the one with the smallest</w:delText>
        </w:r>
      </w:del>
      <w:del w:id="6287" w:author="PR Preview" w:date="2026-01-01T00:00:00Z">
        <w:r>
          <w:delText xml:space="preserve"> </w:delText>
        </w:r>
      </w:del>
      <w:hyperlink w:anchor="def-cv-estimate-indexed">
        <w:del w:id="628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6289" w:author="PR Preview" w:date="2026-01-01T00:00:00Z">
        <w:r>
          <w:delText xml:space="preserve">.</w:delText>
        </w:r>
      </w:del>
      <w:del w:id="6290" w:author="PR Preview" w:date="2026-01-01T00:00:00Z">
        <w:r>
          <w:delText xml:space="preserve"> </w:delText>
        </w:r>
      </w:del>
      <w:del w:id="6291" w:author="PR Preview" w:date="2026-01-01T00:00:00Z">
        <w:r>
          <w:delText xml:space="preserve">The</w:delText>
        </w:r>
      </w:del>
      <w:del w:id="6292" w:author="PR Preview" w:date="2026-01-01T00:00:00Z">
        <w:r>
          <w:delText xml:space="preserve"> </w:delText>
        </w:r>
      </w:del>
      <w:del w:id="6293" w:author="PR Preview" w:date="2026-01-01T00:00:00Z">
        <w:r>
          <w:rPr>
            <w:b/>
            <w:bCs/>
          </w:rPr>
          <w:delText xml:space="preserve">one-standard-error rule</w:delText>
        </w:r>
      </w:del>
      <w:del w:id="6294" w:author="PR Preview" w:date="2026-01-01T00:00:00Z">
        <w:r>
          <w:delText xml:space="preserve"> </w:delText>
        </w:r>
      </w:del>
      <w:del w:id="6295" w:author="PR Preview" w:date="2026-01-01T00:00:00Z">
        <w:r>
          <w:delText xml:space="preserve">chooses the smallest</w:delText>
        </w:r>
      </w:del>
      <w:del w:id="6296" w:author="PR Preview" w:date="2026-01-01T00:00:00Z">
        <w:r>
          <w:delText xml:space="preserve"> </w:delText>
        </w:r>
      </w:del>
      <m:oMath>
        <m:r>
          <m:t>l</m:t>
        </m:r>
      </m:oMath>
      <w:del w:id="6297" w:author="PR Preview" w:date="2026-01-01T00:00:00Z">
        <w:r>
          <w:delText xml:space="preserve"> </w:delText>
        </w:r>
      </w:del>
      <w:del w:id="6298" w:author="PR Preview" w:date="2026-01-01T00:00:00Z">
        <w:r>
          <w:delText xml:space="preserve">whose estimate is within one</w:delText>
        </w:r>
      </w:del>
      <w:del w:id="6299" w:author="PR Preview" w:date="2026-01-01T00:00:00Z">
        <w:r>
          <w:delText xml:space="preserve"> </w:delText>
        </w:r>
      </w:del>
      <w:hyperlink w:anchor="def-cv-se-indexed">
        <w:del w:id="6300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6301" w:author="PR Preview" w:date="2026-01-01T00:00:00Z">
        <w:r>
          <w:delText xml:space="preserve"> </w:delText>
        </w:r>
      </w:del>
      <w:del w:id="6302" w:author="PR Preview" w:date="2026-01-01T00:00:00Z">
        <w:r>
          <w:delText xml:space="preserve">of the smallest:</w:delText>
        </w:r>
      </w:del>
    </w:p>
    <w:p>
      <w:pPr>
        <w:pStyle w:val="BodyText"/>
      </w:pPr>
      <w:ins w:id="6303" w:author="PR Preview" w:date="2026-01-01T00:00:00Z">
        <w:r>
          <w:rPr>
            <w:b/>
            <w:bCs/>
          </w:rPr>
          <w:t xml:space="preserve">Definition 65 (Fold mean squared error of a named procedure)</w:t>
        </w:r>
      </w:ins>
      <w:ins w:id="6304" w:author="PR Preview" w:date="2026-01-01T00:00:00Z">
        <w:r>
          <w:t xml:space="preserve"> </w:t>
        </w:r>
      </w:ins>
      <w:ins w:id="6305" w:author="PR Preview" w:date="2026-01-01T00:00:00Z">
        <w:r>
          <w:t xml:space="preserve">The</w:t>
        </w:r>
      </w:ins>
      <w:ins w:id="6306" w:author="PR Preview" w:date="2026-01-01T00:00:00Z">
        <w:r>
          <w:t xml:space="preserve"> </w:t>
        </w:r>
      </w:ins>
      <w:ins w:id="6307" w:author="PR Preview" w:date="2026-01-01T00:00:00Z">
        <w:r>
          <w:rPr>
            <w:b/>
            <w:bCs/>
          </w:rPr>
          <w:t xml:space="preserve">fold mean squared error of procedure</w:t>
        </w:r>
      </w:ins>
      <w:ins w:id="6308" w:author="PR Preview" w:date="2026-01-01T00:00:00Z">
        <w:r>
          <w:t xml:space="preserve"> </w:t>
        </w:r>
      </w:ins>
      <m:oMath>
        <m:r>
          <m:t>g</m:t>
        </m:r>
      </m:oMath>
      <w:ins w:id="6309" w:author="PR Preview" w:date="2026-01-01T00:00:00Z">
        <w:r>
          <w:t xml:space="preserve"> </w:t>
        </w:r>
      </w:ins>
      <w:ins w:id="6310" w:author="PR Preview" w:date="2026-01-01T00:00:00Z">
        <w:r>
          <w:t xml:space="preserve">for</w:t>
        </w:r>
      </w:ins>
      <w:ins w:id="6311" w:author="PR Preview" w:date="2026-01-01T00:00:00Z">
        <w:r>
          <w:t xml:space="preserve"> </w:t>
        </w:r>
      </w:ins>
      <w:hyperlink w:anchor="def-folds">
        <w:ins w:id="631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3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314" w:author="PR Preview" w:date="2026-01-01T00:00:00Z">
        <w:r>
          <w:t xml:space="preserve"> </w:t>
        </w:r>
      </w:ins>
      <w:ins w:id="6315" w:author="PR Preview" w:date="2026-01-01T00:00:00Z">
        <w:r>
          <w:t xml:space="preserve">of a training set</w:t>
        </w:r>
      </w:ins>
      <w:ins w:id="63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17" w:author="PR Preview" w:date="2026-01-01T00:00:00Z">
        <w:r>
          <w:t xml:space="preserve">, indexed by</w:t>
        </w:r>
      </w:ins>
      <w:ins w:id="6318" w:author="PR Preview" w:date="2026-01-01T00:00:00Z">
        <w:r>
          <w:t xml:space="preserve"> </w:t>
        </w:r>
      </w:ins>
      <m:oMath>
        <m:r>
          <m:t>I</m:t>
        </m:r>
      </m:oMath>
      <w:ins w:id="6319" w:author="PR Preview" w:date="2026-01-01T00:00:00Z">
        <w:r>
          <w:t xml:space="preserve">,</w:t>
        </w:r>
      </w:ins>
      <w:ins w:id="6320" w:author="PR Preview" w:date="2026-01-01T00:00:00Z">
        <w:r>
          <w:t xml:space="preserve"> </w:t>
        </w:r>
      </w:ins>
      <w:ins w:id="6321" w:author="PR Preview" w:date="2026-01-01T00:00:00Z">
        <w:r>
          <w:t xml:space="preserve">is the</w:t>
        </w:r>
      </w:ins>
      <w:ins w:id="6322" w:author="PR Preview" w:date="2026-01-01T00:00:00Z">
        <w:r>
          <w:t xml:space="preserve"> </w:t>
        </w:r>
      </w:ins>
      <w:hyperlink w:anchor="def-fold-mse">
        <w:ins w:id="6323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6324" w:author="PR Preview" w:date="2026-01-01T00:00:00Z">
        <w:r>
          <w:t xml:space="preserve"> </w:t>
        </w:r>
      </w:ins>
      <w:ins w:id="6325" w:author="PR Preview" w:date="2026-01-01T00:00:00Z">
        <w:r>
          <w:t xml:space="preserve">computed with the</w:t>
        </w:r>
      </w:ins>
      <w:ins w:id="6326" w:author="PR Preview" w:date="2026-01-01T00:00:00Z">
        <w:r>
          <w:t xml:space="preserve"> </w:t>
        </w:r>
      </w:ins>
      <w:hyperlink w:anchor="def-fold-out-fitted-model">
        <w:ins w:id="6327" w:author="PR Preview" w:date="2026-01-01T00:00:00Z">
          <w:r>
            <w:rPr>
              <w:rStyle w:val="Hyperlink"/>
            </w:rPr>
            <w:t xml:space="preserve">fold-out fitted model</w:t>
          </w:r>
        </w:ins>
      </w:hyperlink>
      <w:ins w:id="6328" w:author="PR Preview" w:date="2026-01-01T00:00:00Z">
        <w:r>
          <w:t xml:space="preserve"> </w:t>
        </w:r>
      </w:ins>
      <w:ins w:id="6329" w:author="PR Preview" w:date="2026-01-01T00:00:00Z">
        <w:r>
          <w:t xml:space="preserve">that</w:t>
        </w:r>
      </w:ins>
      <w:ins w:id="6330" w:author="PR Preview" w:date="2026-01-01T00:00:00Z">
        <w:r>
          <w:t xml:space="preserve"> </w:t>
        </w:r>
      </w:ins>
      <m:oMath>
        <m:r>
          <m:t>g</m:t>
        </m:r>
      </m:oMath>
      <w:ins w:id="6331" w:author="PR Preview" w:date="2026-01-01T00:00:00Z">
        <w:r>
          <w:t xml:space="preserve"> </w:t>
        </w:r>
      </w:ins>
      <w:ins w:id="6332" w:author="PR Preview" w:date="2026-01-01T00:00:00Z">
        <w:r>
          <w:t xml:space="preserve">produces:</w:t>
        </w:r>
      </w:ins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ins w:id="6333" w:author="PR Preview" w:date="2026-01-01T00:00:00Z">
        <w:r>
          <w:rPr>
            <w:b/>
            <w:bCs/>
          </w:rPr>
          <w:t xml:space="preserve">Definition 66 (Fold-based standard error of a named procedure)</w:t>
        </w:r>
      </w:ins>
      <w:ins w:id="6334" w:author="PR Preview" w:date="2026-01-01T00:00:00Z">
        <w:r>
          <w:t xml:space="preserve"> </w:t>
        </w:r>
      </w:ins>
      <w:ins w:id="6335" w:author="PR Preview" w:date="2026-01-01T00:00:00Z">
        <w:r>
          <w:t xml:space="preserve">The</w:t>
        </w:r>
      </w:ins>
      <w:ins w:id="6336" w:author="PR Preview" w:date="2026-01-01T00:00:00Z">
        <w:r>
          <w:t xml:space="preserve"> </w:t>
        </w:r>
      </w:ins>
      <w:ins w:id="6337" w:author="PR Preview" w:date="2026-01-01T00:00:00Z">
        <w:r>
          <w:rPr>
            <w:b/>
            <w:bCs/>
          </w:rPr>
          <w:t xml:space="preserve">fold-based standard error of procedure</w:t>
        </w:r>
      </w:ins>
      <w:ins w:id="6338" w:author="PR Preview" w:date="2026-01-01T00:00:00Z">
        <w:r>
          <w:t xml:space="preserve"> </w:t>
        </w:r>
      </w:ins>
      <m:oMath>
        <m:r>
          <m:t>g</m:t>
        </m:r>
      </m:oMath>
      <w:ins w:id="6339" w:author="PR Preview" w:date="2026-01-01T00:00:00Z">
        <w:r>
          <w:t xml:space="preserve"> </w:t>
        </w:r>
      </w:ins>
      <w:ins w:id="6340" w:author="PR Preview" w:date="2026-01-01T00:00:00Z">
        <w:r>
          <w:t xml:space="preserve">on a training set</w:t>
        </w:r>
      </w:ins>
      <w:ins w:id="63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42" w:author="PR Preview" w:date="2026-01-01T00:00:00Z">
        <w:r>
          <w:t xml:space="preserve">,</w:t>
        </w:r>
      </w:ins>
      <w:ins w:id="634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6344" w:author="PR Preview" w:date="2026-01-01T00:00:00Z">
        <w:r>
          <w:t xml:space="preserve">,</w:t>
        </w:r>
      </w:ins>
      <w:ins w:id="6345" w:author="PR Preview" w:date="2026-01-01T00:00:00Z">
        <w:r>
          <w:t xml:space="preserve"> </w:t>
        </w:r>
      </w:ins>
      <w:ins w:id="6346" w:author="PR Preview" w:date="2026-01-01T00:00:00Z">
        <w:r>
          <w:t xml:space="preserve">is the</w:t>
        </w:r>
      </w:ins>
      <w:ins w:id="6347" w:author="PR Preview" w:date="2026-01-01T00:00:00Z">
        <w:r>
          <w:t xml:space="preserve"> </w:t>
        </w:r>
      </w:ins>
      <w:hyperlink w:anchor="def-cv-se">
        <w:ins w:id="634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49" w:author="PR Preview" w:date="2026-01-01T00:00:00Z">
        <w:r>
          <w:t xml:space="preserve"> </w:t>
        </w:r>
      </w:ins>
      <w:ins w:id="6350" w:author="PR Preview" w:date="2026-01-01T00:00:00Z">
        <w:r>
          <w:t xml:space="preserve">computed from the</w:t>
        </w:r>
      </w:ins>
      <w:ins w:id="6351" w:author="PR Preview" w:date="2026-01-01T00:00:00Z">
        <w:r>
          <w:t xml:space="preserve"> </w:t>
        </w:r>
      </w:ins>
      <w:hyperlink w:anchor="def-fold-mse-indexed">
        <w:ins w:id="6352" w:author="PR Preview" w:date="2026-01-01T00:00:00Z">
          <w:r>
            <w:rPr>
              <w:rStyle w:val="Hyperlink"/>
            </w:rPr>
            <w:t xml:space="preserve">fold sMSEs of</w:t>
          </w:r>
        </w:ins>
        <w:ins w:id="635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6354" w:author="PR Preview" w:date="2026-01-01T00:00:00Z">
        <w:r>
          <w:t xml:space="preserve">:</w:t>
        </w:r>
      </w:ins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ins w:id="6355" w:author="PR Preview" w:date="2026-01-01T00:00:00Z">
        <w:r>
          <w:rPr>
            <w:b/>
            <w:bCs/>
          </w:rPr>
          <w:t xml:space="preserve">Definition 67 (One-standard-error rule)</w:t>
        </w:r>
      </w:ins>
      <w:ins w:id="6356" w:author="PR Preview" w:date="2026-01-01T00:00:00Z">
        <w:r>
          <w:t xml:space="preserve"> </w:t>
        </w:r>
      </w:ins>
      <w:ins w:id="6357" w:author="PR Preview" w:date="2026-01-01T00:00:00Z">
        <w:r>
          <w:t xml:space="preserve">Let</w:t>
        </w:r>
      </w:ins>
      <w:ins w:id="635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6359" w:author="PR Preview" w:date="2026-01-01T00:00:00Z">
        <w:r>
          <w:t xml:space="preserve"> </w:t>
        </w:r>
      </w:ins>
      <w:ins w:id="6360" w:author="PR Preview" w:date="2026-01-01T00:00:00Z">
        <w:r>
          <w:t xml:space="preserve">be candidate</w:t>
        </w:r>
      </w:ins>
      <w:ins w:id="6361" w:author="PR Preview" w:date="2026-01-01T00:00:00Z">
        <w:r>
          <w:t xml:space="preserve"> </w:t>
        </w:r>
      </w:ins>
      <w:hyperlink w:anchor="def-fitting-procedure">
        <w:ins w:id="636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363" w:author="PR Preview" w:date="2026-01-01T00:00:00Z">
        <w:r>
          <w:t xml:space="preserve">,</w:t>
        </w:r>
      </w:ins>
      <w:ins w:id="6364" w:author="PR Preview" w:date="2026-01-01T00:00:00Z">
        <w:r>
          <w:t xml:space="preserve"> </w:t>
        </w:r>
      </w:ins>
      <w:ins w:id="6365" w:author="PR Preview" w:date="2026-01-01T00:00:00Z">
        <w:r>
          <w:t xml:space="preserve">each</w:t>
        </w:r>
      </w:ins>
      <w:ins w:id="6366" w:author="PR Preview" w:date="2026-01-01T00:00:00Z">
        <w:r>
          <w:t xml:space="preserve"> </w:t>
        </w:r>
      </w:ins>
      <w:hyperlink w:anchor="def-flexibility">
        <w:ins w:id="636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368" w:author="PR Preview" w:date="2026-01-01T00:00:00Z">
        <w:r>
          <w:t xml:space="preserve"> </w:t>
        </w:r>
      </w:ins>
      <w:ins w:id="6369" w:author="PR Preview" w:date="2026-01-01T00:00:00Z">
        <w:r>
          <w:t xml:space="preserve">as the one before,</w:t>
        </w:r>
      </w:ins>
      <w:ins w:id="6370" w:author="PR Preview" w:date="2026-01-01T00:00:00Z">
        <w:r>
          <w:t xml:space="preserve"> </w:t>
        </w:r>
      </w:ins>
      <w:ins w:id="6371" w:author="PR Preview" w:date="2026-01-01T00:00:00Z">
        <w:r>
          <w:t xml:space="preserve">cross-validated on a training set</w:t>
        </w:r>
      </w:ins>
      <w:ins w:id="63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73" w:author="PR Preview" w:date="2026-01-01T00:00:00Z">
        <w:r>
          <w:t xml:space="preserve"> </w:t>
        </w:r>
      </w:ins>
      <w:ins w:id="6374" w:author="PR Preview" w:date="2026-01-01T00:00:00Z">
        <w:r>
          <w:t xml:space="preserve">with the same folds,</w:t>
        </w:r>
      </w:ins>
      <w:ins w:id="6375" w:author="PR Preview" w:date="2026-01-01T00:00:00Z">
        <w:r>
          <w:t xml:space="preserve"> </w:t>
        </w:r>
      </w:ins>
      <w:ins w:id="6376" w:author="PR Preview" w:date="2026-01-01T00:00:00Z">
        <w:r>
          <w:t xml:space="preserve">and let</w:t>
        </w:r>
      </w:ins>
      <w:ins w:id="63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6378" w:author="PR Preview" w:date="2026-01-01T00:00:00Z">
        <w:r>
          <w:t xml:space="preserve"> </w:t>
        </w:r>
      </w:ins>
      <w:ins w:id="6379" w:author="PR Preview" w:date="2026-01-01T00:00:00Z">
        <w:r>
          <w:t xml:space="preserve">be the one with the smallest</w:t>
        </w:r>
      </w:ins>
      <w:ins w:id="6380" w:author="PR Preview" w:date="2026-01-01T00:00:00Z">
        <w:r>
          <w:t xml:space="preserve"> </w:t>
        </w:r>
      </w:ins>
      <w:hyperlink w:anchor="def-cv-estimate-indexed">
        <w:ins w:id="638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82" w:author="PR Preview" w:date="2026-01-01T00:00:00Z">
        <w:r>
          <w:t xml:space="preserve">.</w:t>
        </w:r>
      </w:ins>
      <w:ins w:id="6383" w:author="PR Preview" w:date="2026-01-01T00:00:00Z">
        <w:r>
          <w:t xml:space="preserve"> </w:t>
        </w:r>
      </w:ins>
      <w:ins w:id="6384" w:author="PR Preview" w:date="2026-01-01T00:00:00Z">
        <w:r>
          <w:t xml:space="preserve">The</w:t>
        </w:r>
      </w:ins>
      <w:ins w:id="6385" w:author="PR Preview" w:date="2026-01-01T00:00:00Z">
        <w:r>
          <w:t xml:space="preserve"> </w:t>
        </w:r>
      </w:ins>
      <w:ins w:id="6386" w:author="PR Preview" w:date="2026-01-01T00:00:00Z">
        <w:r>
          <w:rPr>
            <w:b/>
            <w:bCs/>
          </w:rPr>
          <w:t xml:space="preserve">one-standard-error rule</w:t>
        </w:r>
      </w:ins>
      <w:ins w:id="6387" w:author="PR Preview" w:date="2026-01-01T00:00:00Z">
        <w:r>
          <w:t xml:space="preserve"> </w:t>
        </w:r>
      </w:ins>
      <w:ins w:id="6388" w:author="PR Preview" w:date="2026-01-01T00:00:00Z">
        <w:r>
          <w:t xml:space="preserve">chooses the smallest</w:t>
        </w:r>
      </w:ins>
      <w:ins w:id="6389" w:author="PR Preview" w:date="2026-01-01T00:00:00Z">
        <w:r>
          <w:t xml:space="preserve"> </w:t>
        </w:r>
      </w:ins>
      <m:oMath>
        <m:r>
          <m:t>l</m:t>
        </m:r>
      </m:oMath>
      <w:ins w:id="6390" w:author="PR Preview" w:date="2026-01-01T00:00:00Z">
        <w:r>
          <w:t xml:space="preserve"> </w:t>
        </w:r>
      </w:ins>
      <w:ins w:id="6391" w:author="PR Preview" w:date="2026-01-01T00:00:00Z">
        <w:r>
          <w:t xml:space="preserve">whose estimate is within one</w:t>
        </w:r>
      </w:ins>
      <w:ins w:id="6392" w:author="PR Preview" w:date="2026-01-01T00:00:00Z">
        <w:r>
          <w:t xml:space="preserve"> </w:t>
        </w:r>
      </w:ins>
      <w:hyperlink w:anchor="def-cv-se-indexed">
        <w:ins w:id="639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6394" w:author="PR Preview" w:date="2026-01-01T00:00:00Z">
        <w:r>
          <w:t xml:space="preserve"> </w:t>
        </w:r>
      </w:ins>
      <w:ins w:id="6395" w:author="PR Preview" w:date="2026-01-01T00:00:00Z">
        <w:r>
          <w:t xml:space="preserve">of the smallest:</w:t>
        </w:r>
      </w:ins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del w:id="6396" w:author="PR Preview" w:date="2026-01-01T00:00:00Z">
        <w:r>
          <w:rPr>
            <w:b/>
            <w:bCs/>
          </w:rPr>
          <w:delText xml:space="preserve">Example 38 (The one-standard-error rule for the simulated polynomials)</w:delText>
        </w:r>
      </w:del>
      <w:del w:id="6397" w:author="PR Preview" w:date="2026-01-01T00:00:00Z">
        <w:r>
          <w:delText xml:space="preserve"> </w:delText>
        </w:r>
      </w:del>
      <w:del w:id="6398" w:author="PR Preview" w:date="2026-01-01T00:00:00Z">
        <w:r>
          <w:delText xml:space="preserve">This example applies 10-fold cross-validation</w:delText>
        </w:r>
      </w:del>
      <w:del w:id="6399" w:author="PR Preview" w:date="2026-01-01T00:00:00Z">
        <w:r>
          <w:delText xml:space="preserve"> </w:delText>
        </w:r>
      </w:del>
      <w:del w:id="6400" w:author="PR Preview" w:date="2026-01-01T00:00:00Z">
        <w:r>
          <w:delText xml:space="preserve">to the simulated training set of</w:delText>
        </w:r>
      </w:del>
      <w:del w:id="6401" w:author="PR Preview" w:date="2026-01-01T00:00:00Z">
        <w:r>
          <w:delText xml:space="preserve"> </w:delText>
        </w:r>
      </w:del>
      <w:hyperlink w:anchor="exm-train-test-error-simulated">
        <w:del w:id="6402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6403" w:author="PR Preview" w:date="2026-01-01T00:00:00Z">
        <w:r>
          <w:delText xml:space="preserve">,</w:delText>
        </w:r>
      </w:del>
      <w:del w:id="6404" w:author="PR Preview" w:date="2026-01-01T00:00:00Z">
        <w:r>
          <w:delText xml:space="preserve"> </w:delText>
        </w:r>
      </w:del>
      <w:del w:id="6405" w:author="PR Preview" w:date="2026-01-01T00:00:00Z">
        <w:r>
          <w:delText xml:space="preserve">records the sMSE in each fold,</w:delText>
        </w:r>
      </w:del>
      <w:del w:id="6406" w:author="PR Preview" w:date="2026-01-01T00:00:00Z">
        <w:r>
          <w:delText xml:space="preserve"> </w:delText>
        </w:r>
      </w:del>
      <w:del w:id="6407" w:author="PR Preview" w:date="2026-01-01T00:00:00Z">
        <w:r>
          <w:delText xml:space="preserve">and applies</w:delText>
        </w:r>
      </w:del>
      <w:del w:id="6408" w:author="PR Preview" w:date="2026-01-01T00:00:00Z">
        <w:r>
          <w:delText xml:space="preserve"> </w:delText>
        </w:r>
      </w:del>
      <w:hyperlink w:anchor="def-one-se-rule">
        <w:del w:id="6409" w:author="PR Preview" w:date="2026-01-01T00:00:00Z">
          <w:r>
            <w:rPr>
              <w:rStyle w:val="Hyperlink"/>
            </w:rPr>
            <w:delText xml:space="preserve">Definition 66</w:delText>
          </w:r>
        </w:del>
      </w:hyperlink>
      <w:del w:id="6410" w:author="PR Preview" w:date="2026-01-01T00:00:00Z">
        <w:r>
          <w:delText xml:space="preserve"> </w:delText>
        </w:r>
      </w:del>
      <w:del w:id="6411" w:author="PR Preview" w:date="2026-01-01T00:00:00Z">
        <w:r>
          <w:delText xml:space="preserve">to the ten degrees.</w:delText>
        </w:r>
      </w:del>
    </w:p>
    <w:p>
      <w:pPr>
        <w:pStyle w:val="BodyText"/>
      </w:pPr>
      <w:ins w:id="6412" w:author="PR Preview" w:date="2026-01-01T00:00:00Z">
        <w:r>
          <w:rPr>
            <w:b/>
            <w:bCs/>
          </w:rPr>
          <w:t xml:space="preserve">Example 39 (The one-standard-error rule for the simulated polynomials)</w:t>
        </w:r>
      </w:ins>
      <w:ins w:id="6413" w:author="PR Preview" w:date="2026-01-01T00:00:00Z">
        <w:r>
          <w:t xml:space="preserve"> </w:t>
        </w:r>
      </w:ins>
      <w:ins w:id="6414" w:author="PR Preview" w:date="2026-01-01T00:00:00Z">
        <w:r>
          <w:t xml:space="preserve">This example applies 10-fold cross-validation</w:t>
        </w:r>
      </w:ins>
      <w:ins w:id="6415" w:author="PR Preview" w:date="2026-01-01T00:00:00Z">
        <w:r>
          <w:t xml:space="preserve"> </w:t>
        </w:r>
      </w:ins>
      <w:ins w:id="6416" w:author="PR Preview" w:date="2026-01-01T00:00:00Z">
        <w:r>
          <w:t xml:space="preserve">to the simulated training set of</w:t>
        </w:r>
      </w:ins>
      <w:ins w:id="6417" w:author="PR Preview" w:date="2026-01-01T00:00:00Z">
        <w:r>
          <w:t xml:space="preserve"> </w:t>
        </w:r>
      </w:ins>
      <w:hyperlink w:anchor="exm-train-test-error-simulated">
        <w:ins w:id="641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6419" w:author="PR Preview" w:date="2026-01-01T00:00:00Z">
        <w:r>
          <w:t xml:space="preserve">,</w:t>
        </w:r>
      </w:ins>
      <w:ins w:id="6420" w:author="PR Preview" w:date="2026-01-01T00:00:00Z">
        <w:r>
          <w:t xml:space="preserve"> </w:t>
        </w:r>
      </w:ins>
      <w:ins w:id="6421" w:author="PR Preview" w:date="2026-01-01T00:00:00Z">
        <w:r>
          <w:t xml:space="preserve">records the sMSE in each fold,</w:t>
        </w:r>
      </w:ins>
      <w:ins w:id="6422" w:author="PR Preview" w:date="2026-01-01T00:00:00Z">
        <w:r>
          <w:t xml:space="preserve"> </w:t>
        </w:r>
      </w:ins>
      <w:ins w:id="6423" w:author="PR Preview" w:date="2026-01-01T00:00:00Z">
        <w:r>
          <w:t xml:space="preserve">and applies</w:t>
        </w:r>
      </w:ins>
      <w:ins w:id="6424" w:author="PR Preview" w:date="2026-01-01T00:00:00Z">
        <w:r>
          <w:t xml:space="preserve"> </w:t>
        </w:r>
      </w:ins>
      <w:hyperlink w:anchor="def-one-se-rule">
        <w:ins w:id="6425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6426" w:author="PR Preview" w:date="2026-01-01T00:00:00Z">
        <w:r>
          <w:t xml:space="preserve"> </w:t>
        </w:r>
      </w:ins>
      <w:ins w:id="6427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del w:id="6428" w:author="PR Preview" w:date="2026-01-01T00:00:00Z">
        <w:r>
          <w:delText xml:space="preserve">The smallest estimate is at degree 8.</w:delText>
        </w:r>
      </w:del>
      <w:del w:id="6429" w:author="PR Preview" w:date="2026-01-01T00:00:00Z">
        <w:r>
          <w:delText xml:space="preserve"> </w:delText>
        </w:r>
      </w:del>
      <w:del w:id="6430" w:author="PR Preview" w:date="2026-01-01T00:00:00Z">
        <w:r>
          <w:delText xml:space="preserve">The lowest degree within one fold-based standard error of it</w:delText>
        </w:r>
      </w:del>
      <w:del w:id="6431" w:author="PR Preview" w:date="2026-01-01T00:00:00Z">
        <w:r>
          <w:delText xml:space="preserve"> </w:delText>
        </w:r>
      </w:del>
      <w:del w:id="6432" w:author="PR Preview" w:date="2026-01-01T00:00:00Z">
        <w:r>
          <w:delText xml:space="preserve">is degree 3,</w:delText>
        </w:r>
      </w:del>
      <w:del w:id="6433" w:author="PR Preview" w:date="2026-01-01T00:00:00Z">
        <w:r>
          <w:delText xml:space="preserve"> </w:delText>
        </w:r>
      </w:del>
      <w:del w:id="6434" w:author="PR Preview" w:date="2026-01-01T00:00:00Z">
        <w:r>
          <w:delText xml:space="preserve">which is the one-standard-error rule’s choice.</w:delText>
        </w:r>
      </w:del>
      <w:del w:id="6435" w:author="PR Preview" w:date="2026-01-01T00:00:00Z">
        <w:r>
          <w:delText xml:space="preserve"> </w:delText>
        </w:r>
      </w:del>
      <w:del w:id="6436" w:author="PR Preview" w:date="2026-01-01T00:00:00Z">
        <w:r>
          <w:delText xml:space="preserve">The rule prefers the simpler model</w:delText>
        </w:r>
      </w:del>
      <w:del w:id="6437" w:author="PR Preview" w:date="2026-01-01T00:00:00Z">
        <w:r>
          <w:delText xml:space="preserve"> </w:delText>
        </w:r>
      </w:del>
      <w:del w:id="6438" w:author="PR Preview" w:date="2026-01-01T00:00:00Z">
        <w:r>
          <w:delText xml:space="preserve">when the data cannot clearly tell it apart from the degree with the smallest estimate.</w:delText>
        </w:r>
      </w:del>
      <w:del w:id="6439" w:author="PR Preview" w:date="2026-01-01T00:00:00Z">
        <w:r>
          <w:delText xml:space="preserve"> </w:delText>
        </w:r>
      </w:del>
      <w:del w:id="6440" w:author="PR Preview" w:date="2026-01-01T00:00:00Z">
        <w:r>
          <w:delText xml:space="preserve">Because the data are simulated,</w:delText>
        </w:r>
      </w:del>
      <w:del w:id="6441" w:author="PR Preview" w:date="2026-01-01T00:00:00Z">
        <w:r>
          <w:delText xml:space="preserve"> </w:delText>
        </w:r>
      </w:del>
      <w:del w:id="6442" w:author="PR Preview" w:date="2026-01-01T00:00:00Z">
        <w:r>
          <w:delText xml:space="preserve">we can check both choices against</w:delText>
        </w:r>
      </w:del>
      <w:del w:id="6443" w:author="PR Preview" w:date="2026-01-01T00:00:00Z">
        <w:r>
          <w:delText xml:space="preserve"> </w:delText>
        </w:r>
      </w:del>
      <w:del w:id="6444" w:author="PR Preview" w:date="2026-01-01T00:00:00Z">
        <w:r>
          <w:delText xml:space="preserve">the estimated generalization pRMSE of</w:delText>
        </w:r>
      </w:del>
      <w:del w:id="6445" w:author="PR Preview" w:date="2026-01-01T00:00:00Z">
        <w:r>
          <w:delText xml:space="preserve"> </w:delText>
        </w:r>
      </w:del>
      <w:hyperlink w:anchor="exm-train-test-error-simulated">
        <w:del w:id="6446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6447" w:author="PR Preview" w:date="2026-01-01T00:00:00Z">
        <w:r>
          <w:delText xml:space="preserve"> </w:delText>
        </w:r>
      </w:del>
      <w:del w:id="6448" w:author="PR Preview" w:date="2026-01-01T00:00:00Z">
        <w:r>
          <w:delText xml:space="preserve">for each:</w:delText>
        </w:r>
      </w:del>
      <w:del w:id="6449" w:author="PR Preview" w:date="2026-01-01T00:00:00Z">
        <w:r>
          <w:delText xml:space="preserve"> </w:delText>
        </w:r>
      </w:del>
      <w:del w:id="6450" w:author="PR Preview" w:date="2026-01-01T00:00:00Z">
        <w:r>
          <w:delText xml:space="preserve">0.335 for degree 8</w:delText>
        </w:r>
      </w:del>
      <w:del w:id="6451" w:author="PR Preview" w:date="2026-01-01T00:00:00Z">
        <w:r>
          <w:delText xml:space="preserve"> </w:delText>
        </w:r>
      </w:del>
      <w:del w:id="6452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6453" w:author="PR Preview" w:date="2026-01-01T00:00:00Z">
        <w:r>
          <w:t xml:space="preserve">The smallest estimate is at degree 8.</w:t>
        </w:r>
      </w:ins>
      <w:ins w:id="6454" w:author="PR Preview" w:date="2026-01-01T00:00:00Z">
        <w:r>
          <w:t xml:space="preserve"> </w:t>
        </w:r>
      </w:ins>
      <w:ins w:id="6455" w:author="PR Preview" w:date="2026-01-01T00:00:00Z">
        <w:r>
          <w:t xml:space="preserve">The lowest degree within one fold-based standard error of it</w:t>
        </w:r>
      </w:ins>
      <w:ins w:id="6456" w:author="PR Preview" w:date="2026-01-01T00:00:00Z">
        <w:r>
          <w:t xml:space="preserve"> </w:t>
        </w:r>
      </w:ins>
      <w:ins w:id="6457" w:author="PR Preview" w:date="2026-01-01T00:00:00Z">
        <w:r>
          <w:t xml:space="preserve">is degree 3,</w:t>
        </w:r>
      </w:ins>
      <w:ins w:id="6458" w:author="PR Preview" w:date="2026-01-01T00:00:00Z">
        <w:r>
          <w:t xml:space="preserve"> </w:t>
        </w:r>
      </w:ins>
      <w:ins w:id="6459" w:author="PR Preview" w:date="2026-01-01T00:00:00Z">
        <w:r>
          <w:t xml:space="preserve">which is the one-standard-error rule’s choice.</w:t>
        </w:r>
      </w:ins>
      <w:ins w:id="6460" w:author="PR Preview" w:date="2026-01-01T00:00:00Z">
        <w:r>
          <w:t xml:space="preserve"> </w:t>
        </w:r>
      </w:ins>
      <w:ins w:id="6461" w:author="PR Preview" w:date="2026-01-01T00:00:00Z">
        <w:r>
          <w:t xml:space="preserve">The rule prefers the simpler model</w:t>
        </w:r>
      </w:ins>
      <w:ins w:id="6462" w:author="PR Preview" w:date="2026-01-01T00:00:00Z">
        <w:r>
          <w:t xml:space="preserve"> </w:t>
        </w:r>
      </w:ins>
      <w:ins w:id="6463" w:author="PR Preview" w:date="2026-01-01T00:00:00Z">
        <w:r>
          <w:t xml:space="preserve">when the data cannot clearly tell it apart from the degree with the smallest estimate.</w:t>
        </w:r>
      </w:ins>
      <w:ins w:id="6464" w:author="PR Preview" w:date="2026-01-01T00:00:00Z">
        <w:r>
          <w:t xml:space="preserve"> </w:t>
        </w:r>
      </w:ins>
      <w:ins w:id="6465" w:author="PR Preview" w:date="2026-01-01T00:00:00Z">
        <w:r>
          <w:t xml:space="preserve">Because the data are simulated,</w:t>
        </w:r>
      </w:ins>
      <w:ins w:id="6466" w:author="PR Preview" w:date="2026-01-01T00:00:00Z">
        <w:r>
          <w:t xml:space="preserve"> </w:t>
        </w:r>
      </w:ins>
      <w:ins w:id="6467" w:author="PR Preview" w:date="2026-01-01T00:00:00Z">
        <w:r>
          <w:t xml:space="preserve">we can check both choices against</w:t>
        </w:r>
      </w:ins>
      <w:ins w:id="6468" w:author="PR Preview" w:date="2026-01-01T00:00:00Z">
        <w:r>
          <w:t xml:space="preserve"> </w:t>
        </w:r>
      </w:ins>
      <w:ins w:id="6469" w:author="PR Preview" w:date="2026-01-01T00:00:00Z">
        <w:r>
          <w:t xml:space="preserve">the estimated generalization pRMSE of</w:t>
        </w:r>
      </w:ins>
      <w:ins w:id="6470" w:author="PR Preview" w:date="2026-01-01T00:00:00Z">
        <w:r>
          <w:t xml:space="preserve"> </w:t>
        </w:r>
      </w:ins>
      <w:hyperlink w:anchor="exm-train-test-error-simulated">
        <w:ins w:id="647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6472" w:author="PR Preview" w:date="2026-01-01T00:00:00Z">
        <w:r>
          <w:t xml:space="preserve"> </w:t>
        </w:r>
      </w:ins>
      <w:ins w:id="6473" w:author="PR Preview" w:date="2026-01-01T00:00:00Z">
        <w:r>
          <w:t xml:space="preserve">for each:</w:t>
        </w:r>
      </w:ins>
      <w:ins w:id="6474" w:author="PR Preview" w:date="2026-01-01T00:00:00Z">
        <w:r>
          <w:t xml:space="preserve"> </w:t>
        </w:r>
      </w:ins>
      <w:ins w:id="6475" w:author="PR Preview" w:date="2026-01-01T00:00:00Z">
        <w:r>
          <w:t xml:space="preserve">0.335 for degree 8</w:t>
        </w:r>
      </w:ins>
      <w:ins w:id="6476" w:author="PR Preview" w:date="2026-01-01T00:00:00Z">
        <w:r>
          <w:t xml:space="preserve"> </w:t>
        </w:r>
      </w:ins>
      <w:ins w:id="6477" w:author="PR Preview" w:date="2026-01-01T00:00:00Z">
        <w:r>
          <w:t xml:space="preserve">and 0.315 for degree 3.</w:t>
        </w:r>
      </w:ins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del w:id="6478" w:author="PR Preview" w:date="2026-01-01T00:00:00Z">
        <w:r>
          <w:rPr>
            <w:b/>
            <w:bCs/>
          </w:rPr>
          <w:delText xml:space="preserve">Definition 67 (Adjusted coefficient of determination)</w:delText>
        </w:r>
      </w:del>
      <w:del w:id="6479" w:author="PR Preview" w:date="2026-01-01T00:00:00Z">
        <w:r>
          <w:delText xml:space="preserve"> </w:delText>
        </w:r>
      </w:del>
      <w:del w:id="6480" w:author="PR Preview" w:date="2026-01-01T00:00:00Z">
        <w:r>
          <w:delText xml:space="preserve">Let a regression model with</w:delText>
        </w:r>
      </w:del>
      <w:del w:id="6481" w:author="PR Preview" w:date="2026-01-01T00:00:00Z">
        <w:r>
          <w:delText xml:space="preserve"> </w:delText>
        </w:r>
      </w:del>
      <m:oMath>
        <m:r>
          <m:t>p</m:t>
        </m:r>
      </m:oMath>
      <w:del w:id="6482" w:author="PR Preview" w:date="2026-01-01T00:00:00Z">
        <w:r>
          <w:delText xml:space="preserve"> </w:delText>
        </w:r>
      </w:del>
      <w:del w:id="6483" w:author="PR Preview" w:date="2026-01-01T00:00:00Z">
        <w:r>
          <w:delText xml:space="preserve">predictors and a constant term be fitted to</w:delText>
        </w:r>
      </w:del>
      <w:del w:id="6484" w:author="PR Preview" w:date="2026-01-01T00:00:00Z">
        <w:r>
          <w:delText xml:space="preserve"> </w:delText>
        </w:r>
      </w:del>
      <m:oMath>
        <m:r>
          <m:t>n</m:t>
        </m:r>
      </m:oMath>
      <w:del w:id="6485" w:author="PR Preview" w:date="2026-01-01T00:00:00Z">
        <w:r>
          <w:delText xml:space="preserve"> </w:delText>
        </w:r>
      </w:del>
      <w:del w:id="6486" w:author="PR Preview" w:date="2026-01-01T00:00:00Z">
        <w:r>
          <w:delText xml:space="preserve">observations, with</w:delText>
        </w:r>
      </w:del>
      <w:del w:id="64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del w:id="6488" w:author="PR Preview" w:date="2026-01-01T00:00:00Z">
        <w:r>
          <w:delText xml:space="preserve">.</w:delText>
        </w:r>
      </w:del>
      <w:del w:id="6489" w:author="PR Preview" w:date="2026-01-01T00:00:00Z">
        <w:r>
          <w:delText xml:space="preserve"> </w:delText>
        </w:r>
      </w:del>
      <w:del w:id="6490" w:author="PR Preview" w:date="2026-01-01T00:00:00Z">
        <w:r>
          <w:delText xml:space="preserve">The</w:delText>
        </w:r>
      </w:del>
      <w:del w:id="6491" w:author="PR Preview" w:date="2026-01-01T00:00:00Z">
        <w:r>
          <w:delText xml:space="preserve"> </w:delText>
        </w:r>
      </w:del>
      <w:del w:id="6492" w:author="PR Preview" w:date="2026-01-01T00:00:00Z">
        <w:r>
          <w:rPr>
            <w:b/>
            <w:bCs/>
          </w:rPr>
          <w:delText xml:space="preserve">adjusted coefficient of determination</w:delText>
        </w:r>
      </w:del>
      <w:del w:id="6493" w:author="PR Preview" w:date="2026-01-01T00:00:00Z">
        <w:r>
          <w:delText xml:space="preserve"> </w:delText>
        </w:r>
      </w:del>
      <w:del w:id="6494" w:author="PR Preview" w:date="2026-01-01T00:00:00Z">
        <w:r>
          <w:delText xml:space="preserve">of the</w:delText>
        </w:r>
      </w:del>
      <w:del w:id="6495" w:author="PR Preview" w:date="2026-01-01T00:00:00Z">
        <w:r>
          <w:delText xml:space="preserve"> </w:delText>
        </w:r>
      </w:del>
      <w:hyperlink w:anchor="def-fitted-model">
        <w:del w:id="649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497" w:author="PR Preview" w:date="2026-01-01T00:00:00Z">
        <w:r>
          <w:delText xml:space="preserve"> </w:delText>
        </w:r>
      </w:del>
      <w:del w:id="6498" w:author="PR Preview" w:date="2026-01-01T00:00:00Z">
        <w:r>
          <w:delText xml:space="preserve">is</w:delText>
        </w:r>
      </w:del>
    </w:p>
    <w:p>
      <w:pPr>
        <w:pStyle w:val="FirstParagraph"/>
      </w:pPr>
      <w:ins w:id="6499" w:author="PR Preview" w:date="2026-01-01T00:00:00Z">
        <w:r>
          <w:rPr>
            <w:b/>
            <w:bCs/>
          </w:rPr>
          <w:t xml:space="preserve">Definition 68 (Adjusted coefficient of determination)</w:t>
        </w:r>
      </w:ins>
      <w:ins w:id="6500" w:author="PR Preview" w:date="2026-01-01T00:00:00Z">
        <w:r>
          <w:t xml:space="preserve"> </w:t>
        </w:r>
      </w:ins>
      <w:ins w:id="6501" w:author="PR Preview" w:date="2026-01-01T00:00:00Z">
        <w:r>
          <w:t xml:space="preserve">Let a regression model with</w:t>
        </w:r>
      </w:ins>
      <w:ins w:id="6502" w:author="PR Preview" w:date="2026-01-01T00:00:00Z">
        <w:r>
          <w:t xml:space="preserve"> </w:t>
        </w:r>
      </w:ins>
      <m:oMath>
        <m:r>
          <m:t>p</m:t>
        </m:r>
      </m:oMath>
      <w:ins w:id="6503" w:author="PR Preview" w:date="2026-01-01T00:00:00Z">
        <w:r>
          <w:t xml:space="preserve"> </w:t>
        </w:r>
      </w:ins>
      <w:ins w:id="6504" w:author="PR Preview" w:date="2026-01-01T00:00:00Z">
        <w:r>
          <w:t xml:space="preserve">predictors and a constant term be fitted to</w:t>
        </w:r>
      </w:ins>
      <w:ins w:id="6505" w:author="PR Preview" w:date="2026-01-01T00:00:00Z">
        <w:r>
          <w:t xml:space="preserve"> </w:t>
        </w:r>
      </w:ins>
      <m:oMath>
        <m:r>
          <m:t>n</m:t>
        </m:r>
      </m:oMath>
      <w:ins w:id="6506" w:author="PR Preview" w:date="2026-01-01T00:00:00Z">
        <w:r>
          <w:t xml:space="preserve"> </w:t>
        </w:r>
      </w:ins>
      <w:ins w:id="6507" w:author="PR Preview" w:date="2026-01-01T00:00:00Z">
        <w:r>
          <w:t xml:space="preserve">observations, with</w:t>
        </w:r>
      </w:ins>
      <w:ins w:id="65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ins w:id="6509" w:author="PR Preview" w:date="2026-01-01T00:00:00Z">
        <w:r>
          <w:t xml:space="preserve">.</w:t>
        </w:r>
      </w:ins>
      <w:ins w:id="6510" w:author="PR Preview" w:date="2026-01-01T00:00:00Z">
        <w:r>
          <w:t xml:space="preserve"> </w:t>
        </w:r>
      </w:ins>
      <w:ins w:id="6511" w:author="PR Preview" w:date="2026-01-01T00:00:00Z">
        <w:r>
          <w:t xml:space="preserve">The</w:t>
        </w:r>
      </w:ins>
      <w:ins w:id="6512" w:author="PR Preview" w:date="2026-01-01T00:00:00Z">
        <w:r>
          <w:t xml:space="preserve"> </w:t>
        </w:r>
      </w:ins>
      <w:ins w:id="6513" w:author="PR Preview" w:date="2026-01-01T00:00:00Z">
        <w:r>
          <w:rPr>
            <w:b/>
            <w:bCs/>
          </w:rPr>
          <w:t xml:space="preserve">adjusted coefficient of determination</w:t>
        </w:r>
      </w:ins>
      <w:ins w:id="6514" w:author="PR Preview" w:date="2026-01-01T00:00:00Z">
        <w:r>
          <w:t xml:space="preserve"> </w:t>
        </w:r>
      </w:ins>
      <w:ins w:id="6515" w:author="PR Preview" w:date="2026-01-01T00:00:00Z">
        <w:r>
          <w:t xml:space="preserve">of the</w:t>
        </w:r>
      </w:ins>
      <w:ins w:id="6516" w:author="PR Preview" w:date="2026-01-01T00:00:00Z">
        <w:r>
          <w:t xml:space="preserve"> </w:t>
        </w:r>
      </w:ins>
      <w:hyperlink w:anchor="def-fitted-model">
        <w:ins w:id="651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518" w:author="PR Preview" w:date="2026-01-01T00:00:00Z">
        <w:r>
          <w:t xml:space="preserve"> </w:t>
        </w:r>
      </w:ins>
      <w:ins w:id="6519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del w:id="6520" w:author="PR Preview" w:date="2026-01-01T00:00:00Z">
        <w:r>
          <w:rPr>
            <w:b/>
            <w:bCs/>
          </w:rPr>
          <w:delText xml:space="preserve">Example 39 (Adjusted coefficient of determination of nested</w:delText>
        </w:r>
      </w:del>
      <w:del w:id="6521" w:author="PR Preview" w:date="2026-01-01T00:00:00Z">
        <w:r>
          <w:rPr>
            <w:b/>
            <w:bCs/>
          </w:rPr>
          <w:delText xml:space="preserve"> </w:delText>
        </w:r>
      </w:del>
      <w:del w:id="6522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523" w:author="PR Preview" w:date="2026-01-01T00:00:00Z">
        <w:r>
          <w:rPr>
            <w:b/>
            <w:bCs/>
          </w:rPr>
          <w:delText xml:space="preserve"> </w:delText>
        </w:r>
      </w:del>
      <w:del w:id="6524" w:author="PR Preview" w:date="2026-01-01T00:00:00Z">
        <w:r>
          <w:rPr>
            <w:b/>
            <w:bCs/>
          </w:rPr>
          <w:delText xml:space="preserve">models)</w:delText>
        </w:r>
      </w:del>
      <w:del w:id="6525" w:author="PR Preview" w:date="2026-01-01T00:00:00Z">
        <w:r>
          <w:delText xml:space="preserve"> </w:delText>
        </w:r>
      </w:del>
      <w:del w:id="6526" w:author="PR Preview" w:date="2026-01-01T00:00:00Z">
        <w:r>
          <w:delText xml:space="preserve">The</w:delText>
        </w:r>
      </w:del>
      <w:del w:id="6527" w:author="PR Preview" w:date="2026-01-01T00:00:00Z">
        <w:r>
          <w:delText xml:space="preserve"> </w:delText>
        </w:r>
      </w:del>
      <w:del w:id="6528" w:author="PR Preview" w:date="2026-01-01T00:00:00Z">
        <w:r>
          <w:rPr>
            <w:rStyle w:val="VerbatimChar"/>
          </w:rPr>
          <w:delText xml:space="preserve">mtcars</w:delText>
        </w:r>
      </w:del>
      <w:del w:id="6529" w:author="PR Preview" w:date="2026-01-01T00:00:00Z">
        <w:r>
          <w:delText xml:space="preserve"> </w:delText>
        </w:r>
      </w:del>
      <w:hyperlink w:anchor="def-data-set">
        <w:del w:id="6530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6531" w:author="PR Preview" w:date="2026-01-01T00:00:00Z">
        <w:r>
          <w:delText xml:space="preserve"> </w:delText>
        </w:r>
      </w:del>
      <w:del w:id="6532" w:author="PR Preview" w:date="2026-01-01T00:00:00Z">
        <w:r>
          <w:delText xml:space="preserve">has the fuel economy</w:delText>
        </w:r>
      </w:del>
      <w:del w:id="6533" w:author="PR Preview" w:date="2026-01-01T00:00:00Z">
        <w:r>
          <w:delText xml:space="preserve"> </w:delText>
        </w:r>
      </w:del>
      <w:del w:id="6534" w:author="PR Preview" w:date="2026-01-01T00:00:00Z">
        <w:r>
          <w:rPr>
            <w:rStyle w:val="VerbatimChar"/>
          </w:rPr>
          <w:delText xml:space="preserve">mpg</w:delText>
        </w:r>
      </w:del>
      <w:del w:id="6535" w:author="PR Preview" w:date="2026-01-01T00:00:00Z">
        <w:r>
          <w:delText xml:space="preserve"> </w:delText>
        </w:r>
      </w:del>
      <w:del w:id="6536" w:author="PR Preview" w:date="2026-01-01T00:00:00Z">
        <w:r>
          <w:delText xml:space="preserve">of 32 cars from the 1974</w:delText>
        </w:r>
      </w:del>
      <w:del w:id="6537" w:author="PR Preview" w:date="2026-01-01T00:00:00Z">
        <w:r>
          <w:delText xml:space="preserve"> </w:delText>
        </w:r>
      </w:del>
      <w:del w:id="6538" w:author="PR Preview" w:date="2026-01-01T00:00:00Z">
        <w:r>
          <w:rPr>
            <w:i/>
            <w:iCs/>
          </w:rPr>
          <w:delText xml:space="preserve">Motor Trend</w:delText>
        </w:r>
      </w:del>
      <w:del w:id="6539" w:author="PR Preview" w:date="2026-01-01T00:00:00Z">
        <w:r>
          <w:delText xml:space="preserve"> </w:delText>
        </w:r>
      </w:del>
      <w:del w:id="6540" w:author="PR Preview" w:date="2026-01-01T00:00:00Z">
        <w:r>
          <w:delText xml:space="preserve">magazine.</w:delText>
        </w:r>
      </w:del>
      <w:del w:id="6541" w:author="PR Preview" w:date="2026-01-01T00:00:00Z">
        <w:r>
          <w:delText xml:space="preserve"> </w:delText>
        </w:r>
      </w:del>
      <w:del w:id="6542" w:author="PR Preview" w:date="2026-01-01T00:00:00Z">
        <w:r>
          <w:delText xml:space="preserve">This example fits four</w:delText>
        </w:r>
      </w:del>
      <w:del w:id="6543" w:author="PR Preview" w:date="2026-01-01T00:00:00Z">
        <w:r>
          <w:delText xml:space="preserve"> </w:delText>
        </w:r>
      </w:del>
      <w:hyperlink r:id="rId358">
        <w:del w:id="6544" w:author="PR Preview" w:date="2026-01-01T00:00:00Z">
          <w:r>
            <w:rPr>
              <w:rStyle w:val="Hyperlink"/>
            </w:rPr>
            <w:delText xml:space="preserve">nested</w:delText>
          </w:r>
        </w:del>
      </w:hyperlink>
      <w:del w:id="6545" w:author="PR Preview" w:date="2026-01-01T00:00:00Z">
        <w:r>
          <w:delText xml:space="preserve"> </w:delText>
        </w:r>
      </w:del>
      <w:del w:id="6546" w:author="PR Preview" w:date="2026-01-01T00:00:00Z">
        <w:r>
          <w:delText xml:space="preserve">linear models of</w:delText>
        </w:r>
      </w:del>
      <w:del w:id="6547" w:author="PR Preview" w:date="2026-01-01T00:00:00Z">
        <w:r>
          <w:delText xml:space="preserve"> </w:delText>
        </w:r>
      </w:del>
      <w:del w:id="6548" w:author="PR Preview" w:date="2026-01-01T00:00:00Z">
        <w:r>
          <w:rPr>
            <w:rStyle w:val="VerbatimChar"/>
          </w:rPr>
          <w:delText xml:space="preserve">mpg</w:delText>
        </w:r>
      </w:del>
      <w:del w:id="6549" w:author="PR Preview" w:date="2026-01-01T00:00:00Z">
        <w:r>
          <w:delText xml:space="preserve">,</w:delText>
        </w:r>
      </w:del>
      <w:del w:id="6550" w:author="PR Preview" w:date="2026-01-01T00:00:00Z">
        <w:r>
          <w:delText xml:space="preserve"> </w:delText>
        </w:r>
      </w:del>
      <w:del w:id="6551" w:author="PR Preview" w:date="2026-01-01T00:00:00Z">
        <w:r>
          <w:delText xml:space="preserve">each adding one predictor to the one before,</w:delText>
        </w:r>
      </w:del>
      <w:del w:id="6552" w:author="PR Preview" w:date="2026-01-01T00:00:00Z">
        <w:r>
          <w:delText xml:space="preserve"> </w:delText>
        </w:r>
      </w:del>
      <w:del w:id="6553" w:author="PR Preview" w:date="2026-01-01T00:00:00Z">
        <w:r>
          <w:delText xml:space="preserve">and computes</w:delText>
        </w:r>
      </w:del>
      <w:del w:id="6554" w:author="PR Preview" w:date="2026-01-01T00:00:00Z">
        <w:r>
          <w:delText xml:space="preserve"> </w:delText>
        </w:r>
      </w:del>
      <w:hyperlink w:anchor="def-adjusted-r-squared">
        <w:del w:id="6555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6556" w:author="PR Preview" w:date="2026-01-01T00:00:00Z">
        <w:r>
          <w:delText xml:space="preserve"> </w:delText>
        </w:r>
      </w:del>
      <w:del w:id="6557" w:author="PR Preview" w:date="2026-01-01T00:00:00Z">
        <w:r>
          <w:delText xml:space="preserve">from its formula.</w:delText>
        </w:r>
      </w:del>
    </w:p>
    <w:p>
      <w:pPr>
        <w:pStyle w:val="BodyText"/>
      </w:pPr>
      <w:ins w:id="6558" w:author="PR Preview" w:date="2026-01-01T00:00:00Z">
        <w:r>
          <w:rPr>
            <w:b/>
            <w:bCs/>
          </w:rPr>
          <w:t xml:space="preserve">Example 40 (Adjusted coefficient of determination of nested</w:t>
        </w:r>
      </w:ins>
      <w:ins w:id="6559" w:author="PR Preview" w:date="2026-01-01T00:00:00Z">
        <w:r>
          <w:rPr>
            <w:b/>
            <w:bCs/>
          </w:rPr>
          <w:t xml:space="preserve"> </w:t>
        </w:r>
      </w:ins>
      <w:ins w:id="656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561" w:author="PR Preview" w:date="2026-01-01T00:00:00Z">
        <w:r>
          <w:rPr>
            <w:b/>
            <w:bCs/>
          </w:rPr>
          <w:t xml:space="preserve"> </w:t>
        </w:r>
      </w:ins>
      <w:ins w:id="6562" w:author="PR Preview" w:date="2026-01-01T00:00:00Z">
        <w:r>
          <w:rPr>
            <w:b/>
            <w:bCs/>
          </w:rPr>
          <w:t xml:space="preserve">models)</w:t>
        </w:r>
      </w:ins>
      <w:ins w:id="6563" w:author="PR Preview" w:date="2026-01-01T00:00:00Z">
        <w:r>
          <w:t xml:space="preserve"> </w:t>
        </w:r>
      </w:ins>
      <w:ins w:id="6564" w:author="PR Preview" w:date="2026-01-01T00:00:00Z">
        <w:r>
          <w:t xml:space="preserve">The</w:t>
        </w:r>
      </w:ins>
      <w:ins w:id="6565" w:author="PR Preview" w:date="2026-01-01T00:00:00Z">
        <w:r>
          <w:t xml:space="preserve"> </w:t>
        </w:r>
      </w:ins>
      <w:ins w:id="6566" w:author="PR Preview" w:date="2026-01-01T00:00:00Z">
        <w:r>
          <w:rPr>
            <w:rStyle w:val="VerbatimChar"/>
          </w:rPr>
          <w:t xml:space="preserve">mtcars</w:t>
        </w:r>
      </w:ins>
      <w:ins w:id="6567" w:author="PR Preview" w:date="2026-01-01T00:00:00Z">
        <w:r>
          <w:t xml:space="preserve"> </w:t>
        </w:r>
      </w:ins>
      <w:hyperlink w:anchor="def-data-set">
        <w:ins w:id="6568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6569" w:author="PR Preview" w:date="2026-01-01T00:00:00Z">
        <w:r>
          <w:t xml:space="preserve"> </w:t>
        </w:r>
      </w:ins>
      <w:ins w:id="6570" w:author="PR Preview" w:date="2026-01-01T00:00:00Z">
        <w:r>
          <w:t xml:space="preserve">has the fuel economy</w:t>
        </w:r>
      </w:ins>
      <w:ins w:id="6571" w:author="PR Preview" w:date="2026-01-01T00:00:00Z">
        <w:r>
          <w:t xml:space="preserve"> </w:t>
        </w:r>
      </w:ins>
      <w:ins w:id="6572" w:author="PR Preview" w:date="2026-01-01T00:00:00Z">
        <w:r>
          <w:rPr>
            <w:rStyle w:val="VerbatimChar"/>
          </w:rPr>
          <w:t xml:space="preserve">mpg</w:t>
        </w:r>
      </w:ins>
      <w:ins w:id="6573" w:author="PR Preview" w:date="2026-01-01T00:00:00Z">
        <w:r>
          <w:t xml:space="preserve"> </w:t>
        </w:r>
      </w:ins>
      <w:ins w:id="6574" w:author="PR Preview" w:date="2026-01-01T00:00:00Z">
        <w:r>
          <w:t xml:space="preserve">of 32 cars from the 1974</w:t>
        </w:r>
      </w:ins>
      <w:ins w:id="6575" w:author="PR Preview" w:date="2026-01-01T00:00:00Z">
        <w:r>
          <w:t xml:space="preserve"> </w:t>
        </w:r>
      </w:ins>
      <w:ins w:id="6576" w:author="PR Preview" w:date="2026-01-01T00:00:00Z">
        <w:r>
          <w:rPr>
            <w:i/>
            <w:iCs/>
          </w:rPr>
          <w:t xml:space="preserve">Motor Trend</w:t>
        </w:r>
      </w:ins>
      <w:ins w:id="6577" w:author="PR Preview" w:date="2026-01-01T00:00:00Z">
        <w:r>
          <w:t xml:space="preserve"> </w:t>
        </w:r>
      </w:ins>
      <w:ins w:id="6578" w:author="PR Preview" w:date="2026-01-01T00:00:00Z">
        <w:r>
          <w:t xml:space="preserve">magazine.</w:t>
        </w:r>
      </w:ins>
      <w:ins w:id="6579" w:author="PR Preview" w:date="2026-01-01T00:00:00Z">
        <w:r>
          <w:t xml:space="preserve"> </w:t>
        </w:r>
      </w:ins>
      <w:ins w:id="6580" w:author="PR Preview" w:date="2026-01-01T00:00:00Z">
        <w:r>
          <w:t xml:space="preserve">This example fits four</w:t>
        </w:r>
      </w:ins>
      <w:ins w:id="6581" w:author="PR Preview" w:date="2026-01-01T00:00:00Z">
        <w:r>
          <w:t xml:space="preserve"> </w:t>
        </w:r>
      </w:ins>
      <w:hyperlink r:id="rId358">
        <w:ins w:id="6582" w:author="PR Preview" w:date="2026-01-01T00:00:00Z">
          <w:r>
            <w:rPr>
              <w:rStyle w:val="Hyperlink"/>
            </w:rPr>
            <w:t xml:space="preserve">nested</w:t>
          </w:r>
        </w:ins>
      </w:hyperlink>
      <w:ins w:id="6583" w:author="PR Preview" w:date="2026-01-01T00:00:00Z">
        <w:r>
          <w:t xml:space="preserve"> </w:t>
        </w:r>
      </w:ins>
      <w:ins w:id="6584" w:author="PR Preview" w:date="2026-01-01T00:00:00Z">
        <w:r>
          <w:t xml:space="preserve">linear models of</w:t>
        </w:r>
      </w:ins>
      <w:ins w:id="6585" w:author="PR Preview" w:date="2026-01-01T00:00:00Z">
        <w:r>
          <w:t xml:space="preserve"> </w:t>
        </w:r>
      </w:ins>
      <w:ins w:id="6586" w:author="PR Preview" w:date="2026-01-01T00:00:00Z">
        <w:r>
          <w:rPr>
            <w:rStyle w:val="VerbatimChar"/>
          </w:rPr>
          <w:t xml:space="preserve">mpg</w:t>
        </w:r>
      </w:ins>
      <w:ins w:id="6587" w:author="PR Preview" w:date="2026-01-01T00:00:00Z">
        <w:r>
          <w:t xml:space="preserve">,</w:t>
        </w:r>
      </w:ins>
      <w:ins w:id="6588" w:author="PR Preview" w:date="2026-01-01T00:00:00Z">
        <w:r>
          <w:t xml:space="preserve"> </w:t>
        </w:r>
      </w:ins>
      <w:ins w:id="6589" w:author="PR Preview" w:date="2026-01-01T00:00:00Z">
        <w:r>
          <w:t xml:space="preserve">each adding one predictor to the one before,</w:t>
        </w:r>
      </w:ins>
      <w:ins w:id="6590" w:author="PR Preview" w:date="2026-01-01T00:00:00Z">
        <w:r>
          <w:t xml:space="preserve"> </w:t>
        </w:r>
      </w:ins>
      <w:ins w:id="6591" w:author="PR Preview" w:date="2026-01-01T00:00:00Z">
        <w:r>
          <w:t xml:space="preserve">and computes</w:t>
        </w:r>
      </w:ins>
      <w:ins w:id="6592" w:author="PR Preview" w:date="2026-01-01T00:00:00Z">
        <w:r>
          <w:t xml:space="preserve"> </w:t>
        </w:r>
      </w:ins>
      <w:hyperlink w:anchor="def-adjusted-r-squared">
        <w:ins w:id="6593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6594" w:author="PR Preview" w:date="2026-01-01T00:00:00Z">
        <w:r>
          <w:t xml:space="preserve"> </w:t>
        </w:r>
      </w:ins>
      <w:ins w:id="6595" w:author="PR Preview" w:date="2026-01-01T00:00:00Z">
        <w:r>
          <w:t xml:space="preserve">from its formula.</w:t>
        </w:r>
      </w:ins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del w:id="6596" w:author="PR Preview" w:date="2026-01-01T00:00:00Z">
        <w:r>
          <w:rPr>
            <w:b/>
            <w:bCs/>
          </w:rPr>
          <w:delText xml:space="preserve">Definition 68 (Mallows’</w:delText>
        </w:r>
      </w:del>
      <w:del w:id="6597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598" w:author="PR Preview" w:date="2026-01-01T00:00:00Z">
        <w:r>
          <w:rPr>
            <w:b/>
            <w:bCs/>
          </w:rPr>
          <w:delText xml:space="preserve">)</w:delText>
        </w:r>
      </w:del>
      <w:del w:id="6599" w:author="PR Preview" w:date="2026-01-01T00:00:00Z">
        <w:r>
          <w:delText xml:space="preserve"> </w:delText>
        </w:r>
      </w:del>
      <w:del w:id="6600" w:author="PR Preview" w:date="2026-01-01T00:00:00Z">
        <w:r>
          <w:delText xml:space="preserve">Let a least squares regression model with</w:delText>
        </w:r>
      </w:del>
      <w:del w:id="6601" w:author="PR Preview" w:date="2026-01-01T00:00:00Z">
        <w:r>
          <w:delText xml:space="preserve"> </w:delText>
        </w:r>
      </w:del>
      <m:oMath>
        <m:r>
          <m:t>p</m:t>
        </m:r>
      </m:oMath>
      <w:del w:id="6602" w:author="PR Preview" w:date="2026-01-01T00:00:00Z">
        <w:r>
          <w:delText xml:space="preserve"> </w:delText>
        </w:r>
      </w:del>
      <w:del w:id="6603" w:author="PR Preview" w:date="2026-01-01T00:00:00Z">
        <w:r>
          <w:delText xml:space="preserve">predictors be fitted to</w:delText>
        </w:r>
      </w:del>
      <w:del w:id="6604" w:author="PR Preview" w:date="2026-01-01T00:00:00Z">
        <w:r>
          <w:delText xml:space="preserve"> </w:delText>
        </w:r>
      </w:del>
      <m:oMath>
        <m:r>
          <m:t>n</m:t>
        </m:r>
      </m:oMath>
      <w:del w:id="6605" w:author="PR Preview" w:date="2026-01-01T00:00:00Z">
        <w:r>
          <w:delText xml:space="preserve"> </w:delText>
        </w:r>
      </w:del>
      <w:del w:id="6606" w:author="PR Preview" w:date="2026-01-01T00:00:00Z">
        <w:r>
          <w:delText xml:space="preserve">observations,</w:delText>
        </w:r>
      </w:del>
      <w:del w:id="6607" w:author="PR Preview" w:date="2026-01-01T00:00:00Z">
        <w:r>
          <w:delText xml:space="preserve"> </w:delText>
        </w:r>
      </w:del>
      <w:del w:id="6608" w:author="PR Preview" w:date="2026-01-01T00:00:00Z">
        <w:r>
          <w:delText xml:space="preserve">and let</w:delText>
        </w:r>
      </w:del>
      <w:del w:id="66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6610" w:author="PR Preview" w:date="2026-01-01T00:00:00Z">
        <w:r>
          <w:delText xml:space="preserve"> </w:delText>
        </w:r>
      </w:del>
      <w:del w:id="6611" w:author="PR Preview" w:date="2026-01-01T00:00:00Z">
        <w:r>
          <w:delText xml:space="preserve">be an</w:delText>
        </w:r>
      </w:del>
      <w:del w:id="6612" w:author="PR Preview" w:date="2026-01-01T00:00:00Z">
        <w:r>
          <w:delText xml:space="preserve"> </w:delText>
        </w:r>
      </w:del>
      <w:hyperlink r:id="rId104">
        <w:del w:id="6613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6614" w:author="PR Preview" w:date="2026-01-01T00:00:00Z">
        <w:r>
          <w:delText xml:space="preserve"> </w:delText>
        </w:r>
      </w:del>
      <w:del w:id="6615" w:author="PR Preview" w:date="2026-01-01T00:00:00Z">
        <w:r>
          <w:delText xml:space="preserve">of the</w:delText>
        </w:r>
      </w:del>
      <w:del w:id="6616" w:author="PR Preview" w:date="2026-01-01T00:00:00Z">
        <w:r>
          <w:delText xml:space="preserve"> </w:delText>
        </w:r>
      </w:del>
      <w:hyperlink w:anchor="def-noise">
        <w:del w:id="661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618" w:author="PR Preview" w:date="2026-01-01T00:00:00Z">
        <w:r>
          <w:delText xml:space="preserve"> </w:delText>
        </w:r>
      </w:del>
      <w:hyperlink r:id="rId168">
        <w:del w:id="661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62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6621" w:author="PR Preview" w:date="2026-01-01T00:00:00Z">
        <w:r>
          <w:delText xml:space="preserve">,</w:delText>
        </w:r>
      </w:del>
      <w:del w:id="6622" w:author="PR Preview" w:date="2026-01-01T00:00:00Z">
        <w:r>
          <w:delText xml:space="preserve"> </w:delText>
        </w:r>
      </w:del>
      <w:del w:id="6623" w:author="PR Preview" w:date="2026-01-01T00:00:00Z">
        <w:r>
          <w:delText xml:space="preserve">usually the</w:delText>
        </w:r>
      </w:del>
      <w:del w:id="6624" w:author="PR Preview" w:date="2026-01-01T00:00:00Z">
        <w:r>
          <w:delText xml:space="preserve"> </w:delText>
        </w:r>
      </w:del>
      <w:hyperlink r:id="rId361">
        <w:del w:id="6625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6626" w:author="PR Preview" w:date="2026-01-01T00:00:00Z">
        <w:r>
          <w:delText xml:space="preserve"> </w:delText>
        </w:r>
      </w:del>
      <w:del w:id="6627" w:author="PR Preview" w:date="2026-01-01T00:00:00Z">
        <w:r>
          <w:delText xml:space="preserve">variance of the model with all the predictors under consideration.</w:delText>
        </w:r>
      </w:del>
      <w:del w:id="6628" w:author="PR Preview" w:date="2026-01-01T00:00:00Z">
        <w:r>
          <w:delText xml:space="preserve"> </w:delText>
        </w:r>
      </w:del>
      <w:del w:id="6629" w:author="PR Preview" w:date="2026-01-01T00:00:00Z">
        <w:r>
          <w:rPr>
            <w:b/>
            <w:bCs/>
          </w:rPr>
          <w:delText xml:space="preserve">Mallows’</w:delText>
        </w:r>
      </w:del>
      <w:del w:id="663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631" w:author="PR Preview" w:date="2026-01-01T00:00:00Z">
        <w:r>
          <w:delText xml:space="preserve"> </w:delText>
        </w:r>
      </w:del>
      <w:del w:id="6632" w:author="PR Preview" w:date="2026-01-01T00:00:00Z">
        <w:r>
          <w:delText xml:space="preserve">of the</w:delText>
        </w:r>
      </w:del>
      <w:del w:id="6633" w:author="PR Preview" w:date="2026-01-01T00:00:00Z">
        <w:r>
          <w:delText xml:space="preserve"> </w:delText>
        </w:r>
      </w:del>
      <w:hyperlink w:anchor="def-fitted-model">
        <w:del w:id="663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6635" w:author="PR Preview" w:date="2026-01-01T00:00:00Z">
        <w:r>
          <w:delText xml:space="preserve"> </w:delText>
        </w:r>
      </w:del>
      <w:del w:id="6636" w:author="PR Preview" w:date="2026-01-01T00:00:00Z">
        <w:r>
          <w:delText xml:space="preserve">is</w:delText>
        </w:r>
      </w:del>
    </w:p>
    <w:p>
      <w:pPr>
        <w:pStyle w:val="BodyText"/>
      </w:pPr>
      <w:ins w:id="6637" w:author="PR Preview" w:date="2026-01-01T00:00:00Z">
        <w:r>
          <w:rPr>
            <w:b/>
            <w:bCs/>
          </w:rPr>
          <w:t xml:space="preserve">Definition 69 (Mallows’</w:t>
        </w:r>
      </w:ins>
      <w:ins w:id="6638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639" w:author="PR Preview" w:date="2026-01-01T00:00:00Z">
        <w:r>
          <w:rPr>
            <w:b/>
            <w:bCs/>
          </w:rPr>
          <w:t xml:space="preserve">)</w:t>
        </w:r>
      </w:ins>
      <w:ins w:id="6640" w:author="PR Preview" w:date="2026-01-01T00:00:00Z">
        <w:r>
          <w:t xml:space="preserve"> </w:t>
        </w:r>
      </w:ins>
      <w:ins w:id="6641" w:author="PR Preview" w:date="2026-01-01T00:00:00Z">
        <w:r>
          <w:t xml:space="preserve">Let a least squares regression model with</w:t>
        </w:r>
      </w:ins>
      <w:ins w:id="6642" w:author="PR Preview" w:date="2026-01-01T00:00:00Z">
        <w:r>
          <w:t xml:space="preserve"> </w:t>
        </w:r>
      </w:ins>
      <m:oMath>
        <m:r>
          <m:t>p</m:t>
        </m:r>
      </m:oMath>
      <w:ins w:id="6643" w:author="PR Preview" w:date="2026-01-01T00:00:00Z">
        <w:r>
          <w:t xml:space="preserve"> </w:t>
        </w:r>
      </w:ins>
      <w:ins w:id="6644" w:author="PR Preview" w:date="2026-01-01T00:00:00Z">
        <w:r>
          <w:t xml:space="preserve">predictors be fitted to</w:t>
        </w:r>
      </w:ins>
      <w:ins w:id="6645" w:author="PR Preview" w:date="2026-01-01T00:00:00Z">
        <w:r>
          <w:t xml:space="preserve"> </w:t>
        </w:r>
      </w:ins>
      <m:oMath>
        <m:r>
          <m:t>n</m:t>
        </m:r>
      </m:oMath>
      <w:ins w:id="6646" w:author="PR Preview" w:date="2026-01-01T00:00:00Z">
        <w:r>
          <w:t xml:space="preserve"> </w:t>
        </w:r>
      </w:ins>
      <w:ins w:id="6647" w:author="PR Preview" w:date="2026-01-01T00:00:00Z">
        <w:r>
          <w:t xml:space="preserve">observations,</w:t>
        </w:r>
      </w:ins>
      <w:ins w:id="6648" w:author="PR Preview" w:date="2026-01-01T00:00:00Z">
        <w:r>
          <w:t xml:space="preserve"> </w:t>
        </w:r>
      </w:ins>
      <w:ins w:id="6649" w:author="PR Preview" w:date="2026-01-01T00:00:00Z">
        <w:r>
          <w:t xml:space="preserve">and let</w:t>
        </w:r>
      </w:ins>
      <w:ins w:id="66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6651" w:author="PR Preview" w:date="2026-01-01T00:00:00Z">
        <w:r>
          <w:t xml:space="preserve"> </w:t>
        </w:r>
      </w:ins>
      <w:ins w:id="6652" w:author="PR Preview" w:date="2026-01-01T00:00:00Z">
        <w:r>
          <w:t xml:space="preserve">be an</w:t>
        </w:r>
      </w:ins>
      <w:ins w:id="6653" w:author="PR Preview" w:date="2026-01-01T00:00:00Z">
        <w:r>
          <w:t xml:space="preserve"> </w:t>
        </w:r>
      </w:ins>
      <w:hyperlink r:id="rId104">
        <w:ins w:id="6654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6655" w:author="PR Preview" w:date="2026-01-01T00:00:00Z">
        <w:r>
          <w:t xml:space="preserve"> </w:t>
        </w:r>
      </w:ins>
      <w:ins w:id="6656" w:author="PR Preview" w:date="2026-01-01T00:00:00Z">
        <w:r>
          <w:t xml:space="preserve">of the</w:t>
        </w:r>
      </w:ins>
      <w:ins w:id="6657" w:author="PR Preview" w:date="2026-01-01T00:00:00Z">
        <w:r>
          <w:t xml:space="preserve"> </w:t>
        </w:r>
      </w:ins>
      <w:hyperlink w:anchor="def-noise">
        <w:ins w:id="665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659" w:author="PR Preview" w:date="2026-01-01T00:00:00Z">
        <w:r>
          <w:t xml:space="preserve"> </w:t>
        </w:r>
      </w:ins>
      <w:hyperlink r:id="rId168">
        <w:ins w:id="666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6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6662" w:author="PR Preview" w:date="2026-01-01T00:00:00Z">
        <w:r>
          <w:t xml:space="preserve">,</w:t>
        </w:r>
      </w:ins>
      <w:ins w:id="6663" w:author="PR Preview" w:date="2026-01-01T00:00:00Z">
        <w:r>
          <w:t xml:space="preserve"> </w:t>
        </w:r>
      </w:ins>
      <w:ins w:id="6664" w:author="PR Preview" w:date="2026-01-01T00:00:00Z">
        <w:r>
          <w:t xml:space="preserve">usually the</w:t>
        </w:r>
      </w:ins>
      <w:ins w:id="6665" w:author="PR Preview" w:date="2026-01-01T00:00:00Z">
        <w:r>
          <w:t xml:space="preserve"> </w:t>
        </w:r>
      </w:ins>
      <w:hyperlink r:id="rId361">
        <w:ins w:id="6666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6667" w:author="PR Preview" w:date="2026-01-01T00:00:00Z">
        <w:r>
          <w:t xml:space="preserve"> </w:t>
        </w:r>
      </w:ins>
      <w:ins w:id="6668" w:author="PR Preview" w:date="2026-01-01T00:00:00Z">
        <w:r>
          <w:t xml:space="preserve">variance of the model with all the predictors under consideration.</w:t>
        </w:r>
      </w:ins>
      <w:ins w:id="6669" w:author="PR Preview" w:date="2026-01-01T00:00:00Z">
        <w:r>
          <w:t xml:space="preserve"> </w:t>
        </w:r>
      </w:ins>
      <w:ins w:id="6670" w:author="PR Preview" w:date="2026-01-01T00:00:00Z">
        <w:r>
          <w:rPr>
            <w:b/>
            <w:bCs/>
          </w:rPr>
          <w:t xml:space="preserve">Mallows’</w:t>
        </w:r>
      </w:ins>
      <w:ins w:id="667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672" w:author="PR Preview" w:date="2026-01-01T00:00:00Z">
        <w:r>
          <w:t xml:space="preserve"> </w:t>
        </w:r>
      </w:ins>
      <w:ins w:id="6673" w:author="PR Preview" w:date="2026-01-01T00:00:00Z">
        <w:r>
          <w:t xml:space="preserve">of the</w:t>
        </w:r>
      </w:ins>
      <w:ins w:id="6674" w:author="PR Preview" w:date="2026-01-01T00:00:00Z">
        <w:r>
          <w:t xml:space="preserve"> </w:t>
        </w:r>
      </w:ins>
      <w:hyperlink w:anchor="def-fitted-model">
        <w:ins w:id="667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676" w:author="PR Preview" w:date="2026-01-01T00:00:00Z">
        <w:r>
          <w:t xml:space="preserve"> </w:t>
        </w:r>
      </w:ins>
      <w:ins w:id="6677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del w:id="6678" w:author="PR Preview" w:date="2026-01-01T00:00:00Z">
        <w:r>
          <w:rPr>
            <w:b/>
            <w:bCs/>
          </w:rPr>
          <w:delText xml:space="preserve">Example 40 (Mallows’</w:delText>
        </w:r>
      </w:del>
      <w:del w:id="667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C</m:t>
            </m:r>
          </m:e>
          <m:sub>
            <m:r>
              <m:t>p</m:t>
            </m:r>
          </m:sub>
        </m:sSub>
      </m:oMath>
      <w:del w:id="6680" w:author="PR Preview" w:date="2026-01-01T00:00:00Z">
        <w:r>
          <w:rPr>
            <w:b/>
            <w:bCs/>
          </w:rPr>
          <w:delText xml:space="preserve"> </w:delText>
        </w:r>
      </w:del>
      <w:del w:id="6681" w:author="PR Preview" w:date="2026-01-01T00:00:00Z">
        <w:r>
          <w:rPr>
            <w:b/>
            <w:bCs/>
          </w:rPr>
          <w:delText xml:space="preserve">of nested</w:delText>
        </w:r>
      </w:del>
      <w:del w:id="6682" w:author="PR Preview" w:date="2026-01-01T00:00:00Z">
        <w:r>
          <w:rPr>
            <w:b/>
            <w:bCs/>
          </w:rPr>
          <w:delText xml:space="preserve"> </w:delText>
        </w:r>
      </w:del>
      <w:del w:id="6683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684" w:author="PR Preview" w:date="2026-01-01T00:00:00Z">
        <w:r>
          <w:rPr>
            <w:b/>
            <w:bCs/>
          </w:rPr>
          <w:delText xml:space="preserve"> </w:delText>
        </w:r>
      </w:del>
      <w:del w:id="6685" w:author="PR Preview" w:date="2026-01-01T00:00:00Z">
        <w:r>
          <w:rPr>
            <w:b/>
            <w:bCs/>
          </w:rPr>
          <w:delText xml:space="preserve">models)</w:delText>
        </w:r>
      </w:del>
      <w:del w:id="6686" w:author="PR Preview" w:date="2026-01-01T00:00:00Z">
        <w:r>
          <w:delText xml:space="preserve"> </w:delText>
        </w:r>
      </w:del>
      <w:del w:id="6687" w:author="PR Preview" w:date="2026-01-01T00:00:00Z">
        <w:r>
          <w:delText xml:space="preserve">This example computes</w:delText>
        </w:r>
      </w:del>
      <w:del w:id="6688" w:author="PR Preview" w:date="2026-01-01T00:00:00Z">
        <w:r>
          <w:delText xml:space="preserve"> </w:delText>
        </w:r>
      </w:del>
      <w:hyperlink w:anchor="def-mallows-cp">
        <w:del w:id="6689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6690" w:author="PR Preview" w:date="2026-01-01T00:00:00Z">
        <w:r>
          <w:delText xml:space="preserve"> </w:delText>
        </w:r>
      </w:del>
      <w:del w:id="6691" w:author="PR Preview" w:date="2026-01-01T00:00:00Z">
        <w:r>
          <w:delText xml:space="preserve">for the four models of</w:delText>
        </w:r>
      </w:del>
      <w:del w:id="6692" w:author="PR Preview" w:date="2026-01-01T00:00:00Z">
        <w:r>
          <w:delText xml:space="preserve"> </w:delText>
        </w:r>
      </w:del>
      <w:hyperlink w:anchor="exm-adjusted-r-squared">
        <w:del w:id="6693" w:author="PR Preview" w:date="2026-01-01T00:00:00Z">
          <w:r>
            <w:rPr>
              <w:rStyle w:val="Hyperlink"/>
            </w:rPr>
            <w:delText xml:space="preserve">Example 39</w:delText>
          </w:r>
        </w:del>
      </w:hyperlink>
      <w:del w:id="6694" w:author="PR Preview" w:date="2026-01-01T00:00:00Z">
        <w:r>
          <w:delText xml:space="preserve">.</w:delText>
        </w:r>
      </w:del>
      <w:del w:id="6695" w:author="PR Preview" w:date="2026-01-01T00:00:00Z">
        <w:r>
          <w:delText xml:space="preserve"> </w:delText>
        </w:r>
      </w:del>
      <w:del w:id="6696" w:author="PR Preview" w:date="2026-01-01T00:00:00Z">
        <w:r>
          <w:delText xml:space="preserve">The</w:delText>
        </w:r>
      </w:del>
      <w:del w:id="6697" w:author="PR Preview" w:date="2026-01-01T00:00:00Z">
        <w:r>
          <w:delText xml:space="preserve"> </w:delText>
        </w:r>
      </w:del>
      <w:hyperlink r:id="rId104">
        <w:del w:id="6698" w:author="PR Preview" w:date="2026-01-01T00:00:00Z">
          <w:r>
            <w:rPr>
              <w:rStyle w:val="Hyperlink"/>
            </w:rPr>
            <w:delText xml:space="preserve">estimate</w:delText>
          </w:r>
        </w:del>
      </w:hyperlink>
      <w:del w:id="66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del w:id="6700" w:author="PR Preview" w:date="2026-01-01T00:00:00Z">
        <w:r>
          <w:delText xml:space="preserve"> </w:delText>
        </w:r>
      </w:del>
      <w:del w:id="6701" w:author="PR Preview" w:date="2026-01-01T00:00:00Z">
        <w:r>
          <w:delText xml:space="preserve">of the</w:delText>
        </w:r>
      </w:del>
      <w:del w:id="6702" w:author="PR Preview" w:date="2026-01-01T00:00:00Z">
        <w:r>
          <w:delText xml:space="preserve"> </w:delText>
        </w:r>
      </w:del>
      <w:hyperlink w:anchor="def-noise">
        <w:del w:id="6703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704" w:author="PR Preview" w:date="2026-01-01T00:00:00Z">
        <w:r>
          <w:delText xml:space="preserve"> </w:delText>
        </w:r>
      </w:del>
      <w:hyperlink r:id="rId168">
        <w:del w:id="670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706" w:author="PR Preview" w:date="2026-01-01T00:00:00Z">
        <w:r>
          <w:delText xml:space="preserve"> </w:delText>
        </w:r>
      </w:del>
      <w:del w:id="6707" w:author="PR Preview" w:date="2026-01-01T00:00:00Z">
        <w:r>
          <w:delText xml:space="preserve">is the</w:delText>
        </w:r>
      </w:del>
      <w:del w:id="6708" w:author="PR Preview" w:date="2026-01-01T00:00:00Z">
        <w:r>
          <w:delText xml:space="preserve"> </w:delText>
        </w:r>
      </w:del>
      <w:hyperlink r:id="rId361">
        <w:del w:id="6709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6710" w:author="PR Preview" w:date="2026-01-01T00:00:00Z">
        <w:r>
          <w:delText xml:space="preserve"> </w:delText>
        </w:r>
      </w:del>
      <w:del w:id="6711" w:author="PR Preview" w:date="2026-01-01T00:00:00Z">
        <w:r>
          <w:delText xml:space="preserve">variance of the model with all four predictors,</w:delText>
        </w:r>
      </w:del>
      <w:del w:id="6712" w:author="PR Preview" w:date="2026-01-01T00:00:00Z">
        <w:r>
          <w:delText xml:space="preserve"> </w:delText>
        </w:r>
      </w:del>
      <w:del w:id="6713" w:author="PR Preview" w:date="2026-01-01T00:00:00Z">
        <w:r>
          <w:delText xml:space="preserve">6.45.</w:delText>
        </w:r>
      </w:del>
    </w:p>
    <w:p>
      <w:pPr>
        <w:pStyle w:val="BodyText"/>
      </w:pPr>
      <w:ins w:id="6714" w:author="PR Preview" w:date="2026-01-01T00:00:00Z">
        <w:r>
          <w:rPr>
            <w:b/>
            <w:bCs/>
          </w:rPr>
          <w:t xml:space="preserve">Example 41 (Mallows’</w:t>
        </w:r>
      </w:ins>
      <w:ins w:id="6715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716" w:author="PR Preview" w:date="2026-01-01T00:00:00Z">
        <w:r>
          <w:rPr>
            <w:b/>
            <w:bCs/>
          </w:rPr>
          <w:t xml:space="preserve"> </w:t>
        </w:r>
      </w:ins>
      <w:ins w:id="6717" w:author="PR Preview" w:date="2026-01-01T00:00:00Z">
        <w:r>
          <w:rPr>
            <w:b/>
            <w:bCs/>
          </w:rPr>
          <w:t xml:space="preserve">of nested</w:t>
        </w:r>
      </w:ins>
      <w:ins w:id="6718" w:author="PR Preview" w:date="2026-01-01T00:00:00Z">
        <w:r>
          <w:rPr>
            <w:b/>
            <w:bCs/>
          </w:rPr>
          <w:t xml:space="preserve"> </w:t>
        </w:r>
      </w:ins>
      <w:ins w:id="671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720" w:author="PR Preview" w:date="2026-01-01T00:00:00Z">
        <w:r>
          <w:rPr>
            <w:b/>
            <w:bCs/>
          </w:rPr>
          <w:t xml:space="preserve"> </w:t>
        </w:r>
      </w:ins>
      <w:ins w:id="6721" w:author="PR Preview" w:date="2026-01-01T00:00:00Z">
        <w:r>
          <w:rPr>
            <w:b/>
            <w:bCs/>
          </w:rPr>
          <w:t xml:space="preserve">models)</w:t>
        </w:r>
      </w:ins>
      <w:ins w:id="6722" w:author="PR Preview" w:date="2026-01-01T00:00:00Z">
        <w:r>
          <w:t xml:space="preserve"> </w:t>
        </w:r>
      </w:ins>
      <w:ins w:id="6723" w:author="PR Preview" w:date="2026-01-01T00:00:00Z">
        <w:r>
          <w:t xml:space="preserve">This example computes</w:t>
        </w:r>
      </w:ins>
      <w:ins w:id="6724" w:author="PR Preview" w:date="2026-01-01T00:00:00Z">
        <w:r>
          <w:t xml:space="preserve"> </w:t>
        </w:r>
      </w:ins>
      <w:hyperlink w:anchor="def-mallows-cp">
        <w:ins w:id="6725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6726" w:author="PR Preview" w:date="2026-01-01T00:00:00Z">
        <w:r>
          <w:t xml:space="preserve"> </w:t>
        </w:r>
      </w:ins>
      <w:ins w:id="6727" w:author="PR Preview" w:date="2026-01-01T00:00:00Z">
        <w:r>
          <w:t xml:space="preserve">for the four models of</w:t>
        </w:r>
      </w:ins>
      <w:ins w:id="6728" w:author="PR Preview" w:date="2026-01-01T00:00:00Z">
        <w:r>
          <w:t xml:space="preserve"> </w:t>
        </w:r>
      </w:ins>
      <w:hyperlink w:anchor="exm-adjusted-r-squared">
        <w:ins w:id="6729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6730" w:author="PR Preview" w:date="2026-01-01T00:00:00Z">
        <w:r>
          <w:t xml:space="preserve">.</w:t>
        </w:r>
      </w:ins>
      <w:ins w:id="6731" w:author="PR Preview" w:date="2026-01-01T00:00:00Z">
        <w:r>
          <w:t xml:space="preserve"> </w:t>
        </w:r>
      </w:ins>
      <w:ins w:id="6732" w:author="PR Preview" w:date="2026-01-01T00:00:00Z">
        <w:r>
          <w:t xml:space="preserve">The</w:t>
        </w:r>
      </w:ins>
      <w:ins w:id="6733" w:author="PR Preview" w:date="2026-01-01T00:00:00Z">
        <w:r>
          <w:t xml:space="preserve"> </w:t>
        </w:r>
      </w:ins>
      <w:hyperlink r:id="rId104">
        <w:ins w:id="6734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67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6736" w:author="PR Preview" w:date="2026-01-01T00:00:00Z">
        <w:r>
          <w:t xml:space="preserve"> </w:t>
        </w:r>
      </w:ins>
      <w:ins w:id="6737" w:author="PR Preview" w:date="2026-01-01T00:00:00Z">
        <w:r>
          <w:t xml:space="preserve">of the</w:t>
        </w:r>
      </w:ins>
      <w:ins w:id="6738" w:author="PR Preview" w:date="2026-01-01T00:00:00Z">
        <w:r>
          <w:t xml:space="preserve"> </w:t>
        </w:r>
      </w:ins>
      <w:hyperlink w:anchor="def-noise">
        <w:ins w:id="6739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740" w:author="PR Preview" w:date="2026-01-01T00:00:00Z">
        <w:r>
          <w:t xml:space="preserve"> </w:t>
        </w:r>
      </w:ins>
      <w:hyperlink r:id="rId168">
        <w:ins w:id="674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742" w:author="PR Preview" w:date="2026-01-01T00:00:00Z">
        <w:r>
          <w:t xml:space="preserve"> </w:t>
        </w:r>
      </w:ins>
      <w:ins w:id="6743" w:author="PR Preview" w:date="2026-01-01T00:00:00Z">
        <w:r>
          <w:t xml:space="preserve">is the</w:t>
        </w:r>
      </w:ins>
      <w:ins w:id="6744" w:author="PR Preview" w:date="2026-01-01T00:00:00Z">
        <w:r>
          <w:t xml:space="preserve"> </w:t>
        </w:r>
      </w:ins>
      <w:hyperlink r:id="rId361">
        <w:ins w:id="6745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6746" w:author="PR Preview" w:date="2026-01-01T00:00:00Z">
        <w:r>
          <w:t xml:space="preserve"> </w:t>
        </w:r>
      </w:ins>
      <w:ins w:id="6747" w:author="PR Preview" w:date="2026-01-01T00:00:00Z">
        <w:r>
          <w:t xml:space="preserve">variance of the model with all four predictors,</w:t>
        </w:r>
      </w:ins>
      <w:ins w:id="6748" w:author="PR Preview" w:date="2026-01-01T00:00:00Z">
        <w:r>
          <w:t xml:space="preserve"> </w:t>
        </w:r>
      </w:ins>
      <w:ins w:id="6749" w:author="PR Preview" w:date="2026-01-01T00:00:00Z">
        <w:r>
          <w:t xml:space="preserve">6.45.</w:t>
        </w:r>
      </w:ins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del w:id="6750" w:author="PR Preview" w:date="2026-01-01T00:00:00Z">
        <w:r>
          <w:rPr>
            <w:b/>
            <w:bCs/>
          </w:rPr>
          <w:delText xml:space="preserve">Definition 69 (Akaike information criterion (AIC))</w:delText>
        </w:r>
      </w:del>
      <w:del w:id="6751" w:author="PR Preview" w:date="2026-01-01T00:00:00Z">
        <w:r>
          <w:delText xml:space="preserve"> </w:delText>
        </w:r>
      </w:del>
      <w:del w:id="6752" w:author="PR Preview" w:date="2026-01-01T00:00:00Z">
        <w:r>
          <w:delText xml:space="preserve">Let a model with</w:delText>
        </w:r>
      </w:del>
      <w:del w:id="6753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754" w:author="PR Preview" w:date="2026-01-01T00:00:00Z">
        <w:r>
          <w:delText xml:space="preserve"> </w:delText>
        </w:r>
      </w:del>
      <w:hyperlink r:id="rId104">
        <w:del w:id="6755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756" w:author="PR Preview" w:date="2026-01-01T00:00:00Z">
        <w:r>
          <w:delText xml:space="preserve"> </w:delText>
        </w:r>
      </w:del>
      <w:del w:id="6757" w:author="PR Preview" w:date="2026-01-01T00:00:00Z">
        <w:r>
          <w:delText xml:space="preserve">parameters be fitted by</w:delText>
        </w:r>
      </w:del>
      <w:del w:id="6758" w:author="PR Preview" w:date="2026-01-01T00:00:00Z">
        <w:r>
          <w:delText xml:space="preserve"> </w:delText>
        </w:r>
      </w:del>
      <w:hyperlink r:id="rId364">
        <w:del w:id="6759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760" w:author="PR Preview" w:date="2026-01-01T00:00:00Z">
        <w:r>
          <w:delText xml:space="preserve"> </w:delText>
        </w:r>
      </w:del>
      <w:del w:id="6761" w:author="PR Preview" w:date="2026-01-01T00:00:00Z">
        <w:r>
          <w:delText xml:space="preserve">to</w:delText>
        </w:r>
      </w:del>
      <w:del w:id="6762" w:author="PR Preview" w:date="2026-01-01T00:00:00Z">
        <w:r>
          <w:delText xml:space="preserve"> </w:delText>
        </w:r>
      </w:del>
      <m:oMath>
        <m:r>
          <m:t>n</m:t>
        </m:r>
      </m:oMath>
      <w:del w:id="6763" w:author="PR Preview" w:date="2026-01-01T00:00:00Z">
        <w:r>
          <w:delText xml:space="preserve"> </w:delText>
        </w:r>
      </w:del>
      <w:del w:id="6764" w:author="PR Preview" w:date="2026-01-01T00:00:00Z">
        <w:r>
          <w:delText xml:space="preserve">observations,</w:delText>
        </w:r>
      </w:del>
      <w:del w:id="6765" w:author="PR Preview" w:date="2026-01-01T00:00:00Z">
        <w:r>
          <w:delText xml:space="preserve"> </w:delText>
        </w:r>
      </w:del>
      <w:del w:id="6766" w:author="PR Preview" w:date="2026-01-01T00:00:00Z">
        <w:r>
          <w:delText xml:space="preserve">and let</w:delText>
        </w:r>
      </w:del>
      <w:del w:id="6767" w:author="PR Preview" w:date="2026-01-01T00:00:00Z">
        <w:r>
          <w:delText xml:space="preserve"> </w:delText>
        </w:r>
      </w:del>
      <w:del w:id="6768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6769" w:author="PR Preview" w:date="2026-01-01T00:00:00Z">
        <w:r>
          <w:delText xml:space="preserve"> </w:delText>
        </w:r>
      </w:del>
      <w:del w:id="6770" w:author="PR Preview" w:date="2026-01-01T00:00:00Z">
        <w:r>
          <w:delText xml:space="preserve">be the</w:delText>
        </w:r>
      </w:del>
      <w:del w:id="6771" w:author="PR Preview" w:date="2026-01-01T00:00:00Z">
        <w:r>
          <w:delText xml:space="preserve"> </w:delText>
        </w:r>
      </w:del>
      <w:hyperlink r:id="rId365">
        <w:del w:id="677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773" w:author="PR Preview" w:date="2026-01-01T00:00:00Z">
        <w:r>
          <w:delText xml:space="preserve"> </w:delText>
        </w:r>
      </w:del>
      <w:del w:id="6774" w:author="PR Preview" w:date="2026-01-01T00:00:00Z">
        <w:r>
          <w:delText xml:space="preserve">at the</w:delText>
        </w:r>
      </w:del>
      <w:del w:id="6775" w:author="PR Preview" w:date="2026-01-01T00:00:00Z">
        <w:r>
          <w:delText xml:space="preserve"> </w:delText>
        </w:r>
      </w:del>
      <w:hyperlink r:id="rId364">
        <w:del w:id="6776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6777" w:author="PR Preview" w:date="2026-01-01T00:00:00Z">
        <w:r>
          <w:delText xml:space="preserve"> </w:delText>
        </w:r>
      </w:del>
      <w:del w:id="6778" w:author="PR Preview" w:date="2026-01-01T00:00:00Z">
        <w:r>
          <w:delText xml:space="preserve">$\hat{\mathord{\smash[b]{\underset{\raise.3ex\hbox{$\scriptstyle\sim$}}{\theta}}\vphantom{\theta}}}$</w:delText>
        </w:r>
      </w:del>
      <w:del w:id="6779" w:author="PR Preview" w:date="2026-01-01T00:00:00Z">
        <w:r>
          <w:delText xml:space="preserve">.</w:delText>
        </w:r>
      </w:del>
      <w:del w:id="6780" w:author="PR Preview" w:date="2026-01-01T00:00:00Z">
        <w:r>
          <w:delText xml:space="preserve"> </w:delText>
        </w:r>
      </w:del>
      <w:del w:id="6781" w:author="PR Preview" w:date="2026-01-01T00:00:00Z">
        <w:r>
          <w:delText xml:space="preserve">The</w:delText>
        </w:r>
      </w:del>
      <w:del w:id="6782" w:author="PR Preview" w:date="2026-01-01T00:00:00Z">
        <w:r>
          <w:delText xml:space="preserve"> </w:delText>
        </w:r>
      </w:del>
      <w:del w:id="6783" w:author="PR Preview" w:date="2026-01-01T00:00:00Z">
        <w:r>
          <w:rPr>
            <w:b/>
            <w:bCs/>
          </w:rPr>
          <w:delText xml:space="preserve">Akaike information criterion</w:delText>
        </w:r>
      </w:del>
      <w:del w:id="6784" w:author="PR Preview" w:date="2026-01-01T00:00:00Z">
        <w:r>
          <w:delText xml:space="preserve"> </w:delText>
        </w:r>
      </w:del>
      <w:del w:id="6785" w:author="PR Preview" w:date="2026-01-01T00:00:00Z">
        <w:r>
          <w:delText xml:space="preserve">of the model is</w:delText>
        </w:r>
      </w:del>
    </w:p>
    <w:p>
      <w:pPr>
        <w:pStyle w:val="BodyText"/>
      </w:pPr>
      <w:ins w:id="6786" w:author="PR Preview" w:date="2026-01-01T00:00:00Z">
        <w:r>
          <w:rPr>
            <w:b/>
            <w:bCs/>
          </w:rPr>
          <w:t xml:space="preserve">Definition 70 (Akaike information criterion (AIC))</w:t>
        </w:r>
      </w:ins>
      <w:ins w:id="6787" w:author="PR Preview" w:date="2026-01-01T00:00:00Z">
        <w:r>
          <w:t xml:space="preserve"> </w:t>
        </w:r>
      </w:ins>
      <w:ins w:id="6788" w:author="PR Preview" w:date="2026-01-01T00:00:00Z">
        <w:r>
          <w:t xml:space="preserve">Let a model with</w:t>
        </w:r>
      </w:ins>
      <w:ins w:id="6789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6790" w:author="PR Preview" w:date="2026-01-01T00:00:00Z">
        <w:r>
          <w:t xml:space="preserve"> </w:t>
        </w:r>
      </w:ins>
      <w:hyperlink r:id="rId104">
        <w:ins w:id="6791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6792" w:author="PR Preview" w:date="2026-01-01T00:00:00Z">
        <w:r>
          <w:t xml:space="preserve"> </w:t>
        </w:r>
      </w:ins>
      <w:ins w:id="6793" w:author="PR Preview" w:date="2026-01-01T00:00:00Z">
        <w:r>
          <w:t xml:space="preserve">parameters be fitted by</w:t>
        </w:r>
      </w:ins>
      <w:ins w:id="6794" w:author="PR Preview" w:date="2026-01-01T00:00:00Z">
        <w:r>
          <w:t xml:space="preserve"> </w:t>
        </w:r>
      </w:ins>
      <w:hyperlink r:id="rId364">
        <w:ins w:id="6795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6796" w:author="PR Preview" w:date="2026-01-01T00:00:00Z">
        <w:r>
          <w:t xml:space="preserve"> </w:t>
        </w:r>
      </w:ins>
      <w:ins w:id="6797" w:author="PR Preview" w:date="2026-01-01T00:00:00Z">
        <w:r>
          <w:t xml:space="preserve">to</w:t>
        </w:r>
      </w:ins>
      <w:ins w:id="6798" w:author="PR Preview" w:date="2026-01-01T00:00:00Z">
        <w:r>
          <w:t xml:space="preserve"> </w:t>
        </w:r>
      </w:ins>
      <m:oMath>
        <m:r>
          <m:t>n</m:t>
        </m:r>
      </m:oMath>
      <w:ins w:id="6799" w:author="PR Preview" w:date="2026-01-01T00:00:00Z">
        <w:r>
          <w:t xml:space="preserve"> </w:t>
        </w:r>
      </w:ins>
      <w:ins w:id="6800" w:author="PR Preview" w:date="2026-01-01T00:00:00Z">
        <w:r>
          <w:t xml:space="preserve">observations,</w:t>
        </w:r>
      </w:ins>
      <w:ins w:id="6801" w:author="PR Preview" w:date="2026-01-01T00:00:00Z">
        <w:r>
          <w:t xml:space="preserve"> </w:t>
        </w:r>
      </w:ins>
      <w:ins w:id="6802" w:author="PR Preview" w:date="2026-01-01T00:00:00Z">
        <w:r>
          <w:t xml:space="preserve">and let</w:t>
        </w:r>
      </w:ins>
      <w:ins w:id="6803" w:author="PR Preview" w:date="2026-01-01T00:00:00Z">
        <w:r>
          <w:t xml:space="preserve"> </w:t>
        </w:r>
      </w:ins>
      <w:ins w:id="6804" w:author="PR Preview" w:date="2026-01-01T00:00:00Z">
        <w:r>
          <w:t xml:space="preserve">${\ell\mathopen{}\left(\hat{\mathord{\smash[b]{\underset{\raise.3ex\hbox{$\scriptstyle\sim$}}{\theta}}\vphantom{\theta}}}\right)\mathclose{}}$</w:t>
        </w:r>
      </w:ins>
      <w:ins w:id="6805" w:author="PR Preview" w:date="2026-01-01T00:00:00Z">
        <w:r>
          <w:t xml:space="preserve"> </w:t>
        </w:r>
      </w:ins>
      <w:ins w:id="6806" w:author="PR Preview" w:date="2026-01-01T00:00:00Z">
        <w:r>
          <w:t xml:space="preserve">be the</w:t>
        </w:r>
      </w:ins>
      <w:ins w:id="6807" w:author="PR Preview" w:date="2026-01-01T00:00:00Z">
        <w:r>
          <w:t xml:space="preserve"> </w:t>
        </w:r>
      </w:ins>
      <w:hyperlink r:id="rId365">
        <w:ins w:id="680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809" w:author="PR Preview" w:date="2026-01-01T00:00:00Z">
        <w:r>
          <w:t xml:space="preserve"> </w:t>
        </w:r>
      </w:ins>
      <w:ins w:id="6810" w:author="PR Preview" w:date="2026-01-01T00:00:00Z">
        <w:r>
          <w:t xml:space="preserve">at the</w:t>
        </w:r>
      </w:ins>
      <w:ins w:id="6811" w:author="PR Preview" w:date="2026-01-01T00:00:00Z">
        <w:r>
          <w:t xml:space="preserve"> </w:t>
        </w:r>
      </w:ins>
      <w:hyperlink r:id="rId364">
        <w:ins w:id="6812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6813" w:author="PR Preview" w:date="2026-01-01T00:00:00Z">
        <w:r>
          <w:t xml:space="preserve"> </w:t>
        </w:r>
      </w:ins>
      <w:ins w:id="6814" w:author="PR Preview" w:date="2026-01-01T00:00:00Z">
        <w:r>
          <w:t xml:space="preserve">$\hat{\mathord{\smash[b]{\underset{\raise.3ex\hbox{$\scriptstyle\sim$}}{\theta}}\vphantom{\theta}}}$</w:t>
        </w:r>
      </w:ins>
      <w:ins w:id="6815" w:author="PR Preview" w:date="2026-01-01T00:00:00Z">
        <w:r>
          <w:t xml:space="preserve">.</w:t>
        </w:r>
      </w:ins>
      <w:ins w:id="6816" w:author="PR Preview" w:date="2026-01-01T00:00:00Z">
        <w:r>
          <w:t xml:space="preserve"> </w:t>
        </w:r>
      </w:ins>
      <w:ins w:id="6817" w:author="PR Preview" w:date="2026-01-01T00:00:00Z">
        <w:r>
          <w:t xml:space="preserve">The</w:t>
        </w:r>
      </w:ins>
      <w:ins w:id="6818" w:author="PR Preview" w:date="2026-01-01T00:00:00Z">
        <w:r>
          <w:t xml:space="preserve"> </w:t>
        </w:r>
      </w:ins>
      <w:ins w:id="6819" w:author="PR Preview" w:date="2026-01-01T00:00:00Z">
        <w:r>
          <w:rPr>
            <w:b/>
            <w:bCs/>
          </w:rPr>
          <w:t xml:space="preserve">Akaike information criterion</w:t>
        </w:r>
      </w:ins>
      <w:ins w:id="6820" w:author="PR Preview" w:date="2026-01-01T00:00:00Z">
        <w:r>
          <w:t xml:space="preserve"> </w:t>
        </w:r>
      </w:ins>
      <w:ins w:id="6821" w:author="PR Preview" w:date="2026-01-01T00:00:00Z">
        <w:r>
          <w:t xml:space="preserve">of the model is</w:t>
        </w:r>
      </w:ins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del w:id="6822" w:author="PR Preview" w:date="2026-01-01T00:00:00Z">
        <w:r>
          <w:rPr>
            <w:b/>
            <w:bCs/>
          </w:rPr>
          <w:delText xml:space="preserve">Example 41 (AIC of nested</w:delText>
        </w:r>
      </w:del>
      <w:del w:id="6823" w:author="PR Preview" w:date="2026-01-01T00:00:00Z">
        <w:r>
          <w:rPr>
            <w:b/>
            <w:bCs/>
          </w:rPr>
          <w:delText xml:space="preserve"> </w:delText>
        </w:r>
      </w:del>
      <w:del w:id="682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825" w:author="PR Preview" w:date="2026-01-01T00:00:00Z">
        <w:r>
          <w:rPr>
            <w:b/>
            <w:bCs/>
          </w:rPr>
          <w:delText xml:space="preserve"> </w:delText>
        </w:r>
      </w:del>
      <w:del w:id="6826" w:author="PR Preview" w:date="2026-01-01T00:00:00Z">
        <w:r>
          <w:rPr>
            <w:b/>
            <w:bCs/>
          </w:rPr>
          <w:delText xml:space="preserve">models)</w:delText>
        </w:r>
      </w:del>
      <w:del w:id="6827" w:author="PR Preview" w:date="2026-01-01T00:00:00Z">
        <w:r>
          <w:delText xml:space="preserve"> </w:delText>
        </w:r>
      </w:del>
      <w:del w:id="6828" w:author="PR Preview" w:date="2026-01-01T00:00:00Z">
        <w:r>
          <w:delText xml:space="preserve">This example computes</w:delText>
        </w:r>
      </w:del>
      <w:del w:id="6829" w:author="PR Preview" w:date="2026-01-01T00:00:00Z">
        <w:r>
          <w:delText xml:space="preserve"> </w:delText>
        </w:r>
      </w:del>
      <w:hyperlink w:anchor="def-aic">
        <w:del w:id="6830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6831" w:author="PR Preview" w:date="2026-01-01T00:00:00Z">
        <w:r>
          <w:delText xml:space="preserve"> </w:delText>
        </w:r>
      </w:del>
      <w:del w:id="6832" w:author="PR Preview" w:date="2026-01-01T00:00:00Z">
        <w:r>
          <w:delText xml:space="preserve">for the four models of</w:delText>
        </w:r>
      </w:del>
      <w:del w:id="6833" w:author="PR Preview" w:date="2026-01-01T00:00:00Z">
        <w:r>
          <w:delText xml:space="preserve"> </w:delText>
        </w:r>
      </w:del>
      <w:hyperlink w:anchor="exm-adjusted-r-squared">
        <w:del w:id="6834" w:author="PR Preview" w:date="2026-01-01T00:00:00Z">
          <w:r>
            <w:rPr>
              <w:rStyle w:val="Hyperlink"/>
            </w:rPr>
            <w:delText xml:space="preserve">Example 39</w:delText>
          </w:r>
        </w:del>
      </w:hyperlink>
      <w:del w:id="6835" w:author="PR Preview" w:date="2026-01-01T00:00:00Z">
        <w:r>
          <w:delText xml:space="preserve">,</w:delText>
        </w:r>
      </w:del>
      <w:del w:id="6836" w:author="PR Preview" w:date="2026-01-01T00:00:00Z">
        <w:r>
          <w:delText xml:space="preserve"> </w:delText>
        </w:r>
      </w:del>
      <w:del w:id="6837" w:author="PR Preview" w:date="2026-01-01T00:00:00Z">
        <w:r>
          <w:delText xml:space="preserve">each fitted by</w:delText>
        </w:r>
      </w:del>
      <w:del w:id="6838" w:author="PR Preview" w:date="2026-01-01T00:00:00Z">
        <w:r>
          <w:delText xml:space="preserve"> </w:delText>
        </w:r>
      </w:del>
      <w:hyperlink r:id="rId364">
        <w:del w:id="6839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840" w:author="PR Preview" w:date="2026-01-01T00:00:00Z">
        <w:r>
          <w:delText xml:space="preserve"> </w:delText>
        </w:r>
      </w:del>
      <w:del w:id="6841" w:author="PR Preview" w:date="2026-01-01T00:00:00Z">
        <w:r>
          <w:delText xml:space="preserve">with Gaussian</w:delText>
        </w:r>
      </w:del>
      <w:del w:id="6842" w:author="PR Preview" w:date="2026-01-01T00:00:00Z">
        <w:r>
          <w:delText xml:space="preserve"> </w:delText>
        </w:r>
      </w:del>
      <w:hyperlink w:anchor="def-noise">
        <w:del w:id="6843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844" w:author="PR Preview" w:date="2026-01-01T00:00:00Z">
        <w:r>
          <w:delText xml:space="preserve">.</w:delText>
        </w:r>
      </w:del>
      <w:del w:id="6845" w:author="PR Preview" w:date="2026-01-01T00:00:00Z">
        <w:r>
          <w:delText xml:space="preserve"> </w:delText>
        </w:r>
      </w:del>
      <w:del w:id="6846" w:author="PR Preview" w:date="2026-01-01T00:00:00Z">
        <w:r>
          <w:delText xml:space="preserve">The number of</w:delText>
        </w:r>
      </w:del>
      <w:del w:id="6847" w:author="PR Preview" w:date="2026-01-01T00:00:00Z">
        <w:r>
          <w:delText xml:space="preserve"> </w:delText>
        </w:r>
      </w:del>
      <w:hyperlink r:id="rId104">
        <w:del w:id="6848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849" w:author="PR Preview" w:date="2026-01-01T00:00:00Z">
        <w:r>
          <w:delText xml:space="preserve"> </w:delText>
        </w:r>
      </w:del>
      <w:del w:id="6850" w:author="PR Preview" w:date="2026-01-01T00:00:00Z">
        <w:r>
          <w:delText xml:space="preserve">parameters is the number of coefficients plus one for the noise</w:delText>
        </w:r>
      </w:del>
      <w:del w:id="6851" w:author="PR Preview" w:date="2026-01-01T00:00:00Z">
        <w:r>
          <w:delText xml:space="preserve"> </w:delText>
        </w:r>
      </w:del>
      <w:hyperlink r:id="rId168">
        <w:del w:id="6852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853" w:author="PR Preview" w:date="2026-01-01T00:00:00Z">
        <w:r>
          <w:delText xml:space="preserve">.</w:delText>
        </w:r>
      </w:del>
    </w:p>
    <w:p>
      <w:pPr>
        <w:pStyle w:val="BodyText"/>
      </w:pPr>
      <w:ins w:id="6854" w:author="PR Preview" w:date="2026-01-01T00:00:00Z">
        <w:r>
          <w:rPr>
            <w:b/>
            <w:bCs/>
          </w:rPr>
          <w:t xml:space="preserve">Example 42 (AIC of nested</w:t>
        </w:r>
      </w:ins>
      <w:ins w:id="6855" w:author="PR Preview" w:date="2026-01-01T00:00:00Z">
        <w:r>
          <w:rPr>
            <w:b/>
            <w:bCs/>
          </w:rPr>
          <w:t xml:space="preserve"> </w:t>
        </w:r>
      </w:ins>
      <w:ins w:id="685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857" w:author="PR Preview" w:date="2026-01-01T00:00:00Z">
        <w:r>
          <w:rPr>
            <w:b/>
            <w:bCs/>
          </w:rPr>
          <w:t xml:space="preserve"> </w:t>
        </w:r>
      </w:ins>
      <w:ins w:id="6858" w:author="PR Preview" w:date="2026-01-01T00:00:00Z">
        <w:r>
          <w:rPr>
            <w:b/>
            <w:bCs/>
          </w:rPr>
          <w:t xml:space="preserve">models)</w:t>
        </w:r>
      </w:ins>
      <w:ins w:id="6859" w:author="PR Preview" w:date="2026-01-01T00:00:00Z">
        <w:r>
          <w:t xml:space="preserve"> </w:t>
        </w:r>
      </w:ins>
      <w:ins w:id="6860" w:author="PR Preview" w:date="2026-01-01T00:00:00Z">
        <w:r>
          <w:t xml:space="preserve">This example computes</w:t>
        </w:r>
      </w:ins>
      <w:ins w:id="6861" w:author="PR Preview" w:date="2026-01-01T00:00:00Z">
        <w:r>
          <w:t xml:space="preserve"> </w:t>
        </w:r>
      </w:ins>
      <w:hyperlink w:anchor="def-aic">
        <w:ins w:id="6862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6863" w:author="PR Preview" w:date="2026-01-01T00:00:00Z">
        <w:r>
          <w:t xml:space="preserve"> </w:t>
        </w:r>
      </w:ins>
      <w:ins w:id="6864" w:author="PR Preview" w:date="2026-01-01T00:00:00Z">
        <w:r>
          <w:t xml:space="preserve">for the four models of</w:t>
        </w:r>
      </w:ins>
      <w:ins w:id="6865" w:author="PR Preview" w:date="2026-01-01T00:00:00Z">
        <w:r>
          <w:t xml:space="preserve"> </w:t>
        </w:r>
      </w:ins>
      <w:hyperlink w:anchor="exm-adjusted-r-squared">
        <w:ins w:id="6866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6867" w:author="PR Preview" w:date="2026-01-01T00:00:00Z">
        <w:r>
          <w:t xml:space="preserve">,</w:t>
        </w:r>
      </w:ins>
      <w:ins w:id="6868" w:author="PR Preview" w:date="2026-01-01T00:00:00Z">
        <w:r>
          <w:t xml:space="preserve"> </w:t>
        </w:r>
      </w:ins>
      <w:ins w:id="6869" w:author="PR Preview" w:date="2026-01-01T00:00:00Z">
        <w:r>
          <w:t xml:space="preserve">each fitted by</w:t>
        </w:r>
      </w:ins>
      <w:ins w:id="6870" w:author="PR Preview" w:date="2026-01-01T00:00:00Z">
        <w:r>
          <w:t xml:space="preserve"> </w:t>
        </w:r>
      </w:ins>
      <w:hyperlink r:id="rId364">
        <w:ins w:id="6871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6872" w:author="PR Preview" w:date="2026-01-01T00:00:00Z">
        <w:r>
          <w:t xml:space="preserve"> </w:t>
        </w:r>
      </w:ins>
      <w:ins w:id="6873" w:author="PR Preview" w:date="2026-01-01T00:00:00Z">
        <w:r>
          <w:t xml:space="preserve">with Gaussian</w:t>
        </w:r>
      </w:ins>
      <w:ins w:id="6874" w:author="PR Preview" w:date="2026-01-01T00:00:00Z">
        <w:r>
          <w:t xml:space="preserve"> </w:t>
        </w:r>
      </w:ins>
      <w:hyperlink w:anchor="def-noise">
        <w:ins w:id="687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876" w:author="PR Preview" w:date="2026-01-01T00:00:00Z">
        <w:r>
          <w:t xml:space="preserve">.</w:t>
        </w:r>
      </w:ins>
      <w:ins w:id="6877" w:author="PR Preview" w:date="2026-01-01T00:00:00Z">
        <w:r>
          <w:t xml:space="preserve"> </w:t>
        </w:r>
      </w:ins>
      <w:ins w:id="6878" w:author="PR Preview" w:date="2026-01-01T00:00:00Z">
        <w:r>
          <w:t xml:space="preserve">The number of</w:t>
        </w:r>
      </w:ins>
      <w:ins w:id="6879" w:author="PR Preview" w:date="2026-01-01T00:00:00Z">
        <w:r>
          <w:t xml:space="preserve"> </w:t>
        </w:r>
      </w:ins>
      <w:hyperlink r:id="rId104">
        <w:ins w:id="6880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6881" w:author="PR Preview" w:date="2026-01-01T00:00:00Z">
        <w:r>
          <w:t xml:space="preserve"> </w:t>
        </w:r>
      </w:ins>
      <w:ins w:id="6882" w:author="PR Preview" w:date="2026-01-01T00:00:00Z">
        <w:r>
          <w:t xml:space="preserve">parameters is the number of coefficients plus one for the noise</w:t>
        </w:r>
      </w:ins>
      <w:ins w:id="6883" w:author="PR Preview" w:date="2026-01-01T00:00:00Z">
        <w:r>
          <w:t xml:space="preserve"> </w:t>
        </w:r>
      </w:ins>
      <w:hyperlink r:id="rId168">
        <w:ins w:id="688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88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del w:id="6886" w:author="PR Preview" w:date="2026-01-01T00:00:00Z">
        <w:r>
          <w:rPr>
            <w:b/>
            <w:bCs/>
          </w:rPr>
          <w:delText xml:space="preserve">Definition 70 (Bayesian information criterion (BIC))</w:delText>
        </w:r>
      </w:del>
      <w:del w:id="6887" w:author="PR Preview" w:date="2026-01-01T00:00:00Z">
        <w:r>
          <w:delText xml:space="preserve"> </w:delText>
        </w:r>
      </w:del>
      <w:del w:id="6888" w:author="PR Preview" w:date="2026-01-01T00:00:00Z">
        <w:r>
          <w:delText xml:space="preserve">Let a model with</w:delText>
        </w:r>
      </w:del>
      <w:del w:id="6889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890" w:author="PR Preview" w:date="2026-01-01T00:00:00Z">
        <w:r>
          <w:delText xml:space="preserve"> </w:delText>
        </w:r>
      </w:del>
      <w:hyperlink r:id="rId104">
        <w:del w:id="6891" w:author="PR Preview" w:date="2026-01-01T00:00:00Z">
          <w:r>
            <w:rPr>
              <w:rStyle w:val="Hyperlink"/>
            </w:rPr>
            <w:delText xml:space="preserve">estimated</w:delText>
          </w:r>
        </w:del>
      </w:hyperlink>
      <w:del w:id="6892" w:author="PR Preview" w:date="2026-01-01T00:00:00Z">
        <w:r>
          <w:delText xml:space="preserve"> </w:delText>
        </w:r>
      </w:del>
      <w:del w:id="6893" w:author="PR Preview" w:date="2026-01-01T00:00:00Z">
        <w:r>
          <w:delText xml:space="preserve">parameters be fitted by</w:delText>
        </w:r>
      </w:del>
      <w:del w:id="6894" w:author="PR Preview" w:date="2026-01-01T00:00:00Z">
        <w:r>
          <w:delText xml:space="preserve"> </w:delText>
        </w:r>
      </w:del>
      <w:hyperlink r:id="rId364">
        <w:del w:id="6895" w:author="PR Preview" w:date="2026-01-01T00:00:00Z">
          <w:r>
            <w:rPr>
              <w:rStyle w:val="Hyperlink"/>
            </w:rPr>
            <w:delText xml:space="preserve">maximum likelihood</w:delText>
          </w:r>
        </w:del>
      </w:hyperlink>
      <w:del w:id="6896" w:author="PR Preview" w:date="2026-01-01T00:00:00Z">
        <w:r>
          <w:delText xml:space="preserve"> </w:delText>
        </w:r>
      </w:del>
      <w:del w:id="6897" w:author="PR Preview" w:date="2026-01-01T00:00:00Z">
        <w:r>
          <w:delText xml:space="preserve">to</w:delText>
        </w:r>
      </w:del>
      <w:del w:id="6898" w:author="PR Preview" w:date="2026-01-01T00:00:00Z">
        <w:r>
          <w:delText xml:space="preserve"> </w:delText>
        </w:r>
      </w:del>
      <m:oMath>
        <m:r>
          <m:t>n</m:t>
        </m:r>
      </m:oMath>
      <w:del w:id="6899" w:author="PR Preview" w:date="2026-01-01T00:00:00Z">
        <w:r>
          <w:delText xml:space="preserve"> </w:delText>
        </w:r>
      </w:del>
      <w:del w:id="6900" w:author="PR Preview" w:date="2026-01-01T00:00:00Z">
        <w:r>
          <w:delText xml:space="preserve">observations,</w:delText>
        </w:r>
      </w:del>
      <w:del w:id="6901" w:author="PR Preview" w:date="2026-01-01T00:00:00Z">
        <w:r>
          <w:delText xml:space="preserve"> </w:delText>
        </w:r>
      </w:del>
      <w:del w:id="6902" w:author="PR Preview" w:date="2026-01-01T00:00:00Z">
        <w:r>
          <w:delText xml:space="preserve">and let</w:delText>
        </w:r>
      </w:del>
      <w:del w:id="6903" w:author="PR Preview" w:date="2026-01-01T00:00:00Z">
        <w:r>
          <w:delText xml:space="preserve"> </w:delText>
        </w:r>
      </w:del>
      <w:del w:id="6904" w:author="PR Preview" w:date="2026-01-01T00:00:00Z">
        <w:r>
          <w:delText xml:space="preserve">${\ell\mathopen{}\left(\hat{\mathord{\smash[b]{\underset{\raise.3ex\hbox{$\scriptstyle\sim$}}{\theta}}\vphantom{\theta}}}\right)\mathclose{}}$</w:delText>
        </w:r>
      </w:del>
      <w:del w:id="6905" w:author="PR Preview" w:date="2026-01-01T00:00:00Z">
        <w:r>
          <w:delText xml:space="preserve"> </w:delText>
        </w:r>
      </w:del>
      <w:del w:id="6906" w:author="PR Preview" w:date="2026-01-01T00:00:00Z">
        <w:r>
          <w:delText xml:space="preserve">be the</w:delText>
        </w:r>
      </w:del>
      <w:del w:id="6907" w:author="PR Preview" w:date="2026-01-01T00:00:00Z">
        <w:r>
          <w:delText xml:space="preserve"> </w:delText>
        </w:r>
      </w:del>
      <w:hyperlink r:id="rId365">
        <w:del w:id="6908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6909" w:author="PR Preview" w:date="2026-01-01T00:00:00Z">
        <w:r>
          <w:delText xml:space="preserve"> </w:delText>
        </w:r>
      </w:del>
      <w:del w:id="6910" w:author="PR Preview" w:date="2026-01-01T00:00:00Z">
        <w:r>
          <w:delText xml:space="preserve">at the</w:delText>
        </w:r>
      </w:del>
      <w:del w:id="6911" w:author="PR Preview" w:date="2026-01-01T00:00:00Z">
        <w:r>
          <w:delText xml:space="preserve"> </w:delText>
        </w:r>
      </w:del>
      <w:hyperlink r:id="rId364">
        <w:del w:id="6912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6913" w:author="PR Preview" w:date="2026-01-01T00:00:00Z">
        <w:r>
          <w:delText xml:space="preserve"> </w:delText>
        </w:r>
      </w:del>
      <w:del w:id="6914" w:author="PR Preview" w:date="2026-01-01T00:00:00Z">
        <w:r>
          <w:delText xml:space="preserve">$\hat{\mathord{\smash[b]{\underset{\raise.3ex\hbox{$\scriptstyle\sim$}}{\theta}}\vphantom{\theta}}}$</w:delText>
        </w:r>
      </w:del>
      <w:del w:id="6915" w:author="PR Preview" w:date="2026-01-01T00:00:00Z">
        <w:r>
          <w:delText xml:space="preserve">.</w:delText>
        </w:r>
      </w:del>
      <w:del w:id="6916" w:author="PR Preview" w:date="2026-01-01T00:00:00Z">
        <w:r>
          <w:delText xml:space="preserve"> </w:delText>
        </w:r>
      </w:del>
      <w:del w:id="6917" w:author="PR Preview" w:date="2026-01-01T00:00:00Z">
        <w:r>
          <w:delText xml:space="preserve">The</w:delText>
        </w:r>
      </w:del>
      <w:del w:id="6918" w:author="PR Preview" w:date="2026-01-01T00:00:00Z">
        <w:r>
          <w:delText xml:space="preserve"> </w:delText>
        </w:r>
      </w:del>
      <w:del w:id="6919" w:author="PR Preview" w:date="2026-01-01T00:00:00Z">
        <w:r>
          <w:rPr>
            <w:b/>
            <w:bCs/>
          </w:rPr>
          <w:delText xml:space="preserve">Bayesian information criterion</w:delText>
        </w:r>
      </w:del>
      <w:del w:id="6920" w:author="PR Preview" w:date="2026-01-01T00:00:00Z">
        <w:r>
          <w:delText xml:space="preserve"> </w:delText>
        </w:r>
      </w:del>
      <w:del w:id="6921" w:author="PR Preview" w:date="2026-01-01T00:00:00Z">
        <w:r>
          <w:delText xml:space="preserve">of the model is</w:delText>
        </w:r>
      </w:del>
    </w:p>
    <w:p>
      <w:pPr>
        <w:pStyle w:val="BodyText"/>
      </w:pPr>
      <w:ins w:id="6922" w:author="PR Preview" w:date="2026-01-01T00:00:00Z">
        <w:r>
          <w:rPr>
            <w:b/>
            <w:bCs/>
          </w:rPr>
          <w:t xml:space="preserve">Definition 71 (Bayesian information criterion (BIC))</w:t>
        </w:r>
      </w:ins>
      <w:ins w:id="6923" w:author="PR Preview" w:date="2026-01-01T00:00:00Z">
        <w:r>
          <w:t xml:space="preserve"> </w:t>
        </w:r>
      </w:ins>
      <w:ins w:id="6924" w:author="PR Preview" w:date="2026-01-01T00:00:00Z">
        <w:r>
          <w:t xml:space="preserve">Let a model with</w:t>
        </w:r>
      </w:ins>
      <w:ins w:id="692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6926" w:author="PR Preview" w:date="2026-01-01T00:00:00Z">
        <w:r>
          <w:t xml:space="preserve"> </w:t>
        </w:r>
      </w:ins>
      <w:hyperlink r:id="rId104">
        <w:ins w:id="6927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6928" w:author="PR Preview" w:date="2026-01-01T00:00:00Z">
        <w:r>
          <w:t xml:space="preserve"> </w:t>
        </w:r>
      </w:ins>
      <w:ins w:id="6929" w:author="PR Preview" w:date="2026-01-01T00:00:00Z">
        <w:r>
          <w:t xml:space="preserve">parameters be fitted by</w:t>
        </w:r>
      </w:ins>
      <w:ins w:id="6930" w:author="PR Preview" w:date="2026-01-01T00:00:00Z">
        <w:r>
          <w:t xml:space="preserve"> </w:t>
        </w:r>
      </w:ins>
      <w:hyperlink r:id="rId364">
        <w:ins w:id="6931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6932" w:author="PR Preview" w:date="2026-01-01T00:00:00Z">
        <w:r>
          <w:t xml:space="preserve"> </w:t>
        </w:r>
      </w:ins>
      <w:ins w:id="6933" w:author="PR Preview" w:date="2026-01-01T00:00:00Z">
        <w:r>
          <w:t xml:space="preserve">to</w:t>
        </w:r>
      </w:ins>
      <w:ins w:id="6934" w:author="PR Preview" w:date="2026-01-01T00:00:00Z">
        <w:r>
          <w:t xml:space="preserve"> </w:t>
        </w:r>
      </w:ins>
      <m:oMath>
        <m:r>
          <m:t>n</m:t>
        </m:r>
      </m:oMath>
      <w:ins w:id="6935" w:author="PR Preview" w:date="2026-01-01T00:00:00Z">
        <w:r>
          <w:t xml:space="preserve"> </w:t>
        </w:r>
      </w:ins>
      <w:ins w:id="6936" w:author="PR Preview" w:date="2026-01-01T00:00:00Z">
        <w:r>
          <w:t xml:space="preserve">observations,</w:t>
        </w:r>
      </w:ins>
      <w:ins w:id="6937" w:author="PR Preview" w:date="2026-01-01T00:00:00Z">
        <w:r>
          <w:t xml:space="preserve"> </w:t>
        </w:r>
      </w:ins>
      <w:ins w:id="6938" w:author="PR Preview" w:date="2026-01-01T00:00:00Z">
        <w:r>
          <w:t xml:space="preserve">and let</w:t>
        </w:r>
      </w:ins>
      <w:ins w:id="6939" w:author="PR Preview" w:date="2026-01-01T00:00:00Z">
        <w:r>
          <w:t xml:space="preserve"> </w:t>
        </w:r>
      </w:ins>
      <w:ins w:id="6940" w:author="PR Preview" w:date="2026-01-01T00:00:00Z">
        <w:r>
          <w:t xml:space="preserve">${\ell\mathopen{}\left(\hat{\mathord{\smash[b]{\underset{\raise.3ex\hbox{$\scriptstyle\sim$}}{\theta}}\vphantom{\theta}}}\right)\mathclose{}}$</w:t>
        </w:r>
      </w:ins>
      <w:ins w:id="6941" w:author="PR Preview" w:date="2026-01-01T00:00:00Z">
        <w:r>
          <w:t xml:space="preserve"> </w:t>
        </w:r>
      </w:ins>
      <w:ins w:id="6942" w:author="PR Preview" w:date="2026-01-01T00:00:00Z">
        <w:r>
          <w:t xml:space="preserve">be the</w:t>
        </w:r>
      </w:ins>
      <w:ins w:id="6943" w:author="PR Preview" w:date="2026-01-01T00:00:00Z">
        <w:r>
          <w:t xml:space="preserve"> </w:t>
        </w:r>
      </w:ins>
      <w:hyperlink r:id="rId365">
        <w:ins w:id="694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6945" w:author="PR Preview" w:date="2026-01-01T00:00:00Z">
        <w:r>
          <w:t xml:space="preserve"> </w:t>
        </w:r>
      </w:ins>
      <w:ins w:id="6946" w:author="PR Preview" w:date="2026-01-01T00:00:00Z">
        <w:r>
          <w:t xml:space="preserve">at the</w:t>
        </w:r>
      </w:ins>
      <w:ins w:id="6947" w:author="PR Preview" w:date="2026-01-01T00:00:00Z">
        <w:r>
          <w:t xml:space="preserve"> </w:t>
        </w:r>
      </w:ins>
      <w:hyperlink r:id="rId364">
        <w:ins w:id="6948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6949" w:author="PR Preview" w:date="2026-01-01T00:00:00Z">
        <w:r>
          <w:t xml:space="preserve"> </w:t>
        </w:r>
      </w:ins>
      <w:ins w:id="6950" w:author="PR Preview" w:date="2026-01-01T00:00:00Z">
        <w:r>
          <w:t xml:space="preserve">$\hat{\mathord{\smash[b]{\underset{\raise.3ex\hbox{$\scriptstyle\sim$}}{\theta}}\vphantom{\theta}}}$</w:t>
        </w:r>
      </w:ins>
      <w:ins w:id="6951" w:author="PR Preview" w:date="2026-01-01T00:00:00Z">
        <w:r>
          <w:t xml:space="preserve">.</w:t>
        </w:r>
      </w:ins>
      <w:ins w:id="6952" w:author="PR Preview" w:date="2026-01-01T00:00:00Z">
        <w:r>
          <w:t xml:space="preserve"> </w:t>
        </w:r>
      </w:ins>
      <w:ins w:id="6953" w:author="PR Preview" w:date="2026-01-01T00:00:00Z">
        <w:r>
          <w:t xml:space="preserve">The</w:t>
        </w:r>
      </w:ins>
      <w:ins w:id="6954" w:author="PR Preview" w:date="2026-01-01T00:00:00Z">
        <w:r>
          <w:t xml:space="preserve"> </w:t>
        </w:r>
      </w:ins>
      <w:ins w:id="6955" w:author="PR Preview" w:date="2026-01-01T00:00:00Z">
        <w:r>
          <w:rPr>
            <w:b/>
            <w:bCs/>
          </w:rPr>
          <w:t xml:space="preserve">Bayesian information criterion</w:t>
        </w:r>
      </w:ins>
      <w:ins w:id="6956" w:author="PR Preview" w:date="2026-01-01T00:00:00Z">
        <w:r>
          <w:t xml:space="preserve"> </w:t>
        </w:r>
      </w:ins>
      <w:ins w:id="6957" w:author="PR Preview" w:date="2026-01-01T00:00:00Z">
        <w:r>
          <w:t xml:space="preserve">of the model is</w:t>
        </w:r>
      </w:ins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del w:id="6958" w:author="PR Preview" w:date="2026-01-01T00:00:00Z">
        <w:r>
          <w:rPr>
            <w:b/>
            <w:bCs/>
          </w:rPr>
          <w:delText xml:space="preserve">Example 42 (BIC of nested</w:delText>
        </w:r>
      </w:del>
      <w:del w:id="6959" w:author="PR Preview" w:date="2026-01-01T00:00:00Z">
        <w:r>
          <w:rPr>
            <w:b/>
            <w:bCs/>
          </w:rPr>
          <w:delText xml:space="preserve"> </w:delText>
        </w:r>
      </w:del>
      <w:del w:id="696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6961" w:author="PR Preview" w:date="2026-01-01T00:00:00Z">
        <w:r>
          <w:rPr>
            <w:b/>
            <w:bCs/>
          </w:rPr>
          <w:delText xml:space="preserve"> </w:delText>
        </w:r>
      </w:del>
      <w:del w:id="6962" w:author="PR Preview" w:date="2026-01-01T00:00:00Z">
        <w:r>
          <w:rPr>
            <w:b/>
            <w:bCs/>
          </w:rPr>
          <w:delText xml:space="preserve">models)</w:delText>
        </w:r>
      </w:del>
      <w:del w:id="6963" w:author="PR Preview" w:date="2026-01-01T00:00:00Z">
        <w:r>
          <w:delText xml:space="preserve"> </w:delText>
        </w:r>
      </w:del>
      <w:del w:id="6964" w:author="PR Preview" w:date="2026-01-01T00:00:00Z">
        <w:r>
          <w:delText xml:space="preserve">This example computes</w:delText>
        </w:r>
      </w:del>
      <w:del w:id="6965" w:author="PR Preview" w:date="2026-01-01T00:00:00Z">
        <w:r>
          <w:delText xml:space="preserve"> </w:delText>
        </w:r>
      </w:del>
      <w:hyperlink w:anchor="def-bic">
        <w:del w:id="6966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6967" w:author="PR Preview" w:date="2026-01-01T00:00:00Z">
        <w:r>
          <w:delText xml:space="preserve"> </w:delText>
        </w:r>
      </w:del>
      <w:del w:id="6968" w:author="PR Preview" w:date="2026-01-01T00:00:00Z">
        <w:r>
          <w:delText xml:space="preserve">for the four models of</w:delText>
        </w:r>
      </w:del>
      <w:del w:id="6969" w:author="PR Preview" w:date="2026-01-01T00:00:00Z">
        <w:r>
          <w:delText xml:space="preserve"> </w:delText>
        </w:r>
      </w:del>
      <w:hyperlink w:anchor="exm-adjusted-r-squared">
        <w:del w:id="6970" w:author="PR Preview" w:date="2026-01-01T00:00:00Z">
          <w:r>
            <w:rPr>
              <w:rStyle w:val="Hyperlink"/>
            </w:rPr>
            <w:delText xml:space="preserve">Example 39</w:delText>
          </w:r>
        </w:del>
      </w:hyperlink>
      <w:del w:id="6971" w:author="PR Preview" w:date="2026-01-01T00:00:00Z">
        <w:r>
          <w:delText xml:space="preserve">,</w:delText>
        </w:r>
      </w:del>
      <w:del w:id="6972" w:author="PR Preview" w:date="2026-01-01T00:00:00Z">
        <w:r>
          <w:delText xml:space="preserve"> </w:delText>
        </w:r>
      </w:del>
      <w:del w:id="6973" w:author="PR Preview" w:date="2026-01-01T00:00:00Z">
        <w:r>
          <w:delText xml:space="preserve">with</w:delText>
        </w:r>
      </w:del>
      <w:del w:id="6974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6975" w:author="PR Preview" w:date="2026-01-01T00:00:00Z">
        <w:r>
          <w:delText xml:space="preserve"> </w:delText>
        </w:r>
      </w:del>
      <w:del w:id="6976" w:author="PR Preview" w:date="2026-01-01T00:00:00Z">
        <w:r>
          <w:delText xml:space="preserve">counted as in</w:delText>
        </w:r>
      </w:del>
      <w:del w:id="6977" w:author="PR Preview" w:date="2026-01-01T00:00:00Z">
        <w:r>
          <w:delText xml:space="preserve"> </w:delText>
        </w:r>
      </w:del>
      <w:hyperlink w:anchor="exm-aic">
        <w:del w:id="6978" w:author="PR Preview" w:date="2026-01-01T00:00:00Z">
          <w:r>
            <w:rPr>
              <w:rStyle w:val="Hyperlink"/>
            </w:rPr>
            <w:delText xml:space="preserve">Example 41</w:delText>
          </w:r>
        </w:del>
      </w:hyperlink>
      <w:del w:id="6979" w:author="PR Preview" w:date="2026-01-01T00:00:00Z">
        <w:r>
          <w:delText xml:space="preserve">.</w:delText>
        </w:r>
      </w:del>
    </w:p>
    <w:p>
      <w:pPr>
        <w:pStyle w:val="BodyText"/>
      </w:pPr>
      <w:ins w:id="6980" w:author="PR Preview" w:date="2026-01-01T00:00:00Z">
        <w:r>
          <w:rPr>
            <w:b/>
            <w:bCs/>
          </w:rPr>
          <w:t xml:space="preserve">Example 43 (BIC of nested</w:t>
        </w:r>
      </w:ins>
      <w:ins w:id="6981" w:author="PR Preview" w:date="2026-01-01T00:00:00Z">
        <w:r>
          <w:rPr>
            <w:b/>
            <w:bCs/>
          </w:rPr>
          <w:t xml:space="preserve"> </w:t>
        </w:r>
      </w:ins>
      <w:ins w:id="6982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983" w:author="PR Preview" w:date="2026-01-01T00:00:00Z">
        <w:r>
          <w:rPr>
            <w:b/>
            <w:bCs/>
          </w:rPr>
          <w:t xml:space="preserve"> </w:t>
        </w:r>
      </w:ins>
      <w:ins w:id="6984" w:author="PR Preview" w:date="2026-01-01T00:00:00Z">
        <w:r>
          <w:rPr>
            <w:b/>
            <w:bCs/>
          </w:rPr>
          <w:t xml:space="preserve">models)</w:t>
        </w:r>
      </w:ins>
      <w:ins w:id="6985" w:author="PR Preview" w:date="2026-01-01T00:00:00Z">
        <w:r>
          <w:t xml:space="preserve"> </w:t>
        </w:r>
      </w:ins>
      <w:ins w:id="6986" w:author="PR Preview" w:date="2026-01-01T00:00:00Z">
        <w:r>
          <w:t xml:space="preserve">This example computes</w:t>
        </w:r>
      </w:ins>
      <w:ins w:id="6987" w:author="PR Preview" w:date="2026-01-01T00:00:00Z">
        <w:r>
          <w:t xml:space="preserve"> </w:t>
        </w:r>
      </w:ins>
      <w:hyperlink w:anchor="def-bic">
        <w:ins w:id="6988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6989" w:author="PR Preview" w:date="2026-01-01T00:00:00Z">
        <w:r>
          <w:t xml:space="preserve"> </w:t>
        </w:r>
      </w:ins>
      <w:ins w:id="6990" w:author="PR Preview" w:date="2026-01-01T00:00:00Z">
        <w:r>
          <w:t xml:space="preserve">for the four models of</w:t>
        </w:r>
      </w:ins>
      <w:ins w:id="6991" w:author="PR Preview" w:date="2026-01-01T00:00:00Z">
        <w:r>
          <w:t xml:space="preserve"> </w:t>
        </w:r>
      </w:ins>
      <w:hyperlink w:anchor="exm-adjusted-r-squared">
        <w:ins w:id="6992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6993" w:author="PR Preview" w:date="2026-01-01T00:00:00Z">
        <w:r>
          <w:t xml:space="preserve">,</w:t>
        </w:r>
      </w:ins>
      <w:ins w:id="6994" w:author="PR Preview" w:date="2026-01-01T00:00:00Z">
        <w:r>
          <w:t xml:space="preserve"> </w:t>
        </w:r>
      </w:ins>
      <w:ins w:id="6995" w:author="PR Preview" w:date="2026-01-01T00:00:00Z">
        <w:r>
          <w:t xml:space="preserve">with</w:t>
        </w:r>
      </w:ins>
      <w:ins w:id="6996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6997" w:author="PR Preview" w:date="2026-01-01T00:00:00Z">
        <w:r>
          <w:t xml:space="preserve"> </w:t>
        </w:r>
      </w:ins>
      <w:ins w:id="6998" w:author="PR Preview" w:date="2026-01-01T00:00:00Z">
        <w:r>
          <w:t xml:space="preserve">counted as in</w:t>
        </w:r>
      </w:ins>
      <w:ins w:id="6999" w:author="PR Preview" w:date="2026-01-01T00:00:00Z">
        <w:r>
          <w:t xml:space="preserve"> </w:t>
        </w:r>
      </w:ins>
      <w:hyperlink w:anchor="exm-aic">
        <w:ins w:id="7000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700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del w:id="7002" w:author="PR Preview" w:date="2026-01-01T00:00:00Z">
        <w:r>
          <w:rPr>
            <w:i/>
            <w:iCs/>
          </w:rPr>
          <w:delText xml:space="preserve">Remark 40</w:delText>
        </w:r>
      </w:del>
      <w:del w:id="7003" w:author="PR Preview" w:date="2026-01-01T00:00:00Z">
        <w:r>
          <w:delText xml:space="preserve"> (Criteria that adjust the training error). </w:delText>
        </w:r>
      </w:del>
      <w:hyperlink w:anchor="def-adjusted-r-squared">
        <w:del w:id="7004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7005" w:author="PR Preview" w:date="2026-01-01T00:00:00Z">
        <w:r>
          <w:delText xml:space="preserve">,</w:delText>
        </w:r>
      </w:del>
      <w:del w:id="7006" w:author="PR Preview" w:date="2026-01-01T00:00:00Z">
        <w:r>
          <w:delText xml:space="preserve"> </w:delText>
        </w:r>
      </w:del>
      <w:hyperlink w:anchor="def-mallows-cp">
        <w:del w:id="7007" w:author="PR Preview" w:date="2026-01-01T00:00:00Z">
          <w:r>
            <w:rPr>
              <w:rStyle w:val="Hyperlink"/>
            </w:rPr>
            <w:delText xml:space="preserve">Definition 68</w:delText>
          </w:r>
        </w:del>
      </w:hyperlink>
      <w:del w:id="7008" w:author="PR Preview" w:date="2026-01-01T00:00:00Z">
        <w:r>
          <w:delText xml:space="preserve">,</w:delText>
        </w:r>
      </w:del>
      <w:del w:id="7009" w:author="PR Preview" w:date="2026-01-01T00:00:00Z">
        <w:r>
          <w:delText xml:space="preserve"> </w:delText>
        </w:r>
      </w:del>
      <w:hyperlink w:anchor="def-aic">
        <w:del w:id="7010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7011" w:author="PR Preview" w:date="2026-01-01T00:00:00Z">
        <w:r>
          <w:delText xml:space="preserve"> </w:delText>
        </w:r>
      </w:del>
      <w:del w:id="7012" w:author="PR Preview" w:date="2026-01-01T00:00:00Z">
        <w:r>
          <w:delText xml:space="preserve">and</w:delText>
        </w:r>
      </w:del>
      <w:del w:id="7013" w:author="PR Preview" w:date="2026-01-01T00:00:00Z">
        <w:r>
          <w:delText xml:space="preserve"> </w:delText>
        </w:r>
      </w:del>
      <w:hyperlink w:anchor="def-bic">
        <w:del w:id="7014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7015" w:author="PR Preview" w:date="2026-01-01T00:00:00Z">
        <w:r>
          <w:delText xml:space="preserve"> </w:delText>
        </w:r>
      </w:del>
      <w:del w:id="7016" w:author="PR Preview" w:date="2026-01-01T00:00:00Z">
        <w:r>
          <w:delText xml:space="preserve">each correct a fit measure computed on the</w:delText>
        </w:r>
      </w:del>
      <w:del w:id="7017" w:author="PR Preview" w:date="2026-01-01T00:00:00Z">
        <w:r>
          <w:delText xml:space="preserve"> </w:delText>
        </w:r>
      </w:del>
      <w:hyperlink w:anchor="def-training-set">
        <w:del w:id="70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019" w:author="PR Preview" w:date="2026-01-01T00:00:00Z">
        <w:r>
          <w:delText xml:space="preserve"> </w:delText>
        </w:r>
      </w:del>
      <w:del w:id="7020" w:author="PR Preview" w:date="2026-01-01T00:00:00Z">
        <w:r>
          <w:delText xml:space="preserve">for the number of parameters.</w:delText>
        </w:r>
      </w:del>
      <w:del w:id="7021" w:author="PR Preview" w:date="2026-01-01T00:00:00Z">
        <w:r>
          <w:delText xml:space="preserve"> </w:delText>
        </w:r>
      </w:del>
      <w:del w:id="7022" w:author="PR Preview" w:date="2026-01-01T00:00:00Z">
        <w:r>
          <w:delText xml:space="preserve">They need no</w:delText>
        </w:r>
      </w:del>
      <w:del w:id="7023" w:author="PR Preview" w:date="2026-01-01T00:00:00Z">
        <w:r>
          <w:delText xml:space="preserve"> </w:delText>
        </w:r>
      </w:del>
      <w:hyperlink w:anchor="def-held-out-set">
        <w:del w:id="7024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7025" w:author="PR Preview" w:date="2026-01-01T00:00:00Z">
        <w:r>
          <w:delText xml:space="preserve">, so they cost one fit per model, where</w:delText>
        </w:r>
      </w:del>
      <w:del w:id="7026" w:author="PR Preview" w:date="2026-01-01T00:00:00Z">
        <w:r>
          <w:delText xml:space="preserve"> </w:delText>
        </w:r>
      </w:del>
      <w:hyperlink w:anchor="def-kfold">
        <w:del w:id="7027" w:author="PR Preview" w:date="2026-01-01T00:00:00Z">
          <w:r>
            <w:rPr>
              <w:rStyle w:val="Hyperlink"/>
            </w:rPr>
            <w:delText xml:space="preserve">cross-validation</w:delText>
          </w:r>
        </w:del>
      </w:hyperlink>
      <w:del w:id="7028" w:author="PR Preview" w:date="2026-01-01T00:00:00Z">
        <w:r>
          <w:delText xml:space="preserve"> </w:delText>
        </w:r>
      </w:del>
      <w:del w:id="7029" w:author="PR Preview" w:date="2026-01-01T00:00:00Z">
        <w:r>
          <w:delText xml:space="preserve">costs several.</w:delText>
        </w:r>
      </w:del>
    </w:p>
    <w:p>
      <w:pPr>
        <w:pStyle w:val="BodyText"/>
      </w:pPr>
      <w:ins w:id="7030" w:author="PR Preview" w:date="2026-01-01T00:00:00Z">
        <w:r>
          <w:rPr>
            <w:i/>
            <w:iCs/>
          </w:rPr>
          <w:t xml:space="preserve">Remark 40</w:t>
        </w:r>
      </w:ins>
      <w:ins w:id="7031" w:author="PR Preview" w:date="2026-01-01T00:00:00Z">
        <w:r>
          <w:t xml:space="preserve"> (Criteria that adjust the training error). </w:t>
        </w:r>
      </w:ins>
      <w:hyperlink w:anchor="def-adjusted-r-squared">
        <w:ins w:id="7032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7033" w:author="PR Preview" w:date="2026-01-01T00:00:00Z">
        <w:r>
          <w:t xml:space="preserve">,</w:t>
        </w:r>
      </w:ins>
      <w:ins w:id="7034" w:author="PR Preview" w:date="2026-01-01T00:00:00Z">
        <w:r>
          <w:t xml:space="preserve"> </w:t>
        </w:r>
      </w:ins>
      <w:hyperlink w:anchor="def-mallows-cp">
        <w:ins w:id="7035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7036" w:author="PR Preview" w:date="2026-01-01T00:00:00Z">
        <w:r>
          <w:t xml:space="preserve">,</w:t>
        </w:r>
      </w:ins>
      <w:ins w:id="7037" w:author="PR Preview" w:date="2026-01-01T00:00:00Z">
        <w:r>
          <w:t xml:space="preserve"> </w:t>
        </w:r>
      </w:ins>
      <w:hyperlink w:anchor="def-aic">
        <w:ins w:id="7038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7039" w:author="PR Preview" w:date="2026-01-01T00:00:00Z">
        <w:r>
          <w:t xml:space="preserve"> </w:t>
        </w:r>
      </w:ins>
      <w:ins w:id="7040" w:author="PR Preview" w:date="2026-01-01T00:00:00Z">
        <w:r>
          <w:t xml:space="preserve">and</w:t>
        </w:r>
      </w:ins>
      <w:ins w:id="7041" w:author="PR Preview" w:date="2026-01-01T00:00:00Z">
        <w:r>
          <w:t xml:space="preserve"> </w:t>
        </w:r>
      </w:ins>
      <w:hyperlink w:anchor="def-bic">
        <w:ins w:id="7042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7043" w:author="PR Preview" w:date="2026-01-01T00:00:00Z">
        <w:r>
          <w:t xml:space="preserve"> </w:t>
        </w:r>
      </w:ins>
      <w:ins w:id="7044" w:author="PR Preview" w:date="2026-01-01T00:00:00Z">
        <w:r>
          <w:t xml:space="preserve">each correct a fit measure computed on the</w:t>
        </w:r>
      </w:ins>
      <w:ins w:id="7045" w:author="PR Preview" w:date="2026-01-01T00:00:00Z">
        <w:r>
          <w:t xml:space="preserve"> </w:t>
        </w:r>
      </w:ins>
      <w:hyperlink w:anchor="def-training-set">
        <w:ins w:id="704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47" w:author="PR Preview" w:date="2026-01-01T00:00:00Z">
        <w:r>
          <w:t xml:space="preserve"> </w:t>
        </w:r>
      </w:ins>
      <w:ins w:id="7048" w:author="PR Preview" w:date="2026-01-01T00:00:00Z">
        <w:r>
          <w:t xml:space="preserve">for the number of parameters.</w:t>
        </w:r>
      </w:ins>
      <w:ins w:id="7049" w:author="PR Preview" w:date="2026-01-01T00:00:00Z">
        <w:r>
          <w:t xml:space="preserve"> </w:t>
        </w:r>
      </w:ins>
      <w:ins w:id="7050" w:author="PR Preview" w:date="2026-01-01T00:00:00Z">
        <w:r>
          <w:t xml:space="preserve">They need no</w:t>
        </w:r>
      </w:ins>
      <w:ins w:id="7051" w:author="PR Preview" w:date="2026-01-01T00:00:00Z">
        <w:r>
          <w:t xml:space="preserve"> </w:t>
        </w:r>
      </w:ins>
      <w:hyperlink w:anchor="def-held-out-set">
        <w:ins w:id="7052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7053" w:author="PR Preview" w:date="2026-01-01T00:00:00Z">
        <w:r>
          <w:t xml:space="preserve">, so they cost one fit per model, where</w:t>
        </w:r>
      </w:ins>
      <w:ins w:id="7054" w:author="PR Preview" w:date="2026-01-01T00:00:00Z">
        <w:r>
          <w:t xml:space="preserve"> </w:t>
        </w:r>
      </w:ins>
      <w:hyperlink w:anchor="def-kfold">
        <w:ins w:id="7055" w:author="PR Preview" w:date="2026-01-01T00:00:00Z">
          <w:r>
            <w:rPr>
              <w:rStyle w:val="Hyperlink"/>
            </w:rPr>
            <w:t xml:space="preserve">cross-validation</w:t>
          </w:r>
        </w:ins>
      </w:hyperlink>
      <w:ins w:id="7056" w:author="PR Preview" w:date="2026-01-01T00:00:00Z">
        <w:r>
          <w:t xml:space="preserve"> </w:t>
        </w:r>
      </w:ins>
      <w:ins w:id="7057" w:author="PR Preview" w:date="2026-01-01T00:00:00Z">
        <w:r>
          <w:t xml:space="preserve">costs several.</w:t>
        </w:r>
      </w:ins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8" Type="http://schemas.openxmlformats.org/officeDocument/2006/relationships/image" Target="media/rId258.png"/><Relationship Id="rId290" Type="http://schemas.openxmlformats.org/officeDocument/2006/relationships/image" Target="media/rId290.png"/><Relationship Id="rId151" Type="http://schemas.openxmlformats.org/officeDocument/2006/relationships/image" Target="media/rId151.png"/><Relationship Id="rId350" Type="http://schemas.openxmlformats.org/officeDocument/2006/relationships/image" Target="media/rId350.png"/><Relationship Id="rId204" Type="http://schemas.openxmlformats.org/officeDocument/2006/relationships/image" Target="media/rId204.png"/><Relationship Id="rId155" Type="http://schemas.openxmlformats.org/officeDocument/2006/relationships/image" Target="media/rId155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58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5" Type="http://schemas.openxmlformats.org/officeDocument/2006/relationships/hyperlink" Target="correlation-regression.qmd#def-ols" TargetMode="External"/><Relationship Id="rId359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6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56" Type="http://schemas.openxmlformats.org/officeDocument/2006/relationships/hyperlink" Target="correlation-regression.qmd#def-tss" TargetMode="External"/><Relationship Id="rId318" Type="http://schemas.openxmlformats.org/officeDocument/2006/relationships/hyperlink" Target="correlation-regression.qmd#thm-ols-slr-vector" TargetMode="External"/><Relationship Id="rId22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8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59" Type="http://schemas.openxmlformats.org/officeDocument/2006/relationships/hyperlink" Target="estimation.qmd#def-estimation-error" TargetMode="External"/><Relationship Id="rId160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0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0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39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2" Type="http://schemas.openxmlformats.org/officeDocument/2006/relationships/hyperlink" Target="https://doi.org/10.1007/978-0-387-21706-2" TargetMode="External"/><Relationship Id="rId385" Type="http://schemas.openxmlformats.org/officeDocument/2006/relationships/hyperlink" Target="https://doi.org/10.1007/978-0-387-84858-7" TargetMode="External"/><Relationship Id="rId389" Type="http://schemas.openxmlformats.org/officeDocument/2006/relationships/hyperlink" Target="https://doi.org/10.1007/978-1-0716-1418-1" TargetMode="External"/><Relationship Id="rId408" Type="http://schemas.openxmlformats.org/officeDocument/2006/relationships/hyperlink" Target="https://doi.org/10.1080/00401706.1973.10489103" TargetMode="External"/><Relationship Id="rId410" Type="http://schemas.openxmlformats.org/officeDocument/2006/relationships/hyperlink" Target="https://doi.org/10.1109/TAC.1974.1100705" TargetMode="External"/><Relationship Id="rId412" Type="http://schemas.openxmlformats.org/officeDocument/2006/relationships/hyperlink" Target="https://doi.org/10.1214/aos/1176344136" TargetMode="External"/><Relationship Id="rId396" Type="http://schemas.openxmlformats.org/officeDocument/2006/relationships/hyperlink" Target="https://doi.org/10.32614/CRAN.package.SyncRNG" TargetMode="External"/><Relationship Id="rId398" Type="http://schemas.openxmlformats.org/officeDocument/2006/relationships/hyperlink" Target="https://en.wikipedia.org/wiki/Bias%E2%80%93variance_tradeoff" TargetMode="External"/><Relationship Id="rId402" Type="http://schemas.openxmlformats.org/officeDocument/2006/relationships/hyperlink" Target="https://en.wikipedia.org/wiki/Cross-validation_%28statistics%29" TargetMode="External"/><Relationship Id="rId387" Type="http://schemas.openxmlformats.org/officeDocument/2006/relationships/hyperlink" Target="https://en.wikipedia.org/wiki/Generalization_error" TargetMode="External"/><Relationship Id="rId381" Type="http://schemas.openxmlformats.org/officeDocument/2006/relationships/hyperlink" Target="https://en.wikipedia.org/wiki/Hyperparameter_%28machine_learning%29" TargetMode="External"/><Relationship Id="rId406" Type="http://schemas.openxmlformats.org/officeDocument/2006/relationships/hyperlink" Target="https://en.wikipedia.org/wiki/Leverage_%28statistics%29" TargetMode="External"/><Relationship Id="rId400" Type="http://schemas.openxmlformats.org/officeDocument/2006/relationships/hyperlink" Target="https://en.wikipedia.org/wiki/Model_selection" TargetMode="External"/><Relationship Id="rId394" Type="http://schemas.openxmlformats.org/officeDocument/2006/relationships/hyperlink" Target="https://en.wikipedia.org/wiki/Overfitting" TargetMode="External"/><Relationship Id="rId379" Type="http://schemas.openxmlformats.org/officeDocument/2006/relationships/hyperlink" Target="https://en.wikipedia.org/wiki/Random_seed" TargetMode="External"/><Relationship Id="rId383" Type="http://schemas.openxmlformats.org/officeDocument/2006/relationships/hyperlink" Target="https://en.wikipedia.org/wiki/Training,_validation,_and_test_data_sets" TargetMode="External"/><Relationship Id="rId236" Type="http://schemas.openxmlformats.org/officeDocument/2006/relationships/hyperlink" Target="https://morrison-lab.github.io/lds/chapters/big-ideas.html#def-test-set" TargetMode="External"/><Relationship Id="rId234" Type="http://schemas.openxmlformats.org/officeDocument/2006/relationships/hyperlink" Target="https://morrison-lab.github.io/lds/chapters/big-ideas.html#def-training-set" TargetMode="External"/><Relationship Id="rId23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77" Type="http://schemas.openxmlformats.org/officeDocument/2006/relationships/hyperlink" Target="https://morrison-lab.github.io/pds/expectation.html#thm-linearity-expectation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12" Type="http://schemas.openxmlformats.org/officeDocument/2006/relationships/hyperlink" Target="https://morrison-lab.github.io/pds/random-variables.html#def-normal" TargetMode="External"/><Relationship Id="rId164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68" Type="http://schemas.openxmlformats.org/officeDocument/2006/relationships/hyperlink" Target="https://morrison-lab.github.io/pds/variance-covariance.html#def-variance" TargetMode="External"/><Relationship Id="rId178" Type="http://schemas.openxmlformats.org/officeDocument/2006/relationships/hyperlink" Target="https://morrison-lab.github.io/pds/variance-covariance.html#thm-variance" TargetMode="External"/><Relationship Id="rId404" Type="http://schemas.openxmlformats.org/officeDocument/2006/relationships/hyperlink" Target="https://www.gastonsanchez.com/matrix4sl/" TargetMode="External"/><Relationship Id="rId310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65" Type="http://schemas.openxmlformats.org/officeDocument/2006/relationships/hyperlink" Target="intro-MLEs.qmd#def-loglik" TargetMode="External"/><Relationship Id="rId364" Type="http://schemas.openxmlformats.org/officeDocument/2006/relationships/hyperlink" Target="intro-MLEs.qmd#def-mle" TargetMode="External"/><Relationship Id="rId232" Type="http://schemas.openxmlformats.org/officeDocument/2006/relationships/hyperlink" Target="logistic-inference.qmd#def-logistic-regression" TargetMode="External"/><Relationship Id="rId32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6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2026-10-23T02:24:35Z</dcterms:created>
  <dcterms:modified xsi:type="dcterms:W3CDTF">2026-10-23T02:24:35Z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