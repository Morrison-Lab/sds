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11:35:52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[3]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[4,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[5,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[5, Sec. 5.5]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[5, Sec. 5.5]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[5,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[5,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[5,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[4,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[8]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6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1"/>
        </w:numPr>
      </w:pPr>
      <w:r>
        <w:t xml:space="preserve">Wikipedia contributors [1]</w:t>
      </w:r>
      <w:r>
        <w:t xml:space="preserve"> </w:t>
      </w:r>
      <w:r>
        <w:t xml:space="preserve">— the model, its fitting and its interpretation</w:t>
      </w:r>
    </w:p>
    <w:p>
      <w:pPr>
        <w:numPr>
          <w:ilvl w:val="0"/>
          <w:numId w:val="1001"/>
        </w:numPr>
      </w:pPr>
      <w:del w:id="3" w:author="PR Preview" w:date="2026-01-01T00:00:00Z">
        <w:r>
          <w:delText xml:space="preserve">Wikipedia contributors [2]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— deviance and its use in model comparison</w:delText>
        </w:r>
      </w:del>
    </w:p>
    <w:p>
      <w:pPr>
        <w:numPr>
          <w:ilvl w:val="0"/>
          <w:numId w:val="1001"/>
        </w:numPr>
      </w:pPr>
      <w:del w:id="6" w:author="PR Preview" w:date="2026-01-01T00:00:00Z">
        <w:r>
          <w:delText xml:space="preserve">Wikipedia contributors [7]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— the saturated model</w:delText>
        </w:r>
      </w:del>
    </w:p>
    <w:p>
      <w:pPr>
        <w:numPr>
          <w:ilvl w:val="0"/>
          <w:numId w:val="1001"/>
        </w:numPr>
      </w:pPr>
      <w:r>
        <w:t xml:space="preserve">Wikipedia contributors [9]</w:t>
      </w:r>
      <w:r>
        <w:t xml:space="preserve"> </w:t>
      </w:r>
      <w:r>
        <w:t xml:space="preserve">— comparing nested models</w:t>
      </w:r>
    </w:p>
    <w:bookmarkEnd w:id="63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5" w:name="ref-wikipedia_logistic_regress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https://en.wikipedia.org/wiki/Logistic_regression</w:t>
        </w:r>
      </w:hyperlink>
    </w:p>
    <w:bookmarkEnd w:id="65"/>
    <w:bookmarkStart w:id="67" w:name="ref-wikipedia_deviance_statis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https://en.wikipedia.org/wiki/Deviance_%28statistics%29</w:t>
        </w:r>
      </w:hyperlink>
    </w:p>
    <w:bookmarkEnd w:id="67"/>
    <w:bookmarkStart w:id="69" w:name="ref-nelder1972generaliz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68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69"/>
    <w:bookmarkStart w:id="71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1"/>
    <w:bookmarkStart w:id="73" w:name="ref-dobson4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3"/>
    <w:bookmarkStart w:id="74" w:name="ref-hosmer1989applie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4"/>
    <w:bookmarkStart w:id="76" w:name="ref-wikipedia_saturated_mode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https://en.wikipedia.org/wiki/Saturated_model</w:t>
        </w:r>
      </w:hyperlink>
    </w:p>
    <w:bookmarkEnd w:id="76"/>
    <w:bookmarkStart w:id="78" w:name="ref-fahrmeir1985consistenc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77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78"/>
    <w:bookmarkStart w:id="80" w:name="ref-wikipedia_likelihood_ratio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https://en.wikipedia.org/wiki/Likelihood-ratio_test</w:t>
        </w:r>
      </w:hyperlink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0" Type="http://schemas.openxmlformats.org/officeDocument/2006/relationships/hyperlink" Target="https://doi.org/10.1007/978-0-387-84858-7" TargetMode="External"/><Relationship Id="rId72" Type="http://schemas.openxmlformats.org/officeDocument/2006/relationships/hyperlink" Target="https://doi.org/10.1201/9781315182780" TargetMode="External"/><Relationship Id="rId77" Type="http://schemas.openxmlformats.org/officeDocument/2006/relationships/hyperlink" Target="https://doi.org/10.1214/aos/1176346597" TargetMode="External"/><Relationship Id="rId68" Type="http://schemas.openxmlformats.org/officeDocument/2006/relationships/hyperlink" Target="https://doi.org/10.2307/2344614" TargetMode="External"/><Relationship Id="rId66" Type="http://schemas.openxmlformats.org/officeDocument/2006/relationships/hyperlink" Target="https://en.wikipedia.org/wiki/Deviance_%28statistics%29" TargetMode="External"/><Relationship Id="rId79" Type="http://schemas.openxmlformats.org/officeDocument/2006/relationships/hyperlink" Target="https://en.wikipedia.org/wiki/Likelihood-ratio_test" TargetMode="External"/><Relationship Id="rId64" Type="http://schemas.openxmlformats.org/officeDocument/2006/relationships/hyperlink" Target="https://en.wikipedia.org/wiki/Logistic_regression" TargetMode="External"/><Relationship Id="rId75" Type="http://schemas.openxmlformats.org/officeDocument/2006/relationships/hyperlink" Target="https://en.wikipedia.org/wiki/Saturated_model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70" Type="http://schemas.openxmlformats.org/officeDocument/2006/relationships/hyperlink" Target="https://doi.org/10.1007/978-0-387-84858-7" TargetMode="External"/><Relationship Id="rId72" Type="http://schemas.openxmlformats.org/officeDocument/2006/relationships/hyperlink" Target="https://doi.org/10.1201/9781315182780" TargetMode="External"/><Relationship Id="rId77" Type="http://schemas.openxmlformats.org/officeDocument/2006/relationships/hyperlink" Target="https://doi.org/10.1214/aos/1176346597" TargetMode="External"/><Relationship Id="rId68" Type="http://schemas.openxmlformats.org/officeDocument/2006/relationships/hyperlink" Target="https://doi.org/10.2307/2344614" TargetMode="External"/><Relationship Id="rId66" Type="http://schemas.openxmlformats.org/officeDocument/2006/relationships/hyperlink" Target="https://en.wikipedia.org/wiki/Deviance_%28statistics%29" TargetMode="External"/><Relationship Id="rId79" Type="http://schemas.openxmlformats.org/officeDocument/2006/relationships/hyperlink" Target="https://en.wikipedia.org/wiki/Likelihood-ratio_test" TargetMode="External"/><Relationship Id="rId64" Type="http://schemas.openxmlformats.org/officeDocument/2006/relationships/hyperlink" Target="https://en.wikipedia.org/wiki/Logistic_regression" TargetMode="External"/><Relationship Id="rId75" Type="http://schemas.openxmlformats.org/officeDocument/2006/relationships/hyperlink" Target="https://en.wikipedia.org/wiki/Saturated_model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2026-10-18T18:48:01Z</dcterms:created>
  <dcterms:modified xsi:type="dcterms:W3CDTF">2026-10-18T18:48:01Z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