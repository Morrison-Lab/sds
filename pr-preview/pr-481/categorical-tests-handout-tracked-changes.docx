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03:06:28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This is the result of</w:delText>
        </w:r>
      </w:del>
      <w:del w:id="6" w:author="PR Preview" w:date="2026-01-01T00:00:00Z">
        <w:r>
          <w:delText xml:space="preserve"> </w:delText>
        </w:r>
      </w:del>
      <w:hyperlink w:anchor="sol-risk-difference-switch-ref">
        <w:del w:id="7" w:author="PR Preview" w:date="2026-01-01T00:00:00Z">
          <w:r>
            <w:rPr>
              <w:rStyle w:val="Hyperlink"/>
            </w:rPr>
            <w:delText xml:space="preserve">Solution 1</w:delText>
          </w:r>
        </w:del>
      </w:hyperlink>
      <w:del w:id="8" w:author="PR Preview" w:date="2026-01-01T00:00:00Z">
        <w:r>
          <w:delText xml:space="preserve">.</w:delText>
        </w:r>
      </w:del>
    </w:p>
    <w:p>
      <w:pPr>
        <w:pStyle w:val="FirstParagraph"/>
      </w:pPr>
      <w:ins w:id="9" w:author="PR Preview" w:date="2026-01-01T00:00:00Z">
        <w:r>
          <w:rPr>
            <w:i/>
            <w:iCs/>
          </w:rPr>
          <w:t xml:space="preserve">Proof</w:t>
        </w:r>
      </w:ins>
      <w:ins w:id="10" w:author="PR Preview" w:date="2026-01-01T00:00:00Z">
        <w:r>
          <w:t xml:space="preserve">. </w:t>
        </w:r>
      </w:ins>
      <w:ins w:id="11" w:author="PR Preview" w:date="2026-01-01T00:00:00Z">
        <w:r>
          <w:t xml:space="preserve">This is the result of</w:t>
        </w:r>
      </w:ins>
      <w:ins w:id="12" w:author="PR Preview" w:date="2026-01-01T00:00:00Z">
        <w:r>
          <w:t xml:space="preserve"> </w:t>
        </w:r>
      </w:ins>
      <w:hyperlink w:anchor="sol-risk-difference-switch-ref">
        <w:ins w:id="13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14" w:author="PR Preview" w:date="2026-01-01T00:00:00Z">
        <w:r>
          <w:t xml:space="preserve">.</w:t>
        </w:r>
      </w:ins>
      <w:ins w:id="15" w:author="PR Preview" w:date="2026-01-01T00:00:00Z">
        <w:r>
          <w:t xml:space="preserve"> </w:t>
        </w:r>
      </w:ins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del w:id="16" w:author="PR Preview" w:date="2026-01-01T00:00:00Z">
        <w:r>
          <w:rPr>
            <w:i/>
            <w:iCs/>
          </w:rPr>
          <w:delText xml:space="preserve">Proof</w:delText>
        </w:r>
      </w:del>
      <w:del w:id="17" w:author="PR Preview" w:date="2026-01-01T00:00:00Z">
        <w:r>
          <w:delText xml:space="preserve">. </w:delText>
        </w:r>
      </w:del>
      <w:del w:id="18" w:author="PR Preview" w:date="2026-01-01T00:00:00Z">
        <w:r>
          <w:delText xml:space="preserve">This is the result of</w:delText>
        </w:r>
      </w:del>
      <w:del w:id="19" w:author="PR Preview" w:date="2026-01-01T00:00:00Z">
        <w:r>
          <w:delText xml:space="preserve"> </w:delText>
        </w:r>
      </w:del>
      <w:hyperlink w:anchor="sol-risk-ratio-switch-ref">
        <w:del w:id="20" w:author="PR Preview" w:date="2026-01-01T00:00:00Z">
          <w:r>
            <w:rPr>
              <w:rStyle w:val="Hyperlink"/>
            </w:rPr>
            <w:delText xml:space="preserve">Solution 2</w:delText>
          </w:r>
        </w:del>
      </w:hyperlink>
      <w:del w:id="21" w:author="PR Preview" w:date="2026-01-01T00:00:00Z">
        <w:r>
          <w:delText xml:space="preserve">.</w:delText>
        </w:r>
      </w:del>
    </w:p>
    <w:p>
      <w:pPr>
        <w:pStyle w:val="FirstParagraph"/>
      </w:pPr>
      <w:ins w:id="22" w:author="PR Preview" w:date="2026-01-01T00:00:00Z">
        <w:r>
          <w:rPr>
            <w:i/>
            <w:iCs/>
          </w:rPr>
          <w:t xml:space="preserve">Proof</w:t>
        </w:r>
      </w:ins>
      <w:ins w:id="23" w:author="PR Preview" w:date="2026-01-01T00:00:00Z">
        <w:r>
          <w:t xml:space="preserve">. </w:t>
        </w:r>
      </w:ins>
      <w:ins w:id="24" w:author="PR Preview" w:date="2026-01-01T00:00:00Z">
        <w:r>
          <w:t xml:space="preserve">This is the result of</w:t>
        </w:r>
      </w:ins>
      <w:ins w:id="25" w:author="PR Preview" w:date="2026-01-01T00:00:00Z">
        <w:r>
          <w:t xml:space="preserve"> </w:t>
        </w:r>
      </w:ins>
      <w:hyperlink w:anchor="sol-risk-ratio-switch-ref">
        <w:ins w:id="26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27" w:author="PR Preview" w:date="2026-01-01T00:00:00Z">
        <w:r>
          <w:t xml:space="preserve">.</w:t>
        </w:r>
      </w:ins>
      <w:ins w:id="28" w:author="PR Preview" w:date="2026-01-01T00:00:00Z">
        <w:r>
          <w:t xml:space="preserve"> </w:t>
        </w:r>
      </w:ins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del w:id="29" w:author="PR Preview" w:date="2026-01-01T00:00:00Z">
        <w:r>
          <w:rPr>
            <w:i/>
            <w:iCs/>
          </w:rPr>
          <w:delText xml:space="preserve">Proof</w:delText>
        </w:r>
      </w:del>
      <w:del w:id="30" w:author="PR Preview" w:date="2026-01-01T00:00:00Z">
        <w:r>
          <w:delText xml:space="preserve">. </w:delText>
        </w:r>
      </w:del>
      <w:del w:id="31" w:author="PR Preview" w:date="2026-01-01T00:00:00Z">
        <w:r>
          <w:delText xml:space="preserve">By</w:delText>
        </w:r>
      </w:del>
      <w:del w:id="32" w:author="PR Preview" w:date="2026-01-01T00:00:00Z">
        <w:r>
          <w:delText xml:space="preserve"> </w:delText>
        </w:r>
      </w:del>
      <w:hyperlink w:anchor="sol-odds-from-joint-probs">
        <w:del w:id="33" w:author="PR Preview" w:date="2026-01-01T00:00:00Z">
          <w:r>
            <w:rPr>
              <w:rStyle w:val="Hyperlink"/>
            </w:rPr>
            <w:delText xml:space="preserve">Solution 3</w:delText>
          </w:r>
        </w:del>
      </w:hyperlink>
      <w:del w:id="34" w:author="PR Preview" w:date="2026-01-01T00:00:00Z">
        <w:r>
          <w:delText xml:space="preserve">, the</w:delText>
        </w:r>
      </w:del>
      <w:del w:id="35" w:author="PR Preview" w:date="2026-01-01T00:00:00Z">
        <w:r>
          <w:delText xml:space="preserve"> </w:delText>
        </w:r>
      </w:del>
      <w:hyperlink r:id="rId54">
        <w:del w:id="36" w:author="PR Preview" w:date="2026-01-01T00:00:00Z">
          <w:r>
            <w:rPr>
              <w:rStyle w:val="Hyperlink"/>
            </w:rPr>
            <w:delText xml:space="preserve">odds</w:delText>
          </w:r>
        </w:del>
      </w:hyperlink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of</w:delText>
        </w:r>
      </w:del>
      <w:del w:id="3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1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in the group</w:delText>
        </w:r>
      </w:del>
      <w:del w:id="4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are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46" w:author="PR Preview" w:date="2026-01-01T00:00:00Z">
        <w:r>
          <w:delText xml:space="preserve">.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By the same solution, the odds of</w:delText>
        </w:r>
      </w:del>
      <w:del w:id="4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1</m:t>
        </m:r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in the group</w:delText>
        </w:r>
      </w:del>
      <w:del w:id="5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are</w:delText>
        </w:r>
      </w:del>
      <w:del w:id="5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56" w:author="PR Preview" w:date="2026-01-01T00:00:00Z">
        <w:r>
          <w:delText xml:space="preserve">.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The</w:delText>
        </w:r>
      </w:del>
      <w:del w:id="59" w:author="PR Preview" w:date="2026-01-01T00:00:00Z">
        <w:r>
          <w:delText xml:space="preserve"> </w:delText>
        </w:r>
      </w:del>
      <w:hyperlink w:anchor="def-odds-ratio">
        <w:del w:id="60" w:author="PR Preview" w:date="2026-01-01T00:00:00Z">
          <w:r>
            <w:rPr>
              <w:rStyle w:val="Hyperlink"/>
            </w:rPr>
            <w:delText xml:space="preserve">odds ratio</w:delText>
          </w:r>
        </w:del>
      </w:hyperlink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is the first odds divided by the second.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Dividing by a fraction is multiplying by its reciprocal, which gives the stated product of the four joint probabilities.</w:delText>
        </w:r>
      </w:del>
    </w:p>
    <w:p>
      <w:pPr>
        <w:pStyle w:val="FirstParagraph"/>
      </w:pPr>
      <w:ins w:id="65" w:author="PR Preview" w:date="2026-01-01T00:00:00Z">
        <w:r>
          <w:rPr>
            <w:i/>
            <w:iCs/>
          </w:rPr>
          <w:t xml:space="preserve">Proof</w:t>
        </w:r>
      </w:ins>
      <w:ins w:id="66" w:author="PR Preview" w:date="2026-01-01T00:00:00Z">
        <w:r>
          <w:t xml:space="preserve">. </w:t>
        </w:r>
      </w:ins>
      <w:ins w:id="67" w:author="PR Preview" w:date="2026-01-01T00:00:00Z">
        <w:r>
          <w:t xml:space="preserve">In the group</w:t>
        </w:r>
      </w:ins>
      <w:ins w:id="6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69" w:author="PR Preview" w:date="2026-01-01T00:00:00Z">
        <w:r>
          <w:t xml:space="preserve">, the</w:t>
        </w:r>
      </w:ins>
      <w:ins w:id="70" w:author="PR Preview" w:date="2026-01-01T00:00:00Z">
        <w:r>
          <w:t xml:space="preserve"> </w:t>
        </w:r>
      </w:ins>
      <w:hyperlink r:id="rId54">
        <w:ins w:id="71" w:author="PR Preview" w:date="2026-01-01T00:00:00Z">
          <w:r>
            <w:rPr>
              <w:rStyle w:val="Hyperlink"/>
            </w:rPr>
            <w:t xml:space="preserve">odds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of</w:t>
        </w:r>
      </w:ins>
      <w:ins w:id="7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are</w:t>
        </w:r>
      </w:ins>
      <w:ins w:id="7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78" w:author="PR Preview" w:date="2026-01-01T00:00:00Z">
        <w:r>
          <w:t xml:space="preserve">, because the two</w:t>
        </w:r>
      </w:ins>
      <w:ins w:id="79" w:author="PR Preview" w:date="2026-01-01T00:00:00Z">
        <w:r>
          <w:t xml:space="preserve"> </w:t>
        </w:r>
      </w:ins>
      <w:hyperlink r:id="rId60">
        <w:ins w:id="80" w:author="PR Preview" w:date="2026-01-01T00:00:00Z">
          <w:r>
            <w:rPr>
              <w:rStyle w:val="Hyperlink"/>
            </w:rPr>
            <w:t xml:space="preserve">conditional probabilities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sum to 1.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Writing each</w:t>
        </w:r>
      </w:ins>
      <w:ins w:id="85" w:author="PR Preview" w:date="2026-01-01T00:00:00Z">
        <w:r>
          <w:t xml:space="preserve"> </w:t>
        </w:r>
      </w:ins>
      <w:hyperlink r:id="rId60">
        <w:ins w:id="86" w:author="PR Preview" w:date="2026-01-01T00:00:00Z">
          <w:r>
            <w:rPr>
              <w:rStyle w:val="Hyperlink"/>
            </w:rPr>
            <w:t xml:space="preserve">conditional probability</w:t>
          </w:r>
        </w:ins>
      </w:hyperlink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as a joint</w:t>
        </w:r>
      </w:ins>
      <w:ins w:id="89" w:author="PR Preview" w:date="2026-01-01T00:00:00Z">
        <w:r>
          <w:t xml:space="preserve"> </w:t>
        </w:r>
      </w:ins>
      <w:hyperlink r:id="rId31">
        <w:ins w:id="90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over</w:t>
        </w:r>
      </w:ins>
      <w:ins w:id="9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94" w:author="PR Preview" w:date="2026-01-01T00:00:00Z">
        <w:r>
          <w:t xml:space="preserve">, which is nonzero, gives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95" w:author="PR Preview" w:date="2026-01-01T00:00:00Z">
        <w:r>
          <w:t xml:space="preserve">where the last step multiplies the numerator and denominator by the same nonzero factor</w:t>
        </w:r>
      </w:ins>
      <w:ins w:id="9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97" w:author="PR Preview" w:date="2026-01-01T00:00:00Z">
        <w:r>
          <w:t xml:space="preserve">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So the odds of</w:t>
        </w:r>
      </w:ins>
      <w:ins w:id="10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1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in the group</w:t>
        </w:r>
      </w:ins>
      <w:ins w:id="10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are</w:t>
        </w:r>
      </w:ins>
      <w:ins w:id="10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07" w:author="PR Preview" w:date="2026-01-01T00:00:00Z">
        <w:r>
          <w:t xml:space="preserve">, and in the group</w:t>
        </w:r>
      </w:ins>
      <w:ins w:id="10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the odds are</w:t>
        </w:r>
      </w:ins>
      <w:ins w:id="11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12" w:author="PR Preview" w:date="2026-01-01T00:00:00Z">
        <w:r>
          <w:t xml:space="preserve">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The</w:t>
        </w:r>
      </w:ins>
      <w:ins w:id="115" w:author="PR Preview" w:date="2026-01-01T00:00:00Z">
        <w:r>
          <w:t xml:space="preserve"> </w:t>
        </w:r>
      </w:ins>
      <w:hyperlink w:anchor="def-odds-ratio">
        <w:ins w:id="116" w:author="PR Preview" w:date="2026-01-01T00:00:00Z">
          <w:r>
            <w:rPr>
              <w:rStyle w:val="Hyperlink"/>
            </w:rPr>
            <w:t xml:space="preserve">odds ratio</w:t>
          </w:r>
        </w:ins>
      </w:hyperlink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is the first odds divided by the second.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Dividing by a fraction is multiplying by its reciprocal, which gives the stated product of the four joint probabilities.</w:t>
        </w:r>
      </w:ins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92" w:name="references"/>
    <w:p>
      <w:pPr>
        <w:pStyle w:val="Heading2"/>
      </w:pPr>
      <w:r>
        <w:t xml:space="preserve">References</w:t>
      </w:r>
    </w:p>
    <w:bookmarkStart w:id="91" w:name="refs"/>
    <w:bookmarkStart w:id="75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5"/>
    <w:bookmarkStart w:id="76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6"/>
    <w:bookmarkStart w:id="78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https://en.wikipedia.org/wiki/Contingency_table</w:t>
        </w:r>
      </w:hyperlink>
    </w:p>
    <w:bookmarkEnd w:id="78"/>
    <w:bookmarkStart w:id="80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https://en.wikipedia.org/wiki/Pearson%27s_chi-squared_test</w:t>
        </w:r>
      </w:hyperlink>
    </w:p>
    <w:bookmarkEnd w:id="80"/>
    <w:bookmarkStart w:id="81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1"/>
    <w:bookmarkStart w:id="83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https://en.wikipedia.org/wiki/Fisher%27s_exact_test</w:t>
        </w:r>
      </w:hyperlink>
    </w:p>
    <w:bookmarkEnd w:id="83"/>
    <w:bookmarkStart w:id="85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https://en.wikipedia.org/wiki/Relative_risk</w:t>
        </w:r>
      </w:hyperlink>
    </w:p>
    <w:bookmarkEnd w:id="85"/>
    <w:bookmarkStart w:id="86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6"/>
    <w:bookmarkStart w:id="88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https://en.wikipedia.org/wiki/Absolute_risk_reduction</w:t>
        </w:r>
      </w:hyperlink>
    </w:p>
    <w:bookmarkEnd w:id="88"/>
    <w:bookmarkStart w:id="90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https://en.wikipedia.org/wiki/Odds_ratio</w:t>
        </w:r>
      </w:hyperlink>
    </w:p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74" Type="http://schemas.openxmlformats.org/officeDocument/2006/relationships/hyperlink" Target="https://doi.org/10.1007/978-1-4614-1353-0" TargetMode="External"/><Relationship Id="rId87" Type="http://schemas.openxmlformats.org/officeDocument/2006/relationships/hyperlink" Target="https://en.wikipedia.org/wiki/Absolute_risk_reduction" TargetMode="External"/><Relationship Id="rId77" Type="http://schemas.openxmlformats.org/officeDocument/2006/relationships/hyperlink" Target="https://en.wikipedia.org/wiki/Contingency_table" TargetMode="External"/><Relationship Id="rId82" Type="http://schemas.openxmlformats.org/officeDocument/2006/relationships/hyperlink" Target="https://en.wikipedia.org/wiki/Fisher%27s_exact_test" TargetMode="External"/><Relationship Id="rId89" Type="http://schemas.openxmlformats.org/officeDocument/2006/relationships/hyperlink" Target="https://en.wikipedia.org/wiki/Odds_ratio" TargetMode="External"/><Relationship Id="rId79" Type="http://schemas.openxmlformats.org/officeDocument/2006/relationships/hyperlink" Target="https://en.wikipedia.org/wiki/Pearson%27s_chi-squared_test" TargetMode="External"/><Relationship Id="rId84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74" Type="http://schemas.openxmlformats.org/officeDocument/2006/relationships/hyperlink" Target="https://doi.org/10.1007/978-1-4614-1353-0" TargetMode="External"/><Relationship Id="rId87" Type="http://schemas.openxmlformats.org/officeDocument/2006/relationships/hyperlink" Target="https://en.wikipedia.org/wiki/Absolute_risk_reduction" TargetMode="External"/><Relationship Id="rId77" Type="http://schemas.openxmlformats.org/officeDocument/2006/relationships/hyperlink" Target="https://en.wikipedia.org/wiki/Contingency_table" TargetMode="External"/><Relationship Id="rId82" Type="http://schemas.openxmlformats.org/officeDocument/2006/relationships/hyperlink" Target="https://en.wikipedia.org/wiki/Fisher%27s_exact_test" TargetMode="External"/><Relationship Id="rId89" Type="http://schemas.openxmlformats.org/officeDocument/2006/relationships/hyperlink" Target="https://en.wikipedia.org/wiki/Odds_ratio" TargetMode="External"/><Relationship Id="rId79" Type="http://schemas.openxmlformats.org/officeDocument/2006/relationships/hyperlink" Target="https://en.wikipedia.org/wiki/Pearson%27s_chi-squared_test" TargetMode="External"/><Relationship Id="rId84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2026-10-26T10:21:09Z</dcterms:created>
  <dcterms:modified xsi:type="dcterms:W3CDTF">2026-10-26T10:21:09Z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03:06:28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