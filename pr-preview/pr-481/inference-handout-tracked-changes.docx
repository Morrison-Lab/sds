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04:14:21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12 (Confidence interval)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confidence interval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for a parameter</w:delText>
        </w:r>
      </w:del>
      <w:del w:id="11" w:author="PR Preview" w:date="2026-01-01T00:00:00Z">
        <w:r>
          <w:delText xml:space="preserve"> </w:delText>
        </w:r>
      </w:del>
      <m:oMath>
        <m:r>
          <m:t>θ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a pair of statistics</w:delText>
        </w:r>
      </w:del>
      <w:del w:id="14" w:author="PR Preview" w:date="2026-01-01T00:00:00Z">
        <w:r>
          <w:delText xml:space="preserve"> </w:delText>
        </w:r>
      </w:del>
      <m:oMath>
        <m:r>
          <m:t>L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</w:delText>
        </w:r>
      </w:del>
      <w:del w:id="17" w:author="PR Preview" w:date="2026-01-01T00:00:00Z">
        <w:r>
          <w:delText xml:space="preserve"> </w:delText>
        </w:r>
      </w:del>
      <m:oMath>
        <m:r>
          <m:t>U</m:t>
        </m:r>
      </m:oMath>
      <w:del w:id="18" w:author="PR Preview" w:date="2026-01-01T00:00:00Z">
        <w:r>
          <w:delText xml:space="preserve">, computed from the data,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such that for every possible value of</w:delText>
        </w:r>
      </w:del>
      <w:del w:id="21" w:author="PR Preview" w:date="2026-01-01T00:00:00Z">
        <w:r>
          <w:delText xml:space="preserve"> </w:delText>
        </w:r>
      </w:del>
      <m:oMath>
        <m:r>
          <m:t>θ</m:t>
        </m:r>
      </m:oMath>
      <w:del w:id="22" w:author="PR Preview" w:date="2026-01-01T00:00:00Z">
        <w:r>
          <w:delText xml:space="preserve">:</w:delText>
        </w:r>
      </w:del>
    </w:p>
    <w:p>
      <w:pPr>
        <w:pStyle w:val="FirstParagraph"/>
      </w:pPr>
      <w:ins w:id="23" w:author="PR Preview" w:date="2026-01-01T00:00:00Z">
        <w:r>
          <w:rPr>
            <w:b/>
            <w:bCs/>
          </w:rPr>
          <w:t xml:space="preserve">Definition 12 (Confidence interval)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</w:t>
        </w:r>
      </w:ins>
      <w:ins w:id="26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confidence interval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for a parameter</w:t>
        </w:r>
      </w:ins>
      <w:ins w:id="31" w:author="PR Preview" w:date="2026-01-01T00:00:00Z">
        <w:r>
          <w:t xml:space="preserve"> </w:t>
        </w:r>
      </w:ins>
      <m:oMath>
        <m:r>
          <m:t>θ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a random</w:t>
        </w:r>
      </w:ins>
      <w:ins w:id="34" w:author="PR Preview" w:date="2026-01-01T00:00:00Z">
        <w:r>
          <w:t xml:space="preserve"> </w:t>
        </w:r>
      </w:ins>
      <w:hyperlink r:id="rId37">
        <w:ins w:id="35" w:author="PR Preview" w:date="2026-01-01T00:00:00Z">
          <w:r>
            <w:rPr>
              <w:rStyle w:val="Hyperlink"/>
            </w:rPr>
            <w:t xml:space="preserve">closed interval</w:t>
          </w:r>
        </w:ins>
      </w:hyperlink>
      <w:ins w:id="36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whose endpoints</w:t>
        </w:r>
      </w:ins>
      <w:ins w:id="39" w:author="PR Preview" w:date="2026-01-01T00:00:00Z">
        <w:r>
          <w:t xml:space="preserve"> </w:t>
        </w:r>
      </w:ins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are</w:t>
        </w:r>
      </w:ins>
      <w:ins w:id="42" w:author="PR Preview" w:date="2026-01-01T00:00:00Z">
        <w:r>
          <w:t xml:space="preserve"> </w:t>
        </w:r>
      </w:ins>
      <w:hyperlink r:id="rId38">
        <w:ins w:id="43" w:author="PR Preview" w:date="2026-01-01T00:00:00Z">
          <w:r>
            <w:rPr>
              <w:rStyle w:val="Hyperlink"/>
            </w:rPr>
            <w:t xml:space="preserve">statistics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computed from the data</w:t>
        </w:r>
      </w:ins>
      <w:ins w:id="46" w:author="PR Preview" w:date="2026-01-01T00:00:00Z">
        <w:r>
          <w:t xml:space="preserve"> </w:t>
        </w:r>
      </w:ins>
      <m:oMath>
        <m:r>
          <m:t>X</m:t>
        </m:r>
      </m:oMath>
      <w:ins w:id="47" w:author="PR Preview" w:date="2026-01-01T00:00:00Z">
        <w:r>
          <w:t xml:space="preserve">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such that for every possible value of</w:t>
        </w:r>
      </w:ins>
      <w:ins w:id="50" w:author="PR Preview" w:date="2026-01-01T00:00:00Z">
        <w:r>
          <w:t xml:space="preserve"> </w:t>
        </w:r>
      </w:ins>
      <m:oMath>
        <m:r>
          <m:t>θ</m:t>
        </m:r>
      </m:oMath>
      <w:ins w:id="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del w:id="52" w:author="PR Preview" w:date="2026-01-01T00:00:00Z">
        <w:r>
          <w:delText xml:space="preserve">The probability is over repeated samples from the data-generating process,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with</w:delText>
        </w:r>
      </w:del>
      <w:del w:id="55" w:author="PR Preview" w:date="2026-01-01T00:00:00Z">
        <w:r>
          <w:delText xml:space="preserve"> </w:delText>
        </w:r>
      </w:del>
      <m:oMath>
        <m:r>
          <m:t>θ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held fixed.</w:delText>
        </w:r>
      </w:del>
    </w:p>
    <w:p>
      <w:pPr>
        <w:pStyle w:val="FirstParagraph"/>
      </w:pPr>
      <w:ins w:id="58" w:author="PR Preview" w:date="2026-01-01T00:00:00Z">
        <w:r>
          <w:t xml:space="preserve">The probability is over repeated samples from the data-generating process,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</w:t>
        </w:r>
      </w:ins>
      <w:ins w:id="61" w:author="PR Preview" w:date="2026-01-01T00:00:00Z">
        <w:r>
          <w:t xml:space="preserve"> </w:t>
        </w:r>
      </w:ins>
      <m:oMath>
        <m:r>
          <m:t>θ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held fixed.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 interval is random and</w:t>
        </w:r>
      </w:ins>
      <w:ins w:id="66" w:author="PR Preview" w:date="2026-01-01T00:00:00Z">
        <w:r>
          <w:t xml:space="preserve"> </w:t>
        </w:r>
      </w:ins>
      <m:oMath>
        <m:r>
          <m:t>θ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 not.</w:t>
        </w:r>
      </w:ins>
    </w:p>
    <w:p>
      <w:pPr>
        <w:pStyle w:val="BodyText"/>
      </w:pPr>
      <w:ins w:id="69" w:author="PR Preview" w:date="2026-01-01T00:00:00Z">
        <w:r>
          <w:t xml:space="preserve">Source: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[9], Definitions 9.1.1, 9.1.4 and 9.1.5</w:t>
        </w:r>
      </w:ins>
      <w:ins w:id="72" w:author="PR Preview" w:date="2026-01-01T00:00:00Z">
        <w:r>
          <w:t xml:space="preserve">.</w:t>
        </w:r>
      </w:ins>
    </w:p>
    <w:bookmarkEnd w:id="39"/>
    <w:bookmarkStart w:id="40" w:name="def-coverage-probability"/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Definition 13 (Coverage probability)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b/>
            <w:bCs/>
          </w:rPr>
          <w:t xml:space="preserve">coverage probability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of an interval</w:t>
        </w:r>
      </w:ins>
      <w:ins w:id="80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for a parameter</w:t>
        </w:r>
      </w:ins>
      <w:ins w:id="83" w:author="PR Preview" w:date="2026-01-01T00:00:00Z">
        <w:r>
          <w:t xml:space="preserve"> </w:t>
        </w:r>
      </w:ins>
      <m:oMath>
        <m:r>
          <m:t>θ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</w:t>
        </w:r>
      </w:ins>
      <w:ins w:id="8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computed over repeated samples with</w:t>
        </w:r>
      </w:ins>
      <w:ins w:id="90" w:author="PR Preview" w:date="2026-01-01T00:00:00Z">
        <w:r>
          <w:t xml:space="preserve"> </w:t>
        </w:r>
      </w:ins>
      <m:oMath>
        <m:r>
          <m:t>θ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held fixed.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</w:t>
        </w:r>
      </w:ins>
      <w:ins w:id="95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96" w:author="PR Preview" w:date="2026-01-01T00:00:00Z">
        <w:r>
          <w:t xml:space="preserve"> </w:t>
        </w:r>
      </w:ins>
      <w:hyperlink w:anchor="def-confidence-interval">
        <w:ins w:id="97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has coverage probability at least</w:t>
        </w:r>
      </w:ins>
      <w:ins w:id="10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for every</w:t>
        </w:r>
      </w:ins>
      <w:ins w:id="103" w:author="PR Preview" w:date="2026-01-01T00:00:00Z">
        <w:r>
          <w:t xml:space="preserve"> </w:t>
        </w:r>
      </w:ins>
      <m:oMath>
        <m:r>
          <m:t>θ</m:t>
        </m:r>
      </m:oMath>
      <w:ins w:id="104" w:author="PR Preview" w:date="2026-01-01T00:00:00Z">
        <w:r>
          <w:t xml:space="preserve">.</w:t>
        </w:r>
      </w:ins>
    </w:p>
    <w:p>
      <w:pPr>
        <w:pStyle w:val="BodyText"/>
      </w:pPr>
      <w:ins w:id="105" w:author="PR Preview" w:date="2026-01-01T00:00:00Z">
        <w:r>
          <w:t xml:space="preserve">Source: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[9], Definition 9.1.4</w:t>
        </w:r>
      </w:ins>
      <w:ins w:id="108" w:author="PR Preview" w:date="2026-01-01T00:00:00Z">
        <w:r>
          <w:t xml:space="preserve">.</w:t>
        </w:r>
      </w:ins>
    </w:p>
    <w:bookmarkEnd w:id="40"/>
    <w:bookmarkStart w:id="41" w:name="def-confidence-coefficient"/>
    <w:p>
      <w:pPr>
        <w:pStyle w:val="BodyText"/>
      </w:pPr>
      <w:ins w:id="109" w:author="PR Preview" w:date="2026-01-01T00:00:00Z">
        <w:r>
          <w:rPr>
            <w:b/>
            <w:bCs/>
          </w:rPr>
          <w:t xml:space="preserve">Definition 14 (Confidence coefficient)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b/>
            <w:bCs/>
          </w:rPr>
          <w:t xml:space="preserve">confidence coefficient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of an interval</w:t>
        </w:r>
      </w:ins>
      <w:ins w:id="116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for a parameter</w:t>
        </w:r>
      </w:ins>
      <w:ins w:id="119" w:author="PR Preview" w:date="2026-01-01T00:00:00Z">
        <w:r>
          <w:t xml:space="preserve"> </w:t>
        </w:r>
      </w:ins>
      <m:oMath>
        <m:r>
          <m:t>θ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is the infimum over</w:t>
        </w:r>
      </w:ins>
      <w:ins w:id="122" w:author="PR Preview" w:date="2026-01-01T00:00:00Z">
        <w:r>
          <w:t xml:space="preserve"> </w:t>
        </w:r>
      </w:ins>
      <m:oMath>
        <m:r>
          <m:t>θ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of its</w:t>
        </w:r>
      </w:ins>
      <w:ins w:id="125" w:author="PR Preview" w:date="2026-01-01T00:00:00Z">
        <w:r>
          <w:t xml:space="preserve"> </w:t>
        </w:r>
      </w:ins>
      <w:hyperlink w:anchor="def-coverage-probability">
        <w:ins w:id="126" w:author="PR Preview" w:date="2026-01-01T00:00:00Z">
          <w:r>
            <w:rPr>
              <w:rStyle w:val="Hyperlink"/>
            </w:rPr>
            <w:t xml:space="preserve">coverage probability</w:t>
          </w:r>
        </w:ins>
      </w:hyperlink>
      <w:ins w:id="127" w:author="PR Preview" w:date="2026-01-01T00:00:00Z">
        <w:r>
          <w:t xml:space="preserve">,</w:t>
        </w:r>
      </w:ins>
      <w:ins w:id="12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ins w:id="129" w:author="PR Preview" w:date="2026-01-01T00:00:00Z">
        <w:r>
          <w:t xml:space="preserve">.</w:t>
        </w:r>
      </w:ins>
    </w:p>
    <w:p>
      <w:pPr>
        <w:pStyle w:val="BodyText"/>
      </w:pPr>
      <w:ins w:id="130" w:author="PR Preview" w:date="2026-01-01T00:00:00Z">
        <w:r>
          <w:t xml:space="preserve">Source: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[9], Definition 9.1.5</w:t>
        </w:r>
      </w:ins>
      <w:ins w:id="133" w:author="PR Preview" w:date="2026-01-01T00:00:00Z">
        <w:r>
          <w:t xml:space="preserve">.</w:t>
        </w:r>
      </w:ins>
    </w:p>
    <w:bookmarkEnd w:id="41"/>
    <w:bookmarkStart w:id="42" w:name="def-exact-confidence-interval"/>
    <w:p>
      <w:pPr>
        <w:pStyle w:val="BodyText"/>
      </w:pPr>
      <w:ins w:id="134" w:author="PR Preview" w:date="2026-01-01T00:00:00Z">
        <w:r>
          <w:rPr>
            <w:b/>
            <w:bCs/>
          </w:rPr>
          <w:t xml:space="preserve">Definition 15 (Exact confidence interval)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</w:t>
        </w:r>
      </w:ins>
      <w:ins w:id="137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38" w:author="PR Preview" w:date="2026-01-01T00:00:00Z">
        <w:r>
          <w:t xml:space="preserve"> </w:t>
        </w:r>
      </w:ins>
      <w:hyperlink w:anchor="def-confidence-interval">
        <w:ins w:id="139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140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b/>
            <w:bCs/>
          </w:rPr>
          <w:t xml:space="preserve">exact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when its</w:t>
        </w:r>
      </w:ins>
      <w:ins w:id="147" w:author="PR Preview" w:date="2026-01-01T00:00:00Z">
        <w:r>
          <w:t xml:space="preserve"> </w:t>
        </w:r>
      </w:ins>
      <w:hyperlink w:anchor="def-coverage-probability">
        <w:ins w:id="148" w:author="PR Preview" w:date="2026-01-01T00:00:00Z">
          <w:r>
            <w:rPr>
              <w:rStyle w:val="Hyperlink"/>
            </w:rPr>
            <w:t xml:space="preserve">coverage probability</w:t>
          </w:r>
        </w:ins>
      </w:hyperlink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equals</w:t>
        </w:r>
      </w:ins>
      <w:ins w:id="15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for every possible value of</w:t>
        </w:r>
      </w:ins>
      <w:ins w:id="154" w:author="PR Preview" w:date="2026-01-01T00:00:00Z">
        <w:r>
          <w:t xml:space="preserve"> </w:t>
        </w:r>
      </w:ins>
      <m:oMath>
        <m:r>
          <m:t>θ</m:t>
        </m:r>
      </m:oMath>
      <w:ins w:id="155" w:author="PR Preview" w:date="2026-01-01T00:00:00Z">
        <w:r>
          <w:t xml:space="preserve">.</w:t>
        </w:r>
      </w:ins>
    </w:p>
    <w:bookmarkEnd w:id="42"/>
    <w:bookmarkStart w:id="43" w:name="def-conservative-confidence-interval"/>
    <w:p>
      <w:pPr>
        <w:pStyle w:val="BodyText"/>
      </w:pPr>
      <w:ins w:id="156" w:author="PR Preview" w:date="2026-01-01T00:00:00Z">
        <w:r>
          <w:rPr>
            <w:b/>
            <w:bCs/>
          </w:rPr>
          <w:t xml:space="preserve">Definition 16 (Conservative confidence interval)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</w:t>
        </w:r>
      </w:ins>
      <w:ins w:id="159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60" w:author="PR Preview" w:date="2026-01-01T00:00:00Z">
        <w:r>
          <w:t xml:space="preserve"> </w:t>
        </w:r>
      </w:ins>
      <w:hyperlink w:anchor="def-confidence-interval">
        <w:ins w:id="161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162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is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b/>
            <w:bCs/>
          </w:rPr>
          <w:t xml:space="preserve">conservative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when its</w:t>
        </w:r>
      </w:ins>
      <w:ins w:id="169" w:author="PR Preview" w:date="2026-01-01T00:00:00Z">
        <w:r>
          <w:t xml:space="preserve"> </w:t>
        </w:r>
      </w:ins>
      <w:hyperlink w:anchor="def-coverage-probability">
        <w:ins w:id="170" w:author="PR Preview" w:date="2026-01-01T00:00:00Z">
          <w:r>
            <w:rPr>
              <w:rStyle w:val="Hyperlink"/>
            </w:rPr>
            <w:t xml:space="preserve">coverage probability</w:t>
          </w:r>
        </w:ins>
      </w:hyperlink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at least</w:t>
        </w:r>
      </w:ins>
      <w:ins w:id="17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for every possible value of</w:t>
        </w:r>
      </w:ins>
      <w:ins w:id="176" w:author="PR Preview" w:date="2026-01-01T00:00:00Z">
        <w:r>
          <w:t xml:space="preserve"> </w:t>
        </w:r>
      </w:ins>
      <m:oMath>
        <m:r>
          <m:t>θ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 larger than</w:t>
        </w:r>
      </w:ins>
      <w:ins w:id="1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 some possible value of</w:t>
        </w:r>
      </w:ins>
      <w:ins w:id="182" w:author="PR Preview" w:date="2026-01-01T00:00:00Z">
        <w:r>
          <w:t xml:space="preserve"> </w:t>
        </w:r>
      </w:ins>
      <m:oMath>
        <m:r>
          <m:t>θ</m:t>
        </m:r>
      </m:oMath>
      <w:ins w:id="183" w:author="PR Preview" w:date="2026-01-01T00:00:00Z">
        <w:r>
          <w:t xml:space="preserve">.</w:t>
        </w:r>
      </w:ins>
    </w:p>
    <w:bookmarkEnd w:id="43"/>
    <w:bookmarkStart w:id="45" w:name="def-confidence-set"/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Definition 17 (Confidence set)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</w:t>
        </w:r>
      </w:ins>
      <w:ins w:id="187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rPr>
            <w:b/>
            <w:bCs/>
          </w:rPr>
          <w:t xml:space="preserve">confidence set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for a parameter</w:t>
        </w:r>
      </w:ins>
      <w:ins w:id="192" w:author="PR Preview" w:date="2026-01-01T00:00:00Z">
        <w:r>
          <w:t xml:space="preserve"> </w:t>
        </w:r>
      </w:ins>
      <m:oMath>
        <m:r>
          <m:t>θ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is a random subset</w:t>
        </w:r>
      </w:ins>
      <w:ins w:id="19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of the</w:t>
        </w:r>
      </w:ins>
      <w:ins w:id="198" w:author="PR Preview" w:date="2026-01-01T00:00:00Z">
        <w:r>
          <w:t xml:space="preserve"> </w:t>
        </w:r>
      </w:ins>
      <w:hyperlink r:id="rId44">
        <w:ins w:id="199" w:author="PR Preview" w:date="2026-01-01T00:00:00Z">
          <w:r>
            <w:rPr>
              <w:rStyle w:val="Hyperlink"/>
            </w:rPr>
            <w:t xml:space="preserve">parameter space</w:t>
          </w:r>
        </w:ins>
      </w:hyperlink>
      <w:ins w:id="200" w:author="PR Preview" w:date="2026-01-01T00:00:00Z">
        <w:r>
          <w:t xml:space="preserve">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computed from the data</w:t>
        </w:r>
      </w:ins>
      <w:ins w:id="203" w:author="PR Preview" w:date="2026-01-01T00:00:00Z">
        <w:r>
          <w:t xml:space="preserve"> </w:t>
        </w:r>
      </w:ins>
      <m:oMath>
        <m:r>
          <m:t>X</m:t>
        </m:r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such that for every possible value of</w:t>
        </w:r>
      </w:ins>
      <w:ins w:id="207" w:author="PR Preview" w:date="2026-01-01T00:00:00Z">
        <w:r>
          <w:t xml:space="preserve"> </w:t>
        </w:r>
      </w:ins>
      <m:oMath>
        <m:r>
          <m:t>θ</m:t>
        </m:r>
      </m:oMath>
      <w:ins w:id="2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ins w:id="209" w:author="PR Preview" w:date="2026-01-01T00:00:00Z">
        <w:r>
          <w:t xml:space="preserve">A</w:t>
        </w:r>
      </w:ins>
      <w:ins w:id="210" w:author="PR Preview" w:date="2026-01-01T00:00:00Z">
        <w:r>
          <w:t xml:space="preserve"> </w:t>
        </w:r>
      </w:ins>
      <w:hyperlink w:anchor="def-confidence-interval">
        <w:ins w:id="211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a confidence set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whose values are</w:t>
        </w:r>
      </w:ins>
      <w:ins w:id="216" w:author="PR Preview" w:date="2026-01-01T00:00:00Z">
        <w:r>
          <w:t xml:space="preserve"> </w:t>
        </w:r>
      </w:ins>
      <w:hyperlink r:id="rId37">
        <w:ins w:id="217" w:author="PR Preview" w:date="2026-01-01T00:00:00Z">
          <w:r>
            <w:rPr>
              <w:rStyle w:val="Hyperlink"/>
            </w:rPr>
            <w:t xml:space="preserve">closed intervals</w:t>
          </w:r>
        </w:ins>
      </w:hyperlink>
      <w:ins w:id="218" w:author="PR Preview" w:date="2026-01-01T00:00:00Z">
        <w:r>
          <w:t xml:space="preserve">.</w:t>
        </w:r>
      </w:ins>
    </w:p>
    <w:p>
      <w:pPr>
        <w:pStyle w:val="BodyText"/>
      </w:pPr>
      <w:ins w:id="219" w:author="PR Preview" w:date="2026-01-01T00:00:00Z">
        <w:r>
          <w:t xml:space="preserve">Source: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[9, Sec. 9.1]</w:t>
        </w:r>
      </w:ins>
      <w:ins w:id="222" w:author="PR Preview" w:date="2026-01-01T00:00:00Z">
        <w:r>
          <w:t xml:space="preserve">.</w:t>
        </w:r>
      </w:ins>
    </w:p>
    <w:bookmarkEnd w:id="45"/>
    <w:bookmarkStart w:id="48" w:name="exm-conservative-interval"/>
    <w:p>
      <w:pPr>
        <w:pStyle w:val="BodyText"/>
      </w:pPr>
      <w:ins w:id="223" w:author="PR Preview" w:date="2026-01-01T00:00:00Z">
        <w:r>
          <w:rPr>
            <w:b/>
            <w:bCs/>
          </w:rPr>
          <w:t xml:space="preserve">Example 7 (A conservative interval for a binomial proportion)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Let</w:t>
        </w:r>
      </w:ins>
      <w:ins w:id="2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with</w:t>
        </w:r>
      </w:ins>
      <w:ins w:id="22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20</m:t>
        </m:r>
      </m:oMath>
      <w:ins w:id="230" w:author="PR Preview" w:date="2026-01-01T00:00:00Z">
        <w:r>
          <w:t xml:space="preserve">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 let</w:t>
        </w:r>
      </w:ins>
      <w:ins w:id="233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be the Clopper-Pearson 95% interval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returned by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rPr>
            <w:rStyle w:val="VerbatimChar"/>
          </w:rPr>
          <w:t xml:space="preserve">binom.test()</w:t>
        </w:r>
      </w:ins>
      <w:ins w:id="240" w:author="PR Preview" w:date="2026-01-01T00:00:00Z">
        <w:r>
          <w:t xml:space="preserve">.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Its</w:t>
        </w:r>
      </w:ins>
      <w:ins w:id="243" w:author="PR Preview" w:date="2026-01-01T00:00:00Z">
        <w:r>
          <w:t xml:space="preserve"> </w:t>
        </w:r>
      </w:ins>
      <w:hyperlink w:anchor="def-coverage-probability">
        <w:ins w:id="244" w:author="PR Preview" w:date="2026-01-01T00:00:00Z">
          <w:r>
            <w:rPr>
              <w:rStyle w:val="Hyperlink"/>
            </w:rPr>
            <w:t xml:space="preserve">coverage probability</w:t>
          </w:r>
        </w:ins>
      </w:hyperlink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at each</w:t>
        </w:r>
      </w:ins>
      <w:ins w:id="247" w:author="PR Preview" w:date="2026-01-01T00:00:00Z">
        <w:r>
          <w:t xml:space="preserve"> </w:t>
        </w:r>
      </w:ins>
      <m:oMath>
        <m:r>
          <m:t>p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is the sum of the binomial</w:t>
        </w:r>
      </w:ins>
      <w:ins w:id="250" w:author="PR Preview" w:date="2026-01-01T00:00:00Z">
        <w:r>
          <w:t xml:space="preserve"> </w:t>
        </w:r>
      </w:ins>
      <w:hyperlink r:id="rId46">
        <w:ins w:id="251" w:author="PR Preview" w:date="2026-01-01T00:00:00Z">
          <w:r>
            <w:rPr>
              <w:rStyle w:val="Hyperlink"/>
            </w:rPr>
            <w:t xml:space="preserve">probabilities</w:t>
          </w:r>
        </w:ins>
      </w:hyperlink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of the values</w:t>
        </w:r>
      </w:ins>
      <w:ins w:id="254" w:author="PR Preview" w:date="2026-01-01T00:00:00Z">
        <w:r>
          <w:t xml:space="preserve"> </w:t>
        </w:r>
      </w:ins>
      <m:oMath>
        <m:r>
          <m:t>x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of</w:t>
        </w:r>
      </w:ins>
      <w:ins w:id="257" w:author="PR Preview" w:date="2026-01-01T00:00:00Z">
        <w:r>
          <w:t xml:space="preserve"> </w:t>
        </w:r>
      </w:ins>
      <m:oMath>
        <m:r>
          <m:t>X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for which</w:t>
        </w:r>
      </w:ins>
      <w:ins w:id="260" w:author="PR Preview" w:date="2026-01-01T00:00:00Z">
        <w:r>
          <w:t xml:space="preserve"> </w:t>
        </w:r>
      </w:ins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contains</w:t>
        </w:r>
      </w:ins>
      <w:ins w:id="263" w:author="PR Preview" w:date="2026-01-01T00:00:00Z">
        <w:r>
          <w:t xml:space="preserve"> </w:t>
        </w:r>
      </w:ins>
      <m:oMath>
        <m:r>
          <m:t>p</m:t>
        </m:r>
      </m:oMath>
      <w:ins w:id="264" w:author="PR Preview" w:date="2026-01-01T00:00:00Z">
        <w:r>
          <w:t xml:space="preserve">:</w:t>
        </w:r>
      </w:ins>
    </w:p>
    <w:p>
      <w:pPr>
        <w:pStyle w:val="SourceCode"/>
      </w:pPr>
      <w:ins w:id="265" w:author="PR Preview" w:date="2026-01-01T00:00:00Z">
        <w:r>
          <w:rPr>
            <w:rStyle w:val="NormalTok"/>
          </w:rPr>
          <w:t xml:space="preserve">n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DecValTok"/>
          </w:rPr>
          <w:t xml:space="preserve">20</w:t>
        </w:r>
      </w:ins>
      <w:ins w:id="269" w:author="PR Preview" w:date="2026-01-01T00:00:00Z">
        <w:r>
          <w:br/>
        </w:r>
      </w:ins>
      <w:ins w:id="270" w:author="PR Preview" w:date="2026-01-01T00:00:00Z">
        <w:r>
          <w:rPr>
            <w:rStyle w:val="NormalTok"/>
          </w:rPr>
          <w:t xml:space="preserve">cp </w:t>
        </w:r>
      </w:ins>
      <w:ins w:id="271" w:author="PR Preview" w:date="2026-01-01T00:00:00Z">
        <w:r>
          <w:rPr>
            <w:rStyle w:val="OtherTok"/>
          </w:rPr>
          <w:t xml:space="preserve">&lt;-</w:t>
        </w:r>
      </w:ins>
      <w:ins w:id="272" w:author="PR Preview" w:date="2026-01-01T00:00:00Z">
        <w:r>
          <w:rPr>
            <w:rStyle w:val="NormalTok"/>
          </w:rPr>
          <w:t xml:space="preserve"> </w:t>
        </w:r>
      </w:ins>
      <w:ins w:id="273" w:author="PR Preview" w:date="2026-01-01T00:00:00Z">
        <w:r>
          <w:rPr>
            <w:rStyle w:val="FunctionTok"/>
          </w:rPr>
          <w:t xml:space="preserve">t</w:t>
        </w:r>
      </w:ins>
      <w:ins w:id="274" w:author="PR Preview" w:date="2026-01-01T00:00:00Z">
        <w:r>
          <w:rPr>
            <w:rStyle w:val="NormalTok"/>
          </w:rPr>
          <w:t xml:space="preserve">(</w:t>
        </w:r>
      </w:ins>
      <w:ins w:id="275" w:author="PR Preview" w:date="2026-01-01T00:00:00Z">
        <w:r>
          <w:rPr>
            <w:rStyle w:val="FunctionTok"/>
          </w:rPr>
          <w:t xml:space="preserve">sapply</w:t>
        </w:r>
      </w:ins>
      <w:ins w:id="276" w:author="PR Preview" w:date="2026-01-01T00:00:00Z">
        <w:r>
          <w:rPr>
            <w:rStyle w:val="NormalTok"/>
          </w:rPr>
          <w:t xml:space="preserve">(</w:t>
        </w:r>
      </w:ins>
      <w:ins w:id="277" w:author="PR Preview" w:date="2026-01-01T00:00:00Z">
        <w:r>
          <w:rPr>
            <w:rStyle w:val="DecValTok"/>
          </w:rPr>
          <w:t xml:space="preserve">0</w:t>
        </w:r>
      </w:ins>
      <w:ins w:id="278" w:author="PR Preview" w:date="2026-01-01T00:00:00Z">
        <w:r>
          <w:rPr>
            <w:rStyle w:val="SpecialCharTok"/>
          </w:rPr>
          <w:t xml:space="preserve">:</w:t>
        </w:r>
      </w:ins>
      <w:ins w:id="279" w:author="PR Preview" w:date="2026-01-01T00:00:00Z">
        <w:r>
          <w:rPr>
            <w:rStyle w:val="NormalTok"/>
          </w:rPr>
          <w:t xml:space="preserve">n, </w:t>
        </w:r>
      </w:ins>
      <w:ins w:id="280" w:author="PR Preview" w:date="2026-01-01T00:00:00Z">
        <w:r>
          <w:rPr>
            <w:rStyle w:val="ControlFlowTok"/>
          </w:rPr>
          <w:t xml:space="preserve">function</w:t>
        </w:r>
      </w:ins>
      <w:ins w:id="281" w:author="PR Preview" w:date="2026-01-01T00:00:00Z">
        <w:r>
          <w:rPr>
            <w:rStyle w:val="NormalTok"/>
          </w:rPr>
          <w:t xml:space="preserve">(x) </w:t>
        </w:r>
      </w:ins>
      <w:ins w:id="282" w:author="PR Preview" w:date="2026-01-01T00:00:00Z">
        <w:r>
          <w:rPr>
            <w:rStyle w:val="FunctionTok"/>
          </w:rPr>
          <w:t xml:space="preserve">binom.test</w:t>
        </w:r>
      </w:ins>
      <w:ins w:id="283" w:author="PR Preview" w:date="2026-01-01T00:00:00Z">
        <w:r>
          <w:rPr>
            <w:rStyle w:val="NormalTok"/>
          </w:rPr>
          <w:t xml:space="preserve">(x, n)</w:t>
        </w:r>
      </w:ins>
      <w:ins w:id="284" w:author="PR Preview" w:date="2026-01-01T00:00:00Z">
        <w:r>
          <w:rPr>
            <w:rStyle w:val="SpecialCharTok"/>
          </w:rPr>
          <w:t xml:space="preserve">$</w:t>
        </w:r>
      </w:ins>
      <w:ins w:id="285" w:author="PR Preview" w:date="2026-01-01T00:00:00Z">
        <w:r>
          <w:rPr>
            <w:rStyle w:val="NormalTok"/>
          </w:rPr>
          <w:t xml:space="preserve">conf.int))</w:t>
        </w:r>
      </w:ins>
      <w:ins w:id="286" w:author="PR Preview" w:date="2026-01-01T00:00:00Z">
        <w:r>
          <w:br/>
        </w:r>
      </w:ins>
      <w:ins w:id="287" w:author="PR Preview" w:date="2026-01-01T00:00:00Z">
        <w:r>
          <w:rPr>
            <w:rStyle w:val="NormalTok"/>
          </w:rPr>
          <w:t xml:space="preserve">coverage </w:t>
        </w:r>
      </w:ins>
      <w:ins w:id="288" w:author="PR Preview" w:date="2026-01-01T00:00:00Z">
        <w:r>
          <w:rPr>
            <w:rStyle w:val="OtherTok"/>
          </w:rPr>
          <w:t xml:space="preserve">&lt;-</w:t>
        </w:r>
      </w:ins>
      <w:ins w:id="289" w:author="PR Preview" w:date="2026-01-01T00:00:00Z">
        <w:r>
          <w:rPr>
            <w:rStyle w:val="NormalTok"/>
          </w:rPr>
          <w:t xml:space="preserve"> </w:t>
        </w:r>
      </w:ins>
      <w:ins w:id="290" w:author="PR Preview" w:date="2026-01-01T00:00:00Z">
        <w:r>
          <w:rPr>
            <w:rStyle w:val="ControlFlowTok"/>
          </w:rPr>
          <w:t xml:space="preserve">function</w:t>
        </w:r>
      </w:ins>
      <w:ins w:id="291" w:author="PR Preview" w:date="2026-01-01T00:00:00Z">
        <w:r>
          <w:rPr>
            <w:rStyle w:val="NormalTok"/>
          </w:rPr>
          <w:t xml:space="preserve">(p) {</w:t>
        </w:r>
      </w:ins>
      <w:ins w:id="292" w:author="PR Preview" w:date="2026-01-01T00:00:00Z">
        <w:r>
          <w:br/>
        </w:r>
      </w:ins>
      <w:ins w:id="293" w:author="PR Preview" w:date="2026-01-01T00:00:00Z">
        <w:r>
          <w:rPr>
            <w:rStyle w:val="NormalTok"/>
          </w:rPr>
          <w:t xml:space="preserve">  </w:t>
        </w:r>
      </w:ins>
      <w:ins w:id="294" w:author="PR Preview" w:date="2026-01-01T00:00:00Z">
        <w:r>
          <w:rPr>
            <w:rStyle w:val="FunctionTok"/>
          </w:rPr>
          <w:t xml:space="preserve">sum</w:t>
        </w:r>
      </w:ins>
      <w:ins w:id="295" w:author="PR Preview" w:date="2026-01-01T00:00:00Z">
        <w:r>
          <w:rPr>
            <w:rStyle w:val="NormalTok"/>
          </w:rPr>
          <w:t xml:space="preserve">(</w:t>
        </w:r>
      </w:ins>
      <w:ins w:id="296" w:author="PR Preview" w:date="2026-01-01T00:00:00Z">
        <w:r>
          <w:rPr>
            <w:rStyle w:val="FunctionTok"/>
          </w:rPr>
          <w:t xml:space="preserve">dbinom</w:t>
        </w:r>
      </w:ins>
      <w:ins w:id="297" w:author="PR Preview" w:date="2026-01-01T00:00:00Z">
        <w:r>
          <w:rPr>
            <w:rStyle w:val="NormalTok"/>
          </w:rPr>
          <w:t xml:space="preserve">(</w:t>
        </w:r>
      </w:ins>
      <w:ins w:id="298" w:author="PR Preview" w:date="2026-01-01T00:00:00Z">
        <w:r>
          <w:rPr>
            <w:rStyle w:val="DecValTok"/>
          </w:rPr>
          <w:t xml:space="preserve">0</w:t>
        </w:r>
      </w:ins>
      <w:ins w:id="299" w:author="PR Preview" w:date="2026-01-01T00:00:00Z">
        <w:r>
          <w:rPr>
            <w:rStyle w:val="SpecialCharTok"/>
          </w:rPr>
          <w:t xml:space="preserve">:</w:t>
        </w:r>
      </w:ins>
      <w:ins w:id="300" w:author="PR Preview" w:date="2026-01-01T00:00:00Z">
        <w:r>
          <w:rPr>
            <w:rStyle w:val="NormalTok"/>
          </w:rPr>
          <w:t xml:space="preserve">n, n, p)[cp[, </w:t>
        </w:r>
      </w:ins>
      <w:ins w:id="301" w:author="PR Preview" w:date="2026-01-01T00:00:00Z">
        <w:r>
          <w:rPr>
            <w:rStyle w:val="DecValTok"/>
          </w:rPr>
          <w:t xml:space="preserve">1</w:t>
        </w:r>
      </w:ins>
      <w:ins w:id="302" w:author="PR Preview" w:date="2026-01-01T00:00:00Z">
        <w:r>
          <w:rPr>
            <w:rStyle w:val="NormalTok"/>
          </w:rPr>
          <w:t xml:space="preserve">] </w:t>
        </w:r>
      </w:ins>
      <w:ins w:id="303" w:author="PR Preview" w:date="2026-01-01T00:00:00Z">
        <w:r>
          <w:rPr>
            <w:rStyle w:val="SpecialCharTok"/>
          </w:rPr>
          <w:t xml:space="preserve">&lt;=</w:t>
        </w:r>
      </w:ins>
      <w:ins w:id="304" w:author="PR Preview" w:date="2026-01-01T00:00:00Z">
        <w:r>
          <w:rPr>
            <w:rStyle w:val="NormalTok"/>
          </w:rPr>
          <w:t xml:space="preserve"> p </w:t>
        </w:r>
      </w:ins>
      <w:ins w:id="305" w:author="PR Preview" w:date="2026-01-01T00:00:00Z">
        <w:r>
          <w:rPr>
            <w:rStyle w:val="SpecialCharTok"/>
          </w:rPr>
          <w:t xml:space="preserve">&amp;</w:t>
        </w:r>
      </w:ins>
      <w:ins w:id="306" w:author="PR Preview" w:date="2026-01-01T00:00:00Z">
        <w:r>
          <w:rPr>
            <w:rStyle w:val="NormalTok"/>
          </w:rPr>
          <w:t xml:space="preserve"> p </w:t>
        </w:r>
      </w:ins>
      <w:ins w:id="307" w:author="PR Preview" w:date="2026-01-01T00:00:00Z">
        <w:r>
          <w:rPr>
            <w:rStyle w:val="SpecialCharTok"/>
          </w:rPr>
          <w:t xml:space="preserve">&lt;=</w:t>
        </w:r>
      </w:ins>
      <w:ins w:id="308" w:author="PR Preview" w:date="2026-01-01T00:00:00Z">
        <w:r>
          <w:rPr>
            <w:rStyle w:val="NormalTok"/>
          </w:rPr>
          <w:t xml:space="preserve"> cp[, </w:t>
        </w:r>
      </w:ins>
      <w:ins w:id="309" w:author="PR Preview" w:date="2026-01-01T00:00:00Z">
        <w:r>
          <w:rPr>
            <w:rStyle w:val="DecValTok"/>
          </w:rPr>
          <w:t xml:space="preserve">2</w:t>
        </w:r>
      </w:ins>
      <w:ins w:id="310" w:author="PR Preview" w:date="2026-01-01T00:00:00Z">
        <w:r>
          <w:rPr>
            <w:rStyle w:val="NormalTok"/>
          </w:rPr>
          <w:t xml:space="preserve">]])</w:t>
        </w:r>
      </w:ins>
      <w:ins w:id="311" w:author="PR Preview" w:date="2026-01-01T00:00:00Z">
        <w:r>
          <w:br/>
        </w:r>
      </w:ins>
      <w:ins w:id="312" w:author="PR Preview" w:date="2026-01-01T00:00:00Z">
        <w:r>
          <w:rPr>
            <w:rStyle w:val="NormalTok"/>
          </w:rPr>
          <w:t xml:space="preserve">}</w:t>
        </w:r>
      </w:ins>
      <w:ins w:id="313" w:author="PR Preview" w:date="2026-01-01T00:00:00Z">
        <w:r>
          <w:br/>
        </w:r>
      </w:ins>
      <w:ins w:id="314" w:author="PR Preview" w:date="2026-01-01T00:00:00Z">
        <w:r>
          <w:rPr>
            <w:rStyle w:val="NormalTok"/>
          </w:rPr>
          <w:t xml:space="preserve">p_grid </w:t>
        </w:r>
      </w:ins>
      <w:ins w:id="315" w:author="PR Preview" w:date="2026-01-01T00:00:00Z">
        <w:r>
          <w:rPr>
            <w:rStyle w:val="OtherTok"/>
          </w:rPr>
          <w:t xml:space="preserve">&lt;-</w:t>
        </w:r>
      </w:ins>
      <w:ins w:id="316" w:author="PR Preview" w:date="2026-01-01T00:00:00Z">
        <w:r>
          <w:rPr>
            <w:rStyle w:val="NormalTok"/>
          </w:rPr>
          <w:t xml:space="preserve"> </w:t>
        </w:r>
      </w:ins>
      <w:ins w:id="317" w:author="PR Preview" w:date="2026-01-01T00:00:00Z">
        <w:r>
          <w:rPr>
            <w:rStyle w:val="FunctionTok"/>
          </w:rPr>
          <w:t xml:space="preserve">seq</w:t>
        </w:r>
      </w:ins>
      <w:ins w:id="318" w:author="PR Preview" w:date="2026-01-01T00:00:00Z">
        <w:r>
          <w:rPr>
            <w:rStyle w:val="NormalTok"/>
          </w:rPr>
          <w:t xml:space="preserve">(</w:t>
        </w:r>
      </w:ins>
      <w:ins w:id="319" w:author="PR Preview" w:date="2026-01-01T00:00:00Z">
        <w:r>
          <w:rPr>
            <w:rStyle w:val="FloatTok"/>
          </w:rPr>
          <w:t xml:space="preserve">0.01</w:t>
        </w:r>
      </w:ins>
      <w:ins w:id="320" w:author="PR Preview" w:date="2026-01-01T00:00:00Z">
        <w:r>
          <w:rPr>
            <w:rStyle w:val="NormalTok"/>
          </w:rPr>
          <w:t xml:space="preserve">, </w:t>
        </w:r>
      </w:ins>
      <w:ins w:id="321" w:author="PR Preview" w:date="2026-01-01T00:00:00Z">
        <w:r>
          <w:rPr>
            <w:rStyle w:val="FloatTok"/>
          </w:rPr>
          <w:t xml:space="preserve">0.99</w:t>
        </w:r>
      </w:ins>
      <w:ins w:id="322" w:author="PR Preview" w:date="2026-01-01T00:00:00Z">
        <w:r>
          <w:rPr>
            <w:rStyle w:val="NormalTok"/>
          </w:rPr>
          <w:t xml:space="preserve">, </w:t>
        </w:r>
      </w:ins>
      <w:ins w:id="323" w:author="PR Preview" w:date="2026-01-01T00:00:00Z">
        <w:r>
          <w:rPr>
            <w:rStyle w:val="AttributeTok"/>
          </w:rPr>
          <w:t xml:space="preserve">by =</w:t>
        </w:r>
      </w:ins>
      <w:ins w:id="324" w:author="PR Preview" w:date="2026-01-01T00:00:00Z">
        <w:r>
          <w:rPr>
            <w:rStyle w:val="NormalTok"/>
          </w:rPr>
          <w:t xml:space="preserve"> </w:t>
        </w:r>
      </w:ins>
      <w:ins w:id="325" w:author="PR Preview" w:date="2026-01-01T00:00:00Z">
        <w:r>
          <w:rPr>
            <w:rStyle w:val="FloatTok"/>
          </w:rPr>
          <w:t xml:space="preserve">0.01</w:t>
        </w:r>
      </w:ins>
      <w:ins w:id="326" w:author="PR Preview" w:date="2026-01-01T00:00:00Z">
        <w:r>
          <w:rPr>
            <w:rStyle w:val="NormalTok"/>
          </w:rPr>
          <w:t xml:space="preserve">)</w:t>
        </w:r>
      </w:ins>
      <w:ins w:id="327" w:author="PR Preview" w:date="2026-01-01T00:00:00Z">
        <w:r>
          <w:br/>
        </w:r>
      </w:ins>
      <w:ins w:id="328" w:author="PR Preview" w:date="2026-01-01T00:00:00Z">
        <w:r>
          <w:rPr>
            <w:rStyle w:val="NormalTok"/>
          </w:rPr>
          <w:t xml:space="preserve">cover </w:t>
        </w:r>
      </w:ins>
      <w:ins w:id="329" w:author="PR Preview" w:date="2026-01-01T00:00:00Z">
        <w:r>
          <w:rPr>
            <w:rStyle w:val="OtherTok"/>
          </w:rPr>
          <w:t xml:space="preserve">&lt;-</w:t>
        </w:r>
      </w:ins>
      <w:ins w:id="330" w:author="PR Preview" w:date="2026-01-01T00:00:00Z">
        <w:r>
          <w:rPr>
            <w:rStyle w:val="NormalTok"/>
          </w:rPr>
          <w:t xml:space="preserve"> </w:t>
        </w:r>
      </w:ins>
      <w:ins w:id="331" w:author="PR Preview" w:date="2026-01-01T00:00:00Z">
        <w:r>
          <w:rPr>
            <w:rStyle w:val="FunctionTok"/>
          </w:rPr>
          <w:t xml:space="preserve">sapply</w:t>
        </w:r>
      </w:ins>
      <w:ins w:id="332" w:author="PR Preview" w:date="2026-01-01T00:00:00Z">
        <w:r>
          <w:rPr>
            <w:rStyle w:val="NormalTok"/>
          </w:rPr>
          <w:t xml:space="preserve">(p_grid, coverage)</w:t>
        </w:r>
      </w:ins>
      <w:ins w:id="333" w:author="PR Preview" w:date="2026-01-01T00:00:00Z">
        <w:r>
          <w:br/>
        </w:r>
      </w:ins>
      <w:ins w:id="334" w:author="PR Preview" w:date="2026-01-01T00:00:00Z">
        <w:r>
          <w:rPr>
            <w:rStyle w:val="FunctionTok"/>
          </w:rPr>
          <w:t xml:space="preserve">range</w:t>
        </w:r>
      </w:ins>
      <w:ins w:id="335" w:author="PR Preview" w:date="2026-01-01T00:00:00Z">
        <w:r>
          <w:rPr>
            <w:rStyle w:val="NormalTok"/>
          </w:rPr>
          <w:t xml:space="preserve">(cover)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[1] 0.958611 0.994366</w:t>
        </w:r>
      </w:ins>
    </w:p>
    <w:p>
      <w:pPr>
        <w:pStyle w:val="FirstParagraph"/>
      </w:pPr>
      <w:ins w:id="338" w:author="PR Preview" w:date="2026-01-01T00:00:00Z">
        <w:r>
          <w:t xml:space="preserve">The smallest coverage probability on this grid is 0.959,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 the largest is 0.994.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 grid is coarse and the coverage probability jumps at the interval endpoints,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so the smallest grid value is only an</w:t>
        </w:r>
      </w:ins>
      <w:ins w:id="345" w:author="PR Preview" w:date="2026-01-01T00:00:00Z">
        <w:r>
          <w:t xml:space="preserve"> </w:t>
        </w:r>
      </w:ins>
      <w:hyperlink r:id="rId47">
        <w:ins w:id="346" w:author="PR Preview" w:date="2026-01-01T00:00:00Z">
          <w:r>
            <w:rPr>
              <w:rStyle w:val="Hyperlink"/>
            </w:rPr>
            <w:t xml:space="preserve">upper bound</w:t>
          </w:r>
        </w:ins>
      </w:hyperlink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for the</w:t>
        </w:r>
      </w:ins>
      <w:ins w:id="349" w:author="PR Preview" w:date="2026-01-01T00:00:00Z">
        <w:r>
          <w:t xml:space="preserve"> </w:t>
        </w:r>
      </w:ins>
      <w:hyperlink w:anchor="def-confidence-coefficient">
        <w:ins w:id="350" w:author="PR Preview" w:date="2026-01-01T00:00:00Z">
          <w:r>
            <w:rPr>
              <w:rStyle w:val="Hyperlink"/>
            </w:rPr>
            <w:t xml:space="preserve">confidence coefficient</w:t>
          </w:r>
        </w:ins>
      </w:hyperlink>
      <w:ins w:id="351" w:author="PR Preview" w:date="2026-01-01T00:00:00Z">
        <w:r>
          <w:t xml:space="preserve">.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The Clopper-Pearson interval is built to have coverage probability at least 0.95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at every</w:t>
        </w:r>
      </w:ins>
      <w:ins w:id="356" w:author="PR Preview" w:date="2026-01-01T00:00:00Z">
        <w:r>
          <w:t xml:space="preserve"> </w:t>
        </w:r>
      </w:ins>
      <m:oMath>
        <m:r>
          <m:t>p</m:t>
        </m:r>
      </m:oMath>
      <w:ins w:id="357" w:author="PR Preview" w:date="2026-01-01T00:00:00Z">
        <w:r>
          <w:t xml:space="preserve">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and here it is above 0.95 at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all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99 grid values of</w:t>
        </w:r>
      </w:ins>
      <w:ins w:id="364" w:author="PR Preview" w:date="2026-01-01T00:00:00Z">
        <w:r>
          <w:t xml:space="preserve"> </w:t>
        </w:r>
      </w:ins>
      <m:oMath>
        <m:r>
          <m:t>p</m:t>
        </m:r>
      </m:oMath>
      <w:ins w:id="365" w:author="PR Preview" w:date="2026-01-01T00:00:00Z">
        <w:r>
          <w:t xml:space="preserve">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so it is</w:t>
        </w:r>
      </w:ins>
      <w:ins w:id="368" w:author="PR Preview" w:date="2026-01-01T00:00:00Z">
        <w:r>
          <w:t xml:space="preserve"> </w:t>
        </w:r>
      </w:ins>
      <w:hyperlink w:anchor="def-conservative-confidence-interval">
        <w:ins w:id="369" w:author="PR Preview" w:date="2026-01-01T00:00:00Z">
          <w:r>
            <w:rPr>
              <w:rStyle w:val="Hyperlink"/>
            </w:rPr>
            <w:t xml:space="preserve">conservative</w:t>
          </w:r>
        </w:ins>
      </w:hyperlink>
      <w:ins w:id="370" w:author="PR Preview" w:date="2026-01-01T00:00:00Z">
        <w:r>
          <w:t xml:space="preserve">.</w:t>
        </w:r>
      </w:ins>
    </w:p>
    <w:bookmarkEnd w:id="48"/>
    <w:bookmarkStart w:id="50" w:name="rem-confidence-interval-exact"/>
    <w:p>
      <w:pPr>
        <w:pStyle w:val="BodyText"/>
      </w:pPr>
      <w:ins w:id="371" w:author="PR Preview" w:date="2026-01-01T00:00:00Z">
        <w:r>
          <w:rPr>
            <w:i/>
            <w:iCs/>
          </w:rPr>
          <w:t xml:space="preserve">Remark 3</w:t>
        </w:r>
      </w:ins>
      <w:ins w:id="372" w:author="PR Preview" w:date="2026-01-01T00:00:00Z">
        <w:r>
          <w:t xml:space="preserve"> (Why most intervals are conservative). </w:t>
        </w:r>
      </w:ins>
      <w:hyperlink w:anchor="def-confidence-interval">
        <w:ins w:id="37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requires the</w:t>
        </w:r>
      </w:ins>
      <w:ins w:id="376" w:author="PR Preview" w:date="2026-01-01T00:00:00Z">
        <w:r>
          <w:t xml:space="preserve"> </w:t>
        </w:r>
      </w:ins>
      <w:hyperlink w:anchor="def-coverage-probability">
        <w:ins w:id="377" w:author="PR Preview" w:date="2026-01-01T00:00:00Z">
          <w:r>
            <w:rPr>
              <w:rStyle w:val="Hyperlink"/>
            </w:rPr>
            <w:t xml:space="preserve">coverage probability</w:t>
          </w:r>
        </w:ins>
      </w:hyperlink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to be at least</w:t>
        </w:r>
      </w:ins>
      <w:ins w:id="38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at every</w:t>
        </w:r>
      </w:ins>
      <w:ins w:id="383" w:author="PR Preview" w:date="2026-01-01T00:00:00Z">
        <w:r>
          <w:t xml:space="preserve"> </w:t>
        </w:r>
      </w:ins>
      <m:oMath>
        <m:r>
          <m:t>θ</m:t>
        </m:r>
      </m:oMath>
      <w:ins w:id="384" w:author="PR Preview" w:date="2026-01-01T00:00:00Z">
        <w:r>
          <w:t xml:space="preserve">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which is the same as requiring the</w:t>
        </w:r>
      </w:ins>
      <w:ins w:id="387" w:author="PR Preview" w:date="2026-01-01T00:00:00Z">
        <w:r>
          <w:t xml:space="preserve"> </w:t>
        </w:r>
      </w:ins>
      <w:hyperlink w:anchor="def-confidence-coefficient">
        <w:ins w:id="388" w:author="PR Preview" w:date="2026-01-01T00:00:00Z">
          <w:r>
            <w:rPr>
              <w:rStyle w:val="Hyperlink"/>
            </w:rPr>
            <w:t xml:space="preserve">confidence coefficient</w:t>
          </w:r>
        </w:ins>
      </w:hyperlink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to be at least</w:t>
        </w:r>
      </w:ins>
      <w:ins w:id="39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392" w:author="PR Preview" w:date="2026-01-01T00:00:00Z">
        <w:r>
          <w:t xml:space="preserve">.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The coverage probability can depend on</w:t>
        </w:r>
      </w:ins>
      <w:ins w:id="395" w:author="PR Preview" w:date="2026-01-01T00:00:00Z">
        <w:r>
          <w:t xml:space="preserve"> </w:t>
        </w:r>
      </w:ins>
      <m:oMath>
        <m:r>
          <m:t>θ</m:t>
        </m:r>
      </m:oMath>
      <w:ins w:id="396" w:author="PR Preview" w:date="2026-01-01T00:00:00Z">
        <w:r>
          <w:t xml:space="preserve">,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 the confidence coefficient is its greatest</w:t>
        </w:r>
      </w:ins>
      <w:ins w:id="399" w:author="PR Preview" w:date="2026-01-01T00:00:00Z">
        <w:r>
          <w:t xml:space="preserve"> </w:t>
        </w:r>
      </w:ins>
      <w:hyperlink r:id="rId47">
        <w:ins w:id="400" w:author="PR Preview" w:date="2026-01-01T00:00:00Z">
          <w:r>
            <w:rPr>
              <w:rStyle w:val="Hyperlink"/>
            </w:rPr>
            <w:t xml:space="preserve">lower bound</w:t>
          </w:r>
        </w:ins>
      </w:hyperlink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which the coverage probability need not attain at any</w:t>
        </w:r>
      </w:ins>
      <w:ins w:id="404" w:author="PR Preview" w:date="2026-01-01T00:00:00Z">
        <w:r>
          <w:t xml:space="preserve"> </w:t>
        </w:r>
      </w:ins>
      <m:oMath>
        <m:r>
          <m:t>θ</m:t>
        </m:r>
      </m:oMath>
      <w:ins w:id="405" w:author="PR Preview" w:date="2026-01-01T00:00:00Z">
        <w:r>
          <w:t xml:space="preserve">.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An</w:t>
        </w:r>
      </w:ins>
      <w:ins w:id="408" w:author="PR Preview" w:date="2026-01-01T00:00:00Z">
        <w:r>
          <w:t xml:space="preserve"> </w:t>
        </w:r>
      </w:ins>
      <w:hyperlink w:anchor="def-exact-confidence-interval">
        <w:ins w:id="409" w:author="PR Preview" w:date="2026-01-01T00:00:00Z">
          <w:r>
            <w:rPr>
              <w:rStyle w:val="Hyperlink"/>
            </w:rPr>
            <w:t xml:space="preserve">exact</w:t>
          </w:r>
        </w:ins>
      </w:hyperlink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interval has the same coverage probability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at every</w:t>
        </w:r>
      </w:ins>
      <w:ins w:id="414" w:author="PR Preview" w:date="2026-01-01T00:00:00Z">
        <w:r>
          <w:t xml:space="preserve"> </w:t>
        </w:r>
      </w:ins>
      <m:oMath>
        <m:r>
          <m:t>θ</m:t>
        </m:r>
      </m:oMath>
      <w:ins w:id="415" w:author="PR Preview" w:date="2026-01-01T00:00:00Z">
        <w:r>
          <w:t xml:space="preserve">.</w:t>
        </w:r>
      </w:ins>
      <w:ins w:id="416" w:author="PR Preview" w:date="2026-01-01T00:00:00Z">
        <w:r>
          <w:t xml:space="preserve"> </w:t>
        </w:r>
      </w:ins>
      <w:hyperlink r:id="rId49">
        <w:ins w:id="417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data take only countably many values,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so they usually allow only a</w:t>
        </w:r>
      </w:ins>
      <w:ins w:id="422" w:author="PR Preview" w:date="2026-01-01T00:00:00Z">
        <w:r>
          <w:t xml:space="preserve"> </w:t>
        </w:r>
      </w:ins>
      <w:hyperlink w:anchor="def-conservative-confidence-interval">
        <w:ins w:id="423" w:author="PR Preview" w:date="2026-01-01T00:00:00Z">
          <w:r>
            <w:rPr>
              <w:rStyle w:val="Hyperlink"/>
            </w:rPr>
            <w:t xml:space="preserve">conservative</w:t>
          </w:r>
        </w:ins>
      </w:hyperlink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interval,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as</w:t>
        </w:r>
      </w:ins>
      <w:ins w:id="428" w:author="PR Preview" w:date="2026-01-01T00:00:00Z">
        <w:r>
          <w:t xml:space="preserve"> </w:t>
        </w:r>
      </w:ins>
      <w:hyperlink w:anchor="exm-conservative-interval">
        <w:ins w:id="429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shows.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A</w:t>
        </w:r>
      </w:ins>
      <w:ins w:id="434" w:author="PR Preview" w:date="2026-01-01T00:00:00Z">
        <w:r>
          <w:t xml:space="preserve"> </w:t>
        </w:r>
      </w:ins>
      <w:hyperlink w:anchor="def-confidence-set">
        <w:ins w:id="435" w:author="PR Preview" w:date="2026-01-01T00:00:00Z">
          <w:r>
            <w:rPr>
              <w:rStyle w:val="Hyperlink"/>
            </w:rPr>
            <w:t xml:space="preserve">confidence set</w:t>
          </w:r>
        </w:ins>
      </w:hyperlink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drops the requirement that the region be an interval.</w:t>
        </w:r>
      </w:ins>
    </w:p>
    <w:bookmarkEnd w:id="50"/>
    <w:bookmarkStart w:id="51" w:name="def-approximate-ci"/>
    <w:p>
      <w:pPr>
        <w:pStyle w:val="BodyText"/>
      </w:pPr>
      <w:ins w:id="438" w:author="PR Preview" w:date="2026-01-01T00:00:00Z">
        <w:r>
          <w:rPr>
            <w:b/>
            <w:bCs/>
          </w:rPr>
          <w:t xml:space="preserve">Definition 18 (Approximate confidence interval)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An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rPr>
            <w:b/>
            <w:bCs/>
          </w:rPr>
          <w:t xml:space="preserve">approximate</w:t>
        </w:r>
      </w:ins>
      <w:ins w:id="443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confidence interval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an interval whose</w:t>
        </w:r>
      </w:ins>
      <w:ins w:id="448" w:author="PR Preview" w:date="2026-01-01T00:00:00Z">
        <w:r>
          <w:t xml:space="preserve"> </w:t>
        </w:r>
      </w:ins>
      <w:hyperlink w:anchor="def-coverage-probability">
        <w:ins w:id="449" w:author="PR Preview" w:date="2026-01-01T00:00:00Z">
          <w:r>
            <w:rPr>
              <w:rStyle w:val="Hyperlink"/>
            </w:rPr>
            <w:t xml:space="preserve">coverage probability</w:t>
          </w:r>
        </w:ins>
      </w:hyperlink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 approximately</w:t>
        </w:r>
      </w:ins>
      <w:ins w:id="45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453" w:author="PR Preview" w:date="2026-01-01T00:00:00Z">
        <w:r>
          <w:t xml:space="preserve">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for example only in large samples.</w:t>
        </w:r>
      </w:ins>
    </w:p>
    <w:bookmarkEnd w:id="51"/>
    <w:bookmarkStart w:id="53" w:name="exm-confidence-interval-wcgs"/>
    <w:p>
      <w:pPr>
        <w:pStyle w:val="BodyText"/>
      </w:pPr>
      <w:ins w:id="456" w:author="PR Preview" w:date="2026-01-01T00:00:00Z">
        <w:r>
          <w:rPr>
            <w:b/>
            <w:bCs/>
          </w:rPr>
          <w:t xml:space="preserve">Example 8 (Confidence interval for population mean cholesterol in the WCGS)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By the</w:t>
        </w:r>
      </w:ins>
      <w:ins w:id="459" w:author="PR Preview" w:date="2026-01-01T00:00:00Z">
        <w:r>
          <w:t xml:space="preserve"> </w:t>
        </w:r>
      </w:ins>
      <w:hyperlink r:id="rId24">
        <w:ins w:id="460" w:author="PR Preview" w:date="2026-01-01T00:00:00Z">
          <w:r>
            <w:rPr>
              <w:rStyle w:val="Hyperlink"/>
            </w:rPr>
            <w:t xml:space="preserve">central limit theorem</w:t>
          </w:r>
        </w:ins>
      </w:hyperlink>
      <w:ins w:id="461" w:author="PR Preview" w:date="2026-01-01T00:00:00Z">
        <w:r>
          <w:t xml:space="preserve">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the sample mean</w:t>
        </w:r>
      </w:ins>
      <w:ins w:id="46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of a large sample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has approximately a Gaussian distribution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with mean</w:t>
        </w:r>
      </w:ins>
      <w:ins w:id="471" w:author="PR Preview" w:date="2026-01-01T00:00:00Z">
        <w:r>
          <w:t xml:space="preserve"> </w:t>
        </w:r>
      </w:ins>
      <m:oMath>
        <m:r>
          <m:t>μ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</w:t>
        </w:r>
      </w:ins>
      <w:ins w:id="474" w:author="PR Preview" w:date="2026-01-01T00:00:00Z">
        <w:r>
          <w:t xml:space="preserve"> </w:t>
        </w:r>
      </w:ins>
      <w:hyperlink r:id="rId52">
        <w:ins w:id="475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47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477" w:author="PR Preview" w:date="2026-01-01T00:00:00Z">
        <w:r>
          <w:t xml:space="preserve">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which we estimate by</w:t>
        </w:r>
      </w:ins>
      <w:ins w:id="48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481" w:author="PR Preview" w:date="2026-01-01T00:00:00Z">
        <w:r>
          <w:t xml:space="preserve">.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So</w:t>
        </w:r>
      </w:ins>
      <w:ins w:id="48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485" w:author="PR Preview" w:date="2026-01-01T00:00:00Z">
        <w:r>
          <w:t xml:space="preserve">,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where</w:t>
        </w:r>
      </w:ins>
      <w:ins w:id="488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 the 0.975 quantile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of the standard Gaussian distribution,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is an</w:t>
        </w:r>
      </w:ins>
      <w:ins w:id="495" w:author="PR Preview" w:date="2026-01-01T00:00:00Z">
        <w:r>
          <w:t xml:space="preserve"> </w:t>
        </w:r>
      </w:ins>
      <w:hyperlink w:anchor="def-approximate-ci">
        <w:ins w:id="496" w:author="PR Preview" w:date="2026-01-01T00:00:00Z">
          <w:r>
            <w:rPr>
              <w:rStyle w:val="Hyperlink"/>
            </w:rPr>
            <w:t xml:space="preserve">approximate</w:t>
          </w:r>
        </w:ins>
      </w:hyperlink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95% confidence interval for</w:t>
        </w:r>
      </w:ins>
      <w:ins w:id="499" w:author="PR Preview" w:date="2026-01-01T00:00:00Z">
        <w:r>
          <w:t xml:space="preserve"> </w:t>
        </w:r>
      </w:ins>
      <m:oMath>
        <m:r>
          <m:t>μ</m:t>
        </m:r>
      </m:oMath>
      <w:ins w:id="500" w:author="PR Preview" w:date="2026-01-01T00:00:00Z">
        <w:r>
          <w:t xml:space="preserve">:</w:t>
        </w:r>
      </w:ins>
    </w:p>
    <w:p>
      <w:pPr>
        <w:pStyle w:val="SourceCode"/>
      </w:pPr>
      <w:ins w:id="501" w:author="PR Preview" w:date="2026-01-01T00:00:00Z">
        <w:r>
          <w:rPr>
            <w:rStyle w:val="NormalTok"/>
          </w:rPr>
          <w:t xml:space="preserve">chol </w:t>
        </w:r>
      </w:ins>
      <w:ins w:id="502" w:author="PR Preview" w:date="2026-01-01T00:00:00Z">
        <w:r>
          <w:rPr>
            <w:rStyle w:val="OtherTok"/>
          </w:rPr>
          <w:t xml:space="preserve">&lt;-</w:t>
        </w:r>
      </w:ins>
      <w:ins w:id="503" w:author="PR Preview" w:date="2026-01-01T00:00:00Z">
        <w:r>
          <w:rPr>
            <w:rStyle w:val="NormalTok"/>
          </w:rPr>
          <w:t xml:space="preserve"> wcgs</w:t>
        </w:r>
      </w:ins>
      <w:ins w:id="504" w:author="PR Preview" w:date="2026-01-01T00:00:00Z">
        <w:r>
          <w:rPr>
            <w:rStyle w:val="SpecialCharTok"/>
          </w:rPr>
          <w:t xml:space="preserve">$</w:t>
        </w:r>
      </w:ins>
      <w:ins w:id="505" w:author="PR Preview" w:date="2026-01-01T00:00:00Z">
        <w:r>
          <w:rPr>
            <w:rStyle w:val="NormalTok"/>
          </w:rPr>
          <w:t xml:space="preserve">chol[</w:t>
        </w:r>
      </w:ins>
      <w:ins w:id="506" w:author="PR Preview" w:date="2026-01-01T00:00:00Z">
        <w:r>
          <w:rPr>
            <w:rStyle w:val="SpecialCharTok"/>
          </w:rPr>
          <w:t xml:space="preserve">!</w:t>
        </w:r>
      </w:ins>
      <w:ins w:id="507" w:author="PR Preview" w:date="2026-01-01T00:00:00Z">
        <w:r>
          <w:rPr>
            <w:rStyle w:val="FunctionTok"/>
          </w:rPr>
          <w:t xml:space="preserve">is.na</w:t>
        </w:r>
      </w:ins>
      <w:ins w:id="508" w:author="PR Preview" w:date="2026-01-01T00:00:00Z">
        <w:r>
          <w:rPr>
            <w:rStyle w:val="NormalTok"/>
          </w:rPr>
          <w:t xml:space="preserve">(wcgs</w:t>
        </w:r>
      </w:ins>
      <w:ins w:id="509" w:author="PR Preview" w:date="2026-01-01T00:00:00Z">
        <w:r>
          <w:rPr>
            <w:rStyle w:val="SpecialCharTok"/>
          </w:rPr>
          <w:t xml:space="preserve">$</w:t>
        </w:r>
      </w:ins>
      <w:ins w:id="510" w:author="PR Preview" w:date="2026-01-01T00:00:00Z">
        <w:r>
          <w:rPr>
            <w:rStyle w:val="NormalTok"/>
          </w:rPr>
          <w:t xml:space="preserve">chol)]</w:t>
        </w:r>
      </w:ins>
      <w:ins w:id="511" w:author="PR Preview" w:date="2026-01-01T00:00:00Z">
        <w:r>
          <w:br/>
        </w:r>
      </w:ins>
      <w:ins w:id="512" w:author="PR Preview" w:date="2026-01-01T00:00:00Z">
        <w:r>
          <w:rPr>
            <w:rStyle w:val="NormalTok"/>
          </w:rPr>
          <w:t xml:space="preserve">se_chol </w:t>
        </w:r>
      </w:ins>
      <w:ins w:id="513" w:author="PR Preview" w:date="2026-01-01T00:00:00Z">
        <w:r>
          <w:rPr>
            <w:rStyle w:val="OtherTok"/>
          </w:rPr>
          <w:t xml:space="preserve">&lt;-</w:t>
        </w:r>
      </w:ins>
      <w:ins w:id="514" w:author="PR Preview" w:date="2026-01-01T00:00:00Z">
        <w:r>
          <w:rPr>
            <w:rStyle w:val="NormalTok"/>
          </w:rPr>
          <w:t xml:space="preserve"> </w:t>
        </w:r>
      </w:ins>
      <w:ins w:id="515" w:author="PR Preview" w:date="2026-01-01T00:00:00Z">
        <w:r>
          <w:rPr>
            <w:rStyle w:val="FunctionTok"/>
          </w:rPr>
          <w:t xml:space="preserve">sd</w:t>
        </w:r>
      </w:ins>
      <w:ins w:id="516" w:author="PR Preview" w:date="2026-01-01T00:00:00Z">
        <w:r>
          <w:rPr>
            <w:rStyle w:val="NormalTok"/>
          </w:rPr>
          <w:t xml:space="preserve">(chol) </w:t>
        </w:r>
      </w:ins>
      <w:ins w:id="517" w:author="PR Preview" w:date="2026-01-01T00:00:00Z">
        <w:r>
          <w:rPr>
            <w:rStyle w:val="SpecialCharTok"/>
          </w:rPr>
          <w:t xml:space="preserve">/</w:t>
        </w:r>
      </w:ins>
      <w:ins w:id="518" w:author="PR Preview" w:date="2026-01-01T00:00:00Z">
        <w:r>
          <w:rPr>
            <w:rStyle w:val="NormalTok"/>
          </w:rPr>
          <w:t xml:space="preserve"> </w:t>
        </w:r>
      </w:ins>
      <w:ins w:id="519" w:author="PR Preview" w:date="2026-01-01T00:00:00Z">
        <w:r>
          <w:rPr>
            <w:rStyle w:val="FunctionTok"/>
          </w:rPr>
          <w:t xml:space="preserve">sqrt</w:t>
        </w:r>
      </w:ins>
      <w:ins w:id="520" w:author="PR Preview" w:date="2026-01-01T00:00:00Z">
        <w:r>
          <w:rPr>
            <w:rStyle w:val="NormalTok"/>
          </w:rPr>
          <w:t xml:space="preserve">(</w:t>
        </w:r>
      </w:ins>
      <w:ins w:id="521" w:author="PR Preview" w:date="2026-01-01T00:00:00Z">
        <w:r>
          <w:rPr>
            <w:rStyle w:val="FunctionTok"/>
          </w:rPr>
          <w:t xml:space="preserve">length</w:t>
        </w:r>
      </w:ins>
      <w:ins w:id="522" w:author="PR Preview" w:date="2026-01-01T00:00:00Z">
        <w:r>
          <w:rPr>
            <w:rStyle w:val="NormalTok"/>
          </w:rPr>
          <w:t xml:space="preserve">(chol))</w:t>
        </w:r>
      </w:ins>
      <w:ins w:id="523" w:author="PR Preview" w:date="2026-01-01T00:00:00Z">
        <w:r>
          <w:br/>
        </w:r>
      </w:ins>
      <w:ins w:id="524" w:author="PR Preview" w:date="2026-01-01T00:00:00Z">
        <w:r>
          <w:rPr>
            <w:rStyle w:val="FunctionTok"/>
          </w:rPr>
          <w:t xml:space="preserve">mean</w:t>
        </w:r>
      </w:ins>
      <w:ins w:id="525" w:author="PR Preview" w:date="2026-01-01T00:00:00Z">
        <w:r>
          <w:rPr>
            <w:rStyle w:val="NormalTok"/>
          </w:rPr>
          <w:t xml:space="preserve">(chol) </w:t>
        </w:r>
      </w:ins>
      <w:ins w:id="526" w:author="PR Preview" w:date="2026-01-01T00:00:00Z">
        <w:r>
          <w:rPr>
            <w:rStyle w:val="SpecialCharTok"/>
          </w:rPr>
          <w:t xml:space="preserve">+</w:t>
        </w:r>
      </w:ins>
      <w:ins w:id="527" w:author="PR Preview" w:date="2026-01-01T00:00:00Z">
        <w:r>
          <w:rPr>
            <w:rStyle w:val="NormalTok"/>
          </w:rPr>
          <w:t xml:space="preserve"> </w:t>
        </w:r>
      </w:ins>
      <w:ins w:id="528" w:author="PR Preview" w:date="2026-01-01T00:00:00Z">
        <w:r>
          <w:rPr>
            <w:rStyle w:val="FunctionTok"/>
          </w:rPr>
          <w:t xml:space="preserve">c</w:t>
        </w:r>
      </w:ins>
      <w:ins w:id="529" w:author="PR Preview" w:date="2026-01-01T00:00:00Z">
        <w:r>
          <w:rPr>
            <w:rStyle w:val="NormalTok"/>
          </w:rPr>
          <w:t xml:space="preserve">(</w:t>
        </w:r>
      </w:ins>
      <w:ins w:id="530" w:author="PR Preview" w:date="2026-01-01T00:00:00Z">
        <w:r>
          <w:rPr>
            <w:rStyle w:val="AttributeTok"/>
          </w:rPr>
          <w:t xml:space="preserve">lower =</w:t>
        </w:r>
      </w:ins>
      <w:ins w:id="531" w:author="PR Preview" w:date="2026-01-01T00:00:00Z">
        <w:r>
          <w:rPr>
            <w:rStyle w:val="NormalTok"/>
          </w:rPr>
          <w:t xml:space="preserve"> </w:t>
        </w:r>
      </w:ins>
      <w:ins w:id="532" w:author="PR Preview" w:date="2026-01-01T00:00:00Z">
        <w:r>
          <w:rPr>
            <w:rStyle w:val="SpecialCharTok"/>
          </w:rPr>
          <w:t xml:space="preserve">-</w:t>
        </w:r>
      </w:ins>
      <w:ins w:id="533" w:author="PR Preview" w:date="2026-01-01T00:00:00Z">
        <w:r>
          <w:rPr>
            <w:rStyle w:val="DecValTok"/>
          </w:rPr>
          <w:t xml:space="preserve">1</w:t>
        </w:r>
      </w:ins>
      <w:ins w:id="534" w:author="PR Preview" w:date="2026-01-01T00:00:00Z">
        <w:r>
          <w:rPr>
            <w:rStyle w:val="NormalTok"/>
          </w:rPr>
          <w:t xml:space="preserve">, </w:t>
        </w:r>
      </w:ins>
      <w:ins w:id="535" w:author="PR Preview" w:date="2026-01-01T00:00:00Z">
        <w:r>
          <w:rPr>
            <w:rStyle w:val="AttributeTok"/>
          </w:rPr>
          <w:t xml:space="preserve">upper =</w:t>
        </w:r>
      </w:ins>
      <w:ins w:id="536" w:author="PR Preview" w:date="2026-01-01T00:00:00Z">
        <w:r>
          <w:rPr>
            <w:rStyle w:val="NormalTok"/>
          </w:rPr>
          <w:t xml:space="preserve"> </w:t>
        </w:r>
      </w:ins>
      <w:ins w:id="537" w:author="PR Preview" w:date="2026-01-01T00:00:00Z">
        <w:r>
          <w:rPr>
            <w:rStyle w:val="DecValTok"/>
          </w:rPr>
          <w:t xml:space="preserve">1</w:t>
        </w:r>
      </w:ins>
      <w:ins w:id="538" w:author="PR Preview" w:date="2026-01-01T00:00:00Z">
        <w:r>
          <w:rPr>
            <w:rStyle w:val="NormalTok"/>
          </w:rPr>
          <w:t xml:space="preserve">) </w:t>
        </w:r>
      </w:ins>
      <w:ins w:id="539" w:author="PR Preview" w:date="2026-01-01T00:00:00Z">
        <w:r>
          <w:rPr>
            <w:rStyle w:val="SpecialCharTok"/>
          </w:rPr>
          <w:t xml:space="preserve">*</w:t>
        </w:r>
      </w:ins>
      <w:ins w:id="540" w:author="PR Preview" w:date="2026-01-01T00:00:00Z">
        <w:r>
          <w:rPr>
            <w:rStyle w:val="NormalTok"/>
          </w:rPr>
          <w:t xml:space="preserve"> </w:t>
        </w:r>
      </w:ins>
      <w:ins w:id="541" w:author="PR Preview" w:date="2026-01-01T00:00:00Z">
        <w:r>
          <w:rPr>
            <w:rStyle w:val="FunctionTok"/>
          </w:rPr>
          <w:t xml:space="preserve">qnorm</w:t>
        </w:r>
      </w:ins>
      <w:ins w:id="542" w:author="PR Preview" w:date="2026-01-01T00:00:00Z">
        <w:r>
          <w:rPr>
            <w:rStyle w:val="NormalTok"/>
          </w:rPr>
          <w:t xml:space="preserve">(</w:t>
        </w:r>
      </w:ins>
      <w:ins w:id="543" w:author="PR Preview" w:date="2026-01-01T00:00:00Z">
        <w:r>
          <w:rPr>
            <w:rStyle w:val="FloatTok"/>
          </w:rPr>
          <w:t xml:space="preserve">0.975</w:t>
        </w:r>
      </w:ins>
      <w:ins w:id="544" w:author="PR Preview" w:date="2026-01-01T00:00:00Z">
        <w:r>
          <w:rPr>
            <w:rStyle w:val="NormalTok"/>
          </w:rPr>
          <w:t xml:space="preserve">) </w:t>
        </w:r>
      </w:ins>
      <w:ins w:id="545" w:author="PR Preview" w:date="2026-01-01T00:00:00Z">
        <w:r>
          <w:rPr>
            <w:rStyle w:val="SpecialCharTok"/>
          </w:rPr>
          <w:t xml:space="preserve">*</w:t>
        </w:r>
      </w:ins>
      <w:ins w:id="546" w:author="PR Preview" w:date="2026-01-01T00:00:00Z">
        <w:r>
          <w:rPr>
            <w:rStyle w:val="NormalTok"/>
          </w:rPr>
          <w:t xml:space="preserve"> se_chol</w:t>
        </w:r>
      </w:ins>
      <w:ins w:id="547" w:author="PR Preview" w:date="2026-01-01T00:00:00Z">
        <w:r>
          <w:br/>
        </w:r>
      </w:ins>
      <w:ins w:id="548" w:author="PR Preview" w:date="2026-01-01T00:00:00Z">
        <w:r>
          <w:rPr>
            <w:rStyle w:val="CommentTok"/>
          </w:rPr>
          <w:t xml:space="preserve">#&gt;   lower   upper </w:t>
        </w:r>
      </w:ins>
      <w:ins w:id="549" w:author="PR Preview" w:date="2026-01-01T00:00:00Z">
        <w:r>
          <w:br/>
        </w:r>
      </w:ins>
      <w:ins w:id="550" w:author="PR Preview" w:date="2026-01-01T00:00:00Z">
        <w:r>
          <w:rPr>
            <w:rStyle w:val="CommentTok"/>
          </w:rPr>
          <w:t xml:space="preserve">#&gt; 224.854 227.891</w:t>
        </w:r>
      </w:ins>
    </w:p>
    <w:bookmarkEnd w:id="53"/>
    <w:bookmarkStart w:id="54" w:name="def-margin-error"/>
    <w:p>
      <w:pPr>
        <w:pStyle w:val="FirstParagraph"/>
      </w:pPr>
      <w:ins w:id="551" w:author="PR Preview" w:date="2026-01-01T00:00:00Z">
        <w:r>
          <w:rPr>
            <w:b/>
            <w:bCs/>
          </w:rPr>
          <w:t xml:space="preserve">Definition 19 (Margin of error (radius))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The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rPr>
            <w:b/>
            <w:bCs/>
          </w:rPr>
          <w:t xml:space="preserve">margin of error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(or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rPr>
            <w:b/>
            <w:bCs/>
          </w:rPr>
          <w:t xml:space="preserve">radius</w:t>
        </w:r>
      </w:ins>
      <w:ins w:id="560" w:author="PR Preview" w:date="2026-01-01T00:00:00Z">
        <w:r>
          <w:t xml:space="preserve">) of a</w:t>
        </w:r>
      </w:ins>
      <w:ins w:id="561" w:author="PR Preview" w:date="2026-01-01T00:00:00Z">
        <w:r>
          <w:t xml:space="preserve"> </w:t>
        </w:r>
      </w:ins>
      <w:hyperlink w:anchor="def-confidence-interval">
        <w:ins w:id="562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is half the interval’s width.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del w:id="565" w:author="PR Preview" w:date="2026-01-01T00:00:00Z">
        <w:r>
          <w:rPr>
            <w:b/>
            <w:bCs/>
          </w:rPr>
          <w:delText xml:space="preserve">Definition 13 (Coverage probability)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The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rPr>
            <w:b/>
            <w:bCs/>
          </w:rPr>
          <w:delText xml:space="preserve">coverage probability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of an interval</w:delText>
        </w:r>
      </w:del>
      <w:del w:id="57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for a parameter</w:delText>
        </w:r>
      </w:del>
      <w:del w:id="575" w:author="PR Preview" w:date="2026-01-01T00:00:00Z">
        <w:r>
          <w:delText xml:space="preserve"> </w:delText>
        </w:r>
      </w:del>
      <m:oMath>
        <m:r>
          <m:t>θ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is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del w:id="579" w:author="PR Preview" w:date="2026-01-01T00:00:00Z">
        <w:r>
          <w:delText xml:space="preserve">,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computed over repeated samples with</w:delText>
        </w:r>
      </w:del>
      <w:del w:id="582" w:author="PR Preview" w:date="2026-01-01T00:00:00Z">
        <w:r>
          <w:delText xml:space="preserve"> </w:delText>
        </w:r>
      </w:del>
      <m:oMath>
        <m:r>
          <m:t>θ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held fixed.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A</w:delText>
        </w:r>
      </w:del>
      <w:del w:id="587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588" w:author="PR Preview" w:date="2026-01-01T00:00:00Z">
        <w:r>
          <w:delText xml:space="preserve"> </w:delText>
        </w:r>
      </w:del>
      <w:hyperlink w:anchor="def-confidence-interval">
        <w:del w:id="589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has coverage probability</w:delText>
        </w:r>
      </w:del>
      <w:del w:id="59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593" w:author="PR Preview" w:date="2026-01-01T00:00:00Z">
        <w:r>
          <w:delText xml:space="preserve">.</w:delText>
        </w:r>
      </w:del>
    </w:p>
    <w:p>
      <w:pPr>
        <w:pStyle w:val="BodyText"/>
      </w:pPr>
      <w:del w:id="594" w:author="PR Preview" w:date="2026-01-01T00:00:00Z">
        <w:r>
          <w:delText xml:space="preserve">Source: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Wikipedia contributors [14]</w:delText>
        </w:r>
      </w:del>
      <w:del w:id="597" w:author="PR Preview" w:date="2026-01-01T00:00:00Z">
        <w:r>
          <w:delText xml:space="preserve">.</w:delText>
        </w:r>
      </w:del>
    </w:p>
    <w:p>
      <w:pPr>
        <w:pStyle w:val="BodyText"/>
      </w:pPr>
      <w:del w:id="598" w:author="PR Preview" w:date="2026-01-01T00:00:00Z">
        <w:r>
          <w:rPr>
            <w:b/>
            <w:bCs/>
          </w:rPr>
          <w:delText xml:space="preserve">Definition 14 (Approximate confidence interval)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An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rPr>
            <w:b/>
            <w:bCs/>
          </w:rPr>
          <w:delText xml:space="preserve">approximate</w:delText>
        </w:r>
      </w:del>
      <w:del w:id="603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confidence interval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is an interval whose</w:delText>
        </w:r>
      </w:del>
      <w:del w:id="608" w:author="PR Preview" w:date="2026-01-01T00:00:00Z">
        <w:r>
          <w:delText xml:space="preserve"> </w:delText>
        </w:r>
      </w:del>
      <w:hyperlink w:anchor="def-coverage-probability">
        <w:del w:id="609" w:author="PR Preview" w:date="2026-01-01T00:00:00Z">
          <w:r>
            <w:rPr>
              <w:rStyle w:val="Hyperlink"/>
            </w:rPr>
            <w:delText xml:space="preserve">coverage probability</w:delText>
          </w:r>
        </w:del>
      </w:hyperlink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is approximately</w:delText>
        </w:r>
      </w:del>
      <w:del w:id="61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613" w:author="PR Preview" w:date="2026-01-01T00:00:00Z">
        <w:r>
          <w:delText xml:space="preserve">,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for example only in large samples.</w:delText>
        </w:r>
      </w:del>
    </w:p>
    <w:p>
      <w:pPr>
        <w:pStyle w:val="BodyText"/>
      </w:pPr>
      <w:del w:id="616" w:author="PR Preview" w:date="2026-01-01T00:00:00Z">
        <w:r>
          <w:rPr>
            <w:b/>
            <w:bCs/>
          </w:rPr>
          <w:delText xml:space="preserve">Example 7 (Confidence interval for population mean cholesterol in the WCGS)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By the</w:delText>
        </w:r>
      </w:del>
      <w:del w:id="619" w:author="PR Preview" w:date="2026-01-01T00:00:00Z">
        <w:r>
          <w:delText xml:space="preserve"> </w:delText>
        </w:r>
      </w:del>
      <w:hyperlink r:id="rId24">
        <w:del w:id="620" w:author="PR Preview" w:date="2026-01-01T00:00:00Z">
          <w:r>
            <w:rPr>
              <w:rStyle w:val="Hyperlink"/>
            </w:rPr>
            <w:delText xml:space="preserve">central limit theorem</w:delText>
          </w:r>
        </w:del>
      </w:hyperlink>
      <w:del w:id="621" w:author="PR Preview" w:date="2026-01-01T00:00:00Z">
        <w:r>
          <w:delText xml:space="preserve">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the sample mean</w:delText>
        </w:r>
      </w:del>
      <w:del w:id="62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of a large sample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has approximately a Gaussian distribution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with mean</w:delText>
        </w:r>
      </w:del>
      <w:del w:id="631" w:author="PR Preview" w:date="2026-01-01T00:00:00Z">
        <w:r>
          <w:delText xml:space="preserve"> </w:delText>
        </w:r>
      </w:del>
      <m:oMath>
        <m:r>
          <m:t>μ</m:t>
        </m:r>
      </m:oMath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and</w:delText>
        </w:r>
      </w:del>
      <w:del w:id="634" w:author="PR Preview" w:date="2026-01-01T00:00:00Z">
        <w:r>
          <w:delText xml:space="preserve"> </w:delText>
        </w:r>
      </w:del>
      <w:hyperlink r:id="rId52">
        <w:del w:id="635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636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637" w:author="PR Preview" w:date="2026-01-01T00:00:00Z">
        <w:r>
          <w:delText xml:space="preserve">,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which we estimate by</w:delText>
        </w:r>
      </w:del>
      <w:del w:id="64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641" w:author="PR Preview" w:date="2026-01-01T00:00:00Z">
        <w:r>
          <w:delText xml:space="preserve">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So</w:delText>
        </w:r>
      </w:del>
      <w:del w:id="64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645" w:author="PR Preview" w:date="2026-01-01T00:00:00Z">
        <w:r>
          <w:delText xml:space="preserve">,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where</w:delText>
        </w:r>
      </w:del>
      <w:del w:id="648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is the 0.975 quantile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of the standard Gaussian distribution,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is an</w:delText>
        </w:r>
      </w:del>
      <w:del w:id="655" w:author="PR Preview" w:date="2026-01-01T00:00:00Z">
        <w:r>
          <w:delText xml:space="preserve"> </w:delText>
        </w:r>
      </w:del>
      <w:hyperlink w:anchor="def-approximate-ci">
        <w:del w:id="656" w:author="PR Preview" w:date="2026-01-01T00:00:00Z">
          <w:r>
            <w:rPr>
              <w:rStyle w:val="Hyperlink"/>
            </w:rPr>
            <w:delText xml:space="preserve">approximate</w:delText>
          </w:r>
        </w:del>
      </w:hyperlink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95% confidence interval for</w:delText>
        </w:r>
      </w:del>
      <w:del w:id="659" w:author="PR Preview" w:date="2026-01-01T00:00:00Z">
        <w:r>
          <w:delText xml:space="preserve"> </w:delText>
        </w:r>
      </w:del>
      <m:oMath>
        <m:r>
          <m:t>μ</m:t>
        </m:r>
      </m:oMath>
      <w:del w:id="660" w:author="PR Preview" w:date="2026-01-01T00:00:00Z">
        <w:r>
          <w:delText xml:space="preserve">:</w:delText>
        </w:r>
      </w:del>
    </w:p>
    <w:p>
      <w:pPr>
        <w:pStyle w:val="SourceCode"/>
      </w:pPr>
      <w:del w:id="661" w:author="PR Preview" w:date="2026-01-01T00:00:00Z">
        <w:r>
          <w:rPr>
            <w:rStyle w:val="NormalTok"/>
          </w:rPr>
          <w:delText xml:space="preserve">chol </w:delText>
        </w:r>
      </w:del>
      <w:del w:id="662" w:author="PR Preview" w:date="2026-01-01T00:00:00Z">
        <w:r>
          <w:rPr>
            <w:rStyle w:val="OtherTok"/>
          </w:rPr>
          <w:delText xml:space="preserve">&lt;-</w:delText>
        </w:r>
      </w:del>
      <w:del w:id="663" w:author="PR Preview" w:date="2026-01-01T00:00:00Z">
        <w:r>
          <w:rPr>
            <w:rStyle w:val="NormalTok"/>
          </w:rPr>
          <w:delText xml:space="preserve"> wcgs</w:delText>
        </w:r>
      </w:del>
      <w:del w:id="664" w:author="PR Preview" w:date="2026-01-01T00:00:00Z">
        <w:r>
          <w:rPr>
            <w:rStyle w:val="SpecialCharTok"/>
          </w:rPr>
          <w:delText xml:space="preserve">$</w:delText>
        </w:r>
      </w:del>
      <w:del w:id="665" w:author="PR Preview" w:date="2026-01-01T00:00:00Z">
        <w:r>
          <w:rPr>
            <w:rStyle w:val="NormalTok"/>
          </w:rPr>
          <w:delText xml:space="preserve">chol[</w:delText>
        </w:r>
      </w:del>
      <w:del w:id="666" w:author="PR Preview" w:date="2026-01-01T00:00:00Z">
        <w:r>
          <w:rPr>
            <w:rStyle w:val="SpecialCharTok"/>
          </w:rPr>
          <w:delText xml:space="preserve">!</w:delText>
        </w:r>
      </w:del>
      <w:del w:id="667" w:author="PR Preview" w:date="2026-01-01T00:00:00Z">
        <w:r>
          <w:rPr>
            <w:rStyle w:val="FunctionTok"/>
          </w:rPr>
          <w:delText xml:space="preserve">is.na</w:delText>
        </w:r>
      </w:del>
      <w:del w:id="668" w:author="PR Preview" w:date="2026-01-01T00:00:00Z">
        <w:r>
          <w:rPr>
            <w:rStyle w:val="NormalTok"/>
          </w:rPr>
          <w:delText xml:space="preserve">(wcgs</w:delText>
        </w:r>
      </w:del>
      <w:del w:id="669" w:author="PR Preview" w:date="2026-01-01T00:00:00Z">
        <w:r>
          <w:rPr>
            <w:rStyle w:val="SpecialCharTok"/>
          </w:rPr>
          <w:delText xml:space="preserve">$</w:delText>
        </w:r>
      </w:del>
      <w:del w:id="670" w:author="PR Preview" w:date="2026-01-01T00:00:00Z">
        <w:r>
          <w:rPr>
            <w:rStyle w:val="NormalTok"/>
          </w:rPr>
          <w:delText xml:space="preserve">chol)]</w:delText>
        </w:r>
      </w:del>
      <w:del w:id="671" w:author="PR Preview" w:date="2026-01-01T00:00:00Z">
        <w:r>
          <w:br/>
        </w:r>
      </w:del>
      <w:del w:id="672" w:author="PR Preview" w:date="2026-01-01T00:00:00Z">
        <w:r>
          <w:rPr>
            <w:rStyle w:val="NormalTok"/>
          </w:rPr>
          <w:delText xml:space="preserve">se_chol </w:delText>
        </w:r>
      </w:del>
      <w:del w:id="673" w:author="PR Preview" w:date="2026-01-01T00:00:00Z">
        <w:r>
          <w:rPr>
            <w:rStyle w:val="OtherTok"/>
          </w:rPr>
          <w:delText xml:space="preserve">&lt;-</w:delText>
        </w:r>
      </w:del>
      <w:del w:id="674" w:author="PR Preview" w:date="2026-01-01T00:00:00Z">
        <w:r>
          <w:rPr>
            <w:rStyle w:val="NormalTok"/>
          </w:rPr>
          <w:delText xml:space="preserve"> </w:delText>
        </w:r>
      </w:del>
      <w:del w:id="675" w:author="PR Preview" w:date="2026-01-01T00:00:00Z">
        <w:r>
          <w:rPr>
            <w:rStyle w:val="FunctionTok"/>
          </w:rPr>
          <w:delText xml:space="preserve">sd</w:delText>
        </w:r>
      </w:del>
      <w:del w:id="676" w:author="PR Preview" w:date="2026-01-01T00:00:00Z">
        <w:r>
          <w:rPr>
            <w:rStyle w:val="NormalTok"/>
          </w:rPr>
          <w:delText xml:space="preserve">(chol) </w:delText>
        </w:r>
      </w:del>
      <w:del w:id="677" w:author="PR Preview" w:date="2026-01-01T00:00:00Z">
        <w:r>
          <w:rPr>
            <w:rStyle w:val="SpecialCharTok"/>
          </w:rPr>
          <w:delText xml:space="preserve">/</w:delText>
        </w:r>
      </w:del>
      <w:del w:id="678" w:author="PR Preview" w:date="2026-01-01T00:00:00Z">
        <w:r>
          <w:rPr>
            <w:rStyle w:val="NormalTok"/>
          </w:rPr>
          <w:delText xml:space="preserve"> </w:delText>
        </w:r>
      </w:del>
      <w:del w:id="679" w:author="PR Preview" w:date="2026-01-01T00:00:00Z">
        <w:r>
          <w:rPr>
            <w:rStyle w:val="FunctionTok"/>
          </w:rPr>
          <w:delText xml:space="preserve">sqrt</w:delText>
        </w:r>
      </w:del>
      <w:del w:id="680" w:author="PR Preview" w:date="2026-01-01T00:00:00Z">
        <w:r>
          <w:rPr>
            <w:rStyle w:val="NormalTok"/>
          </w:rPr>
          <w:delText xml:space="preserve">(</w:delText>
        </w:r>
      </w:del>
      <w:del w:id="681" w:author="PR Preview" w:date="2026-01-01T00:00:00Z">
        <w:r>
          <w:rPr>
            <w:rStyle w:val="FunctionTok"/>
          </w:rPr>
          <w:delText xml:space="preserve">length</w:delText>
        </w:r>
      </w:del>
      <w:del w:id="682" w:author="PR Preview" w:date="2026-01-01T00:00:00Z">
        <w:r>
          <w:rPr>
            <w:rStyle w:val="NormalTok"/>
          </w:rPr>
          <w:delText xml:space="preserve">(chol))</w:delText>
        </w:r>
      </w:del>
      <w:del w:id="683" w:author="PR Preview" w:date="2026-01-01T00:00:00Z">
        <w:r>
          <w:br/>
        </w:r>
      </w:del>
      <w:del w:id="684" w:author="PR Preview" w:date="2026-01-01T00:00:00Z">
        <w:r>
          <w:rPr>
            <w:rStyle w:val="FunctionTok"/>
          </w:rPr>
          <w:delText xml:space="preserve">mean</w:delText>
        </w:r>
      </w:del>
      <w:del w:id="685" w:author="PR Preview" w:date="2026-01-01T00:00:00Z">
        <w:r>
          <w:rPr>
            <w:rStyle w:val="NormalTok"/>
          </w:rPr>
          <w:delText xml:space="preserve">(chol) </w:delText>
        </w:r>
      </w:del>
      <w:del w:id="686" w:author="PR Preview" w:date="2026-01-01T00:00:00Z">
        <w:r>
          <w:rPr>
            <w:rStyle w:val="SpecialCharTok"/>
          </w:rPr>
          <w:delText xml:space="preserve">+</w:delText>
        </w:r>
      </w:del>
      <w:del w:id="687" w:author="PR Preview" w:date="2026-01-01T00:00:00Z">
        <w:r>
          <w:rPr>
            <w:rStyle w:val="NormalTok"/>
          </w:rPr>
          <w:delText xml:space="preserve"> </w:delText>
        </w:r>
      </w:del>
      <w:del w:id="688" w:author="PR Preview" w:date="2026-01-01T00:00:00Z">
        <w:r>
          <w:rPr>
            <w:rStyle w:val="FunctionTok"/>
          </w:rPr>
          <w:delText xml:space="preserve">c</w:delText>
        </w:r>
      </w:del>
      <w:del w:id="689" w:author="PR Preview" w:date="2026-01-01T00:00:00Z">
        <w:r>
          <w:rPr>
            <w:rStyle w:val="NormalTok"/>
          </w:rPr>
          <w:delText xml:space="preserve">(</w:delText>
        </w:r>
      </w:del>
      <w:del w:id="690" w:author="PR Preview" w:date="2026-01-01T00:00:00Z">
        <w:r>
          <w:rPr>
            <w:rStyle w:val="AttributeTok"/>
          </w:rPr>
          <w:delText xml:space="preserve">lower =</w:delText>
        </w:r>
      </w:del>
      <w:del w:id="691" w:author="PR Preview" w:date="2026-01-01T00:00:00Z">
        <w:r>
          <w:rPr>
            <w:rStyle w:val="NormalTok"/>
          </w:rPr>
          <w:delText xml:space="preserve"> </w:delText>
        </w:r>
      </w:del>
      <w:del w:id="692" w:author="PR Preview" w:date="2026-01-01T00:00:00Z">
        <w:r>
          <w:rPr>
            <w:rStyle w:val="SpecialCharTok"/>
          </w:rPr>
          <w:delText xml:space="preserve">-</w:delText>
        </w:r>
      </w:del>
      <w:del w:id="693" w:author="PR Preview" w:date="2026-01-01T00:00:00Z">
        <w:r>
          <w:rPr>
            <w:rStyle w:val="DecValTok"/>
          </w:rPr>
          <w:delText xml:space="preserve">1</w:delText>
        </w:r>
      </w:del>
      <w:del w:id="694" w:author="PR Preview" w:date="2026-01-01T00:00:00Z">
        <w:r>
          <w:rPr>
            <w:rStyle w:val="NormalTok"/>
          </w:rPr>
          <w:delText xml:space="preserve">, </w:delText>
        </w:r>
      </w:del>
      <w:del w:id="695" w:author="PR Preview" w:date="2026-01-01T00:00:00Z">
        <w:r>
          <w:rPr>
            <w:rStyle w:val="AttributeTok"/>
          </w:rPr>
          <w:delText xml:space="preserve">upper =</w:delText>
        </w:r>
      </w:del>
      <w:del w:id="696" w:author="PR Preview" w:date="2026-01-01T00:00:00Z">
        <w:r>
          <w:rPr>
            <w:rStyle w:val="NormalTok"/>
          </w:rPr>
          <w:delText xml:space="preserve"> </w:delText>
        </w:r>
      </w:del>
      <w:del w:id="697" w:author="PR Preview" w:date="2026-01-01T00:00:00Z">
        <w:r>
          <w:rPr>
            <w:rStyle w:val="DecValTok"/>
          </w:rPr>
          <w:delText xml:space="preserve">1</w:delText>
        </w:r>
      </w:del>
      <w:del w:id="698" w:author="PR Preview" w:date="2026-01-01T00:00:00Z">
        <w:r>
          <w:rPr>
            <w:rStyle w:val="NormalTok"/>
          </w:rPr>
          <w:delText xml:space="preserve">) </w:delText>
        </w:r>
      </w:del>
      <w:del w:id="699" w:author="PR Preview" w:date="2026-01-01T00:00:00Z">
        <w:r>
          <w:rPr>
            <w:rStyle w:val="SpecialCharTok"/>
          </w:rPr>
          <w:delText xml:space="preserve">*</w:delText>
        </w:r>
      </w:del>
      <w:del w:id="700" w:author="PR Preview" w:date="2026-01-01T00:00:00Z">
        <w:r>
          <w:rPr>
            <w:rStyle w:val="NormalTok"/>
          </w:rPr>
          <w:delText xml:space="preserve"> </w:delText>
        </w:r>
      </w:del>
      <w:del w:id="701" w:author="PR Preview" w:date="2026-01-01T00:00:00Z">
        <w:r>
          <w:rPr>
            <w:rStyle w:val="FunctionTok"/>
          </w:rPr>
          <w:delText xml:space="preserve">qnorm</w:delText>
        </w:r>
      </w:del>
      <w:del w:id="702" w:author="PR Preview" w:date="2026-01-01T00:00:00Z">
        <w:r>
          <w:rPr>
            <w:rStyle w:val="NormalTok"/>
          </w:rPr>
          <w:delText xml:space="preserve">(</w:delText>
        </w:r>
      </w:del>
      <w:del w:id="703" w:author="PR Preview" w:date="2026-01-01T00:00:00Z">
        <w:r>
          <w:rPr>
            <w:rStyle w:val="FloatTok"/>
          </w:rPr>
          <w:delText xml:space="preserve">0.975</w:delText>
        </w:r>
      </w:del>
      <w:del w:id="704" w:author="PR Preview" w:date="2026-01-01T00:00:00Z">
        <w:r>
          <w:rPr>
            <w:rStyle w:val="NormalTok"/>
          </w:rPr>
          <w:delText xml:space="preserve">) </w:delText>
        </w:r>
      </w:del>
      <w:del w:id="705" w:author="PR Preview" w:date="2026-01-01T00:00:00Z">
        <w:r>
          <w:rPr>
            <w:rStyle w:val="SpecialCharTok"/>
          </w:rPr>
          <w:delText xml:space="preserve">*</w:delText>
        </w:r>
      </w:del>
      <w:del w:id="706" w:author="PR Preview" w:date="2026-01-01T00:00:00Z">
        <w:r>
          <w:rPr>
            <w:rStyle w:val="NormalTok"/>
          </w:rPr>
          <w:delText xml:space="preserve"> se_chol</w:delText>
        </w:r>
      </w:del>
      <w:del w:id="707" w:author="PR Preview" w:date="2026-01-01T00:00:00Z">
        <w:r>
          <w:br/>
        </w:r>
      </w:del>
      <w:del w:id="708" w:author="PR Preview" w:date="2026-01-01T00:00:00Z">
        <w:r>
          <w:rPr>
            <w:rStyle w:val="CommentTok"/>
          </w:rPr>
          <w:delText xml:space="preserve">#&gt;   lower   upper </w:delText>
        </w:r>
      </w:del>
      <w:del w:id="709" w:author="PR Preview" w:date="2026-01-01T00:00:00Z">
        <w:r>
          <w:br/>
        </w:r>
      </w:del>
      <w:del w:id="710" w:author="PR Preview" w:date="2026-01-01T00:00:00Z">
        <w:r>
          <w:rPr>
            <w:rStyle w:val="CommentTok"/>
          </w:rPr>
          <w:delText xml:space="preserve">#&gt; 224.854 227.891</w:delText>
        </w:r>
      </w:del>
    </w:p>
    <w:p>
      <w:pPr>
        <w:pStyle w:val="FirstParagraph"/>
      </w:pPr>
      <w:del w:id="711" w:author="PR Preview" w:date="2026-01-01T00:00:00Z">
        <w:r>
          <w:rPr>
            <w:b/>
            <w:bCs/>
          </w:rPr>
          <w:delText xml:space="preserve">Definition 15 (Margin of error (radius))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The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rPr>
            <w:b/>
            <w:bCs/>
          </w:rPr>
          <w:delText xml:space="preserve">margin of error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(or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rPr>
            <w:b/>
            <w:bCs/>
          </w:rPr>
          <w:delText xml:space="preserve">radius</w:delText>
        </w:r>
      </w:del>
      <w:del w:id="720" w:author="PR Preview" w:date="2026-01-01T00:00:00Z">
        <w:r>
          <w:delText xml:space="preserve">) of a</w:delText>
        </w:r>
      </w:del>
      <w:del w:id="721" w:author="PR Preview" w:date="2026-01-01T00:00:00Z">
        <w:r>
          <w:delText xml:space="preserve"> </w:delText>
        </w:r>
      </w:del>
      <w:hyperlink w:anchor="def-confidence-interval">
        <w:del w:id="722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is half the interval’s width.</w:delText>
        </w:r>
      </w:del>
    </w:p>
    <w:p>
      <w:pPr>
        <w:pStyle w:val="BodyText"/>
      </w:pPr>
      <w:del w:id="725" w:author="PR Preview" w:date="2026-01-01T00:00:00Z">
        <w:r>
          <w:delText xml:space="preserve">Source: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Wikipedia contributors [15]</w:delText>
        </w:r>
      </w:del>
      <w:del w:id="728" w:author="PR Preview" w:date="2026-01-01T00:00:00Z">
        <w:r>
          <w:delText xml:space="preserve">.</w:delText>
        </w:r>
      </w:del>
    </w:p>
    <w:p>
      <w:pPr>
        <w:pStyle w:val="BodyText"/>
      </w:pPr>
      <w:del w:id="729" w:author="PR Preview" w:date="2026-01-01T00:00:00Z">
        <w:r>
          <w:rPr>
            <w:b/>
            <w:bCs/>
          </w:rPr>
          <w:delText xml:space="preserve">Example 8 (Margin of error for population mean cholesterol)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In</w:delText>
        </w:r>
      </w:del>
      <w:del w:id="732" w:author="PR Preview" w:date="2026-01-01T00:00:00Z">
        <w:r>
          <w:delText xml:space="preserve"> </w:delText>
        </w:r>
      </w:del>
      <w:hyperlink w:anchor="exm-confidence-interval-wcgs">
        <w:del w:id="733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734" w:author="PR Preview" w:date="2026-01-01T00:00:00Z">
        <w:r>
          <w:delText xml:space="preserve">,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the margin of error is</w:delText>
        </w:r>
      </w:del>
      <w:del w:id="737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1.52 mg/dL.</w:delText>
        </w:r>
      </w:del>
    </w:p>
    <w:p>
      <w:pPr>
        <w:pStyle w:val="BodyText"/>
      </w:pPr>
      <w:ins w:id="740" w:author="PR Preview" w:date="2026-01-01T00:00:00Z">
        <w:r>
          <w:rPr>
            <w:b/>
            <w:bCs/>
          </w:rPr>
          <w:t xml:space="preserve">Example 9 (Margin of error for population mean cholesterol)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In</w:t>
        </w:r>
      </w:ins>
      <w:ins w:id="743" w:author="PR Preview" w:date="2026-01-01T00:00:00Z">
        <w:r>
          <w:t xml:space="preserve"> </w:t>
        </w:r>
      </w:ins>
      <w:hyperlink w:anchor="exm-confidence-interval-wcgs">
        <w:ins w:id="744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745" w:author="PR Preview" w:date="2026-01-01T00:00:00Z">
        <w:r>
          <w:t xml:space="preserve">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the margin of error is</w:t>
        </w:r>
      </w:ins>
      <w:ins w:id="748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1.52 mg/dL.</w:t>
        </w:r>
      </w:ins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del w:id="751" w:author="PR Preview" w:date="2026-01-01T00:00:00Z">
        <w:r>
          <w:delText xml:space="preserve">See also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[16, Sec. 3.7]</w:delText>
        </w:r>
      </w:del>
      <w:del w:id="754" w:author="PR Preview" w:date="2026-01-01T00:00:00Z">
        <w:r>
          <w:delText xml:space="preserve">.</w:delText>
        </w:r>
      </w:del>
    </w:p>
    <w:p>
      <w:pPr>
        <w:pStyle w:val="BodyText"/>
      </w:pPr>
      <w:ins w:id="755" w:author="PR Preview" w:date="2026-01-01T00:00:00Z">
        <w:r>
          <w:t xml:space="preserve">See also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[14, Sec. 3.7]</w:t>
        </w:r>
      </w:ins>
      <w:ins w:id="758" w:author="PR Preview" w:date="2026-01-01T00:00:00Z">
        <w:r>
          <w:t xml:space="preserve">.</w:t>
        </w:r>
      </w:ins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del w:id="759" w:author="PR Preview" w:date="2026-01-01T00:00:00Z">
        <w:r>
          <w:delText xml:space="preserve">[13]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	</w:delText>
        </w:r>
      </w:del>
      <w:del w:id="762" w:author="PR Preview" w:date="2026-01-01T00:00:00Z">
        <w:r>
          <w:delText xml:space="preserve">Wikipedia contributors,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“Confidence interval —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Wikipedia</w:delText>
        </w:r>
      </w:del>
      <w:del w:id="767" w:author="PR Preview" w:date="2026-01-01T00:00:00Z">
        <w:r>
          <w:delText xml:space="preserve">,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the free encyclopedia.”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2026. Available:</w:delText>
        </w:r>
      </w:del>
      <w:del w:id="772" w:author="PR Preview" w:date="2026-01-01T00:00:00Z">
        <w:r>
          <w:delText xml:space="preserve"> </w:delText>
        </w:r>
      </w:del>
      <w:hyperlink r:id="rId9">
        <w:del w:id="773" w:author="PR Preview" w:date="2026-01-01T00:00:00Z">
          <w:r>
            <w:rPr>
              <w:rStyle w:val="Hyperlink"/>
            </w:rPr>
            <w:delText xml:space="preserve">https://en.wikipedia.org/wiki/Confidence_interval</w:delText>
          </w:r>
        </w:del>
      </w:hyperlink>
    </w:p>
    <w:p>
      <w:pPr>
        <w:pStyle w:val="Bibliography"/>
      </w:pPr>
      <w:del w:id="774" w:author="PR Preview" w:date="2026-01-01T00:00:00Z">
        <w:r>
          <w:delText xml:space="preserve">[14]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	</w:delText>
        </w:r>
      </w:del>
      <w:del w:id="777" w:author="PR Preview" w:date="2026-01-01T00:00:00Z">
        <w:r>
          <w:delText xml:space="preserve">Wikipedia contributors,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“Coverage probability —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Wikipedia</w:delText>
        </w:r>
      </w:del>
      <w:del w:id="782" w:author="PR Preview" w:date="2026-01-01T00:00:00Z">
        <w:r>
          <w:delText xml:space="preserve">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the free encyclopedia.”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2026. Available:</w:delText>
        </w:r>
      </w:del>
      <w:del w:id="787" w:author="PR Preview" w:date="2026-01-01T00:00:00Z">
        <w:r>
          <w:delText xml:space="preserve"> </w:delText>
        </w:r>
      </w:del>
      <w:hyperlink r:id="rId11">
        <w:del w:id="788" w:author="PR Preview" w:date="2026-01-01T00:00:00Z">
          <w:r>
            <w:rPr>
              <w:rStyle w:val="Hyperlink"/>
            </w:rPr>
            <w:delText xml:space="preserve">https://en.wikipedia.org/wiki/Coverage_probability</w:delText>
          </w:r>
        </w:del>
      </w:hyperlink>
    </w:p>
    <w:p>
      <w:pPr>
        <w:pStyle w:val="Bibliography"/>
      </w:pPr>
      <w:del w:id="789" w:author="PR Preview" w:date="2026-01-01T00:00:00Z">
        <w:r>
          <w:delText xml:space="preserve">[15]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	</w:delText>
        </w:r>
      </w:del>
      <w:del w:id="792" w:author="PR Preview" w:date="2026-01-01T00:00:00Z">
        <w:r>
          <w:delText xml:space="preserve">Wikipedia contributors,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“Margin of error —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Wikipedia</w:delText>
        </w:r>
      </w:del>
      <w:del w:id="797" w:author="PR Preview" w:date="2026-01-01T00:00:00Z">
        <w:r>
          <w:delText xml:space="preserve">,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the free encyclopedia.”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2026. Available:</w:delText>
        </w:r>
      </w:del>
      <w:del w:id="802" w:author="PR Preview" w:date="2026-01-01T00:00:00Z">
        <w:r>
          <w:delText xml:space="preserve"> </w:delText>
        </w:r>
      </w:del>
      <w:hyperlink r:id="rId88">
        <w:del w:id="803" w:author="PR Preview" w:date="2026-01-01T00:00:00Z">
          <w:r>
            <w:rPr>
              <w:rStyle w:val="Hyperlink"/>
            </w:rPr>
            <w:delText xml:space="preserve">https://en.wikipedia.org/wiki/Margin_of_error</w:delText>
          </w:r>
        </w:del>
      </w:hyperlink>
    </w:p>
    <w:p>
      <w:pPr>
        <w:pStyle w:val="Bibliography"/>
      </w:pPr>
      <w:del w:id="804" w:author="PR Preview" w:date="2026-01-01T00:00:00Z">
        <w:r>
          <w:delText xml:space="preserve">[16]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	</w:delText>
        </w:r>
      </w:del>
      <w:del w:id="807" w:author="PR Preview" w:date="2026-01-01T00:00:00Z">
        <w:r>
          <w:delText xml:space="preserve">E. Vittinghoff, D. V. Glidden, S. C. Shiboski, and C. E. McCulloch,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810" w:author="PR Preview" w:date="2026-01-01T00:00:00Z">
        <w:r>
          <w:delText xml:space="preserve">, 2nd ed. Springer, 2012. doi:</w:delText>
        </w:r>
      </w:del>
      <w:del w:id="811" w:author="PR Preview" w:date="2026-01-01T00:00:00Z">
        <w:r>
          <w:delText xml:space="preserve"> </w:delText>
        </w:r>
      </w:del>
      <w:hyperlink r:id="rId90">
        <w:del w:id="812" w:author="PR Preview" w:date="2026-01-01T00:00:00Z">
          <w:r>
            <w:rPr>
              <w:rStyle w:val="Hyperlink"/>
            </w:rPr>
            <w:delText xml:space="preserve">10.1007/978-1-4614-1353-0</w:delText>
          </w:r>
        </w:del>
      </w:hyperlink>
      <w:del w:id="813" w:author="PR Preview" w:date="2026-01-01T00:00:00Z">
        <w:r>
          <w:delText xml:space="preserve">.</w:delText>
        </w:r>
      </w:del>
    </w:p>
    <w:p>
      <w:pPr>
        <w:pStyle w:val="Bibliography"/>
      </w:pPr>
      <w:ins w:id="814" w:author="PR Preview" w:date="2026-01-01T00:00:00Z">
        <w:r>
          <w:t xml:space="preserve">[13]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	</w:t>
        </w:r>
      </w:ins>
      <w:ins w:id="817" w:author="PR Preview" w:date="2026-01-01T00:00:00Z">
        <w:r>
          <w:t xml:space="preserve">Wikipedia contributors,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“Margin of error —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Wikipedia</w:t>
        </w:r>
      </w:ins>
      <w:ins w:id="822" w:author="PR Preview" w:date="2026-01-01T00:00:00Z">
        <w:r>
          <w:t xml:space="preserve">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the free encyclopedia.”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2026. Available:</w:t>
        </w:r>
      </w:ins>
      <w:ins w:id="827" w:author="PR Preview" w:date="2026-01-01T00:00:00Z">
        <w:r>
          <w:t xml:space="preserve"> </w:t>
        </w:r>
      </w:ins>
      <w:hyperlink r:id="rId88">
        <w:ins w:id="828" w:author="PR Preview" w:date="2026-01-01T00:00:00Z">
          <w:r>
            <w:rPr>
              <w:rStyle w:val="Hyperlink"/>
            </w:rPr>
            <w:t xml:space="preserve">https://en.wikipedia.org/wiki/Margin_of_error</w:t>
          </w:r>
        </w:ins>
      </w:hyperlink>
    </w:p>
    <w:bookmarkEnd w:id="89"/>
    <w:bookmarkStart w:id="91" w:name="ref-vittinghoff2e"/>
    <w:p>
      <w:pPr>
        <w:pStyle w:val="Bibliography"/>
      </w:pPr>
      <w:ins w:id="829" w:author="PR Preview" w:date="2026-01-01T00:00:00Z">
        <w:r>
          <w:t xml:space="preserve">[14]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	</w:t>
        </w:r>
      </w:ins>
      <w:ins w:id="832" w:author="PR Preview" w:date="2026-01-01T00:00:00Z">
        <w:r>
          <w:t xml:space="preserve">E. Vittinghoff, D. V. Glidden, S. C. Shiboski, and C. E. McCulloch,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835" w:author="PR Preview" w:date="2026-01-01T00:00:00Z">
        <w:r>
          <w:t xml:space="preserve">, 2nd ed. Springer, 2012. doi:</w:t>
        </w:r>
      </w:ins>
      <w:ins w:id="836" w:author="PR Preview" w:date="2026-01-01T00:00:00Z">
        <w:r>
          <w:t xml:space="preserve"> </w:t>
        </w:r>
      </w:ins>
      <w:hyperlink r:id="rId90">
        <w:ins w:id="837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838" w:author="PR Preview" w:date="2026-01-01T00:00:00Z">
        <w:r>
          <w:t xml:space="preserve">.</w:t>
        </w:r>
      </w:ins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Relationship Id="rId9" Type="http://schemas.openxmlformats.org/officeDocument/2006/relationships/hyperlink" Target="https://en.wikipedia.org/wiki/Confidence_interval" TargetMode="External"/><Relationship Id="rId11" Type="http://schemas.openxmlformats.org/officeDocument/2006/relationships/hyperlink" Target="https://en.wikipedia.org/wiki/Coverage_probability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2026-10-26T11:22:15Z</dcterms:created>
  <dcterms:modified xsi:type="dcterms:W3CDTF">2026-10-26T11:22:15Z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04:14:21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