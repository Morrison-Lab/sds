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Validating Predictions</w:t>
      </w:r>
    </w:p>
    <w:p>
      <w:pPr>
        <w:pStyle w:val="Date"/>
      </w:pPr>
      <w:del w:id="1" w:author="PR Preview" w:date="2026-01-01T00:00:00Z">
        <w:r>
          <w:delText xml:space="preserve">Last modified: 2026-10-30 11:26:23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2026-10-30 11:18:04 (PDT)</w:t>
        </w:r>
      </w:ins>
    </w:p>
    <w:bookmarkStart w:id="17" w:name="sec-data-sets"/>
    <w:p>
      <w:pPr>
        <w:pStyle w:val="Heading2"/>
      </w:pPr>
      <w:r>
        <w:t xml:space="preserve">1 Data sets, input matrices and outcome vectors</w:t>
      </w:r>
    </w:p>
    <w:bookmarkStart w:id="10" w:name="def-data-set"/>
    <w:p>
      <w:pPr>
        <w:pStyle w:val="FirstParagraph"/>
      </w:pPr>
      <w:r>
        <w:rPr>
          <w:b/>
          <w:bCs/>
        </w:rPr>
        <w:t xml:space="preserve">Definition 1 (Data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data set</w:t>
      </w:r>
      <w:r>
        <w:t xml:space="preserve"> </w:t>
      </w:r>
      <w:r>
        <w:t xml:space="preserve">is a finite collection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labelled observations,</w:t>
      </w:r>
      <w:r>
        <w:t xml:space="preserve"> </w:t>
      </w:r>
      <w:r>
        <w:t xml:space="preserve">that is,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$(\mathord{\smash[b]{\underset{\raise.3ex\hbox{$\scriptstyle\sim$}}{x}}\vphantom{x}}_i, y_i)$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is an input vector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corresponding outcome:</w:t>
      </w:r>
    </w:p>
    <w:p>
      <w:pPr>
        <w:pStyle w:val="BodyText"/>
      </w:pPr>
      <w:bookmarkStart w:id="9" w:name="eq-data-set"/>
      <w:r>
        <w:t xml:space="preserve">$$
    \mathcal{D}\stackrel{\text{def}}{=}{\mathopen{}\left\{(\mathord{\smash[b]{\underset{\raise.3ex\hbox{$\scriptstyle\sim$}}{x}}\vphantom{x}}_i, y_i) : i = 1, \ldots, n\right\}\mathclose{}} .
     \qquad(1)$$</w:t>
      </w:r>
      <w:bookmarkEnd w:id="9"/>
    </w:p>
    <w:bookmarkEnd w:id="10"/>
    <w:bookmarkStart w:id="11" w:name="rem-data-set-subsets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sets we split a data set into). </w:t>
      </w:r>
      <w:r>
        <w:t xml:space="preserve">We divide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into subsets, each with its own job.</w:t>
      </w:r>
      <w:r>
        <w:t xml:space="preserve"> </w:t>
      </w:r>
      <w:r>
        <w:t xml:space="preserve">“Set”</w:t>
      </w:r>
      <w:r>
        <w:t xml:space="preserve"> </w:t>
      </w:r>
      <w:r>
        <w:t xml:space="preserve">in the names training set, validation set and test set is short for</w:t>
      </w:r>
      <w:r>
        <w:t xml:space="preserve"> </w:t>
      </w:r>
      <w:r>
        <w:t xml:space="preserve">“subset of the data set”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assigns each observation to one of them,</w:t>
      </w:r>
      <w:r>
        <w:t xml:space="preserve"> </w:t>
      </w:r>
      <w:r>
        <w:t xml:space="preserve">and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the subset a fitting procedure is applied to.</w:t>
      </w:r>
    </w:p>
    <w:bookmarkEnd w:id="11"/>
    <w:bookmarkStart w:id="13" w:name="def-input-matrix"/>
    <w:p>
      <w:pPr>
        <w:pStyle w:val="BodyText"/>
      </w:pPr>
      <w:r>
        <w:rPr>
          <w:b/>
          <w:bCs/>
        </w:rPr>
        <w:t xml:space="preserve">Definition 2 (Input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input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inputs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as rows,</w:t>
      </w:r>
      <w:r>
        <w:t xml:space="preserve"> </w:t>
      </w:r>
      <w:r>
        <w:t xml:space="preserve">with one column for each of 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input variables:</w:t>
      </w:r>
    </w:p>
    <w:p>
      <w:pPr>
        <w:pStyle w:val="BodyText"/>
      </w:pPr>
      <w:bookmarkStart w:id="12" w:name="eq-input-matrix"/>
      <w:r>
        <w:t xml:space="preserve">$$
    \mathbf{X}= \begin{bmatrix}
      {\mathord{\smash[b]{\underset{\raise.3ex\hbox{$\scriptstyle\sim$}}{x}}\vphantom{x}}_1}^{\top} \\
      \vdots \\
      {\mathord{\smash[b]{\underset{\raise.3ex\hbox{$\scriptstyle\sim$}}{x}}\vphantom{x}}_{n}}^{\top}
    \end{bmatrix} .
     \qquad(2)$$</w:t>
      </w:r>
      <w:bookmarkEnd w:id="12"/>
    </w:p>
    <w:bookmarkEnd w:id="13"/>
    <w:bookmarkStart w:id="15" w:name="def-outcome-vector"/>
    <w:p>
      <w:pPr>
        <w:pStyle w:val="FirstParagraph"/>
      </w:pPr>
      <w:r>
        <w:rPr>
          <w:b/>
          <w:bCs/>
        </w:rPr>
        <w:t xml:space="preserve">Definition 3 (Outcome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outcome vector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of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stacks its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14" w:name="eq-outcome-vector"/>
      <w:r>
        <w:t xml:space="preserve">$$
    \mathord{\smash[b]{\underset{\raise.3ex\hbox{$\scriptstyle\sim$}}{y}}\vphantom{y}}= \begin{bmatrix} y_1 \\ \vdots \\ y_{n} \end{bmatrix} .
     \qquad(3)$$</w:t>
      </w:r>
      <w:bookmarkEnd w:id="14"/>
    </w:p>
    <w:bookmarkEnd w:id="15"/>
    <w:bookmarkStart w:id="16" w:name="exm-input-matrix"/>
    <w:p>
      <w:pPr>
        <w:pStyle w:val="FirstParagraph"/>
      </w:pPr>
      <w:r>
        <w:rPr>
          <w:b/>
          <w:bCs/>
        </w:rPr>
        <w:t xml:space="preserve">Example 1 (The input matrix and outcome vector of the first five cars)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frame,</w:t>
      </w:r>
      <w:r>
        <w:t xml:space="preserve"> </w:t>
      </w:r>
      <w:r>
        <w:t xml:space="preserve">take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inputs.</w:t>
      </w:r>
      <w:r>
        <w:t xml:space="preserve"> </w:t>
      </w:r>
      <w:r>
        <w:t xml:space="preserve">The first five cars give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observations.</w:t>
      </w:r>
    </w:p>
    <w:p>
      <w:pPr>
        <w:pStyle w:val="SourceCode"/>
      </w:pPr>
      <w:r>
        <w:rPr>
          <w:rStyle w:val="CommentTok"/>
        </w:rPr>
        <w:t xml:space="preserve"># take the first five cars from the mtcars data frame</w:t>
      </w:r>
      <w:r>
        <w:br/>
      </w:r>
      <w:r>
        <w:rPr>
          <w:rStyle w:val="NormalTok"/>
        </w:rPr>
        <w:t xml:space="preserve">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(mtcars,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stack the two inputs as columns, one row per car</w:t>
      </w:r>
      <w:r>
        <w:br/>
      </w:r>
      <w:r>
        <w:rPr>
          <w:rStyle w:val="NormalTok"/>
        </w:rPr>
        <w:t xml:space="preserve">X_cars5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(cars5[,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"hp"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"wt"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stack the outcomes into one vector</w:t>
      </w:r>
      <w:r>
        <w:br/>
      </w:r>
      <w:r>
        <w:rPr>
          <w:rStyle w:val="NormalTok"/>
        </w:rPr>
        <w:t xml:space="preserve">y_cars5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cars5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CommentTok"/>
        </w:rPr>
        <w:t xml:space="preserve"># show the input matrix and the outcome vector side by side</w:t>
      </w:r>
      <w:r>
        <w:br/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(X_cars5,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y_cars5)</w:t>
      </w:r>
      <w:r>
        <w:br/>
      </w:r>
      <w:r>
        <w:rPr>
          <w:rStyle w:val="CommentTok"/>
        </w:rPr>
        <w:t xml:space="preserve">#&gt;                    hp    wt  mpg</w:t>
      </w:r>
      <w:r>
        <w:br/>
      </w:r>
      <w:r>
        <w:rPr>
          <w:rStyle w:val="CommentTok"/>
        </w:rPr>
        <w:t xml:space="preserve">#&gt; Mazda RX4         110 2.620 21.0</w:t>
      </w:r>
      <w:r>
        <w:br/>
      </w:r>
      <w:r>
        <w:rPr>
          <w:rStyle w:val="CommentTok"/>
        </w:rPr>
        <w:t xml:space="preserve">#&gt; Mazda RX4 Wag     110 2.875 21.0</w:t>
      </w:r>
      <w:r>
        <w:br/>
      </w:r>
      <w:r>
        <w:rPr>
          <w:rStyle w:val="CommentTok"/>
        </w:rPr>
        <w:t xml:space="preserve">#&gt; Datsun 710         93 2.320 22.8</w:t>
      </w:r>
      <w:r>
        <w:br/>
      </w:r>
      <w:r>
        <w:rPr>
          <w:rStyle w:val="CommentTok"/>
        </w:rPr>
        <w:t xml:space="preserve">#&gt; Hornet 4 Drive    110 3.215 21.4</w:t>
      </w:r>
      <w:r>
        <w:br/>
      </w:r>
      <w:r>
        <w:rPr>
          <w:rStyle w:val="CommentTok"/>
        </w:rPr>
        <w:t xml:space="preserve">#&gt; Hornet Sportabout 175 3.440 18.7</w:t>
      </w:r>
    </w:p>
    <w:p>
      <w:pPr>
        <w:pStyle w:val="FirstParagraph"/>
      </w:pPr>
      <w:r>
        <w:t xml:space="preserve">The</w:t>
      </w:r>
      <w:r>
        <w:t xml:space="preserve"> </w:t>
      </w:r>
      <w:hyperlink w:anchor="def-input-matrix">
        <w:r>
          <w:rPr>
            <w:rStyle w:val="Hyperlink"/>
          </w:rPr>
          <w:t xml:space="preserve">input matrix</w:t>
        </w:r>
      </w:hyperlink>
      <w:r>
        <w:t xml:space="preserve"> </w:t>
      </w:r>
      <w:r>
        <w:rPr>
          <w:rStyle w:val="VerbatimChar"/>
        </w:rPr>
        <w:t xml:space="preserve">X_cars5</w:t>
      </w:r>
      <w:r>
        <w:t xml:space="preserve"> </w:t>
      </w:r>
      <w:r>
        <w:t xml:space="preserve">has 5 rows, one per car,</w:t>
      </w:r>
      <w:r>
        <w:t xml:space="preserve"> </w:t>
      </w:r>
      <w:r>
        <w:t xml:space="preserve">and 2 columns, one per input variable.</w:t>
      </w:r>
      <w:r>
        <w:t xml:space="preserve"> </w:t>
      </w:r>
      <w:r>
        <w:t xml:space="preserve">The</w:t>
      </w:r>
      <w:r>
        <w:t xml:space="preserve"> </w:t>
      </w:r>
      <w:hyperlink w:anchor="def-outcome-vector">
        <w:r>
          <w:rPr>
            <w:rStyle w:val="Hyperlink"/>
          </w:rPr>
          <w:t xml:space="preserve">outcome vector</w:t>
        </w:r>
      </w:hyperlink>
      <w:r>
        <w:t xml:space="preserve"> </w:t>
      </w:r>
      <w:r>
        <w:rPr>
          <w:rStyle w:val="VerbatimChar"/>
        </w:rPr>
        <w:t xml:space="preserve">y_cars5</w:t>
      </w:r>
      <w:r>
        <w:t xml:space="preserve"> </w:t>
      </w:r>
      <w:r>
        <w:t xml:space="preserve">has 5 entries, one per car.</w:t>
      </w:r>
    </w:p>
    <w:bookmarkEnd w:id="16"/>
    <w:bookmarkEnd w:id="17"/>
    <w:bookmarkStart w:id="98" w:name="sec-prediction-rules"/>
    <w:p>
      <w:pPr>
        <w:pStyle w:val="Heading2"/>
      </w:pPr>
      <w:r>
        <w:t xml:space="preserve">2 Fitting and scoring models</w:t>
      </w:r>
    </w:p>
    <w:bookmarkStart w:id="19" w:name="def-covariate"/>
    <w:p>
      <w:pPr>
        <w:pStyle w:val="FirstParagraph"/>
      </w:pPr>
      <w:r>
        <w:rPr>
          <w:b/>
          <w:bCs/>
        </w:rPr>
        <w:t xml:space="preserve">Definition 4 (Covariate)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variable whose value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0" w:name="exm-covariate"/>
    <w:p>
      <w:pPr>
        <w:pStyle w:val="BodyText"/>
      </w:pPr>
      <w:r>
        <w:rPr>
          <w:b/>
          <w:bCs/>
        </w:rPr>
        <w:t xml:space="preserve">Example 2 (A car’s weight)</w:t>
      </w:r>
      <w:r>
        <w:t xml:space="preserve"> </w:t>
      </w:r>
      <w:r>
        <w:t xml:space="preserve">To predict a car’s fuel economy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 car’s weight is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bookmarkEnd w:id="20"/>
    <w:bookmarkStart w:id="22" w:name="def-mean-function"/>
    <w:p>
      <w:pPr>
        <w:pStyle w:val="BodyText"/>
      </w:pPr>
      <w:r>
        <w:rPr>
          <w:b/>
          <w:bCs/>
        </w:rPr>
        <w:t xml:space="preserve">Definition 5 (Mean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 covariate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21" w:name="eq-mean-function"/>
      <m:oMathPara>
        <m:oMathParaPr>
          <m:jc m:val="center"/>
        </m:oMathParaPr>
        <m:oMath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3" w:name="def-model-family"/>
    <w:p>
      <w:pPr>
        <w:pStyle w:val="FirstParagraph"/>
      </w:pPr>
      <w:r>
        <w:rPr>
          <w:b/>
          <w:bCs/>
        </w:rPr>
        <w:t xml:space="preserve">Definition 6 (Mean-function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mean-function model family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23"/>
    <w:bookmarkStart w:id="24" w:name="exm-model-family"/>
    <w:p>
      <w:pPr>
        <w:pStyle w:val="BodyText"/>
      </w:pPr>
      <w:r>
        <w:rPr>
          <w:b/>
          <w:bCs/>
        </w:rPr>
        <w:t xml:space="preserve">Example 3 (Polynomials of degree at most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form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</w:t>
      </w:r>
      <w:r>
        <w:t xml:space="preserve"> </w:t>
      </w:r>
      <w:r>
        <w:t xml:space="preserve">each polynomial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 candidate for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the members differ in their coefficients.</w:t>
      </w:r>
    </w:p>
    <w:bookmarkEnd w:id="24"/>
    <w:bookmarkStart w:id="26" w:name="def-objective-function"/>
    <w:p>
      <w:pPr>
        <w:pStyle w:val="BodyText"/>
      </w:pPr>
      <w:r>
        <w:rPr>
          <w:b/>
          <w:bCs/>
        </w:rPr>
        <w:t xml:space="preserve">Definition 7 (Objective function)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objective function</w:t>
      </w:r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 </w:t>
      </w:r>
      <w:r>
        <w:t xml:space="preserve">is a rule that gives each member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 number computed from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where a smaller number means a better fit to the data:</w:t>
      </w:r>
    </w:p>
    <w:p>
      <w:pPr>
        <w:pStyle w:val="BodyText"/>
      </w:pPr>
      <w:bookmarkStart w:id="25" w:name="eq-objective-functio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↦</m:t>
          </m:r>
          <m:r>
            <m:rPr>
              <m:scr m:val="script"/>
              <m:sty m:val="p"/>
            </m:rPr>
            <m:t>J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rPr>
                  <m:sty m:val="p"/>
                </m:rPr>
                <m:t>;</m:t>
              </m:r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h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H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5"/>
    </w:p>
    <w:bookmarkEnd w:id="26"/>
    <w:bookmarkStart w:id="28" w:name="exm-objective-function"/>
    <w:p>
      <w:pPr>
        <w:pStyle w:val="FirstParagraph"/>
      </w:pPr>
      <w:r>
        <w:rPr>
          <w:b/>
          <w:bCs/>
        </w:rPr>
        <w:t xml:space="preserve">Example 4 (Residual sum of squares)</w:t>
      </w:r>
      <w:r>
        <w:t xml:space="preserve"> </w:t>
      </w:r>
      <w:r>
        <w:t xml:space="preserve">For the polynomials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in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is an</w:t>
      </w:r>
      <w:r>
        <w:t xml:space="preserve"> </w:t>
      </w: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</w:t>
      </w:r>
      <w:r>
        <w:t xml:space="preserve"> </w:t>
      </w:r>
      <w:r>
        <w:t xml:space="preserve">it gives each polynomial the sum over the observations of its squared difference from the observed outcome.</w:t>
      </w:r>
    </w:p>
    <w:bookmarkEnd w:id="28"/>
    <w:bookmarkStart w:id="31" w:name="exm-optimization-algorithm"/>
    <w:p>
      <w:pPr>
        <w:pStyle w:val="BodyText"/>
      </w:pPr>
      <w:r>
        <w:rPr>
          <w:b/>
          <w:bCs/>
        </w:rPr>
        <w:t xml:space="preserve">Example 5 (Exact and exhaustive searches)</w:t>
      </w:r>
      <w:r>
        <w:t xml:space="preserve"> </w:t>
      </w:r>
      <w:r>
        <w:t xml:space="preserve">For the residual sum of squares over the polynomials in</w:t>
      </w:r>
      <w:r>
        <w:t xml:space="preserve"> </w:t>
      </w:r>
      <w:hyperlink w:anchor="exm-objective-fun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is an</w:t>
      </w:r>
      <w:r>
        <w:t xml:space="preserve"> </w:t>
      </w: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 </w:t>
      </w:r>
      <w:r>
        <w:t xml:space="preserve">that finds the unique minimizer in one step.</w:t>
      </w:r>
    </w:p>
    <w:p>
      <w:pPr>
        <w:pStyle w:val="BodyText"/>
      </w:pPr>
      <w:r>
        <w:t xml:space="preserve">Trying every member of a finite model family and keeping the one with the smallest value of the objective function is another,</w:t>
      </w:r>
      <w:r>
        <w:t xml:space="preserve"> </w:t>
      </w:r>
      <w:r>
        <w:t xml:space="preserve">and it ends after the last member.</w:t>
      </w:r>
    </w:p>
    <w:bookmarkEnd w:id="31"/>
    <w:bookmarkStart w:id="32" w:name="def-random-seed"/>
    <w:p>
      <w:pPr>
        <w:pStyle w:val="BodyText"/>
      </w:pPr>
      <w:r>
        <w:rPr>
          <w:b/>
          <w:bCs/>
        </w:rPr>
        <w:t xml:space="preserve">Definition 8 (Random seed)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seed</w:t>
      </w:r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is a number that fixes the sequence of random numbers a computer generates:</w:t>
      </w:r>
      <w:r>
        <w:t xml:space="preserve"> </w:t>
      </w:r>
      <w:r>
        <w:t xml:space="preserve">the same seed gives the same sequence.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[1]</w:t>
      </w:r>
      <w:r>
        <w:t xml:space="preserve">.</w:t>
      </w:r>
    </w:p>
    <w:bookmarkEnd w:id="32"/>
    <w:bookmarkStart w:id="33" w:name="exm-random-seed"/>
    <w:p>
      <w:pPr>
        <w:pStyle w:val="BodyText"/>
      </w:pPr>
      <w:r>
        <w:rPr>
          <w:b/>
          <w:bCs/>
        </w:rPr>
        <w:t xml:space="preserve">Example 6 (Reproducing a random split)</w:t>
      </w:r>
      <w:r>
        <w:t xml:space="preserve"> </w:t>
      </w:r>
      <w:r>
        <w:t xml:space="preserve">Randomly splitting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in half twice with the same</w:t>
      </w:r>
      <w:r>
        <w:t xml:space="preserve"> </w:t>
      </w: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 </w:t>
      </w:r>
      <w:r>
        <w:t xml:space="preserve">gives the same two halves.</w:t>
      </w:r>
      <w:r>
        <w:t xml:space="preserve"> </w:t>
      </w:r>
      <w:r>
        <w:t xml:space="preserve">Splitting it with two different seeds gives two different splits.</w:t>
      </w:r>
    </w:p>
    <w:bookmarkEnd w:id="33"/>
    <w:bookmarkStart w:id="34" w:name="def-preprocessing"/>
    <w:p>
      <w:pPr>
        <w:pStyle w:val="BodyText"/>
      </w:pPr>
      <w:r>
        <w:rPr>
          <w:b/>
          <w:bCs/>
        </w:rPr>
        <w:t xml:space="preserve">Definition 9 (Preprocessing)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preprocessing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 a fitting procedure is the map from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features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that the procedure’s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uses as inputs.</w:t>
      </w:r>
    </w:p>
    <w:bookmarkEnd w:id="34"/>
    <w:bookmarkStart w:id="36" w:name="exm-preprocessing"/>
    <w:p>
      <w:pPr>
        <w:pStyle w:val="BodyText"/>
      </w:pPr>
      <w:r>
        <w:rPr>
          <w:b/>
          <w:bCs/>
        </w:rPr>
        <w:t xml:space="preserve">Example 7 (Standardizing a covariate)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is a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it 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its standardized value.</w:t>
      </w:r>
    </w:p>
    <w:bookmarkEnd w:id="36"/>
    <w:bookmarkStart w:id="37" w:name="def-feature"/>
    <w:p>
      <w:pPr>
        <w:pStyle w:val="BodyText"/>
      </w:pPr>
      <w:r>
        <w:rPr>
          <w:b/>
          <w:bCs/>
        </w:rPr>
        <w:t xml:space="preserve">Definition 10 (Feature)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feature</w:t>
      </w:r>
      <w:r>
        <w:t xml:space="preserve"> </w:t>
      </w:r>
      <w:r>
        <w:t xml:space="preserve">is one entry of the output</w:t>
      </w:r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</w:t>
      </w:r>
      <w:r>
        <w:t xml:space="preserve"> </w:t>
      </w:r>
      <w:r>
        <w:t xml:space="preserve">a value that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as input.</w:t>
      </w:r>
      <w:r>
        <w:t xml:space="preserve"> </w:t>
      </w:r>
      <w:r>
        <w:t xml:space="preserve">With no preprocessing, the features are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.</w:t>
      </w:r>
    </w:p>
    <w:bookmarkEnd w:id="37"/>
    <w:bookmarkStart w:id="38" w:name="exm-feature"/>
    <w:p>
      <w:pPr>
        <w:pStyle w:val="BodyText"/>
      </w:pPr>
      <w:r>
        <w:rPr>
          <w:b/>
          <w:bCs/>
        </w:rPr>
        <w:t xml:space="preserve">Example 8 (Features of a quadratic fit)</w:t>
      </w:r>
      <w:r>
        <w:t xml:space="preserve"> </w:t>
      </w:r>
      <w:r>
        <w:t xml:space="preserve">Let the one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be a patient’s age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x</m:t>
                </m:r>
                <m:r>
                  <m:rPr>
                    <m:sty m:val="p"/>
                  </m:rPr>
                  <m:t>,</m:t>
                </m:r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 three</w:t>
      </w:r>
      <w:r>
        <w:t xml:space="preserve"> </w:t>
      </w:r>
      <w:hyperlink w:anchor="def-feature">
        <w:r>
          <w:rPr>
            <w:rStyle w:val="Hyperlink"/>
          </w:rPr>
          <w:t xml:space="preserve">features</w:t>
        </w:r>
      </w:hyperlink>
      <w:r>
        <w:t xml:space="preserve">: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covariate is one number, and the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receives three.</w:t>
      </w:r>
    </w:p>
    <w:bookmarkEnd w:id="38"/>
    <w:bookmarkStart w:id="41" w:name="def-tuning-parameter"/>
    <w:p>
      <w:pPr>
        <w:pStyle w:val="BodyText"/>
      </w:pPr>
      <w:r>
        <w:rPr>
          <w:b/>
          <w:bCs/>
        </w:rPr>
        <w:t xml:space="preserve">Definition 11 (Tuning parameter)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tuning parameter</w:t>
      </w:r>
      <w:r>
        <w:t xml:space="preserve"> </w:t>
      </w:r>
      <w:r>
        <w:t xml:space="preserve">is a setting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the analyst fixes before the model is fitted,</w:t>
      </w:r>
      <w:r>
        <w:t xml:space="preserve"> </w:t>
      </w:r>
      <w:r>
        <w:t xml:space="preserve">rather than one computed from the data,</w:t>
      </w:r>
      <w:r>
        <w:t xml:space="preserve"> </w:t>
      </w:r>
      <w:r>
        <w:t xml:space="preserve">and that selects one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from a family:</w:t>
      </w:r>
    </w:p>
    <w:p>
      <w:pPr>
        <w:pStyle w:val="BodyText"/>
      </w:pPr>
      <w:bookmarkStart w:id="40" w:name="eq-tuning-parameter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λ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41"/>
    <w:bookmarkStart w:id="42" w:name="def-fitted-model"/>
    <w:p>
      <w:pPr>
        <w:pStyle w:val="BodyText"/>
      </w:pPr>
      <w:r>
        <w:rPr>
          <w:b/>
          <w:bCs/>
        </w:rPr>
        <w:t xml:space="preserve">Definition 12 (Fitted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model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42"/>
    <w:bookmarkStart w:id="43" w:name="exm-fitted-model"/>
    <w:p>
      <w:pPr>
        <w:pStyle w:val="BodyText"/>
      </w:pPr>
      <w:r>
        <w:rPr>
          <w:b/>
          <w:bCs/>
        </w:rPr>
        <w:t xml:space="preserve">Example 9 (A fitted line)</w:t>
      </w:r>
      <w:r>
        <w:t xml:space="preserve"> </w:t>
      </w:r>
      <w:r>
        <w:t xml:space="preserve">A line chosen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.</w:t>
      </w:r>
    </w:p>
    <w:bookmarkEnd w:id="43"/>
    <w:bookmarkStart w:id="44" w:name="def-prediction-rule"/>
    <w:p>
      <w:pPr>
        <w:pStyle w:val="BodyText"/>
      </w:pPr>
      <w:r>
        <w:rPr>
          <w:b/>
          <w:bCs/>
        </w:rPr>
        <w:t xml:space="preserve">Definition 13 (Prediction rule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BodyText"/>
      </w:pPr>
      <w:r>
        <w:t xml:space="preserve">A</w:t>
      </w:r>
      <w:r>
        <w:t xml:space="preserve"> </w:t>
      </w:r>
      <w:r>
        <w:rPr>
          <w:b/>
          <w:bCs/>
        </w:rPr>
        <w:t xml:space="preserve">prediction rule</w:t>
      </w:r>
      <w:r>
        <w:t xml:space="preserve"> </w:t>
      </w:r>
      <w:r>
        <w:t xml:space="preserve">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</m:oMath>
      <w:r>
        <w:t xml:space="preserve"> </w:t>
      </w:r>
      <w:r>
        <w:t xml:space="preserve">that is used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</w:t>
      </w:r>
      <w:r>
        <w:t xml:space="preserve"> </w:t>
      </w:r>
      <w:r>
        <w:t xml:space="preserve">at a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words,</w:t>
      </w:r>
      <w:r>
        <w:t xml:space="preserve"> </w:t>
      </w:r>
      <w:r>
        <w:t xml:space="preserve">the prediction rule takes a new covariate value</w:t>
      </w:r>
      <w:r>
        <w:t xml:space="preserve"> </w:t>
      </w:r>
      <w:r>
        <w:t xml:space="preserve">and returns the fitted model’s value there.</w:t>
      </w:r>
    </w:p>
    <w:bookmarkEnd w:id="44"/>
    <w:bookmarkStart w:id="45" w:name="exm-prediction-rule"/>
    <w:p>
      <w:pPr>
        <w:pStyle w:val="BodyText"/>
      </w:pPr>
      <w:r>
        <w:rPr>
          <w:b/>
          <w:bCs/>
        </w:rPr>
        <w:t xml:space="preserve">Example 10 (A fitted line used to predict</w:t>
      </w:r>
      <w:r>
        <w:rPr>
          <w:b/>
          <w:bCs/>
        </w:rPr>
        <w:t xml:space="preserve"> </w:t>
      </w:r>
      <w:r>
        <w:rPr>
          <w:b/>
          <w:bCs/>
        </w:rPr>
        <w:t xml:space="preserve">)</w:t>
      </w:r>
      <w:r>
        <w:t xml:space="preserve"> </w:t>
      </w:r>
      <w:r>
        <w:t xml:space="preserve">Take the line from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  <w:r>
        <w:t xml:space="preserve"> </w:t>
      </w:r>
      <w:r>
        <w:t xml:space="preserve"> </w:t>
      </w:r>
      <w:r>
        <w:t xml:space="preserve">Using it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fuel economy of a car that is not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makes it a</w:t>
      </w:r>
      <w:r>
        <w:t xml:space="preserve"> </w:t>
      </w:r>
      <w:hyperlink w:anchor="def-prediction-rule">
        <w:r>
          <w:rPr>
            <w:rStyle w:val="Hyperlink"/>
          </w:rPr>
          <w:t xml:space="preserve">prediction rule</w:t>
        </w:r>
      </w:hyperlink>
      <w:r>
        <w:t xml:space="preserve">.</w:t>
      </w:r>
      <w:r>
        <w:t xml:space="preserve"> </w:t>
      </w:r>
      <w:r>
        <w:t xml:space="preserve">Using it only to describe the cars in the data set makes no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  <w:r>
        <w:t xml:space="preserve"> </w:t>
      </w:r>
      <w:r>
        <w:t xml:space="preserve">so there it is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and not a prediction rule.</w:t>
      </w:r>
    </w:p>
    <w:bookmarkEnd w:id="45"/>
    <w:bookmarkStart w:id="48" w:name="def-fitting-procedure"/>
    <w:p>
      <w:pPr>
        <w:pStyle w:val="BodyText"/>
      </w:pPr>
      <w:r>
        <w:rPr>
          <w:b/>
          <w:bCs/>
        </w:rPr>
        <w:t xml:space="preserve">Definition 14 (Fitting procedure)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that,</w:t>
      </w:r>
      <w:r>
        <w:t xml:space="preserve"> </w:t>
      </w:r>
      <w:r>
        <w:t xml:space="preserve">given any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,</w:t>
      </w:r>
      <w:r>
        <w:t xml:space="preserve"> </w:t>
      </w:r>
      <w:r>
        <w:t xml:space="preserve">produces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h</m:t>
            </m:r>
          </m:e>
        </m:acc>
        <m:r>
          <m:rPr>
            <m:sty m:val="p"/>
          </m:rPr>
          <m:t>=</m:t>
        </m:r>
        <m:r>
          <m:t>g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fitting-procedure"/>
      <m:oMathPara>
        <m:oMathParaPr>
          <m:jc m:val="center"/>
        </m:oMathParaPr>
        <m:oMath>
          <m:r>
            <m:rPr>
              <m:scr m:val="script"/>
              <m:sty m:val="p"/>
            </m:rPr>
            <m:t>D</m:t>
          </m:r>
          <m:r>
            <m:rPr>
              <m:sty m:val="p"/>
            </m:rPr>
            <m:t>↦</m:t>
          </m:r>
          <m:acc>
            <m:accPr>
              <m:chr m:val="̂"/>
            </m:accPr>
            <m:e>
              <m:r>
                <m:t>h</m:t>
              </m:r>
            </m:e>
          </m:acc>
          <m:r>
            <m:rPr>
              <m:sty m:val="p"/>
            </m:rPr>
            <m:t>=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D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A fitting procedure is specified by these inputs:</w:t>
      </w:r>
    </w:p>
    <w:p>
      <w:pPr>
        <w:pStyle w:val="Compact"/>
        <w:numPr>
          <w:ilvl w:val="0"/>
          <w:numId w:val="1001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tuning-parameter">
        <w:r>
          <w:rPr>
            <w:rStyle w:val="Hyperlink"/>
          </w:rPr>
          <w:t xml:space="preserve">tuning parameters</w:t>
        </w:r>
      </w:hyperlink>
      <w:r>
        <w:t xml:space="preserve"> </w:t>
      </w:r>
      <m:oMath>
        <m:r>
          <m:t>λ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.</w:t>
      </w:r>
    </w:p>
    <w:bookmarkEnd w:id="48"/>
    <w:bookmarkStart w:id="49" w:name="exm-fitting-procedure"/>
    <w:p>
      <w:pPr>
        <w:pStyle w:val="FirstParagraph"/>
      </w:pPr>
      <w:r>
        <w:rPr>
          <w:b/>
          <w:bCs/>
        </w:rPr>
        <w:t xml:space="preserve">Example 11 (Inputs of least-squares polynomial fitting)</w:t>
      </w:r>
      <w:r>
        <w:t xml:space="preserve"> </w:t>
      </w:r>
      <w:r>
        <w:t xml:space="preserve">The least-squares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for polynomials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specified by these inputs:</w:t>
      </w:r>
    </w:p>
    <w:p>
      <w:pPr>
        <w:pStyle w:val="Compact"/>
        <w:numPr>
          <w:ilvl w:val="0"/>
          <w:numId w:val="1002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degree at most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solving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none, since nothing is random;</w:t>
      </w:r>
    </w:p>
    <w:p>
      <w:pPr>
        <w:pStyle w:val="Compact"/>
        <w:numPr>
          <w:ilvl w:val="0"/>
          <w:numId w:val="1002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the degree</w:t>
      </w:r>
      <w:r>
        <w:t xml:space="preserve"> </w:t>
      </w:r>
      <m:oMath>
        <m:r>
          <m:t>d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49"/>
    <w:bookmarkStart w:id="51" w:name="def-training-set"/>
    <w:p>
      <w:pPr>
        <w:pStyle w:val="FirstParagraph"/>
      </w:pPr>
      <w:r>
        <w:rPr>
          <w:b/>
          <w:bCs/>
        </w:rPr>
        <w:t xml:space="preserve">Definition 15 (Training set)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 set</w:t>
      </w:r>
      <w:r>
        <w:t xml:space="preserve"> </w:t>
      </w:r>
      <w:r>
        <w:t xml:space="preserve">is the data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applied: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written as an ordered list indexed by a set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 numbers:</w:t>
      </w:r>
    </w:p>
    <w:p>
      <w:pPr>
        <w:pStyle w:val="BodyText"/>
      </w:pPr>
      <w:bookmarkStart w:id="50" w:name="eq-training-set"/>
      <w:r>
        <w:t xml:space="preserve">$$
    \mathcal{D}_{\text{train}}\stackrel{\text{def}}{=}\mathopen{}\left((\mathord{\smash[b]{\underset{\raise.3ex\hbox{$\scriptstyle\sim$}}{x}}\vphantom{x}}_{i}, y_{i})\right)\mathclose{}_{i\in I}, \quad \mathopen{}\left|I\right|\mathclose{} = n.
     \qquad(8)$$</w:t>
      </w:r>
      <w:bookmarkEnd w:id="5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1"/>
    <w:bookmarkStart w:id="52" w:name="rem-source-training-set"/>
    <w:p>
      <w:pPr>
        <w:pStyle w:val="BodyText"/>
      </w:pPr>
      <w:r>
        <w:rPr>
          <w:i/>
          <w:iCs/>
        </w:rPr>
        <w:t xml:space="preserve">Remark 2</w:t>
      </w:r>
      <w:r>
        <w:t xml:space="preserve"> (Source: Training set). </w:t>
      </w:r>
      <w:r>
        <w:t xml:space="preserve">Hastie et al. [4, Sec. 7.2]</w:t>
      </w:r>
      <w:r>
        <w:t xml:space="preserve">, who also write the training set as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</w:p>
    <w:bookmarkEnd w:id="52"/>
    <w:bookmarkStart w:id="54" w:name="rem-prediction-rule"/>
    <w:p>
      <w:pPr>
        <w:pStyle w:val="BodyText"/>
      </w:pPr>
      <w:r>
        <w:rPr>
          <w:i/>
          <w:iCs/>
        </w:rPr>
        <w:t xml:space="preserve">Remark 3</w:t>
      </w:r>
      <w:r>
        <w:t xml:space="preserve"> (Notation for the fitted model from a training set).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written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without the subscript when the training set is the one in use:</w:t>
      </w:r>
    </w:p>
    <w:p>
      <w:pPr>
        <w:pStyle w:val="BodyText"/>
      </w:pPr>
      <w:bookmarkStart w:id="53" w:name="eq-prediction-rul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53"/>
    </w:p>
    <w:bookmarkEnd w:id="54"/>
    <w:bookmarkStart w:id="55" w:name="def-prediction-function-family"/>
    <w:p>
      <w:pPr>
        <w:pStyle w:val="FirstParagraph"/>
      </w:pPr>
      <w:r>
        <w:rPr>
          <w:b/>
          <w:bCs/>
        </w:rPr>
        <w:t xml:space="preserve">Definition 16 (Prediction function family (hypothesis class, hypothesis space))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 function family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hypothesis class</w:t>
      </w:r>
      <w:r>
        <w:t xml:space="preserve"> </w:t>
      </w:r>
      <w:r>
        <w:t xml:space="preserve">or a</w:t>
      </w:r>
      <w:r>
        <w:t xml:space="preserve"> </w:t>
      </w:r>
      <w:r>
        <w:rPr>
          <w:b/>
          <w:bCs/>
        </w:rPr>
        <w:t xml:space="preserve">hypothesis space</w:t>
      </w:r>
      <w:r>
        <w:t xml:space="preserve">)</w:t>
      </w:r>
      <w:r>
        <w:t xml:space="preserve"> </w:t>
      </w:r>
      <w:r>
        <w:t xml:space="preserve">is a set of functions,</w:t>
      </w:r>
      <w:r>
        <w:t xml:space="preserve"> </w:t>
      </w:r>
      <w:r>
        <w:t xml:space="preserve">each of which maps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outcome.</w:t>
      </w:r>
    </w:p>
    <w:bookmarkEnd w:id="55"/>
    <w:bookmarkStart w:id="56" w:name="exm-prediction-function-family"/>
    <w:p>
      <w:pPr>
        <w:pStyle w:val="BodyText"/>
      </w:pPr>
      <w:r>
        <w:rPr>
          <w:b/>
          <w:bCs/>
        </w:rPr>
        <w:t xml:space="preserve">Example 12 (Polynomials as prediction functions)</w:t>
      </w:r>
      <w:r>
        <w:t xml:space="preserve"> </w:t>
      </w:r>
      <w:r>
        <w:t xml:space="preserve">Predicting the outcome 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 value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polynomial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makes the polynomials 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a</w:t>
      </w:r>
      <w:r>
        <w:t xml:space="preserve"> </w:t>
      </w:r>
      <w:hyperlink w:anchor="def-prediction-function-family">
        <w:r>
          <w:rPr>
            <w:rStyle w:val="Hyperlink"/>
          </w:rPr>
          <w:t xml:space="preserve">prediction function family</w:t>
        </w:r>
      </w:hyperlink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.</w:t>
      </w:r>
      <w:r>
        <w:t xml:space="preserve"> </w:t>
      </w:r>
      <w:r>
        <w:t xml:space="preserve">The same functions are the members of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when each one is a candidate for the mean function,</w:t>
      </w:r>
      <w:r>
        <w:t xml:space="preserve"> </w:t>
      </w:r>
      <w:r>
        <w:t xml:space="preserve">and the members of</w:t>
      </w:r>
      <w:r>
        <w:t xml:space="preserve"> </w:t>
      </w:r>
      <m:oMath>
        <m:r>
          <m:rPr>
            <m:scr m:val="script"/>
            <m:sty m:val="p"/>
          </m:rPr>
          <m:t>Y</m:t>
        </m:r>
      </m:oMath>
      <w:r>
        <w:t xml:space="preserve"> </w:t>
      </w:r>
      <w:r>
        <w:t xml:space="preserve">when each one is a candidate for how to predict.</w:t>
      </w:r>
    </w:p>
    <w:bookmarkEnd w:id="56"/>
    <w:bookmarkStart w:id="59" w:name="def-new-observation"/>
    <w:p>
      <w:pPr>
        <w:pStyle w:val="BodyText"/>
      </w:pPr>
      <w:r>
        <w:rPr>
          <w:b/>
          <w:bCs/>
        </w:rPr>
        <w:t xml:space="preserve">Definition 17 (New observation)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relative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covariate value and an outcome</w:t>
      </w:r>
      <w:r>
        <w:t xml:space="preserve"> </w:t>
      </w:r>
      <w:r>
        <w:t xml:space="preserve">drawn from the same population as the observations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57">
        <w:r>
          <w:rPr>
            <w:rStyle w:val="Hyperlink"/>
          </w:rPr>
          <w:t xml:space="preserve">statistically independent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The subscript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marks a quantity of the new observation,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</w:t>
      </w:r>
      <w:r>
        <w:t xml:space="preserve"> </w:t>
      </w:r>
      <w:r>
        <w:t xml:space="preserve">and distinguishes it from the indexed observations</w:t>
      </w:r>
      <w:r>
        <w:t xml:space="preserve"> </w:t>
      </w:r>
      <w:r>
        <w:t xml:space="preserve">$(\mathord{\smash[b]{\underset{\raise.3ex\hbox{$\scriptstyle\sim$}}{x}}\vphantom{x}}_{i}, y_{i})$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It is the</w:t>
      </w:r>
      <w:r>
        <w:t xml:space="preserve"> </w:t>
      </w:r>
      <w:hyperlink r:id="rId58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of the pds notes,</w:t>
      </w:r>
      <w:r>
        <w:t xml:space="preserve"> </w:t>
      </w:r>
      <w:r>
        <w:t xml:space="preserve">where the data used to choose the</w:t>
      </w:r>
      <w:r>
        <w:t xml:space="preserve"> </w:t>
      </w:r>
      <w:hyperlink r:id="rId39">
        <w:r>
          <w:rPr>
            <w:rStyle w:val="Hyperlink"/>
          </w:rPr>
          <w:t xml:space="preserve">prediction function</w:t>
        </w:r>
      </w:hyperlink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to which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is applied.</w:t>
      </w:r>
    </w:p>
    <w:bookmarkEnd w:id="59"/>
    <w:bookmarkStart w:id="60" w:name="exm-new-observation"/>
    <w:p>
      <w:pPr>
        <w:pStyle w:val="BodyText"/>
      </w:pPr>
      <w:r>
        <w:rPr>
          <w:b/>
          <w:bCs/>
        </w:rPr>
        <w:t xml:space="preserve">Example 13 (A new observation for the first five cars)</w:t>
      </w:r>
      <w:r>
        <w:t xml:space="preserve"> </w:t>
      </w:r>
      <w:r>
        <w:t xml:space="preserve">Take the first five cars of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with the gross horsepower</w:t>
      </w:r>
      <w:r>
        <w:t xml:space="preserve"> </w:t>
      </w:r>
      <w:r>
        <w:rPr>
          <w:rStyle w:val="VerbatimChar"/>
        </w:rPr>
        <w:t xml:space="preserve">hp</w:t>
      </w:r>
      <w:r>
        <w:t xml:space="preserve"> </w:t>
      </w:r>
      <w:r>
        <w:t xml:space="preserve">and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 </w:t>
      </w:r>
      <w:r>
        <w:t xml:space="preserve">as the covariate values and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the outcome,</w:t>
      </w:r>
      <w:r>
        <w:t xml:space="preserve"> </w:t>
      </w:r>
      <w:r>
        <w:t xml:space="preserve">as in</w:t>
      </w:r>
      <w:r>
        <w:t xml:space="preserve"> </w:t>
      </w:r>
      <w:hyperlink w:anchor="exm-input-matrix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Treat the sixth car as a new observation:</w:t>
      </w:r>
      <w:r>
        <w:t xml:space="preserve"> </w:t>
      </w:r>
      <w:r>
        <w:t xml:space="preserve">a car from the same population that was not used to form the training set.</w:t>
      </w:r>
    </w:p>
    <w:p>
      <w:pPr>
        <w:pStyle w:val="SourceCode"/>
      </w:pPr>
      <w:r>
        <w:rPr>
          <w:rStyle w:val="CommentTok"/>
        </w:rPr>
        <w:t xml:space="preserve"># the sixth car is not among the five training cars</w:t>
      </w:r>
      <w:r>
        <w:br/>
      </w:r>
      <w:r>
        <w:rPr>
          <w:rStyle w:val="NormalTok"/>
        </w:rPr>
        <w:t xml:space="preserve">new_car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(hp, wt, mpg)</w:t>
      </w:r>
      <w:r>
        <w:br/>
      </w:r>
      <w:r>
        <w:rPr>
          <w:rStyle w:val="NormalTok"/>
        </w:rPr>
        <w:t xml:space="preserve">new_car</w:t>
      </w:r>
      <w:r>
        <w:br/>
      </w:r>
      <w:r>
        <w:rPr>
          <w:rStyle w:val="CommentTok"/>
        </w:rPr>
        <w:t xml:space="preserve">#&gt; # A tibble: 1 × 3</w:t>
      </w:r>
      <w:r>
        <w:br/>
      </w:r>
      <w:r>
        <w:rPr>
          <w:rStyle w:val="CommentTok"/>
        </w:rPr>
        <w:t xml:space="preserve">#&gt;      hp    wt   mpg</w:t>
      </w:r>
      <w:r>
        <w:br/>
      </w:r>
      <w:r>
        <w:rPr>
          <w:rStyle w:val="CommentTok"/>
        </w:rPr>
        <w:t xml:space="preserve">#&gt;   &lt;dbl&gt; &lt;dbl&gt; &lt;dbl&gt;</w:t>
      </w:r>
      <w:r>
        <w:br/>
      </w:r>
      <w:r>
        <w:rPr>
          <w:rStyle w:val="CommentTok"/>
        </w:rPr>
        <w:t xml:space="preserve">#&gt; 1   105  3.46  18.1</w:t>
      </w:r>
    </w:p>
    <w:p>
      <w:pPr>
        <w:pStyle w:val="FirstParagraph"/>
      </w:pPr>
      <w:r>
        <w:t xml:space="preserve">Its covariate value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105</m:t>
        </m:r>
        <m:r>
          <m:rPr>
            <m:sty m:val="p"/>
          </m:rPr>
          <m:t>,</m:t>
        </m:r>
        <m:r>
          <m:t>3.46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outcome is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18.1</m:t>
        </m:r>
      </m:oMath>
      <w:r>
        <w:t xml:space="preserve">.</w:t>
      </w:r>
    </w:p>
    <w:bookmarkEnd w:id="60"/>
    <w:bookmarkStart w:id="62" w:name="def-predictive-model"/>
    <w:p>
      <w:pPr>
        <w:pStyle w:val="BodyText"/>
      </w:pPr>
      <w:r>
        <w:rPr>
          <w:b/>
          <w:bCs/>
        </w:rPr>
        <w:t xml:space="preserve">Definition 18 (Predictive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predictive model</w:t>
      </w:r>
      <w:r>
        <w:t xml:space="preserve"> </w:t>
      </w:r>
      <w:r>
        <w:t xml:space="preserve">is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or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whose purpose is to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the outcomes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Its quality is judged by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new observations,</w:t>
      </w:r>
      <w:r>
        <w:t xml:space="preserve"> </w:t>
      </w:r>
      <w:r>
        <w:t xml:space="preserve">not by whether its form describes how the outcome arises.</w:t>
      </w:r>
    </w:p>
    <w:bookmarkEnd w:id="62"/>
    <w:bookmarkStart w:id="64" w:name="exm-predictive-model"/>
    <w:p>
      <w:pPr>
        <w:pStyle w:val="BodyText"/>
      </w:pPr>
      <w:r>
        <w:rPr>
          <w:b/>
          <w:bCs/>
        </w:rPr>
        <w:t xml:space="preserve">Example 14 (Polynomials as predictive models)</w:t>
      </w:r>
      <w:r>
        <w:t xml:space="preserve"> </w:t>
      </w:r>
      <w:r>
        <w:t xml:space="preserve">The polynomials of</w:t>
      </w:r>
      <w:r>
        <w:t xml:space="preserve"> </w:t>
      </w:r>
      <w:hyperlink w:anchor="exm-prediction-function-family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are a</w:t>
      </w:r>
      <w:r>
        <w:t xml:space="preserve"> </w:t>
      </w:r>
      <w:hyperlink w:anchor="def-predictive-model">
        <w:r>
          <w:rPr>
            <w:rStyle w:val="Hyperlink"/>
          </w:rPr>
          <w:t xml:space="preserve">predictive model</w:t>
        </w:r>
      </w:hyperlink>
      <w:r>
        <w:t xml:space="preserve"> </w:t>
      </w:r>
      <w:r>
        <w:t xml:space="preserve">when we choose among them by their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  <w:r>
        <w:t xml:space="preserve">They are not a</w:t>
      </w:r>
      <w:r>
        <w:t xml:space="preserve"> </w:t>
      </w:r>
      <w:hyperlink r:id="rId63">
        <w:r>
          <w:rPr>
            <w:rStyle w:val="Hyperlink"/>
          </w:rPr>
          <w:t xml:space="preserve">scientific model</w:t>
        </w:r>
      </w:hyperlink>
      <w:r>
        <w:t xml:space="preserve"> </w:t>
      </w:r>
      <w:r>
        <w:t xml:space="preserve">of the outcome:</w:t>
      </w:r>
      <w:r>
        <w:t xml:space="preserve"> </w:t>
      </w:r>
      <w:r>
        <w:t xml:space="preserve">a polynomial of high degree can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well without describing any physical condition or change.</w:t>
      </w:r>
    </w:p>
    <w:bookmarkEnd w:id="64"/>
    <w:bookmarkStart w:id="68" w:name="def-noise"/>
    <w:p>
      <w:pPr>
        <w:pStyle w:val="BodyText"/>
      </w:pPr>
      <w:r>
        <w:rPr>
          <w:b/>
          <w:bCs/>
        </w:rPr>
        <w:t xml:space="preserve">Definition 19 (Noise)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of the observation</w:t>
      </w:r>
      <w:r>
        <w:t xml:space="preserve"> </w:t>
      </w:r>
      <w:r>
        <w:t xml:space="preserve">is the</w:t>
      </w:r>
      <w:r>
        <w:t xml:space="preserve"> </w:t>
      </w:r>
      <w:hyperlink r:id="rId66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of the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from the value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evaluated at</w:t>
      </w:r>
      <w:r>
        <w:t xml:space="preserve"> </w:t>
      </w:r>
      <m:oMath>
        <m:r>
          <m:t>Y</m:t>
        </m:r>
      </m:oMath>
      <w:r>
        <w:t xml:space="preserve">’s own covariate,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w:bookmarkStart w:id="67" w:name="eq-noise"/>
      <m:oMathPara>
        <m:oMathParaPr>
          <m:jc m:val="center"/>
        </m:oMathParaPr>
        <m:oMath>
          <m:r>
            <m:t>ε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67"/>
    </w:p>
    <w:bookmarkEnd w:id="68"/>
    <w:bookmarkStart w:id="69" w:name="exm-noise"/>
    <w:p>
      <w:pPr>
        <w:pStyle w:val="FirstParagraph"/>
      </w:pPr>
      <w:r>
        <w:rPr>
          <w:b/>
          <w:bCs/>
        </w:rPr>
        <w:t xml:space="preserve">Example 15 (The noise of one observation)</w:t>
      </w:r>
      <w:r>
        <w:t xml:space="preserve"> </w:t>
      </w:r>
      <w:r>
        <w:t xml:space="preserve">Suppose an observation has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5.3</m:t>
        </m:r>
      </m:oMath>
      <w:r>
        <w:t xml:space="preserve">,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5.3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If its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4.6</m:t>
        </m:r>
      </m:oMath>
      <w:r>
        <w:t xml:space="preserve">, its noise is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4.6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0.4</m:t>
        </m:r>
      </m:oMath>
      <w:r>
        <w:t xml:space="preserve">.</w:t>
      </w:r>
      <w:r>
        <w:t xml:space="preserve"> </w:t>
      </w:r>
      <w:r>
        <w:t xml:space="preserve">The observation may belong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or 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</w:t>
      </w:r>
      <w:r>
        <w:t xml:space="preserve"> </w:t>
      </w:r>
      <w:r>
        <w:t xml:space="preserve">the definition does not distinguish them.</w:t>
      </w:r>
    </w:p>
    <w:bookmarkEnd w:id="69"/>
    <w:bookmarkStart w:id="72" w:name="thm-noise-mean-zero"/>
    <w:p>
      <w:pPr>
        <w:pStyle w:val="BodyText"/>
      </w:pPr>
      <w:r>
        <w:rPr>
          <w:b/>
          <w:bCs/>
        </w:rPr>
        <w:t xml:space="preserve">Theorem 1 (The noise has population mean zero)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w:bookmarkStart w:id="71" w:name="eq-noise-mean-zero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71"/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Take every expectation to be</w:t>
      </w:r>
      <w:r>
        <w:t xml:space="preserve"> </w:t>
      </w:r>
      <w:hyperlink r:id="rId73">
        <w:r>
          <w:rPr>
            <w:rStyle w:val="Hyperlink"/>
          </w:rPr>
          <w:t xml:space="preserve">conditional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a constant is its own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5" w:name="exm-noise-mean-zero"/>
    <w:p>
      <w:pPr>
        <w:pStyle w:val="FirstParagraph"/>
      </w:pPr>
      <w:r>
        <w:rPr>
          <w:b/>
          <w:bCs/>
        </w:rPr>
        <w:t xml:space="preserve">Example 16 (A new outcome that is 4 or 6 with equal probability)</w:t>
      </w:r>
      <w:r>
        <w:t xml:space="preserve"> </w:t>
      </w:r>
      <w:r>
        <w:t xml:space="preserve">Suppose a new outcome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6</m:t>
        </m:r>
      </m:oMath>
      <w:r>
        <w:t xml:space="preserve">, each with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so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, 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The population mean of the noise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</w:p>
    <w:bookmarkEnd w:id="75"/>
    <w:bookmarkStart w:id="78" w:name="def-observation-loss"/>
    <w:p>
      <w:pPr>
        <w:pStyle w:val="BodyText"/>
      </w:pPr>
      <w:r>
        <w:rPr>
          <w:b/>
          <w:bCs/>
        </w:rPr>
        <w:t xml:space="preserve">Definition 20 (Loss of a fitted model on an observation)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loss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an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 cost, under a</w:t>
      </w:r>
      <w:r>
        <w:t xml:space="preserve"> </w:t>
      </w:r>
      <w:hyperlink r:id="rId76">
        <w:r>
          <w:rPr>
            <w:rStyle w:val="Hyperlink"/>
          </w:rPr>
          <w:t xml:space="preserve">loss function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of its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outcome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w:bookmarkStart w:id="77" w:name="eq-observation-loss"/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i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L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The subscript names the observation, a member of a family of losses,</w:t>
      </w:r>
      <w:r>
        <w:t xml:space="preserve"> </w:t>
      </w:r>
      <w:r>
        <w:t xml:space="preserve">and the parentheses hold the fitted model the loss is evaluated at.</w:t>
      </w:r>
      <w:r>
        <w:t xml:space="preserve"> </w:t>
      </w:r>
      <w:r>
        <w:t xml:space="preserve">The index</w:t>
      </w:r>
      <w:r>
        <w:t xml:space="preserve"> </w:t>
      </w:r>
      <m:oMath>
        <m:r>
          <m:rPr>
            <m:sty m:val="p"/>
          </m:rPr>
          <m:t>*</m:t>
        </m:r>
      </m:oMath>
      <w:r>
        <w:t xml:space="preserve"> </w:t>
      </w:r>
      <w:r>
        <w:t xml:space="preserve">names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rPr>
                        <m:sty m:val="p"/>
                      </m:rPr>
                      <m:t>*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clear from context, we write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.</w:t>
      </w:r>
    </w:p>
    <w:bookmarkEnd w:id="78"/>
    <w:bookmarkStart w:id="79" w:name="rem-squared-error-loss"/>
    <w:p>
      <w:pPr>
        <w:pStyle w:val="BodyText"/>
      </w:pPr>
      <w:r>
        <w:rPr>
          <w:i/>
          <w:iCs/>
        </w:rPr>
        <w:t xml:space="preserve">Remark 4</w:t>
      </w:r>
      <w:r>
        <w:t xml:space="preserve"> (Squared-error loss). </w:t>
      </w:r>
      <w:r>
        <w:t xml:space="preserve">Each error defined below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The examples, exercises and the bias-variance decomposition use</w:t>
      </w:r>
      <w:r>
        <w:t xml:space="preserve"> </w:t>
      </w:r>
      <w:r>
        <w:rPr>
          <w:i/>
          <w:iCs/>
        </w:rPr>
        <w:t xml:space="preserve">squared-error loss</w:t>
      </w:r>
      <w:r>
        <w:t xml:space="preserve">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y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unless they say otherwise.</w:t>
      </w:r>
      <w:r>
        <w:t xml:space="preserve"> </w:t>
      </w:r>
      <w:r>
        <w:t xml:space="preserve">Then the loss on an observation is the square of its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each average loss below is a sample mean squared error.</w:t>
      </w:r>
    </w:p>
    <w:bookmarkEnd w:id="79"/>
    <w:bookmarkStart w:id="81" w:name="def-generalization-error"/>
    <w:p>
      <w:pPr>
        <w:pStyle w:val="BodyText"/>
      </w:pPr>
      <w:r>
        <w:rPr>
          <w:b/>
          <w:bCs/>
        </w:rPr>
        <w:t xml:space="preserve">Definition 21 (Generalization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held fixed:</w:t>
      </w:r>
    </w:p>
    <w:p>
      <w:pPr>
        <w:pStyle w:val="BodyText"/>
      </w:pPr>
      <w:bookmarkStart w:id="80" w:name="eq-generalization-error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81"/>
    <w:bookmarkStart w:id="82" w:name="rem-source-generalization-error"/>
    <w:p>
      <w:pPr>
        <w:pStyle w:val="BodyText"/>
      </w:pPr>
      <w:r>
        <w:rPr>
          <w:i/>
          <w:iCs/>
        </w:rPr>
        <w:t xml:space="preserve">Remark 5</w:t>
      </w:r>
      <w:r>
        <w:t xml:space="preserve"> (Source: Generalization error). </w:t>
      </w:r>
      <w:r>
        <w:t xml:space="preserve">The risk form follows Brian Hutchinson’s Fall 2025 lecture notes;</w:t>
      </w:r>
      <w:r>
        <w:t xml:space="preserve"> </w:t>
      </w:r>
      <w:r>
        <w:t xml:space="preserve">the conditional form, with the training set held fixed,</w:t>
      </w:r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7.2]</w:t>
      </w:r>
      <w:r>
        <w:t xml:space="preserve">.</w:t>
      </w:r>
    </w:p>
    <w:bookmarkEnd w:id="82"/>
    <w:bookmarkStart w:id="84" w:name="def-held-out-set"/>
    <w:p>
      <w:pPr>
        <w:pStyle w:val="BodyText"/>
      </w:pPr>
      <w:r>
        <w:rPr>
          <w:b/>
          <w:bCs/>
        </w:rPr>
        <w:t xml:space="preserve">Definition 22 (Held-out set (hold-out set))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held-out set</w:t>
      </w:r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a list 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further observations,</w:t>
      </w:r>
      <w:r>
        <w:t xml:space="preserve"> </w:t>
      </w:r>
      <w:r>
        <w:t xml:space="preserve">none of them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that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w:r>
        <w:t xml:space="preserve">does not use</w:t>
      </w:r>
      <w:r>
        <w:t xml:space="preserve"> </w:t>
      </w:r>
      <w:r>
        <w:t xml:space="preserve">and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scored:</w:t>
      </w:r>
    </w:p>
    <w:p>
      <w:pPr>
        <w:pStyle w:val="BodyText"/>
      </w:pPr>
      <w:bookmarkStart w:id="83" w:name="eq-held-ou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m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83"/>
    </w:p>
    <w:bookmarkEnd w:id="84"/>
    <w:bookmarkStart w:id="85" w:name="rem-source-held-out-set"/>
    <w:p>
      <w:pPr>
        <w:pStyle w:val="FirstParagraph"/>
      </w:pPr>
      <w:r>
        <w:rPr>
          <w:i/>
          <w:iCs/>
        </w:rPr>
        <w:t xml:space="preserve">Remark 6</w:t>
      </w:r>
      <w:r>
        <w:t xml:space="preserve"> (Source: Held-out set (hold-out set)).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hold-out set</w:t>
      </w:r>
      <w:r>
        <w:t xml:space="preserve"> </w:t>
      </w:r>
      <w:r>
        <w:t xml:space="preserve">[6, Sec. 5.1.1]</w:t>
      </w:r>
      <w:r>
        <w:t xml:space="preserve">.</w:t>
      </w:r>
    </w:p>
    <w:bookmarkEnd w:id="85"/>
    <w:bookmarkStart w:id="88" w:name="def-prediction-rmse"/>
    <w:p>
      <w:pPr>
        <w:pStyle w:val="BodyText"/>
      </w:pPr>
      <w:r>
        <w:rPr>
          <w:b/>
          <w:bCs/>
        </w:rPr>
        <w:t xml:space="preserve">Definition 23 (Root 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root mean squared error (sRMSE)</w:t>
      </w:r>
      <w:r>
        <w:t xml:space="preserve"> </w:t>
      </w:r>
      <w:r>
        <w:t xml:space="preserve">of predictions,</w:t>
      </w:r>
      <w:r>
        <w:t xml:space="preserve"> </w:t>
      </w:r>
      <w:r>
        <w:t xml:space="preserve">also called their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square root of their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:</w:t>
      </w:r>
    </w:p>
    <w:p>
      <w:pPr>
        <w:pStyle w:val="BodyText"/>
      </w:pPr>
      <w:bookmarkStart w:id="87" w:name="eq-prediction-rmse"/>
      <m:oMathPara>
        <m:oMathParaPr>
          <m:jc m:val="center"/>
        </m:oMathParaPr>
        <m:oMath>
          <m:r>
            <m:rPr>
              <m:sty m:val="p"/>
            </m:rPr>
            <m:t>sRMSE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sMSE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rad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92" w:name="def-empirical-risk"/>
    <w:p>
      <w:pPr>
        <w:pStyle w:val="FirstParagraph"/>
      </w:pPr>
      <w:r>
        <w:rPr>
          <w:b/>
          <w:bCs/>
        </w:rPr>
        <w:t xml:space="preserve">Definition 24 (Empirical risk)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risk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a set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on those observations,</w:t>
      </w:r>
      <w:r>
        <w:t xml:space="preserve"> </w:t>
      </w:r>
      <w:r>
        <w:t xml:space="preserve">the counterpart computed from data of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,</w:t>
      </w:r>
      <w:r>
        <w:t xml:space="preserve"> </w:t>
      </w:r>
      <w:r>
        <w:t xml:space="preserve">which is the expected loss:</w:t>
      </w:r>
    </w:p>
    <w:p>
      <w:pPr>
        <w:pStyle w:val="BodyText"/>
      </w:pPr>
      <w:bookmarkStart w:id="91" w:name="eq-empirical-risk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R</m:t>
              </m:r>
            </m:e>
          </m:acc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91"/>
    </w:p>
    <w:p>
      <w:pPr>
        <w:pStyle w:val="FirstParagraph"/>
      </w:pPr>
      <w:r>
        <w:t xml:space="preserve">A subscript names the set the empirical risk is evaluated on,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92"/>
    <w:bookmarkStart w:id="94" w:name="exm-empirical-risk"/>
    <w:p>
      <w:pPr>
        <w:pStyle w:val="BodyText"/>
      </w:pPr>
      <w:r>
        <w:rPr>
          <w:b/>
          <w:bCs/>
        </w:rPr>
        <w:t xml:space="preserve">Example 17 (Empirical risk of a birth-weight model under squared error)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in grams of babies born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We fit a</w:t>
      </w:r>
      <w:r>
        <w:t xml:space="preserve"> </w:t>
      </w:r>
      <w:hyperlink r:id="rId93">
        <w:r>
          <w:rPr>
            <w:rStyle w:val="Hyperlink"/>
          </w:rPr>
          <w:t xml:space="preserve">linear regression</w:t>
        </w:r>
      </w:hyperlink>
      <w:r>
        <w:t xml:space="preserve"> </w:t>
      </w:r>
      <w:r>
        <w:t xml:space="preserve">of birth weight on the mother’s weight at her last menstrual period and her smoking status.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is the squared error, so the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is the mean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</w:t>
      </w:r>
      <w:r>
        <w:br/>
      </w:r>
      <w:r>
        <w:br/>
      </w:r>
      <w:r>
        <w:rPr>
          <w:rStyle w:val="NormalTok"/>
        </w:rPr>
        <w:t xml:space="preserve">empirical_risk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(fit_bwt,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empirical_risks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is_held_out, 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held_out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empirical_risk</w:t>
      </w:r>
      <w:r>
        <w:rPr>
          <w:rStyle w:val="NormalTok"/>
        </w:rPr>
        <w:t xml:space="preserve">(birthwt[is_held_out, 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empirical_risks</w:t>
      </w:r>
      <w:r>
        <w:br/>
      </w:r>
      <w:r>
        <w:rPr>
          <w:rStyle w:val="CommentTok"/>
        </w:rPr>
        <w:t xml:space="preserve">#&gt; training held_out </w:t>
      </w:r>
      <w:r>
        <w:br/>
      </w:r>
      <w:r>
        <w:rPr>
          <w:rStyle w:val="CommentTok"/>
        </w:rPr>
        <w:t xml:space="preserve">#&gt;   488365   503649</w:t>
      </w:r>
    </w:p>
    <w:p>
      <w:pPr>
        <w:pStyle w:val="Heading4"/>
      </w:pPr>
      <w:r>
        <w:t xml:space="preserve">Python</w:t>
      </w:r>
    </w:p>
    <w:p>
      <w:pPr>
        <w:pStyle w:val="SourceCode"/>
      </w:pPr>
      <w:del w:id="3" w:author="PR Preview" w:date="2026-01-01T00:00:00Z">
        <w:r>
          <w:rPr>
            <w:rStyle w:val="ImportTok"/>
          </w:rPr>
          <w:delText xml:space="preserve">import</w:delText>
        </w:r>
      </w:del>
      <w:del w:id="4" w:author="PR Preview" w:date="2026-01-01T00:00:00Z">
        <w:r>
          <w:rPr>
            <w:rStyle w:val="NormalTok"/>
          </w:rPr>
          <w:delText xml:space="preserve"> numpy </w:delText>
        </w:r>
      </w:del>
      <w:del w:id="5" w:author="PR Preview" w:date="2026-01-01T00:00:00Z">
        <w:r>
          <w:rPr>
            <w:rStyle w:val="ImportTok"/>
          </w:rPr>
          <w:delText xml:space="preserve">as</w:delText>
        </w:r>
      </w:del>
      <w:del w:id="6" w:author="PR Preview" w:date="2026-01-01T00:00:00Z">
        <w:r>
          <w:rPr>
            <w:rStyle w:val="NormalTok"/>
          </w:rPr>
          <w:delText xml:space="preserve"> np</w:delText>
        </w:r>
      </w:del>
      <w:del w:id="7" w:author="PR Preview" w:date="2026-01-01T00:00:00Z">
        <w:r>
          <w:br/>
        </w:r>
      </w:del>
      <w:del w:id="8" w:author="PR Preview" w:date="2026-01-01T00:00:00Z">
        <w:r>
          <w:rPr>
            <w:rStyle w:val="ImportTok"/>
          </w:rPr>
          <w:delText xml:space="preserve">import</w:delText>
        </w:r>
      </w:del>
      <w:del w:id="9" w:author="PR Preview" w:date="2026-01-01T00:00:00Z">
        <w:r>
          <w:rPr>
            <w:rStyle w:val="NormalTok"/>
          </w:rPr>
          <w:delText xml:space="preserve"> pandas </w:delText>
        </w:r>
      </w:del>
      <w:del w:id="10" w:author="PR Preview" w:date="2026-01-01T00:00:00Z">
        <w:r>
          <w:rPr>
            <w:rStyle w:val="ImportTok"/>
          </w:rPr>
          <w:delText xml:space="preserve">as</w:delText>
        </w:r>
      </w:del>
      <w:del w:id="11" w:author="PR Preview" w:date="2026-01-01T00:00:00Z">
        <w:r>
          <w:rPr>
            <w:rStyle w:val="NormalTok"/>
          </w:rPr>
          <w:delText xml:space="preserve"> pd</w:delText>
        </w:r>
      </w:del>
      <w:del w:id="12" w:author="PR Preview" w:date="2026-01-01T00:00:00Z">
        <w:r>
          <w:br/>
        </w:r>
      </w:del>
      <w:del w:id="13" w:author="PR Preview" w:date="2026-01-01T00:00:00Z">
        <w:r>
          <w:rPr>
            <w:rStyle w:val="ImportTok"/>
          </w:rPr>
          <w:delText xml:space="preserve">import</w:delText>
        </w:r>
      </w:del>
      <w:del w:id="14" w:author="PR Preview" w:date="2026-01-01T00:00:00Z">
        <w:r>
          <w:rPr>
            <w:rStyle w:val="NormalTok"/>
          </w:rPr>
          <w:delText xml:space="preserve"> statsmodels.formula.api </w:delText>
        </w:r>
      </w:del>
      <w:del w:id="15" w:author="PR Preview" w:date="2026-01-01T00:00:00Z">
        <w:r>
          <w:rPr>
            <w:rStyle w:val="ImportTok"/>
          </w:rPr>
          <w:delText xml:space="preserve">as</w:delText>
        </w:r>
      </w:del>
      <w:del w:id="16" w:author="PR Preview" w:date="2026-01-01T00:00:00Z">
        <w:r>
          <w:rPr>
            <w:rStyle w:val="NormalTok"/>
          </w:rPr>
          <w:delText xml:space="preserve"> smf</w:delText>
        </w:r>
      </w:del>
      <w:del w:id="17" w:author="PR Preview" w:date="2026-01-01T00:00:00Z">
        <w:r>
          <w:br/>
        </w:r>
      </w:del>
      <w:del w:id="18" w:author="PR Preview" w:date="2026-01-01T00:00:00Z">
        <w:r>
          <w:br/>
        </w:r>
      </w:del>
      <w:del w:id="19" w:author="PR Preview" w:date="2026-01-01T00:00:00Z">
        <w:r>
          <w:rPr>
            <w:rStyle w:val="NormalTok"/>
          </w:rPr>
          <w:delText xml:space="preserve">birthwt </w:delText>
        </w:r>
      </w:del>
      <w:del w:id="20" w:author="PR Preview" w:date="2026-01-01T00:00:00Z">
        <w:r>
          <w:rPr>
            <w:rStyle w:val="OperatorTok"/>
          </w:rPr>
          <w:delText xml:space="preserve">=</w:delText>
        </w:r>
      </w:del>
      <w:del w:id="21" w:author="PR Preview" w:date="2026-01-01T00:00:00Z">
        <w:r>
          <w:rPr>
            <w:rStyle w:val="NormalTok"/>
          </w:rPr>
          <w:delText xml:space="preserve"> pd.read_csv(</w:delText>
        </w:r>
      </w:del>
      <w:del w:id="22" w:author="PR Preview" w:date="2026-01-01T00:00:00Z">
        <w:r>
          <w:rPr>
            <w:rStyle w:val="StringTok"/>
          </w:rPr>
          <w:delText xml:space="preserve">"data/birthwt.csv"</w:delText>
        </w:r>
      </w:del>
      <w:del w:id="23" w:author="PR Preview" w:date="2026-01-01T00:00:00Z">
        <w:r>
          <w:rPr>
            <w:rStyle w:val="NormalTok"/>
          </w:rPr>
          <w:delText xml:space="preserve">)</w:delText>
        </w:r>
      </w:del>
      <w:del w:id="24" w:author="PR Preview" w:date="2026-01-01T00:00:00Z">
        <w:r>
          <w:br/>
        </w:r>
      </w:del>
      <w:del w:id="25" w:author="PR Preview" w:date="2026-01-01T00:00:00Z">
        <w:r>
          <w:rPr>
            <w:rStyle w:val="NormalTok"/>
          </w:rPr>
          <w:delText xml:space="preserve">is_held_out </w:delText>
        </w:r>
      </w:del>
      <w:del w:id="26" w:author="PR Preview" w:date="2026-01-01T00:00:00Z">
        <w:r>
          <w:rPr>
            <w:rStyle w:val="OperatorTok"/>
          </w:rPr>
          <w:delText xml:space="preserve">=</w:delText>
        </w:r>
      </w:del>
      <w:del w:id="27" w:author="PR Preview" w:date="2026-01-01T00:00:00Z">
        <w:r>
          <w:rPr>
            <w:rStyle w:val="NormalTok"/>
          </w:rPr>
          <w:delText xml:space="preserve"> (np.arange(</w:delText>
        </w:r>
      </w:del>
      <w:del w:id="28" w:author="PR Preview" w:date="2026-01-01T00:00:00Z">
        <w:r>
          <w:rPr>
            <w:rStyle w:val="DecValTok"/>
          </w:rPr>
          <w:delText xml:space="preserve">1</w:delText>
        </w:r>
      </w:del>
      <w:del w:id="29" w:author="PR Preview" w:date="2026-01-01T00:00:00Z">
        <w:r>
          <w:rPr>
            <w:rStyle w:val="NormalTok"/>
          </w:rPr>
          <w:delText xml:space="preserve">, </w:delText>
        </w:r>
      </w:del>
      <w:del w:id="30" w:author="PR Preview" w:date="2026-01-01T00:00:00Z">
        <w:r>
          <w:rPr>
            <w:rStyle w:val="BuiltInTok"/>
          </w:rPr>
          <w:delText xml:space="preserve">len</w:delText>
        </w:r>
      </w:del>
      <w:del w:id="31" w:author="PR Preview" w:date="2026-01-01T00:00:00Z">
        <w:r>
          <w:rPr>
            <w:rStyle w:val="NormalTok"/>
          </w:rPr>
          <w:delText xml:space="preserve">(birthwt) </w:delText>
        </w:r>
      </w:del>
      <w:del w:id="32" w:author="PR Preview" w:date="2026-01-01T00:00:00Z">
        <w:r>
          <w:rPr>
            <w:rStyle w:val="OperatorTok"/>
          </w:rPr>
          <w:delText xml:space="preserve">+</w:delText>
        </w:r>
      </w:del>
      <w:del w:id="33" w:author="PR Preview" w:date="2026-01-01T00:00:00Z">
        <w:r>
          <w:rPr>
            <w:rStyle w:val="NormalTok"/>
          </w:rPr>
          <w:delText xml:space="preserve"> </w:delText>
        </w:r>
      </w:del>
      <w:del w:id="34" w:author="PR Preview" w:date="2026-01-01T00:00:00Z">
        <w:r>
          <w:rPr>
            <w:rStyle w:val="DecValTok"/>
          </w:rPr>
          <w:delText xml:space="preserve">1</w:delText>
        </w:r>
      </w:del>
      <w:del w:id="35" w:author="PR Preview" w:date="2026-01-01T00:00:00Z">
        <w:r>
          <w:rPr>
            <w:rStyle w:val="NormalTok"/>
          </w:rPr>
          <w:delText xml:space="preserve">) </w:delText>
        </w:r>
      </w:del>
      <w:del w:id="36" w:author="PR Preview" w:date="2026-01-01T00:00:00Z">
        <w:r>
          <w:rPr>
            <w:rStyle w:val="OperatorTok"/>
          </w:rPr>
          <w:delText xml:space="preserve">%</w:delText>
        </w:r>
      </w:del>
      <w:del w:id="37" w:author="PR Preview" w:date="2026-01-01T00:00:00Z">
        <w:r>
          <w:rPr>
            <w:rStyle w:val="NormalTok"/>
          </w:rPr>
          <w:delText xml:space="preserve"> </w:delText>
        </w:r>
      </w:del>
      <w:del w:id="38" w:author="PR Preview" w:date="2026-01-01T00:00:00Z">
        <w:r>
          <w:rPr>
            <w:rStyle w:val="DecValTok"/>
          </w:rPr>
          <w:delText xml:space="preserve">3</w:delText>
        </w:r>
      </w:del>
      <w:del w:id="39" w:author="PR Preview" w:date="2026-01-01T00:00:00Z">
        <w:r>
          <w:rPr>
            <w:rStyle w:val="NormalTok"/>
          </w:rPr>
          <w:delText xml:space="preserve"> </w:delText>
        </w:r>
      </w:del>
      <w:del w:id="40" w:author="PR Preview" w:date="2026-01-01T00:00:00Z">
        <w:r>
          <w:rPr>
            <w:rStyle w:val="OperatorTok"/>
          </w:rPr>
          <w:delText xml:space="preserve">==</w:delText>
        </w:r>
      </w:del>
      <w:del w:id="41" w:author="PR Preview" w:date="2026-01-01T00:00:00Z">
        <w:r>
          <w:rPr>
            <w:rStyle w:val="NormalTok"/>
          </w:rPr>
          <w:delText xml:space="preserve"> </w:delText>
        </w:r>
      </w:del>
      <w:del w:id="42" w:author="PR Preview" w:date="2026-01-01T00:00:00Z">
        <w:r>
          <w:rPr>
            <w:rStyle w:val="DecValTok"/>
          </w:rPr>
          <w:delText xml:space="preserve">0</w:delText>
        </w:r>
      </w:del>
      <w:del w:id="43" w:author="PR Preview" w:date="2026-01-01T00:00:00Z">
        <w:r>
          <w:rPr>
            <w:rStyle w:val="NormalTok"/>
          </w:rPr>
          <w:delText xml:space="preserve">)</w:delText>
        </w:r>
      </w:del>
      <w:del w:id="44" w:author="PR Preview" w:date="2026-01-01T00:00:00Z">
        <w:r>
          <w:br/>
        </w:r>
      </w:del>
      <w:del w:id="45" w:author="PR Preview" w:date="2026-01-01T00:00:00Z">
        <w:r>
          <w:br/>
        </w:r>
      </w:del>
      <w:del w:id="46" w:author="PR Preview" w:date="2026-01-01T00:00:00Z">
        <w:r>
          <w:rPr>
            <w:rStyle w:val="NormalTok"/>
          </w:rPr>
          <w:delText xml:space="preserve">fit_bwt </w:delText>
        </w:r>
      </w:del>
      <w:del w:id="47" w:author="PR Preview" w:date="2026-01-01T00:00:00Z">
        <w:r>
          <w:rPr>
            <w:rStyle w:val="OperatorTok"/>
          </w:rPr>
          <w:delText xml:space="preserve">=</w:delText>
        </w:r>
      </w:del>
      <w:del w:id="48" w:author="PR Preview" w:date="2026-01-01T00:00:00Z">
        <w:r>
          <w:rPr>
            <w:rStyle w:val="NormalTok"/>
          </w:rPr>
          <w:delText xml:space="preserve"> smf.ols(</w:delText>
        </w:r>
      </w:del>
      <w:del w:id="49" w:author="PR Preview" w:date="2026-01-01T00:00:00Z">
        <w:r>
          <w:rPr>
            <w:rStyle w:val="StringTok"/>
          </w:rPr>
          <w:delText xml:space="preserve">"bwt ~ lwt + smoke"</w:delText>
        </w:r>
      </w:del>
      <w:del w:id="50" w:author="PR Preview" w:date="2026-01-01T00:00:00Z">
        <w:r>
          <w:rPr>
            <w:rStyle w:val="NormalTok"/>
          </w:rPr>
          <w:delText xml:space="preserve">, data</w:delText>
        </w:r>
      </w:del>
      <w:del w:id="51" w:author="PR Preview" w:date="2026-01-01T00:00:00Z">
        <w:r>
          <w:rPr>
            <w:rStyle w:val="OperatorTok"/>
          </w:rPr>
          <w:delText xml:space="preserve">=</w:delText>
        </w:r>
      </w:del>
      <w:del w:id="52" w:author="PR Preview" w:date="2026-01-01T00:00:00Z">
        <w:r>
          <w:rPr>
            <w:rStyle w:val="NormalTok"/>
          </w:rPr>
          <w:delText xml:space="preserve">birthwt[</w:delText>
        </w:r>
      </w:del>
      <w:del w:id="53" w:author="PR Preview" w:date="2026-01-01T00:00:00Z">
        <w:r>
          <w:rPr>
            <w:rStyle w:val="OperatorTok"/>
          </w:rPr>
          <w:delText xml:space="preserve">~</w:delText>
        </w:r>
      </w:del>
      <w:del w:id="54" w:author="PR Preview" w:date="2026-01-01T00:00:00Z">
        <w:r>
          <w:rPr>
            <w:rStyle w:val="NormalTok"/>
          </w:rPr>
          <w:delText xml:space="preserve">is_held_out]).fit()</w:delText>
        </w:r>
      </w:del>
      <w:del w:id="55" w:author="PR Preview" w:date="2026-01-01T00:00:00Z">
        <w:r>
          <w:br/>
        </w:r>
      </w:del>
      <w:del w:id="56" w:author="PR Preview" w:date="2026-01-01T00:00:00Z">
        <w:r>
          <w:br/>
        </w:r>
      </w:del>
      <w:del w:id="57" w:author="PR Preview" w:date="2026-01-01T00:00:00Z">
        <w:r>
          <w:br/>
        </w:r>
      </w:del>
      <w:del w:id="58" w:author="PR Preview" w:date="2026-01-01T00:00:00Z">
        <w:r>
          <w:rPr>
            <w:rStyle w:val="KeywordTok"/>
          </w:rPr>
          <w:delText xml:space="preserve">def</w:delText>
        </w:r>
      </w:del>
      <w:del w:id="59" w:author="PR Preview" w:date="2026-01-01T00:00:00Z">
        <w:r>
          <w:rPr>
            <w:rStyle w:val="NormalTok"/>
          </w:rPr>
          <w:delText xml:space="preserve"> empirical_risk(data):</w:delText>
        </w:r>
      </w:del>
      <w:del w:id="60" w:author="PR Preview" w:date="2026-01-01T00:00:00Z">
        <w:r>
          <w:br/>
        </w:r>
      </w:del>
      <w:del w:id="61" w:author="PR Preview" w:date="2026-01-01T00:00:00Z">
        <w:r>
          <w:rPr>
            <w:rStyle w:val="NormalTok"/>
          </w:rPr>
          <w:delText xml:space="preserve">    </w:delText>
        </w:r>
      </w:del>
      <w:del w:id="62" w:author="PR Preview" w:date="2026-01-01T00:00:00Z">
        <w:r>
          <w:rPr>
            <w:rStyle w:val="ControlFlowTok"/>
          </w:rPr>
          <w:delText xml:space="preserve">return</w:delText>
        </w:r>
      </w:del>
      <w:del w:id="63" w:author="PR Preview" w:date="2026-01-01T00:00:00Z">
        <w:r>
          <w:rPr>
            <w:rStyle w:val="NormalTok"/>
          </w:rPr>
          <w:delText xml:space="preserve"> ((data[</w:delText>
        </w:r>
      </w:del>
      <w:del w:id="64" w:author="PR Preview" w:date="2026-01-01T00:00:00Z">
        <w:r>
          <w:rPr>
            <w:rStyle w:val="StringTok"/>
          </w:rPr>
          <w:delText xml:space="preserve">"bwt"</w:delText>
        </w:r>
      </w:del>
      <w:del w:id="65" w:author="PR Preview" w:date="2026-01-01T00:00:00Z">
        <w:r>
          <w:rPr>
            <w:rStyle w:val="NormalTok"/>
          </w:rPr>
          <w:delText xml:space="preserve">] </w:delText>
        </w:r>
      </w:del>
      <w:del w:id="66" w:author="PR Preview" w:date="2026-01-01T00:00:00Z">
        <w:r>
          <w:rPr>
            <w:rStyle w:val="OperatorTok"/>
          </w:rPr>
          <w:delText xml:space="preserve">-</w:delText>
        </w:r>
      </w:del>
      <w:del w:id="67" w:author="PR Preview" w:date="2026-01-01T00:00:00Z">
        <w:r>
          <w:rPr>
            <w:rStyle w:val="NormalTok"/>
          </w:rPr>
          <w:delText xml:space="preserve"> fit_bwt.predict(data)) </w:delText>
        </w:r>
      </w:del>
      <w:del w:id="68" w:author="PR Preview" w:date="2026-01-01T00:00:00Z">
        <w:r>
          <w:rPr>
            <w:rStyle w:val="OperatorTok"/>
          </w:rPr>
          <w:delText xml:space="preserve">**</w:delText>
        </w:r>
      </w:del>
      <w:del w:id="69" w:author="PR Preview" w:date="2026-01-01T00:00:00Z">
        <w:r>
          <w:rPr>
            <w:rStyle w:val="NormalTok"/>
          </w:rPr>
          <w:delText xml:space="preserve"> </w:delText>
        </w:r>
      </w:del>
      <w:del w:id="70" w:author="PR Preview" w:date="2026-01-01T00:00:00Z">
        <w:r>
          <w:rPr>
            <w:rStyle w:val="DecValTok"/>
          </w:rPr>
          <w:delText xml:space="preserve">2</w:delText>
        </w:r>
      </w:del>
      <w:del w:id="71" w:author="PR Preview" w:date="2026-01-01T00:00:00Z">
        <w:r>
          <w:rPr>
            <w:rStyle w:val="NormalTok"/>
          </w:rPr>
          <w:delText xml:space="preserve">).mean()</w:delText>
        </w:r>
      </w:del>
      <w:del w:id="72" w:author="PR Preview" w:date="2026-01-01T00:00:00Z">
        <w:r>
          <w:br/>
        </w:r>
      </w:del>
      <w:del w:id="73" w:author="PR Preview" w:date="2026-01-01T00:00:00Z">
        <w:r>
          <w:br/>
        </w:r>
      </w:del>
      <w:del w:id="74" w:author="PR Preview" w:date="2026-01-01T00:00:00Z">
        <w:r>
          <w:br/>
        </w:r>
      </w:del>
      <w:del w:id="75" w:author="PR Preview" w:date="2026-01-01T00:00:00Z">
        <w:r>
          <w:rPr>
            <w:rStyle w:val="NormalTok"/>
          </w:rPr>
          <w:delText xml:space="preserve">empirical_risks </w:delText>
        </w:r>
      </w:del>
      <w:del w:id="76" w:author="PR Preview" w:date="2026-01-01T00:00:00Z">
        <w:r>
          <w:rPr>
            <w:rStyle w:val="OperatorTok"/>
          </w:rPr>
          <w:delText xml:space="preserve">=</w:delText>
        </w:r>
      </w:del>
      <w:del w:id="77" w:author="PR Preview" w:date="2026-01-01T00:00:00Z">
        <w:r>
          <w:rPr>
            <w:rStyle w:val="NormalTok"/>
          </w:rPr>
          <w:delText xml:space="preserve"> {</w:delText>
        </w:r>
      </w:del>
      <w:del w:id="78" w:author="PR Preview" w:date="2026-01-01T00:00:00Z">
        <w:r>
          <w:br/>
        </w:r>
      </w:del>
      <w:del w:id="79" w:author="PR Preview" w:date="2026-01-01T00:00:00Z">
        <w:r>
          <w:rPr>
            <w:rStyle w:val="NormalTok"/>
          </w:rPr>
          <w:delText xml:space="preserve">    </w:delText>
        </w:r>
      </w:del>
      <w:del w:id="80" w:author="PR Preview" w:date="2026-01-01T00:00:00Z">
        <w:r>
          <w:rPr>
            <w:rStyle w:val="StringTok"/>
          </w:rPr>
          <w:delText xml:space="preserve">"training"</w:delText>
        </w:r>
      </w:del>
      <w:del w:id="81" w:author="PR Preview" w:date="2026-01-01T00:00:00Z">
        <w:r>
          <w:rPr>
            <w:rStyle w:val="NormalTok"/>
          </w:rPr>
          <w:delText xml:space="preserve">: empirical_risk(birthwt[</w:delText>
        </w:r>
      </w:del>
      <w:del w:id="82" w:author="PR Preview" w:date="2026-01-01T00:00:00Z">
        <w:r>
          <w:rPr>
            <w:rStyle w:val="OperatorTok"/>
          </w:rPr>
          <w:delText xml:space="preserve">~</w:delText>
        </w:r>
      </w:del>
      <w:del w:id="83" w:author="PR Preview" w:date="2026-01-01T00:00:00Z">
        <w:r>
          <w:rPr>
            <w:rStyle w:val="NormalTok"/>
          </w:rPr>
          <w:delText xml:space="preserve">is_held_out]),</w:delText>
        </w:r>
      </w:del>
      <w:del w:id="84" w:author="PR Preview" w:date="2026-01-01T00:00:00Z">
        <w:r>
          <w:br/>
        </w:r>
      </w:del>
      <w:del w:id="85" w:author="PR Preview" w:date="2026-01-01T00:00:00Z">
        <w:r>
          <w:rPr>
            <w:rStyle w:val="NormalTok"/>
          </w:rPr>
          <w:delText xml:space="preserve">    </w:delText>
        </w:r>
      </w:del>
      <w:del w:id="86" w:author="PR Preview" w:date="2026-01-01T00:00:00Z">
        <w:r>
          <w:rPr>
            <w:rStyle w:val="StringTok"/>
          </w:rPr>
          <w:delText xml:space="preserve">"held_out"</w:delText>
        </w:r>
      </w:del>
      <w:del w:id="87" w:author="PR Preview" w:date="2026-01-01T00:00:00Z">
        <w:r>
          <w:rPr>
            <w:rStyle w:val="NormalTok"/>
          </w:rPr>
          <w:delText xml:space="preserve">: empirical_risk(birthwt[is_held_out]),</w:delText>
        </w:r>
      </w:del>
      <w:del w:id="88" w:author="PR Preview" w:date="2026-01-01T00:00:00Z">
        <w:r>
          <w:br/>
        </w:r>
      </w:del>
      <w:del w:id="89" w:author="PR Preview" w:date="2026-01-01T00:00:00Z">
        <w:r>
          <w:rPr>
            <w:rStyle w:val="NormalTok"/>
          </w:rPr>
          <w:delText xml:space="preserve">}</w:delText>
        </w:r>
      </w:del>
      <w:del w:id="90" w:author="PR Preview" w:date="2026-01-01T00:00:00Z">
        <w:r>
          <w:br/>
        </w:r>
      </w:del>
      <w:del w:id="91" w:author="PR Preview" w:date="2026-01-01T00:00:00Z">
        <w:r>
          <w:rPr>
            <w:rStyle w:val="NormalTok"/>
          </w:rPr>
          <w:delText xml:space="preserve">empirical_risks</w:delText>
        </w:r>
      </w:del>
      <w:del w:id="92" w:author="PR Preview" w:date="2026-01-01T00:00:00Z">
        <w:r>
          <w:br/>
        </w:r>
      </w:del>
      <w:del w:id="93" w:author="PR Preview" w:date="2026-01-01T00:00:00Z">
        <w:r>
          <w:rPr>
            <w:rStyle w:val="CommentTok"/>
          </w:rPr>
          <w:delText xml:space="preserve">#&gt; {'training': np.float64(488364.9956483022), 'held_out': np.float64(503648.75351911323)}</w:delText>
        </w:r>
      </w:del>
    </w:p>
    <w:p>
      <w:pPr>
        <w:pStyle w:val="SourceCode"/>
      </w:pPr>
      <w:ins w:id="94" w:author="PR Preview" w:date="2026-01-01T00:00:00Z">
        <w:r>
          <w:rPr>
            <w:rStyle w:val="ImportTok"/>
          </w:rPr>
          <w:t xml:space="preserve">import</w:t>
        </w:r>
      </w:ins>
      <w:ins w:id="95" w:author="PR Preview" w:date="2026-01-01T00:00:00Z">
        <w:r>
          <w:rPr>
            <w:rStyle w:val="NormalTok"/>
          </w:rPr>
          <w:t xml:space="preserve"> numpy </w:t>
        </w:r>
      </w:ins>
      <w:ins w:id="96" w:author="PR Preview" w:date="2026-01-01T00:00:00Z">
        <w:r>
          <w:rPr>
            <w:rStyle w:val="ImportTok"/>
          </w:rPr>
          <w:t xml:space="preserve">as</w:t>
        </w:r>
      </w:ins>
      <w:ins w:id="97" w:author="PR Preview" w:date="2026-01-01T00:00:00Z">
        <w:r>
          <w:rPr>
            <w:rStyle w:val="NormalTok"/>
          </w:rPr>
          <w:t xml:space="preserve"> np</w:t>
        </w:r>
      </w:ins>
      <w:ins w:id="98" w:author="PR Preview" w:date="2026-01-01T00:00:00Z">
        <w:r>
          <w:br/>
        </w:r>
      </w:ins>
      <w:ins w:id="99" w:author="PR Preview" w:date="2026-01-01T00:00:00Z">
        <w:r>
          <w:rPr>
            <w:rStyle w:val="ImportTok"/>
          </w:rPr>
          <w:t xml:space="preserve">import</w:t>
        </w:r>
      </w:ins>
      <w:ins w:id="100" w:author="PR Preview" w:date="2026-01-01T00:00:00Z">
        <w:r>
          <w:rPr>
            <w:rStyle w:val="NormalTok"/>
          </w:rPr>
          <w:t xml:space="preserve"> pandas </w:t>
        </w:r>
      </w:ins>
      <w:ins w:id="101" w:author="PR Preview" w:date="2026-01-01T00:00:00Z">
        <w:r>
          <w:rPr>
            <w:rStyle w:val="ImportTok"/>
          </w:rPr>
          <w:t xml:space="preserve">as</w:t>
        </w:r>
      </w:ins>
      <w:ins w:id="102" w:author="PR Preview" w:date="2026-01-01T00:00:00Z">
        <w:r>
          <w:rPr>
            <w:rStyle w:val="NormalTok"/>
          </w:rPr>
          <w:t xml:space="preserve"> pd</w:t>
        </w:r>
      </w:ins>
      <w:ins w:id="103" w:author="PR Preview" w:date="2026-01-01T00:00:00Z">
        <w:r>
          <w:br/>
        </w:r>
      </w:ins>
      <w:ins w:id="104" w:author="PR Preview" w:date="2026-01-01T00:00:00Z">
        <w:r>
          <w:rPr>
            <w:rStyle w:val="ImportTok"/>
          </w:rPr>
          <w:t xml:space="preserve">import</w:t>
        </w:r>
      </w:ins>
      <w:ins w:id="105" w:author="PR Preview" w:date="2026-01-01T00:00:00Z">
        <w:r>
          <w:rPr>
            <w:rStyle w:val="NormalTok"/>
          </w:rPr>
          <w:t xml:space="preserve"> statsmodels.formula.api </w:t>
        </w:r>
      </w:ins>
      <w:ins w:id="106" w:author="PR Preview" w:date="2026-01-01T00:00:00Z">
        <w:r>
          <w:rPr>
            <w:rStyle w:val="ImportTok"/>
          </w:rPr>
          <w:t xml:space="preserve">as</w:t>
        </w:r>
      </w:ins>
      <w:ins w:id="107" w:author="PR Preview" w:date="2026-01-01T00:00:00Z">
        <w:r>
          <w:rPr>
            <w:rStyle w:val="NormalTok"/>
          </w:rPr>
          <w:t xml:space="preserve"> smf</w:t>
        </w:r>
      </w:ins>
      <w:ins w:id="108" w:author="PR Preview" w:date="2026-01-01T00:00:00Z">
        <w:r>
          <w:br/>
        </w:r>
      </w:ins>
      <w:ins w:id="109" w:author="PR Preview" w:date="2026-01-01T00:00:00Z">
        <w:r>
          <w:br/>
        </w:r>
      </w:ins>
      <w:ins w:id="110" w:author="PR Preview" w:date="2026-01-01T00:00:00Z">
        <w:r>
          <w:rPr>
            <w:rStyle w:val="NormalTok"/>
          </w:rPr>
          <w:t xml:space="preserve">birthwt </w:t>
        </w:r>
      </w:ins>
      <w:ins w:id="111" w:author="PR Preview" w:date="2026-01-01T00:00:00Z">
        <w:r>
          <w:rPr>
            <w:rStyle w:val="OperatorTok"/>
          </w:rPr>
          <w:t xml:space="preserve">=</w:t>
        </w:r>
      </w:ins>
      <w:ins w:id="112" w:author="PR Preview" w:date="2026-01-01T00:00:00Z">
        <w:r>
          <w:rPr>
            <w:rStyle w:val="NormalTok"/>
          </w:rPr>
          <w:t xml:space="preserve"> pd.read_csv(</w:t>
        </w:r>
      </w:ins>
      <w:ins w:id="113" w:author="PR Preview" w:date="2026-01-01T00:00:00Z">
        <w:r>
          <w:rPr>
            <w:rStyle w:val="StringTok"/>
          </w:rPr>
          <w:t xml:space="preserve">"data/birthwt.csv"</w:t>
        </w:r>
      </w:ins>
      <w:ins w:id="114" w:author="PR Preview" w:date="2026-01-01T00:00:00Z">
        <w:r>
          <w:rPr>
            <w:rStyle w:val="NormalTok"/>
          </w:rPr>
          <w:t xml:space="preserve">)</w:t>
        </w:r>
      </w:ins>
      <w:ins w:id="115" w:author="PR Preview" w:date="2026-01-01T00:00:00Z">
        <w:r>
          <w:br/>
        </w:r>
      </w:ins>
      <w:ins w:id="116" w:author="PR Preview" w:date="2026-01-01T00:00:00Z">
        <w:r>
          <w:rPr>
            <w:rStyle w:val="NormalTok"/>
          </w:rPr>
          <w:t xml:space="preserve">is_held_out </w:t>
        </w:r>
      </w:ins>
      <w:ins w:id="117" w:author="PR Preview" w:date="2026-01-01T00:00:00Z">
        <w:r>
          <w:rPr>
            <w:rStyle w:val="OperatorTok"/>
          </w:rPr>
          <w:t xml:space="preserve">=</w:t>
        </w:r>
      </w:ins>
      <w:ins w:id="118" w:author="PR Preview" w:date="2026-01-01T00:00:00Z">
        <w:r>
          <w:rPr>
            <w:rStyle w:val="NormalTok"/>
          </w:rPr>
          <w:t xml:space="preserve"> (np.arange(</w:t>
        </w:r>
      </w:ins>
      <w:ins w:id="119" w:author="PR Preview" w:date="2026-01-01T00:00:00Z">
        <w:r>
          <w:rPr>
            <w:rStyle w:val="DecValTok"/>
          </w:rPr>
          <w:t xml:space="preserve">1</w:t>
        </w:r>
      </w:ins>
      <w:ins w:id="120" w:author="PR Preview" w:date="2026-01-01T00:00:00Z">
        <w:r>
          <w:rPr>
            <w:rStyle w:val="NormalTok"/>
          </w:rPr>
          <w:t xml:space="preserve">, </w:t>
        </w:r>
      </w:ins>
      <w:ins w:id="121" w:author="PR Preview" w:date="2026-01-01T00:00:00Z">
        <w:r>
          <w:rPr>
            <w:rStyle w:val="BuiltInTok"/>
          </w:rPr>
          <w:t xml:space="preserve">len</w:t>
        </w:r>
      </w:ins>
      <w:ins w:id="122" w:author="PR Preview" w:date="2026-01-01T00:00:00Z">
        <w:r>
          <w:rPr>
            <w:rStyle w:val="NormalTok"/>
          </w:rPr>
          <w:t xml:space="preserve">(birthwt) </w:t>
        </w:r>
      </w:ins>
      <w:ins w:id="123" w:author="PR Preview" w:date="2026-01-01T00:00:00Z">
        <w:r>
          <w:rPr>
            <w:rStyle w:val="OperatorTok"/>
          </w:rPr>
          <w:t xml:space="preserve">+</w:t>
        </w:r>
      </w:ins>
      <w:ins w:id="124" w:author="PR Preview" w:date="2026-01-01T00:00:00Z">
        <w:r>
          <w:rPr>
            <w:rStyle w:val="NormalTok"/>
          </w:rPr>
          <w:t xml:space="preserve"> </w:t>
        </w:r>
      </w:ins>
      <w:ins w:id="125" w:author="PR Preview" w:date="2026-01-01T00:00:00Z">
        <w:r>
          <w:rPr>
            <w:rStyle w:val="DecValTok"/>
          </w:rPr>
          <w:t xml:space="preserve">1</w:t>
        </w:r>
      </w:ins>
      <w:ins w:id="126" w:author="PR Preview" w:date="2026-01-01T00:00:00Z">
        <w:r>
          <w:rPr>
            <w:rStyle w:val="NormalTok"/>
          </w:rPr>
          <w:t xml:space="preserve">) </w:t>
        </w:r>
      </w:ins>
      <w:ins w:id="127" w:author="PR Preview" w:date="2026-01-01T00:00:00Z">
        <w:r>
          <w:rPr>
            <w:rStyle w:val="OperatorTok"/>
          </w:rPr>
          <w:t xml:space="preserve">%</w:t>
        </w:r>
      </w:ins>
      <w:ins w:id="128" w:author="PR Preview" w:date="2026-01-01T00:00:00Z">
        <w:r>
          <w:rPr>
            <w:rStyle w:val="NormalTok"/>
          </w:rPr>
          <w:t xml:space="preserve"> </w:t>
        </w:r>
      </w:ins>
      <w:ins w:id="129" w:author="PR Preview" w:date="2026-01-01T00:00:00Z">
        <w:r>
          <w:rPr>
            <w:rStyle w:val="DecValTok"/>
          </w:rPr>
          <w:t xml:space="preserve">3</w:t>
        </w:r>
      </w:ins>
      <w:ins w:id="130" w:author="PR Preview" w:date="2026-01-01T00:00:00Z">
        <w:r>
          <w:rPr>
            <w:rStyle w:val="NormalTok"/>
          </w:rPr>
          <w:t xml:space="preserve"> </w:t>
        </w:r>
      </w:ins>
      <w:ins w:id="131" w:author="PR Preview" w:date="2026-01-01T00:00:00Z">
        <w:r>
          <w:rPr>
            <w:rStyle w:val="OperatorTok"/>
          </w:rPr>
          <w:t xml:space="preserve">==</w:t>
        </w:r>
      </w:ins>
      <w:ins w:id="132" w:author="PR Preview" w:date="2026-01-01T00:00:00Z">
        <w:r>
          <w:rPr>
            <w:rStyle w:val="NormalTok"/>
          </w:rPr>
          <w:t xml:space="preserve"> </w:t>
        </w:r>
      </w:ins>
      <w:ins w:id="133" w:author="PR Preview" w:date="2026-01-01T00:00:00Z">
        <w:r>
          <w:rPr>
            <w:rStyle w:val="DecValTok"/>
          </w:rPr>
          <w:t xml:space="preserve">0</w:t>
        </w:r>
      </w:ins>
      <w:ins w:id="134" w:author="PR Preview" w:date="2026-01-01T00:00:00Z">
        <w:r>
          <w:rPr>
            <w:rStyle w:val="NormalTok"/>
          </w:rPr>
          <w:t xml:space="preserve">)</w:t>
        </w:r>
      </w:ins>
      <w:ins w:id="135" w:author="PR Preview" w:date="2026-01-01T00:00:00Z">
        <w:r>
          <w:br/>
        </w:r>
      </w:ins>
      <w:ins w:id="136" w:author="PR Preview" w:date="2026-01-01T00:00:00Z">
        <w:r>
          <w:br/>
        </w:r>
      </w:ins>
      <w:ins w:id="137" w:author="PR Preview" w:date="2026-01-01T00:00:00Z">
        <w:r>
          <w:rPr>
            <w:rStyle w:val="NormalTok"/>
          </w:rPr>
          <w:t xml:space="preserve">fit_bwt </w:t>
        </w:r>
      </w:ins>
      <w:ins w:id="138" w:author="PR Preview" w:date="2026-01-01T00:00:00Z">
        <w:r>
          <w:rPr>
            <w:rStyle w:val="OperatorTok"/>
          </w:rPr>
          <w:t xml:space="preserve">=</w:t>
        </w:r>
      </w:ins>
      <w:ins w:id="139" w:author="PR Preview" w:date="2026-01-01T00:00:00Z">
        <w:r>
          <w:rPr>
            <w:rStyle w:val="NormalTok"/>
          </w:rPr>
          <w:t xml:space="preserve"> smf.ols(</w:t>
        </w:r>
      </w:ins>
      <w:ins w:id="140" w:author="PR Preview" w:date="2026-01-01T00:00:00Z">
        <w:r>
          <w:rPr>
            <w:rStyle w:val="StringTok"/>
          </w:rPr>
          <w:t xml:space="preserve">"bwt ~ lwt + smoke"</w:t>
        </w:r>
      </w:ins>
      <w:ins w:id="141" w:author="PR Preview" w:date="2026-01-01T00:00:00Z">
        <w:r>
          <w:rPr>
            <w:rStyle w:val="NormalTok"/>
          </w:rPr>
          <w:t xml:space="preserve">, data</w:t>
        </w:r>
      </w:ins>
      <w:ins w:id="142" w:author="PR Preview" w:date="2026-01-01T00:00:00Z">
        <w:r>
          <w:rPr>
            <w:rStyle w:val="OperatorTok"/>
          </w:rPr>
          <w:t xml:space="preserve">=</w:t>
        </w:r>
      </w:ins>
      <w:ins w:id="143" w:author="PR Preview" w:date="2026-01-01T00:00:00Z">
        <w:r>
          <w:rPr>
            <w:rStyle w:val="NormalTok"/>
          </w:rPr>
          <w:t xml:space="preserve">birthwt[</w:t>
        </w:r>
      </w:ins>
      <w:ins w:id="144" w:author="PR Preview" w:date="2026-01-01T00:00:00Z">
        <w:r>
          <w:rPr>
            <w:rStyle w:val="OperatorTok"/>
          </w:rPr>
          <w:t xml:space="preserve">~</w:t>
        </w:r>
      </w:ins>
      <w:ins w:id="145" w:author="PR Preview" w:date="2026-01-01T00:00:00Z">
        <w:r>
          <w:rPr>
            <w:rStyle w:val="NormalTok"/>
          </w:rPr>
          <w:t xml:space="preserve">is_held_out]).fit()</w:t>
        </w:r>
      </w:ins>
      <w:ins w:id="146" w:author="PR Preview" w:date="2026-01-01T00:00:00Z">
        <w:r>
          <w:br/>
        </w:r>
      </w:ins>
      <w:ins w:id="147" w:author="PR Preview" w:date="2026-01-01T00:00:00Z">
        <w:r>
          <w:br/>
        </w:r>
      </w:ins>
      <w:ins w:id="148" w:author="PR Preview" w:date="2026-01-01T00:00:00Z">
        <w:r>
          <w:br/>
        </w:r>
      </w:ins>
      <w:ins w:id="149" w:author="PR Preview" w:date="2026-01-01T00:00:00Z">
        <w:r>
          <w:rPr>
            <w:rStyle w:val="KeywordTok"/>
          </w:rPr>
          <w:t xml:space="preserve">def</w:t>
        </w:r>
      </w:ins>
      <w:ins w:id="150" w:author="PR Preview" w:date="2026-01-01T00:00:00Z">
        <w:r>
          <w:rPr>
            <w:rStyle w:val="NormalTok"/>
          </w:rPr>
          <w:t xml:space="preserve"> empirical_risk(data):</w:t>
        </w:r>
      </w:ins>
      <w:ins w:id="151" w:author="PR Preview" w:date="2026-01-01T00:00:00Z">
        <w:r>
          <w:br/>
        </w:r>
      </w:ins>
      <w:ins w:id="152" w:author="PR Preview" w:date="2026-01-01T00:00:00Z">
        <w:r>
          <w:rPr>
            <w:rStyle w:val="NormalTok"/>
          </w:rPr>
          <w:t xml:space="preserve">    </w:t>
        </w:r>
      </w:ins>
      <w:ins w:id="153" w:author="PR Preview" w:date="2026-01-01T00:00:00Z">
        <w:r>
          <w:rPr>
            <w:rStyle w:val="ControlFlowTok"/>
          </w:rPr>
          <w:t xml:space="preserve">return</w:t>
        </w:r>
      </w:ins>
      <w:ins w:id="154" w:author="PR Preview" w:date="2026-01-01T00:00:00Z">
        <w:r>
          <w:rPr>
            <w:rStyle w:val="NormalTok"/>
          </w:rPr>
          <w:t xml:space="preserve"> ((data[</w:t>
        </w:r>
      </w:ins>
      <w:ins w:id="155" w:author="PR Preview" w:date="2026-01-01T00:00:00Z">
        <w:r>
          <w:rPr>
            <w:rStyle w:val="StringTok"/>
          </w:rPr>
          <w:t xml:space="preserve">"bwt"</w:t>
        </w:r>
      </w:ins>
      <w:ins w:id="156" w:author="PR Preview" w:date="2026-01-01T00:00:00Z">
        <w:r>
          <w:rPr>
            <w:rStyle w:val="NormalTok"/>
          </w:rPr>
          <w:t xml:space="preserve">] </w:t>
        </w:r>
      </w:ins>
      <w:ins w:id="157" w:author="PR Preview" w:date="2026-01-01T00:00:00Z">
        <w:r>
          <w:rPr>
            <w:rStyle w:val="OperatorTok"/>
          </w:rPr>
          <w:t xml:space="preserve">-</w:t>
        </w:r>
      </w:ins>
      <w:ins w:id="158" w:author="PR Preview" w:date="2026-01-01T00:00:00Z">
        <w:r>
          <w:rPr>
            <w:rStyle w:val="NormalTok"/>
          </w:rPr>
          <w:t xml:space="preserve"> fit_bwt.predict(data)) </w:t>
        </w:r>
      </w:ins>
      <w:ins w:id="159" w:author="PR Preview" w:date="2026-01-01T00:00:00Z">
        <w:r>
          <w:rPr>
            <w:rStyle w:val="OperatorTok"/>
          </w:rPr>
          <w:t xml:space="preserve">**</w:t>
        </w:r>
      </w:ins>
      <w:ins w:id="160" w:author="PR Preview" w:date="2026-01-01T00:00:00Z">
        <w:r>
          <w:rPr>
            <w:rStyle w:val="NormalTok"/>
          </w:rPr>
          <w:t xml:space="preserve"> </w:t>
        </w:r>
      </w:ins>
      <w:ins w:id="161" w:author="PR Preview" w:date="2026-01-01T00:00:00Z">
        <w:r>
          <w:rPr>
            <w:rStyle w:val="DecValTok"/>
          </w:rPr>
          <w:t xml:space="preserve">2</w:t>
        </w:r>
      </w:ins>
      <w:ins w:id="162" w:author="PR Preview" w:date="2026-01-01T00:00:00Z">
        <w:r>
          <w:rPr>
            <w:rStyle w:val="NormalTok"/>
          </w:rPr>
          <w:t xml:space="preserve">).mean()</w:t>
        </w:r>
      </w:ins>
      <w:ins w:id="163" w:author="PR Preview" w:date="2026-01-01T00:00:00Z">
        <w:r>
          <w:br/>
        </w:r>
      </w:ins>
      <w:ins w:id="164" w:author="PR Preview" w:date="2026-01-01T00:00:00Z">
        <w:r>
          <w:br/>
        </w:r>
      </w:ins>
      <w:ins w:id="165" w:author="PR Preview" w:date="2026-01-01T00:00:00Z">
        <w:r>
          <w:br/>
        </w:r>
      </w:ins>
      <w:ins w:id="166" w:author="PR Preview" w:date="2026-01-01T00:00:00Z">
        <w:r>
          <w:rPr>
            <w:rStyle w:val="NormalTok"/>
          </w:rPr>
          <w:t xml:space="preserve">empirical_risks </w:t>
        </w:r>
      </w:ins>
      <w:ins w:id="167" w:author="PR Preview" w:date="2026-01-01T00:00:00Z">
        <w:r>
          <w:rPr>
            <w:rStyle w:val="OperatorTok"/>
          </w:rPr>
          <w:t xml:space="preserve">=</w:t>
        </w:r>
      </w:ins>
      <w:ins w:id="168" w:author="PR Preview" w:date="2026-01-01T00:00:00Z">
        <w:r>
          <w:rPr>
            <w:rStyle w:val="NormalTok"/>
          </w:rPr>
          <w:t xml:space="preserve"> {</w:t>
        </w:r>
      </w:ins>
      <w:ins w:id="169" w:author="PR Preview" w:date="2026-01-01T00:00:00Z">
        <w:r>
          <w:br/>
        </w:r>
      </w:ins>
      <w:ins w:id="170" w:author="PR Preview" w:date="2026-01-01T00:00:00Z">
        <w:r>
          <w:rPr>
            <w:rStyle w:val="NormalTok"/>
          </w:rPr>
          <w:t xml:space="preserve">    </w:t>
        </w:r>
      </w:ins>
      <w:ins w:id="171" w:author="PR Preview" w:date="2026-01-01T00:00:00Z">
        <w:r>
          <w:rPr>
            <w:rStyle w:val="StringTok"/>
          </w:rPr>
          <w:t xml:space="preserve">"training"</w:t>
        </w:r>
      </w:ins>
      <w:ins w:id="172" w:author="PR Preview" w:date="2026-01-01T00:00:00Z">
        <w:r>
          <w:rPr>
            <w:rStyle w:val="NormalTok"/>
          </w:rPr>
          <w:t xml:space="preserve">: empirical_risk(birthwt[</w:t>
        </w:r>
      </w:ins>
      <w:ins w:id="173" w:author="PR Preview" w:date="2026-01-01T00:00:00Z">
        <w:r>
          <w:rPr>
            <w:rStyle w:val="OperatorTok"/>
          </w:rPr>
          <w:t xml:space="preserve">~</w:t>
        </w:r>
      </w:ins>
      <w:ins w:id="174" w:author="PR Preview" w:date="2026-01-01T00:00:00Z">
        <w:r>
          <w:rPr>
            <w:rStyle w:val="NormalTok"/>
          </w:rPr>
          <w:t xml:space="preserve">is_held_out]),</w:t>
        </w:r>
      </w:ins>
      <w:ins w:id="175" w:author="PR Preview" w:date="2026-01-01T00:00:00Z">
        <w:r>
          <w:br/>
        </w:r>
      </w:ins>
      <w:ins w:id="176" w:author="PR Preview" w:date="2026-01-01T00:00:00Z">
        <w:r>
          <w:rPr>
            <w:rStyle w:val="NormalTok"/>
          </w:rPr>
          <w:t xml:space="preserve">    </w:t>
        </w:r>
      </w:ins>
      <w:ins w:id="177" w:author="PR Preview" w:date="2026-01-01T00:00:00Z">
        <w:r>
          <w:rPr>
            <w:rStyle w:val="StringTok"/>
          </w:rPr>
          <w:t xml:space="preserve">"held_out"</w:t>
        </w:r>
      </w:ins>
      <w:ins w:id="178" w:author="PR Preview" w:date="2026-01-01T00:00:00Z">
        <w:r>
          <w:rPr>
            <w:rStyle w:val="NormalTok"/>
          </w:rPr>
          <w:t xml:space="preserve">: empirical_risk(birthwt[is_held_out]),</w:t>
        </w:r>
      </w:ins>
      <w:ins w:id="179" w:author="PR Preview" w:date="2026-01-01T00:00:00Z">
        <w:r>
          <w:br/>
        </w:r>
      </w:ins>
      <w:ins w:id="180" w:author="PR Preview" w:date="2026-01-01T00:00:00Z">
        <w:r>
          <w:rPr>
            <w:rStyle w:val="NormalTok"/>
          </w:rPr>
          <w:t xml:space="preserve">}</w:t>
        </w:r>
      </w:ins>
      <w:ins w:id="181" w:author="PR Preview" w:date="2026-01-01T00:00:00Z">
        <w:r>
          <w:br/>
        </w:r>
      </w:ins>
      <w:ins w:id="182" w:author="PR Preview" w:date="2026-01-01T00:00:00Z">
        <w:r>
          <w:rPr>
            <w:rStyle w:val="NormalTok"/>
          </w:rPr>
          <w:t xml:space="preserve">empirical_risks</w:t>
        </w:r>
      </w:ins>
      <w:ins w:id="183" w:author="PR Preview" w:date="2026-01-01T00:00:00Z">
        <w:r>
          <w:br/>
        </w:r>
      </w:ins>
      <w:ins w:id="184" w:author="PR Preview" w:date="2026-01-01T00:00:00Z">
        <w:r>
          <w:rPr>
            <w:rStyle w:val="CommentTok"/>
          </w:rPr>
          <w:t xml:space="preserve">#&gt; {'training': np.float64(488364.99564830225), 'held_out': np.float64(503648.7535191132)}</w:t>
        </w:r>
      </w:ins>
    </w:p>
    <w:p>
      <w:pPr>
        <w:pStyle w:val="FirstParagraph"/>
      </w:pPr>
      <w:r>
        <w:t xml:space="preserve">Of the 189 babies, 126 are in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has an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488,365 squared grams on the training set</w:t>
      </w:r>
      <w:r>
        <w:t xml:space="preserve"> </w:t>
      </w:r>
      <w:r>
        <w:t xml:space="preserve">and 503,649 squared grams on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  <w:r>
        <w:t xml:space="preserve"> </w:t>
      </w:r>
      <w:r>
        <w:t xml:space="preserve">Its square root, 699 grams, is the typical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on the training set.</w:t>
      </w:r>
    </w:p>
    <w:bookmarkEnd w:id="94"/>
    <w:bookmarkStart w:id="96" w:name="def-training-mse"/>
    <w:p>
      <w:pPr>
        <w:pStyle w:val="BodyText"/>
      </w:pPr>
      <w:r>
        <w:rPr>
          <w:b/>
          <w:bCs/>
        </w:rPr>
        <w:t xml:space="preserve">Definition 25 (Training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its</w:t>
      </w:r>
      <w:r>
        <w:t xml:space="preserve"> </w:t>
      </w:r>
      <w:hyperlink w:anchor="def-empirical-risk">
        <w:r>
          <w:rPr>
            <w:rStyle w:val="Hyperlink"/>
          </w:rPr>
          <w:t xml:space="preserve">empirical risk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R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used to fit it:</w:t>
      </w:r>
    </w:p>
    <w:p>
      <w:pPr>
        <w:pStyle w:val="BodyText"/>
      </w:pPr>
      <w:bookmarkStart w:id="95" w:name="eq-training-mse"/>
      <m:oMathPara>
        <m:oMathParaPr>
          <m:jc m:val="center"/>
        </m:oMathParaPr>
        <m:oMath>
          <m:bar>
            <m:barPr>
              <m:pos m:val="top"/>
            </m:barPr>
            <m:e>
              <m:r>
                <m:rPr>
                  <m:sty m:val="p"/>
                </m:rPr>
                <m:t>err</m:t>
              </m:r>
            </m:e>
          </m:ba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R</m:t>
                  </m:r>
                </m:e>
              </m:acc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7" w:name="rem-source-training-mse"/>
    <w:p>
      <w:pPr>
        <w:pStyle w:val="FirstParagraph"/>
      </w:pPr>
      <w:r>
        <w:rPr>
          <w:i/>
          <w:iCs/>
        </w:rPr>
        <w:t xml:space="preserve">Remark 7</w:t>
      </w:r>
      <w:r>
        <w:t xml:space="preserve"> (Source: Training error). </w:t>
      </w:r>
      <w:r>
        <w:t xml:space="preserve">Hastie et al. [4, Sec. 7.2]</w:t>
      </w:r>
      <w:r>
        <w:t xml:space="preserve">, who write the training error as</w:t>
      </w:r>
      <w:r>
        <w:t xml:space="preserve"> </w:t>
      </w:r>
      <m:oMath>
        <m:bar>
          <m:barPr>
            <m:pos m:val="top"/>
          </m:barPr>
          <m:e>
            <m:r>
              <m:rPr>
                <m:nor/>
                <m:sty m:val="p"/>
              </m:rPr>
              <m:t>err</m:t>
            </m:r>
          </m:e>
        </m:bar>
      </m:oMath>
      <w:r>
        <w:t xml:space="preserve"> </w:t>
      </w:r>
      <w:r>
        <w:t xml:space="preserve">and define it for any loss.</w:t>
      </w:r>
    </w:p>
    <w:bookmarkEnd w:id="97"/>
    <w:bookmarkEnd w:id="98"/>
    <w:bookmarkStart w:id="104" w:name="overfitting"/>
    <w:p>
      <w:pPr>
        <w:pStyle w:val="Heading2"/>
      </w:pPr>
      <w:r>
        <w:t xml:space="preserve">3 Overfitting</w:t>
      </w:r>
    </w:p>
    <w:bookmarkStart w:id="99" w:name="exr-overfitting"/>
    <w:p>
      <w:pPr>
        <w:pStyle w:val="FirstParagraph"/>
      </w:pPr>
      <w:r>
        <w:rPr>
          <w:b/>
          <w:bCs/>
        </w:rPr>
        <w:t xml:space="preserve">Exercise 1 (Training error versus error on new cars)</w:t>
      </w:r>
      <w:r>
        <w:t xml:space="preserve"> </w:t>
      </w:r>
      <w:r>
        <w:t xml:space="preserve">The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Fit four models for fuel efficiency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as a polynomial in weight</w:t>
      </w:r>
      <w:r>
        <w:t xml:space="preserve"> </w:t>
      </w:r>
      <w:r>
        <w:rPr>
          <w:rStyle w:val="VerbatimChar"/>
        </w:rPr>
        <w:t xml:space="preserve">wt</w:t>
      </w:r>
      <w:r>
        <w:t xml:space="preserve">,</w:t>
      </w:r>
      <w:r>
        <w:t xml:space="preserve"> </w:t>
      </w:r>
      <w:r>
        <w:t xml:space="preserve">of degree 1, 2, 3, and 4,</w:t>
      </w:r>
      <w:r>
        <w:t xml:space="preserve"> </w:t>
      </w:r>
      <w:r>
        <w:t xml:space="preserve">using only the first 20 rows 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For each model, compute the</w:t>
      </w:r>
      <w:r>
        <w:t xml:space="preserve"> </w:t>
      </w:r>
      <w:hyperlink w:anchor="def-prediction-rmse">
        <w:r>
          <w:rPr>
            <w:rStyle w:val="Hyperlink"/>
          </w:rPr>
          <w:t xml:space="preserve">sRMSE</w:t>
        </w:r>
      </w:hyperlink>
      <w:r>
        <w:t xml:space="preserve"> </w:t>
      </w:r>
      <w:r>
        <w:t xml:space="preserve">of its predictions</w:t>
      </w:r>
      <w:r>
        <w:t xml:space="preserve"> </w:t>
      </w:r>
      <w:r>
        <w:t xml:space="preserve">on the 20 training rows</w:t>
      </w:r>
      <w:r>
        <w:t xml:space="preserve"> </w:t>
      </w:r>
      <w:r>
        <w:t xml:space="preserve">and on the remaining 12 rows,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training sRMSE?</w:t>
      </w:r>
    </w:p>
    <w:p>
      <w:pPr>
        <w:pStyle w:val="Compact"/>
        <w:numPr>
          <w:ilvl w:val="0"/>
          <w:numId w:val="1003"/>
        </w:numPr>
      </w:pPr>
      <w:r>
        <w:t xml:space="preserve">Which degree has the smallest sRMSE on the 12 held-out rows?</w:t>
      </w:r>
    </w:p>
    <w:p>
      <w:pPr>
        <w:pStyle w:val="Compact"/>
        <w:numPr>
          <w:ilvl w:val="0"/>
          <w:numId w:val="1003"/>
        </w:numPr>
      </w:pPr>
      <w:r>
        <w:t xml:space="preserve">Do the terms added beyond degree 2</w:t>
      </w:r>
      <w:r>
        <w:t xml:space="preserve"> </w:t>
      </w:r>
      <w:r>
        <w:t xml:space="preserve">improve predictions for the held-out cars?</w:t>
      </w:r>
    </w:p>
    <w:bookmarkEnd w:id="99"/>
    <w:bookmarkStart w:id="100" w:name="sol-overfitting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train_cars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]</w:t>
      </w:r>
      <w:r>
        <w:br/>
      </w:r>
      <w:r>
        <w:rPr>
          <w:rStyle w:val="NormalTok"/>
        </w:rPr>
        <w:t xml:space="preserve">held_out_cars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</w:t>
      </w:r>
      <w:r>
        <w:rPr>
          <w:rStyle w:val="DecValTok"/>
        </w:rPr>
        <w:t xml:space="preserve">21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32</w:t>
      </w:r>
      <w:r>
        <w:rPr>
          <w:rStyle w:val="NormalTok"/>
        </w:rPr>
        <w:t xml:space="preserve">, ]</w:t>
      </w:r>
      <w:r>
        <w:br/>
      </w:r>
      <w:r>
        <w:br/>
      </w:r>
      <w:r>
        <w:rPr>
          <w:rStyle w:val="NormalTok"/>
        </w:rPr>
        <w:t xml:space="preserve">prediction_mse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response_only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update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formula</w:t>
      </w:r>
      <w:r>
        <w:rPr>
          <w:rStyle w:val="NormalTok"/>
        </w:rPr>
        <w:t xml:space="preserve">(model), .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(response_only, data))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prediction_mse</w:t>
      </w:r>
      <w:r>
        <w:rPr>
          <w:rStyle w:val="NormalTok"/>
        </w:rPr>
        <w:t xml:space="preserve">(model, data))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overfitting_results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d,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train_cars),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held_out_RMSE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held_out_cars)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overfitting_results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degree training_RMSE held_out_RMSE</w:t>
      </w:r>
      <w:r>
        <w:br/>
      </w:r>
      <w:r>
        <w:rPr>
          <w:rStyle w:val="CommentTok"/>
        </w:rPr>
        <w:t xml:space="preserve">#&gt;    &lt;int&gt;         &lt;dbl&gt;         &lt;dbl&gt;</w:t>
      </w:r>
      <w:r>
        <w:br/>
      </w:r>
      <w:r>
        <w:rPr>
          <w:rStyle w:val="CommentTok"/>
        </w:rPr>
        <w:t xml:space="preserve">#&gt; 1      1          2.91          3.45</w:t>
      </w:r>
      <w:r>
        <w:br/>
      </w:r>
      <w:r>
        <w:rPr>
          <w:rStyle w:val="CommentTok"/>
        </w:rPr>
        <w:t xml:space="preserve">#&gt; 2      2          2.46          3.18</w:t>
      </w:r>
      <w:r>
        <w:br/>
      </w:r>
      <w:r>
        <w:rPr>
          <w:rStyle w:val="CommentTok"/>
        </w:rPr>
        <w:t xml:space="preserve">#&gt; 3      3          2.45          3.21</w:t>
      </w:r>
      <w:r>
        <w:br/>
      </w:r>
      <w:r>
        <w:rPr>
          <w:rStyle w:val="CommentTok"/>
        </w:rPr>
        <w:t xml:space="preserve">#&gt; 4      4          2.44          3.19</w:t>
      </w:r>
    </w:p>
    <w:p>
      <w:pPr>
        <w:pStyle w:val="SourceCode"/>
      </w:pPr>
      <w:r>
        <w:rPr>
          <w:rStyle w:val="NormalTok"/>
        </w:rPr>
        <w:t xml:space="preserve">best_train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training_RMSE)</w:t>
      </w:r>
      <w:r>
        <w:br/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best_held_out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(overfitting_results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held_out_RMSE)</w:t>
      </w:r>
      <w:r>
        <w:br/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best_train =</w:t>
      </w:r>
      <w:r>
        <w:rPr>
          <w:rStyle w:val="NormalTok"/>
        </w:rPr>
        <w:t xml:space="preserve"> best_train, </w:t>
      </w:r>
      <w:r>
        <w:rPr>
          <w:rStyle w:val="AttributeTok"/>
        </w:rPr>
        <w:t xml:space="preserve">best_held_out =</w:t>
      </w:r>
      <w:r>
        <w:rPr>
          <w:rStyle w:val="NormalTok"/>
        </w:rPr>
        <w:t xml:space="preserve"> best_held_out)</w:t>
      </w:r>
      <w:r>
        <w:br/>
      </w:r>
      <w:r>
        <w:rPr>
          <w:rStyle w:val="CommentTok"/>
        </w:rPr>
        <w:t xml:space="preserve">#&gt;    best_train best_held_out </w:t>
      </w:r>
      <w:r>
        <w:br/>
      </w:r>
      <w:r>
        <w:rPr>
          <w:rStyle w:val="CommentTok"/>
        </w:rPr>
        <w:t xml:space="preserve">#&gt;             4             2</w:t>
      </w:r>
    </w:p>
    <w:p>
      <w:pPr>
        <w:numPr>
          <w:ilvl w:val="0"/>
          <w:numId w:val="1004"/>
        </w:numPr>
      </w:pPr>
      <w:r>
        <w:t xml:space="preserve">The smallest training sRMSE is at degree 4.</w:t>
      </w:r>
      <w:r>
        <w:t xml:space="preserve"> </w:t>
      </w:r>
      <w:r>
        <w:t xml:space="preserve">Each model contains the previous one as a special case,</w:t>
      </w:r>
      <w:r>
        <w:t xml:space="preserve"> </w:t>
      </w:r>
      <w:r>
        <w:t xml:space="preserve">so its training sRMSE cannot increase as the degree grows.</w:t>
      </w:r>
    </w:p>
    <w:p>
      <w:pPr>
        <w:numPr>
          <w:ilvl w:val="0"/>
          <w:numId w:val="1004"/>
        </w:numPr>
      </w:pPr>
      <w:r>
        <w:t xml:space="preserve">The smallest held-out sRMSE is at degree 2.</w:t>
      </w:r>
    </w:p>
    <w:p>
      <w:pPr>
        <w:numPr>
          <w:ilvl w:val="0"/>
          <w:numId w:val="1004"/>
        </w:numPr>
      </w:pPr>
      <w:r>
        <w:t xml:space="preserve">No.</w:t>
      </w:r>
      <w:r>
        <w:t xml:space="preserve"> </w:t>
      </w:r>
      <w:r>
        <w:t xml:space="preserve">Going from degree 2 to degree 3 or 4 lowers the training sRMSE a little</w:t>
      </w:r>
      <w:r>
        <w:t xml:space="preserve"> </w:t>
      </w:r>
      <w:r>
        <w:t xml:space="preserve">but leaves the held-out sRMSE essentially unchanged</w:t>
      </w:r>
      <w:r>
        <w:t xml:space="preserve"> </w:t>
      </w:r>
      <w:r>
        <w:t xml:space="preserve">(it does not fall below its degree-2 value).</w:t>
      </w:r>
      <w:r>
        <w:t xml:space="preserve"> </w:t>
      </w:r>
      <w:r>
        <w:t xml:space="preserve">The terms beyond degree 2 improve the fit to the 20 training cars</w:t>
      </w:r>
      <w:r>
        <w:t xml:space="preserve"> </w:t>
      </w:r>
      <w:r>
        <w:t xml:space="preserve">without improving predictions for the 12 held-out cars.</w:t>
      </w:r>
      <w:r>
        <w:t xml:space="preserve"> </w:t>
      </w:r>
      <w:r>
        <w:t xml:space="preserve">Degree 1 to degree 2 is different:</w:t>
      </w:r>
      <w:r>
        <w:t xml:space="preserve"> </w:t>
      </w:r>
      <w:r>
        <w:t xml:space="preserve">there the held-out sRMSE also falls.</w:t>
      </w:r>
    </w:p>
    <w:bookmarkEnd w:id="100"/>
    <w:bookmarkStart w:id="101" w:name="def-overfitting"/>
    <w:p>
      <w:pPr>
        <w:pStyle w:val="FirstParagraph"/>
      </w:pPr>
      <w:r>
        <w:rPr>
          <w:b/>
          <w:bCs/>
        </w:rPr>
        <w:t xml:space="preserve">Definition 26 (Overfitting)</w:t>
      </w:r>
      <w:r>
        <w:t xml:space="preserve"> </w:t>
      </w:r>
      <w:r>
        <w:rPr>
          <w:b/>
          <w:bCs/>
        </w:rPr>
        <w:t xml:space="preserve">Overfitting</w:t>
      </w:r>
      <w:r>
        <w:t xml:space="preserve"> </w:t>
      </w:r>
      <w:r>
        <w:t xml:space="preserve">occurs when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fits its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well</w:t>
      </w:r>
      <w:r>
        <w:t xml:space="preserve"> </w:t>
      </w:r>
      <w:r>
        <w:t xml:space="preserve">but predicts poorly for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.</w:t>
      </w:r>
      <w:r>
        <w:t xml:space="preserve"> 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101"/>
    <w:bookmarkStart w:id="102" w:name="exm-overfitting-polynomial-cars"/>
    <w:p>
      <w:pPr>
        <w:pStyle w:val="BodyText"/>
      </w:pPr>
      <w:r>
        <w:rPr>
          <w:b/>
          <w:bCs/>
        </w:rPr>
        <w:t xml:space="preserve">Example 18 (Overfitting in polynomial fits to cars)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the terms beyond degree 2 fit the 20 training cars more closely</w:t>
      </w:r>
      <w:r>
        <w:t xml:space="preserve"> </w:t>
      </w:r>
      <w:r>
        <w:t xml:space="preserve">but do not predict the 12 held-out cars better.</w:t>
      </w:r>
      <w:r>
        <w:t xml:space="preserve"> </w:t>
      </w:r>
      <w:r>
        <w:t xml:space="preserve">The effect is small here:</w:t>
      </w:r>
      <w:r>
        <w:t xml:space="preserve"> </w:t>
      </w:r>
      <w:r>
        <w:t xml:space="preserve">it is the beginning of overfitting, not a dramatic case.</w:t>
      </w:r>
    </w:p>
    <w:bookmarkEnd w:id="102"/>
    <w:bookmarkStart w:id="103" w:name="exm-tuning-parameter"/>
    <w:p>
      <w:pPr>
        <w:pStyle w:val="BodyText"/>
      </w:pPr>
      <w:r>
        <w:rPr>
          <w:b/>
          <w:bCs/>
        </w:rPr>
        <w:t xml:space="preserve">Example 19 (Polynomial degree)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least squares computes the coefficients of each polynomial from the 20 training cars,</w:t>
      </w:r>
      <w:r>
        <w:t xml:space="preserve"> </w:t>
      </w:r>
      <w:r>
        <w:t xml:space="preserve">but the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fixed before the fit.</w:t>
      </w:r>
      <w:r>
        <w:t xml:space="preserve"> </w:t>
      </w:r>
      <w:r>
        <w:t xml:space="preserve">So the degree is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w:r>
        <w:t xml:space="preserve">of least-squares polynomial fitting,</w:t>
      </w:r>
      <w:r>
        <w:t xml:space="preserve"> </w:t>
      </w:r>
      <w:r>
        <w:t xml:space="preserve">and the four fits are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3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4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103"/>
    <w:bookmarkEnd w:id="104"/>
    <w:bookmarkStart w:id="222" w:name="sec-generalization-error"/>
    <w:p>
      <w:pPr>
        <w:pStyle w:val="Heading2"/>
      </w:pPr>
      <w:r>
        <w:t xml:space="preserve">4 Generalization error</w:t>
      </w:r>
    </w:p>
    <w:bookmarkStart w:id="105" w:name="exr-generalization-error"/>
    <w:p>
      <w:pPr>
        <w:pStyle w:val="FirstParagraph"/>
      </w:pPr>
      <w:r>
        <w:rPr>
          <w:b/>
          <w:bCs/>
        </w:rPr>
        <w:t xml:space="preserve">Exercise 2 (Score a fitted model on a car it has not seen)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has been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such as the 20 training cars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.</w:t>
      </w:r>
      <w:r>
        <w:t xml:space="preserve"> </w:t>
      </w:r>
      <w:r>
        <w:t xml:space="preserve">A new car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then drawn from the same population,</w:t>
      </w:r>
      <w:r>
        <w:t xml:space="preserve"> </w:t>
      </w:r>
      <w:r>
        <w:t xml:space="preserve">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Holding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fixed,</w:t>
      </w:r>
      <w:r>
        <w:t xml:space="preserve"> </w:t>
      </w:r>
      <w:r>
        <w:t xml:space="preserve">write the average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would incur over all such new cars,</w:t>
      </w:r>
      <w:r>
        <w:t xml:space="preserve"> </w:t>
      </w:r>
      <w:r>
        <w:t xml:space="preserve">as an expectation.</w:t>
      </w:r>
      <w:r>
        <w:t xml:space="preserve"> </w:t>
      </w:r>
      <w:r>
        <w:t xml:space="preserve">Then write it for squared-error loss,</w:t>
      </w:r>
      <w:r>
        <w:t xml:space="preserve"> </w:t>
      </w:r>
      <w:r>
        <w:t xml:space="preserve">as the average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Which parts of your expression do you know,</w:t>
      </w:r>
      <w:r>
        <w:t xml:space="preserve"> </w:t>
      </w:r>
      <w:r>
        <w:t xml:space="preserve">and which do you not know?</w:t>
      </w:r>
    </w:p>
    <w:p>
      <w:pPr>
        <w:pStyle w:val="Compact"/>
        <w:numPr>
          <w:ilvl w:val="0"/>
          <w:numId w:val="1005"/>
        </w:numPr>
      </w:pPr>
      <w:r>
        <w:t xml:space="preserve">The training sRMSE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is the square root of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under squared-error loss.</w:t>
      </w:r>
      <w:r>
        <w:t xml:space="preserve"> </w:t>
      </w:r>
      <w:r>
        <w:t xml:space="preserve">What does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use in place of your expectation?</w:t>
      </w:r>
    </w:p>
    <w:bookmarkEnd w:id="105"/>
    <w:bookmarkStart w:id="107" w:name="sol-generaliza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6"/>
        </w:numPr>
      </w:pPr>
      <w:r>
        <w:t xml:space="preserve">Average the loss over the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 so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 held fixed: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For squared-error loss, the loss is the squared prediction error: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6"/>
        </w:numPr>
      </w:pPr>
      <w:r>
        <w:t xml:space="preserve">The fitted model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known, because we fitted it.</w:t>
      </w:r>
      <w:r>
        <w:t xml:space="preserve"> </w:t>
      </w:r>
      <w:r>
        <w:t xml:space="preserve">The joint distribution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unknown,</w:t>
      </w:r>
      <w:r>
        <w:t xml:space="preserve"> </w:t>
      </w:r>
      <w:r>
        <w:t xml:space="preserve">so the expectation cannot be computed.</w:t>
      </w:r>
      <w:r>
        <w:t xml:space="preserve"> </w:t>
      </w:r>
      <w:r>
        <w:t xml:space="preserve">If we knew that distribution,</w:t>
      </w:r>
      <w:r>
        <w:t xml:space="preserve"> </w:t>
      </w:r>
      <w:r>
        <w:t xml:space="preserve">we would not need data to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true mean function</w:t>
        </w:r>
      </w:hyperlink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outcome variable given the input 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The training error</w:t>
      </w:r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replaces the expectation</w:t>
      </w:r>
      <w:r>
        <w:t xml:space="preserve"> </w:t>
      </w:r>
      <w:r>
        <w:t xml:space="preserve">over new cars</w:t>
      </w:r>
      <w:r>
        <w:t xml:space="preserve"> </w:t>
      </w:r>
      <w:r>
        <w:t xml:space="preserve">with an average over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cars.</w:t>
      </w:r>
      <w:r>
        <w:t xml:space="preserve"> </w:t>
      </w:r>
      <w:r>
        <w:t xml:space="preserve">Those cars are draws from the same population,</w:t>
      </w:r>
      <w:r>
        <w:t xml:space="preserve"> </w:t>
      </w:r>
      <w:r>
        <w:t xml:space="preserve">but they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chosen to fit them.</w:t>
      </w:r>
    </w:p>
    <w:bookmarkEnd w:id="107"/>
    <w:bookmarkStart w:id="109" w:name="def-expected-generalization-error"/>
    <w:p>
      <w:pPr>
        <w:pStyle w:val="FirstParagraph"/>
      </w:pPr>
      <w:r>
        <w:rPr>
          <w:b/>
          <w:bCs/>
        </w:rPr>
        <w:t xml:space="preserve">Definition 27 (Expected generalization error (expected prediction error, expected test error))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generalization error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mean,</w:t>
      </w:r>
      <w:r>
        <w:t xml:space="preserve"> </w:t>
      </w:r>
      <w:r>
        <w:t xml:space="preserve">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from the population,</w:t>
      </w:r>
      <w:r>
        <w:t xml:space="preserve"> </w:t>
      </w:r>
      <w:r>
        <w:t xml:space="preserve">of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08" w:name="eq-expected-generalization-error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sSub>
            <m:e>
              <m:r>
                <m:rPr>
                  <m:scr m:val="script"/>
                  <m:sty m:val="p"/>
                </m:rPr>
                <m:t>D</m:t>
              </m:r>
            </m:e>
            <m:sub>
              <m:r>
                <m:rPr>
                  <m:nor/>
                  <m:sty m:val="p"/>
                </m:rPr>
                <m:t>train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I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108"/>
    </w:p>
    <w:bookmarkEnd w:id="109"/>
    <w:bookmarkStart w:id="110" w:name="rem-source-expected-generalization-error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Expected generalization error (expected prediction error, expected test error)).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expected prediction 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expected test error</w:t>
      </w:r>
      <w:r>
        <w:t xml:space="preserve"> </w:t>
      </w:r>
      <w:r>
        <w:t xml:space="preserve">[4, Sec. 7.2]</w:t>
      </w:r>
      <w:r>
        <w:t xml:space="preserve">.</w:t>
      </w:r>
      <w:r>
        <w:t xml:space="preserve"> </w:t>
      </w:r>
      <w:r>
        <w:t xml:space="preserve">Hastie et al. write the quantity as</w:t>
      </w:r>
      <w:r>
        <w:t xml:space="preserve"> </w:t>
      </w:r>
      <m:oMath>
        <m:r>
          <m:rPr>
            <m:sty m:val="p"/>
          </m:rPr>
          <m:t>Err</m:t>
        </m:r>
      </m:oMath>
      <w:r>
        <w:t xml:space="preserve">, without the argument</w:t>
      </w:r>
      <w:r>
        <w:t xml:space="preserve"> </w:t>
      </w:r>
      <m:oMath>
        <m:r>
          <m:t>n</m:t>
        </m:r>
      </m:oMath>
      <w:r>
        <w:t xml:space="preserve">.</w:t>
      </w:r>
    </w:p>
    <w:bookmarkEnd w:id="110"/>
    <w:bookmarkStart w:id="113" w:name="def-distribution-model"/>
    <w:p>
      <w:pPr>
        <w:pStyle w:val="BodyText"/>
      </w:pPr>
      <w:r>
        <w:rPr>
          <w:b/>
          <w:bCs/>
        </w:rPr>
        <w:t xml:space="preserve">Definition 28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12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112"/>
    </w:p>
    <w:bookmarkEnd w:id="113"/>
    <w:bookmarkStart w:id="117" w:name="exm-distribution-model"/>
    <w:p>
      <w:pPr>
        <w:pStyle w:val="FirstParagraph"/>
      </w:pPr>
      <w:r>
        <w:rPr>
          <w:b/>
          <w:bCs/>
        </w:rPr>
        <w:t xml:space="preserve">Example 20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1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11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1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11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17"/>
    <w:bookmarkStart w:id="119" w:name="def-distribution-model-family"/>
    <w:p>
      <w:pPr>
        <w:pStyle w:val="BodyText"/>
      </w:pPr>
      <w:r>
        <w:rPr>
          <w:b/>
          <w:bCs/>
        </w:rPr>
        <w:t xml:space="preserve">Definition 29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1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118"/>
    </w:p>
    <w:bookmarkEnd w:id="119"/>
    <w:bookmarkStart w:id="120" w:name="exm-distribution-model-family"/>
    <w:p>
      <w:pPr>
        <w:pStyle w:val="FirstParagraph"/>
      </w:pPr>
      <w:r>
        <w:rPr>
          <w:b/>
          <w:bCs/>
        </w:rPr>
        <w:t xml:space="preserve">Example 21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20"/>
    <w:bookmarkStart w:id="121" w:name="def-fitted-distribution-model"/>
    <w:p>
      <w:pPr>
        <w:pStyle w:val="BodyText"/>
      </w:pPr>
      <w:r>
        <w:rPr>
          <w:b/>
          <w:bCs/>
        </w:rPr>
        <w:t xml:space="preserve">Definition 30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21"/>
    <w:bookmarkStart w:id="122" w:name="exm-fitted-distribution-model"/>
    <w:p>
      <w:pPr>
        <w:pStyle w:val="BodyText"/>
      </w:pPr>
      <w:r>
        <w:rPr>
          <w:b/>
          <w:bCs/>
        </w:rPr>
        <w:t xml:space="preserve">Example 22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22"/>
    <w:bookmarkStart w:id="124" w:name="def-distribution-model"/>
    <w:p>
      <w:pPr>
        <w:pStyle w:val="BodyText"/>
      </w:pPr>
      <w:r>
        <w:rPr>
          <w:b/>
          <w:bCs/>
        </w:rPr>
        <w:t xml:space="preserve">Definition 31 (Distribution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for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 a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probability distribution 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specified by its</w:t>
      </w:r>
      <w:r>
        <w:t xml:space="preserve"> </w:t>
      </w:r>
      <w:hyperlink r:id="rId111">
        <w:r>
          <w:rPr>
            <w:rStyle w:val="Hyperlink"/>
          </w:rPr>
          <w:t xml:space="preserve">cumulative distribution function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m:oMath>
        <m:sSub>
          <m:e>
            <m:r>
              <m:t>μ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maps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 the mean of that distribution:</w:t>
      </w:r>
    </w:p>
    <w:p>
      <w:pPr>
        <w:pStyle w:val="BodyText"/>
      </w:pPr>
      <w:bookmarkStart w:id="123" w:name="eq-distribution-model-mean-function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123"/>
    </w:p>
    <w:bookmarkEnd w:id="124"/>
    <w:bookmarkStart w:id="127" w:name="exm-distribution-model"/>
    <w:p>
      <w:pPr>
        <w:pStyle w:val="FirstParagraph"/>
      </w:pPr>
      <w:r>
        <w:rPr>
          <w:b/>
          <w:bCs/>
        </w:rPr>
        <w:t xml:space="preserve">Example 23 (A normal distribution model with a mean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be a</w:t>
      </w:r>
      <w:r>
        <w:t xml:space="preserve"> </w:t>
      </w:r>
      <w:hyperlink w:anchor="def-model-family">
        <w:r>
          <w:rPr>
            <w:rStyle w:val="Hyperlink"/>
          </w:rPr>
          <w:t xml:space="preserve">mean-function model</w:t>
        </w:r>
      </w:hyperlink>
      <w:r>
        <w:t xml:space="preserve"> </w:t>
      </w:r>
      <w:r>
        <w:t xml:space="preserve">(a line, for instance) 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 variance.</w:t>
      </w:r>
      <w:r>
        <w:t xml:space="preserve"> </w:t>
      </w:r>
      <w:r>
        <w:t xml:space="preserve">The distribution model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gives each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</w:t>
      </w:r>
      <w:r>
        <w:t xml:space="preserve"> </w:t>
      </w:r>
      <m:oMath>
        <m:r>
          <m:t>h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w:bookmarkStart w:id="125" w:name="eq-normal-distribution-model"/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125"/>
    </w:p>
    <w:p>
      <w:pPr>
        <w:pStyle w:val="FirstParagraph"/>
      </w:pPr>
      <w:r>
        <w:t xml:space="preserve">The mean parameter of a normal distribution is its mean,</w:t>
      </w:r>
      <w:r>
        <w:t xml:space="preserve"> </w:t>
      </w:r>
      <w:r>
        <w:t xml:space="preserve">so</w:t>
      </w:r>
      <w:r>
        <w:t xml:space="preserve"> </w:t>
      </w:r>
      <w:hyperlink w:anchor="eq-distribution-model-mean-function">
        <w:r>
          <w:rPr>
            <w:rStyle w:val="Hyperlink"/>
          </w:rPr>
          <w:t xml:space="preserve">Equation 23</w:t>
        </w:r>
      </w:hyperlink>
      <w:r>
        <w:t xml:space="preserve"> </w:t>
      </w:r>
      <w:r>
        <w:t xml:space="preserve">gives</w:t>
      </w:r>
    </w:p>
    <w:p>
      <w:pPr>
        <w:pStyle w:val="BodyText"/>
      </w:pPr>
      <w:bookmarkStart w:id="126" w:name="X8ba36155c06ad6e11c129dc0138d9fa11d4bc5f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P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126"/>
    </w:p>
    <w:p>
      <w:pPr>
        <w:pStyle w:val="FirstParagraph"/>
      </w:pPr>
      <w:r>
        <w:t xml:space="preserve">The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the component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that says where the outcome is centered,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component that says how far it spreads.</w:t>
      </w:r>
    </w:p>
    <w:bookmarkEnd w:id="127"/>
    <w:bookmarkStart w:id="129" w:name="def-distribution-model-family"/>
    <w:p>
      <w:pPr>
        <w:pStyle w:val="BodyText"/>
      </w:pPr>
      <w:r>
        <w:rPr>
          <w:b/>
          <w:bCs/>
        </w:rPr>
        <w:t xml:space="preserve">Definition 32 (Distribution model family)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distribution model family</w:t>
      </w:r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is a set of</w:t>
      </w:r>
      <w:r>
        <w:t xml:space="preserve"> </w:t>
      </w:r>
      <w:hyperlink w:anchor="def-distribution-model">
        <w:r>
          <w:rPr>
            <w:rStyle w:val="Hyperlink"/>
          </w:rPr>
          <w:t xml:space="preserve">distribution models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functions</w:t>
        </w:r>
      </w:hyperlink>
      <w:r>
        <w:t xml:space="preserve"> </w:t>
      </w:r>
      <w:r>
        <w:t xml:space="preserve">of its members form the set</w:t>
      </w:r>
    </w:p>
    <w:p>
      <w:pPr>
        <w:pStyle w:val="BodyText"/>
      </w:pPr>
      <w:bookmarkStart w:id="128" w:name="X647826443046820f13eb4df9d12242bb4295448"/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μ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:</m:t>
              </m:r>
              <m:r>
                <m:t>P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P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128"/>
    </w:p>
    <w:bookmarkEnd w:id="129"/>
    <w:bookmarkStart w:id="130" w:name="exm-distribution-model-family"/>
    <w:p>
      <w:pPr>
        <w:pStyle w:val="FirstParagraph"/>
      </w:pPr>
      <w:r>
        <w:rPr>
          <w:b/>
          <w:bCs/>
        </w:rPr>
        <w:t xml:space="preserve">Example 24 (Normal distribution models with polynomial mean functions)</w:t>
      </w:r>
      <w:r>
        <w:t xml:space="preserve"> </w:t>
      </w:r>
      <w:r>
        <w:t xml:space="preserve">The normal distribution models of</w:t>
      </w:r>
      <w:r>
        <w:t xml:space="preserve"> </w:t>
      </w:r>
      <w:hyperlink w:anchor="exm-distribution-model">
        <w:r>
          <w:rPr>
            <w:rStyle w:val="Hyperlink"/>
          </w:rPr>
          <w:t xml:space="preserve">Example 23</w:t>
        </w:r>
      </w:hyperlink>
      <w:r>
        <w:t xml:space="preserve"> </w:t>
      </w:r>
      <w:r>
        <w:t xml:space="preserve">whose mean function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a polynomial of degree at most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with any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form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X8ba36155c06ad6e11c129dc0138d9fa11d4bc5f">
        <w:r>
          <w:rPr>
            <w:rStyle w:val="Hyperlink"/>
          </w:rPr>
          <w:t xml:space="preserve">Equation 25</w:t>
        </w:r>
      </w:hyperlink>
      <w:r>
        <w:t xml:space="preserve">,</w:t>
      </w:r>
      <w:r>
        <w:t xml:space="preserve"> </w:t>
      </w:r>
      <w:r>
        <w:t xml:space="preserve">the set of mean functions in</w:t>
      </w:r>
      <w:r>
        <w:t xml:space="preserve"> </w:t>
      </w:r>
      <w:hyperlink w:anchor="X647826443046820f13eb4df9d12242bb4295448">
        <w:r>
          <w:rPr>
            <w:rStyle w:val="Hyperlink"/>
          </w:rPr>
          <w:t xml:space="preserve">Equation 26</w:t>
        </w:r>
      </w:hyperlink>
      <w:r>
        <w:t xml:space="preserve"> </w:t>
      </w:r>
      <w:r>
        <w:t xml:space="preserve">is the set of polynomials of degree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of</w:t>
      </w:r>
      <w:r>
        <w:t xml:space="preserve"> </w:t>
      </w:r>
      <w:hyperlink w:anchor="exm-model-family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130"/>
    <w:bookmarkStart w:id="131" w:name="def-fitted-distribution-model"/>
    <w:p>
      <w:pPr>
        <w:pStyle w:val="BodyText"/>
      </w:pPr>
      <w:r>
        <w:rPr>
          <w:b/>
          <w:bCs/>
        </w:rPr>
        <w:t xml:space="preserve">Definition 33 (Fitted distribution model)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fitted distribution model</w:t>
      </w:r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is a member of a</w:t>
      </w:r>
      <w:r>
        <w:t xml:space="preserve"> </w:t>
      </w:r>
      <w:hyperlink w:anchor="def-distribution-model-family">
        <w:r>
          <w:rPr>
            <w:rStyle w:val="Hyperlink"/>
          </w:rPr>
          <w:t xml:space="preserve">distribution model family</w:t>
        </w:r>
      </w:hyperlink>
      <w:r>
        <w:t xml:space="preserve"> </w:t>
      </w:r>
      <m:oMath>
        <m:r>
          <m:rPr>
            <m:scr m:val="script"/>
            <m:sty m:val="p"/>
          </m:rPr>
          <m:t>P</m:t>
        </m:r>
      </m:oMath>
      <w:r>
        <w:t xml:space="preserve"> </w:t>
      </w:r>
      <w:r>
        <w:t xml:space="preserve">that has been chosen to describe a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.</w:t>
      </w:r>
    </w:p>
    <w:bookmarkEnd w:id="131"/>
    <w:bookmarkStart w:id="132" w:name="exm-fitted-distribution-model"/>
    <w:p>
      <w:pPr>
        <w:pStyle w:val="BodyText"/>
      </w:pPr>
      <w:r>
        <w:rPr>
          <w:b/>
          <w:bCs/>
        </w:rPr>
        <w:t xml:space="preserve">Example 25 (A fitted normal distribution model)</w:t>
      </w:r>
      <w:r>
        <w:t xml:space="preserve"> </w:t>
      </w:r>
      <w:r>
        <w:t xml:space="preserve">Choosing both a line and a variance to describe the weights and fuel economies of the cars in 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m:oMath>
        <m:r>
          <m:rPr>
            <m:scr m:val="script"/>
            <m:sty m:val="p"/>
          </m:rPr>
          <m:t>D</m:t>
        </m:r>
      </m:oMath>
      <w:r>
        <w:t xml:space="preserve"> </w:t>
      </w:r>
      <w:r>
        <w:t xml:space="preserve">gives a</w:t>
      </w:r>
      <w:r>
        <w:t xml:space="preserve"> </w:t>
      </w:r>
      <w:hyperlink w:anchor="def-fitted-distribution-model">
        <w:r>
          <w:rPr>
            <w:rStyle w:val="Hyperlink"/>
          </w:rPr>
          <w:t xml:space="preserve">fitted distribution model</w:t>
        </w:r>
      </w:hyperlink>
      <w:r>
        <w:t xml:space="preserve"> </w:t>
      </w:r>
      <m:oMath>
        <m:acc>
          <m:accPr>
            <m:chr m:val="̂"/>
          </m:accPr>
          <m:e>
            <m:r>
              <m:t>P</m:t>
            </m:r>
          </m:e>
        </m:acc>
      </m:oMath>
      <w:r>
        <w:t xml:space="preserve"> </w:t>
      </w:r>
      <w:r>
        <w:t xml:space="preserve">in the family of</w:t>
      </w:r>
      <w:r>
        <w:t xml:space="preserve"> </w:t>
      </w:r>
      <w:hyperlink w:anchor="exm-distribution-model-family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with polynomial degree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Its mean function</w:t>
      </w:r>
      <w:r>
        <w:t xml:space="preserve"> </w:t>
      </w:r>
      <m:oMath>
        <m:sSub>
          <m:e>
            <m:r>
              <m:t>μ</m:t>
            </m:r>
          </m:e>
          <m:sub>
            <m:acc>
              <m:accPr>
                <m:chr m:val="̂"/>
              </m:accPr>
              <m:e>
                <m:r>
                  <m:t>P</m:t>
                </m:r>
              </m:e>
            </m:acc>
          </m:sub>
        </m:sSub>
      </m:oMath>
      <w:r>
        <w:t xml:space="preserve"> </w:t>
      </w:r>
      <w:r>
        <w:t xml:space="preserve">is the fitted line of</w:t>
      </w:r>
      <w:r>
        <w:t xml:space="preserve"> </w:t>
      </w:r>
      <w:hyperlink w:anchor="exm-fitted-model">
        <w:r>
          <w:rPr>
            <w:rStyle w:val="Hyperlink"/>
          </w:rPr>
          <w:t xml:space="preserve">Example 9</w:t>
        </w:r>
      </w:hyperlink>
      <w:r>
        <w:t xml:space="preserve">.</w:t>
      </w:r>
    </w:p>
    <w:bookmarkEnd w:id="132"/>
    <w:bookmarkStart w:id="134" w:name="def-epl"/>
    <w:p>
      <w:pPr>
        <w:pStyle w:val="BodyText"/>
      </w:pPr>
      <w:r>
        <w:rPr>
          <w:b/>
          <w:bCs/>
        </w:rPr>
        <w:t xml:space="preserve">Definition 34 (Expected prediction loss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loss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expected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on a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averaged over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drawn independently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over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is random 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33" w:name="eq-epl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EPL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ℓ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133"/>
    </w:p>
    <w:bookmarkEnd w:id="134"/>
    <w:bookmarkStart w:id="135" w:name="rem-epl-generalization-error"/>
    <w:p>
      <w:pPr>
        <w:pStyle w:val="FirstParagraph"/>
      </w:pPr>
      <w:r>
        <w:rPr>
          <w:i/>
          <w:iCs/>
        </w:rPr>
        <w:t xml:space="preserve">Remark 9</w:t>
      </w:r>
      <w:r>
        <w:t xml:space="preserve"> (The expected prediction loss and the generalization error).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holds the training set fixed and averages the loss over new covariate values too.</w:t>
      </w:r>
      <w:r>
        <w:t xml:space="preserve"> </w:t>
      </w:r>
      <w:r>
        <w:t xml:space="preserve">The expected prediction loss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averages over training sets as well,</w:t>
      </w:r>
      <w:r>
        <w:t xml:space="preserve"> </w:t>
      </w:r>
      <w:r>
        <w:t xml:space="preserve">and holds the covariate value fixed.</w:t>
      </w:r>
      <w:r>
        <w:t xml:space="preserve"> </w:t>
      </w:r>
      <w:r>
        <w:t xml:space="preserve">Neither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:</w:t>
      </w:r>
      <w:r>
        <w:t xml:space="preserve"> </w:t>
      </w:r>
      <w:r>
        <w:t xml:space="preserve">the test error is an average over a finite test set,</w:t>
      </w:r>
      <w:r>
        <w:t xml:space="preserve"> </w:t>
      </w:r>
      <w:r>
        <w:t xml:space="preserve">so it estimates the generalization error without equalling it.</w:t>
      </w:r>
    </w:p>
    <w:bookmarkEnd w:id="135"/>
    <w:bookmarkStart w:id="137" w:name="def-epe"/>
    <w:p>
      <w:pPr>
        <w:pStyle w:val="BodyText"/>
      </w:pPr>
      <w:r>
        <w:rPr>
          <w:b/>
          <w:bCs/>
        </w:rPr>
        <w:t xml:space="preserve">Definition 35 (Expected prediction error at a covariate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 error at</w:t>
      </w:r>
      <w:r>
        <w:rPr>
          <w:b/>
          <w:bCs/>
        </w:rP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EPE</w:t>
      </w:r>
      <w:r>
        <w:t xml:space="preserve">; also the</w:t>
      </w:r>
      <w:r>
        <w:t xml:space="preserve"> </w:t>
      </w:r>
      <w:r>
        <w:rPr>
          <w:b/>
          <w:bCs/>
        </w:rPr>
        <w:t xml:space="preserve">expected squared prediction error</w:t>
      </w:r>
      <w:r>
        <w:t xml:space="preserve">,</w:t>
      </w:r>
      <w:r>
        <w:t xml:space="preserve"> </w:t>
      </w:r>
      <w:r>
        <w:rPr>
          <w:b/>
          <w:bCs/>
        </w:rPr>
        <w:t xml:space="preserve">ESPE</w:t>
      </w:r>
      <w:r>
        <w:t xml:space="preserve">)</w:t>
      </w:r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at training-set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</w:t>
        </w:r>
      </w:hyperlink>
      <w:r>
        <w:t xml:space="preserve"> </w:t>
      </w:r>
      <w:r>
        <w:t xml:space="preserve">under</w:t>
      </w:r>
      <w:r>
        <w:t xml:space="preserve"> </w:t>
      </w:r>
      <w:hyperlink w:anchor="rem-squared-error-loss">
        <w:r>
          <w:rPr>
            <w:rStyle w:val="Hyperlink"/>
          </w:rPr>
          <w:t xml:space="preserve">squared-error loss</w:t>
        </w:r>
      </w:hyperlink>
      <w:r>
        <w:t xml:space="preserve">,</w:t>
      </w:r>
      <w:r>
        <w:t xml:space="preserve"> </w:t>
      </w:r>
      <w:r>
        <w:t xml:space="preserve">the expected value of the squared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136" w:name="eq-epe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136"/>
    </w:p>
    <w:bookmarkEnd w:id="137"/>
    <w:bookmarkStart w:id="139" w:name="rem-epe-mse"/>
    <w:p>
      <w:pPr>
        <w:pStyle w:val="FirstParagraph"/>
      </w:pPr>
      <w:r>
        <w:rPr>
          <w:i/>
          <w:iCs/>
        </w:rPr>
        <w:t xml:space="preserve">Remark 10</w:t>
      </w:r>
      <w:r>
        <w:t xml:space="preserve"> (The expected prediction error is a population mean squared error). </w:t>
      </w:r>
      <w:r>
        <w:t xml:space="preserve">The expected prediction error is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prediction 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With squared-error loss,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It differs from the pMSE of the same prediction as an estimator 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it exceeds that pMSE by the noise variance.</w:t>
      </w:r>
      <w:r>
        <w:t xml:space="preserve"> </w:t>
      </w:r>
      <w:r>
        <w:t xml:space="preserve">The acronym omits</w:t>
      </w:r>
      <w:r>
        <w:t xml:space="preserve"> </w:t>
      </w:r>
      <w:r>
        <w:t xml:space="preserve">“squared”</w:t>
      </w:r>
      <w:r>
        <w:t xml:space="preserve"> </w:t>
      </w:r>
      <w:r>
        <w:t xml:space="preserve">because</w:t>
      </w:r>
      <w:r>
        <w:t xml:space="preserve"> </w:t>
      </w:r>
      <w:r>
        <w:t xml:space="preserve">“error”</w:t>
      </w:r>
      <w:r>
        <w:t xml:space="preserve"> </w:t>
      </w:r>
      <w:r>
        <w:t xml:space="preserve">already means squared error here.</w:t>
      </w:r>
      <w:r>
        <w:t xml:space="preserve"> </w:t>
      </w:r>
      <w:r>
        <w:t xml:space="preserve">Another loss gives an expected prediction loss, not an EPE.</w:t>
      </w:r>
    </w:p>
    <w:bookmarkEnd w:id="139"/>
    <w:bookmarkStart w:id="140" w:name="rem-source-epe"/>
    <w:p>
      <w:pPr>
        <w:pStyle w:val="BodyText"/>
      </w:pPr>
      <w:r>
        <w:rPr>
          <w:i/>
          <w:iCs/>
        </w:rPr>
        <w:t xml:space="preserve">Remark 11</w:t>
      </w:r>
      <w:r>
        <w:t xml:space="preserve"> (Source: Expected prediction error at a covariate value). </w:t>
      </w:r>
      <w:r>
        <w:t xml:space="preserve">Hastie et al. [4, Sec. 7.3]</w:t>
      </w:r>
      <w:r>
        <w:t xml:space="preserve"> </w:t>
      </w:r>
      <w:r>
        <w:t xml:space="preserve">write this quantity as</w:t>
      </w:r>
      <w:r>
        <w:t xml:space="preserve"> </w:t>
      </w:r>
      <m:oMath>
        <m:r>
          <m:rPr>
            <m:sty m:val="p"/>
          </m:rPr>
          <m:t>Err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for squared-error loss.</w:t>
      </w:r>
    </w:p>
    <w:bookmarkEnd w:id="140"/>
    <w:bookmarkStart w:id="141" w:name="exr-expected-error-epe"/>
    <w:p>
      <w:pPr>
        <w:pStyle w:val="BodyText"/>
      </w:pPr>
      <w:r>
        <w:rPr>
          <w:b/>
          <w:bCs/>
        </w:rPr>
        <w:t xml:space="preserve">Exercise 3 (The expected generalization error, covariate value by covariate value)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w:r>
        <w:t xml:space="preserve">be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Derive an expression for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EPL</m:t>
            </m:r>
          </m:e>
          <m:sub>
            <m:r>
              <m:t>n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</w:p>
    <w:bookmarkEnd w:id="141"/>
    <w:bookmarkStart w:id="143" w:name="sol-expected-error-epe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sSup>
                <m:e>
                  <m:r>
                    <m:rPr>
                      <m:sty m:val="p"/>
                    </m:rPr>
                    <m:t>Err</m:t>
                  </m:r>
                </m:e>
                <m:sup>
                  <m:r>
                    <m:t>g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(iterated expectations)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EPL</m:t>
                      </m:r>
                    </m:e>
                    <m:sub>
                      <m:r>
                        <m:t>n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</m:eqArr>
        </m:oMath>
      </m:oMathPara>
    </w:p>
    <w:p>
      <w:pPr>
        <w:pStyle w:val="FirstParagraph"/>
      </w:pPr>
      <w:r>
        <w:t xml:space="preserve">The steps labeled</w:t>
      </w:r>
      <w:r>
        <w:t xml:space="preserve"> </w:t>
      </w:r>
      <w:r>
        <w:t xml:space="preserve">“definition”</w:t>
      </w:r>
      <w:r>
        <w:t xml:space="preserve"> </w:t>
      </w:r>
      <w:r>
        <w:t xml:space="preserve">apply</w:t>
      </w:r>
      <w:r>
        <w:t xml:space="preserve"> </w:t>
      </w:r>
      <w:hyperlink w:anchor="eq-expected-generalization-error">
        <w:r>
          <w:rPr>
            <w:rStyle w:val="Hyperlink"/>
          </w:rPr>
          <w:t xml:space="preserve">Equation 18</w:t>
        </w:r>
      </w:hyperlink>
      <w:r>
        <w:t xml:space="preserve">,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 </w:t>
      </w:r>
      <w:r>
        <w:t xml:space="preserve">and</w:t>
      </w:r>
      <w:r>
        <w:t xml:space="preserve"> </w:t>
      </w:r>
      <w:hyperlink w:anchor="eq-epl">
        <w:r>
          <w:rPr>
            <w:rStyle w:val="Hyperlink"/>
          </w:rPr>
          <w:t xml:space="preserve">Equation 27</w:t>
        </w:r>
      </w:hyperlink>
      <w:r>
        <w:t xml:space="preserve">, in that order.</w:t>
      </w:r>
      <w:r>
        <w:t xml:space="preserve"> </w:t>
      </w:r>
      <w:r>
        <w:t xml:space="preserve">Here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abbreviates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eq-prediction-rule">
        <w:r>
          <w:rPr>
            <w:rStyle w:val="Hyperlink"/>
          </w:rPr>
          <w:t xml:space="preserve">Equation 9</w:t>
        </w:r>
      </w:hyperlink>
      <w:r>
        <w:t xml:space="preserve">)</w:t>
      </w:r>
      <w:r>
        <w:t xml:space="preserve"> </w:t>
      </w:r>
      <w:r>
        <w:t xml:space="preserve">on the new observation.</w:t>
      </w:r>
      <w:r>
        <w:t xml:space="preserve"> </w:t>
      </w:r>
      <w:r>
        <w:t xml:space="preserve">The two steps labeled</w:t>
      </w:r>
      <w:r>
        <w:t xml:space="preserve"> </w:t>
      </w:r>
      <w:r>
        <w:t xml:space="preserve">“iterated expectations”</w:t>
      </w:r>
      <w:r>
        <w:t xml:space="preserve"> </w:t>
      </w:r>
      <w:r>
        <w:t xml:space="preserve">use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first conditioning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and the second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last line needs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to be independent of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still has its unconditional distribution,</w:t>
      </w:r>
      <w:r>
        <w:t xml:space="preserve"> </w:t>
      </w:r>
      <w:r>
        <w:t xml:space="preserve">as</w:t>
      </w:r>
      <w:r>
        <w:t xml:space="preserve"> </w:t>
      </w:r>
      <w:hyperlink w:anchor="def-epl">
        <w:r>
          <w:rPr>
            <w:rStyle w:val="Hyperlink"/>
          </w:rPr>
          <w:t xml:space="preserve">Definition 34</w:t>
        </w:r>
      </w:hyperlink>
      <w:r>
        <w:t xml:space="preserve"> </w:t>
      </w:r>
      <w:r>
        <w:t xml:space="preserve">requires.</w:t>
      </w:r>
    </w:p>
    <w:bookmarkEnd w:id="143"/>
    <w:bookmarkStart w:id="145" w:name="thm-expected-error-epe"/>
    <w:p>
      <w:pPr>
        <w:pStyle w:val="BodyText"/>
      </w:pPr>
      <w:r>
        <w:rPr>
          <w:b/>
          <w:bCs/>
        </w:rPr>
        <w:t xml:space="preserve">Theorem 2 (The expected generalization error averages the loss at each covariate value)</w:t>
      </w:r>
      <w:r>
        <w:t xml:space="preserve"> </w:t>
      </w:r>
      <w:r>
        <w:t xml:space="preserve">If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independent of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is the mean of its</w:t>
      </w:r>
      <w:r>
        <w:t xml:space="preserve"> </w:t>
      </w:r>
      <w:hyperlink w:anchor="def-epl">
        <w:r>
          <w:rPr>
            <w:rStyle w:val="Hyperlink"/>
          </w:rPr>
          <w:t xml:space="preserve">expected prediction loss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over the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:</w:t>
      </w:r>
    </w:p>
    <w:p>
      <w:pPr>
        <w:pStyle w:val="BodyText"/>
      </w:pPr>
      <w:bookmarkStart w:id="144" w:name="eq-expected-error-epe"/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Err</m:t>
              </m:r>
            </m:e>
            <m:sup>
              <m:r>
                <m:t>g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n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Sup>
                <m:e>
                  <m:r>
                    <m:rPr>
                      <m:sty m:val="p"/>
                    </m:rPr>
                    <m:t>EPL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144"/>
    </w:p>
    <w:bookmarkEnd w:id="14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xpected-error-epe">
        <w:r>
          <w:rPr>
            <w:rStyle w:val="Hyperlink"/>
          </w:rPr>
          <w:t xml:space="preserve">Solution 3</w:t>
        </w:r>
      </w:hyperlink>
      <w:r>
        <w:t xml:space="preserve">.</w:t>
      </w:r>
      <w:r>
        <w:t xml:space="preserve"> </w:t>
      </w:r>
    </w:p>
    <w:bookmarkStart w:id="147" w:name="def-average-fit"/>
    <w:p>
      <w:pPr>
        <w:pStyle w:val="BodyText"/>
      </w:pPr>
      <w:r>
        <w:rPr>
          <w:b/>
          <w:bCs/>
        </w:rPr>
        <w:t xml:space="preserve">Definition 36 (Expected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prediction</w:t>
      </w:r>
      <w:r>
        <w:t xml:space="preserve"> </w:t>
      </w:r>
      <w:r>
        <w:t xml:space="preserve">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value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averaged over the population distribution of all training sets that might have been collected:</w:t>
      </w:r>
    </w:p>
    <w:p>
      <w:pPr>
        <w:pStyle w:val="BodyText"/>
      </w:pPr>
      <w:bookmarkStart w:id="146" w:name="eq-average-fit"/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h</m:t>
              </m:r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146"/>
    </w:p>
    <w:bookmarkEnd w:id="1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expected prediction is not the prediction of any one analysis,</w:t>
      </w:r>
      <w:r>
        <w:t xml:space="preserve"> </w:t>
      </w:r>
      <w:r>
        <w:t xml:space="preserve">because an analysis has one training set, not the whole distribution of them.</w:t>
      </w:r>
      <w:r>
        <w:t xml:space="preserve"> </w:t>
      </w:r>
      <w:r>
        <w:t xml:space="preserve">It is a reference point for measuring how far the predictions are</w:t>
      </w:r>
      <w:r>
        <w:t xml:space="preserve"> </w:t>
      </w:r>
      <w:r>
        <w:t xml:space="preserve">from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and from each other.</w:t>
      </w:r>
    </w:p>
    <w:bookmarkStart w:id="148" w:name="exm-average-fit"/>
    <w:p>
      <w:pPr>
        <w:pStyle w:val="BodyText"/>
      </w:pPr>
      <w:r>
        <w:rPr>
          <w:b/>
          <w:bCs/>
        </w:rPr>
        <w:t xml:space="preserve">Example 26 (Computing the expected prediction)</w:t>
      </w:r>
      <w:r>
        <w:t xml:space="preserve"> </w:t>
      </w:r>
      <w:r>
        <w:t xml:space="preserve">Suppose the predictions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t>9</m:t>
        </m:r>
      </m:oMath>
      <w:r>
        <w:t xml:space="preserve">,</w:t>
      </w:r>
      <w:r>
        <w:t xml:space="preserve"> </w:t>
      </w:r>
      <m:oMath>
        <m:r>
          <m:t>11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13</m:t>
        </m:r>
      </m:oMath>
      <w:r>
        <w:t xml:space="preserve"> </w:t>
      </w:r>
      <w:r>
        <w:t xml:space="preserve">with equal probability.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μ</m:t>
                  </m:r>
                </m:e>
                <m:sub>
                  <m:r>
                    <m:t>h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11</m:t>
                  </m:r>
                  <m:r>
                    <m:rPr>
                      <m:sty m:val="p"/>
                    </m:rPr>
                    <m:t>+</m:t>
                  </m:r>
                  <m:r>
                    <m:t>13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8"/>
    <w:bookmarkStart w:id="160" w:name="exm-average-fit-auto"/>
    <w:p>
      <w:pPr>
        <w:pStyle w:val="FirstParagraph"/>
      </w:pPr>
      <w:r>
        <w:rPr>
          <w:b/>
          <w:bCs/>
        </w:rPr>
        <w:t xml:space="preserve">Example 27 (The expected prediction of a line on cylinders)</w:t>
      </w:r>
      <w:r>
        <w:t xml:space="preserve"> </w:t>
      </w:r>
      <w:r>
        <w:t xml:space="preserve">Treat the 392 cars of the</w:t>
      </w:r>
      <w:r>
        <w:t xml:space="preserve"> </w:t>
      </w:r>
      <w:r>
        <w:rPr>
          <w:rStyle w:val="VerbatimChar"/>
        </w:rPr>
        <w:t xml:space="preserve">Auto</w:t>
      </w:r>
      <w:r>
        <w:t xml:space="preserve"> </w:t>
      </w:r>
      <w:r>
        <w:t xml:space="preserve">data</w:t>
      </w:r>
      <w:r>
        <w:t xml:space="preserve"> </w:t>
      </w:r>
      <w:r>
        <w:t xml:space="preserve">[6]</w:t>
      </w:r>
      <w:r>
        <w:t xml:space="preserve"> </w:t>
      </w:r>
      <w:r>
        <w:t xml:space="preserve">as the whole world of cars.</w:t>
      </w:r>
      <w:r>
        <w:t xml:space="preserve"> </w:t>
      </w:r>
      <w:r>
        <w:t xml:space="preserve">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is 30 cars drawn at random from it, and the learning algorithm fits the line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cylinders</w:t>
      </w:r>
      <w:r>
        <w:t xml:space="preserve">.</w:t>
      </w:r>
      <w:r>
        <w:t xml:space="preserve"> </w:t>
      </w:r>
      <w:r>
        <w:t xml:space="preserve">Draw 2000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 fit a line to each, and record each line’s</w:t>
      </w:r>
      <w:r>
        <w:t xml:space="preserve"> </w:t>
      </w:r>
      <w:hyperlink r:id="rId149">
        <w:r>
          <w:rPr>
            <w:rStyle w:val="Hyperlink"/>
          </w:rPr>
          <w:t xml:space="preserve">intercept</w:t>
        </w:r>
      </w:hyperlink>
      <w:r>
        <w:t xml:space="preserve">,</w:t>
      </w:r>
      <w:r>
        <w:t xml:space="preserve"> </w:t>
      </w:r>
      <w:hyperlink r:id="rId150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4 cylinders.</w:t>
      </w:r>
      <w:r>
        <w:t xml:space="preserve"> </w:t>
      </w:r>
      <w:r>
        <w:t xml:space="preserve">Both tabs draw with the</w:t>
      </w:r>
      <w:r>
        <w:t xml:space="preserve"> </w:t>
      </w:r>
      <w:r>
        <w:rPr>
          <w:rStyle w:val="VerbatimChar"/>
        </w:rPr>
        <w:t xml:space="preserve">SyncRNG</w:t>
      </w:r>
      <w:r>
        <w:t xml:space="preserve"> </w:t>
      </w:r>
      <w:r>
        <w:t xml:space="preserve">package</w:t>
      </w:r>
      <w:r>
        <w:t xml:space="preserve"> </w:t>
      </w:r>
      <w:r>
        <w:t xml:space="preserve">[10]</w:t>
      </w:r>
      <w:r>
        <w:t xml:space="preserve">, a random number generator with the same algorithm in R and Python, from the same seed, so they pick the same cars: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from</w:t>
      </w:r>
      <w:r>
        <w:rPr>
          <w:rStyle w:val="NormalTok"/>
        </w:rPr>
        <w:t xml:space="preserve"> SyncRNG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SyncRNG</w:t>
      </w:r>
      <w:r>
        <w:br/>
      </w:r>
      <w:r>
        <w:br/>
      </w:r>
      <w:r>
        <w:rPr>
          <w:rStyle w:val="NormalTok"/>
        </w:rPr>
        <w:t xml:space="preserve">auto_af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).dropna(subset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cyl_af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mpg_af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rng_af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SyncRNG(seed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np.empty((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s_af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# One training set: the first 30 rows of a shuffle of all the rows (Python counts from 0), and the line fitted to it.</w:t>
      </w:r>
      <w:r>
        <w:br/>
      </w:r>
      <w:r>
        <w:rPr>
          <w:rStyle w:val="NormalTok"/>
        </w:rPr>
        <w:t xml:space="preserve">    pick_af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rng_af.shuffle(</w:t>
      </w:r>
      <w:r>
        <w:rPr>
          <w:rStyle w:val="BuiltInTok"/>
        </w:rPr>
        <w:t xml:space="preserve">list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(mpg_af))))[: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slope_af, intercept_af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np.polyfit(cyl_af[pick_af], mpg_af[pick_af],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coefs_af[s_af]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intercept_af, slope_af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preds_af.std(ddof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np.sqrt(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(preds_af.mean().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preds_af.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mc_se_af.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28.72 23.89 32.74 0.031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auto_af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na.omit</w:t>
      </w:r>
      <w:r>
        <w:rPr>
          <w:rStyle w:val="NormalTok"/>
        </w:rPr>
        <w:t xml:space="preserve">(auto_af[,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)])</w:t>
      </w:r>
      <w:r>
        <w:br/>
      </w:r>
      <w:r>
        <w:br/>
      </w:r>
      <w:r>
        <w:rPr>
          <w:rStyle w:val="CommentTok"/>
        </w:rPr>
        <w:t xml:space="preserve"># SyncRNG is a random number generator with the same algorithm</w:t>
      </w:r>
      <w:r>
        <w:br/>
      </w:r>
      <w:r>
        <w:rPr>
          <w:rStyle w:val="CommentTok"/>
        </w:rPr>
        <w:t xml:space="preserve"># in R and Python, so the draws match the Python tab.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(SyncRNG)</w:t>
      </w:r>
      <w:r>
        <w:br/>
      </w:r>
      <w:r>
        <w:rPr>
          <w:rStyle w:val="NormalTok"/>
        </w:rPr>
        <w:t xml:space="preserve">rng_af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SyncRNG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seed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,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One training set: the first 30 rows of a shuffle of all the rows,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and the line fitted to it.</w:t>
      </w:r>
      <w:r>
        <w:br/>
      </w:r>
      <w:r>
        <w:rPr>
          <w:rStyle w:val="NormalTok"/>
        </w:rPr>
        <w:t xml:space="preserve">  rows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rng_af</w:t>
      </w:r>
      <w:r>
        <w:rPr>
          <w:rStyle w:val="SpecialCharTok"/>
        </w:rPr>
        <w:t xml:space="preserve">$</w:t>
      </w:r>
      <w:r>
        <w:rPr>
          <w:rStyle w:val="FunctionTok"/>
        </w:rPr>
        <w:t xml:space="preserve">shuffle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(auto_af)))[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auto_af[rows, ]))</w:t>
      </w:r>
      <w:r>
        <w:br/>
      </w:r>
      <w:r>
        <w:rPr>
          <w:rStyle w:val="NormalTok"/>
        </w:rPr>
        <w:t xml:space="preserve">}))</w:t>
      </w:r>
      <w:r>
        <w:br/>
      </w:r>
      <w:r>
        <w:br/>
      </w:r>
      <w:r>
        <w:rPr>
          <w:rStyle w:val="NormalTok"/>
        </w:rPr>
        <w:t xml:space="preserve">preds_af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br/>
      </w:r>
      <w:r>
        <w:rPr>
          <w:rStyle w:val="CommentTok"/>
        </w:rPr>
        <w:t xml:space="preserve"># The expected prediction at 4 cylinders is the mean of those predictions.</w:t>
      </w:r>
      <w:r>
        <w:br/>
      </w:r>
      <w:r>
        <w:rPr>
          <w:rStyle w:val="CommentTok"/>
        </w:rPr>
        <w:t xml:space="preserve"># The Monte Carlo standard error of that mean is the spread of the</w:t>
      </w:r>
      <w:r>
        <w:br/>
      </w:r>
      <w:r>
        <w:rPr>
          <w:rStyle w:val="CommentTok"/>
        </w:rPr>
        <w:t xml:space="preserve"># predictions over sqrt(2000).</w:t>
      </w:r>
      <w:r>
        <w:br/>
      </w:r>
      <w:r>
        <w:rPr>
          <w:rStyle w:val="NormalTok"/>
        </w:rPr>
        <w:t xml:space="preserve">mc_se_af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(preds_af)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summary_af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(preds_af),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(preds_af)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(summary_af,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mc_se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(mc_se_af,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  mean    min    max  mc_se </w:t>
      </w:r>
      <w:r>
        <w:br/>
      </w:r>
      <w:r>
        <w:rPr>
          <w:rStyle w:val="CommentTok"/>
        </w:rPr>
        <w:t xml:space="preserve">#&gt; 28.720 23.890 32.740  0.031</w:t>
      </w:r>
    </w:p>
    <w:p>
      <w:pPr>
        <w:pStyle w:val="FirstParagraph"/>
      </w:pPr>
      <w:r>
        <w:t xml:space="preserve">No single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produces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.</w:t>
      </w:r>
      <w:r>
        <w:t xml:space="preserve"> </w:t>
      </w:r>
      <w:r>
        <w:t xml:space="preserve">The 2000 lines</w:t>
      </w:r>
      <w:r>
        <w:t xml:space="preserve"> </w:t>
      </w:r>
      <w:hyperlink r:id="rId18">
        <w:r>
          <w:rPr>
            <w:rStyle w:val="Hyperlink"/>
          </w:rPr>
          <w:t xml:space="preserve">predict</w:t>
        </w:r>
      </w:hyperlink>
      <w:r>
        <w:t xml:space="preserve"> </w:t>
      </w:r>
      <w:r>
        <w:t xml:space="preserve">anywhere from 23.9 to 32.7 miles per gallon for a four-cylinder car,</w:t>
      </w:r>
      <w:r>
        <w:t xml:space="preserve"> </w:t>
      </w:r>
      <w:r>
        <w:t xml:space="preserve">and their mean, 28.7, is the expected prediction</w:t>
      </w:r>
      <w:r>
        <w:t xml:space="preserve"> </w:t>
      </w:r>
      <m:oMath>
        <m:sSub>
          <m:e>
            <m:r>
              <m:t>μ</m:t>
            </m:r>
          </m:e>
          <m:sub>
            <m:r>
              <m:t>h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</m:t>
            </m:r>
          </m:e>
        </m:d>
        <m:r>
          <m:t>​</m:t>
        </m:r>
      </m:oMath>
      <w:r>
        <w:t xml:space="preserve"> </w:t>
      </w:r>
      <w:r>
        <w:t xml:space="preserve">of</w:t>
      </w:r>
      <w:r>
        <w:t xml:space="preserve"> 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,</w:t>
      </w:r>
      <w:r>
        <w:t xml:space="preserve"> </w:t>
      </w:r>
      <w:r>
        <w:t xml:space="preserve">with a 95% Monte Carlo</w:t>
      </w:r>
      <w:r>
        <w:t xml:space="preserve"> </w:t>
      </w:r>
      <w:hyperlink r:id="rId15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of 28.66 to 28.78</w:t>
      </w:r>
      <w:r>
        <w:t xml:space="preserve"> </w:t>
      </w:r>
      <w:r>
        <w:t xml:space="preserve">(1.96 Monte Carlo</w:t>
      </w:r>
      <w:r>
        <w:t xml:space="preserve"> </w:t>
      </w:r>
      <w:hyperlink r:id="rId152">
        <w:r>
          <w:rPr>
            <w:rStyle w:val="Hyperlink"/>
          </w:rPr>
          <w:t xml:space="preserve">standard errors</w:t>
        </w:r>
      </w:hyperlink>
      <w:r>
        <w:t xml:space="preserve"> </w:t>
      </w:r>
      <w:r>
        <w:t xml:space="preserve">either side).</w:t>
      </w:r>
      <w:r>
        <w:t xml:space="preserve"> </w:t>
      </w:r>
      <w:r>
        <w:t xml:space="preserve">The two tabs print the same numbers up to rounding.</w:t>
      </w:r>
    </w:p>
    <w:p>
      <w:pPr>
        <w:pStyle w:val="BodyText"/>
      </w:pPr>
      <w:hyperlink w:anchor="fig-average-fit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100 of the 2000 lines, their pointwise average, and the true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: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pointwise expected prediction is the mean of the fitted lines at each cylinder count.</w:t>
      </w:r>
      <w:r>
        <w:br/>
      </w:r>
      <w:r>
        <w:rPr>
          <w:rStyle w:val="NormalTok"/>
        </w:rPr>
        <w:t xml:space="preserve">avg_af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(coefs_af[:,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coefs_af[:,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grid_af).mean(axis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auto_af.groupby(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].mean()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plt.subplots(figsize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FloatTok"/>
        </w:rPr>
        <w:t xml:space="preserve">3.5</w:t>
      </w:r>
      <w:r>
        <w:rPr>
          <w:rStyle w:val="NormalTok"/>
        </w:rPr>
        <w:t xml:space="preserve">), layout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"constrained"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intercept_af, slope_af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coefs_af[: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]:</w:t>
      </w:r>
      <w:r>
        <w:br/>
      </w:r>
      <w:r>
        <w:rPr>
          <w:rStyle w:val="NormalTok"/>
        </w:rPr>
        <w:t xml:space="preserve">    ax.plot(grid_af, intercept_af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slope_af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grid_af,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One legend entry for the 100 grey lines, with a solid line to stand for them.</w:t>
      </w:r>
      <w:r>
        <w:br/>
      </w:r>
      <w:r>
        <w:rPr>
          <w:rStyle w:val="NormalTok"/>
        </w:rPr>
        <w:t xml:space="preserve">ax.plot([], [],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"grey"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"One fitted line (100 shown)"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ax.plot(grid_af, avg_af,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"Expected prediction"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ax.plot(truth_af.index, truth_af.values,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, linewidth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2.5</w:t>
      </w:r>
      <w:r>
        <w:rPr>
          <w:rStyle w:val="NormalTok"/>
        </w:rPr>
        <w:t xml:space="preserve">, marker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"o"</w:t>
      </w:r>
      <w:r>
        <w:rPr>
          <w:rStyle w:val="NormalTok"/>
        </w:rPr>
        <w:t xml:space="preserve">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 mean function"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fig.legend(loc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"outside lower center"</w:t>
      </w:r>
      <w:r>
        <w:rPr>
          <w:rStyle w:val="NormalTok"/>
        </w:rPr>
        <w:t xml:space="preserve">, ncol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frameon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6" w:name="fig-average-fit-auto"/>
          <w:p>
            <w:pPr>
              <w:pStyle w:val="Compact"/>
              <w:jc w:val="center"/>
            </w:pPr>
            <w:r>
              <w:drawing>
                <wp:inline>
                  <wp:extent cx="5334000" cy="3111500"/>
                  <wp:effectExtent b="0" l="0" r="0" t="0"/>
                  <wp:docPr descr="" title="" id="154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fig-average-fit-auto-1.png" id="15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1115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fitted lines of 100 of the 2000 training sets (grey), their pointwise expected prediction (blue), and the true mean function (orange), for</w:t>
            </w:r>
            <w:r>
              <w:t xml:space="preserve"> </w:t>
            </w:r>
            <w:r>
              <w:rPr>
                <w:rStyle w:val="VerbatimChar"/>
              </w:rPr>
              <w:t xml:space="preserve">mpg</w:t>
            </w:r>
            <w:r>
              <w:t xml:space="preserve"> </w:t>
            </w:r>
            <w:r>
              <w:t xml:space="preserve">against</w:t>
            </w:r>
            <w:r>
              <w:t xml:space="preserve"> </w:t>
            </w:r>
            <w:r>
              <w:rPr>
                <w:rStyle w:val="VerbatimChar"/>
              </w:rPr>
              <w:t xml:space="preserve">cylinders</w:t>
            </w:r>
            <w:r>
              <w:t xml:space="preserve">.</w:t>
            </w:r>
          </w:p>
          <w:bookmarkEnd w:id="156"/>
        </w:tc>
      </w:tr>
    </w:tbl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br/>
      </w:r>
      <w:r>
        <w:rPr>
          <w:rStyle w:val="NormalTok"/>
        </w:rPr>
        <w:t xml:space="preserve">grid_af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8</w:t>
      </w:r>
      <w:r>
        <w:br/>
      </w:r>
      <w:r>
        <w:rPr>
          <w:rStyle w:val="CommentTok"/>
        </w:rPr>
        <w:t xml:space="preserve"># One row per fitted line and cylinder count;</w:t>
      </w:r>
      <w:r>
        <w:br/>
      </w:r>
      <w:r>
        <w:rPr>
          <w:rStyle w:val="CommentTok"/>
        </w:rPr>
        <w:t xml:space="preserve"># the pointwise expected prediction is the mean over lines.</w:t>
      </w:r>
      <w:r>
        <w:br/>
      </w:r>
      <w:r>
        <w:rPr>
          <w:rStyle w:val="NormalTok"/>
        </w:rPr>
        <w:t xml:space="preserve">lines_af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(coefs_af)),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(grid_af)),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cylinders =</w:t>
      </w:r>
      <w:r>
        <w:rPr>
          <w:rStyle w:val="NormalTok"/>
        </w:rPr>
        <w:t xml:space="preserve"> grid_af,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(coefs_af[,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grid_af)))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avg_af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(fit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lines_af,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rPr>
          <w:rStyle w:val="CommentTok"/>
        </w:rPr>
        <w:t xml:space="preserve"># The true mean function is the mean mpg of the cars with each cylinder count.</w:t>
      </w:r>
      <w:r>
        <w:br/>
      </w:r>
      <w:r>
        <w:rPr>
          <w:rStyle w:val="NormalTok"/>
        </w:rPr>
        <w:t xml:space="preserve">truth_af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aggregate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cylinders,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auto_af, </w:t>
      </w:r>
      <w:r>
        <w:rPr>
          <w:rStyle w:val="AttributeTok"/>
        </w:rPr>
        <w:t xml:space="preserve">FUN =</w:t>
      </w:r>
      <w:r>
        <w:rPr>
          <w:rStyle w:val="NormalTok"/>
        </w:rPr>
        <w:t xml:space="preserve"> mean)</w:t>
      </w:r>
      <w:r>
        <w:br/>
      </w:r>
      <w:r>
        <w:br/>
      </w:r>
      <w:r>
        <w:rPr>
          <w:rStyle w:val="NormalTok"/>
        </w:rPr>
        <w:t xml:space="preserve">line_name_af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"One fitted line (100 shown)"</w:t>
      </w:r>
      <w:r>
        <w:br/>
      </w:r>
      <w:r>
        <w:rPr>
          <w:rStyle w:val="NormalTok"/>
        </w:rPr>
        <w:t xml:space="preserve">avg_name_af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"Expected prediction"</w:t>
      </w:r>
      <w:r>
        <w:br/>
      </w:r>
      <w:r>
        <w:rPr>
          <w:rStyle w:val="NormalTok"/>
        </w:rPr>
        <w:t xml:space="preserve">truth_name_af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"True mean function"</w:t>
      </w:r>
      <w:r>
        <w:br/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(lines_af, line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group =</w:t>
      </w:r>
      <w:r>
        <w:rPr>
          <w:rStyle w:val="NormalTok"/>
        </w:rPr>
        <w:t xml:space="preserve"> line,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line_name_af),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avg_af,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fit,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avg_name_af),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1.5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truth_af,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(cylinders, mpg,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truth_name_af),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scale_colour_manual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"grey60"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"steelblue"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"darkorange"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(line_name_af, avg_name_af, truth_name_af)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guides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guide_legend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override.aes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"cylinders"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58" name="Picture"/>
            <a:graphic>
              <a:graphicData uri="http://schemas.openxmlformats.org/drawingml/2006/picture">
                <pic:pic>
                  <pic:nvPicPr>
                    <pic:cNvPr descr="model-validation_files/figure-docx/unnamed-chunk-3-3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0"/>
    <w:bookmarkStart w:id="162" w:name="def-prediction-bias"/>
    <w:p>
      <w:pPr>
        <w:pStyle w:val="BodyText"/>
      </w:pPr>
      <w:r>
        <w:rPr>
          <w:b/>
          <w:bCs/>
        </w:rPr>
        <w:t xml:space="preserve">Definition 37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the prediction</w:t>
      </w:r>
      <w:r>
        <w:t xml:space="preserve"> </w:t>
      </w:r>
      <w:r>
        <w:t xml:space="preserve">is the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of the new outcome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.</w:t>
      </w:r>
      <w:r>
        <w:t xml:space="preserve"> </w:t>
      </w:r>
      <w:r>
        <w:t xml:space="preserve">The expectation averages over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 </w:t>
      </w:r>
      <w:r>
        <w:t xml:space="preserve">and over the new outcome:</w:t>
      </w:r>
    </w:p>
    <w:p>
      <w:pPr>
        <w:pStyle w:val="BodyText"/>
      </w:pPr>
      <w:bookmarkStart w:id="161" w:name="eq-prediction-bias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sSub>
                    <m:e>
                      <m:r>
                        <m:t>ε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pred</m:t>
                      </m:r>
                    </m:sub>
                  </m:sSub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161"/>
    </w:p>
    <w:bookmarkEnd w:id="162"/>
    <w:bookmarkStart w:id="163" w:name="rem-prediction-bias-signed"/>
    <w:p>
      <w:pPr>
        <w:pStyle w:val="FirstParagraph"/>
      </w:pPr>
      <w:r>
        <w:rPr>
          <w:i/>
          <w:iCs/>
        </w:rPr>
        <w:t xml:space="preserve">Remark 12</w:t>
      </w:r>
      <w:r>
        <w:t xml:space="preserve"> (The bias is signed, not squared).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an expected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, so it is signed, not squared.</w:t>
      </w:r>
      <w:r>
        <w:t xml:space="preserve"> </w:t>
      </w:r>
      <w:r>
        <w:t xml:space="preserve">It is not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.</w:t>
      </w:r>
    </w:p>
    <w:bookmarkEnd w:id="163"/>
    <w:bookmarkStart w:id="169" w:name="rem-prediction-bias-integral"/>
    <w:p>
      <w:pPr>
        <w:pStyle w:val="BodyText"/>
      </w:pPr>
      <w:r>
        <w:rPr>
          <w:i/>
          <w:iCs/>
        </w:rPr>
        <w:t xml:space="preserve">Remark 13</w:t>
      </w:r>
      <w:r>
        <w:t xml:space="preserve"> (The bias as an iterated expectation and as integrals). </w:t>
      </w:r>
      <w:r>
        <w:t xml:space="preserve">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142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the expectation in</w:t>
      </w:r>
      <w:r>
        <w:t xml:space="preserve"> </w:t>
      </w:r>
      <w:hyperlink w:anchor="eq-prediction-bias">
        <w:r>
          <w:rPr>
            <w:rStyle w:val="Hyperlink"/>
          </w:rPr>
          <w:t xml:space="preserve">Equation 31</w:t>
        </w:r>
      </w:hyperlink>
      <w:r>
        <w:t xml:space="preserve"> </w:t>
      </w:r>
      <w:r>
        <w:t xml:space="preserve">can be taken in two steps:</w:t>
      </w:r>
      <w:r>
        <w:t xml:space="preserve"> </w:t>
      </w:r>
      <w:r>
        <w:t xml:space="preserve">first over the new outcome with the training set fixed,</w:t>
      </w:r>
      <w:r>
        <w:t xml:space="preserve"> </w:t>
      </w:r>
      <w:r>
        <w:t xml:space="preserve">then over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.</w:t>
      </w:r>
    </w:p>
    <w:p>
      <w:pPr>
        <w:pStyle w:val="BodyText"/>
      </w:pPr>
      <w:bookmarkStart w:id="164" w:name="eq-prediction-bias-iterated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164"/>
    </w:p>
    <w:p>
      <w:pPr>
        <w:pStyle w:val="FirstParagraph"/>
      </w:pPr>
      <w:r>
        <w:t xml:space="preserve">The training set consists of</w:t>
      </w:r>
      <w:r>
        <w:t xml:space="preserve"> </w:t>
      </w:r>
      <m:oMath>
        <m:r>
          <m:t>n</m:t>
        </m:r>
      </m:oMath>
      <w:r>
        <w:t xml:space="preserve"> </w:t>
      </w:r>
      <w:hyperlink r:id="rId165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pairs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its density is the product of the densities of its pairs.</w:t>
      </w:r>
      <w:r>
        <w:t xml:space="preserve"> </w:t>
      </w:r>
      <w:r>
        <w:t xml:space="preserve">When the variables are</w:t>
      </w:r>
      <w:r>
        <w:t xml:space="preserve"> </w:t>
      </w:r>
      <w:hyperlink r:id="rId166">
        <w:r>
          <w:rPr>
            <w:rStyle w:val="Hyperlink"/>
          </w:rPr>
          <w:t xml:space="preserve">continuous</w:t>
        </w:r>
      </w:hyperlink>
      <w:r>
        <w:t xml:space="preserve">, the two steps are integrals.</w:t>
      </w:r>
      <w:r>
        <w:t xml:space="preserve"> </w:t>
      </w:r>
      <w:r>
        <w:t xml:space="preserve">The inner integral runs over the new outcome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outer integral runs over the values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of the training pairs,</w:t>
      </w:r>
      <w:r>
        <w:t xml:space="preserve"> </w:t>
      </w:r>
      <w:r>
        <w:t xml:space="preserve">which determine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67" w:name="eq-prediction-bias-integral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∫</m:t>
          </m:r>
          <m:r>
            <m:rPr>
              <m:sty m:val="p"/>
            </m:rPr>
            <m:t>⋯</m:t>
          </m:r>
          <m:r>
            <m:rPr>
              <m:sty m:val="p"/>
            </m:rPr>
            <m:t>∫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</m:e>
          </m:d>
          <m:r>
            <m:t>​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 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t> </m:t>
          </m:r>
          <m:r>
            <m:t>d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⋯</m:t>
          </m:r>
          <m:r>
            <m:t>d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t> </m:t>
          </m:r>
          <m:r>
            <m:t>d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167"/>
    </w:p>
    <w:p>
      <w:pPr>
        <w:pStyle w:val="FirstParagraph"/>
      </w:pPr>
      <w:r>
        <w:t xml:space="preserve">For</w:t>
      </w:r>
      <w:r>
        <w:t xml:space="preserve"> </w:t>
      </w:r>
      <w:hyperlink r:id="rId168">
        <w:r>
          <w:rPr>
            <w:rStyle w:val="Hyperlink"/>
          </w:rPr>
          <w:t xml:space="preserve">discrete variables</w:t>
        </w:r>
      </w:hyperlink>
      <w:r>
        <w:t xml:space="preserve">, the integrals are sums.</w:t>
      </w:r>
    </w:p>
    <w:bookmarkEnd w:id="169"/>
    <w:bookmarkStart w:id="171" w:name="thm-prediction-bias-average-fit"/>
    <w:p>
      <w:pPr>
        <w:pStyle w:val="BodyText"/>
      </w:pPr>
      <w:r>
        <w:rPr>
          <w:b/>
          <w:bCs/>
        </w:rPr>
        <w:t xml:space="preserve">Theorem 3 (The bias as the expected prediction minus the mean function)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minus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value:</w:t>
      </w:r>
    </w:p>
    <w:p>
      <w:pPr>
        <w:pStyle w:val="BodyText"/>
      </w:pPr>
      <w:bookmarkStart w:id="170" w:name="eq-prediction-bias-average-fit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cr m:val="double-struck"/>
                  <m:sty m:val="p"/>
                </m:rPr>
                <m:t>E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μ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170"/>
    </w:p>
    <w:bookmarkEnd w:id="1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new outcome is</w:t>
      </w:r>
      <w:r>
        <w:t xml:space="preserve"> </w:t>
      </w:r>
      <w:hyperlink r:id="rId57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and its mean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the</w:t>
      </w:r>
      <w:r>
        <w:t xml:space="preserve"> </w:t>
      </w:r>
      <w:hyperlink w:anchor="thm-noise-mean-zero">
        <w:r>
          <w:rPr>
            <w:rStyle w:val="Hyperlink"/>
          </w:rPr>
          <w:t xml:space="preserve">noise has mean zero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sSub>
                        <m:e>
                          <m:r>
                            <m:t>ε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pred</m:t>
                          </m:r>
                        </m:sub>
                      </m:sSub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mean zero)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 </w:t>
      </w:r>
      <w:r>
        <w:t xml:space="preserve">decompositions</w:t>
      </w:r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reflects the approximation error that comes from approximating a real-world relationship by a model.</w:t>
      </w:r>
    </w:p>
    <w:bookmarkStart w:id="172" w:name="exm-prediction-bias"/>
    <w:p>
      <w:pPr>
        <w:pStyle w:val="BodyText"/>
      </w:pPr>
      <w:r>
        <w:rPr>
          <w:b/>
          <w:bCs/>
        </w:rPr>
        <w:t xml:space="preserve">Example 28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over repeated</w:t>
      </w:r>
      <w:r>
        <w:t xml:space="preserve"> </w:t>
      </w:r>
      <w:hyperlink w:anchor="def-training-set">
        <w:r>
          <w:rPr>
            <w:rStyle w:val="Hyperlink"/>
          </w:rPr>
          <w:t xml:space="preserve">training sets</w:t>
        </w:r>
      </w:hyperlink>
      <w:r>
        <w:t xml:space="preserve">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(@thm-prediction-bias-average-fit)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</w:p>
    <w:bookmarkEnd w:id="172"/>
    <w:bookmarkStart w:id="177" w:name="def-irreducible-error"/>
    <w:p>
      <w:pPr>
        <w:pStyle w:val="BodyText"/>
      </w:pPr>
      <w:r>
        <w:rPr>
          <w:b/>
          <w:bCs/>
        </w:rPr>
        <w:t xml:space="preserve">Definition 38 (Residual variance)</w:t>
      </w:r>
      <w:r>
        <w:t xml:space="preserve"> </w:t>
      </w:r>
      <w:r>
        <w:t xml:space="preserve">Let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be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and the outcome of one observation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</w:p>
    <w:p>
      <w:pPr>
        <w:pStyle w:val="BodyText"/>
      </w:pPr>
      <w:r>
        <w:t xml:space="preserve">The</w:t>
      </w:r>
      <w:r>
        <w:t xml:space="preserve"> </w:t>
      </w:r>
      <w:r>
        <w:rPr>
          <w:b/>
          <w:bCs/>
        </w:rPr>
        <w:t xml:space="preserve">residual variance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) at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73">
        <w:r>
          <w:rPr>
            <w:rStyle w:val="Hyperlink"/>
          </w:rPr>
          <w:t xml:space="preserve">conditional population variance</w:t>
        </w:r>
      </w:hyperlink>
      <w:r>
        <w:t xml:space="preserve"> </w:t>
      </w:r>
      <w:r>
        <w:t xml:space="preserve">of the noise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w:bookmarkStart w:id="174" w:name="eq-irreducible-error"/>
      <m:oMathPara>
        <m:oMathParaPr>
          <m:jc m:val="center"/>
        </m:oMathParaPr>
        <m:oMath>
          <m:sSup>
            <m:e>
              <m:r>
                <m:t>σ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174"/>
    </w:p>
    <w:p>
      <w:pPr>
        <w:pStyle w:val="FirstParagraph"/>
      </w:pPr>
      <w:r>
        <w:t xml:space="preserve">It is a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 a component of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, and not an error.</w:t>
      </w:r>
      <w:r>
        <w:t xml:space="preserve"> </w:t>
      </w:r>
      <w:r>
        <w:t xml:space="preserve">It is irreducible only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uses:</w:t>
      </w:r>
      <w:r>
        <w:t xml:space="preserve"> </w:t>
      </w:r>
      <w:r>
        <w:t xml:space="preserve">a further covariate that</w:t>
      </w:r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t xml:space="preserve">the outcome moves part of the spread out of the noise and into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so the residual variance depends on which covariates are measured.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residual variance averaged over the covariate values of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observations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Var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It is a population quantity, not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computed from the</w:t>
      </w:r>
      <w:r>
        <w:t xml:space="preserve"> </w:t>
      </w:r>
      <w:hyperlink r:id="rId176">
        <w:r>
          <w:rPr>
            <w:rStyle w:val="Hyperlink"/>
          </w:rPr>
          <w:t xml:space="preserve">residuals</w:t>
        </w:r>
      </w:hyperlink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;</w:t>
      </w:r>
      <w:r>
        <w:t xml:space="preserve"> </w:t>
      </w:r>
      <w:r>
        <w:t xml:space="preserve">James et al. [6, Sec. 2.2.2]</w:t>
      </w:r>
      <w:r>
        <w:t xml:space="preserve">.</w:t>
      </w:r>
    </w:p>
    <w:bookmarkEnd w:id="177"/>
    <w:bookmarkStart w:id="178" w:name="exm-irreducible-error"/>
    <w:p>
      <w:pPr>
        <w:pStyle w:val="BodyText"/>
      </w:pPr>
      <w:r>
        <w:rPr>
          <w:b/>
          <w:bCs/>
        </w:rPr>
        <w:t xml:space="preserve">Example 29 (The residual variance of a normal population)</w:t>
      </w:r>
      <w:r>
        <w:t xml:space="preserve"> </w:t>
      </w:r>
      <w:r>
        <w:t xml:space="preserve">Take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outcome given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hyperlink r:id="rId114">
        <w:r>
          <w:rPr>
            <w:rStyle w:val="Hyperlink"/>
          </w:rPr>
          <w:t xml:space="preserve">normal distribution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where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2</m:t>
        </m:r>
        <m:r>
          <m:t>π</m:t>
        </m:r>
        <m:r>
          <m:t>X</m:t>
        </m:r>
        <m:r>
          <m:rPr>
            <m:sty m:val="p"/>
          </m:rPr>
          <m:t>)</m:t>
        </m:r>
      </m:oMath>
      <w:r>
        <w:t xml:space="preserve">,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 has the normal distribution with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w:hyperlink r:id="rId173">
        <w:r>
          <w:rPr>
            <w:rStyle w:val="Hyperlink"/>
          </w:rPr>
          <w:t xml:space="preserve">conditional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therefore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0.09</m:t>
        </m:r>
      </m:oMath>
      <w:r>
        <w:t xml:space="preserve">.</w:t>
      </w:r>
    </w:p>
    <w:bookmarkEnd w:id="178"/>
    <w:bookmarkStart w:id="179" w:name="rem-irreducible-error"/>
    <w:p>
      <w:pPr>
        <w:pStyle w:val="BodyText"/>
      </w:pPr>
      <w:r>
        <w:rPr>
          <w:i/>
          <w:iCs/>
        </w:rPr>
        <w:t xml:space="preserve">Remark 14</w:t>
      </w:r>
      <w:r>
        <w:t xml:space="preserve"> (What the residual variance does and does not depend on). </w:t>
      </w:r>
      <w:r>
        <w:t xml:space="preserve">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does not depend on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,</w:t>
      </w:r>
      <w:r>
        <w:t xml:space="preserve"> </w:t>
      </w:r>
      <w:r>
        <w:t xml:space="preserve">so no choice of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using the same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can remove it.</w:t>
      </w:r>
      <w:r>
        <w:t xml:space="preserve"> </w:t>
      </w:r>
      <w:r>
        <w:t xml:space="preserve">It is defined at the single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it may differ from one covariate value to another:</w:t>
      </w:r>
      <w:r>
        <w:t xml:space="preserve"> </w:t>
      </w:r>
      <w:r>
        <w:t xml:space="preserve">it does not assume constant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across covariate values.</w:t>
      </w:r>
      <w:r>
        <w:t xml:space="preserve"> </w:t>
      </w:r>
      <w:r>
        <w:t xml:space="preserve">For example, in</w:t>
      </w:r>
      <w:r>
        <w:t xml:space="preserve"> </w:t>
      </w:r>
      <w:hyperlink w:anchor="exm-irreducible-error">
        <w:r>
          <w:rPr>
            <w:rStyle w:val="Hyperlink"/>
          </w:rPr>
          <w:t xml:space="preserve">Example 29</w:t>
        </w:r>
      </w:hyperlink>
      <w:r>
        <w:t xml:space="preserve">,</w:t>
      </w:r>
      <w:r>
        <w:t xml:space="preserve"> </w:t>
      </w:r>
      <w:r>
        <w:t xml:space="preserve">every prediction has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 least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79"/>
    <w:bookmarkStart w:id="180" w:name="exr-epe-three-sources"/>
    <w:p>
      <w:pPr>
        <w:pStyle w:val="BodyText"/>
      </w:pPr>
      <w:r>
        <w:rPr>
          <w:b/>
          <w:bCs/>
        </w:rPr>
        <w:t xml:space="preserve">Exercise 4 (Expected squared prediction error from three sources)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7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7"/>
        </w:numPr>
      </w:pP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x</m:t>
                        </m:r>
                      </m:e>
                    </m:d>
                    <m:r>
                      <m:t>​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</w:p>
    <w:p>
      <w:pPr>
        <w:pStyle w:val="Compact"/>
        <w:numPr>
          <w:ilvl w:val="0"/>
          <w:numId w:val="1008"/>
        </w:numPr>
      </w:pP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FirstParagraph"/>
      </w:pPr>
      <w:r>
        <w:t xml:space="preserve">What is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m:oMath>
        <m:r>
          <m:rPr>
            <m:sty m:val="p"/>
          </m:rPr>
          <m:t>ESPE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?</w:t>
      </w:r>
    </w:p>
    <w:bookmarkEnd w:id="180"/>
    <w:bookmarkStart w:id="181" w:name="sol-epe-three-sourc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bookmarkEnd w:id="181"/>
    <w:bookmarkStart w:id="182" w:name="exr-epe-no-bias-no-variance"/>
    <w:p>
      <w:pPr>
        <w:pStyle w:val="BodyText"/>
      </w:pPr>
      <w:r>
        <w:rPr>
          <w:b/>
          <w:bCs/>
        </w:rPr>
        <w:t xml:space="preserve">Exercise 5 (Expected squared prediction error without bias or variance)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If we could remove all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all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what would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be?</w:t>
      </w:r>
    </w:p>
    <w:bookmarkEnd w:id="182"/>
    <w:bookmarkStart w:id="183" w:name="sol-epe-no-bias-no-variance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any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can have here.</w:t>
      </w:r>
    </w:p>
    <w:bookmarkEnd w:id="183"/>
    <w:bookmarkStart w:id="184" w:name="exr-epe-reducible-sources"/>
    <w:p>
      <w:pPr>
        <w:pStyle w:val="BodyText"/>
      </w:pPr>
      <w:r>
        <w:rPr>
          <w:b/>
          <w:bCs/>
        </w:rPr>
        <w:t xml:space="preserve">Exercise 6 (Which sources of error a better method can reduce)</w:t>
      </w:r>
      <w:r>
        <w:t xml:space="preserve"> </w:t>
      </w:r>
      <w:r>
        <w:t xml:space="preserve">Make the assumptions of</w:t>
      </w:r>
      <w:r>
        <w:t xml:space="preserve"> </w:t>
      </w:r>
      <w:hyperlink w:anchor="exr-epe-three-sources">
        <w:r>
          <w:rPr>
            <w:rStyle w:val="Hyperlink"/>
          </w:rPr>
          <w:t xml:space="preserve">Exercise 4</w:t>
        </w:r>
      </w:hyperlink>
      <w:r>
        <w:t xml:space="preserve">.</w:t>
      </w:r>
      <w:r>
        <w:t xml:space="preserve"> </w:t>
      </w:r>
      <w:r>
        <w:t xml:space="preserve">Which of the three quantities</w:t>
      </w:r>
      <w:r>
        <w:t xml:space="preserve"> </w:t>
      </w:r>
      <w:r>
        <w:t xml:space="preserve">(the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,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 the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)</w:t>
      </w:r>
      <w:r>
        <w:t xml:space="preserve"> </w:t>
      </w:r>
      <w:r>
        <w:t xml:space="preserve">can a better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method reduce,</w:t>
      </w:r>
      <w:r>
        <w:t xml:space="preserve"> </w:t>
      </w:r>
      <w:r>
        <w:t xml:space="preserve">and which cannot?</w:t>
      </w:r>
    </w:p>
    <w:bookmarkEnd w:id="184"/>
    <w:bookmarkStart w:id="185" w:name="sol-epe-reducible-sources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A better method can reduce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m:oMath>
        <m:r>
          <m:t>ε</m:t>
        </m:r>
      </m:oMath>
      <w:r>
        <w:t xml:space="preserve"> </w:t>
      </w:r>
      <w:r>
        <w:t xml:space="preserve">in the new outcome.</w:t>
      </w:r>
    </w:p>
    <w:bookmarkEnd w:id="185"/>
    <w:bookmarkStart w:id="186" w:name="exr-epe-split-noise"/>
    <w:p>
      <w:pPr>
        <w:pStyle w:val="BodyText"/>
      </w:pPr>
      <w:r>
        <w:rPr>
          <w:b/>
          <w:bCs/>
        </w:rPr>
        <w:t xml:space="preserve">Exercise 7 (Separate the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09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09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0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0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Take every expectation below to be conditional on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Add and subtract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inside the square of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expand it, and take the expectation term by term.</w:t>
      </w:r>
    </w:p>
    <w:p>
      <w:pPr>
        <w:pStyle w:val="BodyText"/>
      </w:pPr>
      <w:r>
        <w:t xml:space="preserve">Two of the three terms simplify.</w:t>
      </w:r>
      <w:r>
        <w:t xml:space="preserve"> </w:t>
      </w:r>
      <w:r>
        <w:t xml:space="preserve">Say what each becomes,</w:t>
      </w:r>
      <w:r>
        <w:t xml:space="preserve"> </w:t>
      </w:r>
      <w:r>
        <w:t xml:space="preserve">and name which facts about the noise hold by definition</w:t>
      </w:r>
      <w:r>
        <w:t xml:space="preserve"> </w:t>
      </w:r>
      <w:r>
        <w:t xml:space="preserve">and which hypothesis makes the cross term zero.</w:t>
      </w:r>
    </w:p>
    <w:bookmarkEnd w:id="186"/>
    <w:bookmarkStart w:id="194" w:name="sol-epe-split-noi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Express the</w:t>
      </w:r>
      <w:r>
        <w:t xml:space="preserve"> </w:t>
      </w:r>
      <w:hyperlink r:id="rId61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as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 error 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 </w:t>
      </w:r>
      <w:r>
        <w:t xml:space="preserve">value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turn, using</w:t>
      </w:r>
      <w:r>
        <w:t xml:space="preserve"> </w:t>
      </w:r>
      <w:hyperlink r:id="rId188">
        <w:r>
          <w:rPr>
            <w:rStyle w:val="Hyperlink"/>
          </w:rPr>
          <w:t xml:space="preserve">linearity of expectation</w:t>
        </w:r>
      </w:hyperlink>
      <w:r>
        <w:t xml:space="preserve"> </w:t>
      </w:r>
      <w:r>
        <w:t xml:space="preserve">to distribute the expectation over the sum.</w:t>
      </w:r>
    </w:p>
    <w:p>
      <w:pPr>
        <w:pStyle w:val="BodyText"/>
      </w:pPr>
      <w:r>
        <w:t xml:space="preserve">For the noise term,</w:t>
      </w:r>
      <w:r>
        <w:t xml:space="preserve"> </w:t>
      </w:r>
      <w:r>
        <w:t xml:space="preserve">the</w:t>
      </w:r>
      <w:r>
        <w:t xml:space="preserve"> </w:t>
      </w:r>
      <w:hyperlink r:id="rId189">
        <w:r>
          <w:rPr>
            <w:rStyle w:val="Hyperlink"/>
          </w:rPr>
          <w:t xml:space="preserve">variance identity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cr m:val="double-struck"/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ε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ε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identity)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cross term,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−</m:t>
        </m:r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shifts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by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hence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expectation of a product of independent random variables is the product of their expectations: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noise has population mean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times a number)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0" w:name="eq-epe-after-noise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μ</m:t>
                          </m:r>
                        </m:e>
                      </m:acc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190"/>
    </w:p>
    <w:p>
      <w:pPr>
        <w:pStyle w:val="FirstParagraph"/>
      </w:pPr>
      <w:r>
        <w:t xml:space="preserve">The noise has</w:t>
      </w:r>
      <w:r>
        <w:t xml:space="preserve"> </w:t>
      </w:r>
      <w:hyperlink r:id="rId70">
        <w:r>
          <w:rPr>
            <w:rStyle w:val="Hyperlink"/>
          </w:rPr>
          <w:t xml:space="preserve">population mean</w:t>
        </w:r>
      </w:hyperlink>
      <w:r>
        <w:t xml:space="preserve"> </w:t>
      </w:r>
      <m:oMath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noise-mean-zero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so the algebra used only one hypothesis about the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: it is independent of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Independence holds for a fresh observation,</w:t>
      </w:r>
      <w:r>
        <w:t xml:space="preserve"> </w:t>
      </w:r>
      <w:r>
        <w:t xml:space="preserve">and it fails for an observation the procedure was trained on,</w:t>
      </w:r>
      <w:r>
        <w:t xml:space="preserve"> </w:t>
      </w:r>
      <w:r>
        <w:t xml:space="preserve">whose noise helped determine the prediction.</w:t>
      </w:r>
      <w:r>
        <w:t xml:space="preserve"> </w:t>
      </w:r>
      <w:r>
        <w:t xml:space="preserve">It also fails when the new observation depends on the training data</w:t>
      </w:r>
      <w:r>
        <w:t xml:space="preserve"> </w:t>
      </w:r>
      <w:r>
        <w:t xml:space="preserve">(for example, a later time in the same series),</w:t>
      </w:r>
      <w:r>
        <w:t xml:space="preserve"> </w:t>
      </w:r>
      <w:r>
        <w:t xml:space="preserve">or when the same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was used to choose the procedure.</w:t>
      </w:r>
    </w:p>
    <w:p>
      <w:pPr>
        <w:pStyle w:val="BodyText"/>
      </w:pPr>
      <w:r>
        <w:t xml:space="preserve">The algebra did not use that the new pair has the same</w:t>
      </w:r>
      <w:r>
        <w:t xml:space="preserve"> </w:t>
      </w:r>
      <w:hyperlink r:id="rId191">
        <w:r>
          <w:rPr>
            <w:rStyle w:val="Hyperlink"/>
          </w:rPr>
          <w:t xml:space="preserve">population distribution</w:t>
        </w:r>
      </w:hyperlink>
      <w:r>
        <w:t xml:space="preserve"> </w:t>
      </w:r>
      <w:r>
        <w:t xml:space="preserve">as the training data.</w:t>
      </w:r>
      <w:r>
        <w:t xml:space="preserve"> </w:t>
      </w:r>
      <w:r>
        <w:t xml:space="preserve">Suppose the new pair came from a</w:t>
      </w:r>
      <w:r>
        <w:t xml:space="preserve"> </w:t>
      </w:r>
      <w:hyperlink r:id="rId65">
        <w:r>
          <w:rPr>
            <w:rStyle w:val="Hyperlink"/>
          </w:rPr>
          <w:t xml:space="preserve">population</w:t>
        </w:r>
      </w:hyperlink>
      <w:r>
        <w:t xml:space="preserve"> </w:t>
      </w:r>
      <w:r>
        <w:t xml:space="preserve">whose mean function differed from the training population’s.</w:t>
      </w:r>
      <w:r>
        <w:t xml:space="preserve"> </w:t>
      </w:r>
      <w:r>
        <w:t xml:space="preserve">Then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would still hold, with the new population’s mean function and noise variance.</w:t>
      </w:r>
      <w:r>
        <w:t xml:space="preserve"> </w:t>
      </w:r>
      <w:r>
        <w:t xml:space="preserve">Its</w:t>
      </w:r>
      <w:r>
        <w:t xml:space="preserve"> </w:t>
      </w:r>
      <w:hyperlink r:id="rId192">
        <w:r>
          <w:rPr>
            <w:rStyle w:val="Hyperlink"/>
          </w:rPr>
          <w:t xml:space="preserve">estimation-error</w:t>
        </w:r>
      </w:hyperlink>
      <w:r>
        <w:t xml:space="preserve"> </w:t>
      </w:r>
      <w:r>
        <w:t xml:space="preserve">term would include the</w:t>
      </w:r>
      <w:r>
        <w:t xml:space="preserve"> </w:t>
      </w:r>
      <w:hyperlink r:id="rId193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from that difference.</w:t>
      </w:r>
      <w:r>
        <w:t xml:space="preserve"> </w:t>
      </w:r>
      <w:r>
        <w:t xml:space="preserve">So it would no longer measure how well the procedure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 training population’s mean function.</w:t>
      </w:r>
    </w:p>
    <w:bookmarkEnd w:id="194"/>
    <w:bookmarkStart w:id="196" w:name="thm-epe-split-noise"/>
    <w:p>
      <w:pPr>
        <w:pStyle w:val="BodyText"/>
      </w:pPr>
      <w:r>
        <w:rPr>
          <w:b/>
          <w:bCs/>
        </w:rPr>
        <w:t xml:space="preserve">Theorem 4 (The pMSE of a prediction is the pMSE of the mean estimate plus the noise variance)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1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1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1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2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</w:t>
      </w:r>
    </w:p>
    <w:p>
      <w:pPr>
        <w:pStyle w:val="Compact"/>
        <w:numPr>
          <w:ilvl w:val="0"/>
          <w:numId w:val="1012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Then,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(ESPE)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sum of two terms.</w:t>
      </w:r>
      <w:r>
        <w:t xml:space="preserve"> </w:t>
      </w:r>
      <w:r>
        <w:t xml:space="preserve">The first is the</w:t>
      </w:r>
      <w:r>
        <w:t xml:space="preserve"> </w:t>
      </w:r>
      <w:hyperlink w:anchor="def-irreducible-error">
        <w:r>
          <w:rPr>
            <w:rStyle w:val="Hyperlink"/>
          </w:rPr>
          <w:t xml:space="preserve">residual 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is the</w:t>
      </w:r>
      <w:r>
        <w:t xml:space="preserve"> </w:t>
      </w:r>
      <w:hyperlink r:id="rId138">
        <w:r>
          <w:rPr>
            <w:rStyle w:val="Hyperlink"/>
          </w:rPr>
          <w:t xml:space="preserve">expected squared estimation error</w:t>
        </w:r>
      </w:hyperlink>
      <w:r>
        <w:t xml:space="preserve"> </w:t>
      </w:r>
      <w:r>
        <w:t xml:space="preserve">(ESEE)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195" w:name="eq-epe-split-noise"/>
      <m:oMathPara>
        <m:oMathParaPr>
          <m:jc m:val="center"/>
        </m:oMathParaPr>
        <m:oMath>
          <m:r>
            <m:rPr>
              <m:sty m:val="p"/>
            </m:rPr>
            <m:t>ESPE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ESEE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195"/>
    </w:p>
    <w:bookmarkEnd w:id="1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epe-split-noise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</w:p>
    <w:bookmarkStart w:id="197" w:name="exm-epe-split-noise"/>
    <w:p>
      <w:pPr>
        <w:pStyle w:val="BodyText"/>
      </w:pPr>
      <w:r>
        <w:rPr>
          <w:b/>
          <w:bCs/>
        </w:rPr>
        <w:t xml:space="preserve">Example 30 (The two pMSEs differ by the noise variance)</w:t>
      </w:r>
      <w:r>
        <w:t xml:space="preserve"> </w:t>
      </w:r>
      <w:r>
        <w:t xml:space="preserve">Take a population whose mean function is known: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Let the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 be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0.25</m:t>
        </m:r>
      </m:oMath>
      <w:r>
        <w:t xml:space="preserve">, where the mean function value is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fit a cubic polynomial by least squares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We draw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sets,</w:t>
      </w:r>
      <w:r>
        <w:t xml:space="preserve"> </w:t>
      </w:r>
      <w:r>
        <w:t xml:space="preserve">each with its own new outcome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average the squared errors of the two targets over them.</w:t>
      </w:r>
    </w:p>
    <w:p>
      <w:pPr>
        <w:pStyle w:val="SourceCode"/>
      </w:pPr>
      <w:r>
        <w:rPr>
          <w:rStyle w:val="NormalTok"/>
        </w:rPr>
        <w:t xml:space="preserve">split_x0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0.25</w:t>
      </w:r>
      <w:r>
        <w:br/>
      </w:r>
      <w:r>
        <w:rPr>
          <w:rStyle w:val="NormalTok"/>
        </w:rPr>
        <w:t xml:space="preserve">split_reps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br/>
      </w:r>
      <w:r>
        <w:rPr>
          <w:rStyle w:val="NormalTok"/>
        </w:rPr>
        <w:t xml:space="preserve">split_sigma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split_truth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split_draw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split_errors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(split_reps), \(i) {</w:t>
      </w:r>
      <w:r>
        <w:br/>
      </w:r>
      <w:r>
        <w:rPr>
          <w:rStyle w:val="NormalTok"/>
        </w:rPr>
        <w:t xml:space="preserve">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train),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split_x0))</w:t>
      </w:r>
      <w:r>
        <w:br/>
      </w:r>
      <w:r>
        <w:rPr>
          <w:rStyle w:val="NormalTok"/>
        </w:rPr>
        <w:t xml:space="preserve">  new_y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split_sigma)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new_outcome =</w:t>
      </w:r>
      <w:r>
        <w:rPr>
          <w:rStyle w:val="NormalTok"/>
        </w:rPr>
        <w:t xml:space="preserve"> (new_y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mean_estimate =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split_truth</w:t>
      </w:r>
      <w:r>
        <w:rPr>
          <w:rStyle w:val="NormalTok"/>
        </w:rPr>
        <w:t xml:space="preserve">(split_x0)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split_pmse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colMeans</w:t>
      </w:r>
      <w:r>
        <w:rPr>
          <w:rStyle w:val="NormalTok"/>
        </w:rPr>
        <w:t xml:space="preserve">(split_errors)</w:t>
      </w:r>
    </w:p>
    <w:p>
      <w:pPr>
        <w:pStyle w:val="FirstParagraph"/>
      </w:pPr>
      <w:r>
        <w:t xml:space="preserve">The pMSE of the prediction of the new outcome is</w:t>
      </w:r>
      <w:r>
        <w:t xml:space="preserve"> </w:t>
      </w:r>
      <w:r>
        <w:t xml:space="preserve">0.099.</w:t>
      </w:r>
      <w:r>
        <w:t xml:space="preserve"> </w:t>
      </w:r>
      <w:r>
        <w:t xml:space="preserve">The pMSE of the prediction as an estimate of the mean is</w:t>
      </w:r>
      <w:r>
        <w:t xml:space="preserve"> </w:t>
      </w:r>
      <w:r>
        <w:t xml:space="preserve">0.011.</w:t>
      </w:r>
      <w:r>
        <w:t xml:space="preserve"> </w:t>
      </w:r>
      <w:r>
        <w:t xml:space="preserve">Their difference, 0.087,</w:t>
      </w:r>
      <w:r>
        <w:t xml:space="preserve"> </w:t>
      </w:r>
      <w:r>
        <w:t xml:space="preserve">is close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</m:oMath>
      <w:r>
        <w:t xml:space="preserve"> </w:t>
      </w:r>
      <w:r>
        <w:t xml:space="preserve">0.09,</w:t>
      </w:r>
      <w:r>
        <w:t xml:space="preserve"> </w:t>
      </w:r>
      <w:r>
        <w:t xml:space="preserve">as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It is not exactly equal because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training sets give only a Monte Carlo approximation to each expectation.</w:t>
      </w:r>
    </w:p>
    <w:bookmarkEnd w:id="197"/>
    <w:bookmarkStart w:id="198" w:name="exr-epe-split-bias"/>
    <w:p>
      <w:pPr>
        <w:pStyle w:val="BodyText"/>
      </w:pPr>
      <w:r>
        <w:rPr>
          <w:b/>
          <w:bCs/>
        </w:rPr>
        <w:t xml:space="preserve">Exercise 8 (Separate the bias)</w:t>
      </w:r>
      <w:r>
        <w:t xml:space="preserve"> </w:t>
      </w:r>
      <w:hyperlink w:anchor="eq-epe-after-noise">
        <w:r>
          <w:rPr>
            <w:rStyle w:val="Hyperlink"/>
          </w:rPr>
          <w:t xml:space="preserve">Equation 36</w:t>
        </w:r>
      </w:hyperlink>
      <w:r>
        <w:t xml:space="preserve"> </w:t>
      </w:r>
      <w:r>
        <w:t xml:space="preserve">leaves one term that still mixes two ideas: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 prediction can miss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because its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w:r>
        <w:t xml:space="preserve">is off,</w:t>
      </w:r>
      <w:r>
        <w:t xml:space="preserve"> </w:t>
      </w:r>
      <w:r>
        <w:t xml:space="preserve">or because it gives a different result for every training set.</w:t>
      </w:r>
      <w:r>
        <w:t xml:space="preserve"> </w:t>
      </w:r>
      <w:r>
        <w:t xml:space="preserve">These are different failures with different fixes,</w:t>
      </w:r>
      <w:r>
        <w:t xml:space="preserve"> </w:t>
      </w:r>
      <w:r>
        <w:t xml:space="preserve">so the term should split into one piece for each.</w:t>
      </w:r>
    </w:p>
    <w:p>
      <w:pPr>
        <w:pStyle w:val="BodyText"/>
      </w:pPr>
      <w:r>
        <w:t xml:space="preserve">Split it with the same technique as before:</w:t>
      </w:r>
      <w:r>
        <w:t xml:space="preserve"> </w:t>
      </w:r>
      <w:r>
        <w:t xml:space="preserve">add and subtract the expected prediction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(</w:t>
      </w:r>
      <w:hyperlink w:anchor="eq-average-fit">
        <w:r>
          <w:rPr>
            <w:rStyle w:val="Hyperlink"/>
          </w:rPr>
          <w:t xml:space="preserve">Equation 30</w:t>
        </w:r>
      </w:hyperlink>
      <w:r>
        <w:t xml:space="preserve">),</w:t>
      </w:r>
      <w:r>
        <w:t xml:space="preserve"> </w:t>
      </w:r>
      <w:r>
        <w:t xml:space="preserve">expand, and take the expectation term by term.</w:t>
      </w:r>
    </w:p>
    <w:p>
      <w:pPr>
        <w:pStyle w:val="BodyText"/>
      </w:pPr>
      <w:r>
        <w:t xml:space="preserve">Which of the three terms is not random at all,</w:t>
      </w:r>
      <w:r>
        <w:t xml:space="preserve"> </w:t>
      </w:r>
      <w:r>
        <w:t xml:space="preserve">and what makes the cross term zero this time?</w:t>
      </w:r>
    </w:p>
    <w:bookmarkEnd w:id="198"/>
    <w:bookmarkStart w:id="200" w:name="sol-epe-split-bias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Insert the expected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Square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 of a sum)</m:t>
              </m:r>
            </m:e>
          </m:eqArr>
        </m:oMath>
      </m:oMathPara>
    </w:p>
    <w:p>
      <w:pPr>
        <w:pStyle w:val="FirstParagraph"/>
      </w:pPr>
      <w:r>
        <w:t xml:space="preserve">Take the expectation of each term in turn.</w:t>
      </w:r>
    </w:p>
    <w:p>
      <w:pPr>
        <w:pStyle w:val="BodyText"/>
      </w:pPr>
      <w:r>
        <w:t xml:space="preserve">The first term does not depend 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has already been averaged over training sets.</w:t>
      </w:r>
      <w:r>
        <w:t xml:space="preserve"> </w:t>
      </w:r>
      <w:r>
        <w:t xml:space="preserve">The expectation of a constant is that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@thm-prediction-bias-average-fit)</m:t>
              </m:r>
            </m:e>
          </m:eqArr>
        </m:oMath>
      </m:oMathPara>
    </w:p>
    <w:p>
      <w:pPr>
        <w:pStyle w:val="FirstParagraph"/>
      </w:pPr>
      <w:r>
        <w:t xml:space="preserve">The cross term vanishes, and this time not by independence</w:t>
      </w:r>
      <w:r>
        <w:t xml:space="preserve"> </w:t>
      </w:r>
      <w:r>
        <w:t xml:space="preserve">but because the expected prediction is the expectation of the prediction.</w:t>
      </w:r>
      <w:r>
        <w:t xml:space="preserve"> </w:t>
      </w:r>
      <w:r>
        <w:t xml:space="preserve">The first factor is a constant, so it comes out of the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expected prediction)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zero)</m:t>
              </m:r>
            </m:e>
          </m:eqArr>
        </m:oMath>
      </m:oMathPara>
    </w:p>
    <w:p>
      <w:pPr>
        <w:pStyle w:val="FirstParagraph"/>
      </w:pPr>
      <w:r>
        <w:t xml:space="preserve">The third term is the expectation of the squared deviation of the prediction from its mean,</w:t>
      </w:r>
      <w:r>
        <w:t xml:space="preserve"> </w:t>
      </w:r>
      <w:r>
        <w:t xml:space="preserve">which 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 prediction: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and its negative have the same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</m:eqArr>
        </m:oMath>
      </m:oMathPara>
    </w:p>
    <w:p>
      <w:pPr>
        <w:pStyle w:val="FirstParagraph"/>
      </w:pPr>
      <w:r>
        <w:t xml:space="preserve">Adding the three expectations,</w:t>
      </w:r>
    </w:p>
    <w:p>
      <w:pPr>
        <w:pStyle w:val="BodyText"/>
      </w:pPr>
      <w:bookmarkStart w:id="199" w:name="eq-epe-after-bia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199"/>
    </w:p>
    <w:p>
      <w:pPr>
        <w:pStyle w:val="FirstParagraph"/>
      </w:pPr>
      <w:r>
        <w:t xml:space="preserve">Neither cross term needed the noise to be normal,</w:t>
      </w:r>
      <w:r>
        <w:t xml:space="preserve"> </w:t>
      </w:r>
      <w:r>
        <w:t xml:space="preserve">and neither assumed anything about the fitting procedure: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can be a line, a tree or a neural network.</w:t>
      </w:r>
      <w:r>
        <w:t xml:space="preserve"> </w:t>
      </w:r>
      <w:r>
        <w:t xml:space="preserve">This split is specific to squared-error loss, the loss of this chapter’s examples.</w:t>
      </w:r>
    </w:p>
    <w:bookmarkEnd w:id="200"/>
    <w:bookmarkStart w:id="202" w:name="thm-epe-decomposition"/>
    <w:p>
      <w:pPr>
        <w:pStyle w:val="BodyText"/>
      </w:pPr>
      <w:r>
        <w:rPr>
          <w:b/>
          <w:bCs/>
        </w:rPr>
        <w:t xml:space="preserve">Theorem 5 (Bias, variance and noise)</w:t>
      </w:r>
      <w:r>
        <w:t xml:space="preserve"> </w:t>
      </w:r>
      <w:r>
        <w:t xml:space="preserve">Let:</w:t>
      </w:r>
    </w:p>
    <w:p>
      <w:pPr>
        <w:pStyle w:val="Compact"/>
        <w:numPr>
          <w:ilvl w:val="0"/>
          <w:numId w:val="1013"/>
        </w:numPr>
      </w:pP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w:anchor="def-new-observation">
        <w:r>
          <w:rPr>
            <w:rStyle w:val="Hyperlink"/>
          </w:rPr>
          <w:t xml:space="preserve">new observation</w:t>
        </w:r>
      </w:hyperlink>
      <w:r>
        <w:t xml:space="preserve"> </w:t>
      </w:r>
      <w:r>
        <w:t xml:space="preserve">relative to the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m:oMath>
        <m:r>
          <m:t>ε</m:t>
        </m:r>
      </m:oMath>
      <w:r>
        <w:t xml:space="preserve"> </w:t>
      </w:r>
      <w:r>
        <w:t xml:space="preserve">be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sSup>
          <m:e>
            <m:r>
              <m:t>σ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be its</w:t>
      </w:r>
      <w:r>
        <w:t xml:space="preserve"> </w:t>
      </w:r>
      <w:hyperlink r:id="rId175">
        <w:r>
          <w:rPr>
            <w:rStyle w:val="Hyperlink"/>
          </w:rPr>
          <w:t xml:space="preserve">population variance</w:t>
        </w:r>
      </w:hyperlink>
      <w:r>
        <w:t xml:space="preserve">, and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B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V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be short forms of the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.</w:t>
      </w:r>
    </w:p>
    <w:p>
      <w:pPr>
        <w:pStyle w:val="FirstParagraph"/>
      </w:pPr>
      <w:r>
        <w:t xml:space="preserve">Assume:</w:t>
      </w:r>
    </w:p>
    <w:p>
      <w:pPr>
        <w:pStyle w:val="Compact"/>
        <w:numPr>
          <w:ilvl w:val="0"/>
          <w:numId w:val="1014"/>
        </w:numPr>
      </w:pPr>
      <w:r>
        <w:t xml:space="preserve">the new</w:t>
      </w:r>
      <w:r>
        <w:t xml:space="preserve"> </w:t>
      </w:r>
      <w:hyperlink w:anchor="def-covariate">
        <w:r>
          <w:rPr>
            <w:rStyle w:val="Hyperlink"/>
          </w:rPr>
          <w:t xml:space="preserve">covariate</w:t>
        </w:r>
      </w:hyperlink>
      <w:r>
        <w:t xml:space="preserve"> </w:t>
      </w:r>
      <w:r>
        <w:t xml:space="preserve">value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</m:oMath>
      <w:r>
        <w:t xml:space="preserve"> </w:t>
      </w:r>
      <w:r>
        <w:t xml:space="preserve">equals the covariate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</w:t>
      </w:r>
    </w:p>
    <w:p>
      <w:pPr>
        <w:pStyle w:val="Compact"/>
        <w:numPr>
          <w:ilvl w:val="0"/>
          <w:numId w:val="1014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finite, and</w:t>
      </w:r>
    </w:p>
    <w:p>
      <w:pPr>
        <w:pStyle w:val="Compact"/>
        <w:numPr>
          <w:ilvl w:val="0"/>
          <w:numId w:val="1014"/>
        </w:numPr>
      </w:pPr>
      <w:r>
        <w:t xml:space="preserve">the expected squared prediction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</m:d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Then the</w:t>
      </w:r>
      <w:r>
        <w:t xml:space="preserve"> </w:t>
      </w:r>
      <w:hyperlink w:anchor="def-epe">
        <w:r>
          <w:rPr>
            <w:rStyle w:val="Hyperlink"/>
          </w:rPr>
          <w:t xml:space="preserve">expected prediction error at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 </w:t>
      </w:r>
      <w:r>
        <w:t xml:space="preserve">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plus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01" w:name="eq-epe-decomposition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EPE</m:t>
              </m:r>
            </m:e>
            <m:sub>
              <m:r>
                <m:t>n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B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cr m:val="double-struck"/>
              <m:sty m:val="p"/>
            </m:rPr>
            <m:t>V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201"/>
    </w:p>
    <w:bookmarkEnd w:id="2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</w:t>
      </w:r>
      <w:r>
        <w:t xml:space="preserve"> </w:t>
      </w:r>
      <w:hyperlink r:id="rId70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below is taken given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epe-split-noise">
        <w:r>
          <w:rPr>
            <w:rStyle w:val="Hyperlink"/>
          </w:rPr>
          <w:t xml:space="preserve">Theorem 4</w:t>
        </w:r>
      </w:hyperlink>
      <w:r>
        <w:t xml:space="preserve">, the</w:t>
      </w:r>
      <w:r>
        <w:t xml:space="preserve"> </w:t>
      </w:r>
      <w:hyperlink w:anchor="def-epe">
        <w:r>
          <w:rPr>
            <w:rStyle w:val="Hyperlink"/>
          </w:rPr>
          <w:t xml:space="preserve">expected squared prediction error</w:t>
        </w:r>
      </w:hyperlink>
      <w:r>
        <w:t xml:space="preserve"> </w:t>
      </w:r>
      <w:r>
        <w:t xml:space="preserve">is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38">
        <w:r>
          <w:rPr>
            <w:rStyle w:val="Hyperlink"/>
          </w:rPr>
          <w:t xml:space="preserve">pMSE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, used as an</w:t>
      </w:r>
      <w:r>
        <w:t xml:space="preserve"> </w:t>
      </w:r>
      <w:hyperlink r:id="rId187">
        <w:r>
          <w:rPr>
            <w:rStyle w:val="Hyperlink"/>
          </w:rPr>
          <w:t xml:space="preserve">estimator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μ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That pMSE is 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plus the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To see this, add and subtract the</w:t>
      </w:r>
      <w:r>
        <w:t xml:space="preserve"> </w:t>
      </w:r>
      <w:hyperlink w:anchor="def-average-fit">
        <w:r>
          <w:rPr>
            <w:rStyle w:val="Hyperlink"/>
          </w:rPr>
          <w:t xml:space="preserve">expected prediction</w:t>
        </w:r>
      </w:hyperlink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inside the square and expand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This choice splits the error about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E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</m:oMath>
      <w:r>
        <w:t xml:space="preserve">, the center of the prediction’s distribution, so the pieces are the bias and the variance.</w:t>
      </w:r>
      <w:r>
        <w:t xml:space="preserve"> </w:t>
      </w:r>
      <w:r>
        <w:t xml:space="preserve">Take the expectation of the three terms, one at a time: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constant is its own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(squaring ignores the sign; the bias is 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μ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double-struck"/>
                              <m:sty m:val="p"/>
                            </m:rPr>
                            <m:t>E</m:t>
                          </m:r>
                        </m:e>
                        <m:sub>
                          <m:sSub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D</m:t>
                              </m:r>
                            </m:e>
                            <m:sub>
                              <m:r>
                                <m:rPr>
                                  <m:nor/>
                                  <m:sty m:val="p"/>
                                </m:rPr>
                                <m:t>train</m:t>
                              </m:r>
                            </m:sub>
                          </m:sSub>
                        </m:sub>
                      </m:sSub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μ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(constants come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rPr>
                      <m:scr m:val="double-struck"/>
                      <m:sty m:val="p"/>
                    </m:rPr>
                    <m:t>E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 is the expectation of 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rPr>
                                  <m:scr m:val="double-struck"/>
                                  <m:sty m:val="p"/>
                                </m:rPr>
                                <m:t>E</m:t>
                              </m:r>
                            </m:e>
                            <m:sub>
                              <m:sSub>
                                <m:e>
                                  <m:r>
                                    <m:rPr>
                                      <m:scr m:val="script"/>
                                      <m:sty m:val="p"/>
                                    </m:rPr>
                                    <m:t>D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train</m:t>
                                  </m:r>
                                </m:sub>
                              </m:sSub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variance)</m:t>
              </m:r>
            </m:e>
          </m:eqArr>
        </m:oMath>
      </m:oMathPara>
    </w:p>
    <w:p>
      <w:pPr>
        <w:pStyle w:val="FirstParagraph"/>
      </w:pPr>
      <w:r>
        <w:t xml:space="preserve">Substituting the split of the pMSE into</w:t>
      </w:r>
      <w:r>
        <w:t xml:space="preserve"> </w:t>
      </w:r>
      <w:hyperlink w:anchor="eq-epe-split-noise">
        <w:r>
          <w:rPr>
            <w:rStyle w:val="Hyperlink"/>
          </w:rPr>
          <w:t xml:space="preserve">Equation 37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rPr>
                      <m:sty m:val="p"/>
                    </m:rPr>
                    <m:t>EPE</m:t>
                  </m:r>
                </m:e>
                <m:sub>
                  <m:r>
                    <m:t>n</m:t>
                  </m:r>
                </m:sub>
                <m:sup>
                  <m:r>
                    <m:t>g</m:t>
                  </m:r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μ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noise)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(separating the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B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V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bookmarkStart w:id="203" w:name="rem-generalization-error"/>
    <w:p>
      <w:pPr>
        <w:pStyle w:val="FirstParagraph"/>
      </w:pPr>
      <w:r>
        <w:rPr>
          <w:i/>
          <w:iCs/>
        </w:rPr>
        <w:t xml:space="preserve">Remark 15</w:t>
      </w:r>
      <w:r>
        <w:t xml:space="preserve"> (Other names, and how the expected error splits). </w:t>
      </w:r>
      <w:r>
        <w:t xml:space="preserve">Hastie et al. [4, Sec. 7.2]</w:t>
      </w:r>
      <w:r>
        <w:t xml:space="preserve"> </w:t>
      </w:r>
      <w:r>
        <w:t xml:space="preserve">also call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test error</w:t>
      </w:r>
      <w:r>
        <w:t xml:space="preserve">,</w:t>
      </w:r>
      <w:r>
        <w:t xml:space="preserve"> </w:t>
      </w:r>
      <w:r>
        <w:t xml:space="preserve">and in sec. 7.12 the</w:t>
      </w:r>
      <w:r>
        <w:t xml:space="preserve"> </w:t>
      </w:r>
      <w:r>
        <w:rPr>
          <w:i/>
          <w:iCs/>
        </w:rPr>
        <w:t xml:space="preserve">conditional</w:t>
      </w:r>
      <w:r>
        <w:t xml:space="preserve"> </w:t>
      </w:r>
      <w:r>
        <w:t xml:space="preserve">test error.</w:t>
      </w:r>
      <w:r>
        <w:t xml:space="preserve"> </w:t>
      </w:r>
      <w:r>
        <w:t xml:space="preserve">It is the</w:t>
      </w:r>
      <w:r>
        <w:t xml:space="preserve"> </w:t>
      </w:r>
      <w:hyperlink r:id="rId90">
        <w:r>
          <w:rPr>
            <w:rStyle w:val="Hyperlink"/>
          </w:rPr>
          <w:t xml:space="preserve">risk</w:t>
        </w:r>
      </w:hyperlink>
      <w:r>
        <w:t xml:space="preserve"> </w:t>
      </w:r>
      <w:r>
        <w:t xml:space="preserve">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*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under the</w:t>
      </w:r>
      <w:r>
        <w:t xml:space="preserve"> </w:t>
      </w:r>
      <w:hyperlink r:id="rId76">
        <w:r>
          <w:rPr>
            <w:rStyle w:val="Hyperlink"/>
          </w:rPr>
          <w:t xml:space="preserve">loss</w:t>
        </w:r>
      </w:hyperlink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computed with the training set held fixed.</w:t>
      </w:r>
    </w:p>
    <w:p>
      <w:pPr>
        <w:pStyle w:val="BodyText"/>
      </w:pPr>
      <w:r>
        <w:t xml:space="preserve">The argument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of a fitting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records that it depends on how many observations each training set has.</w:t>
      </w:r>
      <w:r>
        <w:t xml:space="preserve"> </w:t>
      </w:r>
      <w:r>
        <w:t xml:space="preserve">By</w:t>
      </w:r>
      <w:r>
        <w:t xml:space="preserve"> </w:t>
      </w:r>
      <w:hyperlink w:anchor="thm-expected-error-ep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averages</w:t>
      </w:r>
      <w:r>
        <w:t xml:space="preserve"> </w:t>
      </w:r>
      <w:r>
        <w:t xml:space="preserve">the expected prediction error at each covariate value,</w:t>
      </w:r>
      <w:r>
        <w:t xml:space="preserve"> </w:t>
      </w:r>
      <w:r>
        <w:t xml:space="preserve">and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splits each of those expected prediction errors,</w:t>
      </w:r>
      <w:r>
        <w:t xml:space="preserve"> </w:t>
      </w:r>
      <w:r>
        <w:t xml:space="preserve">under squared-error loss,</w:t>
      </w:r>
      <w:r>
        <w:t xml:space="preserve"> </w:t>
      </w:r>
      <w:r>
        <w:t xml:space="preserve">into a squared bias, a variance and a noise variance.</w:t>
      </w:r>
    </w:p>
    <w:bookmarkEnd w:id="203"/>
    <w:bookmarkStart w:id="205" w:name="def-flexibility"/>
    <w:p>
      <w:pPr>
        <w:pStyle w:val="BodyText"/>
      </w:pPr>
      <w:r>
        <w:rPr>
          <w:b/>
          <w:bCs/>
        </w:rPr>
        <w:t xml:space="preserve">Definition 39 (Flexibility)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w:r>
        <w:t xml:space="preserve">that each choose, by least squares,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</w:t>
      </w:r>
      <w:r>
        <w:t xml:space="preserve"> </w:t>
      </w:r>
      <w:hyperlink r:id="rId46">
        <w:r>
          <w:rPr>
            <w:rStyle w:val="Hyperlink"/>
          </w:rPr>
          <w:t xml:space="preserve">functions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respectively.</w:t>
      </w:r>
      <w:r>
        <w:t xml:space="preserve"> </w:t>
      </w:r>
      <w:r>
        <w:t xml:space="preserve">The procedure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at least as flexible</w:t>
      </w:r>
      <w:r>
        <w:t xml:space="preserve"> </w:t>
      </w:r>
      <w:r>
        <w:t xml:space="preserve">as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if every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also a candidate of</w:t>
      </w:r>
      <w:r>
        <w:t xml:space="preserve"> </w:t>
      </w:r>
      <m:oMath>
        <m:sSub>
          <m:e>
            <m:r>
              <m:t>g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bookmarkStart w:id="204" w:name="eq-flexibility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⊆</m:t>
          </m:r>
          <m:sSub>
            <m:e>
              <m:r>
                <m:rPr>
                  <m:scr m:val="script"/>
                  <m:sty m:val="p"/>
                </m:rPr>
                <m:t>G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204"/>
    </w:p>
    <w:bookmarkEnd w:id="205"/>
    <w:bookmarkStart w:id="206" w:name="rem-source-flexibility"/>
    <w:p>
      <w:pPr>
        <w:pStyle w:val="FirstParagraph"/>
      </w:pPr>
      <w:r>
        <w:rPr>
          <w:i/>
          <w:iCs/>
        </w:rPr>
        <w:t xml:space="preserve">Remark 16</w:t>
      </w:r>
      <w:r>
        <w:t xml:space="preserve"> (Source: Flexibility). </w:t>
      </w:r>
      <w:r>
        <w:t xml:space="preserve">James et al. [6, Sec. 2.1.3]</w:t>
      </w:r>
      <w:r>
        <w:t xml:space="preserve"> </w:t>
      </w:r>
      <w:r>
        <w:t xml:space="preserve">use flexibility without a formal definition.</w:t>
      </w:r>
    </w:p>
    <w:bookmarkEnd w:id="206"/>
    <w:bookmarkStart w:id="207" w:name="rem-flexibility"/>
    <w:p>
      <w:pPr>
        <w:pStyle w:val="BodyText"/>
      </w:pPr>
      <w:r>
        <w:rPr>
          <w:i/>
          <w:iCs/>
        </w:rPr>
        <w:t xml:space="preserve">Remark 17</w:t>
      </w:r>
      <w:r>
        <w:t xml:space="preserve"> (Polynomial degree orders flexibility). </w:t>
      </w:r>
      <w:r>
        <w:t xml:space="preserve">Least-squares polynomial fits are ordered by degree:</w:t>
      </w:r>
      <w:r>
        <w:t xml:space="preserve"> </w:t>
      </w:r>
      <w:r>
        <w:t xml:space="preserve">a polynomial of degree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also a polynomial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whose coefficient of</w:t>
      </w:r>
      <w:r>
        <w:t xml:space="preserve"> </w:t>
      </w:r>
      <m:oMath>
        <m:sSup>
          <m:e>
            <m:r>
              <m:t>x</m:t>
            </m:r>
          </m:e>
          <m:sup>
            <m:r>
              <m:t>d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is zero,</w:t>
      </w:r>
      <w:r>
        <w:t xml:space="preserve"> </w:t>
      </w:r>
      <w:r>
        <w:t xml:space="preserve">so the fit of degree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fit of degree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The four fits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are ordered this way.</w:t>
      </w:r>
      <w:r>
        <w:t xml:space="preserve"> </w:t>
      </w:r>
      <w:hyperlink w:anchor="def-flexibility">
        <w:r>
          <w:rPr>
            <w:rStyle w:val="Hyperlink"/>
          </w:rPr>
          <w:t xml:space="preserve">Definition 39</w:t>
        </w:r>
      </w:hyperlink>
      <w:r>
        <w:t xml:space="preserve"> </w:t>
      </w:r>
      <w:r>
        <w:t xml:space="preserve">is narrower than the informal use of the word</w:t>
      </w:r>
      <w:r>
        <w:t xml:space="preserve"> </w:t>
      </w:r>
      <w:r>
        <w:t xml:space="preserve">in</w:t>
      </w:r>
      <w:r>
        <w:t xml:space="preserve"> </w:t>
      </w:r>
      <w:r>
        <w:t xml:space="preserve">James et al. [6, Sec. 2.1.3]</w:t>
      </w:r>
      <w:r>
        <w:t xml:space="preserve">:</w:t>
      </w:r>
      <w:r>
        <w:t xml:space="preserve"> </w:t>
      </w:r>
      <w:r>
        <w:t xml:space="preserve">it orders only procedures whose candidate sets are nested.</w:t>
      </w:r>
      <w:r>
        <w:t xml:space="preserve"> </w:t>
      </w:r>
      <w:r>
        <w:t xml:space="preserve">Other procedures can be compared by other measures,</w:t>
      </w:r>
      <w:r>
        <w:t xml:space="preserve"> </w:t>
      </w:r>
      <w:r>
        <w:t xml:space="preserve">such as the effective number of parameters</w:t>
      </w:r>
      <w:r>
        <w:t xml:space="preserve"> </w:t>
      </w:r>
      <w:r>
        <w:t xml:space="preserve">[4, Sec. 7.6]</w:t>
      </w:r>
      <w:r>
        <w:t xml:space="preserve">.</w:t>
      </w:r>
    </w:p>
    <w:bookmarkEnd w:id="207"/>
    <w:bookmarkStart w:id="209" w:name="def-bias-variance-tradeoff"/>
    <w:p>
      <w:pPr>
        <w:pStyle w:val="BodyText"/>
      </w:pPr>
      <w:r>
        <w:rPr>
          <w:b/>
          <w:bCs/>
        </w:rPr>
        <w:t xml:space="preserve">Definition 40 (Bias–variance trade-off)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be a random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  <w:r>
        <w:t xml:space="preserve"> </w:t>
      </w:r>
      <w:r>
        <w:t xml:space="preserve">At a covariate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</w:t>
      </w:r>
      <w:r>
        <w:t xml:space="preserve"> </w:t>
      </w:r>
      <w:hyperlink w:anchor="def-mean-function">
        <w:r>
          <w:rPr>
            <w:rStyle w:val="Hyperlink"/>
          </w:rPr>
          <w:t xml:space="preserve">mean function</w:t>
        </w:r>
      </w:hyperlink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w:r>
        <w:rPr>
          <w:b/>
          <w:bCs/>
        </w:rPr>
        <w:t xml:space="preserve">bias–variance trade-off</w:t>
      </w:r>
      <w:r>
        <w:t xml:space="preserve"> </w:t>
      </w:r>
      <w:r>
        <w:t xml:space="preserve">among them</w:t>
      </w:r>
      <w:r>
        <w:t xml:space="preserve"> </w:t>
      </w:r>
      <w:r>
        <w:t xml:space="preserve">when, from each procedure to the next,</w:t>
      </w:r>
      <w:r>
        <w:t xml:space="preserve"> </w:t>
      </w:r>
      <w:r>
        <w:t xml:space="preserve">the squared</w:t>
      </w:r>
      <w:r>
        <w:t xml:space="preserve"> </w:t>
      </w:r>
      <w:hyperlink w:anchor="def-prediction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 the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does not rise</w:t>
      </w:r>
      <w:r>
        <w:t xml:space="preserve"> </w:t>
      </w:r>
      <w:r>
        <w:t xml:space="preserve">and its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does not fall:</w:t>
      </w:r>
    </w:p>
    <w:p>
      <w:pPr>
        <w:pStyle w:val="BodyText"/>
      </w:pPr>
      <w:bookmarkStart w:id="208" w:name="eq-bias-variance-tradeoff"/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  <m:r>
                                <m:rPr>
                                  <m:sty m:val="p"/>
                                </m:rPr>
                                <m:t>+</m:t>
                              </m:r>
                              <m:r>
                                <m:t>1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b>
                              <m:r>
                                <m:t>l</m:t>
                              </m:r>
                            </m:sub>
                          </m:sSub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  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20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2.2.2]</w:t>
      </w:r>
      <w:r>
        <w:t xml:space="preserve">;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209"/>
    <w:bookmarkStart w:id="210" w:name="rem-overfitting-tradeoff"/>
    <w:p>
      <w:pPr>
        <w:pStyle w:val="BodyText"/>
      </w:pPr>
      <w:r>
        <w:rPr>
          <w:i/>
          <w:iCs/>
        </w:rPr>
        <w:t xml:space="preserve">Remark 18</w:t>
      </w:r>
      <w:r>
        <w:t xml:space="preserve"> (Overfitting and the trade-off). </w:t>
      </w:r>
      <w:r>
        <w:t xml:space="preserve">By</w:t>
      </w:r>
      <w:r>
        <w:t xml:space="preserve"> </w:t>
      </w:r>
      <w:hyperlink w:anchor="thm-epe-decomposition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squared bias plus the variance plus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a</w:t>
      </w:r>
      <w:r>
        <w:t xml:space="preserve"> </w:t>
      </w:r>
      <w:hyperlink w:anchor="def-bias-variance-tradeoff">
        <w:r>
          <w:rPr>
            <w:rStyle w:val="Hyperlink"/>
          </w:rPr>
          <w:t xml:space="preserve">bias–variance trade-off</w:t>
        </w:r>
      </w:hyperlink>
      <w:r>
        <w:t xml:space="preserve"> </w:t>
      </w:r>
      <w:r>
        <w:t xml:space="preserve">among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moving from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lowers the expected squared prediction error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when the squared bias falls by more than the variance rises,</w:t>
      </w:r>
      <w:r>
        <w:t xml:space="preserve"> </w:t>
      </w:r>
      <w:r>
        <w:t xml:space="preserve">and raises it otherwise.</w:t>
      </w:r>
      <w:r>
        <w:t xml:space="preserve"> </w:t>
      </w:r>
      <w:r>
        <w:t xml:space="preserve">The smallest of</w:t>
      </w:r>
      <w:r>
        <w:t xml:space="preserve"> </w:t>
      </w:r>
      <m:oMath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1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rPr>
                <m:sty m:val="p"/>
              </m:rPr>
              <m:t>EPE</m:t>
            </m:r>
          </m:e>
          <m:sub>
            <m:r>
              <m:t>n</m:t>
            </m:r>
          </m:sub>
          <m:sup>
            <m:sSub>
              <m:e>
                <m:r>
                  <m:t>g</m:t>
                </m:r>
              </m:e>
              <m:sub>
                <m:r>
                  <m:t>L</m:t>
                </m:r>
              </m:sub>
            </m:sSub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often at some</w:t>
      </w:r>
      <w:r>
        <w:t xml:space="preserve"> </w:t>
      </w:r>
      <m:oMath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  <m:r>
          <m:rPr>
            <m:sty m:val="p"/>
          </m:rPr>
          <m:t>&lt;</m:t>
        </m:r>
        <m:r>
          <m:t>l</m:t>
        </m:r>
        <m:r>
          <m:rPr>
            <m:sty m:val="p"/>
          </m:rPr>
          <m:t>&lt;</m:t>
        </m:r>
        <m:r>
          <m:t>L</m:t>
        </m:r>
      </m:oMath>
      <w:r>
        <w:t xml:space="preserve"> </w:t>
      </w:r>
      <w:r>
        <w:t xml:space="preserve">[6, Sec. 2.2.2]</w:t>
      </w:r>
      <w:r>
        <w:t xml:space="preserve">,</w:t>
      </w:r>
      <w:r>
        <w:t xml:space="preserve"> </w:t>
      </w:r>
      <w:r>
        <w:t xml:space="preserve">but not always:</w:t>
      </w:r>
      <w:r>
        <w:t xml:space="preserve"> </w:t>
      </w:r>
      <w:r>
        <w:t xml:space="preserve">if the mean function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among the functions that candidate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can fit,</w:t>
      </w:r>
      <w:r>
        <w:t xml:space="preserve"> </w:t>
      </w:r>
      <w:r>
        <w:t xml:space="preserve">the squared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can be zero,</w:t>
      </w:r>
      <w:r>
        <w:t xml:space="preserve"> </w:t>
      </w:r>
      <w:r>
        <w:t xml:space="preserve">and then no more flexible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has a smaller squared bias</w:t>
      </w:r>
      <w:r>
        <w:t xml:space="preserve"> </w:t>
      </w:r>
      <w:r>
        <w:t xml:space="preserve">and, under the trade-off, none has a smaller variance,</w:t>
      </w:r>
      <w:r>
        <w:t xml:space="preserve"> </w:t>
      </w:r>
      <w:r>
        <w:t xml:space="preserve">so none has a smaller expected squared prediction error.</w:t>
      </w:r>
      <w:r>
        <w:t xml:space="preserve"> </w:t>
      </w:r>
      <w:r>
        <w:t xml:space="preserve">Past the candidate with the smallest expected squared prediction error,</w:t>
      </w:r>
      <w:r>
        <w:t xml:space="preserve"> </w:t>
      </w:r>
      <w:r>
        <w:t xml:space="preserve">the more flexible candidates have lowered their squared bias by less than they have raised their variance,</w:t>
      </w:r>
      <w:r>
        <w:t xml:space="preserve"> </w:t>
      </w:r>
      <w:r>
        <w:t xml:space="preserve">and their fitted models tend to</w:t>
      </w:r>
      <w:r>
        <w:t xml:space="preserve"> </w:t>
      </w:r>
      <w:hyperlink w:anchor="def-overfitting">
        <w:r>
          <w:rPr>
            <w:rStyle w:val="Hyperlink"/>
          </w:rPr>
          <w:t xml:space="preserve">overfit</w:t>
        </w:r>
      </w:hyperlink>
      <w:r>
        <w:t xml:space="preserve">:</w:t>
      </w:r>
      <w:r>
        <w:t xml:space="preserve"> </w:t>
      </w:r>
      <w:r>
        <w:t xml:space="preserve">they fit their training sets more closely than the fitted model of the candidate with the smallest expected squared prediction error</w:t>
      </w:r>
      <w:r>
        <w:t xml:space="preserve"> </w:t>
      </w:r>
      <w:r>
        <w:t xml:space="preserve">but predict new observations worse.</w:t>
      </w:r>
    </w:p>
    <w:bookmarkEnd w:id="210"/>
    <w:bookmarkStart w:id="211" w:name="rem-overfitting-causes"/>
    <w:p>
      <w:pPr>
        <w:pStyle w:val="BodyText"/>
      </w:pPr>
      <w:r>
        <w:rPr>
          <w:i/>
          <w:iCs/>
        </w:rPr>
        <w:t xml:space="preserve">Remark 19</w:t>
      </w:r>
      <w:r>
        <w:t xml:space="preserve"> (Coefficients per observation). </w:t>
      </w:r>
      <w:r>
        <w:t xml:space="preserve">Adding coefficients to a least-squares fit makes it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before.</w:t>
      </w:r>
      <w:r>
        <w:t xml:space="preserve"> </w:t>
      </w:r>
      <w:r>
        <w:t xml:space="preserve">With few observations per coefficient,</w:t>
      </w:r>
      <w:r>
        <w:t xml:space="preserve"> </w:t>
      </w:r>
      <w:r>
        <w:t xml:space="preserve">the variance this adds can outweigh the squared bias it removes,</w:t>
      </w:r>
      <w:r>
        <w:t xml:space="preserve"> </w:t>
      </w:r>
      <w:r>
        <w:t xml:space="preserve">which is the overfitting side of</w:t>
      </w:r>
      <w:r>
        <w:t xml:space="preserve"> </w:t>
      </w:r>
      <w:hyperlink w:anchor="rem-overfitting-tradeoff">
        <w:r>
          <w:rPr>
            <w:rStyle w:val="Hyperlink"/>
          </w:rPr>
          <w:t xml:space="preserve">Remark 18</w:t>
        </w:r>
      </w:hyperlink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each added power of</w:t>
      </w:r>
      <w:r>
        <w:t xml:space="preserve"> </w:t>
      </w:r>
      <w:r>
        <w:rPr>
          <w:rStyle w:val="VerbatimChar"/>
        </w:rPr>
        <w:t xml:space="preserve">wt</w:t>
      </w:r>
      <w:r>
        <w:t xml:space="preserve">, like an added predictor,</w:t>
      </w:r>
      <w:r>
        <w:t xml:space="preserve"> </w:t>
      </w:r>
      <w:r>
        <w:t xml:space="preserve">is one more coefficient fitted to the same 20 cars:</w:t>
      </w:r>
      <w:r>
        <w:t xml:space="preserve"> </w:t>
      </w:r>
      <w:r>
        <w:t xml:space="preserve">the degree-4 fit has five coefficients for those 20 cars.</w:t>
      </w:r>
    </w:p>
    <w:bookmarkEnd w:id="211"/>
    <w:bookmarkStart w:id="212" w:name="exr-held-out-unbiased"/>
    <w:p>
      <w:pPr>
        <w:pStyle w:val="BodyText"/>
      </w:pPr>
      <w:r>
        <w:rPr>
          <w:b/>
          <w:bCs/>
        </w:rPr>
        <w:t xml:space="preserve">Exercise 9 (Held-out predictions and the generalization error)</w:t>
      </w:r>
      <w:r>
        <w:t xml:space="preserve"> </w:t>
      </w:r>
      <w:r>
        <w:t xml:space="preserve">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drawn from the same population as the new observation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generalization-error">
        <w:r>
          <w:rPr>
            <w:rStyle w:val="Hyperlink"/>
          </w:rPr>
          <w:t xml:space="preserve">Definition 21</w:t>
        </w:r>
      </w:hyperlink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</w:p>
    <w:p>
      <w:pPr>
        <w:pStyle w:val="BodyText"/>
      </w:pPr>
      <w:r>
        <w:t xml:space="preserve">Find,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predictions,</w:t>
      </w:r>
      <w:r>
        <w:t xml:space="preserve"> </w:t>
      </w:r>
      <w:r>
        <w:t xml:space="preserve">in terms of the generalization error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12"/>
    <w:bookmarkStart w:id="213" w:name="sol-held-out-unbiased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is fixed.</w:t>
      </w:r>
      <w:r>
        <w:t xml:space="preserve"> </w:t>
      </w:r>
      <w:r>
        <w:t xml:space="preserve">Each held-out pair has the same distribution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so each loss has conditional expectation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ℓ</m:t>
                </m:r>
              </m:e>
              <m:sub>
                <m:r>
                  <m:rPr>
                    <m:sty m:val="p"/>
                  </m:rPr>
                  <m:t>*</m:t>
                </m:r>
                <m:r>
                  <m:rPr>
                    <m:sty m:val="p"/>
                  </m:rPr>
                  <m:t>,</m:t>
                </m:r>
                <m:r>
                  <m:t>j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m</m:t>
              </m:r>
              <m:r>
                <m:rPr>
                  <m:nor/>
                  <m:sty m:val="p"/>
                </m:rPr>
                <m:t> out)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ℓ</m:t>
                          </m:r>
                        </m:e>
                        <m:sub>
                          <m:r>
                            <m:rPr>
                              <m:sty m:val="p"/>
                            </m:rPr>
                            <m:t>*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∣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</m:t>
              </m:r>
              <m:r>
                <m:rPr>
                  <m:scr m:val="double-struck"/>
                  <m:sty m:val="p"/>
                </m:rPr>
                <m:t>E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term, as above)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Err</m:t>
                      </m:r>
                    </m:e>
                    <m:sub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m</m:t>
              </m:r>
              <m:r>
                <m:rPr>
                  <m:nor/>
                  <m:sty m:val="p"/>
                </m:rPr>
                <m:t> equal terms)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m</m:t>
                  </m:r>
                </m:e>
              </m:d>
              <m:r>
                <m:t>​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product)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⋅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Err</m:t>
                  </m:r>
                </m:e>
                <m:sub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1 changes nothing)</m:t>
              </m:r>
            </m:e>
          </m:eqArr>
        </m:oMath>
      </m:oMathPara>
    </w:p>
    <w:p>
      <w:pPr>
        <w:pStyle w:val="FirstParagraph"/>
      </w:pPr>
      <w:r>
        <w:t xml:space="preserve">The step labeled</w:t>
      </w:r>
      <w:r>
        <w:t xml:space="preserve"> </w:t>
      </w:r>
      <w:r>
        <w:t xml:space="preserve">“each term, as above”</w:t>
      </w:r>
      <w:r>
        <w:t xml:space="preserve"> </w:t>
      </w:r>
      <w:r>
        <w:t xml:space="preserve">is the one that needs the held-out set</w:t>
      </w:r>
      <w:r>
        <w:t xml:space="preserve"> </w:t>
      </w:r>
      <w:r>
        <w:t xml:space="preserve">to be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</w:p>
    <w:bookmarkEnd w:id="213"/>
    <w:bookmarkStart w:id="214" w:name="thm-held-out-unbiased"/>
    <w:p>
      <w:pPr>
        <w:pStyle w:val="BodyText"/>
      </w:pPr>
      <w:r>
        <w:rPr>
          <w:b/>
          <w:bCs/>
        </w:rPr>
        <w:t xml:space="preserve">Theorem 6 (The held-out sample mean loss estimates the generalization error)</w:t>
      </w:r>
      <w:r>
        <w:t xml:space="preserve"> </w:t>
      </w:r>
      <w:r>
        <w:t xml:space="preserve">Let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be 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 let a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m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drawn from the same population as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rPr>
                <m:sty m:val="p"/>
              </m:rPr>
              <m:t>*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independently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*</m:t>
            </m:r>
            <m:r>
              <m:rPr>
                <m:sty m:val="p"/>
              </m:rPr>
              <m:t>,</m:t>
            </m:r>
            <m:r>
              <m:t>j</m:t>
            </m:r>
          </m:sub>
        </m:sSub>
      </m:oMath>
      <w:r>
        <w:t xml:space="preserve"> </w:t>
      </w:r>
      <w:r>
        <w:t xml:space="preserve">for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on held-out observation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Then, given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the expected sample mean loss of the held-out predictions</w:t>
      </w:r>
      <w:r>
        <w:t xml:space="preserve"> </w:t>
      </w:r>
      <w:r>
        <w:t xml:space="preserve">is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m</m:t>
                  </m:r>
                </m:sup>
                <m:e>
                  <m:sSub>
                    <m:e>
                      <m:r>
                        <m:t>ℓ</m:t>
                      </m:r>
                    </m:e>
                    <m:sub>
                      <m:r>
                        <m:rPr>
                          <m:sty m:val="p"/>
                        </m:rPr>
                        <m:t>*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∣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Err</m:t>
              </m:r>
            </m:e>
            <m:sub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sub>
          </m:sSub>
          <m:r>
            <m:rPr>
              <m:sty m:val="p"/>
            </m:rPr>
            <m:t>.</m:t>
          </m:r>
        </m:oMath>
      </m:oMathPara>
    </w:p>
    <w:bookmarkEnd w:id="21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</w:t>
      </w:r>
      <w:r>
        <w:t xml:space="preserve"> </w:t>
      </w:r>
      <w:hyperlink w:anchor="sol-held-out-unbiased">
        <w:r>
          <w:rPr>
            <w:rStyle w:val="Hyperlink"/>
          </w:rPr>
          <w:t xml:space="preserve">Solution 9</w:t>
        </w:r>
      </w:hyperlink>
      <w:r>
        <w:t xml:space="preserve">.</w:t>
      </w:r>
      <w:r>
        <w:t xml:space="preserve"> </w:t>
      </w:r>
    </w:p>
    <w:bookmarkStart w:id="215" w:name="rem-training-mse-optimistic"/>
    <w:p>
      <w:pPr>
        <w:pStyle w:val="BodyText"/>
      </w:pPr>
      <w:r>
        <w:rPr>
          <w:i/>
          <w:iCs/>
        </w:rPr>
        <w:t xml:space="preserve">Remark 20</w:t>
      </w:r>
      <w:r>
        <w:t xml:space="preserve"> (Training error is optimistic). </w:t>
      </w:r>
      <w:r>
        <w:t xml:space="preserve">The same argument fails for the training set.</w:t>
      </w:r>
      <w:r>
        <w:t xml:space="preserve"> </w:t>
      </w:r>
      <w:r>
        <w:t xml:space="preserve">The training pairs are not independent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  <w:r>
        <w:t xml:space="preserve"> </w:t>
      </w:r>
      <w:r>
        <w:t xml:space="preserve">they are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was fitted to make their prediction errors small.</w:t>
      </w:r>
      <w:r>
        <w:t xml:space="preserve"> </w:t>
      </w:r>
      <w:r>
        <w:t xml:space="preserve">So the argument of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that each loss has conditional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does not hold for them,</w:t>
      </w:r>
      <w:r>
        <w:t xml:space="preserve"> </w:t>
      </w:r>
      <w:r>
        <w:t xml:space="preserve">and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is typically</w:t>
      </w:r>
      <w:r>
        <w:t xml:space="preserve"> </w:t>
      </w:r>
      <w:r>
        <w:rPr>
          <w:i/>
          <w:iCs/>
        </w:rPr>
        <w:t xml:space="preserve">smaller</w:t>
      </w:r>
      <w:r>
        <w:t xml:space="preserve"> </w:t>
      </w:r>
      <w:r>
        <w:t xml:space="preserve">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[4, Sec. 7.4]</w:t>
      </w:r>
      <w:r>
        <w:t xml:space="preserve">.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shows the pattern:</w:t>
      </w:r>
      <w:r>
        <w:t xml:space="preserve"> </w:t>
      </w:r>
      <w:r>
        <w:t xml:space="preserve">training sRMSE keeps falling as the degree grows,</w:t>
      </w:r>
      <w:r>
        <w:t xml:space="preserve"> </w:t>
      </w:r>
      <w:r>
        <w:t xml:space="preserve">while held-out sRMSE does not.</w:t>
      </w:r>
    </w:p>
    <w:bookmarkEnd w:id="215"/>
    <w:bookmarkStart w:id="221" w:name="exm-train-test-error-simulated"/>
    <w:p>
      <w:pPr>
        <w:pStyle w:val="BodyText"/>
      </w:pPr>
      <w:r>
        <w:rPr>
          <w:b/>
          <w:bCs/>
        </w:rPr>
        <w:t xml:space="preserve">Example 31 (Training error and generalization error by degree)</w:t>
      </w:r>
      <w:r>
        <w:t xml:space="preserve"> </w:t>
      </w:r>
      <w:r>
        <w:t xml:space="preserve">Real data never reveal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,</w:t>
      </w:r>
      <w:r>
        <w:t xml:space="preserve"> </w:t>
      </w:r>
      <w:r>
        <w:t xml:space="preserve">but a simulation can,</w:t>
      </w:r>
      <w:r>
        <w:t xml:space="preserve"> </w:t>
      </w:r>
      <w:r>
        <w:t xml:space="preserve">because it can draw as many new observations as we like.</w:t>
      </w:r>
      <w:r>
        <w:t xml:space="preserve"> </w:t>
      </w:r>
      <w:r>
        <w:t xml:space="preserve">Here the population is known: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sin</m:t>
            </m:r>
            <m:r>
              <m:rPr>
                <m:sty m:val="p"/>
              </m:rPr>
              <m:t>(</m:t>
            </m:r>
            <m:r>
              <m:t>2</m:t>
            </m:r>
            <m:r>
              <m:t>π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We draw one training set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fit a polynomial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each degree from 1 to 10 by least squares,</w:t>
      </w:r>
      <w:r>
        <w:t xml:space="preserve"> </w:t>
      </w:r>
      <w:r>
        <w:t xml:space="preserve">and score each fit on the training set</w:t>
      </w:r>
      <w:r>
        <w:t xml:space="preserve"> </w:t>
      </w:r>
      <w:r>
        <w:t xml:space="preserve">and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By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w:r>
        <w:t xml:space="preserve">the second score has expectation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given the training set,</w:t>
      </w:r>
      <w:r>
        <w:t xml:space="preserve"> </w:t>
      </w:r>
      <w:r>
        <w:t xml:space="preserve">and with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observations it is a precise estimate of it.</w:t>
      </w:r>
    </w:p>
    <w:p>
      <w:pPr>
        <w:pStyle w:val="SourceCode"/>
      </w:pPr>
      <w:r>
        <w:rPr>
          <w:rStyle w:val="NormalTok"/>
        </w:rPr>
        <w:t xml:space="preserve">sim_sigma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br/>
      </w:r>
      <w:r>
        <w:rPr>
          <w:rStyle w:val="NormalTok"/>
        </w:rPr>
        <w:t xml:space="preserve">sim_truth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</w:t>
      </w:r>
      <w:r>
        <w:br/>
      </w:r>
      <w:r>
        <w:rPr>
          <w:rStyle w:val="NormalTok"/>
        </w:rPr>
        <w:t xml:space="preserve">sim_draw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sim_truth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sim_sigma))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sim_new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sim_draw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sim_degrees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10</w:t>
      </w:r>
      <w:r>
        <w:br/>
      </w:r>
      <w:r>
        <w:br/>
      </w:r>
      <w:r>
        <w:rPr>
          <w:rStyle w:val="NormalTok"/>
        </w:rPr>
        <w:t xml:space="preserve">sim_errors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(degree, \(d)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sim_train),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(fit, rmse,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sim_new)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fit)</w:t>
      </w:r>
      <w:r>
        <w:br/>
      </w:r>
      <w:r>
        <w:br/>
      </w:r>
      <w:r>
        <w:rPr>
          <w:rStyle w:val="NormalTok"/>
        </w:rPr>
        <w:t xml:space="preserve">sim_errors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training generalization</w:t>
      </w:r>
      <w:r>
        <w:br/>
      </w:r>
      <w:r>
        <w:rPr>
          <w:rStyle w:val="CommentTok"/>
        </w:rPr>
        <w:t xml:space="preserve">#&gt;     &lt;int&gt;    &lt;dbl&gt;          &lt;dbl&gt;</w:t>
      </w:r>
      <w:r>
        <w:br/>
      </w:r>
      <w:r>
        <w:rPr>
          <w:rStyle w:val="CommentTok"/>
        </w:rPr>
        <w:t xml:space="preserve">#&gt;  1      1    0.567          0.547</w:t>
      </w:r>
      <w:r>
        <w:br/>
      </w:r>
      <w:r>
        <w:rPr>
          <w:rStyle w:val="CommentTok"/>
        </w:rPr>
        <w:t xml:space="preserve">#&gt;  2      2    0.560          0.557</w:t>
      </w:r>
      <w:r>
        <w:br/>
      </w:r>
      <w:r>
        <w:rPr>
          <w:rStyle w:val="CommentTok"/>
        </w:rPr>
        <w:t xml:space="preserve">#&gt;  3      3    0.231          0.315</w:t>
      </w:r>
      <w:r>
        <w:br/>
      </w:r>
      <w:r>
        <w:rPr>
          <w:rStyle w:val="CommentTok"/>
        </w:rPr>
        <w:t xml:space="preserve">#&gt;  4      4    0.231          0.315</w:t>
      </w:r>
      <w:r>
        <w:br/>
      </w:r>
      <w:r>
        <w:rPr>
          <w:rStyle w:val="CommentTok"/>
        </w:rPr>
        <w:t xml:space="preserve">#&gt;  5      5    0.216          0.306</w:t>
      </w:r>
      <w:r>
        <w:br/>
      </w:r>
      <w:r>
        <w:rPr>
          <w:rStyle w:val="CommentTok"/>
        </w:rPr>
        <w:t xml:space="preserve">#&gt;  6      6    0.195          0.324</w:t>
      </w:r>
      <w:r>
        <w:br/>
      </w:r>
      <w:r>
        <w:rPr>
          <w:rStyle w:val="CommentTok"/>
        </w:rPr>
        <w:t xml:space="preserve">#&gt;  7      7    0.194          0.326</w:t>
      </w:r>
      <w:r>
        <w:br/>
      </w:r>
      <w:r>
        <w:rPr>
          <w:rStyle w:val="CommentTok"/>
        </w:rPr>
        <w:t xml:space="preserve">#&gt;  8      8    0.184          0.335</w:t>
      </w:r>
      <w:r>
        <w:br/>
      </w:r>
      <w:r>
        <w:rPr>
          <w:rStyle w:val="CommentTok"/>
        </w:rPr>
        <w:t xml:space="preserve">#&gt;  9      9    0.183          0.335</w:t>
      </w:r>
      <w:r>
        <w:br/>
      </w:r>
      <w:r>
        <w:rPr>
          <w:rStyle w:val="CommentTok"/>
        </w:rPr>
        <w:t xml:space="preserve">#&gt; 10     10    0.180          0.341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19" w:name="fig-train-test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1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train-test-error-plot-1.png" id="2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Training sRMSE and estimated generalization error</w:t>
            </w:r>
            <w:r>
              <w:t xml:space="preserve"> </w:t>
            </w:r>
            <w:r>
              <w:t xml:space="preserve">(sRMSE on</w:t>
            </w:r>
            <w:r>
              <w:t xml:space="preserve"> </w:t>
            </w: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 </w:t>
            </w:r>
            <w:r>
              <w:t xml:space="preserve">new observations)</w:t>
            </w:r>
            <w:r>
              <w:t xml:space="preserve"> </w:t>
            </w:r>
            <w:r>
              <w:t xml:space="preserve">of polynomial fits to one simulated training set of</w:t>
            </w:r>
            <w:r>
              <w:t xml:space="preserve"> </w:t>
            </w:r>
            <m:oMath>
              <m:r>
                <m:t>n</m:t>
              </m:r>
              <m:r>
                <m:rPr>
                  <m:sty m:val="p"/>
                </m:rPr>
                <m:t>=</m:t>
              </m:r>
              <m:r>
                <m:t>30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dashed line is the noise standard deviation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square root of the</w:t>
            </w:r>
            <w:r>
              <w:t xml:space="preserve"> </w:t>
            </w:r>
            <w:hyperlink w:anchor="def-irreducible-error">
              <w:r>
                <w:rPr>
                  <w:rStyle w:val="Hyperlink"/>
                </w:rPr>
                <w:t xml:space="preserve">residual variance</w:t>
              </w:r>
            </w:hyperlink>
            <w:r>
              <w:t xml:space="preserve">.</w:t>
            </w:r>
          </w:p>
          <w:bookmarkEnd w:id="219"/>
        </w:tc>
      </w:tr>
    </w:tbl>
    <w:p>
      <w:pPr>
        <w:pStyle w:val="SourceCode"/>
      </w:pPr>
      <w:r>
        <w:rPr>
          <w:rStyle w:val="NormalTok"/>
        </w:rPr>
        <w:t xml:space="preserve">sim_best_generalization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generalization)]</w:t>
      </w:r>
      <w:r>
        <w:br/>
      </w:r>
      <w:r>
        <w:rPr>
          <w:rStyle w:val="NormalTok"/>
        </w:rPr>
        <w:t xml:space="preserve">sim_best_training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training)]</w:t>
      </w:r>
      <w:r>
        <w:br/>
      </w:r>
      <w:r>
        <w:rPr>
          <w:rStyle w:val="NormalTok"/>
        </w:rPr>
        <w:t xml:space="preserve">sim_n_below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training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generalization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(sim_errors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sim_sigma)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best_by_training =</w:t>
      </w:r>
      <w:r>
        <w:rPr>
          <w:rStyle w:val="NormalTok"/>
        </w:rPr>
        <w:t xml:space="preserve"> sim_best_training,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n_below_sigma2 =</w:t>
      </w:r>
      <w:r>
        <w:rPr>
          <w:rStyle w:val="NormalTok"/>
        </w:rPr>
        <w:t xml:space="preserve"> sim_n_below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best_by_training        best_by_generalization </w:t>
      </w:r>
      <w:r>
        <w:br/>
      </w:r>
      <w:r>
        <w:rPr>
          <w:rStyle w:val="CommentTok"/>
        </w:rPr>
        <w:t xml:space="preserve">#&gt;                            10                             5 </w:t>
      </w:r>
      <w:r>
        <w:br/>
      </w:r>
      <w:r>
        <w:rPr>
          <w:rStyle w:val="CommentTok"/>
        </w:rPr>
        <w:t xml:space="preserve">#&gt;       n_below_sigma2.training n_below_sigma2.generalization </w:t>
      </w:r>
      <w:r>
        <w:br/>
      </w:r>
      <w:r>
        <w:rPr>
          <w:rStyle w:val="CommentTok"/>
        </w:rPr>
        <w:t xml:space="preserve">#&gt;                             8                             0</w:t>
      </w:r>
    </w:p>
    <w:p>
      <w:pPr>
        <w:pStyle w:val="FirstParagraph"/>
      </w:pPr>
      <w:r>
        <w:t xml:space="preserve">The training error is smallest at degree 10</w:t>
      </w:r>
      <w:r>
        <w:t xml:space="preserve"> </w:t>
      </w:r>
      <w:r>
        <w:t xml:space="preserve">and never rises as the degree grows,</w:t>
      </w:r>
      <w:r>
        <w:t xml:space="preserve"> </w:t>
      </w:r>
      <w:r>
        <w:t xml:space="preserve">because each polynomial family contains the one before it.</w:t>
      </w:r>
      <w:r>
        <w:t xml:space="preserve"> </w:t>
      </w:r>
      <w:r>
        <w:t xml:space="preserve">The estimated generalization error is smallest at degree 5.</w:t>
      </w:r>
      <w:r>
        <w:t xml:space="preserve"> </w:t>
      </w:r>
      <w:r>
        <w:t xml:space="preserve">No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can have generalization</w:t>
      </w:r>
      <w:r>
        <w:t xml:space="preserve"> </w:t>
      </w:r>
      <w:hyperlink r:id="rId220">
        <w:r>
          <w:rPr>
            <w:rStyle w:val="Hyperlink"/>
          </w:rPr>
          <w:t xml:space="preserve">pRMSE</w:t>
        </w:r>
      </w:hyperlink>
      <w:r>
        <w:t xml:space="preserve"> </w:t>
      </w:r>
      <w:r>
        <w:t xml:space="preserve">below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0.3</m:t>
        </m:r>
      </m:oMath>
      <w:r>
        <w:t xml:space="preserve">.</w:t>
      </w:r>
      <w:r>
        <w:t xml:space="preserve"> </w:t>
      </w:r>
      <w:r>
        <w:t xml:space="preserve">Yet the training sRMSE falls below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at 8 of the ten degrees,</w:t>
      </w:r>
      <w:r>
        <w:t xml:space="preserve"> </w:t>
      </w:r>
      <w:r>
        <w:t xml:space="preserve">while the estimated generalization error falls below it</w:t>
      </w:r>
      <w:r>
        <w:t xml:space="preserve"> </w:t>
      </w:r>
      <w:r>
        <w:t xml:space="preserve">at 0 of them:</w:t>
      </w:r>
      <w:r>
        <w:t xml:space="preserve"> </w:t>
      </w:r>
      <w:r>
        <w:t xml:space="preserve">the training error is</w:t>
      </w:r>
      <w:r>
        <w:t xml:space="preserve"> </w:t>
      </w:r>
      <w:hyperlink w:anchor="rem-training-mse-optimistic">
        <w:r>
          <w:rPr>
            <w:rStyle w:val="Hyperlink"/>
          </w:rPr>
          <w:t xml:space="preserve">optimistic</w:t>
        </w:r>
      </w:hyperlink>
      <w:r>
        <w:t xml:space="preserve">.</w:t>
      </w:r>
    </w:p>
    <w:bookmarkEnd w:id="221"/>
    <w:bookmarkEnd w:id="222"/>
    <w:bookmarkStart w:id="274" w:name="sec-data-splits"/>
    <w:p>
      <w:pPr>
        <w:pStyle w:val="Heading2"/>
      </w:pPr>
      <w:r>
        <w:t xml:space="preserve">5 Training, validation, and test sets</w:t>
      </w:r>
    </w:p>
    <w:bookmarkStart w:id="223" w:name="exr-data-splits"/>
    <w:p>
      <w:pPr>
        <w:pStyle w:val="FirstParagraph"/>
      </w:pPr>
      <w:r>
        <w:rPr>
          <w:b/>
          <w:bCs/>
        </w:rPr>
        <w:t xml:space="preserve">Exercise 10 (Sizes of a three-way split)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 frame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cars.</w:t>
      </w:r>
      <w:r>
        <w:t xml:space="preserve"> </w:t>
      </w:r>
      <w:r>
        <w:t xml:space="preserve">Suppose we assign</w:t>
      </w:r>
      <w:r>
        <w:t xml:space="preserve"> </w:t>
      </w:r>
      <m:oMath>
        <m:r>
          <m:rPr>
            <m:sty m:val="p"/>
          </m:rPr>
          <m:t>⌊</m:t>
        </m:r>
        <m:r>
          <m:t>0.6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training set,</w:t>
      </w:r>
      <w:r>
        <w:t xml:space="preserve"> </w:t>
      </w:r>
      <m:oMath>
        <m:r>
          <m:rPr>
            <m:sty m:val="p"/>
          </m:rPr>
          <m:t>⌊</m:t>
        </m:r>
        <m:r>
          <m:t>0.2</m:t>
        </m:r>
        <m:r>
          <m:t>n</m:t>
        </m:r>
        <m:r>
          <m:rPr>
            <m:sty m:val="p"/>
          </m:rPr>
          <m:t>⌋</m:t>
        </m:r>
      </m:oMath>
      <w:r>
        <w:t xml:space="preserve"> </w:t>
      </w:r>
      <w:r>
        <w:t xml:space="preserve">cars to a validation set,</w:t>
      </w:r>
      <w:r>
        <w:t xml:space="preserve"> </w:t>
      </w:r>
      <w:r>
        <w:t xml:space="preserve">and all remaining cars to a test set.</w:t>
      </w:r>
      <w:r>
        <w:t xml:space="preserve"> </w:t>
      </w:r>
      <w:r>
        <w:t xml:space="preserve">How many cars are in each set?</w:t>
      </w:r>
    </w:p>
    <w:bookmarkEnd w:id="223"/>
    <w:bookmarkStart w:id="224" w:name="sol-data-splits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0.6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19.2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19</m:t>
              </m:r>
            </m:e>
          </m:eqArr>
        </m:oMath>
      </m:oMathPara>
    </w:p>
    <w:p>
      <w:pPr>
        <w:pStyle w:val="FirstParagraph"/>
      </w:pPr>
      <w:r>
        <w:t xml:space="preserve">training cars,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⌊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t>32</m:t>
              </m:r>
              <m:r>
                <m:rPr>
                  <m:sty m:val="p"/>
                </m:rPr>
                <m:t>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⌊</m:t>
              </m:r>
              <m:r>
                <m:t>6.4</m:t>
              </m:r>
              <m:r>
                <m:rPr>
                  <m:sty m:val="p"/>
                </m:rPr>
                <m:t>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validation cars,</w:t>
      </w:r>
      <w:r>
        <w:t xml:space="preserve"> </w:t>
      </w:r>
      <w:r>
        <w:t xml:space="preserve">and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19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test cars.</w:t>
      </w:r>
    </w:p>
    <w:bookmarkEnd w:id="224"/>
    <w:bookmarkStart w:id="226" w:name="def-data-splits"/>
    <w:p>
      <w:pPr>
        <w:pStyle w:val="BodyText"/>
      </w:pPr>
      <w:r>
        <w:rPr>
          <w:b/>
          <w:bCs/>
        </w:rPr>
        <w:t xml:space="preserve">Definition 41 (Training/validation/test split)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training/validation/test split</w:t>
      </w:r>
      <w:r>
        <w:t xml:space="preserve"> </w:t>
      </w:r>
      <w:r>
        <w:t xml:space="preserve">divides the observations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of a data set</w:t>
      </w:r>
      <w:r>
        <w:t xml:space="preserve"> </w:t>
      </w:r>
      <w:r>
        <w:t xml:space="preserve">into three disjoint sets of indices,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and takes the observations in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as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:</w:t>
      </w:r>
    </w:p>
    <w:p>
      <w:pPr>
        <w:pStyle w:val="BodyText"/>
      </w:pPr>
      <w:bookmarkStart w:id="225" w:name="eq-data-splits"/>
      <m:oMathPara>
        <m:oMathParaPr>
          <m:jc m:val="center"/>
        </m:oMathParaPr>
        <m:oMath>
          <m:eqArr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r>
                    <m:t>n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,</m:t>
              </m:r>
            </m:e>
            <m:e>
              <m:r>
                <m:t>&amp;</m:t>
              </m:r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sub>
              </m:sSub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22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pp. 198–201]</w:t>
      </w:r>
      <w:r>
        <w:t xml:space="preserve">;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26"/>
    <w:bookmarkStart w:id="227" w:name="exm-data-splits-sizes"/>
    <w:p>
      <w:pPr>
        <w:pStyle w:val="BodyText"/>
      </w:pPr>
      <w:r>
        <w:rPr>
          <w:b/>
          <w:bCs/>
        </w:rPr>
        <w:t xml:space="preserve">Example 32 (Split sizes for 32 cars)</w:t>
      </w:r>
      <w:r>
        <w:t xml:space="preserve"> </w:t>
      </w:r>
      <w:r>
        <w:t xml:space="preserve">In</w:t>
      </w:r>
      <w:r>
        <w:t xml:space="preserve"> </w:t>
      </w:r>
      <w:hyperlink w:anchor="exr-data-splits">
        <w:r>
          <w:rPr>
            <w:rStyle w:val="Hyperlink"/>
          </w:rPr>
          <w:t xml:space="preserve">Exercise 10</w:t>
        </w:r>
      </w:hyperlink>
      <w:r>
        <w:t xml:space="preserve">,</w:t>
      </w:r>
      <w:r>
        <w:t xml:space="preserve"> </w:t>
      </w:r>
      <w:r>
        <w:t xml:space="preserve">a rule of 60% / 20% / 20% on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gives sets of 19, 6, and 7 cars,</w:t>
      </w:r>
      <w:r>
        <w:t xml:space="preserve"> </w:t>
      </w:r>
      <w:r>
        <w:t xml:space="preserve">and the 7 test cars are used only once, after the model is chosen.</w:t>
      </w:r>
    </w:p>
    <w:bookmarkEnd w:id="227"/>
    <w:bookmarkStart w:id="228" w:name="def-model-selection"/>
    <w:p>
      <w:pPr>
        <w:pStyle w:val="BodyText"/>
      </w:pPr>
      <w:r>
        <w:rPr>
          <w:b/>
          <w:bCs/>
        </w:rPr>
        <w:t xml:space="preserve">Definition 42 (Model selection)</w:t>
      </w:r>
      <w:r>
        <w:t xml:space="preserve"> </w:t>
      </w:r>
      <w:r>
        <w:rPr>
          <w:b/>
          <w:bCs/>
        </w:rPr>
        <w:t xml:space="preserve">Model selection</w:t>
      </w:r>
      <w:r>
        <w:t xml:space="preserve"> </w:t>
      </w:r>
      <w:r>
        <w:t xml:space="preserve">is choosing one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from a set of candidate fitted models from different</w:t>
      </w:r>
      <w:r>
        <w:t xml:space="preserve"> </w:t>
      </w:r>
      <w:hyperlink w:anchor="def-model-family">
        <w:r>
          <w:rPr>
            <w:rStyle w:val="Hyperlink"/>
          </w:rPr>
          <w:t xml:space="preserve">model families</w:t>
        </w:r>
      </w:hyperlink>
      <w:r>
        <w:t xml:space="preserve">,</w:t>
      </w:r>
      <w:r>
        <w:t xml:space="preserve"> </w:t>
      </w:r>
      <w:r>
        <w:t xml:space="preserve">using observations that were</w:t>
      </w:r>
      <w:r>
        <w:t xml:space="preserve"> </w:t>
      </w:r>
      <w:hyperlink w:anchor="def-held-out-set">
        <w:r>
          <w:rPr>
            <w:rStyle w:val="Hyperlink"/>
          </w:rPr>
          <w:t xml:space="preserve">held out</w:t>
        </w:r>
      </w:hyperlink>
      <w:r>
        <w:t xml:space="preserve"> </w:t>
      </w:r>
      <w:r>
        <w:t xml:space="preserve">from fitting.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[12]</w:t>
      </w:r>
      <w:r>
        <w:t xml:space="preserve">.</w:t>
      </w:r>
    </w:p>
    <w:bookmarkEnd w:id="228"/>
    <w:bookmarkStart w:id="229" w:name="exm-model-selection"/>
    <w:p>
      <w:pPr>
        <w:pStyle w:val="BodyText"/>
      </w:pPr>
      <w:r>
        <w:rPr>
          <w:b/>
          <w:bCs/>
        </w:rPr>
        <w:t xml:space="preserve">Example 33 (Choosing a polynomial degree)</w:t>
      </w:r>
      <w:r>
        <w:t xml:space="preserve"> </w:t>
      </w:r>
      <w:r>
        <w:t xml:space="preserve">In</w:t>
      </w:r>
      <w:r>
        <w:t xml:space="preserve"> </w:t>
      </w:r>
      <w:hyperlink w:anchor="exm-tuning-parameter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candidates are the least-squares fitted models from four polynomial model families,</w:t>
      </w:r>
      <w:r>
        <w:t xml:space="preserve"> </w:t>
      </w:r>
      <w:r>
        <w:t xml:space="preserve">the families of degree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r>
        <w:t xml:space="preserve">“linear”</w:t>
      </w:r>
      <w:r>
        <w:t xml:space="preserve">),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t xml:space="preserve">“quadratic”</w:t>
      </w:r>
      <w:r>
        <w:t xml:space="preserve">),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(</w:t>
      </w:r>
      <w:r>
        <w:t xml:space="preserve">“cubic”</w:t>
      </w:r>
      <w:r>
        <w:t xml:space="preserve">) 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(</w:t>
      </w:r>
      <w:r>
        <w:t xml:space="preserve">“quartic”</w:t>
      </w:r>
      <w:r>
        <w:t xml:space="preserve">).</w:t>
      </w:r>
      <w:r>
        <w:t xml:space="preserve"> </w:t>
      </w:r>
      <w:r>
        <w:t xml:space="preserve">Choosing among these four fitted models is model selection,</w:t>
      </w:r>
      <w:r>
        <w:t xml:space="preserve"> </w:t>
      </w:r>
      <w:r>
        <w:t xml:space="preserve">and the observations it uses are cars held out from fitting.</w:t>
      </w:r>
    </w:p>
    <w:bookmarkEnd w:id="229"/>
    <w:bookmarkStart w:id="231" w:name="def-validation-set"/>
    <w:p>
      <w:pPr>
        <w:pStyle w:val="BodyText"/>
      </w:pPr>
      <w:r>
        <w:rPr>
          <w:b/>
          <w:bCs/>
        </w:rPr>
        <w:t xml:space="preserve">Definition 43 (Validation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,</w:t>
      </w:r>
      <w:r>
        <w:t xml:space="preserve"> </w:t>
      </w:r>
      <w:r>
        <w:t xml:space="preserve">used for</w:t>
      </w:r>
      <w:r>
        <w:t xml:space="preserve"> </w:t>
      </w:r>
      <w:hyperlink w:anchor="def-model-selection">
        <w:r>
          <w:rPr>
            <w:rStyle w:val="Hyperlink"/>
          </w:rPr>
          <w:t xml:space="preserve">model selection</w:t>
        </w:r>
      </w:hyperlink>
      <w:r>
        <w:t xml:space="preserve"> </w:t>
      </w:r>
      <w:r>
        <w:t xml:space="preserve">among candidate</w:t>
      </w:r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fitted to the training set:</w:t>
      </w:r>
    </w:p>
    <w:p>
      <w:pPr>
        <w:pStyle w:val="BodyText"/>
      </w:pPr>
      <w:bookmarkStart w:id="230" w:name="eq-validation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2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1"/>
    <w:bookmarkStart w:id="233" w:name="def-validation-error"/>
    <w:p>
      <w:pPr>
        <w:pStyle w:val="BodyText"/>
      </w:pPr>
      <w:r>
        <w:rPr>
          <w:b/>
          <w:bCs/>
        </w:rPr>
        <w:t xml:space="preserve">Definition 44 (Validation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validation-set">
        <w:r>
          <w:rPr>
            <w:rStyle w:val="Hyperlink"/>
          </w:rPr>
          <w:t xml:space="preserve">validation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val</m:t>
            </m:r>
          </m:sub>
        </m:sSub>
      </m:oMath>
      <w:r>
        <w:t xml:space="preserve">:</w:t>
      </w:r>
    </w:p>
    <w:p>
      <w:pPr>
        <w:pStyle w:val="BodyText"/>
      </w:pPr>
      <w:bookmarkStart w:id="232" w:name="eq-validation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val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232"/>
    </w:p>
    <w:bookmarkEnd w:id="233"/>
    <w:bookmarkStart w:id="235" w:name="def-validation-choice"/>
    <w:p>
      <w:pPr>
        <w:pStyle w:val="FirstParagraph"/>
      </w:pPr>
      <w:r>
        <w:rPr>
          <w:b/>
          <w:bCs/>
        </w:rPr>
        <w:t xml:space="preserve">Definition 45 (Validation choice)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validation choice</w:t>
      </w:r>
      <w:r>
        <w:t xml:space="preserve"> </w:t>
      </w:r>
      <m:oMath>
        <m:acc>
          <m:accPr>
            <m:chr m:val="̂"/>
          </m:accPr>
          <m:e>
            <m:r>
              <m:t>l</m:t>
            </m:r>
          </m:e>
        </m:acc>
      </m:oMath>
      <w:r>
        <w:t xml:space="preserve"> </w:t>
      </w:r>
      <w:r>
        <w:t xml:space="preserve">is the index of the candidate whose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,</w:t>
      </w:r>
      <w:r>
        <w:t xml:space="preserve"> </w:t>
      </w:r>
      <w:r>
        <w:t xml:space="preserve">fitted to the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has the smallest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:</w:t>
      </w:r>
    </w:p>
    <w:p>
      <w:pPr>
        <w:pStyle w:val="BodyText"/>
      </w:pPr>
      <w:bookmarkStart w:id="234" w:name="eq-validation-choice"/>
      <m:oMathPara>
        <m:oMathParaPr>
          <m:jc m:val="center"/>
        </m:oMathParaPr>
        <m:oMath>
          <m:acc>
            <m:accPr>
              <m:chr m:val="̂"/>
            </m:accPr>
            <m:e>
              <m:r>
                <m:t>l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l</m:t>
              </m:r>
            </m:lim>
          </m:limLow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val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val</m:t>
                  </m:r>
                </m:sub>
              </m:sSub>
            </m:sub>
            <m:sup>
              <m:r>
                <m:t>​</m:t>
              </m:r>
            </m:sup>
            <m:e>
              <m:r>
                <m:t>L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l</m:t>
                      </m:r>
                    </m:sub>
                  </m:sSub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234"/>
    </w:p>
    <w:bookmarkEnd w:id="235"/>
    <w:bookmarkStart w:id="237" w:name="def-test-set"/>
    <w:p>
      <w:pPr>
        <w:pStyle w:val="FirstParagraph"/>
      </w:pPr>
      <w:r>
        <w:rPr>
          <w:b/>
          <w:bCs/>
        </w:rPr>
        <w:t xml:space="preserve">Definition 46 (Test set)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set</w:t>
      </w:r>
      <w:r>
        <w:t xml:space="preserve"> </w:t>
      </w:r>
      <w:r>
        <w:t xml:space="preserve">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is the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 </w:t>
      </w:r>
      <w:r>
        <w:t xml:space="preserve">of observations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,</w:t>
      </w:r>
      <w:r>
        <w:t xml:space="preserve"> </w:t>
      </w:r>
      <w:r>
        <w:t xml:space="preserve">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acc>
              <m:accPr>
                <m:chr m:val="̂"/>
              </m:accPr>
              <m:e>
                <m:r>
                  <m:t>l</m:t>
                </m:r>
              </m:e>
            </m:acc>
          </m:sub>
        </m:sSub>
      </m:oMath>
      <w:r>
        <w:t xml:space="preserve"> </w:t>
      </w:r>
      <w:r>
        <w:t xml:space="preserve">that 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picks is scored:</w:t>
      </w:r>
    </w:p>
    <w:p>
      <w:pPr>
        <w:pStyle w:val="BodyText"/>
      </w:pPr>
      <w:bookmarkStart w:id="236" w:name="eq-test-set"/>
      <m:oMathPara>
        <m:oMathParaPr>
          <m:jc m:val="center"/>
        </m:oMathParaPr>
        <m:oMath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46</m:t>
          </m:r>
          <m:r>
            <m:rPr>
              <m:sty m:val="p"/>
            </m:rPr>
            <m:t>)</m:t>
          </m:r>
        </m:oMath>
      </m:oMathPara>
      <w:bookmarkEnd w:id="236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237"/>
    <w:bookmarkStart w:id="239" w:name="def-test-error"/>
    <w:p>
      <w:pPr>
        <w:pStyle w:val="BodyText"/>
      </w:pPr>
      <w:r>
        <w:rPr>
          <w:b/>
          <w:bCs/>
        </w:rPr>
        <w:t xml:space="preserve">Definition 47 (Test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fitted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 its sample mean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 indexed by</w:t>
      </w:r>
      <w:r>
        <w:t xml:space="preserve"> </w:t>
      </w:r>
      <m:oMath>
        <m:sSub>
          <m:e>
            <m:r>
              <m:t>I</m:t>
            </m:r>
          </m:e>
          <m:sub>
            <m:r>
              <m:rPr>
                <m:nor/>
                <m:sty m:val="p"/>
              </m:rPr>
              <m:t>test</m:t>
            </m:r>
          </m:sub>
        </m:sSub>
      </m:oMath>
      <w:r>
        <w:t xml:space="preserve">:</w:t>
      </w:r>
    </w:p>
    <w:p>
      <w:pPr>
        <w:pStyle w:val="BodyText"/>
      </w:pPr>
      <w:bookmarkStart w:id="238" w:name="eq-test-error"/>
      <m:oMathPara>
        <m:oMathParaPr>
          <m:jc m:val="center"/>
        </m:oMathParaPr>
        <m:oMath>
          <m:sSub>
            <m:e>
              <m:bar>
                <m:barPr>
                  <m:pos m:val="top"/>
                </m:barPr>
                <m:e>
                  <m:r>
                    <m:rPr>
                      <m:sty m:val="p"/>
                    </m:rPr>
                    <m:t>err</m:t>
                  </m:r>
                </m:e>
              </m:bar>
            </m:e>
            <m:sub>
              <m:r>
                <m:rPr>
                  <m:nor/>
                  <m:sty m:val="p"/>
                </m:rPr>
                <m:t>test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I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test</m:t>
                      </m:r>
                    </m:sub>
                  </m:sSub>
                </m:e>
              </m:d>
              <m:r>
                <m:t>​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t>I</m:t>
                  </m:r>
                </m:e>
                <m:sub>
                  <m:r>
                    <m:rPr>
                      <m:nor/>
                      <m:sty m:val="p"/>
                    </m:rPr>
                    <m:t>test</m:t>
                  </m:r>
                </m:sub>
              </m:sSub>
            </m:sub>
            <m:sup>
              <m:r>
                <m:t>​</m:t>
              </m:r>
            </m:sup>
            <m:e>
              <m:sSub>
                <m:e>
                  <m:r>
                    <m:t>ℓ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47</m:t>
          </m:r>
          <m:r>
            <m:rPr>
              <m:sty m:val="p"/>
            </m:rPr>
            <m:t>)</m:t>
          </m:r>
        </m:oMath>
      </m:oMathPara>
      <w:bookmarkEnd w:id="238"/>
    </w:p>
    <w:bookmarkEnd w:id="239"/>
    <w:bookmarkStart w:id="241" w:name="def-error-rate"/>
    <w:p>
      <w:pPr>
        <w:pStyle w:val="FirstParagraph"/>
      </w:pPr>
      <w:r>
        <w:rPr>
          <w:b/>
          <w:bCs/>
        </w:rPr>
        <w:t xml:space="preserve">Definition 48 (Error rate (misclassification rate))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for a</w:t>
      </w:r>
      <w:r>
        <w:t xml:space="preserve"> </w:t>
      </w:r>
      <w:hyperlink r:id="rId240">
        <w:r>
          <w:rPr>
            <w:rStyle w:val="Hyperlink"/>
          </w:rPr>
          <w:t xml:space="preserve">categorical</w:t>
        </w:r>
      </w:hyperlink>
      <w:r>
        <w:t xml:space="preserve"> </w:t>
      </w:r>
      <w:r>
        <w:t xml:space="preserve">outcome on a set of observations</w:t>
      </w:r>
      <w:r>
        <w:t xml:space="preserve"> </w:t>
      </w:r>
      <w:r>
        <w:t xml:space="preserve">is the</w:t>
      </w:r>
      <w:r>
        <w:t xml:space="preserve"> </w:t>
      </w:r>
      <w:hyperlink r:id="rId89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 </w:t>
      </w:r>
      <w:r>
        <w:t xml:space="preserve">under 0-1 loss,</w:t>
      </w:r>
      <w:r>
        <w:t xml:space="preserve"> </w:t>
      </w:r>
      <m:oMath>
        <m:r>
          <m:t>L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≠</m:t>
            </m:r>
            <m:acc>
              <m:accPr>
                <m:chr m:val="̂"/>
              </m:accPr>
              <m:e>
                <m:r>
                  <m:t>y</m:t>
                </m:r>
              </m:e>
            </m:acc>
          </m:sub>
        </m:sSub>
      </m:oMath>
      <w:r>
        <w:t xml:space="preserve">,</w:t>
      </w:r>
      <w:r>
        <w:t xml:space="preserve"> </w:t>
      </w:r>
      <w:r>
        <w:t xml:space="preserve">which is 1 for a wrong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and 0 for a correct one.</w:t>
      </w:r>
      <w:r>
        <w:t xml:space="preserve"> </w:t>
      </w:r>
      <w:r>
        <w:t xml:space="preserve">The error rate is the proportion of observations in the set whose predicted category differs from the observed category.</w:t>
      </w:r>
    </w:p>
    <w:bookmarkEnd w:id="241"/>
    <w:bookmarkStart w:id="242" w:name="def-training-error-rate"/>
    <w:p>
      <w:pPr>
        <w:pStyle w:val="BodyText"/>
      </w:pPr>
      <w:r>
        <w:rPr>
          <w:b/>
          <w:bCs/>
        </w:rPr>
        <w:t xml:space="preserve">Definition 49 (Training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training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2"/>
    <w:bookmarkStart w:id="243" w:name="def-test-error-rate"/>
    <w:p>
      <w:pPr>
        <w:pStyle w:val="BodyText"/>
      </w:pPr>
      <w:r>
        <w:rPr>
          <w:b/>
          <w:bCs/>
        </w:rPr>
        <w:t xml:space="preserve">Definition 50 (Test error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test error rate</w:t>
      </w:r>
      <w:r>
        <w:t xml:space="preserve"> </w:t>
      </w:r>
      <w:r>
        <w:t xml:space="preserve">of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its</w:t>
      </w:r>
      <w:r>
        <w:t xml:space="preserve"> </w:t>
      </w:r>
      <w:hyperlink w:anchor="def-error-rate">
        <w:r>
          <w:rPr>
            <w:rStyle w:val="Hyperlink"/>
          </w:rPr>
          <w:t xml:space="preserve">error rate</w:t>
        </w:r>
      </w:hyperlink>
      <w:r>
        <w:t xml:space="preserve"> </w:t>
      </w:r>
      <w:r>
        <w:t xml:space="preserve">on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which is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under 0-1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</w:p>
    <w:bookmarkEnd w:id="243"/>
    <w:bookmarkStart w:id="245" w:name="exm-error-rate"/>
    <w:p>
      <w:pPr>
        <w:pStyle w:val="BodyText"/>
      </w:pPr>
      <w:r>
        <w:rPr>
          <w:b/>
          <w:bCs/>
        </w:rPr>
        <w:t xml:space="preserve">Example 34 (Test error rate of a low-birth-weight classifier)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hold births at Baystate Medical Center in Springfield, Massachusetts</w:t>
      </w:r>
      <w:r>
        <w:t xml:space="preserve"> </w:t>
      </w:r>
      <w:r>
        <w:t xml:space="preserve">[7]</w:t>
      </w:r>
      <w:r>
        <w:t xml:space="preserve">,</w:t>
      </w:r>
      <w:r>
        <w:t xml:space="preserve"> </w:t>
      </w:r>
      <w:r>
        <w:t xml:space="preserve">as distributed in R’s</w:t>
      </w:r>
      <w:r>
        <w:t xml:space="preserve"> </w:t>
      </w:r>
      <w:r>
        <w:rPr>
          <w:rStyle w:val="VerbatimChar"/>
        </w:rPr>
        <w:t xml:space="preserve">MASS</w:t>
      </w:r>
      <w:r>
        <w:t xml:space="preserve"> </w:t>
      </w:r>
      <w:r>
        <w:t xml:space="preserve">package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The outcome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is 1 for a birth weight under 2.5 kg and 0 otherwise.</w:t>
      </w:r>
      <w:r>
        <w:t xml:space="preserve"> </w:t>
      </w:r>
      <w:r>
        <w:t xml:space="preserve">We fit a</w:t>
      </w:r>
      <w:r>
        <w:t xml:space="preserve"> </w:t>
      </w:r>
      <w:hyperlink r:id="rId244">
        <w:r>
          <w:rPr>
            <w:rStyle w:val="Hyperlink"/>
          </w:rPr>
          <w:t xml:space="preserve">logistic regression</w:t>
        </w:r>
      </w:hyperlink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low</w:t>
      </w:r>
      <w:r>
        <w:t xml:space="preserve"> </w:t>
      </w:r>
      <w:r>
        <w:t xml:space="preserve">on the mother’s age, weight at her last menstrual period, smoking status,</w:t>
      </w:r>
      <w:r>
        <w:t xml:space="preserve"> </w:t>
      </w:r>
      <w:r>
        <w:t xml:space="preserve">history of hypertension, and presence of uterine irritability.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hyperlink r:id="rId18">
        <w:r>
          <w:rPr>
            <w:rStyle w:val="Hyperlink"/>
          </w:rPr>
          <w:t xml:space="preserve">predicts</w:t>
        </w:r>
      </w:hyperlink>
      <w:r>
        <w:t xml:space="preserve"> </w:t>
      </w:r>
      <w:r>
        <w:rPr>
          <w:rStyle w:val="VerbatimChar"/>
        </w:rPr>
        <w:t xml:space="preserve">low = 1</w:t>
      </w:r>
      <w:r>
        <w:t xml:space="preserve"> </w:t>
      </w:r>
      <w:r>
        <w:t xml:space="preserve">when its fitted</w:t>
      </w:r>
      <w:r>
        <w:t xml:space="preserve"> </w:t>
      </w:r>
      <w:hyperlink r:id="rId74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exceeds 0.5.</w:t>
      </w:r>
      <w:r>
        <w:t xml:space="preserve"> </w:t>
      </w:r>
      <w:r>
        <w:t xml:space="preserve">We use every third row as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 </w:t>
      </w:r>
      <w:r>
        <w:t xml:space="preserve">and fit on the remaining rows,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(birthwt)) </w:t>
      </w:r>
      <w:r>
        <w:rPr>
          <w:rStyle w:val="SpecialCharTok"/>
        </w:rPr>
        <w:t xml:space="preserve">%%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age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ui,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predicted_low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as.integer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(fit_low,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"response"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is_test]),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predicted_low</w:t>
      </w:r>
      <w:r>
        <w:rPr>
          <w:rStyle w:val="NormalTok"/>
        </w:rPr>
        <w:t xml:space="preserve">(birthwt[is_test, ])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low[is_test])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training     test </w:t>
      </w:r>
      <w:r>
        <w:br/>
      </w:r>
      <w:r>
        <w:rPr>
          <w:rStyle w:val="CommentTok"/>
        </w:rPr>
        <w:t xml:space="preserve">#&gt; 0.261905 0.396825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statsmodels.formula.api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smf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is_test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(np.arange(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fit_low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smf.logit(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"low ~ age + lwt + smoke + ht + ui"</w:t>
      </w:r>
      <w:r>
        <w:rPr>
          <w:rStyle w:val="NormalTok"/>
        </w:rPr>
        <w:t xml:space="preserve">, 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</w:t>
      </w:r>
      <w:r>
        <w:br/>
      </w:r>
      <w:r>
        <w:rPr>
          <w:rStyle w:val="NormalTok"/>
        </w:rPr>
        <w:t xml:space="preserve">).fit(disp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KeywordTok"/>
        </w:rPr>
        <w:t xml:space="preserve">def</w:t>
      </w:r>
      <w:r>
        <w:rPr>
          <w:rStyle w:val="NormalTok"/>
        </w:rPr>
        <w:t xml:space="preserve"> predicted_low(data):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(fit_low.predict(data)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br/>
      </w:r>
      <w:r>
        <w:rPr>
          <w:rStyle w:val="NormalTok"/>
        </w:rPr>
        <w:t xml:space="preserve">error_rates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"training"</w:t>
      </w:r>
      <w:r>
        <w:rPr>
          <w:rStyle w:val="NormalTok"/>
        </w:rPr>
        <w:t xml:space="preserve">: (predicted_low(birthwt[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</w:t>
      </w:r>
      <w:r>
        <w:rPr>
          <w:rStyle w:val="OperatorTok"/>
        </w:rPr>
        <w:t xml:space="preserve">~</w:t>
      </w:r>
      <w:r>
        <w:rPr>
          <w:rStyle w:val="NormalTok"/>
        </w:rPr>
        <w:t xml:space="preserve">is_test]).mean(),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: (predicted_low(birthwt[is_test])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"low"</w:t>
      </w:r>
      <w:r>
        <w:rPr>
          <w:rStyle w:val="NormalTok"/>
        </w:rPr>
        <w:t xml:space="preserve">][is_test]).mean(),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error_rates</w:t>
      </w:r>
      <w:r>
        <w:br/>
      </w:r>
      <w:r>
        <w:rPr>
          <w:rStyle w:val="CommentTok"/>
        </w:rPr>
        <w:t xml:space="preserve">#&gt; {'training': np.float64(0.2619047619047619), 'test': np.float64(0.3968253968253968)}</w:t>
      </w:r>
    </w:p>
    <w:p>
      <w:pPr>
        <w:pStyle w:val="FirstParagraph"/>
      </w:pPr>
      <w:r>
        <w:t xml:space="preserve">Of the 189 births, 63 are in the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covariate">
        <w:r>
          <w:rPr>
            <w:rStyle w:val="Hyperlink"/>
          </w:rPr>
          <w:t xml:space="preserve">covariates</w:t>
        </w:r>
      </w:hyperlink>
      <w:r>
        <w:t xml:space="preserve"> </w:t>
      </w:r>
      <w:r>
        <w:t xml:space="preserve">are chosen for simplicity, not for predictive quality.</w:t>
      </w:r>
      <w:r>
        <w:t xml:space="preserve"> </w:t>
      </w:r>
      <w:r>
        <w:t xml:space="preserve">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gets the wrong birth-weight category for</w:t>
      </w:r>
      <w:r>
        <w:t xml:space="preserve"> </w:t>
      </w:r>
      <w:r>
        <w:t xml:space="preserve">39.7% of the test births,</w:t>
      </w:r>
      <w:r>
        <w:t xml:space="preserve"> </w:t>
      </w:r>
      <w:r>
        <w:t xml:space="preserve">so its</w:t>
      </w:r>
      <w:r>
        <w:t xml:space="preserve"> </w:t>
      </w:r>
      <w:hyperlink w:anchor="def-test-error-rate">
        <w:r>
          <w:rPr>
            <w:rStyle w:val="Hyperlink"/>
          </w:rPr>
          <w:t xml:space="preserve">test error rate</w:t>
        </w:r>
      </w:hyperlink>
      <w:r>
        <w:t xml:space="preserve"> </w:t>
      </w:r>
      <w:r>
        <w:t xml:space="preserve">is 0.397.</w:t>
      </w:r>
      <w:r>
        <w:t xml:space="preserve"> </w:t>
      </w:r>
      <w:r>
        <w:t xml:space="preserve">Its</w:t>
      </w:r>
      <w:r>
        <w:t xml:space="preserve"> </w:t>
      </w:r>
      <w:hyperlink w:anchor="def-training-error-rate">
        <w:r>
          <w:rPr>
            <w:rStyle w:val="Hyperlink"/>
          </w:rPr>
          <w:t xml:space="preserve">training error rate</w:t>
        </w:r>
      </w:hyperlink>
      <w:r>
        <w:t xml:space="preserve"> </w:t>
      </w:r>
      <w:r>
        <w:t xml:space="preserve">is 0.262.</w:t>
      </w:r>
    </w:p>
    <w:bookmarkEnd w:id="245"/>
    <w:bookmarkStart w:id="249" w:name="rem-data-splits"/>
    <w:p>
      <w:pPr>
        <w:pStyle w:val="BodyText"/>
      </w:pPr>
      <w:r>
        <w:rPr>
          <w:i/>
          <w:iCs/>
        </w:rPr>
        <w:t xml:space="preserve">Remark 21</w:t>
      </w:r>
      <w:r>
        <w:t xml:space="preserve"> (What each set is for). </w:t>
      </w:r>
      <w:r>
        <w:t xml:space="preserve">Each set of a</w:t>
      </w:r>
      <w:r>
        <w:t xml:space="preserve"> </w:t>
      </w:r>
      <w:hyperlink w:anchor="def-data-splits">
        <w:r>
          <w:rPr>
            <w:rStyle w:val="Hyperlink"/>
          </w:rPr>
          <w:t xml:space="preserve">training/validation/test split</w:t>
        </w:r>
      </w:hyperlink>
      <w:r>
        <w:t xml:space="preserve"> </w:t>
      </w:r>
      <w:r>
        <w:t xml:space="preserve">has one job:</w:t>
      </w:r>
    </w:p>
    <w:p>
      <w:pPr>
        <w:pStyle w:val="Compact"/>
        <w:numPr>
          <w:ilvl w:val="0"/>
          <w:numId w:val="1015"/>
        </w:numPr>
      </w:pPr>
      <w:r>
        <w:t xml:space="preserve">the training set is used to fit each candidate model,</w:t>
      </w:r>
      <w:r>
        <w:t xml:space="preserve"> </w:t>
      </w:r>
      <w:r>
        <w:t xml:space="preserve">which estimates its parameters;</w:t>
      </w:r>
    </w:p>
    <w:p>
      <w:pPr>
        <w:pStyle w:val="Compact"/>
        <w:numPr>
          <w:ilvl w:val="0"/>
          <w:numId w:val="1015"/>
        </w:numPr>
      </w:pPr>
      <w:r>
        <w:t xml:space="preserve">the validation set is used to compare the candidates,</w:t>
      </w:r>
      <w:r>
        <w:t xml:space="preserve"> </w:t>
      </w:r>
      <w:r>
        <w:t xml:space="preserve">choose transformations,</w:t>
      </w:r>
      <w:r>
        <w:t xml:space="preserve"> </w:t>
      </w:r>
      <w:r>
        <w:t xml:space="preserve">or choose values of a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the test set is used once, after the validation choice is made,</w:t>
      </w:r>
      <w:r>
        <w:t xml:space="preserve"> </w:t>
      </w:r>
      <w:r>
        <w:t xml:space="preserve">to estimate 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chosen fitted model.</w:t>
      </w:r>
    </w:p>
    <w:p>
      <w:pPr>
        <w:pStyle w:val="FirstParagraph"/>
      </w:pPr>
      <w:r>
        <w:t xml:space="preserve">The chosen fitted model won on the validation set</w:t>
      </w:r>
      <w:r>
        <w:t xml:space="preserve"> </w:t>
      </w:r>
      <w:r>
        <w:t xml:space="preserve">partly because of that particular validation sample,</w:t>
      </w:r>
      <w:r>
        <w:t xml:space="preserve"> </w:t>
      </w:r>
      <w:r>
        <w:t xml:space="preserve">so its prediction error on the validation set is optimistic as an estimate of its generalization error.</w:t>
      </w:r>
      <w:r>
        <w:t xml:space="preserve"> </w:t>
      </w:r>
      <w:r>
        <w:t xml:space="preserve">Keeping the test set out of every choice</w:t>
      </w:r>
      <w:r>
        <w:t xml:space="preserve"> </w:t>
      </w:r>
      <w:r>
        <w:t xml:space="preserve">is what makes its score free of that optimism.</w:t>
      </w:r>
    </w:p>
    <w:p>
      <w:pPr>
        <w:pStyle w:val="BodyText"/>
      </w:pPr>
      <w:r>
        <w:t xml:space="preserve">For further reading, the machine learning notes define the same three sets in their own notation:</w:t>
      </w:r>
      <w:r>
        <w:t xml:space="preserve"> </w:t>
      </w:r>
      <w:r>
        <w:t xml:space="preserve">the</w:t>
      </w:r>
      <w:r>
        <w:t xml:space="preserve"> </w:t>
      </w:r>
      <w:hyperlink r:id="rId246">
        <w:r>
          <w:rPr>
            <w:rStyle w:val="Hyperlink"/>
          </w:rPr>
          <w:t xml:space="preserve">training set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47">
        <w:r>
          <w:rPr>
            <w:rStyle w:val="Hyperlink"/>
          </w:rPr>
          <w:t xml:space="preserve">validation set</w:t>
        </w:r>
      </w:hyperlink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hyperlink r:id="rId248">
        <w:r>
          <w:rPr>
            <w:rStyle w:val="Hyperlink"/>
          </w:rPr>
          <w:t xml:space="preserve">test set</w:t>
        </w:r>
      </w:hyperlink>
      <w:r>
        <w:t xml:space="preserve">.</w:t>
      </w:r>
      <w:r>
        <w:t xml:space="preserve"> </w:t>
      </w:r>
      <w:r>
        <w:t xml:space="preserve">They use a different symbol for the training set and a parenthesized observation index, but the same three-way split.</w:t>
      </w:r>
    </w:p>
    <w:bookmarkEnd w:id="249"/>
    <w:bookmarkStart w:id="250" w:name="rem-validation-test-error"/>
    <w:p>
      <w:pPr>
        <w:pStyle w:val="BodyText"/>
      </w:pPr>
      <w:r>
        <w:rPr>
          <w:i/>
          <w:iCs/>
        </w:rPr>
        <w:t xml:space="preserve">Remark 22</w:t>
      </w:r>
      <w:r>
        <w:t xml:space="preserve"> (What the validation and test errors estimate). </w:t>
      </w:r>
      <w:r>
        <w:t xml:space="preserve">The</w:t>
      </w:r>
      <w:r>
        <w:t xml:space="preserve"> </w:t>
      </w:r>
      <w:hyperlink w:anchor="def-validation-error">
        <w:r>
          <w:rPr>
            <w:rStyle w:val="Hyperlink"/>
          </w:rPr>
          <w:t xml:space="preserve">validation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test-error">
        <w:r>
          <w:rPr>
            <w:rStyle w:val="Hyperlink"/>
          </w:rPr>
          <w:t xml:space="preserve">test error</w:t>
        </w:r>
      </w:hyperlink>
      <w:r>
        <w:t xml:space="preserve"> </w:t>
      </w:r>
      <w:r>
        <w:t xml:space="preserve">differ from the</w:t>
      </w:r>
      <w:r>
        <w:t xml:space="preserve"> </w:t>
      </w:r>
      <w:hyperlink w:anchor="def-training-mse">
        <w:r>
          <w:rPr>
            <w:rStyle w:val="Hyperlink"/>
          </w:rPr>
          <w:t xml:space="preserve">training error</w:t>
        </w:r>
      </w:hyperlink>
      <w:r>
        <w:t xml:space="preserve"> </w:t>
      </w:r>
      <m:oMath>
        <m:bar>
          <m:barPr>
            <m:pos m:val="top"/>
          </m:barPr>
          <m:e>
            <m:r>
              <m:rPr>
                <m:sty m:val="p"/>
              </m:rPr>
              <m:t>err</m:t>
            </m:r>
          </m:e>
        </m:bar>
      </m:oMath>
      <w:r>
        <w:t xml:space="preserve"> </w:t>
      </w:r>
      <w:r>
        <w:t xml:space="preserve">only in the set on which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evaluated.</w:t>
      </w:r>
      <w:r>
        <w:t xml:space="preserve"> </w:t>
      </w:r>
      <w:r>
        <w:t xml:space="preserve">The model was not fitted to the validation or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so each</w:t>
      </w:r>
      <w:r>
        <w:t xml:space="preserve"> </w:t>
      </w:r>
      <w:hyperlink r:id="rId106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the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 </w:t>
      </w:r>
      <w:r>
        <w:t xml:space="preserve">of the fitted model</w:t>
      </w:r>
      <w:r>
        <w:t xml:space="preserve"> </w:t>
      </w:r>
      <w:r>
        <w:t xml:space="preserve">without the optimism of the training error.</w:t>
      </w:r>
      <w:r>
        <w:t xml:space="preserve"> </w:t>
      </w:r>
      <w:r>
        <w:t xml:space="preserve">The</w:t>
      </w:r>
      <w:r>
        <w:t xml:space="preserve"> </w:t>
      </w:r>
      <w:hyperlink w:anchor="def-validation-choice">
        <w:r>
          <w:rPr>
            <w:rStyle w:val="Hyperlink"/>
          </w:rPr>
          <w:t xml:space="preserve">validation choice</w:t>
        </w:r>
      </w:hyperlink>
      <w:r>
        <w:t xml:space="preserve"> </w:t>
      </w:r>
      <w:r>
        <w:t xml:space="preserve">selects the model with the smallest validation error,</w:t>
      </w:r>
      <w:r>
        <w:t xml:space="preserve"> </w:t>
      </w:r>
      <w:r>
        <w:t xml:space="preserve">so the validation error of the chosen model is still optimistic;</w:t>
      </w:r>
      <w:r>
        <w:t xml:space="preserve"> </w:t>
      </w:r>
      <w:r>
        <w:t xml:space="preserve">the test error is computed once, after the choice, so it is not.</w:t>
      </w:r>
    </w:p>
    <w:p>
      <w:pPr>
        <w:pStyle w:val="BodyText"/>
      </w:pPr>
      <w:r>
        <w:t xml:space="preserve">Hastie et al. [4, Sec. 7.2]</w:t>
      </w:r>
      <w:r>
        <w:t xml:space="preserve"> </w:t>
      </w:r>
      <w:r>
        <w:t xml:space="preserve">use</w:t>
      </w:r>
      <w:r>
        <w:t xml:space="preserve"> </w:t>
      </w:r>
      <w:r>
        <w:t xml:space="preserve">“test error”</w:t>
      </w:r>
      <w:r>
        <w:t xml:space="preserve"> </w:t>
      </w:r>
      <w:r>
        <w:t xml:space="preserve">for the generalization error of the fitted model itself.</w:t>
      </w:r>
      <w:r>
        <w:t xml:space="preserve"> </w:t>
      </w:r>
      <w:r>
        <w:t xml:space="preserve">Here the test error is the number computed from the test set,</w:t>
      </w:r>
      <w:r>
        <w:t xml:space="preserve"> </w:t>
      </w:r>
      <w:r>
        <w:t xml:space="preserve">and the generalization error is what it estimates.</w:t>
      </w:r>
    </w:p>
    <w:p>
      <w:pPr>
        <w:pStyle w:val="BodyText"/>
      </w:pPr>
      <w:r>
        <w:t xml:space="preserve">Each definition holds for any</w:t>
      </w:r>
      <w:r>
        <w:t xml:space="preserve"> </w:t>
      </w:r>
      <w:hyperlink w:anchor="def-observation-loss">
        <w:r>
          <w:rPr>
            <w:rStyle w:val="Hyperlink"/>
          </w:rPr>
          <w:t xml:space="preserve">loss</w:t>
        </w:r>
      </w:hyperlink>
      <w:r>
        <w:t xml:space="preserve">.</w:t>
      </w:r>
      <w:r>
        <w:t xml:space="preserve"> </w:t>
      </w:r>
      <w:r>
        <w:t xml:space="preserve">Under squared-error loss, they are sample mean squared errors;</w:t>
      </w:r>
      <w:r>
        <w:t xml:space="preserve"> </w:t>
      </w:r>
      <w:r>
        <w:t xml:space="preserve">under absolute-error loss, they are sample mean absolute errors.</w:t>
      </w:r>
    </w:p>
    <w:bookmarkEnd w:id="250"/>
    <w:bookmarkStart w:id="273" w:name="exm-train-validation-test-split"/>
    <w:p>
      <w:pPr>
        <w:pStyle w:val="BodyText"/>
      </w:pPr>
      <w:r>
        <w:rPr>
          <w:b/>
          <w:bCs/>
        </w:rPr>
        <w:t xml:space="preserve">Example 35 (Numerical example)</w:t>
      </w:r>
      <w:r>
        <w:t xml:space="preserve"> </w:t>
      </w:r>
      <w:r>
        <w:t xml:space="preserve">This example (</w:t>
      </w:r>
      <w:hyperlink w:anchor="exm-train-validation-test-split">
        <w:r>
          <w:rPr>
            <w:rStyle w:val="Hyperlink"/>
          </w:rPr>
          <w:t xml:space="preserve">Example 35</w:t>
        </w:r>
      </w:hyperlink>
      <w:r>
        <w:t xml:space="preserve">)</w:t>
      </w:r>
      <w:r>
        <w:t xml:space="preserve"> </w:t>
      </w:r>
      <w:r>
        <w:t xml:space="preserve">uses R’s built-in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dataset</w:t>
      </w:r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cars)</w:t>
      </w:r>
      <w:r>
        <w:t xml:space="preserve"> </w:t>
      </w:r>
      <w:r>
        <w:t xml:space="preserve">to predict fuel efficiency (</w:t>
      </w:r>
      <w:r>
        <w:rPr>
          <w:rStyle w:val="VerbatimChar"/>
        </w:rPr>
        <w:t xml:space="preserve">mpg</w:t>
      </w:r>
      <w:r>
        <w:t xml:space="preserve">)</w:t>
      </w:r>
      <w:r>
        <w:t xml:space="preserve"> </w:t>
      </w:r>
      <w:r>
        <w:t xml:space="preserve">from vehicle weight (</w:t>
      </w:r>
      <w:r>
        <w:rPr>
          <w:rStyle w:val="VerbatimChar"/>
        </w:rPr>
        <w:t xml:space="preserve">wt</w:t>
      </w:r>
      <w:r>
        <w:t xml:space="preserve">).</w:t>
      </w:r>
      <w:r>
        <w:t xml:space="preserve"> </w:t>
      </w:r>
      <w:r>
        <w:t xml:space="preserve">It uses one random split</w:t>
      </w:r>
      <w:r>
        <w:t xml:space="preserve"> </w:t>
      </w:r>
      <w:r>
        <w:t xml:space="preserve">to compare linear,</w:t>
      </w:r>
      <w:r>
        <w:t xml:space="preserve"> </w:t>
      </w:r>
      <w:r>
        <w:t xml:space="preserve">quadratic,</w:t>
      </w:r>
      <w:r>
        <w:t xml:space="preserve"> </w:t>
      </w:r>
      <w:r>
        <w:t xml:space="preserve">cubic,</w:t>
      </w:r>
      <w:r>
        <w:t xml:space="preserve"> </w:t>
      </w:r>
      <w:r>
        <w:t xml:space="preserve">and quartic models</w:t>
      </w:r>
      <w:r>
        <w:t xml:space="preserve"> </w:t>
      </w:r>
      <w:r>
        <w:t xml:space="preserve">(</w:t>
      </w:r>
      <w:r>
        <w:rPr>
          <w:rStyle w:val="VerbatimChar"/>
        </w:rPr>
        <w:t xml:space="preserve">mpg ~ wt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</w:t>
      </w:r>
      <w:r>
        <w:t xml:space="preserve">,</w:t>
      </w:r>
      <w:r>
        <w:t xml:space="preserve"> </w:t>
      </w:r>
      <w:r>
        <w:rPr>
          <w:rStyle w:val="VerbatimChar"/>
        </w:rPr>
        <w:t xml:space="preserve">mpg ~ wt + I(wt^2) + I(wt^3)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mpg ~ wt + I(wt^2) + I(wt^3) + I(wt^4)</w:t>
      </w:r>
      <w:r>
        <w:t xml:space="preserve">)</w:t>
      </w:r>
      <w:r>
        <w:t xml:space="preserve"> </w:t>
      </w:r>
      <w:r>
        <w:t xml:space="preserve">on a validation set,</w:t>
      </w:r>
      <w:r>
        <w:t xml:space="preserve"> </w:t>
      </w:r>
      <w:r>
        <w:t xml:space="preserve">then reports the chosen model’s test sRMSE</w:t>
      </w:r>
      <w:r>
        <w:t xml:space="preserve"> </w:t>
      </w:r>
      <w:r>
        <w:t xml:space="preserve">on untouched test data</w:t>
      </w:r>
      <w:r>
        <w:t xml:space="preserve"> </w:t>
      </w:r>
      <w:r>
        <w:t xml:space="preserve">[6, p. 213]</w:t>
      </w:r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tbl-train-validation-test-split-size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Sizes of the training,</w:t>
            </w:r>
            <w:r>
              <w:t xml:space="preserve"> </w:t>
            </w:r>
            <w:r>
              <w:t xml:space="preserve">validation,</w:t>
            </w:r>
            <w:r>
              <w:t xml:space="preserve"> </w:t>
            </w:r>
            <w:r>
              <w:t xml:space="preserve">and test splits</w:t>
            </w:r>
          </w:p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108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0.6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rPr>
                <w:rStyle w:val="NormalTok"/>
              </w:rPr>
              <w:t xml:space="preserve">n_valid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floor</w:t>
            </w:r>
            <w:r>
              <w:rPr>
                <w:rStyle w:val="NormalTok"/>
              </w:rPr>
              <w:t xml:space="preserve">(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n)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idx_train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sample.int</w:t>
            </w:r>
            <w:r>
              <w:rPr>
                <w:rStyle w:val="NormalTok"/>
              </w:rPr>
              <w:t xml:space="preserve">(n,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n_train)</w:t>
            </w:r>
            <w:r>
              <w:br/>
            </w:r>
            <w:r>
              <w:rPr>
                <w:rStyle w:val="NormalTok"/>
              </w:rPr>
              <w:t xml:space="preserve">idx_remaining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(n), idx_train)</w:t>
            </w:r>
            <w:r>
              <w:br/>
            </w:r>
            <w:r>
              <w:rPr>
                <w:rStyle w:val="NormalTok"/>
              </w:rPr>
              <w:t xml:space="preserve">idx_valid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sample</w:t>
            </w:r>
            <w:r>
              <w:rPr>
                <w:rStyle w:val="NormalTok"/>
              </w:rPr>
              <w:t xml:space="preserve">(idx_remaining,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n_valid)</w:t>
            </w:r>
            <w:r>
              <w:br/>
            </w:r>
            <w:r>
              <w:rPr>
                <w:rStyle w:val="NormalTok"/>
              </w:rPr>
              <w:t xml:space="preserve">idx_test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setdiff</w:t>
            </w:r>
            <w:r>
              <w:rPr>
                <w:rStyle w:val="NormalTok"/>
              </w:rPr>
              <w:t xml:space="preserve">(idx_remaining, idx_valid)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split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"validation"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"test"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(idx_train),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(idx_valid),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(idx_test))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split_sizes</w:t>
            </w:r>
            <w:r>
              <w:br/>
            </w:r>
            <w:r>
              <w:rPr>
                <w:rStyle w:val="CommentTok"/>
              </w:rPr>
              <w:t xml:space="preserve">#&gt; # A tibble: 3 × 2</w:t>
            </w:r>
            <w:r>
              <w:br/>
            </w:r>
            <w:r>
              <w:rPr>
                <w:rStyle w:val="CommentTok"/>
              </w:rPr>
              <w:t xml:space="preserve">#&gt;   split          n</w:t>
            </w:r>
            <w:r>
              <w:br/>
            </w:r>
            <w:r>
              <w:rPr>
                <w:rStyle w:val="CommentTok"/>
              </w:rPr>
              <w:t xml:space="preserve">#&gt;   &lt;chr&gt;      &lt;int&gt;</w:t>
            </w:r>
            <w:r>
              <w:br/>
            </w:r>
            <w:r>
              <w:rPr>
                <w:rStyle w:val="CommentTok"/>
              </w:rPr>
              <w:t xml:space="preserve">#&gt; 1 training      19</w:t>
            </w:r>
            <w:r>
              <w:br/>
            </w:r>
            <w:r>
              <w:rPr>
                <w:rStyle w:val="CommentTok"/>
              </w:rPr>
              <w:t xml:space="preserve">#&gt; 2 validation     6</w:t>
            </w:r>
            <w:r>
              <w:br/>
            </w:r>
            <w:r>
              <w:rPr>
                <w:rStyle w:val="CommentTok"/>
              </w:rPr>
              <w:t xml:space="preserve">#&gt; 3 test           7</w:t>
            </w:r>
          </w:p>
          <w:bookmarkEnd w:id="251"/>
        </w:tc>
      </w:tr>
    </w:tbl>
    <w:p>
      <w:pPr>
        <w:pStyle w:val="SourceCode"/>
      </w:pPr>
      <w:r>
        <w:rPr>
          <w:rStyle w:val="NormalTok"/>
        </w:rPr>
        <w:t xml:space="preserve">train_dat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mtcars[idx_train, ]</w:t>
      </w:r>
      <w:r>
        <w:br/>
      </w:r>
      <w:r>
        <w:rPr>
          <w:rStyle w:val="NormalTok"/>
        </w:rPr>
        <w:t xml:space="preserve">valid_dat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mtcars[idx_valid, ]</w:t>
      </w:r>
      <w:r>
        <w:br/>
      </w:r>
      <w:r>
        <w:rPr>
          <w:rStyle w:val="NormalTok"/>
        </w:rPr>
        <w:t xml:space="preserve">test_dat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mtcars[idx_test, ]</w:t>
      </w:r>
      <w:r>
        <w:br/>
      </w:r>
      <w:r>
        <w:br/>
      </w:r>
      <w:r>
        <w:rPr>
          <w:rStyle w:val="NormalTok"/>
        </w:rPr>
        <w:t xml:space="preserve">model_linear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model_quadratic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model_cubic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train_dat)</w:t>
      </w:r>
      <w:r>
        <w:br/>
      </w:r>
      <w:r>
        <w:rPr>
          <w:rStyle w:val="NormalTok"/>
        </w:rPr>
        <w:t xml:space="preserve">model_quartic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</w:t>
      </w:r>
      <w:r>
        <w:rPr>
          <w:rStyle w:val="NormalTok"/>
        </w:rPr>
        <w:t xml:space="preserve">(wt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train_dat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candidate_models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model_linear,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model_quadratic,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model_cubic,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model_quartic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validation_results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(candidate_models)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training_RMSE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train_dat)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validation_RMSE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model,</w:t>
      </w:r>
      <w:r>
        <w:br/>
      </w:r>
      <w:r>
        <w:rPr>
          <w:rStyle w:val="NormalTok"/>
        </w:rPr>
        <w:t xml:space="preserve">      \(model_name)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(candidate_models[[model_name]], valid_dat)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model_labels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linear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"linear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quadratic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"quadratic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cubic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"cubic model"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quartic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"quartic model"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validation_results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(validation_RMSE)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(model)</w:t>
      </w:r>
      <w:r>
        <w:br/>
      </w:r>
      <w:r>
        <w:br/>
      </w:r>
      <w:r>
        <w:rPr>
          <w:rStyle w:val="NormalTok"/>
        </w:rPr>
        <w:t xml:space="preserve">chosen_model_label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model_labels[[chosen_model_name]]</w:t>
      </w:r>
      <w:r>
        <w:br/>
      </w:r>
      <w:r>
        <w:br/>
      </w:r>
      <w:r>
        <w:rPr>
          <w:rStyle w:val="NormalTok"/>
        </w:rPr>
        <w:t xml:space="preserve">chosen_model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candidate_models[[chosen_model_name]]</w:t>
      </w:r>
      <w:r>
        <w:br/>
      </w:r>
      <w:r>
        <w:rPr>
          <w:rStyle w:val="NormalTok"/>
        </w:rPr>
        <w:t xml:space="preserve">chosen_model_validation_rmse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valid_dat)</w:t>
      </w:r>
      <w:r>
        <w:br/>
      </w:r>
      <w:r>
        <w:br/>
      </w:r>
      <w:r>
        <w:rPr>
          <w:rStyle w:val="NormalTok"/>
        </w:rPr>
        <w:t xml:space="preserve">performance_comparison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split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"validation"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"test"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model =</w:t>
      </w:r>
      <w:r>
        <w:rPr>
          <w:rStyle w:val="NormalTok"/>
        </w:rPr>
        <w:t xml:space="preserve"> chosen_model_name,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chosen_model_validation_rmse,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rmse</w:t>
      </w:r>
      <w:r>
        <w:rPr>
          <w:rStyle w:val="NormalTok"/>
        </w:rPr>
        <w:t xml:space="preserve">(chosen_model, test_dat)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chosen_model_name</w:t>
      </w:r>
      <w:r>
        <w:br/>
      </w:r>
      <w:r>
        <w:rPr>
          <w:rStyle w:val="CommentTok"/>
        </w:rPr>
        <w:t xml:space="preserve">#&gt; [1] "linear"</w:t>
      </w:r>
    </w:p>
    <w:p>
      <w:pPr>
        <w:pStyle w:val="SourceCode"/>
      </w:pPr>
      <w:r>
        <w:rPr>
          <w:rStyle w:val="NormalTok"/>
        </w:rPr>
        <w:t xml:space="preserve">partition_colors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"#1b9e77"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"#d95f02"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"#7570b3"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partition_shapes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15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wt_range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wt))</w:t>
      </w:r>
      <w:r>
        <w:br/>
      </w:r>
      <w:r>
        <w:rPr>
          <w:rStyle w:val="NormalTok"/>
        </w:rPr>
        <w:t xml:space="preserve">mpg_range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(train_dat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valid_dat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mpg, test_dat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br/>
      </w:r>
      <w:r>
        <w:rPr>
          <w:rStyle w:val="NormalTok"/>
        </w:rPr>
        <w:t xml:space="preserve">wt_grid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(wt_range[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wt_range[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training =</w:t>
      </w:r>
      <w:r>
        <w:rPr>
          <w:rStyle w:val="NormalTok"/>
        </w:rPr>
        <w:t xml:space="preserve"> train_dat,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validation =</w:t>
      </w:r>
      <w:r>
        <w:rPr>
          <w:rStyle w:val="NormalTok"/>
        </w:rPr>
        <w:t xml:space="preserve"> valid_dat,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test =</w:t>
      </w:r>
      <w:r>
        <w:rPr>
          <w:rStyle w:val="NormalTok"/>
        </w:rPr>
        <w:t xml:space="preserve"> test_dat,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"series"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plot_partitions_with_fit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(model, fit_label) {</w:t>
      </w:r>
      <w:r>
        <w:br/>
      </w:r>
      <w:r>
        <w:rPr>
          <w:rStyle w:val="NormalTok"/>
        </w:rPr>
        <w:t xml:space="preserve">  series_levels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(partition_colors), fit_label)</w:t>
      </w:r>
      <w:r>
        <w:br/>
      </w:r>
      <w:r>
        <w:rPr>
          <w:rStyle w:val="NormalTok"/>
        </w:rPr>
        <w:t xml:space="preserve">  partition_data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partition_data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(partition_data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series,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grid_data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wt_grid)</w:t>
      </w:r>
      <w:r>
        <w:br/>
      </w:r>
      <w:r>
        <w:rPr>
          <w:rStyle w:val="NormalTok"/>
        </w:rPr>
        <w:t xml:space="preserve">  fitted_curve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wt_grid,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(model,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grid_data),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series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(fit_label,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series_levels)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start: object_usage_linter.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partition_data,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mpg,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series,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series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series),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fitted_curve,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linewidth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scale_color_manual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(partition_colors,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"blue"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scale_shape_manual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(partition_shapes,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NA</w:t>
      </w:r>
      <w:r>
        <w:rPr>
          <w:rStyle w:val="NormalTok"/>
        </w:rPr>
        <w:t xml:space="preserve">, fit_label))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scale_linetype_manual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limits =</w:t>
      </w:r>
      <w:r>
        <w:rPr>
          <w:rStyle w:val="NormalTok"/>
        </w:rPr>
        <w:t xml:space="preserve"> series_levels,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values =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series_levels)</w:t>
      </w:r>
      <w:r>
        <w:br/>
      </w:r>
      <w:r>
        <w:rPr>
          <w:rStyle w:val="NormalTok"/>
        </w:rPr>
        <w:t xml:space="preserve">  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coord_cartesian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xlim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ylim =</w:t>
      </w:r>
      <w:r>
        <w:rPr>
          <w:rStyle w:val="NormalTok"/>
        </w:rPr>
        <w:t xml:space="preserve"> mpg_range)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shape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legend.position.inside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0.85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nolint end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rbind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wt =</w:t>
      </w:r>
      <w:r>
        <w:rPr>
          <w:rStyle w:val="NormalTok"/>
        </w:rPr>
        <w:t xml:space="preserve"> wt_range, </w:t>
      </w:r>
      <w:r>
        <w:rPr>
          <w:rStyle w:val="AttributeTok"/>
        </w:rPr>
        <w:t xml:space="preserve">mpg =</w:t>
      </w:r>
      <w:r>
        <w:rPr>
          <w:rStyle w:val="NormalTok"/>
        </w:rPr>
        <w:t xml:space="preserve"> mpg_range)</w:t>
      </w:r>
      <w:r>
        <w:br/>
      </w:r>
      <w:r>
        <w:rPr>
          <w:rStyle w:val="CommentTok"/>
        </w:rPr>
        <w:t xml:space="preserve">#&gt;       [,1]   [,2]</w:t>
      </w:r>
      <w:r>
        <w:br/>
      </w:r>
      <w:r>
        <w:rPr>
          <w:rStyle w:val="CommentTok"/>
        </w:rPr>
        <w:t xml:space="preserve">#&gt; wt   1.513  5.424</w:t>
      </w:r>
      <w:r>
        <w:br/>
      </w:r>
      <w:r>
        <w:rPr>
          <w:rStyle w:val="CommentTok"/>
        </w:rPr>
        <w:t xml:space="preserve">#&gt; mpg 10.400 33.900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linear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(model_linear, </w:t>
            </w:r>
            <w:r>
              <w:rPr>
                <w:rStyle w:val="StringTok"/>
              </w:rPr>
              <w:t xml:space="preserve">"linear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Linear model fit superimposed on data partitions</w:t>
            </w:r>
          </w:p>
          <w:bookmarkEnd w:id="255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9" w:name="fig-quadra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(model_quadratic, </w:t>
            </w:r>
            <w:r>
              <w:rPr>
                <w:rStyle w:val="StringTok"/>
              </w:rPr>
              <w:t xml:space="preserve">"quadratic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7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7-1.png" id="2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Quadratic model fit superimposed on data partitions</w:t>
            </w:r>
          </w:p>
          <w:bookmarkEnd w:id="259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3" w:name="fig-cub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(model_cubic, </w:t>
            </w:r>
            <w:r>
              <w:rPr>
                <w:rStyle w:val="StringTok"/>
              </w:rPr>
              <w:t xml:space="preserve">"cubic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1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8-1.png" id="2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Cubic model fit superimposed on data partitions</w:t>
            </w:r>
          </w:p>
          <w:bookmarkEnd w:id="263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7" w:name="fig-quartic-model-superimposed"/>
          <w:p>
            <w:pPr>
              <w:pStyle w:val="SourceCode"/>
              <w:jc w:val="center"/>
            </w:pPr>
            <w:r>
              <w:rPr>
                <w:rStyle w:val="FunctionTok"/>
              </w:rPr>
              <w:t xml:space="preserve">plot_partitions_with_fit</w:t>
            </w:r>
            <w:r>
              <w:rPr>
                <w:rStyle w:val="NormalTok"/>
              </w:rPr>
              <w:t xml:space="preserve">(model_quartic, </w:t>
            </w:r>
            <w:r>
              <w:rPr>
                <w:rStyle w:val="StringTok"/>
              </w:rPr>
              <w:t xml:space="preserve">"quartic fit"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unnamed-chunk-9-1.png" id="2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Quartic model fit superimposed on data partitions</w:t>
            </w:r>
          </w:p>
          <w:bookmarkEnd w:id="267"/>
        </w:tc>
      </w:tr>
    </w:tbl>
    <w:p>
      <w:pPr>
        <w:pStyle w:val="BodyText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8" w:name="tbl-train-validation-resul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Training and validation sRMSE for candidate models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validation_results</w:t>
            </w:r>
            <w:r>
              <w:br/>
            </w:r>
            <w:r>
              <w:rPr>
                <w:rStyle w:val="CommentTok"/>
              </w:rPr>
              <w:t xml:space="preserve">#&gt; # A tibble: 4 × 3</w:t>
            </w:r>
            <w:r>
              <w:br/>
            </w:r>
            <w:r>
              <w:rPr>
                <w:rStyle w:val="CommentTok"/>
              </w:rPr>
              <w:t xml:space="preserve">#&gt;   model     training_RMSE validation_RMSE</w:t>
            </w:r>
            <w:r>
              <w:br/>
            </w:r>
            <w:r>
              <w:rPr>
                <w:rStyle w:val="CommentTok"/>
              </w:rPr>
              <w:t xml:space="preserve">#&gt;   &lt;chr&gt;             &lt;dbl&gt;           &lt;dbl&gt;</w:t>
            </w:r>
            <w:r>
              <w:br/>
            </w:r>
            <w:r>
              <w:rPr>
                <w:rStyle w:val="CommentTok"/>
              </w:rPr>
              <w:t xml:space="preserve">#&gt; 1 linear             2.80            3.84</w:t>
            </w:r>
            <w:r>
              <w:br/>
            </w:r>
            <w:r>
              <w:rPr>
                <w:rStyle w:val="CommentTok"/>
              </w:rPr>
              <w:t xml:space="preserve">#&gt; 2 quadratic          1.96            4.16</w:t>
            </w:r>
            <w:r>
              <w:br/>
            </w:r>
            <w:r>
              <w:rPr>
                <w:rStyle w:val="CommentTok"/>
              </w:rPr>
              <w:t xml:space="preserve">#&gt; 3 cubic              1.91            3.98</w:t>
            </w:r>
            <w:r>
              <w:br/>
            </w:r>
            <w:r>
              <w:rPr>
                <w:rStyle w:val="CommentTok"/>
              </w:rPr>
              <w:t xml:space="preserve">#&gt; 4 quartic            1.90            3.97</w:t>
            </w:r>
          </w:p>
          <w:bookmarkEnd w:id="268"/>
        </w:tc>
      </w:tr>
    </w:tbl>
    <w:p>
      <w:pPr>
        <w:pStyle w:val="FirstParagraph"/>
      </w:pPr>
      <w:r>
        <w:t xml:space="preserve">The chosen model is</w:t>
      </w:r>
      <w:r>
        <w:t xml:space="preserve"> </w:t>
      </w:r>
      <w:r>
        <w:t xml:space="preserve">the linear model,</w:t>
      </w:r>
      <w:r>
        <w:t xml:space="preserve"> </w:t>
      </w:r>
      <w:r>
        <w:t xml:space="preserve">because it has the lowest validation sRMSE of the four.</w:t>
      </w:r>
      <w:r>
        <w:t xml:space="preserve"> </w:t>
      </w:r>
      <w:r>
        <w:t xml:space="preserve">This split uses different cars from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and its validation set has only 6 cars,</w:t>
      </w:r>
      <w:r>
        <w:t xml:space="preserve"> </w:t>
      </w:r>
      <w:r>
        <w:t xml:space="preserve">so the model it picks can differ from the one chosen there.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9" w:name="tbl-train-validation-test-rm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Validation and test sRMSE</w:t>
            </w:r>
            <w:r>
              <w:t xml:space="preserve"> </w:t>
            </w:r>
            <w:r>
              <w:t xml:space="preserve">for the chosen model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performance_comparison</w:t>
            </w:r>
            <w:r>
              <w:br/>
            </w:r>
            <w:r>
              <w:rPr>
                <w:rStyle w:val="CommentTok"/>
              </w:rPr>
              <w:t xml:space="preserve">#&gt; # A tibble: 2 × 3</w:t>
            </w:r>
            <w:r>
              <w:br/>
            </w:r>
            <w:r>
              <w:rPr>
                <w:rStyle w:val="CommentTok"/>
              </w:rPr>
              <w:t xml:space="preserve">#&gt;   split      model   RMSE</w:t>
            </w:r>
            <w:r>
              <w:br/>
            </w:r>
            <w:r>
              <w:rPr>
                <w:rStyle w:val="CommentTok"/>
              </w:rPr>
              <w:t xml:space="preserve">#&gt;   &lt;chr&gt;      &lt;chr&gt;  &lt;dbl&gt;</w:t>
            </w:r>
            <w:r>
              <w:br/>
            </w:r>
            <w:r>
              <w:rPr>
                <w:rStyle w:val="CommentTok"/>
              </w:rPr>
              <w:t xml:space="preserve">#&gt; 1 validation linear  3.84</w:t>
            </w:r>
            <w:r>
              <w:br/>
            </w:r>
            <w:r>
              <w:rPr>
                <w:rStyle w:val="CommentTok"/>
              </w:rPr>
              <w:t xml:space="preserve">#&gt; 2 test       linear  2.44</w:t>
            </w:r>
          </w:p>
          <w:bookmarkEnd w:id="26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7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The validation-set lab of</w:t>
            </w:r>
            <w:r>
              <w:t xml:space="preserve"> </w:t>
            </w:r>
            <w:r>
              <w:t xml:space="preserve">James et al. [6, p. 213]</w:t>
            </w:r>
            <w:r>
              <w:t xml:space="preserve">.</w:t>
            </w:r>
          </w:p>
          <w:p/>
        </w:tc>
      </w:tr>
    </w:tbl>
    <w:bookmarkEnd w:id="273"/>
    <w:bookmarkEnd w:id="274"/>
    <w:bookmarkStart w:id="312" w:name="sec-kfold"/>
    <w:p>
      <w:pPr>
        <w:pStyle w:val="Heading2"/>
      </w:pPr>
      <w:r>
        <w:t xml:space="preserve">6</w:t>
      </w:r>
      <w:r>
        <w:t xml:space="preserve"> </w:t>
      </w:r>
      <m:oMath>
        <m:r>
          <m:t>k</m:t>
        </m:r>
      </m:oMath>
      <w:r>
        <w:t xml:space="preserve">-fold cross-validation</w:t>
      </w:r>
    </w:p>
    <w:bookmarkStart w:id="275" w:name="exr-kfold"/>
    <w:p>
      <w:pPr>
        <w:pStyle w:val="FirstParagraph"/>
      </w:pPr>
      <w:r>
        <w:rPr>
          <w:b/>
          <w:bCs/>
        </w:rPr>
        <w:t xml:space="preserve">Exercise 11 (Folds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Suppose we use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-fold cross-validation 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16"/>
        </w:numPr>
      </w:pPr>
      <w:r>
        <w:t xml:space="preserve">Each time a model is fit, how many cars are used to fit it?</w:t>
      </w:r>
    </w:p>
    <w:p>
      <w:pPr>
        <w:pStyle w:val="Compact"/>
        <w:numPr>
          <w:ilvl w:val="0"/>
          <w:numId w:val="1016"/>
        </w:numPr>
      </w:pPr>
      <w:r>
        <w:t xml:space="preserve">How many models are fit in total?</w:t>
      </w:r>
    </w:p>
    <w:p>
      <w:pPr>
        <w:pStyle w:val="Compact"/>
        <w:numPr>
          <w:ilvl w:val="0"/>
          <w:numId w:val="1016"/>
        </w:numPr>
      </w:pPr>
      <w:r>
        <w:t xml:space="preserve">How many times is a given car used for fitting, and how many times for prediction?</w:t>
      </w:r>
    </w:p>
    <w:bookmarkEnd w:id="275"/>
    <w:bookmarkStart w:id="276" w:name="sol-kfold"/>
    <w:p>
      <w:pPr>
        <w:pStyle w:val="FirstParagraph"/>
      </w:pPr>
      <w:r>
        <w:rPr>
          <w:i/>
          <w:iCs/>
        </w:rPr>
        <w:t xml:space="preserve">Solution 11</w:t>
      </w:r>
      <w:r>
        <w:t xml:space="preserve">. </w:t>
      </w:r>
    </w:p>
    <w:p>
      <w:pPr>
        <w:pStyle w:val="Compact"/>
        <w:numPr>
          <w:ilvl w:val="0"/>
          <w:numId w:val="1017"/>
        </w:numPr>
      </w:pPr>
      <m:oMath>
        <m:r>
          <m:t>32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</m:t>
        </m:r>
      </m:oMath>
      <w:r>
        <w:t xml:space="preserve"> </w:t>
      </w:r>
      <w:r>
        <w:t xml:space="preserve">cars per fold.</w:t>
      </w:r>
    </w:p>
    <w:p>
      <w:pPr>
        <w:pStyle w:val="Compact"/>
        <w:numPr>
          <w:ilvl w:val="0"/>
          <w:numId w:val="1017"/>
        </w:numPr>
      </w:pPr>
      <w:r>
        <w:t xml:space="preserve">Each fit leaves out one fold,</w:t>
      </w:r>
      <w:r>
        <w:t xml:space="preserve"> </w:t>
      </w:r>
      <w:r>
        <w:t xml:space="preserve">so it uses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 </w:t>
      </w:r>
      <w:r>
        <w:t xml:space="preserve">cars.</w:t>
      </w:r>
    </w:p>
    <w:p>
      <w:pPr>
        <w:pStyle w:val="Compact"/>
        <w:numPr>
          <w:ilvl w:val="0"/>
          <w:numId w:val="1017"/>
        </w:numPr>
      </w:pPr>
      <w:r>
        <w:t xml:space="preserve">One model per fold, so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models.</w:t>
      </w:r>
    </w:p>
    <w:p>
      <w:pPr>
        <w:pStyle w:val="Compact"/>
        <w:numPr>
          <w:ilvl w:val="0"/>
          <w:numId w:val="1017"/>
        </w:numPr>
      </w:pPr>
      <w:r>
        <w:t xml:space="preserve">A given car is in exactly one fold.</w:t>
      </w:r>
      <w:r>
        <w:t xml:space="preserve"> </w:t>
      </w:r>
      <w:r>
        <w:t xml:space="preserve">It is used for prediction once,</w:t>
      </w:r>
      <w:r>
        <w:t xml:space="preserve"> </w:t>
      </w:r>
      <w:r>
        <w:t xml:space="preserve">when its fold is left out,</w:t>
      </w:r>
      <w:r>
        <w:t xml:space="preserve"> </w:t>
      </w:r>
      <w:r>
        <w:t xml:space="preserve">and for fitting in the other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fits.</w:t>
      </w:r>
    </w:p>
    <w:bookmarkEnd w:id="276"/>
    <w:bookmarkStart w:id="278" w:name="def-folds"/>
    <w:p>
      <w:pPr>
        <w:pStyle w:val="FirstParagraph"/>
      </w:pPr>
      <w:r>
        <w:rPr>
          <w:b/>
          <w:bCs/>
        </w:rPr>
        <w:t xml:space="preserve">Definition 51 (Folds)</w:t>
      </w:r>
      <w:r>
        <w:t xml:space="preserve"> </w:t>
      </w:r>
      <w:r>
        <w:t xml:space="preserve">A division of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indexed by</w:t>
      </w:r>
      <w:r>
        <w:t xml:space="preserve"> </w:t>
      </w:r>
      <m:oMath>
        <m:r>
          <m:t>I</m:t>
        </m:r>
      </m:oMath>
      <w:r>
        <w:t xml:space="preserve">, into</w:t>
      </w:r>
      <w:r>
        <w:t xml:space="preserve"> </w:t>
      </w:r>
      <m:oMath>
        <m:r>
          <m:t>k</m:t>
        </m:r>
      </m:oMath>
      <w:r>
        <w:t xml:space="preserve"> </w:t>
      </w:r>
      <w:r>
        <w:rPr>
          <w:b/>
          <w:bCs/>
        </w:rPr>
        <w:t xml:space="preserve">folds</w:t>
      </w:r>
      <w:r>
        <w:t xml:space="preserve"> </w:t>
      </w:r>
      <w:r>
        <w:t xml:space="preserve">is a partition of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nonempty, disjoint subsets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BodyText"/>
      </w:pPr>
      <w:bookmarkStart w:id="277" w:name="eq-folds"/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∪</m:t>
          </m:r>
          <m:r>
            <m:rPr>
              <m:sty m:val="p"/>
            </m:rPr>
            <m:t>⋯</m:t>
          </m:r>
          <m:r>
            <m:rPr>
              <m:sty m:val="p"/>
            </m:rPr>
            <m:t>∪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r>
            <m:t>I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48</m:t>
          </m:r>
          <m:r>
            <m:rPr>
              <m:sty m:val="p"/>
            </m:rPr>
            <m:t>)</m:t>
          </m:r>
        </m:oMath>
      </m:oMathPara>
      <w:bookmarkEnd w:id="277"/>
    </w:p>
    <w:bookmarkEnd w:id="278"/>
    <w:bookmarkStart w:id="279" w:name="rem-source-folds"/>
    <w:p>
      <w:pPr>
        <w:pStyle w:val="FirstParagraph"/>
      </w:pPr>
      <w:r>
        <w:rPr>
          <w:i/>
          <w:iCs/>
        </w:rPr>
        <w:t xml:space="preserve">Remark 23</w:t>
      </w:r>
      <w:r>
        <w:t xml:space="preserve"> (Source: Folds). </w:t>
      </w:r>
      <w:r>
        <w:t xml:space="preserve">James et al. [6, Sec. 5.1.3]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split the data into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roughly equal-sized parts.</w:t>
      </w:r>
    </w:p>
    <w:bookmarkEnd w:id="279"/>
    <w:bookmarkStart w:id="281" w:name="def-fold-size"/>
    <w:p>
      <w:pPr>
        <w:pStyle w:val="BodyText"/>
      </w:pPr>
      <w:r>
        <w:rPr>
          <w:b/>
          <w:bCs/>
        </w:rPr>
        <w:t xml:space="preserve">Definition 52 (Fold size)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size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 number of observations it contains:</w:t>
      </w:r>
    </w:p>
    <w:p>
      <w:pPr>
        <w:pStyle w:val="BodyText"/>
      </w:pPr>
      <w:bookmarkStart w:id="280" w:name="eq-fold-size"/>
      <m:oMathPara>
        <m:oMathParaPr>
          <m:jc m:val="center"/>
        </m:oMathParaPr>
        <m:oMath>
          <m:sSub>
            <m:e>
              <m:r>
                <m:t>n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49</m:t>
          </m:r>
          <m:r>
            <m:rPr>
              <m:sty m:val="p"/>
            </m:rPr>
            <m:t>)</m:t>
          </m:r>
        </m:oMath>
      </m:oMathPara>
      <w:bookmarkEnd w:id="280"/>
    </w:p>
    <w:bookmarkEnd w:id="281"/>
    <w:bookmarkStart w:id="283" w:name="def-fold-assignment"/>
    <w:p>
      <w:pPr>
        <w:pStyle w:val="FirstParagraph"/>
      </w:pPr>
      <w:r>
        <w:rPr>
          <w:b/>
          <w:bCs/>
        </w:rPr>
        <w:t xml:space="preserve">Definition 53 (Fold assignment)</w:t>
      </w:r>
      <w:r>
        <w:t xml:space="preserve"> </w:t>
      </w:r>
      <w:r>
        <w:t xml:space="preserve">Given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assignment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index of the fold that contains it:</w:t>
      </w:r>
    </w:p>
    <w:p>
      <w:pPr>
        <w:pStyle w:val="BodyText"/>
      </w:pPr>
      <w:bookmarkStart w:id="282" w:name="eq-fold-assignment"/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∈</m:t>
          </m:r>
          <m:sSub>
            <m:e>
              <m:r>
                <m:rPr>
                  <m:scr m:val="script"/>
                  <m:sty m:val="p"/>
                </m:rPr>
                <m:t>F</m:t>
              </m:r>
            </m:e>
            <m:sub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50</m:t>
          </m:r>
          <m:r>
            <m:rPr>
              <m:sty m:val="p"/>
            </m:rPr>
            <m:t>)</m:t>
          </m:r>
        </m:oMath>
      </m:oMathPara>
      <w:bookmarkEnd w:id="282"/>
    </w:p>
    <w:bookmarkEnd w:id="283"/>
    <w:bookmarkStart w:id="284" w:name="rem-source-fold-assignment"/>
    <w:p>
      <w:pPr>
        <w:pStyle w:val="FirstParagraph"/>
      </w:pPr>
      <w:r>
        <w:rPr>
          <w:i/>
          <w:iCs/>
        </w:rPr>
        <w:t xml:space="preserve">Remark 24</w:t>
      </w:r>
      <w:r>
        <w:t xml:space="preserve"> (Source: Fold assignment). </w:t>
      </w:r>
      <w:r>
        <w:t xml:space="preserve">The fold-assignment function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follows</w:t>
      </w:r>
      <w:r>
        <w:t xml:space="preserve"> </w:t>
      </w:r>
      <w:r>
        <w:t xml:space="preserve">Hastie et al. [4, Sec. 7.10.1]</w:t>
      </w:r>
      <w:r>
        <w:t xml:space="preserve">.</w:t>
      </w:r>
    </w:p>
    <w:bookmarkEnd w:id="284"/>
    <w:p>
      <w:pPr>
        <w:pStyle w:val="BodyText"/>
      </w:pPr>
      <w:r>
        <w:t xml:space="preserve"> </w:t>
      </w:r>
    </w:p>
    <w:bookmarkStart w:id="286" w:name="def-fold-out-fitted-model"/>
    <w:p>
      <w:pPr>
        <w:pStyle w:val="BodyText"/>
      </w:pPr>
      <w:r>
        <w:rPr>
          <w:b/>
          <w:bCs/>
        </w:rPr>
        <w:t xml:space="preserve">Definition 54 (Fold-out fitted model)</w:t>
      </w:r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fold-out fitted model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a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produces</w:t>
      </w:r>
      <w:r>
        <w:t xml:space="preserve"> </w:t>
      </w:r>
      <w:r>
        <w:t xml:space="preserve">from the observations outside that fold:</w:t>
      </w:r>
    </w:p>
    <w:p>
      <w:pPr>
        <w:pStyle w:val="BodyText"/>
      </w:pPr>
      <w:bookmarkStart w:id="285" w:name="eq-fold-out-fitted-model"/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j</m:t>
              </m:r>
              <m:r>
                <m:rPr>
                  <m:sty m:val="p"/>
                </m:rPr>
                <m:t>)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  <m:r>
                    <m:rPr>
                      <m:sty m:val="p"/>
                    </m:rPr>
                    <m:t>\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</m:sSub>
            </m:sub>
          </m:sSub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51</m:t>
          </m:r>
          <m:r>
            <m:rPr>
              <m:sty m:val="p"/>
            </m:rPr>
            <m:t>)</m:t>
          </m:r>
        </m:oMath>
      </m:oMathPara>
      <w:bookmarkEnd w:id="285"/>
    </w:p>
    <w:bookmarkEnd w:id="286"/>
    <w:bookmarkStart w:id="287" w:name="rem-source-fold-out-fitted-model"/>
    <w:p>
      <w:pPr>
        <w:pStyle w:val="FirstParagraph"/>
      </w:pPr>
      <w:r>
        <w:rPr>
          <w:i/>
          <w:iCs/>
        </w:rPr>
        <w:t xml:space="preserve">Remark 25</w:t>
      </w:r>
      <w:r>
        <w:t xml:space="preserve"> (Source: Fold-out fitted model). </w:t>
      </w:r>
      <w:r>
        <w:t xml:space="preserve">Hastie et al. [4, Sec. 7.10.1]</w:t>
      </w:r>
      <w:r>
        <w:t xml:space="preserve">,</w:t>
      </w:r>
      <w:r>
        <w:t xml:space="preserve"> </w:t>
      </w:r>
      <w:r>
        <w:t xml:space="preserve">who write the fitted function with the</w:t>
      </w:r>
      <w:r>
        <w:t xml:space="preserve"> </w:t>
      </w:r>
      <m:oMath>
        <m:r>
          <m:t>k</m:t>
        </m:r>
      </m:oMath>
      <w:r>
        <w:t xml:space="preserve">th part of the data removed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p>
            <m:r>
              <m:rPr>
                <m:sty m:val="p"/>
              </m:rPr>
              <m:t>−</m:t>
            </m:r>
            <m:r>
              <m:t>k</m:t>
            </m:r>
          </m:sup>
        </m:sSup>
      </m:oMath>
      <w:r>
        <w:t xml:space="preserve">.</w:t>
      </w:r>
    </w:p>
    <w:bookmarkEnd w:id="287"/>
    <w:bookmarkStart w:id="288" w:name="def-kfold"/>
    <w:p>
      <w:pPr>
        <w:pStyle w:val="BodyText"/>
      </w:pPr>
      <w:r>
        <w:rPr>
          <w:b/>
          <w:bCs/>
        </w:rPr>
        <w:t xml:space="preserve">Definition 55 (</w:t>
      </w:r>
      <m:oMath>
        <m:r>
          <m:t>k</m:t>
        </m:r>
      </m:oMath>
      <w:r>
        <w:rPr>
          <w:b/>
          <w:bCs/>
        </w:rPr>
        <w:t xml:space="preserve">-fold cross-validation)</w:t>
      </w:r>
      <w:r>
        <w:t xml:space="preserve"> </w:t>
      </w:r>
      <w:r>
        <w:t xml:space="preserve">In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</w:t>
      </w:r>
      <w:r>
        <w:t xml:space="preserve">:</w:t>
      </w:r>
    </w:p>
    <w:p>
      <w:pPr>
        <w:pStyle w:val="Compact"/>
        <w:numPr>
          <w:ilvl w:val="0"/>
          <w:numId w:val="1018"/>
        </w:numPr>
      </w:pPr>
      <w:r>
        <w:t xml:space="preserve">The data are randomly divided 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 equal, or nearly equal, size.</w:t>
      </w:r>
    </w:p>
    <w:p>
      <w:pPr>
        <w:pStyle w:val="Compact"/>
        <w:numPr>
          <w:ilvl w:val="0"/>
          <w:numId w:val="1018"/>
        </w:numPr>
      </w:pPr>
      <w:r>
        <w:t xml:space="preserve">For each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:</w:t>
      </w:r>
    </w:p>
    <w:p>
      <w:pPr>
        <w:pStyle w:val="Compact"/>
        <w:numPr>
          <w:ilvl w:val="1"/>
          <w:numId w:val="1019"/>
        </w:numPr>
      </w:pPr>
      <w:r>
        <w:t xml:space="preserve">Fit the model to all data</w:t>
      </w:r>
      <w:r>
        <w:t xml:space="preserve"> </w:t>
      </w:r>
      <w:r>
        <w:rPr>
          <w:i/>
          <w:iCs/>
        </w:rPr>
        <w:t xml:space="preserve">except</w:t>
      </w:r>
      <w:r>
        <w:t xml:space="preserve"> </w:t>
      </w:r>
      <w:r>
        <w:t xml:space="preserve">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giving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1"/>
          <w:numId w:val="1019"/>
        </w:numPr>
      </w:pPr>
      <w:r>
        <w:t xml:space="preserve">Compute predicted values for the observations in fold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8"/>
        </w:numPr>
      </w:pPr>
      <w:r>
        <w:t xml:space="preserve">Compute a summary prediction-error measure across all folds.</w:t>
      </w:r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288"/>
    <w:bookmarkStart w:id="289" w:name="rem-kfold-vs-validation-set"/>
    <w:p>
      <w:pPr>
        <w:pStyle w:val="BodyText"/>
      </w:pPr>
      <w:r>
        <w:rPr>
          <w:i/>
          <w:iCs/>
        </w:rPr>
        <w:t xml:space="preserve">Remark 26</w:t>
      </w:r>
      <w:r>
        <w:t xml:space="preserve"> (Cross-validation instead of a single validation set). </w:t>
      </w:r>
      <w:r>
        <w:t xml:space="preserve">If data are limited,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can replace the single validation set 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 </w:t>
      </w:r>
      <w:r>
        <w:t xml:space="preserve">for more stable tuning.</w:t>
      </w:r>
      <w:r>
        <w:t xml:space="preserve"> </w:t>
      </w:r>
      <w:r>
        <w:t xml:space="preserve">In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 8 cars each</w:t>
      </w:r>
      <w:r>
        <w:t xml:space="preserve"> </w:t>
      </w:r>
      <w:r>
        <w:t xml:space="preserve">give 4 fits on 24 cars each.</w:t>
      </w:r>
    </w:p>
    <w:bookmarkEnd w:id="289"/>
    <w:bookmarkStart w:id="291" w:name="def-cv-estimate"/>
    <w:p>
      <w:pPr>
        <w:pStyle w:val="BodyText"/>
      </w:pPr>
      <w:r>
        <w:rPr>
          <w:b/>
          <w:bCs/>
        </w:rPr>
        <w:t xml:space="preserve">Definition 56 (Cross-validation estimate)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rPr>
          <w:b/>
          <w:bCs/>
        </w:rPr>
        <w:t xml:space="preserve">-fold cross-validation estimate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 predictions that each observation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of the training set receives</w:t>
      </w:r>
      <w:r>
        <w:t xml:space="preserve"> </w:t>
      </w:r>
      <w:r>
        <w:t xml:space="preserve">from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:</w:t>
      </w:r>
    </w:p>
    <w:p>
      <w:pPr>
        <w:pStyle w:val="BodyText"/>
      </w:pPr>
      <w:bookmarkStart w:id="290" w:name="eq-cv-estimat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52</m:t>
          </m:r>
          <m:r>
            <m:rPr>
              <m:sty m:val="p"/>
            </m:rPr>
            <m:t>)</m:t>
          </m:r>
        </m:oMath>
      </m:oMathPara>
      <w:bookmarkEnd w:id="290"/>
    </w:p>
    <w:bookmarkEnd w:id="291"/>
    <w:bookmarkStart w:id="292" w:name="rem-source-cv-estimate"/>
    <w:p>
      <w:pPr>
        <w:pStyle w:val="FirstParagraph"/>
      </w:pPr>
      <w:r>
        <w:rPr>
          <w:i/>
          <w:iCs/>
        </w:rPr>
        <w:t xml:space="preserve">Remark 27</w:t>
      </w:r>
      <w:r>
        <w:t xml:space="preserve"> (Source: Cross-validation estimate). </w:t>
      </w:r>
      <w:r>
        <w:t xml:space="preserve">Hastie et al. [4, Sec. 7.10.1]</w:t>
      </w:r>
      <w:r>
        <w:t xml:space="preserve">, for the per-observation form with the fold index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2"/>
    <w:bookmarkStart w:id="293" w:name="exr-cv-estimate-by-fold"/>
    <w:p>
      <w:pPr>
        <w:pStyle w:val="BodyText"/>
      </w:pPr>
      <w:r>
        <w:rPr>
          <w:b/>
          <w:bCs/>
        </w:rPr>
        <w:t xml:space="preserve">Exercise 12 (The cross-validation estimate, fold by fold)</w:t>
      </w:r>
      <w:r>
        <w:t xml:space="preserve"> </w:t>
      </w:r>
      <w:r>
        <w:t xml:space="preserve">Rewrite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times a double sum:</w:t>
      </w:r>
      <w:r>
        <w:t xml:space="preserve"> </w:t>
      </w:r>
      <w:r>
        <w:t xml:space="preserve">an outer sum over the fold numbers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</m:oMath>
      <w:r>
        <w:t xml:space="preserve"> </w:t>
      </w:r>
      <w:r>
        <w:t xml:space="preserve">and an inner sum over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</w:p>
    <w:bookmarkEnd w:id="293"/>
    <w:bookmarkStart w:id="294" w:name="sol-cv-estimate-by-fold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The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partition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summing over the observations of each fold and then over the folds</w:t>
      </w:r>
      <w:r>
        <w:t xml:space="preserve"> </w:t>
      </w:r>
      <w:r>
        <w:t xml:space="preserve">adds each term 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exactly once: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κ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r>
                                    <m:t>i</m:t>
                                  </m:r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by fold)</m:t>
              </m:r>
            </m:e>
          </m:eqArr>
        </m:oMath>
      </m:oMathPara>
    </w:p>
    <w:bookmarkEnd w:id="294"/>
    <w:bookmarkStart w:id="295" w:name="exr-cv-estimate-by-fold-simplify"/>
    <w:p>
      <w:pPr>
        <w:pStyle w:val="FirstParagraph"/>
      </w:pPr>
      <w:r>
        <w:rPr>
          <w:b/>
          <w:bCs/>
        </w:rPr>
        <w:t xml:space="preserve">Exercise 13 (Simplify the summand of the cross-validation estimate)</w:t>
      </w:r>
      <w:r>
        <w:t xml:space="preserve"> </w:t>
      </w:r>
      <w:r>
        <w:t xml:space="preserve">In the double sum from</w:t>
      </w:r>
      <w:r>
        <w:t xml:space="preserve"> </w:t>
      </w:r>
      <w:hyperlink w:anchor="exr-cv-estimate-by-fold">
        <w:r>
          <w:rPr>
            <w:rStyle w:val="Hyperlink"/>
          </w:rPr>
          <w:t xml:space="preserve">Exercise 12</w:t>
        </w:r>
      </w:hyperlink>
      <w:r>
        <w:t xml:space="preserve">,</w:t>
      </w:r>
      <w:r>
        <w:t xml:space="preserve"> </w:t>
      </w:r>
      <w:r>
        <w:t xml:space="preserve">simplify the summand</w:t>
      </w:r>
      <w:r>
        <w:t xml:space="preserve"> </w:t>
      </w:r>
      <w:r>
        <w:t xml:space="preserve">so that the summand no longer uses the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295"/>
    <w:bookmarkStart w:id="296" w:name="sol-cv-estimate-by-fold-simplify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also puts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and the folds are disjoint,</w:t>
      </w:r>
      <w:r>
        <w:t xml:space="preserve"> </w:t>
      </w:r>
      <w:r>
        <w:t xml:space="preserve">so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=</m:t>
        </m:r>
        <m:r>
          <m:t>j</m:t>
        </m:r>
      </m:oMath>
      <w:r>
        <w:t xml:space="preserve">.</w:t>
      </w:r>
      <w:r>
        <w:t xml:space="preserve"> </w:t>
      </w:r>
      <w:r>
        <w:t xml:space="preserve">Starting from the grouped sum of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κ</m:t>
                                  </m:r>
                                  <m:r>
                                    <m:t>​</m:t>
                                  </m:r>
                                  <m:d>
                                    <m:dPr>
                                      <m:begChr m:val="("/>
                                      <m:sepChr m:val=""/>
                                      <m:endChr m:val=")"/>
                                      <m:grow/>
                                    </m:dPr>
                                    <m:e>
                                      <m:r>
                                        <m:t>i</m:t>
                                      </m:r>
                                    </m:e>
                                  </m:d>
                                  <m:r>
                                    <m:t>​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(grouped by fold)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∈</m:t>
                      </m:r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F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sub>
                    <m:sup>
                      <m:r>
                        <m:t>​</m:t>
                      </m:r>
                    </m:sup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y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(</m:t>
                                  </m:r>
                                  <m:r>
                                    <m:rPr>
                                      <m:sty m:val="p"/>
                                    </m:rPr>
                                    <m:t>−</m:t>
                                  </m:r>
                                  <m:r>
                                    <m:t>j</m:t>
                                  </m:r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sup>
                              </m:sSup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sSub>
                                    <m:e>
                                      <m:r>
                                        <m:t>x</m:t>
                                      </m:r>
                                    </m:e>
                                    <m:sub>
                                      <m:r>
                                        <m:t>i</m:t>
                                      </m:r>
                                    </m:sub>
                                  </m:sSub>
                                </m:e>
                              </m:d>
                              <m:r>
                                <m:t>​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sSub>
                                <m:e>
                                  <m:r>
                                    <m:t>y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κ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In the last line,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j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depends only on the outer index,</w:t>
      </w:r>
      <w:r>
        <w:t xml:space="preserve"> </w:t>
      </w:r>
      <w:r>
        <w:t xml:space="preserve">so each inner sum uses a single fitted model.</w:t>
      </w:r>
    </w:p>
    <w:bookmarkEnd w:id="296"/>
    <w:bookmarkStart w:id="298" w:name="thm-cv-estimate-by-fold"/>
    <w:p>
      <w:pPr>
        <w:pStyle w:val="BodyText"/>
      </w:pPr>
      <w:r>
        <w:rPr>
          <w:b/>
          <w:bCs/>
        </w:rPr>
        <w:t xml:space="preserve">Theorem 7 (The cross-validation estimate, fold by fold)</w:t>
      </w:r>
      <w:r>
        <w:t xml:space="preserve"> </w:t>
      </w:r>
      <w:r>
        <w:t xml:space="preserve">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sums,</w:t>
      </w:r>
      <w:r>
        <w:t xml:space="preserve"> </w:t>
      </w:r>
      <w:r>
        <w:t xml:space="preserve">fold by fold,</w:t>
      </w:r>
      <w:r>
        <w:t xml:space="preserve"> </w:t>
      </w:r>
      <w:r>
        <w:t xml:space="preserve">the squared errors of each fold’s observations</w:t>
      </w:r>
      <w:r>
        <w:t xml:space="preserve"> </w:t>
      </w:r>
      <w:r>
        <w:t xml:space="preserve">under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fitted without that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,</w:t>
      </w:r>
      <w:r>
        <w:t xml:space="preserve"> </w:t>
      </w:r>
      <w:r>
        <w:t xml:space="preserve">and divides the total by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w:bookmarkStart w:id="297" w:name="eq-cv-estimate-by-fold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∈</m:t>
                  </m:r>
                  <m:sSub>
                    <m:e>
                      <m:r>
                        <m:rPr>
                          <m:scr m:val="script"/>
                          <m:sty m:val="p"/>
                        </m:rPr>
                        <m:t>F</m:t>
                      </m:r>
                    </m:e>
                    <m:sub>
                      <m:r>
                        <m:t>j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y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j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sup>
                          </m:sSup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53</m:t>
          </m:r>
          <m:r>
            <m:rPr>
              <m:sty m:val="p"/>
            </m:rPr>
            <m:t>)</m:t>
          </m:r>
        </m:oMath>
      </m:oMathPara>
      <w:bookmarkEnd w:id="297"/>
    </w:p>
    <w:bookmarkEnd w:id="2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combines</w:t>
      </w:r>
      <w:r>
        <w:t xml:space="preserve"> </w:t>
      </w:r>
      <w:hyperlink w:anchor="sol-cv-estimate-by-fold">
        <w:r>
          <w:rPr>
            <w:rStyle w:val="Hyperlink"/>
          </w:rPr>
          <w:t xml:space="preserve">Solution 12</w:t>
        </w:r>
      </w:hyperlink>
      <w:r>
        <w:t xml:space="preserve"> </w:t>
      </w:r>
      <w:r>
        <w:t xml:space="preserve">and</w:t>
      </w:r>
      <w:r>
        <w:t xml:space="preserve"> </w:t>
      </w:r>
      <w:hyperlink w:anchor="sol-cv-estimate-by-fold-simplify">
        <w:r>
          <w:rPr>
            <w:rStyle w:val="Hyperlink"/>
          </w:rPr>
          <w:t xml:space="preserve">Solution 13</w:t>
        </w:r>
      </w:hyperlink>
      <w:r>
        <w:t xml:space="preserve">.</w:t>
      </w:r>
    </w:p>
    <w:bookmarkStart w:id="300" w:name="def-fold-mse"/>
    <w:p>
      <w:pPr>
        <w:pStyle w:val="BodyText"/>
      </w:pPr>
      <w:r>
        <w:rPr>
          <w:b/>
          <w:bCs/>
        </w:rPr>
        <w:t xml:space="preserve">Definition 57 (Fold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</w:t>
      </w:r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w:hyperlink r:id="rId86">
        <w:r>
          <w:rPr>
            <w:rStyle w:val="Hyperlink"/>
          </w:rPr>
          <w:t xml:space="preserve">sMSE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’s</w:t>
      </w:r>
      <w:r>
        <w:t xml:space="preserve"> </w:t>
      </w:r>
      <w:hyperlink r:id="rId18">
        <w:r>
          <w:rPr>
            <w:rStyle w:val="Hyperlink"/>
          </w:rPr>
          <w:t xml:space="preserve">predictions</w:t>
        </w:r>
      </w:hyperlink>
      <w:r>
        <w:t xml:space="preserve"> </w:t>
      </w:r>
      <w:r>
        <w:t xml:space="preserve">for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fold-size">
        <w:r>
          <w:rPr>
            <w:rStyle w:val="Hyperlink"/>
          </w:rPr>
          <w:t xml:space="preserve">fold size</w:t>
        </w:r>
      </w:hyperlink>
      <w:r>
        <w:t xml:space="preserve">) observations in that fold:</w:t>
      </w:r>
    </w:p>
    <w:p>
      <w:pPr>
        <w:pStyle w:val="BodyText"/>
      </w:pPr>
      <w:bookmarkStart w:id="299" w:name="eq-fold-m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54</m:t>
          </m:r>
          <m:r>
            <m:rPr>
              <m:sty m:val="p"/>
            </m:rPr>
            <m:t>)</m:t>
          </m:r>
        </m:oMath>
      </m:oMathPara>
      <w:bookmarkEnd w:id="299"/>
    </w:p>
    <w:bookmarkEnd w:id="300"/>
    <w:bookmarkStart w:id="301" w:name="rem-source-fold-mse"/>
    <w:p>
      <w:pPr>
        <w:pStyle w:val="FirstParagraph"/>
      </w:pPr>
      <w:r>
        <w:rPr>
          <w:i/>
          <w:iCs/>
        </w:rPr>
        <w:t xml:space="preserve">Remark 28</w:t>
      </w:r>
      <w:r>
        <w:t xml:space="preserve"> (Source: Fold mean squared error). </w:t>
      </w:r>
      <w:r>
        <w:t xml:space="preserve">James et al. [6, Sec. 5.1.3]</w:t>
      </w:r>
      <w:r>
        <w:t xml:space="preserve">, who write the fold mean squared errors as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nor/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01"/>
    <w:bookmarkStart w:id="302" w:name="rem-cv-estimate"/>
    <w:p>
      <w:pPr>
        <w:pStyle w:val="BodyText"/>
      </w:pPr>
      <w:r>
        <w:rPr>
          <w:i/>
          <w:iCs/>
        </w:rPr>
        <w:t xml:space="preserve">Remark 29</w:t>
      </w:r>
      <w:r>
        <w:t xml:space="preserve"> (What the cross-validation estimate estimates). </w:t>
      </w:r>
      <w:r>
        <w:t xml:space="preserve">Each</w:t>
      </w:r>
      <w:r>
        <w:t xml:space="preserve"> </w:t>
      </w:r>
      <w:hyperlink r:id="rId18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comes from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that did not see the observation it predicts,</w:t>
      </w:r>
      <w:r>
        <w:t xml:space="preserve"> </w:t>
      </w:r>
      <w:r>
        <w:t xml:space="preserve">so each squared error is scored as in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But the model 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was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observations,</w:t>
      </w:r>
      <w:r>
        <w:t xml:space="preserve"> </w:t>
      </w:r>
      <w:r>
        <w:t xml:space="preserve">not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models differ from one another and from the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the fitting</w:t>
      </w:r>
      <w:r>
        <w:t xml:space="preserve"> </w:t>
      </w:r>
      <w:r>
        <w:rPr>
          <w:i/>
          <w:iCs/>
        </w:rPr>
        <w:t xml:space="preserve">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 the smaller training-set sizes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when every fold has</w:t>
      </w:r>
      <w:r>
        <w:t xml:space="preserve"> </w:t>
      </w:r>
      <m:oMath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rather than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one model fitted to all the data</w:t>
      </w:r>
      <w:r>
        <w:t xml:space="preserve"> </w:t>
      </w:r>
      <w:r>
        <w:t xml:space="preserve">[4, Sec. 7.12]</w:t>
      </w:r>
      <w:r>
        <w:t xml:space="preserve">.</w:t>
      </w:r>
    </w:p>
    <w:p>
      <w:pPr>
        <w:pStyle w:val="BodyText"/>
      </w:pPr>
      <w:r>
        <w:t xml:space="preserve">When every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also the average 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 </w:t>
      </w:r>
      <m:oMath>
        <m:sSub>
          <m:e>
            <m:r>
              <m:rPr>
                <m:sty m:val="p"/>
              </m:rPr>
              <m:t>MSE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MSE</m:t>
            </m:r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the form</w:t>
      </w:r>
      <w:r>
        <w:t xml:space="preserve"> </w:t>
      </w:r>
      <w:r>
        <w:t xml:space="preserve">James et al. [6, Sec. 5.1.3]</w:t>
      </w:r>
      <w:r>
        <w:t xml:space="preserve"> </w:t>
      </w:r>
      <w:r>
        <w:t xml:space="preserve">use.</w:t>
      </w:r>
    </w:p>
    <w:bookmarkEnd w:id="302"/>
    <w:bookmarkStart w:id="303" w:name="rem-choosing-k"/>
    <w:p>
      <w:pPr>
        <w:pStyle w:val="BodyText"/>
      </w:pPr>
      <w:r>
        <w:rPr>
          <w:i/>
          <w:iCs/>
        </w:rPr>
        <w:t xml:space="preserve">Remark 30</w:t>
      </w:r>
      <w:r>
        <w:t xml:space="preserve"> (Choosing the number of folds). </w:t>
      </w:r>
      <w:r>
        <w:t xml:space="preserve">The number of folds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trades bias against variance</w:t>
      </w:r>
      <w:r>
        <w:t xml:space="preserve"> </w:t>
      </w:r>
      <w:r>
        <w:t xml:space="preserve">in the cross-validation estimate itself</w:t>
      </w:r>
      <w:r>
        <w:t xml:space="preserve"> </w:t>
      </w:r>
      <w:r>
        <w:t xml:space="preserve">[6, Sec. 5.1.4]</w:t>
      </w:r>
      <w:r>
        <w:t xml:space="preserve">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Bias.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fitted to about</w:t>
      </w:r>
      <w:r>
        <w:t xml:space="preserve"> </w:t>
      </w:r>
      <m:oMath>
        <m:r>
          <m:t>n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A model fitted to fewer observations usually has a larger</w:t>
      </w:r>
      <w:r>
        <w:t xml:space="preserve"> </w:t>
      </w:r>
      <w:hyperlink w:anchor="def-generalization-error">
        <w:r>
          <w:rPr>
            <w:rStyle w:val="Hyperlink"/>
          </w:rPr>
          <w:t xml:space="preserve">generalization error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tends to overstate the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w:r>
        <w:t xml:space="preserve">of a model fitted to all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overstatement shrinks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Variance.</w:t>
      </w:r>
      <w:r>
        <w:t xml:space="preserve"> </w:t>
      </w:r>
      <w:r>
        <w:t xml:space="preserve">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training sets overlap more,</w:t>
      </w:r>
      <w:r>
        <w:t xml:space="preserve"> </w:t>
      </w:r>
      <w:r>
        <w:t xml:space="preserve">so the</w:t>
      </w:r>
      <w:r>
        <w:t xml:space="preserve"> </w:t>
      </w:r>
      <m:oMath>
        <m:r>
          <m:t>k</m:t>
        </m:r>
      </m:oMath>
      <w:r>
        <w:t xml:space="preserve"> </w:t>
      </w:r>
      <w:hyperlink w:anchor="def-fitted-model">
        <w:r>
          <w:rPr>
            <w:rStyle w:val="Hyperlink"/>
          </w:rPr>
          <w:t xml:space="preserve">fitted models</w:t>
        </w:r>
      </w:hyperlink>
      <w:r>
        <w:t xml:space="preserve"> </w:t>
      </w:r>
      <w:r>
        <w:t xml:space="preserve">are more alike</w:t>
      </w:r>
      <w:r>
        <w:t xml:space="preserve"> </w:t>
      </w:r>
      <w:r>
        <w:t xml:space="preserve">and their errors may be more strongly correlated.</w:t>
      </w:r>
      <w:r>
        <w:t xml:space="preserve"> </w:t>
      </w:r>
      <w:r>
        <w:t xml:space="preserve">An average of strongly correlated errors varies more</w:t>
      </w:r>
      <w:r>
        <w:t xml:space="preserve"> </w:t>
      </w:r>
      <w:r>
        <w:t xml:space="preserve">from one data set to another than an average of weakly correlated ones.</w:t>
      </w:r>
      <w:r>
        <w:t xml:space="preserve"> </w:t>
      </w:r>
      <w:r>
        <w:t xml:space="preserve">This is a heuristic, not a theorem</w:t>
      </w:r>
      <w:r>
        <w:t xml:space="preserve"> </w:t>
      </w:r>
      <w:r>
        <w:t xml:space="preserve">[4, Sec. 7.10]</w:t>
      </w:r>
      <w:r>
        <w:t xml:space="preserve">.</w:t>
      </w:r>
      <w:r>
        <w:t xml:space="preserve"> </w:t>
      </w:r>
      <w:r>
        <w:t xml:space="preserve">How correlated the errors are depends on how much the fitted model changes</w:t>
      </w:r>
      <w:r>
        <w:t xml:space="preserve"> </w:t>
      </w:r>
      <w:r>
        <w:t xml:space="preserve">when one observation changes,</w:t>
      </w:r>
      <w:r>
        <w:t xml:space="preserve"> </w:t>
      </w:r>
      <w:r>
        <w:t xml:space="preserve">so for a stable fitting method the variance need not rise with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Computation.</w:t>
      </w:r>
      <w:r>
        <w:t xml:space="preserve"> </w:t>
      </w:r>
      <w:r>
        <w:t xml:space="preserve">The model is fitted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times.</w:t>
      </w:r>
    </w:p>
    <w:p>
      <w:pPr>
        <w:pStyle w:val="FirstParagraph"/>
      </w:pP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the usual compromise.</w:t>
      </w:r>
    </w:p>
    <w:bookmarkEnd w:id="303"/>
    <w:bookmarkStart w:id="308" w:name="exm-kfold-simulated"/>
    <w:p>
      <w:pPr>
        <w:pStyle w:val="BodyText"/>
      </w:pPr>
      <w:r>
        <w:rPr>
          <w:b/>
          <w:bCs/>
        </w:rPr>
        <w:t xml:space="preserve">Example 36 (Cross-validation versus the generalization error)</w:t>
      </w:r>
      <w:r>
        <w:t xml:space="preserve"> </w:t>
      </w:r>
      <w:r>
        <w:t xml:space="preserve">This example applies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using only those 30 observations.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assign_folds()</w:t>
      </w:r>
      <w:r>
        <w:t xml:space="preserve"> </w:t>
      </w:r>
      <w:r>
        <w:t xml:space="preserve">assigns each observation to a fold at random,</w:t>
      </w:r>
      <w:r>
        <w:t xml:space="preserve"> </w:t>
      </w:r>
      <w:r>
        <w:rPr>
          <w:rStyle w:val="VerbatimChar"/>
        </w:rPr>
        <w:t xml:space="preserve">cv_squared_errors()</w:t>
      </w:r>
      <w:r>
        <w:t xml:space="preserve"> </w:t>
      </w:r>
      <w:r>
        <w:t xml:space="preserve">fits the model once per fold without that fold</w:t>
      </w:r>
      <w:r>
        <w:t xml:space="preserve"> </w:t>
      </w:r>
      <w:r>
        <w:t xml:space="preserve">and returns each observation’s squared prediction error,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averages them, which is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assign_folds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k)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(k), n))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cv_squared_errors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(formula, data))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(data))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])</w:t>
      </w:r>
      <w:r>
        <w:br/>
      </w:r>
      <w:r>
        <w:rPr>
          <w:rStyle w:val="NormalTok"/>
        </w:rPr>
        <w:t xml:space="preserve">    pred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data[in_fold, 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(pred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cv_mse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data, folds)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(formula, data, folds))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fold =</w:t>
      </w:r>
      <w:r>
        <w:rPr>
          <w:rStyle w:val="NormalTok"/>
        </w:rPr>
        <w:t xml:space="preserve"> sim_folds)</w:t>
      </w:r>
      <w:r>
        <w:br/>
      </w:r>
      <w:r>
        <w:rPr>
          <w:rStyle w:val="CommentTok"/>
        </w:rPr>
        <w:t xml:space="preserve">#&gt; fold</w:t>
      </w:r>
      <w:r>
        <w:br/>
      </w:r>
      <w:r>
        <w:rPr>
          <w:rStyle w:val="CommentTok"/>
        </w:rPr>
        <w:t xml:space="preserve">#&gt; 1 2 3 4 5 </w:t>
      </w:r>
      <w:r>
        <w:br/>
      </w:r>
      <w:r>
        <w:rPr>
          <w:rStyle w:val="CommentTok"/>
        </w:rPr>
        <w:t xml:space="preserve">#&gt; 6 6 6 6 6</w:t>
      </w:r>
    </w:p>
    <w:p>
      <w:pPr>
        <w:pStyle w:val="FirstParagraph"/>
      </w:pPr>
      <w:r>
        <w:t xml:space="preserve">The same fold assignment is used for every degree,</w:t>
      </w:r>
      <w:r>
        <w:t xml:space="preserve"> </w:t>
      </w:r>
      <w:r>
        <w:t xml:space="preserve">so the degrees are compared on the same splits.</w:t>
      </w:r>
      <w:r>
        <w:t xml:space="preserve"> </w:t>
      </w:r>
      <w:r>
        <w:t xml:space="preserve">The table and figure report the square root of each cross-validation estimate,</w:t>
      </w:r>
      <w:r>
        <w:t xml:space="preserve"> </w:t>
      </w:r>
      <w:r>
        <w:t xml:space="preserve">so that it is in the same unit as the training sRMSE and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sim_errors_cv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cv_5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sim_folds))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sim_errors_cv</w:t>
      </w:r>
      <w:r>
        <w:br/>
      </w:r>
      <w:r>
        <w:rPr>
          <w:rStyle w:val="CommentTok"/>
        </w:rPr>
        <w:t xml:space="preserve">#&gt; # A tibble: 10 × 4</w:t>
      </w:r>
      <w:r>
        <w:br/>
      </w:r>
      <w:r>
        <w:rPr>
          <w:rStyle w:val="CommentTok"/>
        </w:rPr>
        <w:t xml:space="preserve">#&gt;    degree training generalization  cv_5</w:t>
      </w:r>
      <w:r>
        <w:br/>
      </w:r>
      <w:r>
        <w:rPr>
          <w:rStyle w:val="CommentTok"/>
        </w:rPr>
        <w:t xml:space="preserve">#&gt;     &lt;int&gt;    &lt;dbl&gt;          &lt;dbl&gt; &lt;dbl&gt;</w:t>
      </w:r>
      <w:r>
        <w:br/>
      </w:r>
      <w:r>
        <w:rPr>
          <w:rStyle w:val="CommentTok"/>
        </w:rPr>
        <w:t xml:space="preserve">#&gt;  1      1    0.567          0.547 0.597</w:t>
      </w:r>
      <w:r>
        <w:br/>
      </w:r>
      <w:r>
        <w:rPr>
          <w:rStyle w:val="CommentTok"/>
        </w:rPr>
        <w:t xml:space="preserve">#&gt;  2      2    0.560          0.557 0.610</w:t>
      </w:r>
      <w:r>
        <w:br/>
      </w:r>
      <w:r>
        <w:rPr>
          <w:rStyle w:val="CommentTok"/>
        </w:rPr>
        <w:t xml:space="preserve">#&gt;  3      3    0.231          0.315 0.287</w:t>
      </w:r>
      <w:r>
        <w:br/>
      </w:r>
      <w:r>
        <w:rPr>
          <w:rStyle w:val="CommentTok"/>
        </w:rPr>
        <w:t xml:space="preserve">#&gt;  4      4    0.231          0.315 0.313</w:t>
      </w:r>
      <w:r>
        <w:br/>
      </w:r>
      <w:r>
        <w:rPr>
          <w:rStyle w:val="CommentTok"/>
        </w:rPr>
        <w:t xml:space="preserve">#&gt;  5      5    0.216          0.306 0.323</w:t>
      </w:r>
      <w:r>
        <w:br/>
      </w:r>
      <w:r>
        <w:rPr>
          <w:rStyle w:val="CommentTok"/>
        </w:rPr>
        <w:t xml:space="preserve">#&gt;  6      6    0.195          0.324 0.307</w:t>
      </w:r>
      <w:r>
        <w:br/>
      </w:r>
      <w:r>
        <w:rPr>
          <w:rStyle w:val="CommentTok"/>
        </w:rPr>
        <w:t xml:space="preserve">#&gt;  7      7    0.194          0.326 0.395</w:t>
      </w:r>
      <w:r>
        <w:br/>
      </w:r>
      <w:r>
        <w:rPr>
          <w:rStyle w:val="CommentTok"/>
        </w:rPr>
        <w:t xml:space="preserve">#&gt;  8      8    0.184          0.335 0.316</w:t>
      </w:r>
      <w:r>
        <w:br/>
      </w:r>
      <w:r>
        <w:rPr>
          <w:rStyle w:val="CommentTok"/>
        </w:rPr>
        <w:t xml:space="preserve">#&gt;  9      9    0.183          0.335 0.536</w:t>
      </w:r>
      <w:r>
        <w:br/>
      </w:r>
      <w:r>
        <w:rPr>
          <w:rStyle w:val="CommentTok"/>
        </w:rPr>
        <w:t xml:space="preserve">#&gt; 10     10    0.180          0.341 1.39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7" w:name="fig-cv-simula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sim_errors_cv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(training, generalization, cv_5),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"error"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error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error,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"cv_5"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"training"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"5-fold CV"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"generalization"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rmse,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error,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error))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sim_sigma,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"root mean squared error (log scale)"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colour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"top"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cv-simulated-plot-1.png" id="30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</w:t>
            </w:r>
            <w:r>
              <w:t xml:space="preserve"> </w:t>
            </w:r>
            <w:hyperlink w:anchor="fig-train-test-error">
              <w:r>
                <w:rPr>
                  <w:rStyle w:val="Hyperlink"/>
                </w:rPr>
                <w:t xml:space="preserve">Figure 2</w:t>
              </w:r>
            </w:hyperlink>
            <w:r>
              <w:t xml:space="preserve"> </w:t>
            </w:r>
            <w:r>
              <w:t xml:space="preserve">with the 5-fold cross-validation estimate added.</w:t>
            </w:r>
            <w:r>
              <w:t xml:space="preserve"> </w:t>
            </w:r>
            <w:r>
              <w:t xml:space="preserve">Only the training and cross-validation curves</w:t>
            </w:r>
            <w:r>
              <w:t xml:space="preserve"> </w:t>
            </w:r>
            <w:r>
              <w:t xml:space="preserve">could be computed from real data.</w:t>
            </w:r>
          </w:p>
          <w:bookmarkEnd w:id="307"/>
        </w:tc>
      </w:tr>
    </w:tbl>
    <w:p>
      <w:pPr>
        <w:pStyle w:val="SourceCode"/>
      </w:pPr>
      <w:r>
        <w:rPr>
          <w:rStyle w:val="NormalTok"/>
        </w:rPr>
        <w:t xml:space="preserve">sim_best_cv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degree[</w:t>
      </w:r>
      <w:r>
        <w:rPr>
          <w:rStyle w:val="FunctionTok"/>
        </w:rPr>
        <w:t xml:space="preserve">which.min</w:t>
      </w:r>
      <w:r>
        <w:rPr>
          <w:rStyle w:val="NormalTok"/>
        </w:rPr>
        <w:t xml:space="preserve">(sim_errors_cv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cv_5)]</w:t>
      </w:r>
      <w:r>
        <w:br/>
      </w:r>
      <w:r>
        <w:rPr>
          <w:rStyle w:val="NormalTok"/>
        </w:rPr>
        <w:t xml:space="preserve">sim_n_fit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(sim_folds))</w:t>
      </w:r>
      <w:r>
        <w:br/>
      </w:r>
      <w:r>
        <w:rPr>
          <w:rStyle w:val="NormalTok"/>
        </w:rPr>
        <w:t xml:space="preserve">sim_top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(sim_errors_cv, degree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(sim_degrees))</w:t>
      </w:r>
      <w:r>
        <w:br/>
      </w:r>
      <w:r>
        <w:rPr>
          <w:rStyle w:val="NormalTok"/>
        </w:rPr>
        <w:t xml:space="preserve">sim_cv_ratio_top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cv_5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sim_top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generalization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best_by_cv =</w:t>
      </w:r>
      <w:r>
        <w:rPr>
          <w:rStyle w:val="NormalTok"/>
        </w:rPr>
        <w:t xml:space="preserve"> sim_best_cv,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best_by_generalization =</w:t>
      </w:r>
      <w:r>
        <w:rPr>
          <w:rStyle w:val="NormalTok"/>
        </w:rPr>
        <w:t xml:space="preserve"> sim_best_generalization,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n_per_fit =</w:t>
      </w:r>
      <w:r>
        <w:rPr>
          <w:rStyle w:val="NormalTok"/>
        </w:rPr>
        <w:t xml:space="preserve"> sim_n_fit,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cv_over_generalization_at_top_degree =</w:t>
      </w:r>
      <w:r>
        <w:rPr>
          <w:rStyle w:val="NormalTok"/>
        </w:rPr>
        <w:t xml:space="preserve"> sim_cv_ratio_top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               best_by_cv               best_by_generalization </w:t>
      </w:r>
      <w:r>
        <w:br/>
      </w:r>
      <w:r>
        <w:rPr>
          <w:rStyle w:val="CommentTok"/>
        </w:rPr>
        <w:t xml:space="preserve">#&gt;                              3.00000                              5.00000 </w:t>
      </w:r>
      <w:r>
        <w:br/>
      </w:r>
      <w:r>
        <w:rPr>
          <w:rStyle w:val="CommentTok"/>
        </w:rPr>
        <w:t xml:space="preserve">#&gt;                            n_per_fit cv_over_generalization_at_top_degree </w:t>
      </w:r>
      <w:r>
        <w:br/>
      </w:r>
      <w:r>
        <w:rPr>
          <w:rStyle w:val="CommentTok"/>
        </w:rPr>
        <w:t xml:space="preserve">#&gt;                             24.00000                              4.07316</w:t>
      </w:r>
    </w:p>
    <w:p>
      <w:pPr>
        <w:pStyle w:val="FirstParagraph"/>
      </w:pPr>
      <w:r>
        <w:t xml:space="preserve">The cross-validation estimate is smallest at degree 3,</w:t>
      </w:r>
      <w:r>
        <w:t xml:space="preserve"> </w:t>
      </w:r>
      <w:r>
        <w:t xml:space="preserve">and the estimated generalization error at degree 5.</w:t>
      </w:r>
      <w:r>
        <w:t xml:space="preserve"> </w:t>
      </w:r>
      <w:r>
        <w:t xml:space="preserve">Unlike the training error,</w:t>
      </w:r>
      <w:r>
        <w:t xml:space="preserve"> </w:t>
      </w:r>
      <w:r>
        <w:t xml:space="preserve">the cross-validation estimate does not keep falling as the degree grows,</w:t>
      </w:r>
      <w:r>
        <w:t xml:space="preserve"> </w:t>
      </w:r>
      <w:r>
        <w:t xml:space="preserve">so it does not simply reward higher degrees.</w:t>
      </w:r>
      <w:r>
        <w:t xml:space="preserve"> </w:t>
      </w:r>
      <w:r>
        <w:t xml:space="preserve">It is not an estimate of</w:t>
      </w:r>
      <w:r>
        <w:t xml:space="preserve"> </w:t>
      </w:r>
      <m:oMath>
        <m:sSub>
          <m:e>
            <m:r>
              <m:rPr>
                <m:sty m:val="p"/>
              </m:rPr>
              <m:t>Err</m:t>
            </m:r>
          </m:e>
          <m:sub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sub>
        </m:sSub>
      </m:oMath>
      <w:r>
        <w:t xml:space="preserve"> </w:t>
      </w:r>
      <w:r>
        <w:t xml:space="preserve">for the fit to all 30 observations, though</w:t>
      </w:r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  <w:r>
        <w:t xml:space="preserve"> </w:t>
      </w:r>
      <w:r>
        <w:t xml:space="preserve">Each of its fits uses only 24 observations.</w:t>
      </w:r>
      <w:r>
        <w:t xml:space="preserve"> </w:t>
      </w:r>
      <w:r>
        <w:t xml:space="preserve">At degree 10,</w:t>
      </w:r>
      <w:r>
        <w:t xml:space="preserve"> </w:t>
      </w:r>
      <w:r>
        <w:t xml:space="preserve">polynomials fitted to 24 points predict their held-out points</w:t>
      </w:r>
      <w:r>
        <w:t xml:space="preserve"> </w:t>
      </w:r>
      <w:r>
        <w:t xml:space="preserve">much worse than the fit to all 30 predicts new data:</w:t>
      </w:r>
      <w:r>
        <w:t xml:space="preserve"> </w:t>
      </w:r>
      <w:r>
        <w:t xml:space="preserve">the cross-validation estimate is</w:t>
      </w:r>
      <w:r>
        <w:t xml:space="preserve"> </w:t>
      </w:r>
      <w:r>
        <w:t xml:space="preserve">4.1 times the estimated generalization pRMSE.</w:t>
      </w:r>
    </w:p>
    <w:p>
      <w:pPr>
        <w:pStyle w:val="BodyText"/>
      </w:pPr>
      <w:r>
        <w:t xml:space="preserve">Part of that gap is expected: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the least-squares fit of a degree-10 polynomial,</w:t>
      </w:r>
      <w:r>
        <w:t xml:space="preserve"> </w:t>
      </w:r>
      <w:r>
        <w:t xml:space="preserve">the cross-validation estimate targets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not the expected generalization error of a fit to 30 points.</w:t>
      </w:r>
      <w:r>
        <w:t xml:space="preserve"> </w:t>
      </w:r>
      <w:r>
        <w:t xml:space="preserve">A simulation of many training sets of each size</w:t>
      </w:r>
      <w:r>
        <w:t xml:space="preserve"> </w:t>
      </w:r>
      <w:r>
        <w:t xml:space="preserve">shows how much the size alone matters at this degree.</w:t>
      </w:r>
    </w:p>
    <w:p>
      <w:pPr>
        <w:pStyle w:val="SourceCode"/>
      </w:pPr>
      <w:r>
        <w:rPr>
          <w:rStyle w:val="NormalTok"/>
        </w:rPr>
        <w:t xml:space="preserve">sim_generalization_draws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n_train, degree, n_reps, draw, new_data, score</w:t>
      </w:r>
      <w:r>
        <w:br/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(n_reps), \(r) {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degree),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draw</w:t>
      </w:r>
      <w:r>
        <w:rPr>
          <w:rStyle w:val="NormalTok"/>
        </w:rPr>
        <w:t xml:space="preserve">(n_train))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(fit, new_data)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24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sim_size_effect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n_train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(sim_n_fit,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draws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n_train,</w:t>
      </w:r>
      <w:r>
        <w:br/>
      </w:r>
      <w:r>
        <w:rPr>
          <w:rStyle w:val="NormalTok"/>
        </w:rPr>
        <w:t xml:space="preserve">      \(n) {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sim_generalization_draws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    n,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(sim_degrees), sim_n_reps,</w:t>
      </w:r>
      <w:r>
        <w:br/>
      </w:r>
      <w:r>
        <w:rPr>
          <w:rStyle w:val="NormalTok"/>
        </w:rPr>
        <w:t xml:space="preserve">          </w:t>
      </w:r>
      <w:r>
        <w:rPr>
          <w:rStyle w:val="AttributeTok"/>
        </w:rPr>
        <w:t xml:space="preserve">draw =</w:t>
      </w:r>
      <w:r>
        <w:rPr>
          <w:rStyle w:val="NormalTok"/>
        </w:rPr>
        <w:t xml:space="preserve"> sim_draw, </w:t>
      </w:r>
      <w:r>
        <w:rPr>
          <w:rStyle w:val="AttributeTok"/>
        </w:rPr>
        <w:t xml:space="preserve">new_data =</w:t>
      </w:r>
      <w:r>
        <w:rPr>
          <w:rStyle w:val="NormalTok"/>
        </w:rPr>
        <w:t xml:space="preserve"> sim_new, </w:t>
      </w:r>
      <w:r>
        <w:rPr>
          <w:rStyle w:val="AttributeTok"/>
        </w:rPr>
        <w:t xml:space="preserve">score =</w:t>
      </w:r>
      <w:r>
        <w:rPr>
          <w:rStyle w:val="NormalTok"/>
        </w:rPr>
        <w:t xml:space="preserve"> prediction_mse</w:t>
      </w:r>
      <w:r>
        <w:br/>
      </w:r>
      <w:r>
        <w:rPr>
          <w:rStyle w:val="NormalTok"/>
        </w:rPr>
        <w:t xml:space="preserve">        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median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stats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median),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quantile_90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\(v)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quantile</w:t>
      </w:r>
      <w:r>
        <w:rPr>
          <w:rStyle w:val="NormalTok"/>
        </w:rPr>
        <w:t xml:space="preserve">(v,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largest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(draws, max),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top_two_share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draws,</w:t>
      </w:r>
      <w:r>
        <w:br/>
      </w:r>
      <w:r>
        <w:rPr>
          <w:rStyle w:val="NormalTok"/>
        </w:rPr>
        <w:t xml:space="preserve">      \(v)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(v,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(v)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draws)</w:t>
      </w:r>
      <w:r>
        <w:br/>
      </w:r>
      <w:r>
        <w:br/>
      </w:r>
      <w:r>
        <w:rPr>
          <w:rStyle w:val="NormalTok"/>
        </w:rPr>
        <w:t xml:space="preserve">sim_size_effect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n_train median quantile_90   mean   largest top_two_share</w:t>
      </w:r>
      <w:r>
        <w:br/>
      </w:r>
      <w:r>
        <w:rPr>
          <w:rStyle w:val="CommentTok"/>
        </w:rPr>
        <w:t xml:space="preserve">#&gt;     &lt;int&gt;  &lt;dbl&gt;       &lt;dbl&gt;  &lt;dbl&gt;     &lt;dbl&gt;         &lt;dbl&gt;</w:t>
      </w:r>
      <w:r>
        <w:br/>
      </w:r>
      <w:r>
        <w:rPr>
          <w:rStyle w:val="CommentTok"/>
        </w:rPr>
        <w:t xml:space="preserve">#&gt; 1      24  1.14        207.  39068. 18318345.         0.965</w:t>
      </w:r>
      <w:r>
        <w:br/>
      </w:r>
      <w:r>
        <w:rPr>
          <w:rStyle w:val="CommentTok"/>
        </w:rPr>
        <w:t xml:space="preserve">#&gt; 2      30  0.274        40.6   116.    24568.         0.508</w:t>
      </w:r>
    </w:p>
    <w:p>
      <w:pPr>
        <w:pStyle w:val="FirstParagraph"/>
      </w:pPr>
      <w:r>
        <w:t xml:space="preserve">Over 500 simulated training sets of each size,</w:t>
      </w:r>
      <w:r>
        <w:t xml:space="preserve"> </w:t>
      </w:r>
      <w:r>
        <w:t xml:space="preserve">degree-10 fits to 24 points</w:t>
      </w:r>
      <w:r>
        <w:t xml:space="preserve"> </w:t>
      </w:r>
      <w:r>
        <w:t xml:space="preserve">have median generalization pMSE</w:t>
      </w:r>
      <w:r>
        <w:t xml:space="preserve"> </w:t>
      </w:r>
      <w:r>
        <w:t xml:space="preserve">1.14,</w:t>
      </w:r>
      <w:r>
        <w:t xml:space="preserve"> </w:t>
      </w:r>
      <w:r>
        <w:t xml:space="preserve">against 0.27</w:t>
      </w:r>
      <w:r>
        <w:t xml:space="preserve"> </w:t>
      </w:r>
      <w:r>
        <w:t xml:space="preserve">for fits to 30 points,</w:t>
      </w:r>
      <w:r>
        <w:t xml:space="preserve"> </w:t>
      </w:r>
      <w:r>
        <w:t xml:space="preserve">and 90th percentiles of</w:t>
      </w:r>
      <w:r>
        <w:t xml:space="preserve"> </w:t>
      </w:r>
      <w:r>
        <w:t xml:space="preserve">207.31</w:t>
      </w:r>
      <w:r>
        <w:t xml:space="preserve"> </w:t>
      </w:r>
      <w:r>
        <w:t xml:space="preserve">and 40.65.</w:t>
      </w:r>
      <w:r>
        <w:t xml:space="preserve"> </w:t>
      </w:r>
      <w:r>
        <w:t xml:space="preserve">The sample means are no guide to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24</m:t>
            </m:r>
          </m:e>
        </m:d>
        <m:r>
          <m:t>​</m:t>
        </m:r>
      </m:oMath>
      <w:r>
        <w:t xml:space="preserve"> </w:t>
      </w:r>
      <w:r>
        <w:t xml:space="preserve">here:</w:t>
      </w:r>
      <w:r>
        <w:t xml:space="preserve"> </w:t>
      </w:r>
      <w:r>
        <w:t xml:space="preserve">the largest single value among the fits to 24 points is</w:t>
      </w:r>
      <w:r>
        <w:t xml:space="preserve"> </w:t>
      </w:r>
      <w:r>
        <w:t xml:space="preserve">18,000,000,</w:t>
      </w:r>
      <w:r>
        <w:t xml:space="preserve"> </w:t>
      </w:r>
      <w:r>
        <w:t xml:space="preserve">from one fit that is wildly wrong away from the data,</w:t>
      </w:r>
      <w:r>
        <w:t xml:space="preserve"> </w:t>
      </w:r>
      <w:r>
        <w:t xml:space="preserve">and the two largest values supply</w:t>
      </w:r>
      <w:r>
        <w:t xml:space="preserve"> </w:t>
      </w:r>
      <w:r>
        <w:t xml:space="preserve">97% and</w:t>
      </w:r>
      <w:r>
        <w:t xml:space="preserve"> </w:t>
      </w:r>
      <w:r>
        <w:t xml:space="preserve">51% of the two means.</w:t>
      </w:r>
      <w:r>
        <w:t xml:space="preserve"> </w:t>
      </w:r>
      <w:r>
        <w:t xml:space="preserve">So fits of this degree to 24 points</w:t>
      </w:r>
      <w:r>
        <w:t xml:space="preserve"> </w:t>
      </w:r>
      <w:r>
        <w:t xml:space="preserve">are much worse than fits to 30 points,</w:t>
      </w:r>
      <w:r>
        <w:t xml:space="preserve"> </w:t>
      </w:r>
      <w:r>
        <w:t xml:space="preserve">and a large cross-validation estimate here is no surprise.</w:t>
      </w:r>
      <w:r>
        <w:t xml:space="preserve"> </w:t>
      </w:r>
      <w:r>
        <w:t xml:space="preserve">How much of this particular gap comes from the training-set size,</w:t>
      </w:r>
      <w:r>
        <w:t xml:space="preserve"> </w:t>
      </w:r>
      <w:r>
        <w:t xml:space="preserve">and how much from the chance of this one data set,</w:t>
      </w:r>
      <w:r>
        <w:t xml:space="preserve"> </w:t>
      </w:r>
      <w:r>
        <w:t xml:space="preserve">a single run cannot say.</w:t>
      </w:r>
      <w:r>
        <w:t xml:space="preserve"> </w:t>
      </w:r>
      <w:r>
        <w:t xml:space="preserve">The estimate also jumps around from one degree to the next,</w:t>
      </w:r>
      <w:r>
        <w:t xml:space="preserve"> </w:t>
      </w:r>
      <w:r>
        <w:t xml:space="preserve">because it rests on only 30 observations</w:t>
      </w:r>
      <w:r>
        <w:t xml:space="preserve"> </w:t>
      </w:r>
      <w:r>
        <w:t xml:space="preserve">rather than on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new ones.</w:t>
      </w:r>
    </w:p>
    <w:bookmarkEnd w:id="308"/>
    <w:bookmarkStart w:id="311" w:name="exm-kfold-mtcars"/>
    <w:p>
      <w:pPr>
        <w:pStyle w:val="BodyText"/>
      </w:pPr>
      <w:r>
        <w:rPr>
          <w:b/>
          <w:bCs/>
        </w:rPr>
        <w:t xml:space="preserve">Example 37 (Four-fold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applies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folds of</w:t>
      </w:r>
      <w:r>
        <w:t xml:space="preserve"> </w:t>
      </w:r>
      <w:hyperlink w:anchor="exr-kfold">
        <w:r>
          <w:rPr>
            <w:rStyle w:val="Hyperlink"/>
          </w:rPr>
          <w:t xml:space="preserve">Exercise 11</w:t>
        </w:r>
      </w:hyperlink>
      <w:r>
        <w:t xml:space="preserve"> </w:t>
      </w:r>
      <w:r>
        <w:t xml:space="preserve">to the four polynomial models 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w:r>
        <w:t xml:space="preserve">now using all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</w:t>
      </w:r>
      <w:r>
        <w:t xml:space="preserve"> </w:t>
      </w:r>
      <w:r>
        <w:t xml:space="preserve">and the</w:t>
      </w:r>
      <w:r>
        <w:t xml:space="preserve"> </w:t>
      </w:r>
      <w:r>
        <w:rPr>
          <w:rStyle w:val="VerbatimChar"/>
        </w:rPr>
        <w:t xml:space="preserve">cv_mse()</w:t>
      </w:r>
      <w:r>
        <w:t xml:space="preserve"> </w:t>
      </w:r>
      <w:r>
        <w:t xml:space="preserve">function of</w:t>
      </w:r>
      <w:r>
        <w:t xml:space="preserve"> </w:t>
      </w:r>
      <w:hyperlink w:anchor="exm-kfold-simulated">
        <w:r>
          <w:rPr>
            <w:rStyle w:val="Hyperlink"/>
          </w:rPr>
          <w:t xml:space="preserve">Example 36</w:t>
        </w:r>
      </w:hyperlink>
      <w:r>
        <w:t xml:space="preserve">.</w:t>
      </w:r>
      <w:r>
        <w:t xml:space="preserve"> </w:t>
      </w:r>
      <w:r>
        <w:t xml:space="preserve">The fold assignment is random,</w:t>
      </w:r>
      <w:r>
        <w:t xml:space="preserve"> </w:t>
      </w:r>
      <w:r>
        <w:t xml:space="preserve">so the estimate is too;</w:t>
      </w:r>
      <w:r>
        <w:t xml:space="preserve"> </w:t>
      </w:r>
      <w:r>
        <w:t xml:space="preserve">to show how much,</w:t>
      </w:r>
      <w:r>
        <w:t xml:space="preserve"> </w:t>
      </w:r>
      <w:r>
        <w:t xml:space="preserve">we repeat the whole procedure with 5 different random fold assignments.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9" w:name="tbl-cv-mtcars-repea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Square root of the 4-fold cross-validation estimate, by degree,</w:t>
            </w:r>
            <w:r>
              <w:t xml:space="preserve"> </w:t>
            </w:r>
            <w:r>
              <w:t xml:space="preserve">for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mtcars_degrees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n_repeats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set.seed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32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mtcars_cv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expand_grid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repeat_id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seq_len</w:t>
            </w:r>
            <w:r>
              <w:rPr>
                <w:rStyle w:val="NormalTok"/>
              </w:rPr>
              <w:t xml:space="preserve">(n_repeats), </w:t>
            </w:r>
            <w:r>
              <w:rPr>
                <w:rStyle w:val="AttributeTok"/>
              </w:rPr>
              <w:t xml:space="preserve">degree =</w:t>
            </w:r>
            <w:r>
              <w:rPr>
                <w:rStyle w:val="NormalTok"/>
              </w:rPr>
              <w:t xml:space="preserve"> mtcars_degrees)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rmse =</w:t>
            </w:r>
            <w:r>
              <w:rPr>
                <w:rStyle w:val="NormalTok"/>
              </w:rPr>
              <w:t xml:space="preserve"> {</w:t>
            </w:r>
            <w:r>
              <w:br/>
            </w:r>
            <w:r>
              <w:rPr>
                <w:rStyle w:val="NormalTok"/>
              </w:rPr>
              <w:t xml:space="preserve">      folds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assign_folds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(mtcars), </w:t>
            </w:r>
            <w:r>
              <w:rPr>
                <w:rStyle w:val="AttributeTok"/>
              </w:rPr>
              <w:t xml:space="preserve">k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  purrr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map_dbl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degree,</w:t>
            </w:r>
            <w:r>
              <w:br/>
            </w:r>
            <w:r>
              <w:rPr>
                <w:rStyle w:val="NormalTok"/>
              </w:rPr>
              <w:t xml:space="preserve">        \(d)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cv_mse</w:t>
            </w:r>
            <w:r>
              <w:rPr>
                <w:rStyle w:val="NormalTok"/>
              </w:rPr>
              <w:t xml:space="preserve">(mpg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poly</w:t>
            </w:r>
            <w:r>
              <w:rPr>
                <w:rStyle w:val="NormalTok"/>
              </w:rPr>
              <w:t xml:space="preserve">(wt, d), mtcars, folds))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},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.by =</w:t>
            </w:r>
            <w:r>
              <w:rPr>
                <w:rStyle w:val="NormalTok"/>
              </w:rPr>
              <w:t xml:space="preserve"> repeat_id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pivot_wider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names_from =</w:t>
            </w:r>
            <w:r>
              <w:rPr>
                <w:rStyle w:val="NormalTok"/>
              </w:rPr>
              <w:t xml:space="preserve"> degree,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values_from =</w:t>
            </w:r>
            <w:r>
              <w:rPr>
                <w:rStyle w:val="NormalTok"/>
              </w:rPr>
              <w:t xml:space="preserve"> rmse,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</w:t>
            </w:r>
            <w:r>
              <w:br/>
            </w:r>
            <w:r>
              <w:rPr>
                <w:rStyle w:val="CommentTok"/>
              </w:rPr>
              <w:t xml:space="preserve">#&gt; # A tibble: 5 × 5</w:t>
            </w:r>
            <w:r>
              <w:br/>
            </w:r>
            <w:r>
              <w:rPr>
                <w:rStyle w:val="CommentTok"/>
              </w:rPr>
              <w:t xml:space="preserve">#&gt;   repeat_id degree_1 degree_2 degree_3 degree_4</w:t>
            </w:r>
            <w:r>
              <w:br/>
            </w:r>
            <w:r>
              <w:rPr>
                <w:rStyle w:val="CommentTok"/>
              </w:rPr>
              <w:t xml:space="preserve">#&gt;       &lt;int&gt;    &lt;dbl&gt;    &lt;dbl&gt;    &lt;dbl&gt;    &lt;dbl&gt;</w:t>
            </w:r>
            <w:r>
              <w:br/>
            </w:r>
            <w:r>
              <w:rPr>
                <w:rStyle w:val="CommentTok"/>
              </w:rPr>
              <w:t xml:space="preserve">#&gt; 1         1     3.42     2.67     2.69     2.92</w:t>
            </w:r>
            <w:r>
              <w:br/>
            </w:r>
            <w:r>
              <w:rPr>
                <w:rStyle w:val="CommentTok"/>
              </w:rPr>
              <w:t xml:space="preserve">#&gt; 2         2     3.10     2.73     2.74     2.82</w:t>
            </w:r>
            <w:r>
              <w:br/>
            </w:r>
            <w:r>
              <w:rPr>
                <w:rStyle w:val="CommentTok"/>
              </w:rPr>
              <w:t xml:space="preserve">#&gt; 3         3     3.14     2.82     2.86     3.00</w:t>
            </w:r>
            <w:r>
              <w:br/>
            </w:r>
            <w:r>
              <w:rPr>
                <w:rStyle w:val="CommentTok"/>
              </w:rPr>
              <w:t xml:space="preserve">#&gt; 4         4     3.18     2.65     2.76     3.00</w:t>
            </w:r>
            <w:r>
              <w:br/>
            </w:r>
            <w:r>
              <w:rPr>
                <w:rStyle w:val="CommentTok"/>
              </w:rPr>
              <w:t xml:space="preserve">#&gt; 5         5     3.38     2.74     2.78     2.81</w:t>
            </w:r>
          </w:p>
          <w:bookmarkEnd w:id="309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tbl-cv-mtca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Degree with the smallest 4-fold cross-validated sRMSE</w:t>
            </w:r>
            <w:r>
              <w:t xml:space="preserve"> </w:t>
            </w:r>
            <w:r>
              <w:t xml:space="preserve">in each of 5 random fold assignments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mtcars_cv_best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mtcars_cv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tidyr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pivot_longer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repeat_id,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names_prefix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"degree_"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values_to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"rmse"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slice_min</w:t>
            </w:r>
            <w:r>
              <w:rPr>
                <w:rStyle w:val="NormalTok"/>
              </w:rPr>
              <w:t xml:space="preserve">(rmse,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repeat_id)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mtcars_cv_best</w:t>
            </w:r>
            <w:r>
              <w:br/>
            </w:r>
            <w:r>
              <w:rPr>
                <w:rStyle w:val="CommentTok"/>
              </w:rPr>
              <w:t xml:space="preserve">#&gt; # A tibble: 5 × 3</w:t>
            </w:r>
            <w:r>
              <w:br/>
            </w:r>
            <w:r>
              <w:rPr>
                <w:rStyle w:val="CommentTok"/>
              </w:rPr>
              <w:t xml:space="preserve">#&gt;   repeat_id degree  rmse</w:t>
            </w:r>
            <w:r>
              <w:br/>
            </w:r>
            <w:r>
              <w:rPr>
                <w:rStyle w:val="CommentTok"/>
              </w:rPr>
              <w:t xml:space="preserve">#&gt;       &lt;int&gt; &lt;chr&gt;  &lt;dbl&gt;</w:t>
            </w:r>
            <w:r>
              <w:br/>
            </w:r>
            <w:r>
              <w:rPr>
                <w:rStyle w:val="CommentTok"/>
              </w:rPr>
              <w:t xml:space="preserve">#&gt; 1         1 2       2.67</w:t>
            </w:r>
            <w:r>
              <w:br/>
            </w:r>
            <w:r>
              <w:rPr>
                <w:rStyle w:val="CommentTok"/>
              </w:rPr>
              <w:t xml:space="preserve">#&gt; 2         2 2       2.73</w:t>
            </w:r>
            <w:r>
              <w:br/>
            </w:r>
            <w:r>
              <w:rPr>
                <w:rStyle w:val="CommentTok"/>
              </w:rPr>
              <w:t xml:space="preserve">#&gt; 3         3 2       2.82</w:t>
            </w:r>
            <w:r>
              <w:br/>
            </w:r>
            <w:r>
              <w:rPr>
                <w:rStyle w:val="CommentTok"/>
              </w:rPr>
              <w:t xml:space="preserve">#&gt; 4         4 2       2.65</w:t>
            </w:r>
            <w:r>
              <w:br/>
            </w:r>
            <w:r>
              <w:rPr>
                <w:rStyle w:val="CommentTok"/>
              </w:rPr>
              <w:t xml:space="preserve">#&gt; 5         5 2       2.74</w:t>
            </w:r>
          </w:p>
          <w:bookmarkEnd w:id="310"/>
        </w:tc>
      </w:tr>
    </w:tbl>
    <w:p>
      <w:pPr>
        <w:pStyle w:val="SourceCode"/>
      </w:pPr>
      <w:r>
        <w:rPr>
          <w:rStyle w:val="NormalTok"/>
        </w:rPr>
        <w:t xml:space="preserve">mtcars_cv_range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mtcars_cv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starts_with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"degree_"</w:t>
      </w:r>
      <w:r>
        <w:rPr>
          <w:rStyle w:val="NormalTok"/>
        </w:rPr>
        <w:t xml:space="preserve">), \(v)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mtcars_chosen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(mtcars_cv_best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degree))</w:t>
      </w:r>
      <w:r>
        <w:br/>
      </w:r>
      <w:r>
        <w:rPr>
          <w:rStyle w:val="NormalTok"/>
        </w:rPr>
        <w:t xml:space="preserve">mtcars_choice_text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(mtcars_chosen)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"but every assignment chose degree "</w:t>
      </w:r>
      <w:r>
        <w:rPr>
          <w:rStyle w:val="NormalTok"/>
        </w:rPr>
        <w:t xml:space="preserve">, mtcars_chosen,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": the estimates moved, and the winner did not"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"and the chosen degree was 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knitr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combine_words</w:t>
      </w:r>
      <w:r>
        <w:rPr>
          <w:rStyle w:val="NormalTok"/>
        </w:rPr>
        <w:t xml:space="preserve">(mtcars_chosen, </w:t>
      </w:r>
      <w:r>
        <w:rPr>
          <w:rStyle w:val="AttributeTok"/>
        </w:rPr>
        <w:t xml:space="preserve">and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or 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", depending on how the cars happened to be split"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mtcars_cv_range</w:t>
      </w:r>
      <w:r>
        <w:br/>
      </w:r>
      <w:r>
        <w:rPr>
          <w:rStyle w:val="CommentTok"/>
        </w:rPr>
        <w:t xml:space="preserve">#&gt; # A tibble: 1 × 4</w:t>
      </w:r>
      <w:r>
        <w:br/>
      </w:r>
      <w:r>
        <w:rPr>
          <w:rStyle w:val="CommentTok"/>
        </w:rPr>
        <w:t xml:space="preserve">#&gt;   degree_1 degree_2 degree_3 degree_4</w:t>
      </w:r>
      <w:r>
        <w:br/>
      </w:r>
      <w:r>
        <w:rPr>
          <w:rStyle w:val="CommentTok"/>
        </w:rPr>
        <w:t xml:space="preserve">#&gt;      &lt;dbl&gt;    &lt;dbl&gt;    &lt;dbl&gt;    &lt;dbl&gt;</w:t>
      </w:r>
      <w:r>
        <w:br/>
      </w:r>
      <w:r>
        <w:rPr>
          <w:rStyle w:val="CommentTok"/>
        </w:rPr>
        <w:t xml:space="preserve">#&gt; 1    0.320    0.168    0.164    0.195</w:t>
      </w:r>
    </w:p>
    <w:p>
      <w:pPr>
        <w:pStyle w:val="FirstParagraph"/>
      </w:pPr>
      <w:r>
        <w:t xml:space="preserve">Each row of</w:t>
      </w:r>
      <w:r>
        <w:t xml:space="preserve"> </w:t>
      </w:r>
      <w:hyperlink w:anchor="tbl-cv-mtcars-repeats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holds, for each degree,</w:t>
      </w:r>
      <w:r>
        <w:t xml:space="preserve"> </w:t>
      </w:r>
      <w:r>
        <w:t xml:space="preserve">the square root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4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for one fold assignment.</w:t>
      </w:r>
      <w:r>
        <w:t xml:space="preserve"> </w:t>
      </w:r>
      <w:r>
        <w:t xml:space="preserve">Across fold assignments,</w:t>
      </w:r>
      <w:r>
        <w:t xml:space="preserve"> </w:t>
      </w:r>
      <w:r>
        <w:t xml:space="preserve">the estimate for one degree varied by as much as</w:t>
      </w:r>
      <w:r>
        <w:t xml:space="preserve"> </w:t>
      </w:r>
      <w:r>
        <w:t xml:space="preserve">0.32 mpg,</w:t>
      </w:r>
      <w:r>
        <w:t xml:space="preserve"> </w:t>
      </w:r>
      <w:r>
        <w:t xml:space="preserve">but every assignment chose degree 2: the estimates moved, and the winner did not.</w:t>
      </w:r>
      <w:r>
        <w:t xml:space="preserve"> </w:t>
      </w:r>
      <w:r>
        <w:t xml:space="preserve">A single run of</w:t>
      </w:r>
      <w:r>
        <w:t xml:space="preserve"> </w:t>
      </w:r>
      <m:oMath>
        <m:r>
          <m:t>k</m:t>
        </m:r>
      </m:oMath>
      <w:r>
        <w:t xml:space="preserve">-fold cross-validation</w:t>
      </w:r>
      <w:r>
        <w:t xml:space="preserve"> </w:t>
      </w:r>
      <w:r>
        <w:t xml:space="preserve">reports one of these rows,</w:t>
      </w:r>
      <w:r>
        <w:t xml:space="preserve"> </w:t>
      </w:r>
      <w:r>
        <w:t xml:space="preserve">so a small difference between two models’ estimates</w:t>
      </w:r>
      <w:r>
        <w:t xml:space="preserve"> </w:t>
      </w:r>
      <w:r>
        <w:t xml:space="preserve">may not survive a different split.</w:t>
      </w:r>
    </w:p>
    <w:bookmarkEnd w:id="311"/>
    <w:bookmarkEnd w:id="312"/>
    <w:bookmarkStart w:id="340" w:name="sec-loocv"/>
    <w:p>
      <w:pPr>
        <w:pStyle w:val="Heading2"/>
      </w:pPr>
      <w:r>
        <w:t xml:space="preserve">7 Leave-one-out cross-validation</w:t>
      </w:r>
    </w:p>
    <w:bookmarkStart w:id="313" w:name="exr-loocv"/>
    <w:p>
      <w:pPr>
        <w:pStyle w:val="FirstParagraph"/>
      </w:pPr>
      <w:r>
        <w:rPr>
          <w:b/>
          <w:bCs/>
        </w:rPr>
        <w:t xml:space="preserve">Exercise 14 (The largest number of folds)</w:t>
      </w:r>
      <w:r>
        <w:t xml:space="preserve"> </w:t>
      </w:r>
      <w:r>
        <w:t xml:space="preserve">Suppose we take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on the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cars in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How many cars are in each fold?</w:t>
      </w:r>
    </w:p>
    <w:p>
      <w:pPr>
        <w:pStyle w:val="Compact"/>
        <w:numPr>
          <w:ilvl w:val="0"/>
          <w:numId w:val="1021"/>
        </w:numPr>
      </w:pPr>
      <w:r>
        <w:t xml:space="preserve">How many models are fit, and how many cars is each fitted to?</w:t>
      </w:r>
    </w:p>
    <w:p>
      <w:pPr>
        <w:pStyle w:val="Compact"/>
        <w:numPr>
          <w:ilvl w:val="0"/>
          <w:numId w:val="1021"/>
        </w:numPr>
      </w:pPr>
      <w:r>
        <w:t xml:space="preserve">If we run the procedure twice,</w:t>
      </w:r>
      <w:r>
        <w:t xml:space="preserve"> </w:t>
      </w:r>
      <w:r>
        <w:t xml:space="preserve">with two different random fold assignments,</w:t>
      </w:r>
      <w:r>
        <w:t xml:space="preserve"> </w:t>
      </w:r>
      <w:r>
        <w:t xml:space="preserve">can the two values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) differ?</w:t>
      </w:r>
    </w:p>
    <w:bookmarkEnd w:id="313"/>
    <w:bookmarkStart w:id="314" w:name="sol-loocv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</w:p>
    <w:p>
      <w:pPr>
        <w:pStyle w:val="Compact"/>
        <w:numPr>
          <w:ilvl w:val="0"/>
          <w:numId w:val="1022"/>
        </w:numPr>
      </w:pPr>
      <m:oMath>
        <m:r>
          <m:t>32</m:t>
        </m:r>
        <m:r>
          <m:rPr>
            <m:sty m:val="p"/>
          </m:rPr>
          <m:t>/</m:t>
        </m:r>
        <m:r>
          <m:t>32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car per fold.</w:t>
      </w:r>
    </w:p>
    <w:p>
      <w:pPr>
        <w:pStyle w:val="Compact"/>
        <w:numPr>
          <w:ilvl w:val="0"/>
          <w:numId w:val="1022"/>
        </w:numPr>
      </w:pPr>
      <w:r>
        <w:t xml:space="preserve">One model per fold, so</w:t>
      </w:r>
      <w:r>
        <w:t xml:space="preserve"> </w:t>
      </w:r>
      <m:oMath>
        <m:r>
          <m:t>32</m:t>
        </m:r>
      </m:oMath>
      <w:r>
        <w:t xml:space="preserve"> </w:t>
      </w:r>
      <w:r>
        <w:t xml:space="preserve">models,</w:t>
      </w:r>
      <w:r>
        <w:t xml:space="preserve"> </w:t>
      </w:r>
      <w:r>
        <w:t xml:space="preserve">each fitted to the</w:t>
      </w:r>
      <w:r>
        <w:t xml:space="preserve"> </w:t>
      </w:r>
      <m:oMath>
        <m:r>
          <m:t>32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31</m:t>
        </m:r>
      </m:oMath>
      <w:r>
        <w:t xml:space="preserve"> </w:t>
      </w:r>
      <w:r>
        <w:t xml:space="preserve">other cars.</w:t>
      </w:r>
    </w:p>
    <w:p>
      <w:pPr>
        <w:pStyle w:val="Compact"/>
        <w:numPr>
          <w:ilvl w:val="0"/>
          <w:numId w:val="1022"/>
        </w:numPr>
      </w:pPr>
      <w:r>
        <w:t xml:space="preserve">No.</w:t>
      </w:r>
      <w:r>
        <w:t xml:space="preserve"> </w:t>
      </w:r>
      <w:r>
        <w:t xml:space="preserve">With one car per fold,</w:t>
      </w:r>
      <w:r>
        <w:t xml:space="preserve"> </w:t>
      </w:r>
      <w:r>
        <w:t xml:space="preserve">every assignment of cars to folds produces the same 32 fits,</w:t>
      </w:r>
      <w:r>
        <w:t xml:space="preserve"> </w:t>
      </w:r>
      <w:r>
        <w:t xml:space="preserve">only numbered differently,</w:t>
      </w:r>
      <w:r>
        <w:t xml:space="preserve"> </w:t>
      </w:r>
      <w:r>
        <w:t xml:space="preserve">and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does not depend on the numbering.</w:t>
      </w:r>
      <w:r>
        <w:t xml:space="preserve"> </w:t>
      </w:r>
      <w:r>
        <w:t xml:space="preserve">Unlike</w:t>
      </w:r>
      <w:r>
        <w:t xml:space="preserve"> </w:t>
      </w:r>
      <w:hyperlink w:anchor="exm-kfold-mtcars">
        <w:r>
          <w:rPr>
            <w:rStyle w:val="Hyperlink"/>
          </w:rPr>
          <w:t xml:space="preserve">Example 37</w:t>
        </w:r>
      </w:hyperlink>
      <w:r>
        <w:t xml:space="preserve">,</w:t>
      </w:r>
      <w:r>
        <w:t xml:space="preserve"> </w:t>
      </w:r>
      <w:r>
        <w:t xml:space="preserve">the estimate is not random.</w:t>
      </w:r>
    </w:p>
    <w:bookmarkEnd w:id="314"/>
    <w:bookmarkStart w:id="316" w:name="def-loocv"/>
    <w:p>
      <w:pPr>
        <w:pStyle w:val="FirstParagraph"/>
      </w:pPr>
      <w:r>
        <w:rPr>
          <w:b/>
          <w:bCs/>
        </w:rPr>
        <w:t xml:space="preserve">Definition 58 (Leave-one-out cross-validation)</w:t>
      </w:r>
      <w:r>
        <w:t xml:space="preserve"> </w:t>
      </w:r>
      <w:r>
        <w:rPr>
          <w:b/>
          <w:bCs/>
        </w:rPr>
        <w:t xml:space="preserve">Leave-one-out cross-validation (LOOCV)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so that each of the</w:t>
      </w:r>
      <w:r>
        <w:t xml:space="preserve"> </w:t>
      </w:r>
      <m:oMath>
        <m:r>
          <m:t>n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holds one observation,</w:t>
      </w:r>
      <w:r>
        <w:t xml:space="preserve"> </w:t>
      </w:r>
      <w:r>
        <w:t xml:space="preserve">and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’s</w:t>
      </w:r>
      <w:r>
        <w:t xml:space="preserve"> </w:t>
      </w:r>
      <w:hyperlink w:anchor="def-fold-assignment">
        <w:r>
          <w:rPr>
            <w:rStyle w:val="Hyperlink"/>
          </w:rPr>
          <w:t xml:space="preserve">fold</w:t>
        </w:r>
      </w:hyperlink>
      <w:r>
        <w:t xml:space="preserve"> </w:t>
      </w:r>
      <w:r>
        <w:t xml:space="preserve">is fitted to all observations except observation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Its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(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 is</w:t>
      </w:r>
    </w:p>
    <w:p>
      <w:pPr>
        <w:pStyle w:val="BodyText"/>
      </w:pPr>
      <w:bookmarkStart w:id="315" w:name="eq-loocv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55</m:t>
          </m:r>
          <m:r>
            <m:rPr>
              <m:sty m:val="p"/>
            </m:rPr>
            <m:t>)</m:t>
          </m:r>
        </m:oMath>
      </m:oMathPara>
      <w:bookmarkEnd w:id="315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James et al. [6, Sec. 5.1.2]</w:t>
      </w:r>
      <w:r>
        <w:t xml:space="preserve">;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16"/>
    <w:bookmarkStart w:id="317" w:name="lem-loocv-not-random"/>
    <w:p>
      <w:pPr>
        <w:pStyle w:val="BodyText"/>
      </w:pPr>
      <w:r>
        <w:rPr>
          <w:b/>
          <w:bCs/>
        </w:rPr>
        <w:t xml:space="preserve">Lemma 1 (Leave-one-out cross-validation does not depend on the fold assignment)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i</m:t>
            </m:r>
            <m:r>
              <m:rPr>
                <m:sty m:val="p"/>
              </m:rPr>
              <m:t>∈</m:t>
            </m:r>
            <m:r>
              <m:t>I</m:t>
            </m:r>
          </m:sub>
        </m:sSub>
      </m:oMath>
      <w:r>
        <w:t xml:space="preserve"> </w:t>
      </w:r>
      <w:r>
        <w:t xml:space="preserve">be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observations, indexed by</w:t>
      </w:r>
      <w:r>
        <w:t xml:space="preserve"> </w:t>
      </w:r>
      <m:oMath>
        <m:r>
          <m:t>I</m:t>
        </m:r>
      </m:oMath>
      <w:r>
        <w:t xml:space="preserve">.</w:t>
      </w:r>
      <w:r>
        <w:t xml:space="preserve"> </w:t>
      </w:r>
      <w:r>
        <w:t xml:space="preserve">Then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def-loocv">
        <w:r>
          <w:rPr>
            <w:rStyle w:val="Hyperlink"/>
          </w:rPr>
          <w:t xml:space="preserve">leave-one-out cross-validation</w:t>
        </w:r>
      </w:hyperlink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)</w:t>
      </w:r>
      <w:r>
        <w:t xml:space="preserve"> </w:t>
      </w:r>
      <w:r>
        <w:t xml:space="preserve">is the same for every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</w:p>
    <w:bookmarkEnd w:id="31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ocv">
        <w:r>
          <w:rPr>
            <w:rStyle w:val="Hyperlink"/>
          </w:rPr>
          <w:t xml:space="preserve">Exercise 14</w:t>
        </w:r>
      </w:hyperlink>
      <w:r>
        <w:t xml:space="preserve">, part 3, worked in</w:t>
      </w:r>
      <w:r>
        <w:t xml:space="preserve"> </w:t>
      </w:r>
      <w:hyperlink w:anchor="sol-loocv">
        <w:r>
          <w:rPr>
            <w:rStyle w:val="Hyperlink"/>
          </w:rPr>
          <w:t xml:space="preserve">Solution 14</w:t>
        </w:r>
      </w:hyperlink>
      <w:r>
        <w:t xml:space="preserve">.</w:t>
      </w:r>
      <w:r>
        <w:t xml:space="preserve"> </w:t>
      </w:r>
      <w:r>
        <w:t xml:space="preserve">It uses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and</w:t>
      </w:r>
      <w:r>
        <w:t xml:space="preserve"> 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.</w:t>
      </w:r>
    </w:p>
    <w:p>
      <w:pPr>
        <w:pStyle w:val="BodyText"/>
      </w:pPr>
      <w:r>
        <w:t xml:space="preserve">Each step below changes one thing.</w:t>
      </w:r>
    </w:p>
    <w:p>
      <w:pPr>
        <w:numPr>
          <w:ilvl w:val="0"/>
          <w:numId w:val="1023"/>
        </w:numPr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,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w:r>
        <w:t xml:space="preserve">of</w:t>
      </w:r>
      <w:r>
        <w:t xml:space="preserve"> </w:t>
      </w:r>
      <w:hyperlink w:anchor="eq-folds">
        <w:r>
          <w:rPr>
            <w:rStyle w:val="Hyperlink"/>
          </w:rPr>
          <w:t xml:space="preserve">Equation 48</w:t>
        </w:r>
      </w:hyperlink>
      <w:r>
        <w:t xml:space="preserve"> </w:t>
      </w:r>
      <w:r>
        <w:t xml:space="preserve">partition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of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so each fold holds exactly one index.</w:t>
      </w:r>
      <w:r>
        <w:t xml:space="preserve"> </w:t>
      </w:r>
      <w:r>
        <w:t xml:space="preserve">(A partition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indices into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nonempty, disjoint subsets has one index per subset.)</w:t>
      </w:r>
    </w:p>
    <w:p>
      <w:pPr>
        <w:numPr>
          <w:ilvl w:val="0"/>
          <w:numId w:val="1023"/>
        </w:numPr>
      </w:pP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hyperlink w:anchor="eq-fold-assignment">
        <w:r>
          <w:rPr>
            <w:rStyle w:val="Hyperlink"/>
          </w:rPr>
          <w:t xml:space="preserve">Equation 50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(Fold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holds one index, and that index is</w:t>
      </w:r>
      <w:r>
        <w:t xml:space="preserve"> </w:t>
      </w:r>
      <m:oMath>
        <m:r>
          <m:t>i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Let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be the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</w:t>
        </w:r>
      </w:hyperlink>
      <w:r>
        <w:t xml:space="preserve">,</w:t>
      </w:r>
      <w:r>
        <w:t xml:space="preserve"> </w:t>
      </w:r>
      <w:r>
        <w:t xml:space="preserve">which maps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to a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then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  <m:r>
              <m:rPr>
                <m:sty m:val="p"/>
              </m:rPr>
              <m:t>)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,</m:t>
                </m:r>
                <m:sSub>
                  <m:e>
                    <m:r>
                      <m:t>y</m:t>
                    </m:r>
                  </m:e>
                  <m:sub>
                    <m:sSup>
                      <m:e>
                        <m:r>
                          <m:t>i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</m:sSub>
                <m:r>
                  <m:rPr>
                    <m:sty m:val="p"/>
                  </m:rPr>
                  <m:t>)</m:t>
                </m:r>
              </m:e>
            </m:d>
            <m:sSub>
              <m:e>
                <m:r>
                  <m:t>​</m:t>
                </m:r>
              </m:e>
              <m:sub>
                <m:sSup>
                  <m:e>
                    <m:r>
                      <m:t>i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∈</m:t>
                </m:r>
                <m:r>
                  <m:t>I</m:t>
                </m:r>
                <m:r>
                  <m:rPr>
                    <m:sty m:val="p"/>
                  </m:rPr>
                  <m:t>\</m:t>
                </m:r>
                <m:r>
                  <m:t>​</m:t>
                </m:r>
                <m:d>
                  <m:dPr>
                    <m:begChr m:val="{"/>
                    <m:sepChr m:val=""/>
                    <m:endChr m:val="}"/>
                    <m:grow/>
                  </m:dPr>
                  <m:e>
                    <m:r>
                      <m:t>i</m:t>
                    </m:r>
                  </m:e>
                </m:d>
                <m:r>
                  <m:t>​</m:t>
                </m:r>
              </m:sub>
            </m:sSub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(</w:t>
      </w:r>
      <w:hyperlink w:anchor="eq-fold-out-fitted-model">
        <w:r>
          <w:rPr>
            <w:rStyle w:val="Hyperlink"/>
          </w:rPr>
          <w:t xml:space="preserve">Equation 51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κ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i</m:t>
                </m:r>
              </m:e>
            </m:d>
            <m:r>
              <m:t>​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i</m:t>
            </m:r>
          </m:e>
        </m:d>
        <m:r>
          <m:t>​</m:t>
        </m:r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This model is fitted to every observation except observation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it does not involve</w:t>
      </w:r>
      <w:r>
        <w:t xml:space="preserve"> </w:t>
      </w:r>
      <m:oMath>
        <m:r>
          <m:t>κ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i</m:t>
            </m:r>
          </m:e>
        </m:d>
        <m:r>
          <m:t>​</m:t>
        </m:r>
      </m:oMath>
      <w:r>
        <w:t xml:space="preserve"> </w:t>
      </w:r>
      <w:r>
        <w:t xml:space="preserve">itself.</w:t>
      </w:r>
      <w:r>
        <w:t xml:space="preserve"> </w:t>
      </w:r>
      <w:r>
        <w:t xml:space="preserve">(Step 3 depends 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only.)</w:t>
      </w:r>
    </w:p>
    <w:p>
      <w:pPr>
        <w:numPr>
          <w:ilvl w:val="0"/>
          <w:numId w:val="1023"/>
        </w:numPr>
      </w:pPr>
      <w:r>
        <w:t xml:space="preserve">Hence each term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acc>
                      <m:accPr>
                        <m:chr m:val="̂"/>
                      </m:accPr>
                      <m:e>
                        <m:r>
                          <m:t>y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κ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r>
                          <m:t>i</m:t>
                        </m:r>
                      </m:e>
                    </m:d>
                    <m:r>
                      <m:t>​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i</m:t>
                        </m:r>
                      </m:sub>
                    </m:sSub>
                  </m:e>
                </m:d>
                <m:r>
                  <m:t>​</m:t>
                </m:r>
                <m:r>
                  <m:rPr>
                    <m:sty m:val="p"/>
                  </m:rPr>
                  <m:t>−</m:t>
                </m:r>
                <m:sSub>
                  <m:e>
                    <m:r>
                      <m:t>y</m:t>
                    </m:r>
                  </m:e>
                  <m:sub>
                    <m:r>
                      <m:t>i</m:t>
                    </m:r>
                  </m:sub>
                </m:sSub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 </w:t>
      </w:r>
      <w:r>
        <w:t xml:space="preserve">is the same</w:t>
      </w:r>
      <w:r>
        <w:t xml:space="preserve"> </w:t>
      </w:r>
      <w:r>
        <w:t xml:space="preserve">for every fold assignment.</w:t>
      </w:r>
      <w:r>
        <w:t xml:space="preserve"> </w:t>
      </w:r>
      <w:r>
        <w:t xml:space="preserve">(Each term depends only on the fitted model in step 4,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.)</w:t>
      </w:r>
    </w:p>
    <w:p>
      <w:pPr>
        <w:numPr>
          <w:ilvl w:val="0"/>
          <w:numId w:val="1023"/>
        </w:numPr>
      </w:pPr>
      <w:r>
        <w:t xml:space="preserve">Therefore the sum over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 </w:t>
      </w:r>
      <w:r>
        <w:t xml:space="preserve">in</w:t>
      </w:r>
      <w:r>
        <w:t xml:space="preserve"> </w:t>
      </w:r>
      <w:hyperlink w:anchor="eq-cv-estimate">
        <w:r>
          <w:rPr>
            <w:rStyle w:val="Hyperlink"/>
          </w:rPr>
          <w:t xml:space="preserve">Equation 52</w:t>
        </w:r>
      </w:hyperlink>
      <w:r>
        <w:t xml:space="preserve">,</w:t>
      </w:r>
      <w:r>
        <w:t xml:space="preserve"> </w:t>
      </w:r>
      <w:r>
        <w:t xml:space="preserve">and its factor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are the same for every fold assignment: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numPr>
          <w:ilvl w:val="0"/>
          <w:numId w:val="1000"/>
        </w:numPr>
      </w:pPr>
      <w:r>
        <w:t xml:space="preserve">Different assignments give the same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fits, with the folds numbered differently.</w:t>
      </w:r>
    </w:p>
    <w:bookmarkStart w:id="319" w:name="def-term-vector"/>
    <w:p>
      <w:pPr>
        <w:pStyle w:val="FirstParagraph"/>
      </w:pPr>
      <w:r>
        <w:rPr>
          <w:b/>
          <w:bCs/>
        </w:rPr>
        <w:t xml:space="preserve">Definition 59 (Term vector)</w:t>
      </w:r>
      <w:r>
        <w:t xml:space="preserve"> </w:t>
      </w:r>
      <w:r>
        <w:t xml:space="preserve">Consider a model whose mean is a linear combination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terms</w:t>
      </w:r>
      <w:r>
        <w:t xml:space="preserve"> </w:t>
      </w:r>
      <m:oMath>
        <m:sSub>
          <m:e>
            <m: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t</m:t>
            </m:r>
          </m:e>
          <m:sub>
            <m:sSup>
              <m:e>
                <m:r>
                  <m:t>p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the covariate value,</w:t>
      </w:r>
      <w:r>
        <w:t xml:space="preserve"> </w:t>
      </w:r>
      <w:r>
        <w:t xml:space="preserve">such as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term vector</w:t>
      </w:r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 column of its terms:</w:t>
      </w:r>
    </w:p>
    <w:p>
      <w:pPr>
        <w:pStyle w:val="BodyText"/>
      </w:pPr>
      <w:bookmarkStart w:id="318" w:name="eq-term-vector"/>
      <w:r>
        <w:t xml:space="preserve">$$
    \mathord{\smash[b]{\underset{\raise.3ex\hbox{$\scriptstyle\sim$}}{t}}\vphantom{t}}_{i} \stackrel{\text{def}}{=}{\mathopen{}\left(t_{1}(x_{i}), \ldots, t_{p^{*}}(x_{i})\right)\mathclose{}}^{\top}.
     \qquad(56)$$</w:t>
      </w:r>
      <w:bookmarkEnd w:id="318"/>
    </w:p>
    <w:bookmarkEnd w:id="319"/>
    <w:bookmarkStart w:id="321" w:name="rem-term-vector"/>
    <w:p>
      <w:pPr>
        <w:pStyle w:val="FirstParagraph"/>
      </w:pPr>
      <w:r>
        <w:rPr>
          <w:i/>
          <w:iCs/>
        </w:rPr>
        <w:t xml:space="preserve">Remark 31</w:t>
      </w:r>
      <w:r>
        <w:t xml:space="preserve"> (The term vector of simple linear regression). </w:t>
      </w:r>
      <w:r>
        <w:t xml:space="preserve">In simple linear regression the terms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w:anchor="def-term-vector">
        <w:r>
          <w:rPr>
            <w:rStyle w:val="Hyperlink"/>
          </w:rPr>
          <w:t xml:space="preserve">term vector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 </w:t>
      </w:r>
      <w:r>
        <w:t xml:space="preserve">is the</w:t>
      </w:r>
      <w:r>
        <w:t xml:space="preserve"> </w:t>
      </w:r>
      <w:hyperlink r:id="rId320">
        <w:r>
          <w:rPr>
            <w:rStyle w:val="Hyperlink"/>
          </w:rPr>
          <w:t xml:space="preserve">covariate vector</w:t>
        </w:r>
      </w:hyperlink>
      <w:r>
        <w:t xml:space="preserve"> </w:t>
      </w:r>
      <w:r>
        <w:t xml:space="preserve">$\mathord{\smash[b]{\underset{\raise.3ex\hbox{$\scriptstyle\sim$}}{x}}\vphantom{x}}_i$</w:t>
      </w:r>
      <w:r>
        <w:t xml:space="preserve">.</w:t>
      </w:r>
    </w:p>
    <w:bookmarkEnd w:id="321"/>
    <w:bookmarkStart w:id="323" w:name="def-cross-product-matrix"/>
    <w:p>
      <w:pPr>
        <w:pStyle w:val="BodyText"/>
      </w:pPr>
      <w:r>
        <w:rPr>
          <w:b/>
          <w:bCs/>
        </w:rPr>
        <w:t xml:space="preserve">Definition 60 (Cross-product matrix (sum-of-squares and cross-products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of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 of a training set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sum of their outer products:</w:t>
      </w:r>
    </w:p>
    <w:p>
      <w:pPr>
        <w:pStyle w:val="BodyText"/>
      </w:pPr>
      <w:bookmarkStart w:id="322" w:name="eq-cross-product-matrix"/>
      <w:r>
        <w:t xml:space="preserve">$$
    A\stackrel{\text{def}}{=}\sum_{i\in I} \mathord{\smash[b]{\underset{\raise.3ex\hbox{$\scriptstyle\sim$}}{t}}\vphantom{t}}_{i} {\mathord{\smash[b]{\underset{\raise.3ex\hbox{$\scriptstyle\sim$}}{t}}\vphantom{t}}_{i}}^{\top}.
     \qquad(57)$$</w:t>
      </w:r>
      <w:bookmarkEnd w:id="322"/>
    </w:p>
    <w:bookmarkEnd w:id="323"/>
    <w:bookmarkStart w:id="325" w:name="rem-source-cross-product-matrix"/>
    <w:p>
      <w:pPr>
        <w:pStyle w:val="FirstParagraph"/>
      </w:pPr>
      <w:r>
        <w:rPr>
          <w:i/>
          <w:iCs/>
        </w:rPr>
        <w:t xml:space="preserve">Remark 32</w:t>
      </w:r>
      <w:r>
        <w:t xml:space="preserve"> (Source: Cross-product matrix (sum-of-squares and cross-products matrix)). </w:t>
      </w:r>
      <w:r>
        <w:t xml:space="preserve">Also called a</w:t>
      </w:r>
      <w:r>
        <w:t xml:space="preserve"> </w:t>
      </w:r>
      <w:r>
        <w:rPr>
          <w:b/>
          <w:bCs/>
        </w:rPr>
        <w:t xml:space="preserve">sum-of-squares and cross-products matrix</w:t>
      </w:r>
      <w:r>
        <w:t xml:space="preserve"> </w:t>
      </w:r>
      <w:r>
        <w:t xml:space="preserve">[14], chap. </w:t>
      </w:r>
      <w:r>
        <w:t xml:space="preserve">“Matrix Cross-Products”</w:t>
      </w:r>
      <w:r>
        <w:t xml:space="preserve"> </w:t>
      </w:r>
      <w:r>
        <w:t xml:space="preserve">(see</w:t>
      </w:r>
      <w:r>
        <w:t xml:space="preserve"> </w:t>
      </w:r>
      <w:hyperlink r:id="rId324">
        <w:r>
          <w:rPr>
            <w:rStyle w:val="Hyperlink"/>
          </w:rPr>
          <w:t xml:space="preserve">the chapter online</w:t>
        </w:r>
      </w:hyperlink>
      <w:r>
        <w:t xml:space="preserve">).</w:t>
      </w:r>
    </w:p>
    <w:bookmarkEnd w:id="325"/>
    <w:bookmarkStart w:id="328" w:name="rem-cross-product-matrix"/>
    <w:p>
      <w:pPr>
        <w:pStyle w:val="BodyText"/>
      </w:pPr>
      <w:r>
        <w:rPr>
          <w:i/>
          <w:iCs/>
        </w:rPr>
        <w:t xml:space="preserve">Remark 33</w:t>
      </w:r>
      <w:r>
        <w:t xml:space="preserve"> (Cross-product matrix as a matrix product).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matrix whose rows are the transposed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${\mathord{\smash[b]{\underset{\raise.3ex\hbox{$\scriptstyle\sim$}}{t}}\vphantom{t}}_{i}}^{\top}$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.</w:t>
      </w:r>
      <w:r>
        <w:t xml:space="preserve"> </w:t>
      </w:r>
      <w:r>
        <w:t xml:space="preserve">The cross-product matrix then equals the matrix product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sSup>
            <m:e>
              <m:r>
                <m:t>D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D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diagonal entries are sums of squares of one term over the training set.</w:t>
      </w:r>
      <w:r>
        <w:t xml:space="preserve"> </w:t>
      </w:r>
      <w:r>
        <w:t xml:space="preserve">Its off-diagonal entries are sums of cross-products of two different terms.</w:t>
      </w:r>
      <w:r>
        <w:t xml:space="preserve"> </w:t>
      </w:r>
      <w:r>
        <w:t xml:space="preserve">Statisticians therefore call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 sum-of-squares and cross-products (SSCP) matrix of the terms.</w:t>
      </w:r>
      <w:r>
        <w:t xml:space="preserve"> </w:t>
      </w:r>
      <w:r>
        <w:t xml:space="preserve">When every column of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has mean zero,</w:t>
      </w:r>
      <w:r>
        <w:t xml:space="preserve"> </w:t>
      </w:r>
      <m:oMath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I</m:t>
            </m:r>
          </m:e>
        </m:d>
        <m:r>
          <m:t>​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of the terms.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I restated the SSCP reading and the covariance special case from Sanchez</w:t>
            </w:r>
            <w:r>
              <w:t xml:space="preserve"> </w:t>
            </w:r>
            <w:r>
              <w:t xml:space="preserve">[14], chap. </w:t>
            </w:r>
            <w:r>
              <w:t xml:space="preserve">“Matrix Cross-Products”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324">
              <w:r>
                <w:rPr>
                  <w:rStyle w:val="Hyperlink"/>
                </w:rPr>
                <w:t xml:space="preserve">the chapter online</w:t>
              </w:r>
            </w:hyperlink>
            <w:r>
              <w:t xml:space="preserve">) in this page’s notation.</w:t>
            </w:r>
            <w:r>
              <w:t xml:space="preserve"> </w:t>
            </w:r>
            <w:r>
              <w:t xml:space="preserve">The book carries a non-commercial, share-alike license,</w:t>
            </w:r>
            <w:r>
              <w:t xml:space="preserve"> </w:t>
            </w:r>
            <w:r>
              <w:t xml:space="preserve">so I paraphrased it and copied none of its text.</w:t>
            </w:r>
          </w:p>
          <w:p/>
        </w:tc>
      </w:tr>
    </w:tbl>
    <w:bookmarkEnd w:id="328"/>
    <w:bookmarkStart w:id="331" w:name="def-leverage"/>
    <w:p>
      <w:pPr>
        <w:pStyle w:val="BodyText"/>
      </w:pPr>
      <w:r>
        <w:rPr>
          <w:b/>
          <w:bCs/>
        </w:rPr>
        <w:t xml:space="preserve">Definition 61 (Leverage)</w:t>
      </w:r>
      <w:r>
        <w:t xml:space="preserve"> </w:t>
      </w:r>
      <w:r>
        <w:t xml:space="preserve">Consider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w:anchor="def-term-vector">
        <w:r>
          <w:rPr>
            <w:rStyle w:val="Hyperlink"/>
          </w:rPr>
          <w:t xml:space="preserve">term vectors</w:t>
        </w:r>
      </w:hyperlink>
      <w:r>
        <w:t xml:space="preserve"> </w:t>
      </w:r>
      <w:r>
        <w:t xml:space="preserve">$\mathord{\smash[b]{\underset{\raise.3ex\hbox{$\scriptstyle\sim$}}{t}}\vphantom{t}}_{i}$</w:t>
      </w:r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I</m:t>
        </m:r>
      </m:oMath>
      <w:r>
        <w:t xml:space="preserve">,</w:t>
      </w:r>
      <w:r>
        <w:t xml:space="preserve"> </w:t>
      </w:r>
      <w:r>
        <w:t xml:space="preserve">and an invertible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leverage</w:t>
      </w:r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[15]</w:t>
      </w:r>
    </w:p>
    <w:p>
      <w:pPr>
        <w:pStyle w:val="BodyText"/>
      </w:pPr>
      <w:bookmarkStart w:id="330" w:name="eq-leverage"/>
      <w:r>
        <w:t xml:space="preserve">$$
    h_{i} \stackrel{\text{def}}{=}{\mathord{\smash[b]{\underset{\raise.3ex\hbox{$\scriptstyle\sim$}}{t}}\vphantom{t}}_{i}}^{\top} A^{-1} \mathord{\smash[b]{\underset{\raise.3ex\hbox{$\scriptstyle\sim$}}{t}}\vphantom{t}}_{i}.
     \qquad(58)$$</w:t>
      </w:r>
      <w:bookmarkEnd w:id="330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331"/>
    <w:bookmarkStart w:id="333" w:name="rem-source-leverage"/>
    <w:p>
      <w:pPr>
        <w:pStyle w:val="BodyText"/>
      </w:pPr>
      <w:r>
        <w:rPr>
          <w:i/>
          <w:iCs/>
        </w:rPr>
        <w:t xml:space="preserve">Remark 34</w:t>
      </w:r>
      <w:r>
        <w:t xml:space="preserve"> (Source: Leverage). </w:t>
      </w:r>
      <w:r>
        <w:t xml:space="preserve">James et al. [6, Sec. 3.3.3]</w:t>
      </w:r>
      <w:r>
        <w:t xml:space="preserve">,</w:t>
      </w:r>
      <w:r>
        <w:t xml:space="preserve"> </w:t>
      </w:r>
      <w:r>
        <w:t xml:space="preserve">written here with term vectors and the matrix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332">
        <w:r>
          <w:rPr>
            <w:rStyle w:val="Hyperlink"/>
          </w:rPr>
          <w:t xml:space="preserve">the vector form of the OLS estimates</w:t>
        </w:r>
      </w:hyperlink>
      <w:r>
        <w:t xml:space="preserve">.</w:t>
      </w:r>
    </w:p>
    <w:bookmarkEnd w:id="333"/>
    <w:bookmarkStart w:id="336" w:name="thm-loocv-shortcut"/>
    <w:p>
      <w:pPr>
        <w:pStyle w:val="BodyText"/>
      </w:pPr>
      <w:r>
        <w:rPr>
          <w:b/>
          <w:bCs/>
        </w:rPr>
        <w:t xml:space="preserve">Theorem 8 (Leave-one-out cross-validation for least squares)</w:t>
      </w:r>
      <w:r>
        <w:t xml:space="preserve"> </w:t>
      </w:r>
      <w:r>
        <w:t xml:space="preserve">For a linear model fitted by</w:t>
      </w:r>
      <w:r>
        <w:t xml:space="preserve"> </w:t>
      </w:r>
      <w:hyperlink r:id="rId329">
        <w:r>
          <w:rPr>
            <w:rStyle w:val="Hyperlink"/>
          </w:rPr>
          <w:t xml:space="preserve">ordinary least squares</w:t>
        </w:r>
      </w:hyperlink>
      <w:r>
        <w:t xml:space="preserve"> </w:t>
      </w:r>
      <w:r>
        <w:t xml:space="preserve">with every</w:t>
      </w:r>
      <w:r>
        <w:t xml:space="preserve"> </w:t>
      </w:r>
      <w:hyperlink w:anchor="def-leverage">
        <w:r>
          <w:rPr>
            <w:rStyle w:val="Hyperlink"/>
          </w:rPr>
          <w:t xml:space="preserve">leverage</w:t>
        </w:r>
      </w:hyperlink>
      <w:r>
        <w:t xml:space="preserve"> </w:t>
      </w:r>
      <m:oMath>
        <m:sSub>
          <m:e>
            <m:r>
              <m:t>h</m:t>
            </m:r>
          </m:e>
          <m:sub>
            <m:r>
              <m:t>i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oocv">
        <w:r>
          <w:rPr>
            <w:rStyle w:val="Hyperlink"/>
          </w:rPr>
          <w:t xml:space="preserve">leave-one-out estimate</w:t>
        </w:r>
      </w:hyperlink>
      <w:r>
        <w:t xml:space="preserve"> </w:t>
      </w:r>
      <w:r>
        <w:t xml:space="preserve">can be computed from the single fit to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from its</w:t>
      </w:r>
      <w:r>
        <w:t xml:space="preserve"> </w:t>
      </w:r>
      <w:hyperlink r:id="rId334">
        <w:r>
          <w:rPr>
            <w:rStyle w:val="Hyperlink"/>
          </w:rPr>
          <w:t xml:space="preserve">fitted values</w:t>
        </w:r>
      </w:hyperlink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hyperlink r:id="rId61">
        <w:r>
          <w:rPr>
            <w:rStyle w:val="Hyperlink"/>
          </w:rPr>
          <w:t xml:space="preserve">prediction errors</w:t>
        </w:r>
      </w:hyperlink>
      <w:r>
        <w:t xml:space="preserve"> </w:t>
      </w:r>
      <m:oMath>
        <m:sSub>
          <m:e>
            <m:sSub>
              <m:e>
                <m:r>
                  <m:t>ε</m:t>
                </m:r>
              </m:e>
              <m:sub>
                <m:r>
                  <m:rPr>
                    <m:nor/>
                    <m:sty m:val="p"/>
                  </m:rPr>
                  <m:t>pred</m:t>
                </m:r>
              </m:sub>
            </m:sSub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leverages:</w:t>
      </w:r>
    </w:p>
    <w:p>
      <w:pPr>
        <w:pStyle w:val="BodyText"/>
      </w:pPr>
      <w:bookmarkStart w:id="335" w:name="eq-loocv-shortcut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)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sSub>
                                <m:e>
                                  <m:r>
                                    <m:t>ε</m:t>
                                  </m:r>
                                </m:e>
                                <m:sub>
                                  <m:r>
                                    <m:rPr>
                                      <m:nor/>
                                      <m:sty m:val="p"/>
                                    </m:rPr>
                                    <m:t>pred</m:t>
                                  </m:r>
                                </m:sub>
                              </m:sSub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num>
                        <m:den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h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den>
                      </m:f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59</m:t>
          </m:r>
          <m:r>
            <m:rPr>
              <m:sty m:val="p"/>
            </m:rPr>
            <m:t>)</m:t>
          </m:r>
        </m:oMath>
      </m:oMathPara>
      <w:bookmarkEnd w:id="335"/>
    </w:p>
    <w:bookmarkEnd w:id="3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Not derived here;</w:t>
      </w:r>
      <w:r>
        <w:t xml:space="preserve"> </w:t>
      </w:r>
      <w:r>
        <w:t xml:space="preserve">see the sources named under the theorem.</w:t>
      </w:r>
      <w:r>
        <w:t xml:space="preserve"> </w:t>
      </w:r>
      <w:r>
        <w:t xml:space="preserve">The derivation needs a formula for how the inverse of 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m:oMath>
        <m:r>
          <m:t>A</m:t>
        </m:r>
      </m:oMath>
      <w:r>
        <w:t xml:space="preserve"> </w:t>
      </w:r>
      <w:r>
        <w:t xml:space="preserve">changes when one observation’s outer product</w:t>
      </w:r>
      <w:r>
        <w:t xml:space="preserve"> </w:t>
      </w:r>
      <w:r>
        <w:t xml:space="preserve">$\mathord{\smash[b]{\underset{\raise.3ex\hbox{$\scriptstyle\sim$}}{t}}\vphantom{t}}_{i} {\mathord{\smash[b]{\underset{\raise.3ex\hbox{$\scriptstyle\sim$}}{t}}\vphantom{t}}_{i}}^{\top}$</w:t>
      </w:r>
      <w:r>
        <w:t xml:space="preserve"> </w:t>
      </w:r>
      <w:r>
        <w:t xml:space="preserve">is removed from it</w:t>
      </w:r>
      <w:r>
        <w:t xml:space="preserve"> </w:t>
      </w:r>
      <w:r>
        <w:t xml:space="preserve">(the Sherman–Morrison formula),</w:t>
      </w:r>
      <w:r>
        <w:t xml:space="preserve"> </w:t>
      </w:r>
      <w:r>
        <w:t xml:space="preserve">which this page does not develop.</w:t>
      </w:r>
    </w:p>
    <w:bookmarkStart w:id="337" w:name="rem-source-loocv-shortcut"/>
    <w:p>
      <w:pPr>
        <w:pStyle w:val="BodyText"/>
      </w:pPr>
      <w:r>
        <w:rPr>
          <w:i/>
          <w:iCs/>
        </w:rPr>
        <w:t xml:space="preserve">Remark 35</w:t>
      </w:r>
      <w:r>
        <w:t xml:space="preserve"> (Source: Leave-one-out cross-validation for least squares). </w:t>
      </w:r>
      <w:r>
        <w:t xml:space="preserve">James et al. [6, Sec. 5.1.2]</w:t>
      </w:r>
      <w:r>
        <w:t xml:space="preserve"> </w:t>
      </w:r>
      <w:r>
        <w:t xml:space="preserve">states this formula for least squares linear or polynomial regression,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7.10.1]</w:t>
      </w:r>
      <w:r>
        <w:t xml:space="preserve"> </w:t>
      </w:r>
      <w:r>
        <w:t xml:space="preserve">for many linear fitting methods.</w:t>
      </w:r>
    </w:p>
    <w:bookmarkEnd w:id="337"/>
    <w:bookmarkStart w:id="338" w:name="exm-loocv-shortcut"/>
    <w:p>
      <w:pPr>
        <w:pStyle w:val="BodyText"/>
      </w:pPr>
      <w:r>
        <w:rPr>
          <w:b/>
          <w:bCs/>
        </w:rPr>
        <w:t xml:space="preserve">Example 38 (Leave-one-out cross-validation of the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polynomials)</w:t>
      </w:r>
      <w:r>
        <w:t xml:space="preserve"> </w:t>
      </w:r>
      <w:r>
        <w:t xml:space="preserve">This example computes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32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for the four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r>
        <w:t xml:space="preserve">polynomials</w:t>
      </w:r>
      <w:r>
        <w:t xml:space="preserve"> </w:t>
      </w:r>
      <w:r>
        <w:t xml:space="preserve">of</w:t>
      </w:r>
      <w:r>
        <w:t xml:space="preserve"> </w:t>
      </w:r>
      <w:hyperlink w:anchor="exr-overfitting">
        <w:r>
          <w:rPr>
            <w:rStyle w:val="Hyperlink"/>
          </w:rPr>
          <w:t xml:space="preserve">Exercise 1</w:t>
        </w:r>
      </w:hyperlink>
      <w:r>
        <w:t xml:space="preserve"> </w:t>
      </w:r>
      <w:r>
        <w:t xml:space="preserve">in two ways:</w:t>
      </w:r>
      <w:r>
        <w:t xml:space="preserve"> </w:t>
      </w:r>
      <w:r>
        <w:t xml:space="preserve">by fitting each model 32 times, as in</w:t>
      </w:r>
      <w:r>
        <w:t xml:space="preserve"> </w:t>
      </w:r>
      <w:hyperlink w:anchor="eq-loocv">
        <w:r>
          <w:rPr>
            <w:rStyle w:val="Hyperlink"/>
          </w:rPr>
          <w:t xml:space="preserve">Equation 55</w:t>
        </w:r>
      </w:hyperlink>
      <w:r>
        <w:t xml:space="preserve">,</w:t>
      </w:r>
      <w:r>
        <w:t xml:space="preserve"> </w:t>
      </w:r>
      <w:r>
        <w:t xml:space="preserve">and by the single-fit formula of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with the leverages from</w:t>
      </w:r>
      <w:r>
        <w:t xml:space="preserve"> </w:t>
      </w:r>
      <w:r>
        <w:rPr>
          <w:rStyle w:val="VerbatimChar"/>
        </w:rPr>
        <w:t xml:space="preserve">hatvalues()</w:t>
      </w:r>
      <w:r>
        <w:t xml:space="preserve">.</w:t>
      </w:r>
    </w:p>
    <w:p>
      <w:pPr>
        <w:pStyle w:val="SourceCode"/>
      </w:pPr>
      <w:r>
        <w:rPr>
          <w:rStyle w:val="NormalTok"/>
        </w:rPr>
        <w:t xml:space="preserve">loocv_by_formula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(formula, data) {</w:t>
      </w:r>
      <w:r>
        <w:br/>
      </w:r>
      <w:r>
        <w:rPr>
          <w:rStyle w:val="NormalTok"/>
        </w:rPr>
        <w:t xml:space="preserve">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(formula,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data)</w:t>
      </w:r>
      <w:r>
        <w:br/>
      </w:r>
      <w:r>
        <w:rPr>
          <w:rStyle w:val="NormalTok"/>
        </w:rPr>
        <w:t xml:space="preserve">  pred_error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model.response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model.frame</w:t>
      </w:r>
      <w:r>
        <w:rPr>
          <w:rStyle w:val="NormalTok"/>
        </w:rPr>
        <w:t xml:space="preserve">(fit))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((pred_error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hatvalues</w:t>
      </w:r>
      <w:r>
        <w:rPr>
          <w:rStyle w:val="NormalTok"/>
        </w:rPr>
        <w:t xml:space="preserve">(fit)))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mtcars_loocv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mtcars_degrees)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refitting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cv_mse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mtcars, </w:t>
      </w:r>
      <w:r>
        <w:rPr>
          <w:rStyle w:val="AttributeTok"/>
        </w:rPr>
        <w:t xml:space="preserve">folds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formula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</w:t>
      </w:r>
      <w:r>
        <w:rPr>
          <w:rStyle w:val="FunctionTok"/>
        </w:rPr>
        <w:t xml:space="preserve">loocv_by_formula</w:t>
      </w:r>
      <w:r>
        <w:rPr>
          <w:rStyle w:val="NormalTok"/>
        </w:rPr>
        <w:t xml:space="preserve">(mpg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(wt, d), mtcars)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loocv_rmse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(formula)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mtcars_loocv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degree refitting formula loocv_rmse</w:t>
      </w:r>
      <w:r>
        <w:br/>
      </w:r>
      <w:r>
        <w:rPr>
          <w:rStyle w:val="CommentTok"/>
        </w:rPr>
        <w:t xml:space="preserve">#&gt;    &lt;int&gt;     &lt;dbl&gt;   &lt;dbl&gt;      &lt;dbl&gt;</w:t>
      </w:r>
      <w:r>
        <w:br/>
      </w:r>
      <w:r>
        <w:rPr>
          <w:rStyle w:val="CommentTok"/>
        </w:rPr>
        <w:t xml:space="preserve">#&gt; 1      1     10.3    10.3        3.20</w:t>
      </w:r>
      <w:r>
        <w:br/>
      </w:r>
      <w:r>
        <w:rPr>
          <w:rStyle w:val="CommentTok"/>
        </w:rPr>
        <w:t xml:space="preserve">#&gt; 2      2      7.79    7.79       2.79</w:t>
      </w:r>
      <w:r>
        <w:br/>
      </w:r>
      <w:r>
        <w:rPr>
          <w:rStyle w:val="CommentTok"/>
        </w:rPr>
        <w:t xml:space="preserve">#&gt; 3      3      8.34    8.34       2.89</w:t>
      </w:r>
      <w:r>
        <w:br/>
      </w:r>
      <w:r>
        <w:rPr>
          <w:rStyle w:val="CommentTok"/>
        </w:rPr>
        <w:t xml:space="preserve">#&gt; 4      4      8.71    8.71       2.95</w:t>
      </w:r>
    </w:p>
    <w:p>
      <w:pPr>
        <w:pStyle w:val="SourceCode"/>
      </w:pPr>
      <w:del w:id="185" w:author="PR Preview" w:date="2026-01-01T00:00:00Z">
        <w:r>
          <w:rPr>
            <w:rStyle w:val="NormalTok"/>
          </w:rPr>
          <w:delText xml:space="preserve">loocv_max_diff </w:delText>
        </w:r>
      </w:del>
      <w:del w:id="186" w:author="PR Preview" w:date="2026-01-01T00:00:00Z">
        <w:r>
          <w:rPr>
            <w:rStyle w:val="OtherTok"/>
          </w:rPr>
          <w:delText xml:space="preserve">&lt;-</w:delText>
        </w:r>
      </w:del>
      <w:del w:id="187" w:author="PR Preview" w:date="2026-01-01T00:00:00Z">
        <w:r>
          <w:rPr>
            <w:rStyle w:val="NormalTok"/>
          </w:rPr>
          <w:delText xml:space="preserve"> </w:delText>
        </w:r>
      </w:del>
      <w:del w:id="188" w:author="PR Preview" w:date="2026-01-01T00:00:00Z">
        <w:r>
          <w:rPr>
            <w:rStyle w:val="FunctionTok"/>
          </w:rPr>
          <w:delText xml:space="preserve">max</w:delText>
        </w:r>
      </w:del>
      <w:del w:id="189" w:author="PR Preview" w:date="2026-01-01T00:00:00Z">
        <w:r>
          <w:rPr>
            <w:rStyle w:val="NormalTok"/>
          </w:rPr>
          <w:delText xml:space="preserve">(</w:delText>
        </w:r>
      </w:del>
      <w:del w:id="190" w:author="PR Preview" w:date="2026-01-01T00:00:00Z">
        <w:r>
          <w:rPr>
            <w:rStyle w:val="FunctionTok"/>
          </w:rPr>
          <w:delText xml:space="preserve">abs</w:delText>
        </w:r>
      </w:del>
      <w:del w:id="191" w:author="PR Preview" w:date="2026-01-01T00:00:00Z">
        <w:r>
          <w:rPr>
            <w:rStyle w:val="NormalTok"/>
          </w:rPr>
          <w:delText xml:space="preserve">(mtcars_loocv</w:delText>
        </w:r>
      </w:del>
      <w:del w:id="192" w:author="PR Preview" w:date="2026-01-01T00:00:00Z">
        <w:r>
          <w:rPr>
            <w:rStyle w:val="SpecialCharTok"/>
          </w:rPr>
          <w:delText xml:space="preserve">$</w:delText>
        </w:r>
      </w:del>
      <w:del w:id="193" w:author="PR Preview" w:date="2026-01-01T00:00:00Z">
        <w:r>
          <w:rPr>
            <w:rStyle w:val="NormalTok"/>
          </w:rPr>
          <w:delText xml:space="preserve">refitting </w:delText>
        </w:r>
      </w:del>
      <w:del w:id="194" w:author="PR Preview" w:date="2026-01-01T00:00:00Z">
        <w:r>
          <w:rPr>
            <w:rStyle w:val="SpecialCharTok"/>
          </w:rPr>
          <w:delText xml:space="preserve">-</w:delText>
        </w:r>
      </w:del>
      <w:del w:id="195" w:author="PR Preview" w:date="2026-01-01T00:00:00Z">
        <w:r>
          <w:rPr>
            <w:rStyle w:val="NormalTok"/>
          </w:rPr>
          <w:delText xml:space="preserve"> mtcars_loocv</w:delText>
        </w:r>
      </w:del>
      <w:del w:id="196" w:author="PR Preview" w:date="2026-01-01T00:00:00Z">
        <w:r>
          <w:rPr>
            <w:rStyle w:val="SpecialCharTok"/>
          </w:rPr>
          <w:delText xml:space="preserve">$</w:delText>
        </w:r>
      </w:del>
      <w:del w:id="197" w:author="PR Preview" w:date="2026-01-01T00:00:00Z">
        <w:r>
          <w:rPr>
            <w:rStyle w:val="NormalTok"/>
          </w:rPr>
          <w:delText xml:space="preserve">formula))</w:delText>
        </w:r>
      </w:del>
      <w:del w:id="198" w:author="PR Preview" w:date="2026-01-01T00:00:00Z">
        <w:r>
          <w:br/>
        </w:r>
      </w:del>
      <w:del w:id="199" w:author="PR Preview" w:date="2026-01-01T00:00:00Z">
        <w:r>
          <w:rPr>
            <w:rStyle w:val="NormalTok"/>
          </w:rPr>
          <w:delText xml:space="preserve">mtcars_best_loocv </w:delText>
        </w:r>
      </w:del>
      <w:del w:id="200" w:author="PR Preview" w:date="2026-01-01T00:00:00Z">
        <w:r>
          <w:rPr>
            <w:rStyle w:val="OtherTok"/>
          </w:rPr>
          <w:delText xml:space="preserve">&lt;-</w:delText>
        </w:r>
      </w:del>
      <w:del w:id="201" w:author="PR Preview" w:date="2026-01-01T00:00:00Z">
        <w:r>
          <w:br/>
        </w:r>
      </w:del>
      <w:del w:id="202" w:author="PR Preview" w:date="2026-01-01T00:00:00Z">
        <w:r>
          <w:rPr>
            <w:rStyle w:val="NormalTok"/>
          </w:rPr>
          <w:delText xml:space="preserve">  mtcars_loocv</w:delText>
        </w:r>
      </w:del>
      <w:del w:id="203" w:author="PR Preview" w:date="2026-01-01T00:00:00Z">
        <w:r>
          <w:rPr>
            <w:rStyle w:val="SpecialCharTok"/>
          </w:rPr>
          <w:delText xml:space="preserve">$</w:delText>
        </w:r>
      </w:del>
      <w:del w:id="204" w:author="PR Preview" w:date="2026-01-01T00:00:00Z">
        <w:r>
          <w:rPr>
            <w:rStyle w:val="NormalTok"/>
          </w:rPr>
          <w:delText xml:space="preserve">degree[</w:delText>
        </w:r>
      </w:del>
      <w:del w:id="205" w:author="PR Preview" w:date="2026-01-01T00:00:00Z">
        <w:r>
          <w:rPr>
            <w:rStyle w:val="FunctionTok"/>
          </w:rPr>
          <w:delText xml:space="preserve">which.min</w:delText>
        </w:r>
      </w:del>
      <w:del w:id="206" w:author="PR Preview" w:date="2026-01-01T00:00:00Z">
        <w:r>
          <w:rPr>
            <w:rStyle w:val="NormalTok"/>
          </w:rPr>
          <w:delText xml:space="preserve">(mtcars_loocv</w:delText>
        </w:r>
      </w:del>
      <w:del w:id="207" w:author="PR Preview" w:date="2026-01-01T00:00:00Z">
        <w:r>
          <w:rPr>
            <w:rStyle w:val="SpecialCharTok"/>
          </w:rPr>
          <w:delText xml:space="preserve">$</w:delText>
        </w:r>
      </w:del>
      <w:del w:id="208" w:author="PR Preview" w:date="2026-01-01T00:00:00Z">
        <w:r>
          <w:rPr>
            <w:rStyle w:val="NormalTok"/>
          </w:rPr>
          <w:delText xml:space="preserve">formula)]</w:delText>
        </w:r>
      </w:del>
      <w:del w:id="209" w:author="PR Preview" w:date="2026-01-01T00:00:00Z">
        <w:r>
          <w:br/>
        </w:r>
      </w:del>
      <w:del w:id="210" w:author="PR Preview" w:date="2026-01-01T00:00:00Z">
        <w:r>
          <w:rPr>
            <w:rStyle w:val="FunctionTok"/>
          </w:rPr>
          <w:delText xml:space="preserve">c</w:delText>
        </w:r>
      </w:del>
      <w:del w:id="211" w:author="PR Preview" w:date="2026-01-01T00:00:00Z">
        <w:r>
          <w:rPr>
            <w:rStyle w:val="NormalTok"/>
          </w:rPr>
          <w:delText xml:space="preserve">(</w:delText>
        </w:r>
      </w:del>
      <w:del w:id="212" w:author="PR Preview" w:date="2026-01-01T00:00:00Z">
        <w:r>
          <w:rPr>
            <w:rStyle w:val="AttributeTok"/>
          </w:rPr>
          <w:delText xml:space="preserve">max_difference =</w:delText>
        </w:r>
      </w:del>
      <w:del w:id="213" w:author="PR Preview" w:date="2026-01-01T00:00:00Z">
        <w:r>
          <w:rPr>
            <w:rStyle w:val="NormalTok"/>
          </w:rPr>
          <w:delText xml:space="preserve"> loocv_max_diff, </w:delText>
        </w:r>
      </w:del>
      <w:del w:id="214" w:author="PR Preview" w:date="2026-01-01T00:00:00Z">
        <w:r>
          <w:rPr>
            <w:rStyle w:val="AttributeTok"/>
          </w:rPr>
          <w:delText xml:space="preserve">best_degree =</w:delText>
        </w:r>
      </w:del>
      <w:del w:id="215" w:author="PR Preview" w:date="2026-01-01T00:00:00Z">
        <w:r>
          <w:rPr>
            <w:rStyle w:val="NormalTok"/>
          </w:rPr>
          <w:delText xml:space="preserve"> mtcars_best_loocv)</w:delText>
        </w:r>
      </w:del>
      <w:del w:id="216" w:author="PR Preview" w:date="2026-01-01T00:00:00Z">
        <w:r>
          <w:br/>
        </w:r>
      </w:del>
      <w:del w:id="217" w:author="PR Preview" w:date="2026-01-01T00:00:00Z">
        <w:r>
          <w:rPr>
            <w:rStyle w:val="CommentTok"/>
          </w:rPr>
          <w:delText xml:space="preserve">#&gt; max_difference    best_degree </w:delText>
        </w:r>
      </w:del>
      <w:del w:id="218" w:author="PR Preview" w:date="2026-01-01T00:00:00Z">
        <w:r>
          <w:br/>
        </w:r>
      </w:del>
      <w:del w:id="219" w:author="PR Preview" w:date="2026-01-01T00:00:00Z">
        <w:r>
          <w:rPr>
            <w:rStyle w:val="CommentTok"/>
          </w:rPr>
          <w:delText xml:space="preserve">#&gt;    8.88178e-15    2.00000e+00</w:delText>
        </w:r>
      </w:del>
    </w:p>
    <w:p>
      <w:pPr>
        <w:pStyle w:val="FirstParagraph"/>
      </w:pPr>
      <w:del w:id="220" w:author="PR Preview" w:date="2026-01-01T00:00:00Z">
        <w:r>
          <w:delText xml:space="preserve">The two columns differ by at most 8.9e-15,</w:delText>
        </w:r>
      </w:del>
      <w:del w:id="221" w:author="PR Preview" w:date="2026-01-01T00:00:00Z">
        <w:r>
          <w:delText xml:space="preserve"> </w:delText>
        </w:r>
      </w:del>
      <w:del w:id="222" w:author="PR Preview" w:date="2026-01-01T00:00:00Z">
        <w:r>
          <w:delText xml:space="preserve">which is rounding error.</w:delText>
        </w:r>
      </w:del>
      <w:del w:id="223" w:author="PR Preview" w:date="2026-01-01T00:00:00Z">
        <w:r>
          <w:delText xml:space="preserve"> </w:delText>
        </w:r>
      </w:del>
      <w:del w:id="224" w:author="PR Preview" w:date="2026-01-01T00:00:00Z">
        <w:r>
          <w:delText xml:space="preserve">The single-fit formula needs one fit per model instead of 32.</w:delText>
        </w:r>
      </w:del>
      <w:del w:id="225" w:author="PR Preview" w:date="2026-01-01T00:00:00Z">
        <w:r>
          <w:delText xml:space="preserve"> </w:delText>
        </w:r>
      </w:del>
      <w:del w:id="226" w:author="PR Preview" w:date="2026-01-01T00:00:00Z">
        <w:r>
          <w:delText xml:space="preserve">LOOCV picks degree 2,</w:delText>
        </w:r>
      </w:del>
      <w:del w:id="227" w:author="PR Preview" w:date="2026-01-01T00:00:00Z">
        <w:r>
          <w:delText xml:space="preserve"> </w:delText>
        </w:r>
      </w:del>
      <w:del w:id="228" w:author="PR Preview" w:date="2026-01-01T00:00:00Z">
        <w:r>
          <w:delText xml:space="preserve">and because LOOCV is not random (</w:delText>
        </w:r>
      </w:del>
      <w:hyperlink w:anchor="lem-loocv-not-random">
        <w:del w:id="229" w:author="PR Preview" w:date="2026-01-01T00:00:00Z">
          <w:r>
            <w:rPr>
              <w:rStyle w:val="Hyperlink"/>
            </w:rPr>
            <w:delText xml:space="preserve">Lemma 1</w:delText>
          </w:r>
        </w:del>
      </w:hyperlink>
      <w:del w:id="230" w:author="PR Preview" w:date="2026-01-01T00:00:00Z">
        <w:r>
          <w:delText xml:space="preserve">),</w:delText>
        </w:r>
      </w:del>
      <w:del w:id="231" w:author="PR Preview" w:date="2026-01-01T00:00:00Z">
        <w:r>
          <w:delText xml:space="preserve"> </w:delText>
        </w:r>
      </w:del>
      <w:del w:id="232" w:author="PR Preview" w:date="2026-01-01T00:00:00Z">
        <w:r>
          <w:delText xml:space="preserve">rerunning it always gives the same choice.</w:delText>
        </w:r>
      </w:del>
    </w:p>
    <w:p>
      <w:pPr>
        <w:pStyle w:val="SourceCode"/>
      </w:pPr>
      <w:ins w:id="233" w:author="PR Preview" w:date="2026-01-01T00:00:00Z">
        <w:r>
          <w:rPr>
            <w:rStyle w:val="NormalTok"/>
          </w:rPr>
          <w:t xml:space="preserve">loocv_max_diff </w:t>
        </w:r>
      </w:ins>
      <w:ins w:id="234" w:author="PR Preview" w:date="2026-01-01T00:00:00Z">
        <w:r>
          <w:rPr>
            <w:rStyle w:val="OtherTok"/>
          </w:rPr>
          <w:t xml:space="preserve">&lt;-</w:t>
        </w:r>
      </w:ins>
      <w:ins w:id="235" w:author="PR Preview" w:date="2026-01-01T00:00:00Z">
        <w:r>
          <w:rPr>
            <w:rStyle w:val="NormalTok"/>
          </w:rPr>
          <w:t xml:space="preserve"> </w:t>
        </w:r>
      </w:ins>
      <w:ins w:id="236" w:author="PR Preview" w:date="2026-01-01T00:00:00Z">
        <w:r>
          <w:rPr>
            <w:rStyle w:val="FunctionTok"/>
          </w:rPr>
          <w:t xml:space="preserve">max</w:t>
        </w:r>
      </w:ins>
      <w:ins w:id="237" w:author="PR Preview" w:date="2026-01-01T00:00:00Z">
        <w:r>
          <w:rPr>
            <w:rStyle w:val="NormalTok"/>
          </w:rPr>
          <w:t xml:space="preserve">(</w:t>
        </w:r>
      </w:ins>
      <w:ins w:id="238" w:author="PR Preview" w:date="2026-01-01T00:00:00Z">
        <w:r>
          <w:rPr>
            <w:rStyle w:val="FunctionTok"/>
          </w:rPr>
          <w:t xml:space="preserve">abs</w:t>
        </w:r>
      </w:ins>
      <w:ins w:id="239" w:author="PR Preview" w:date="2026-01-01T00:00:00Z">
        <w:r>
          <w:rPr>
            <w:rStyle w:val="NormalTok"/>
          </w:rPr>
          <w:t xml:space="preserve">(mtcars_loocv</w:t>
        </w:r>
      </w:ins>
      <w:ins w:id="240" w:author="PR Preview" w:date="2026-01-01T00:00:00Z">
        <w:r>
          <w:rPr>
            <w:rStyle w:val="SpecialCharTok"/>
          </w:rPr>
          <w:t xml:space="preserve">$</w:t>
        </w:r>
      </w:ins>
      <w:ins w:id="241" w:author="PR Preview" w:date="2026-01-01T00:00:00Z">
        <w:r>
          <w:rPr>
            <w:rStyle w:val="NormalTok"/>
          </w:rPr>
          <w:t xml:space="preserve">refitting </w:t>
        </w:r>
      </w:ins>
      <w:ins w:id="242" w:author="PR Preview" w:date="2026-01-01T00:00:00Z">
        <w:r>
          <w:rPr>
            <w:rStyle w:val="SpecialCharTok"/>
          </w:rPr>
          <w:t xml:space="preserve">-</w:t>
        </w:r>
      </w:ins>
      <w:ins w:id="243" w:author="PR Preview" w:date="2026-01-01T00:00:00Z">
        <w:r>
          <w:rPr>
            <w:rStyle w:val="NormalTok"/>
          </w:rPr>
          <w:t xml:space="preserve"> mtcars_loocv</w:t>
        </w:r>
      </w:ins>
      <w:ins w:id="244" w:author="PR Preview" w:date="2026-01-01T00:00:00Z">
        <w:r>
          <w:rPr>
            <w:rStyle w:val="SpecialCharTok"/>
          </w:rPr>
          <w:t xml:space="preserve">$</w:t>
        </w:r>
      </w:ins>
      <w:ins w:id="245" w:author="PR Preview" w:date="2026-01-01T00:00:00Z">
        <w:r>
          <w:rPr>
            <w:rStyle w:val="NormalTok"/>
          </w:rPr>
          <w:t xml:space="preserve">formula))</w:t>
        </w:r>
      </w:ins>
      <w:ins w:id="246" w:author="PR Preview" w:date="2026-01-01T00:00:00Z">
        <w:r>
          <w:br/>
        </w:r>
      </w:ins>
      <w:ins w:id="247" w:author="PR Preview" w:date="2026-01-01T00:00:00Z">
        <w:r>
          <w:rPr>
            <w:rStyle w:val="NormalTok"/>
          </w:rPr>
          <w:t xml:space="preserve">mtcars_best_loocv </w:t>
        </w:r>
      </w:ins>
      <w:ins w:id="248" w:author="PR Preview" w:date="2026-01-01T00:00:00Z">
        <w:r>
          <w:rPr>
            <w:rStyle w:val="OtherTok"/>
          </w:rPr>
          <w:t xml:space="preserve">&lt;-</w:t>
        </w:r>
      </w:ins>
      <w:ins w:id="249" w:author="PR Preview" w:date="2026-01-01T00:00:00Z">
        <w:r>
          <w:br/>
        </w:r>
      </w:ins>
      <w:ins w:id="250" w:author="PR Preview" w:date="2026-01-01T00:00:00Z">
        <w:r>
          <w:rPr>
            <w:rStyle w:val="NormalTok"/>
          </w:rPr>
          <w:t xml:space="preserve">  mtcars_loocv</w:t>
        </w:r>
      </w:ins>
      <w:ins w:id="251" w:author="PR Preview" w:date="2026-01-01T00:00:00Z">
        <w:r>
          <w:rPr>
            <w:rStyle w:val="SpecialCharTok"/>
          </w:rPr>
          <w:t xml:space="preserve">$</w:t>
        </w:r>
      </w:ins>
      <w:ins w:id="252" w:author="PR Preview" w:date="2026-01-01T00:00:00Z">
        <w:r>
          <w:rPr>
            <w:rStyle w:val="NormalTok"/>
          </w:rPr>
          <w:t xml:space="preserve">degree[</w:t>
        </w:r>
      </w:ins>
      <w:ins w:id="253" w:author="PR Preview" w:date="2026-01-01T00:00:00Z">
        <w:r>
          <w:rPr>
            <w:rStyle w:val="FunctionTok"/>
          </w:rPr>
          <w:t xml:space="preserve">which.min</w:t>
        </w:r>
      </w:ins>
      <w:ins w:id="254" w:author="PR Preview" w:date="2026-01-01T00:00:00Z">
        <w:r>
          <w:rPr>
            <w:rStyle w:val="NormalTok"/>
          </w:rPr>
          <w:t xml:space="preserve">(mtcars_loocv</w:t>
        </w:r>
      </w:ins>
      <w:ins w:id="255" w:author="PR Preview" w:date="2026-01-01T00:00:00Z">
        <w:r>
          <w:rPr>
            <w:rStyle w:val="SpecialCharTok"/>
          </w:rPr>
          <w:t xml:space="preserve">$</w:t>
        </w:r>
      </w:ins>
      <w:ins w:id="256" w:author="PR Preview" w:date="2026-01-01T00:00:00Z">
        <w:r>
          <w:rPr>
            <w:rStyle w:val="NormalTok"/>
          </w:rPr>
          <w:t xml:space="preserve">formula)]</w:t>
        </w:r>
      </w:ins>
      <w:ins w:id="257" w:author="PR Preview" w:date="2026-01-01T00:00:00Z">
        <w:r>
          <w:br/>
        </w:r>
      </w:ins>
      <w:ins w:id="258" w:author="PR Preview" w:date="2026-01-01T00:00:00Z">
        <w:r>
          <w:rPr>
            <w:rStyle w:val="FunctionTok"/>
          </w:rPr>
          <w:t xml:space="preserve">c</w:t>
        </w:r>
      </w:ins>
      <w:ins w:id="259" w:author="PR Preview" w:date="2026-01-01T00:00:00Z">
        <w:r>
          <w:rPr>
            <w:rStyle w:val="NormalTok"/>
          </w:rPr>
          <w:t xml:space="preserve">(</w:t>
        </w:r>
      </w:ins>
      <w:ins w:id="260" w:author="PR Preview" w:date="2026-01-01T00:00:00Z">
        <w:r>
          <w:rPr>
            <w:rStyle w:val="AttributeTok"/>
          </w:rPr>
          <w:t xml:space="preserve">max_difference =</w:t>
        </w:r>
      </w:ins>
      <w:ins w:id="261" w:author="PR Preview" w:date="2026-01-01T00:00:00Z">
        <w:r>
          <w:rPr>
            <w:rStyle w:val="NormalTok"/>
          </w:rPr>
          <w:t xml:space="preserve"> loocv_max_diff, </w:t>
        </w:r>
      </w:ins>
      <w:ins w:id="262" w:author="PR Preview" w:date="2026-01-01T00:00:00Z">
        <w:r>
          <w:rPr>
            <w:rStyle w:val="AttributeTok"/>
          </w:rPr>
          <w:t xml:space="preserve">best_degree =</w:t>
        </w:r>
      </w:ins>
      <w:ins w:id="263" w:author="PR Preview" w:date="2026-01-01T00:00:00Z">
        <w:r>
          <w:rPr>
            <w:rStyle w:val="NormalTok"/>
          </w:rPr>
          <w:t xml:space="preserve"> mtcars_best_loocv)</w:t>
        </w:r>
      </w:ins>
      <w:ins w:id="264" w:author="PR Preview" w:date="2026-01-01T00:00:00Z">
        <w:r>
          <w:br/>
        </w:r>
      </w:ins>
      <w:ins w:id="265" w:author="PR Preview" w:date="2026-01-01T00:00:00Z">
        <w:r>
          <w:rPr>
            <w:rStyle w:val="CommentTok"/>
          </w:rPr>
          <w:t xml:space="preserve">#&gt; max_difference    best_degree </w:t>
        </w:r>
      </w:ins>
      <w:ins w:id="266" w:author="PR Preview" w:date="2026-01-01T00:00:00Z">
        <w:r>
          <w:br/>
        </w:r>
      </w:ins>
      <w:ins w:id="267" w:author="PR Preview" w:date="2026-01-01T00:00:00Z">
        <w:r>
          <w:rPr>
            <w:rStyle w:val="CommentTok"/>
          </w:rPr>
          <w:t xml:space="preserve">#&gt;    7.10543e-15    2.00000e+00</w:t>
        </w:r>
      </w:ins>
    </w:p>
    <w:p>
      <w:pPr>
        <w:pStyle w:val="FirstParagraph"/>
      </w:pPr>
      <w:ins w:id="268" w:author="PR Preview" w:date="2026-01-01T00:00:00Z">
        <w:r>
          <w:t xml:space="preserve">The two columns differ by at most 7.1e-15,</w:t>
        </w:r>
      </w:ins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which is rounding error.</w:t>
        </w:r>
      </w:ins>
      <w:ins w:id="271" w:author="PR Preview" w:date="2026-01-01T00:00:00Z">
        <w:r>
          <w:t xml:space="preserve"> </w:t>
        </w:r>
      </w:ins>
      <w:ins w:id="272" w:author="PR Preview" w:date="2026-01-01T00:00:00Z">
        <w:r>
          <w:t xml:space="preserve">The single-fit formula needs one fit per model instead of 32.</w:t>
        </w:r>
      </w:ins>
      <w:ins w:id="273" w:author="PR Preview" w:date="2026-01-01T00:00:00Z">
        <w:r>
          <w:t xml:space="preserve"> </w:t>
        </w:r>
      </w:ins>
      <w:ins w:id="274" w:author="PR Preview" w:date="2026-01-01T00:00:00Z">
        <w:r>
          <w:t xml:space="preserve">LOOCV picks degree 2,</w:t>
        </w:r>
      </w:ins>
      <w:ins w:id="275" w:author="PR Preview" w:date="2026-01-01T00:00:00Z">
        <w:r>
          <w:t xml:space="preserve"> </w:t>
        </w:r>
      </w:ins>
      <w:ins w:id="276" w:author="PR Preview" w:date="2026-01-01T00:00:00Z">
        <w:r>
          <w:t xml:space="preserve">and because LOOCV is not random (</w:t>
        </w:r>
      </w:ins>
      <w:hyperlink w:anchor="lem-loocv-not-random">
        <w:ins w:id="277" w:author="PR Preview" w:date="2026-01-01T00:00:00Z">
          <w:r>
            <w:rPr>
              <w:rStyle w:val="Hyperlink"/>
            </w:rPr>
            <w:t xml:space="preserve">Lemma 1</w:t>
          </w:r>
        </w:ins>
      </w:hyperlink>
      <w:ins w:id="278" w:author="PR Preview" w:date="2026-01-01T00:00:00Z">
        <w:r>
          <w:t xml:space="preserve">),</w:t>
        </w:r>
      </w:ins>
      <w:ins w:id="279" w:author="PR Preview" w:date="2026-01-01T00:00:00Z">
        <w:r>
          <w:t xml:space="preserve"> </w:t>
        </w:r>
      </w:ins>
      <w:ins w:id="280" w:author="PR Preview" w:date="2026-01-01T00:00:00Z">
        <w:r>
          <w:t xml:space="preserve">rerunning it always gives the same choice.</w:t>
        </w:r>
      </w:ins>
    </w:p>
    <w:bookmarkEnd w:id="338"/>
    <w:bookmarkStart w:id="339" w:name="rem-loocv"/>
    <w:p>
      <w:pPr>
        <w:pStyle w:val="BodyText"/>
      </w:pPr>
      <w:r>
        <w:rPr>
          <w:i/>
          <w:iCs/>
        </w:rPr>
        <w:t xml:space="preserve">Remark 36</w:t>
      </w:r>
      <w:r>
        <w:t xml:space="preserve"> (When to use leave-one-out cross-validation). </w:t>
      </w:r>
      <w:r>
        <w:t xml:space="preserve">LOOCV is the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end of</w:t>
      </w:r>
      <w:r>
        <w:t xml:space="preserve"> </w:t>
      </w:r>
      <w:hyperlink w:anchor="rem-choosing-k">
        <w:r>
          <w:rPr>
            <w:rStyle w:val="Hyperlink"/>
          </w:rPr>
          <w:t xml:space="preserve">Remark 30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estimates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for the fitting procedure</w:t>
      </w:r>
      <w:r>
        <w:t xml:space="preserve"> </w:t>
      </w:r>
      <m:oMath>
        <m:r>
          <m:t>g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 fitted to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so the bias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as an estimate of</w:t>
      </w:r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r>
              <m:t>g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is the smallest of any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But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training sets are nearly identical,</w:t>
      </w:r>
      <w:r>
        <w:t xml:space="preserve"> </w:t>
      </w:r>
      <w:r>
        <w:t xml:space="preserve">so the variance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can be larger than that of 5- or 10-fold cross-validation</w:t>
      </w:r>
      <w:r>
        <w:t xml:space="preserve"> </w:t>
      </w:r>
      <w:r>
        <w:t xml:space="preserve">[6, Sec. 5.1.4]</w:t>
      </w:r>
      <w:r>
        <w:t xml:space="preserve">.</w:t>
      </w:r>
      <w:r>
        <w:t xml:space="preserve"> </w:t>
      </w:r>
      <w:r>
        <w:t xml:space="preserve">For least squares fits,</w:t>
      </w:r>
      <w:r>
        <w:t xml:space="preserve"> </w:t>
      </w:r>
      <w:hyperlink w:anchor="thm-loocv-shortcut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computes LOOCV from a single fit;</w:t>
      </w:r>
      <w:r>
        <w:t xml:space="preserve"> </w:t>
      </w:r>
      <w:r>
        <w:t xml:space="preserve">for most other fitting methods,</w:t>
      </w:r>
      <w:r>
        <w:t xml:space="preserve"> </w:t>
      </w:r>
      <w:r>
        <w:t xml:space="preserve">LOOCV requires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fits.</w:t>
      </w:r>
    </w:p>
    <w:bookmarkEnd w:id="339"/>
    <w:bookmarkEnd w:id="340"/>
    <w:bookmarkStart w:id="369" w:name="sec-cv-model-choice"/>
    <w:p>
      <w:pPr>
        <w:pStyle w:val="Heading2"/>
      </w:pPr>
      <w:r>
        <w:t xml:space="preserve">8 Choosing a model by cross-validation</w:t>
      </w:r>
    </w:p>
    <w:bookmarkStart w:id="342" w:name="def-cv-estimate-indexed"/>
    <w:p>
      <w:pPr>
        <w:pStyle w:val="FirstParagraph"/>
      </w:pPr>
      <w:r>
        <w:rPr>
          <w:b/>
          <w:bCs/>
        </w:rPr>
        <w:t xml:space="preserve">Definition 62 (Cross-validation estimate of a named procedure)</w:t>
      </w:r>
      <w:r>
        <w:t xml:space="preserve"> </w:t>
      </w:r>
      <w:r>
        <w:t xml:space="preserve">Let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 divided into</w:t>
      </w:r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estimate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computed with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models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:</w:t>
      </w:r>
    </w:p>
    <w:p>
      <w:pPr>
        <w:pStyle w:val="BodyText"/>
      </w:pPr>
      <w:bookmarkStart w:id="341" w:name="eq-cv-estimate-indexed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r>
                <m:t>I</m:t>
              </m:r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κ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</m:e>
                          </m:d>
                          <m:r>
                            <m:t>​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60</m:t>
          </m:r>
          <m:r>
            <m:rPr>
              <m:sty m:val="p"/>
            </m:rPr>
            <m:t>)</m:t>
          </m:r>
        </m:oMath>
      </m:oMathPara>
      <w:bookmarkEnd w:id="341"/>
    </w:p>
    <w:bookmarkEnd w:id="342"/>
    <w:bookmarkStart w:id="344" w:name="def-cv-choice"/>
    <w:p>
      <w:pPr>
        <w:pStyle w:val="FirstParagraph"/>
      </w:pPr>
      <w:r>
        <w:rPr>
          <w:b/>
          <w:bCs/>
        </w:rPr>
        <w:t xml:space="preserve">Definition 63 (Cross-validation choice procedure)</w:t>
      </w:r>
      <w:r>
        <w:t xml:space="preserve"> </w:t>
      </w:r>
      <w:r>
        <w:t xml:space="preserve">Given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cross-validation choice procedure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the fitting procedure that,</w:t>
      </w:r>
      <w:r>
        <w:t xml:space="preserve"> </w:t>
      </w:r>
      <w:r>
        <w:t xml:space="preserve">applied to a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w:r>
        <w:t xml:space="preserve">divides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into</w:t>
      </w:r>
      <w:r>
        <w:t xml:space="preserve"> </w:t>
      </w:r>
      <m:oMath>
        <m:r>
          <m:t>k</m:t>
        </m:r>
      </m:oMath>
      <w:r>
        <w:t xml:space="preserve"> </w:t>
      </w:r>
      <w:hyperlink w:anchor="def-folds">
        <w:r>
          <w:rPr>
            <w:rStyle w:val="Hyperlink"/>
          </w:rPr>
          <w:t xml:space="preserve">folds</w:t>
        </w:r>
      </w:hyperlink>
      <w:r>
        <w:t xml:space="preserve">,</w:t>
      </w:r>
      <w:r>
        <w:t xml:space="preserve"> </w:t>
      </w:r>
      <w:r>
        <w:t xml:space="preserve">computes each candidate’s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those folds,</w:t>
      </w:r>
      <w:r>
        <w:t xml:space="preserve"> </w:t>
      </w:r>
      <w:r>
        <w:t xml:space="preserve">and applies to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the candidate with the smallest estimate,</w:t>
      </w:r>
      <w:r>
        <w:t xml:space="preserve"> </w:t>
      </w:r>
      <w:r>
        <w:t xml:space="preserve">taking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if several tie:</w:t>
      </w:r>
    </w:p>
    <w:p>
      <w:pPr>
        <w:pStyle w:val="BodyText"/>
      </w:pPr>
      <w:bookmarkStart w:id="343" w:name="eq-cv-choice"/>
      <m:oMathPara>
        <m:oMathParaPr>
          <m:jc m:val="center"/>
        </m:oMathParaPr>
        <m:oMath>
          <m:sSup>
            <m:e>
              <m:r>
                <m:t>g</m:t>
              </m:r>
            </m:e>
            <m:sup>
              <m:r>
                <m:rPr>
                  <m:nor/>
                  <m:sty m:val="p"/>
                </m:rPr>
                <m:t>CV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l</m:t>
                  </m:r>
                </m:lim>
              </m:limLow>
              <m:sSubSup>
                <m:e>
                  <m:acc>
                    <m:accPr>
                      <m:chr m:val="̂"/>
                    </m:accPr>
                    <m:e>
                      <m:r>
                        <m:rPr>
                          <m:sty m:val="p"/>
                        </m:rPr>
                        <m:t>Err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CV</m:t>
                  </m:r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sSub>
                    <m:e>
                      <m:r>
                        <m:t>g</m:t>
                      </m:r>
                    </m:e>
                    <m:sub>
                      <m:r>
                        <m:t>l</m:t>
                      </m:r>
                    </m:sub>
                  </m:sSub>
                </m:sup>
              </m:sSub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D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train</m:t>
                      </m:r>
                    </m:sub>
                  </m:sSub>
                </m:e>
              </m:d>
              <m:r>
                <m:t>​</m:t>
              </m:r>
            </m:sub>
          </m:sSub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61</m:t>
          </m:r>
          <m:r>
            <m:rPr>
              <m:sty m:val="p"/>
            </m:rPr>
            <m:t>)</m:t>
          </m:r>
        </m:oMath>
      </m:oMathPara>
      <w:bookmarkEnd w:id="343"/>
    </w:p>
    <w:bookmarkEnd w:id="344"/>
    <w:bookmarkStart w:id="345" w:name="exm-cv-choice-inputs"/>
    <w:p>
      <w:pPr>
        <w:pStyle w:val="FirstParagraph"/>
      </w:pPr>
      <w:r>
        <w:rPr>
          <w:b/>
          <w:bCs/>
        </w:rPr>
        <w:t xml:space="preserve">Example 39 (Inputs of the cross-validation choice procedure)</w:t>
      </w:r>
      <w:r>
        <w:t xml:space="preserve"> </w:t>
      </w:r>
      <w:r>
        <w:t xml:space="preserve">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r>
          <m:t>g</m:t>
        </m:r>
      </m:oMath>
      <w:r>
        <w:t xml:space="preserve"> </w:t>
      </w:r>
      <w:r>
        <w:t xml:space="preserve">over polynomials of several degrees is specified by these inputs:</w:t>
      </w:r>
    </w:p>
    <w:p>
      <w:pPr>
        <w:pStyle w:val="Compact"/>
        <w:numPr>
          <w:ilvl w:val="0"/>
          <w:numId w:val="1024"/>
        </w:numPr>
      </w:pP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: the polynomials of every candidate degree;</w:t>
      </w:r>
    </w:p>
    <w:p>
      <w:pPr>
        <w:pStyle w:val="Compact"/>
        <w:numPr>
          <w:ilvl w:val="0"/>
          <w:numId w:val="1024"/>
        </w:numPr>
      </w:pPr>
      <w:hyperlink w:anchor="def-objective-function">
        <w:r>
          <w:rPr>
            <w:rStyle w:val="Hyperlink"/>
          </w:rPr>
          <w:t xml:space="preserve">objective function</w:t>
        </w:r>
      </w:hyperlink>
      <w:r>
        <w:t xml:space="preserve"> </w:t>
      </w:r>
      <m:oMath>
        <m:r>
          <m:rPr>
            <m:scr m:val="script"/>
            <m:sty m:val="p"/>
          </m:rPr>
          <m:t>J</m:t>
        </m:r>
      </m:oMath>
      <w:r>
        <w:t xml:space="preserve">: the residual sum of squares within each candidate, and the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between candidates;</w:t>
      </w:r>
    </w:p>
    <w:p>
      <w:pPr>
        <w:pStyle w:val="Compact"/>
        <w:numPr>
          <w:ilvl w:val="0"/>
          <w:numId w:val="1024"/>
        </w:numPr>
      </w:pPr>
      <w:hyperlink r:id="rId30">
        <w:r>
          <w:rPr>
            <w:rStyle w:val="Hyperlink"/>
          </w:rPr>
          <w:t xml:space="preserve">optimization algorithm</w:t>
        </w:r>
      </w:hyperlink>
      <w:r>
        <w:t xml:space="preserve"> </w:t>
      </w:r>
      <m:oMath>
        <m:r>
          <m:rPr>
            <m:scr m:val="script"/>
            <m:sty m:val="p"/>
          </m:rPr>
          <m:t>A</m:t>
        </m:r>
      </m:oMath>
      <w:r>
        <w:t xml:space="preserve">: the</w:t>
      </w:r>
      <w:r>
        <w:t xml:space="preserve"> </w:t>
      </w:r>
      <w:hyperlink r:id="rId29">
        <w:r>
          <w:rPr>
            <w:rStyle w:val="Hyperlink"/>
          </w:rPr>
          <w:t xml:space="preserve">normal equations</w:t>
        </w:r>
      </w:hyperlink>
      <w:r>
        <w:t xml:space="preserve"> </w:t>
      </w:r>
      <w:r>
        <w:t xml:space="preserve">for each candidate, then keeping the candidate with the smallest cross-validation estimate of its</w:t>
      </w:r>
      <w:r>
        <w:t xml:space="preserve"> </w:t>
      </w:r>
      <w:hyperlink w:anchor="def-expected-generalization-error">
        <w:r>
          <w:rPr>
            <w:rStyle w:val="Hyperlink"/>
          </w:rPr>
          <w:t xml:space="preserve">expected generalization error</w:t>
        </w:r>
      </w:hyperlink>
      <w:r>
        <w:t xml:space="preserve"> </w:t>
      </w:r>
      <m:oMath>
        <m:sSup>
          <m:e>
            <m:r>
              <m:rPr>
                <m:sty m:val="p"/>
              </m:rPr>
              <m:t>Err</m:t>
            </m:r>
          </m:e>
          <m:sup>
            <m:sSub>
              <m:e>
                <m:r>
                  <m:t>g</m:t>
                </m:r>
              </m:e>
              <m:sub>
                <m:r>
                  <m:t>d</m:t>
                </m:r>
              </m:sub>
            </m:sSub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random-seed">
        <w:r>
          <w:rPr>
            <w:rStyle w:val="Hyperlink"/>
          </w:rPr>
          <w:t xml:space="preserve">random seed</w:t>
        </w:r>
      </w:hyperlink>
      <w:r>
        <w:t xml:space="preserve"> </w:t>
      </w:r>
      <m:oMath>
        <m:r>
          <m:rPr>
            <m:scr m:val="fraktur"/>
            <m:sty m:val="p"/>
          </m:rPr>
          <m:t>s</m:t>
        </m:r>
      </m:oMath>
      <w:r>
        <w:t xml:space="preserve">: fixes the random</w:t>
      </w:r>
      <w:r>
        <w:t xml:space="preserve"> </w:t>
      </w:r>
      <w:hyperlink w:anchor="def-fold-assignment">
        <w:r>
          <w:rPr>
            <w:rStyle w:val="Hyperlink"/>
          </w:rPr>
          <w:t xml:space="preserve">fold assignment</w:t>
        </w:r>
      </w:hyperlink>
      <w:r>
        <w:t xml:space="preserve">;</w:t>
      </w:r>
    </w:p>
    <w:p>
      <w:pPr>
        <w:pStyle w:val="Compact"/>
        <w:numPr>
          <w:ilvl w:val="0"/>
          <w:numId w:val="1024"/>
        </w:numPr>
      </w:pP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 </w:t>
      </w:r>
      <m:oMath>
        <m:r>
          <m:t>λ</m:t>
        </m:r>
      </m:oMath>
      <w:r>
        <w:t xml:space="preserve">: none, since cross-validation chooses the degree;</w:t>
      </w:r>
    </w:p>
    <w:p>
      <w:pPr>
        <w:pStyle w:val="Compact"/>
        <w:numPr>
          <w:ilvl w:val="0"/>
          <w:numId w:val="1024"/>
        </w:numPr>
      </w:pPr>
      <w:hyperlink w:anchor="def-preprocessing">
        <w:r>
          <w:rPr>
            <w:rStyle w:val="Hyperlink"/>
          </w:rPr>
          <w:t xml:space="preserve">preprocessing</w:t>
        </w:r>
      </w:hyperlink>
      <w:r>
        <w:t xml:space="preserve"> </w:t>
      </w:r>
      <m:oMath>
        <m:r>
          <m:t>D</m:t>
        </m:r>
      </m:oMath>
      <w:r>
        <w:t xml:space="preserve">: none.</w:t>
      </w:r>
    </w:p>
    <w:bookmarkEnd w:id="345"/>
    <w:bookmarkStart w:id="347" w:name="def-nested-cv"/>
    <w:p>
      <w:pPr>
        <w:pStyle w:val="FirstParagraph"/>
      </w:pPr>
      <w:r>
        <w:rPr>
          <w:b/>
          <w:bCs/>
        </w:rPr>
        <w:t xml:space="preserve">Definition 64 (Nested cross-validation)</w:t>
      </w:r>
      <w:r>
        <w:t xml:space="preserve"> </w:t>
      </w:r>
      <w:r>
        <w:rPr>
          <w:b/>
          <w:bCs/>
        </w:rPr>
        <w:t xml:space="preserve">Nested cross-validation</w:t>
      </w:r>
      <w:r>
        <w:t xml:space="preserve"> </w:t>
      </w:r>
      <w:r>
        <w:t xml:space="preserve">is</w:t>
      </w:r>
      <w:r>
        <w:t xml:space="preserve"> </w:t>
      </w:r>
      <w:hyperlink w:anchor="def-kfold">
        <m:oMath>
          <m:r>
            <m:t>k</m:t>
          </m:r>
        </m:oMath>
        <w:r>
          <w:rPr>
            <w:rStyle w:val="Hyperlink"/>
          </w:rPr>
          <w:t xml:space="preserve">-fold cross-validation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cv-choice">
        <w:r>
          <w:rPr>
            <w:rStyle w:val="Hyperlink"/>
          </w:rPr>
          <w:t xml:space="preserve">cross-validation choice procedure</w:t>
        </w:r>
      </w:hyperlink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:</w:t>
      </w:r>
      <w:r>
        <w:t xml:space="preserve"> </w:t>
      </w:r>
      <w:r>
        <w:t xml:space="preserve">its estimate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w:bookmarkStart w:id="346" w:name="eq-nested-cv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p>
                <m:e>
                  <m:r>
                    <m:t>g</m:t>
                  </m:r>
                </m:e>
                <m:sup>
                  <m:r>
                    <m:rPr>
                      <m:nor/>
                      <m:sty m:val="p"/>
                    </m:rPr>
                    <m:t>CV</m:t>
                  </m:r>
                </m:sup>
              </m:sSup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62</m:t>
          </m:r>
          <m:r>
            <m:rPr>
              <m:sty m:val="p"/>
            </m:rPr>
            <m:t>)</m:t>
          </m:r>
        </m:oMath>
      </m:oMathPara>
      <w:bookmarkEnd w:id="346"/>
    </w:p>
    <w:bookmarkEnd w:id="347"/>
    <w:bookmarkStart w:id="348" w:name="rem-source-nested-cv"/>
    <w:p>
      <w:pPr>
        <w:pStyle w:val="FirstParagraph"/>
      </w:pPr>
      <w:r>
        <w:rPr>
          <w:i/>
          <w:iCs/>
        </w:rPr>
        <w:t xml:space="preserve">Remark 37</w:t>
      </w:r>
      <w:r>
        <w:t xml:space="preserve"> (Source: Nested cross-validation). </w:t>
      </w:r>
      <w:r>
        <w:t xml:space="preserve">Hastie et al. [4, Sec. 7.10.2]</w:t>
      </w:r>
      <w:r>
        <w:t xml:space="preserve"> </w:t>
      </w:r>
      <w:r>
        <w:t xml:space="preserve">for cross-validating every step of a procedure,</w:t>
      </w:r>
      <w:r>
        <w:t xml:space="preserve"> </w:t>
      </w:r>
      <w:r>
        <w:t xml:space="preserve">choices included.</w:t>
      </w:r>
    </w:p>
    <w:bookmarkEnd w:id="348"/>
    <w:bookmarkStart w:id="349" w:name="rem-nested-cv"/>
    <w:p>
      <w:pPr>
        <w:pStyle w:val="BodyText"/>
      </w:pPr>
      <w:r>
        <w:rPr>
          <w:i/>
          <w:iCs/>
        </w:rPr>
        <w:t xml:space="preserve">Remark 38</w:t>
      </w:r>
      <w:r>
        <w:t xml:space="preserve"> (What is nested). </w:t>
      </w:r>
      <w:r>
        <w:t xml:space="preserve">Each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is computed from the observations outside one outer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the whole choice,</w:t>
      </w:r>
      <w:r>
        <w:t xml:space="preserve"> </w:t>
      </w:r>
      <w:r>
        <w:t xml:space="preserve">including the cross-validation that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nor/>
                <m:sty m:val="p"/>
              </m:rPr>
              <m:t>CV</m:t>
            </m:r>
          </m:sup>
        </m:sSup>
      </m:oMath>
      <w:r>
        <w:t xml:space="preserve"> </w:t>
      </w:r>
      <w:r>
        <w:t xml:space="preserve">runs inside those observations,</w:t>
      </w:r>
      <w:r>
        <w:t xml:space="preserve"> </w:t>
      </w:r>
      <w:r>
        <w:t xml:space="preserve">never sees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That inner cross-validation is the nested one.</w:t>
      </w:r>
    </w:p>
    <w:bookmarkEnd w:id="349"/>
    <w:bookmarkStart w:id="352" w:name="rem-cv-winner-optimistic"/>
    <w:p>
      <w:pPr>
        <w:pStyle w:val="BodyText"/>
      </w:pPr>
      <w:r>
        <w:rPr>
          <w:i/>
          <w:iCs/>
        </w:rPr>
        <w:t xml:space="preserve">Remark 39</w:t>
      </w:r>
      <w:r>
        <w:t xml:space="preserve"> (Cross-validation replaces the validation set, not the test set). </w:t>
      </w:r>
      <w:r>
        <w:t xml:space="preserve">Used to choose between models,</w:t>
      </w:r>
      <w:r>
        <w:t xml:space="preserve"> </w:t>
      </w:r>
      <w:r>
        <w:t xml:space="preserve">cross-validation takes the place of the</w:t>
      </w:r>
      <w:r>
        <w:t xml:space="preserve"> </w:t>
      </w:r>
      <w:r>
        <w:rPr>
          <w:i/>
          <w:iCs/>
        </w:rPr>
        <w:t xml:space="preserve">validation</w:t>
      </w:r>
      <w:r>
        <w:t xml:space="preserve"> </w:t>
      </w:r>
      <w:r>
        <w:t xml:space="preserve">set</w:t>
      </w:r>
      <w:r>
        <w:t xml:space="preserve"> </w:t>
      </w:r>
      <w:r>
        <w:t xml:space="preserve">of</w:t>
      </w:r>
      <w:r>
        <w:t xml:space="preserve"> </w:t>
      </w:r>
      <w:hyperlink w:anchor="def-data-splits">
        <w:r>
          <w:rPr>
            <w:rStyle w:val="Hyperlink"/>
          </w:rPr>
          <w:t xml:space="preserve">Definition 41</w:t>
        </w:r>
      </w:hyperlink>
      <w:r>
        <w:t xml:space="preserve">,</w:t>
      </w:r>
      <w:r>
        <w:t xml:space="preserve"> </w:t>
      </w:r>
      <w:r>
        <w:t xml:space="preserve">the one consulted again and again,</w:t>
      </w:r>
      <w:r>
        <w:t xml:space="preserve"> </w:t>
      </w:r>
      <w:r>
        <w:t xml:space="preserve">and not of the test set, which stays unused until the end.</w:t>
      </w:r>
      <w:r>
        <w:t xml:space="preserve"> </w:t>
      </w:r>
      <w:r>
        <w:t xml:space="preserve">The cross-validation estimate of the winning model is optimistic:</w:t>
      </w:r>
      <w:r>
        <w:t xml:space="preserve"> </w:t>
      </w:r>
      <w:r>
        <w:t xml:space="preserve">that model won partly because the particular sample and split happened to favor it,</w:t>
      </w:r>
      <w:r>
        <w:t xml:space="preserve"> </w:t>
      </w:r>
      <w:r>
        <w:t xml:space="preserve">so its estimate is the smallest of several noisy estimates.</w:t>
      </w:r>
      <w:r>
        <w:t xml:space="preserve"> </w:t>
      </w:r>
      <w:r>
        <w:t xml:space="preserve">An honest estimate of the chosen model’s error needs data</w:t>
      </w:r>
      <w:r>
        <w:t xml:space="preserve"> </w:t>
      </w:r>
      <w:r>
        <w:t xml:space="preserve">that took no part in the choice</w:t>
      </w:r>
      <w:r>
        <w:t xml:space="preserve"> </w:t>
      </w:r>
      <w:r>
        <w:t xml:space="preserve">[4, Sec. 7.2]</w:t>
      </w:r>
      <w:r>
        <w:t xml:space="preserve">,</w:t>
      </w:r>
      <w:r>
        <w:t xml:space="preserve"> </w:t>
      </w:r>
      <w:r>
        <w:t xml:space="preserve">such as a</w:t>
      </w:r>
      <w:r>
        <w:t xml:space="preserve"> </w:t>
      </w:r>
      <w:hyperlink w:anchor="def-test-set">
        <w:r>
          <w:rPr>
            <w:rStyle w:val="Hyperlink"/>
          </w:rPr>
          <w:t xml:space="preserve">test set</w:t>
        </w:r>
      </w:hyperlink>
      <w:r>
        <w:t xml:space="preserve">,</w:t>
      </w:r>
      <w:r>
        <w:t xml:space="preserve"> </w:t>
      </w:r>
      <w:r>
        <w:t xml:space="preserve">or the outer folds of</w:t>
      </w:r>
      <w:r>
        <w:t xml:space="preserve"> </w:t>
      </w:r>
      <w:hyperlink w:anchor="def-nested-cv">
        <w:r>
          <w:rPr>
            <w:rStyle w:val="Hyperlink"/>
          </w:rPr>
          <w:t xml:space="preserve">nested cross-validation</w:t>
        </w:r>
      </w:hyperlink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Based on a Spring 2025 lecture on generalization by Logan Sizemore.</w:t>
            </w:r>
          </w:p>
          <w:p/>
        </w:tc>
      </w:tr>
    </w:tbl>
    <w:bookmarkEnd w:id="352"/>
    <w:bookmarkStart w:id="355" w:name="def-cv-se"/>
    <w:p>
      <w:pPr>
        <w:pStyle w:val="BodyText"/>
      </w:pPr>
      <w:r>
        <w:rPr>
          <w:b/>
          <w:bCs/>
        </w:rPr>
        <w:t xml:space="preserve">Definition 65 (Fold-based 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of a</w:t>
      </w:r>
      <w:r>
        <w:t xml:space="preserve"> </w:t>
      </w:r>
      <m:oMath>
        <m:r>
          <m:t>k</m:t>
        </m:r>
      </m:oMath>
      <w:r>
        <w:t xml:space="preserve">-fold</w:t>
      </w:r>
      <w:r>
        <w:t xml:space="preserve"> </w:t>
      </w:r>
      <w:hyperlink w:anchor="def-cv-estimate">
        <w:r>
          <w:rPr>
            <w:rStyle w:val="Hyperlink"/>
          </w:rPr>
          <w:t xml:space="preserve">cross-validation estimate</w:t>
        </w:r>
      </w:hyperlink>
      <w:r>
        <w:t xml:space="preserve"> </w:t>
      </w:r>
      <w:r>
        <w:t xml:space="preserve">is the</w:t>
      </w:r>
      <w:r>
        <w:t xml:space="preserve"> </w:t>
      </w:r>
      <w:hyperlink r:id="rId353">
        <w:r>
          <w:rPr>
            <w:rStyle w:val="Hyperlink"/>
          </w:rPr>
          <w:t xml:space="preserve">sample standard deviation</w:t>
        </w:r>
      </w:hyperlink>
      <w:r>
        <w:t xml:space="preserve"> </w:t>
      </w:r>
      <w:r>
        <w:t xml:space="preserve">of the</w:t>
      </w:r>
      <w:r>
        <w:t xml:space="preserve"> </w:t>
      </w:r>
      <m:oMath>
        <m:r>
          <m:t>k</m:t>
        </m:r>
      </m:oMath>
      <w:r>
        <w:t xml:space="preserve"> </w:t>
      </w:r>
      <w:hyperlink w:anchor="def-fold-mse">
        <w:r>
          <w:rPr>
            <w:rStyle w:val="Hyperlink"/>
          </w:rPr>
          <w:t xml:space="preserve">fold sMSEs</w:t>
        </w:r>
      </w:hyperlink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ad>
          <m:radPr>
            <m:degHide m:val="on"/>
          </m:radPr>
          <m:deg/>
          <m:e>
            <m:r>
              <m:t>k</m:t>
            </m:r>
          </m:e>
        </m:rad>
      </m:oMath>
      <w:r>
        <w:t xml:space="preserve">:</w:t>
      </w:r>
    </w:p>
    <w:p>
      <w:pPr>
        <w:pStyle w:val="BodyText"/>
      </w:pPr>
      <w:bookmarkStart w:id="354" w:name="eq-cv-s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63</m:t>
          </m:r>
          <m:r>
            <m:rPr>
              <m:sty m:val="p"/>
            </m:rPr>
            <m:t>)</m:t>
          </m:r>
        </m:oMath>
      </m:oMathPara>
      <w:bookmarkEnd w:id="354"/>
    </w:p>
    <w:bookmarkEnd w:id="355"/>
    <w:bookmarkStart w:id="356" w:name="rem-source-cv-se"/>
    <w:p>
      <w:pPr>
        <w:pStyle w:val="FirstParagraph"/>
      </w:pPr>
      <w:r>
        <w:rPr>
          <w:i/>
          <w:iCs/>
        </w:rPr>
        <w:t xml:space="preserve">Remark 40</w:t>
      </w:r>
      <w:r>
        <w:t xml:space="preserve"> (Source: Fold-based standard error). </w:t>
      </w:r>
      <w:r>
        <w:t xml:space="preserve">Hastie et al. [4, Sec. 7.10.1]</w:t>
      </w:r>
      <w:r>
        <w:t xml:space="preserve">, who call the result a standard error.</w:t>
      </w:r>
    </w:p>
    <w:bookmarkEnd w:id="356"/>
    <w:bookmarkStart w:id="357" w:name="rem-cv-se"/>
    <w:p>
      <w:pPr>
        <w:pStyle w:val="BodyText"/>
      </w:pPr>
      <w:r>
        <w:rPr>
          <w:i/>
          <w:iCs/>
        </w:rPr>
        <w:t xml:space="preserve">Remark 41</w:t>
      </w:r>
      <w:r>
        <w:t xml:space="preserve"> (The fold-based standard error is only a rough guide). </w:t>
      </w:r>
      <w:r>
        <w:t xml:space="preserve">Hastie et al. [4, Sec. 7.10.1]</w:t>
      </w:r>
      <w:r>
        <w:t xml:space="preserve"> </w:t>
      </w:r>
      <w:r>
        <w:t xml:space="preserve">draw standard-error bars</w:t>
      </w:r>
      <w:r>
        <w:t xml:space="preserve"> </w:t>
      </w:r>
      <w:r>
        <w:t xml:space="preserve">computed from the per-fold errors as in</w:t>
      </w:r>
      <w:r>
        <w:t xml:space="preserve"> </w:t>
      </w:r>
      <w:hyperlink w:anchor="eq-cv-se">
        <w:r>
          <w:rPr>
            <w:rStyle w:val="Hyperlink"/>
          </w:rPr>
          <w:t xml:space="preserve">Equation 63</w:t>
        </w:r>
      </w:hyperlink>
      <w:r>
        <w:t xml:space="preserve">.</w:t>
      </w:r>
      <w:r>
        <w:t xml:space="preserve"> </w:t>
      </w:r>
      <w:r>
        <w:t xml:space="preserve">That formula treats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fold errors</w:t>
      </w:r>
      <w:r>
        <w:t xml:space="preserve"> </w:t>
      </w:r>
      <w:r>
        <w:t xml:space="preserve">as if they were independent,</w:t>
      </w:r>
      <w:r>
        <w:t xml:space="preserve"> </w:t>
      </w:r>
      <w:r>
        <w:t xml:space="preserve">which they are not:</w:t>
      </w:r>
      <w:r>
        <w:t xml:space="preserve"> </w:t>
      </w:r>
      <w:r>
        <w:t xml:space="preserve">every pair of folds shares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folds of training data.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a rough indication</w:t>
      </w:r>
      <w:r>
        <w:t xml:space="preserve"> </w:t>
      </w:r>
      <w:r>
        <w:t xml:space="preserve">of how much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might change with a different sample,</w:t>
      </w:r>
      <w:r>
        <w:t xml:space="preserve"> </w:t>
      </w:r>
      <w:r>
        <w:t xml:space="preserve">not a</w:t>
      </w:r>
      <w:r>
        <w:t xml:space="preserve"> </w:t>
      </w:r>
      <w:hyperlink r:id="rId152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</m:sSub>
      </m:oMath>
      <w:r>
        <w:t xml:space="preserve">.</w:t>
      </w:r>
    </w:p>
    <w:bookmarkEnd w:id="357"/>
    <w:bookmarkStart w:id="359" w:name="def-fold-mse-indexed"/>
    <w:p>
      <w:pPr>
        <w:pStyle w:val="BodyText"/>
      </w:pPr>
      <w:r>
        <w:rPr>
          <w:b/>
          <w:bCs/>
        </w:rPr>
        <w:t xml:space="preserve">Definition 66 (Fold mean squared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 mean squared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for</w:t>
      </w:r>
      <w:r>
        <w:t xml:space="preserve"> </w:t>
      </w:r>
      <w:hyperlink w:anchor="def-folds">
        <w:r>
          <w:rPr>
            <w:rStyle w:val="Hyperlink"/>
          </w:rPr>
          <w:t xml:space="preserve">fold</w:t>
        </w:r>
      </w:hyperlink>
      <w:r>
        <w:t xml:space="preserve"> </w:t>
      </w:r>
      <m:oMath>
        <m:sSub>
          <m:e>
            <m:r>
              <m:rPr>
                <m:scr m:val="script"/>
                <m:sty m:val="p"/>
              </m:rPr>
              <m:t>F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 indexed by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fold-mse">
        <w:r>
          <w:rPr>
            <w:rStyle w:val="Hyperlink"/>
          </w:rPr>
          <w:t xml:space="preserve">fold mean squared error</w:t>
        </w:r>
      </w:hyperlink>
      <w:r>
        <w:t xml:space="preserve"> </w:t>
      </w:r>
      <w:r>
        <w:t xml:space="preserve">computed with the</w:t>
      </w:r>
      <w:r>
        <w:t xml:space="preserve"> </w:t>
      </w:r>
      <w:hyperlink w:anchor="def-fold-out-fitted-model">
        <w:r>
          <w:rPr>
            <w:rStyle w:val="Hyperlink"/>
          </w:rPr>
          <w:t xml:space="preserve">fold-out fitted model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produces:</w:t>
      </w:r>
    </w:p>
    <w:p>
      <w:pPr>
        <w:pStyle w:val="BodyText"/>
      </w:pPr>
      <w:bookmarkStart w:id="358" w:name="eq-fold-m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MSE</m:t>
              </m:r>
            </m:e>
            <m:sub>
              <m:r>
                <m:t>j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den>
          </m:f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i</m:t>
              </m:r>
              <m:r>
                <m:rPr>
                  <m:sty m:val="p"/>
                </m:rPr>
                <m:t>∈</m:t>
              </m:r>
              <m:sSub>
                <m:e>
                  <m:r>
                    <m:rPr>
                      <m:scr m:val="script"/>
                      <m:sty m:val="p"/>
                    </m:rPr>
                    <m:t>F</m:t>
                  </m:r>
                </m:e>
                <m:sub>
                  <m:r>
                    <m:t>j</m:t>
                  </m:r>
                </m:sub>
              </m:sSub>
            </m:sub>
            <m:sup>
              <m:r>
                <m:t>​</m:t>
              </m:r>
            </m:sup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j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64</m:t>
          </m:r>
          <m:r>
            <m:rPr>
              <m:sty m:val="p"/>
            </m:rPr>
            <m:t>)</m:t>
          </m:r>
        </m:oMath>
      </m:oMathPara>
      <w:bookmarkEnd w:id="358"/>
    </w:p>
    <w:bookmarkEnd w:id="359"/>
    <w:bookmarkStart w:id="361" w:name="def-cv-se-indexed"/>
    <w:p>
      <w:pPr>
        <w:pStyle w:val="FirstParagraph"/>
      </w:pPr>
      <w:r>
        <w:rPr>
          <w:b/>
          <w:bCs/>
        </w:rPr>
        <w:t xml:space="preserve">Definition 67 (Fold-based standard error of a named procedure)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fold-based standard error of procedure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,</w:t>
      </w:r>
      <w:r>
        <w:t xml:space="preserve"> </w:t>
      </w:r>
      <m:oMath>
        <m:sSubSup>
          <m:e>
            <m:r>
              <m:rPr>
                <m:sty m:val="p"/>
              </m:rPr>
              <m:t>SE</m:t>
            </m:r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k</m:t>
            </m:r>
            <m:r>
              <m:rPr>
                <m:sty m:val="p"/>
              </m:rPr>
              <m:t>)</m:t>
            </m:r>
          </m:sub>
          <m:sup>
            <m:r>
              <m:t>g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rPr>
                    <m:scr m:val="script"/>
                    <m:sty m:val="p"/>
                  </m:rPr>
                  <m:t>D</m:t>
                </m:r>
              </m:e>
              <m:sub>
                <m:r>
                  <m:rPr>
                    <m:nor/>
                    <m:sty m:val="p"/>
                  </m:rPr>
                  <m:t>train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hyperlink w:anchor="def-cv-se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computed from the</w:t>
      </w:r>
      <w:r>
        <w:t xml:space="preserve"> </w:t>
      </w:r>
      <w:hyperlink w:anchor="def-fold-mse-indexed">
        <w:r>
          <w:rPr>
            <w:rStyle w:val="Hyperlink"/>
          </w:rPr>
          <w:t xml:space="preserve">fold sMSEs of</w:t>
        </w:r>
        <w:r>
          <w:rPr>
            <w:rStyle w:val="Hyperlink"/>
          </w:rPr>
          <w:t xml:space="preserve"> </w:t>
        </w:r>
        <m:oMath>
          <m:r>
            <m:t>g</m:t>
          </m:r>
        </m:oMath>
      </w:hyperlink>
      <w:r>
        <w:t xml:space="preserve">:</w:t>
      </w:r>
    </w:p>
    <w:p>
      <w:pPr>
        <w:pStyle w:val="BodyText"/>
      </w:pPr>
      <w:bookmarkStart w:id="360" w:name="eq-cv-se-indexed"/>
      <m:oMathPara>
        <m:oMathParaPr>
          <m:jc m:val="center"/>
        </m:oMathParaPr>
        <m:oMath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r>
                <m:t>g</m:t>
              </m:r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Sup>
                    <m:e>
                      <m:r>
                        <m:rPr>
                          <m:sty m:val="p"/>
                        </m:rPr>
                        <m:t>MSE</m:t>
                      </m:r>
                    </m:e>
                    <m:sub>
                      <m:r>
                        <m:t>k</m:t>
                      </m:r>
                    </m:sub>
                    <m:sup>
                      <m:r>
                        <m:t>g</m:t>
                      </m:r>
                    </m:sup>
                  </m:sSub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rPr>
                              <m:scr m:val="script"/>
                              <m:sty m:val="p"/>
                            </m:rPr>
                            <m:t>D</m:t>
                          </m:r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train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k</m:t>
                  </m:r>
                </m:e>
              </m:rad>
            </m:den>
          </m:f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65</m:t>
          </m:r>
          <m:r>
            <m:rPr>
              <m:sty m:val="p"/>
            </m:rPr>
            <m:t>)</m:t>
          </m:r>
        </m:oMath>
      </m:oMathPara>
      <w:bookmarkEnd w:id="360"/>
    </w:p>
    <w:bookmarkEnd w:id="361"/>
    <w:bookmarkStart w:id="363" w:name="def-one-se-rule"/>
    <w:p>
      <w:pPr>
        <w:pStyle w:val="FirstParagraph"/>
      </w:pPr>
      <w:r>
        <w:rPr>
          <w:b/>
          <w:bCs/>
        </w:rPr>
        <w:t xml:space="preserve">Definition 68 (One-standard-error rule)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L</m:t>
            </m:r>
          </m:sub>
        </m:sSub>
      </m:oMath>
      <w:r>
        <w:t xml:space="preserve"> </w:t>
      </w:r>
      <w:r>
        <w:t xml:space="preserve">be candidate</w:t>
      </w:r>
      <w:r>
        <w:t xml:space="preserve"> </w:t>
      </w:r>
      <w:hyperlink w:anchor="def-fitting-procedure">
        <w:r>
          <w:rPr>
            <w:rStyle w:val="Hyperlink"/>
          </w:rPr>
          <w:t xml:space="preserve">fitting procedures</w:t>
        </w:r>
      </w:hyperlink>
      <w:r>
        <w:t xml:space="preserve">,</w:t>
      </w:r>
      <w:r>
        <w:t xml:space="preserve"> </w:t>
      </w:r>
      <w:r>
        <w:t xml:space="preserve">each</w:t>
      </w:r>
      <w:r>
        <w:t xml:space="preserve"> </w:t>
      </w:r>
      <w:hyperlink w:anchor="def-flexibility">
        <w:r>
          <w:rPr>
            <w:rStyle w:val="Hyperlink"/>
          </w:rPr>
          <w:t xml:space="preserve">at least as flexible</w:t>
        </w:r>
      </w:hyperlink>
      <w:r>
        <w:t xml:space="preserve"> </w:t>
      </w:r>
      <w:r>
        <w:t xml:space="preserve">as the one before,</w:t>
      </w:r>
      <w:r>
        <w:t xml:space="preserve"> </w:t>
      </w:r>
      <w:r>
        <w:t xml:space="preserve">cross-validated on a training set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D</m:t>
            </m:r>
          </m:e>
          <m:sub>
            <m:r>
              <m:rPr>
                <m:nor/>
                <m:sty m:val="p"/>
              </m:rPr>
              <m:t>train</m:t>
            </m:r>
          </m:sub>
        </m:sSub>
      </m:oMath>
      <w:r>
        <w:t xml:space="preserve"> </w:t>
      </w:r>
      <w:r>
        <w:t xml:space="preserve">with the same folds,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g</m:t>
            </m:r>
          </m:e>
          <m:sub>
            <m:sSup>
              <m:e>
                <m:r>
                  <m:t>l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sub>
        </m:sSub>
      </m:oMath>
      <w:r>
        <w:t xml:space="preserve"> </w:t>
      </w:r>
      <w:r>
        <w:t xml:space="preserve">be the one with the smallest</w:t>
      </w:r>
      <w:r>
        <w:t xml:space="preserve"> </w:t>
      </w:r>
      <w:hyperlink w:anchor="def-cv-estimate-indexed">
        <w:r>
          <w:rPr>
            <w:rStyle w:val="Hyperlink"/>
          </w:rPr>
          <w:t xml:space="preserve">cross-validation estimate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one-standard-error rule</w:t>
      </w:r>
      <w:r>
        <w:t xml:space="preserve"> </w:t>
      </w:r>
      <w:r>
        <w:t xml:space="preserve">chooses the smallest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whose estimate is within one</w:t>
      </w:r>
      <w:r>
        <w:t xml:space="preserve"> </w:t>
      </w:r>
      <w:hyperlink w:anchor="def-cv-se-indexed">
        <w:r>
          <w:rPr>
            <w:rStyle w:val="Hyperlink"/>
          </w:rPr>
          <w:t xml:space="preserve">fold-based standard error</w:t>
        </w:r>
      </w:hyperlink>
      <w:r>
        <w:t xml:space="preserve"> </w:t>
      </w:r>
      <w:r>
        <w:t xml:space="preserve">of the smallest:</w:t>
      </w:r>
    </w:p>
    <w:p>
      <w:pPr>
        <w:pStyle w:val="BodyText"/>
      </w:pPr>
      <w:bookmarkStart w:id="362" w:name="eq-one-se-rule"/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r>
                    <m:t>l</m:t>
                  </m:r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sSubSup>
            <m:e>
              <m:acc>
                <m:accPr>
                  <m:chr m:val="̂"/>
                </m:accPr>
                <m:e>
                  <m:r>
                    <m:rPr>
                      <m:sty m:val="p"/>
                    </m:rPr>
                    <m:t>Err</m:t>
                  </m:r>
                </m:e>
              </m:acc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+</m:t>
          </m:r>
          <m:sSubSup>
            <m:e>
              <m:r>
                <m:rPr>
                  <m:sty m:val="p"/>
                </m:rPr>
                <m:t>SE</m:t>
              </m:r>
            </m:e>
            <m:sub>
              <m:r>
                <m:rPr>
                  <m:nor/>
                  <m:sty m:val="p"/>
                </m:rPr>
                <m:t>CV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)</m:t>
              </m:r>
            </m:sub>
            <m:sup>
              <m:sSub>
                <m:e>
                  <m:r>
                    <m:t>g</m:t>
                  </m:r>
                </m:e>
                <m:sub>
                  <m:sSup>
                    <m:e>
                      <m:r>
                        <m:t>l</m:t>
                      </m:r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sub>
              </m:sSub>
            </m:sup>
          </m:sSub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rPr>
                      <m:scr m:val="script"/>
                      <m:sty m:val="p"/>
                    </m:rPr>
                    <m:t>D</m:t>
                  </m:r>
                </m:e>
                <m:sub>
                  <m:r>
                    <m:rPr>
                      <m:nor/>
                      <m:sty m:val="p"/>
                    </m:rPr>
                    <m:t>train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66</m:t>
          </m:r>
          <m:r>
            <m:rPr>
              <m:sty m:val="p"/>
            </m:rPr>
            <m:t>)</m:t>
          </m:r>
        </m:oMath>
      </m:oMathPara>
      <w:bookmarkEnd w:id="362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[4, Sec. 7.10.1], [6, Sec. 6.1.3]</w:t>
      </w:r>
      <w:r>
        <w:t xml:space="preserve">.</w:t>
      </w:r>
    </w:p>
    <w:bookmarkEnd w:id="363"/>
    <w:bookmarkStart w:id="368" w:name="exm-one-se-rule"/>
    <w:p>
      <w:pPr>
        <w:pStyle w:val="BodyText"/>
      </w:pPr>
      <w:r>
        <w:rPr>
          <w:b/>
          <w:bCs/>
        </w:rPr>
        <w:t xml:space="preserve">Example 40 (The one-standard-error rule for the simulated polynomials)</w:t>
      </w:r>
      <w:r>
        <w:t xml:space="preserve"> </w:t>
      </w:r>
      <w:r>
        <w:t xml:space="preserve">This example applies 10-fold cross-validation</w:t>
      </w:r>
      <w:r>
        <w:t xml:space="preserve"> </w:t>
      </w:r>
      <w:r>
        <w:t xml:space="preserve">to the simulated training set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records the sMSE in each fold,</w:t>
      </w:r>
      <w:r>
        <w:t xml:space="preserve"> </w:t>
      </w:r>
      <w:r>
        <w:t xml:space="preserve">and applies</w:t>
      </w:r>
      <w:r>
        <w:t xml:space="preserve"> </w:t>
      </w:r>
      <w:hyperlink w:anchor="def-one-se-rule">
        <w:r>
          <w:rPr>
            <w:rStyle w:val="Hyperlink"/>
          </w:rPr>
          <w:t xml:space="preserve">Definition 68</w:t>
        </w:r>
      </w:hyperlink>
      <w:r>
        <w:t xml:space="preserve"> </w:t>
      </w:r>
      <w:r>
        <w:t xml:space="preserve">to the ten degrees.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sim_folds_ten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(sim_train),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degree =</w:t>
      </w:r>
      <w:r>
        <w:rPr>
          <w:rStyle w:val="NormalTok"/>
        </w:rPr>
        <w:t xml:space="preserve"> sim_degrees)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fold_mse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degree,</w:t>
      </w:r>
      <w:r>
        <w:br/>
      </w:r>
      <w:r>
        <w:rPr>
          <w:rStyle w:val="NormalTok"/>
        </w:rPr>
        <w:t xml:space="preserve">      \(d) {</w:t>
      </w:r>
      <w:r>
        <w:br/>
      </w:r>
      <w:r>
        <w:rPr>
          <w:rStyle w:val="NormalTok"/>
        </w:rPr>
        <w:t xml:space="preserve">      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cv_squared_errors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poly</w:t>
      </w:r>
      <w:r>
        <w:rPr>
          <w:rStyle w:val="NormalTok"/>
        </w:rPr>
        <w:t xml:space="preserve">(x, d), sim_train, sim_folds_ten)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tapply</w:t>
      </w:r>
      <w:r>
        <w:rPr>
          <w:rStyle w:val="NormalTok"/>
        </w:rPr>
        <w:t xml:space="preserve">(sq_errors, sim_folds_ten, mean))</w:t>
      </w:r>
      <w:r>
        <w:br/>
      </w:r>
      <w:r>
        <w:rPr>
          <w:rStyle w:val="NormalTok"/>
        </w:rPr>
        <w:t xml:space="preserve">      }</w:t>
      </w:r>
      <w:r>
        <w:br/>
      </w:r>
      <w:r>
        <w:rPr>
          <w:rStyle w:val="NormalTok"/>
        </w:rPr>
        <w:t xml:space="preserve">    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cv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mean),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map_dbl</w:t>
      </w:r>
      <w:r>
        <w:rPr>
          <w:rStyle w:val="NormalTok"/>
        </w:rPr>
        <w:t xml:space="preserve">(fold_mse, \(v)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(v)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(v)))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fold_mse)</w:t>
      </w:r>
      <w:r>
        <w:br/>
      </w:r>
      <w:r>
        <w:br/>
      </w:r>
      <w:r>
        <w:rPr>
          <w:rStyle w:val="NormalTok"/>
        </w:rPr>
        <w:t xml:space="preserve">sim_min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(sim_cv_ten, cv,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sim_one_se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sim_cv_ten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(cv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cv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sim_min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slice_min</w:t>
      </w:r>
      <w:r>
        <w:rPr>
          <w:rStyle w:val="NormalTok"/>
        </w:rPr>
        <w:t xml:space="preserve">(degree,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sim_cv_ten</w:t>
      </w:r>
      <w:r>
        <w:br/>
      </w:r>
      <w:r>
        <w:rPr>
          <w:rStyle w:val="CommentTok"/>
        </w:rPr>
        <w:t xml:space="preserve">#&gt; # A tibble: 10 × 3</w:t>
      </w:r>
      <w:r>
        <w:br/>
      </w:r>
      <w:r>
        <w:rPr>
          <w:rStyle w:val="CommentTok"/>
        </w:rPr>
        <w:t xml:space="preserve">#&gt;    degree     cv     se</w:t>
      </w:r>
      <w:r>
        <w:br/>
      </w:r>
      <w:r>
        <w:rPr>
          <w:rStyle w:val="CommentTok"/>
        </w:rPr>
        <w:t xml:space="preserve">#&gt;     &lt;int&gt;  &lt;dbl&gt;  &lt;dbl&gt;</w:t>
      </w:r>
      <w:r>
        <w:br/>
      </w:r>
      <w:r>
        <w:rPr>
          <w:rStyle w:val="CommentTok"/>
        </w:rPr>
        <w:t xml:space="preserve">#&gt;  1      1 0.366  0.0962</w:t>
      </w:r>
      <w:r>
        <w:br/>
      </w:r>
      <w:r>
        <w:rPr>
          <w:rStyle w:val="CommentTok"/>
        </w:rPr>
        <w:t xml:space="preserve">#&gt;  2      2 0.447  0.127 </w:t>
      </w:r>
      <w:r>
        <w:br/>
      </w:r>
      <w:r>
        <w:rPr>
          <w:rStyle w:val="CommentTok"/>
        </w:rPr>
        <w:t xml:space="preserve">#&gt;  3      3 0.0714 0.0219</w:t>
      </w:r>
      <w:r>
        <w:br/>
      </w:r>
      <w:r>
        <w:rPr>
          <w:rStyle w:val="CommentTok"/>
        </w:rPr>
        <w:t xml:space="preserve">#&gt;  4      4 0.0846 0.0235</w:t>
      </w:r>
      <w:r>
        <w:br/>
      </w:r>
      <w:r>
        <w:rPr>
          <w:rStyle w:val="CommentTok"/>
        </w:rPr>
        <w:t xml:space="preserve">#&gt;  5      5 0.0919 0.0244</w:t>
      </w:r>
      <w:r>
        <w:br/>
      </w:r>
      <w:r>
        <w:rPr>
          <w:rStyle w:val="CommentTok"/>
        </w:rPr>
        <w:t xml:space="preserve">#&gt;  6      6 0.0792 0.0214</w:t>
      </w:r>
      <w:r>
        <w:br/>
      </w:r>
      <w:r>
        <w:rPr>
          <w:rStyle w:val="CommentTok"/>
        </w:rPr>
        <w:t xml:space="preserve">#&gt;  7      7 0.202  0.104 </w:t>
      </w:r>
      <w:r>
        <w:br/>
      </w:r>
      <w:r>
        <w:rPr>
          <w:rStyle w:val="CommentTok"/>
        </w:rPr>
        <w:t xml:space="preserve">#&gt;  8      8 0.0619 0.0161</w:t>
      </w:r>
      <w:r>
        <w:br/>
      </w:r>
      <w:r>
        <w:rPr>
          <w:rStyle w:val="CommentTok"/>
        </w:rPr>
        <w:t xml:space="preserve">#&gt;  9      9 0.247  0.134 </w:t>
      </w:r>
      <w:r>
        <w:br/>
      </w:r>
      <w:r>
        <w:rPr>
          <w:rStyle w:val="CommentTok"/>
        </w:rPr>
        <w:t xml:space="preserve">#&gt; 10     10 0.150  0.0611</w:t>
      </w:r>
    </w:p>
    <w:p>
      <w:pPr>
        <w:pStyle w:val="FirstParagraph"/>
      </w:pPr>
      <w:r>
        <w:t xml:space="preserve">With 30 observations and 10 folds,</w:t>
      </w:r>
      <w:r>
        <w:t xml:space="preserve"> </w:t>
      </w:r>
      <w:r>
        <w:t xml:space="preserve">each fold holds 3 observations,</w:t>
      </w:r>
      <w:r>
        <w:t xml:space="preserve"> </w:t>
      </w:r>
      <w:r>
        <w:t xml:space="preserve">so all ten folds have equal size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cv</w:t>
      </w:r>
      <w:r>
        <w:t xml:space="preserve"> </w:t>
      </w:r>
      <w:r>
        <w:t xml:space="preserve">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rPr>
                    <m:sty m:val="p"/>
                  </m:rPr>
                  <m:t>Err</m:t>
                </m:r>
              </m:e>
            </m:acc>
          </m:e>
          <m:sub>
            <m:r>
              <m:rPr>
                <m:nor/>
                <m:sty m:val="p"/>
              </m:rPr>
              <m:t>CV</m:t>
            </m:r>
            <m:r>
              <m:rPr>
                <m:sty m:val="p"/>
              </m:rPr>
              <m:t>(</m:t>
            </m:r>
            <m:r>
              <m:t>10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</w:t>
      </w:r>
      <w:hyperlink w:anchor="rem-cv-estimate">
        <w:r>
          <w:rPr>
            <w:rStyle w:val="Hyperlink"/>
          </w:rPr>
          <w:t xml:space="preserve">Remark 29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67" w:name="fig-one-se-ru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sim_cv_ten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(degree, cv))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sim_min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se,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cv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se),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scale_x_continuous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sim_degrees)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scale_y_log10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"polynomial degree"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"10-fold CV estimate (log scale)"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theme_bw</w:t>
            </w:r>
            <w:r>
              <w:rPr>
                <w:rStyle w:val="NormalTok"/>
              </w:rPr>
              <w:t xml:space="preserve">()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65" name="Picture"/>
                  <a:graphic>
                    <a:graphicData uri="http://schemas.openxmlformats.org/drawingml/2006/picture">
                      <pic:pic>
                        <pic:nvPicPr>
                          <pic:cNvPr descr="model-validation_files/figure-docx/one-se-rule-plot-1.png" id="3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10-fold cross-validation estimates,</w:t>
            </w:r>
            <w:r>
              <w:t xml:space="preserve"> </w:t>
            </w:r>
            <w:r>
              <w:t xml:space="preserve">with bars of one</w:t>
            </w:r>
            <w:r>
              <w:t xml:space="preserve"> </w:t>
            </w:r>
            <w:hyperlink w:anchor="def-cv-se">
              <w:r>
                <w:rPr>
                  <w:rStyle w:val="Hyperlink"/>
                </w:rPr>
                <w:t xml:space="preserve">fold-based standard error</w:t>
              </w:r>
            </w:hyperlink>
            <w:r>
              <w:t xml:space="preserve"> </w:t>
            </w:r>
            <w:r>
              <w:t xml:space="preserve">(</w:t>
            </w:r>
            <w:hyperlink w:anchor="eq-cv-se">
              <w:r>
                <w:rPr>
                  <w:rStyle w:val="Hyperlink"/>
                </w:rPr>
                <w:t xml:space="preserve">Equation 63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dashed line is one fold-based standard error above the smallest estimate.</w:t>
            </w:r>
          </w:p>
          <w:bookmarkEnd w:id="367"/>
        </w:tc>
      </w:tr>
    </w:tbl>
    <w:p>
      <w:pPr>
        <w:pStyle w:val="BodyText"/>
      </w:pPr>
      <w:r>
        <w:t xml:space="preserve">The smallest estimate is at degree 8.</w:t>
      </w:r>
      <w:r>
        <w:t xml:space="preserve"> </w:t>
      </w:r>
      <w:r>
        <w:t xml:space="preserve">The lowest degree within one fold-based standard error of it</w:t>
      </w:r>
      <w:r>
        <w:t xml:space="preserve"> </w:t>
      </w:r>
      <w:r>
        <w:t xml:space="preserve">is degree 3,</w:t>
      </w:r>
      <w:r>
        <w:t xml:space="preserve"> </w:t>
      </w:r>
      <w:r>
        <w:t xml:space="preserve">which is the one-standard-error rule’s choice.</w:t>
      </w:r>
      <w:r>
        <w:t xml:space="preserve"> </w:t>
      </w:r>
      <w:r>
        <w:t xml:space="preserve">The rule prefers the simpler model</w:t>
      </w:r>
      <w:r>
        <w:t xml:space="preserve"> </w:t>
      </w:r>
      <w:r>
        <w:t xml:space="preserve">when the data cannot clearly tell it apart from the degree with the smallest estimate.</w:t>
      </w:r>
      <w:r>
        <w:t xml:space="preserve"> </w:t>
      </w:r>
      <w:r>
        <w:t xml:space="preserve">Because the data are simulated,</w:t>
      </w:r>
      <w:r>
        <w:t xml:space="preserve"> </w:t>
      </w:r>
      <w:r>
        <w:t xml:space="preserve">we can check both choices against</w:t>
      </w:r>
      <w:r>
        <w:t xml:space="preserve"> </w:t>
      </w:r>
      <w:r>
        <w:t xml:space="preserve">the estimated generalization pRMSE of</w:t>
      </w:r>
      <w:r>
        <w:t xml:space="preserve"> </w:t>
      </w:r>
      <w:hyperlink w:anchor="exm-train-test-error-simulated">
        <w:r>
          <w:rPr>
            <w:rStyle w:val="Hyperlink"/>
          </w:rPr>
          <w:t xml:space="preserve">Example 31</w:t>
        </w:r>
      </w:hyperlink>
      <w:r>
        <w:t xml:space="preserve"> </w:t>
      </w:r>
      <w:r>
        <w:t xml:space="preserve">for each:</w:t>
      </w:r>
      <w:r>
        <w:t xml:space="preserve"> </w:t>
      </w:r>
      <w:r>
        <w:t xml:space="preserve">0.335 for degree 8</w:t>
      </w:r>
      <w:r>
        <w:t xml:space="preserve"> </w:t>
      </w:r>
      <w:r>
        <w:t xml:space="preserve">and 0.315 for degree 3.</w:t>
      </w:r>
    </w:p>
    <w:bookmarkEnd w:id="368"/>
    <w:bookmarkEnd w:id="369"/>
    <w:bookmarkStart w:id="384" w:name="sec-information-criteria"/>
    <w:p>
      <w:pPr>
        <w:pStyle w:val="Heading2"/>
      </w:pPr>
      <w:r>
        <w:t xml:space="preserve">9 Criteria that adjust the training error</w:t>
      </w:r>
    </w:p>
    <w:bookmarkStart w:id="371" w:name="def-adjusted-r-squared"/>
    <w:p>
      <w:pPr>
        <w:pStyle w:val="FirstParagraph"/>
      </w:pPr>
      <w:r>
        <w:rPr>
          <w:b/>
          <w:bCs/>
        </w:rPr>
        <w:t xml:space="preserve">Definition 69 (Adjusted coefficient of determination)</w:t>
      </w:r>
      <w:r>
        <w:t xml:space="preserve"> </w:t>
      </w:r>
      <w:r>
        <w:t xml:space="preserve">Let a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and a constant term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 with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adjusted coefficient of determination</w:t>
      </w:r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R^2_{\text{adj}} \stackrel{\text{def}}{=}1 - \frac{\text{RSS}(\hat{\mathord{\smash[b]{\underset{\raise.3ex\hbox{$\scriptstyle\sim$}}{\theta}}\vphantom{\theta}}}) / (n- p- 1)}{\text{TSS} / (n- 1)},
    $$</w:t>
      </w:r>
    </w:p>
    <w:p>
      <w:pPr>
        <w:pStyle w:val="FirstParagraph"/>
      </w:pPr>
      <w:r>
        <w:t xml:space="preserve">one minus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per degree of freedom,</w:t>
      </w:r>
      <w:r>
        <w:t xml:space="preserve"> </w:t>
      </w:r>
      <w:r>
        <w:t xml:space="preserve">divided by the</w:t>
      </w:r>
      <w:r>
        <w:t xml:space="preserve"> </w:t>
      </w:r>
      <w:hyperlink r:id="rId370">
        <w:r>
          <w:rPr>
            <w:rStyle w:val="Hyperlink"/>
          </w:rPr>
          <w:t xml:space="preserve">total sum of squares</w:t>
        </w:r>
      </w:hyperlink>
      <w:r>
        <w:t xml:space="preserve"> </w:t>
      </w:r>
      <w:r>
        <w:t xml:space="preserve">per degree of freedom.</w:t>
      </w:r>
      <w:r>
        <w:t xml:space="preserve"> </w:t>
      </w:r>
      <w:r>
        <w:t xml:space="preserve">A larger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1"/>
    <w:bookmarkStart w:id="374" w:name="exm-adjusted-r-squared"/>
    <w:p>
      <w:pPr>
        <w:pStyle w:val="BodyText"/>
      </w:pPr>
      <w:r>
        <w:rPr>
          <w:b/>
          <w:bCs/>
        </w:rPr>
        <w:t xml:space="preserve">Example 41 (Adjusted coefficient of determination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mtcars</w:t>
      </w:r>
      <w:r>
        <w:t xml:space="preserve"> </w:t>
      </w:r>
      <w:hyperlink w:anchor="def-data-set">
        <w:r>
          <w:rPr>
            <w:rStyle w:val="Hyperlink"/>
          </w:rPr>
          <w:t xml:space="preserve">data set</w:t>
        </w:r>
      </w:hyperlink>
      <w:r>
        <w:t xml:space="preserve"> </w:t>
      </w:r>
      <w:r>
        <w:t xml:space="preserve">has the fuel economy</w:t>
      </w:r>
      <w:r>
        <w:t xml:space="preserve"> </w:t>
      </w:r>
      <w:r>
        <w:rPr>
          <w:rStyle w:val="VerbatimChar"/>
        </w:rPr>
        <w:t xml:space="preserve">mpg</w:t>
      </w:r>
      <w:r>
        <w:t xml:space="preserve"> </w:t>
      </w:r>
      <w:r>
        <w:t xml:space="preserve">of 32 cars from the 1974</w:t>
      </w:r>
      <w:r>
        <w:t xml:space="preserve"> </w:t>
      </w:r>
      <w:r>
        <w:rPr>
          <w:i/>
          <w:iCs/>
        </w:rPr>
        <w:t xml:space="preserve">Motor Trend</w:t>
      </w:r>
      <w:r>
        <w:t xml:space="preserve"> </w:t>
      </w:r>
      <w:r>
        <w:t xml:space="preserve">magazine.</w:t>
      </w:r>
      <w:r>
        <w:t xml:space="preserve"> </w:t>
      </w:r>
      <w:r>
        <w:t xml:space="preserve">This example fits four</w:t>
      </w:r>
      <w:r>
        <w:t xml:space="preserve"> </w:t>
      </w:r>
      <w:hyperlink r:id="rId372">
        <w:r>
          <w:rPr>
            <w:rStyle w:val="Hyperlink"/>
          </w:rPr>
          <w:t xml:space="preserve">nested</w:t>
        </w:r>
      </w:hyperlink>
      <w:r>
        <w:t xml:space="preserve"> </w:t>
      </w:r>
      <w:r>
        <w:t xml:space="preserve">linear models of</w:t>
      </w:r>
      <w:r>
        <w:t xml:space="preserve"> </w:t>
      </w:r>
      <w:r>
        <w:rPr>
          <w:rStyle w:val="VerbatimChar"/>
        </w:rPr>
        <w:t xml:space="preserve">mpg</w:t>
      </w:r>
      <w:r>
        <w:t xml:space="preserve">,</w:t>
      </w:r>
      <w:r>
        <w:t xml:space="preserve"> </w:t>
      </w:r>
      <w:r>
        <w:t xml:space="preserve">each adding one predictor to the one before,</w:t>
      </w:r>
      <w:r>
        <w:t xml:space="preserve"> </w:t>
      </w:r>
      <w:r>
        <w:t xml:space="preserve">and computes</w:t>
      </w:r>
      <w:r>
        <w:t xml:space="preserve">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 </w:t>
      </w:r>
      <w:r>
        <w:t xml:space="preserve">from its formula.</w:t>
      </w:r>
    </w:p>
    <w:p>
      <w:pPr>
        <w:pStyle w:val="SourceCode"/>
      </w:pPr>
      <w:r>
        <w:rPr>
          <w:rStyle w:val="NormalTok"/>
        </w:rPr>
        <w:t xml:space="preserve">mtcars_formulas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qsec,</w:t>
      </w:r>
      <w:r>
        <w:br/>
      </w:r>
      <w:r>
        <w:rPr>
          <w:rStyle w:val="NormalTok"/>
        </w:rPr>
        <w:t xml:space="preserve">  mpg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hp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qsec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drat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mtcars_fits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(mtcars_formulas, lm,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mtcars)</w:t>
      </w:r>
      <w:r>
        <w:br/>
      </w:r>
      <w:r>
        <w:rPr>
          <w:rStyle w:val="NormalTok"/>
        </w:rPr>
        <w:t xml:space="preserve">mtcars_full_sigma2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(mtcars_fits[[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br/>
      </w:r>
      <w:r>
        <w:rPr>
          <w:rStyle w:val="NormalTok"/>
        </w:rPr>
        <w:t xml:space="preserve">mtcars_tss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(mtcars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\(f) </w:t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r.squared,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adj_r_squared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mtcars_fits,</w:t>
      </w:r>
      <w:r>
        <w:br/>
      </w:r>
      <w:r>
        <w:rPr>
          <w:rStyle w:val="NormalTok"/>
        </w:rPr>
        <w:t xml:space="preserve">    \(f) {</w:t>
      </w:r>
      <w:r>
        <w:br/>
      </w:r>
      <w:r>
        <w:rPr>
          <w:rStyle w:val="NormalTok"/>
        </w:rPr>
        <w:t xml:space="preserve">      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(f)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df)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(mtcars_tss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  },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mtcars_criteria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r_squared adj_r_squared</w:t>
      </w:r>
      <w:r>
        <w:br/>
      </w:r>
      <w:r>
        <w:rPr>
          <w:rStyle w:val="CommentTok"/>
        </w:rPr>
        <w:t xml:space="preserve">#&gt;        &lt;int&gt;     &lt;dbl&gt;         &lt;dbl&gt;</w:t>
      </w:r>
      <w:r>
        <w:br/>
      </w:r>
      <w:r>
        <w:rPr>
          <w:rStyle w:val="CommentTok"/>
        </w:rPr>
        <w:t xml:space="preserve">#&gt; 1          1     0.753         0.745</w:t>
      </w:r>
      <w:r>
        <w:br/>
      </w:r>
      <w:r>
        <w:rPr>
          <w:rStyle w:val="CommentTok"/>
        </w:rPr>
        <w:t xml:space="preserve">#&gt; 2          2     0.827         0.815</w:t>
      </w:r>
      <w:r>
        <w:br/>
      </w:r>
      <w:r>
        <w:rPr>
          <w:rStyle w:val="CommentTok"/>
        </w:rPr>
        <w:t xml:space="preserve">#&gt; 3          3     0.835         0.817</w:t>
      </w:r>
      <w:r>
        <w:br/>
      </w:r>
      <w:r>
        <w:rPr>
          <w:rStyle w:val="CommentTok"/>
        </w:rPr>
        <w:t xml:space="preserve">#&gt; 4          4     0.845         0.822</w:t>
      </w:r>
    </w:p>
    <w:p>
      <w:pPr>
        <w:pStyle w:val="FirstParagraph"/>
      </w:pPr>
      <w:r>
        <w:t xml:space="preserve">The</w:t>
      </w:r>
      <w:r>
        <w:t xml:space="preserve"> </w:t>
      </w:r>
      <w:hyperlink r:id="rId373">
        <w:r>
          <w:rPr>
            <w:rStyle w:val="Hyperlink"/>
          </w:rPr>
          <w:t xml:space="preserve">coefficient of determination</w:t>
        </w:r>
      </w:hyperlink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never falls as a predictor is added,</w:t>
      </w:r>
      <w:r>
        <w:t xml:space="preserve"> </w:t>
      </w:r>
      <w:r>
        <w:t xml:space="preserve">and here it rises from 0.753 to 0.845.</w:t>
      </w:r>
      <w:r>
        <w:t xml:space="preserve"> </w:t>
      </w:r>
      <w:r>
        <w:t xml:space="preserve">The</w:t>
      </w:r>
      <w:r>
        <w:t xml:space="preserve"> </w:t>
      </w:r>
      <w:hyperlink w:anchor="def-adjusted-r-squared">
        <w:r>
          <w:rPr>
            <w:rStyle w:val="Hyperlink"/>
          </w:rPr>
          <w:t xml:space="preserve">adjusted coefficient of determination</w:t>
        </w:r>
      </w:hyperlink>
      <w:r>
        <w:t xml:space="preserve"> </w:t>
      </w:r>
      <w:r>
        <w:t xml:space="preserve">rises more slowly,</w:t>
      </w:r>
      <w:r>
        <w:t xml:space="preserve"> </w:t>
      </w:r>
      <w:r>
        <w:t xml:space="preserve">from 0.745 to 0.822,</w:t>
      </w:r>
      <w:r>
        <w:t xml:space="preserve"> </w:t>
      </w:r>
      <w:r>
        <w:t xml:space="preserve">because each added predictor costs a degree of freedom.</w:t>
      </w:r>
      <w:r>
        <w:t xml:space="preserve"> </w:t>
      </w:r>
      <w:r>
        <w:t xml:space="preserve">It is largest for the model with 4 predictors.</w:t>
      </w:r>
      <w:r>
        <w:t xml:space="preserve"> </w:t>
      </w:r>
      <w:r>
        <w:t xml:space="preserve">Its formula matches the</w:t>
      </w:r>
      <w:r>
        <w:t xml:space="preserve"> </w:t>
      </w:r>
      <w:r>
        <w:rPr>
          <w:rStyle w:val="VerbatimChar"/>
        </w:rPr>
        <w:t xml:space="preserve">adj.r.squared</w:t>
      </w:r>
      <w:r>
        <w:t xml:space="preserve"> </w:t>
      </w:r>
      <w:r>
        <w:t xml:space="preserve">that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reports:</w:t>
      </w:r>
      <w:r>
        <w:t xml:space="preserve"> </w:t>
      </w:r>
      <w:r>
        <w:t xml:space="preserve">TRUE.</w:t>
      </w:r>
    </w:p>
    <w:bookmarkEnd w:id="374"/>
    <w:bookmarkStart w:id="375" w:name="def-mallows-cp"/>
    <w:p>
      <w:pPr>
        <w:pStyle w:val="BodyText"/>
      </w:pPr>
      <w:r>
        <w:rPr>
          <w:b/>
          <w:bCs/>
        </w:rPr>
        <w:t xml:space="preserve">Definition 70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 a least squares regression model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 be fitted 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be an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usually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the predictors under consideration.</w:t>
      </w:r>
      <w:r>
        <w:t xml:space="preserve"> </w:t>
      </w:r>
      <w:r>
        <w:rPr>
          <w:b/>
          <w:bCs/>
        </w:rPr>
        <w:t xml:space="preserve">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is</w:t>
      </w:r>
    </w:p>
    <w:p>
      <w:pPr>
        <w:pStyle w:val="BodyText"/>
      </w:pPr>
      <w:r>
        <w:t xml:space="preserve">$$
    C_p \stackrel{\text{def}}{=}\frac{1}{n} \mathopen{}\left(\text{RSS}(\hat{\mathord{\smash[b]{\underset{\raise.3ex\hbox{$\scriptstyle\sim$}}{\theta}}\vphantom{\theta}}}) + 2 p\hat{\sigma^2}\right)\mathclose{},
    $$</w:t>
      </w:r>
    </w:p>
    <w:p>
      <w:pPr>
        <w:pStyle w:val="FirstParagraph"/>
      </w:pPr>
      <w:r>
        <w:t xml:space="preserve">the average of the</w:t>
      </w:r>
      <w:r>
        <w:t xml:space="preserve"> </w:t>
      </w:r>
      <w:hyperlink r:id="rId27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plus a penalty of</w:t>
      </w:r>
      <w:r>
        <w:t xml:space="preserve"> </w:t>
      </w:r>
      <m:oMath>
        <m:r>
          <m:t>2</m:t>
        </m:r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for each predictor.</w:t>
      </w:r>
      <w:r>
        <w:t xml:space="preserve"> </w:t>
      </w:r>
      <w:r>
        <w:t xml:space="preserve">A smaller value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Mallows [16]</w:t>
      </w:r>
      <w:r>
        <w:t xml:space="preserve">.</w:t>
      </w:r>
      <w:r>
        <w:t xml:space="preserve"> </w:t>
      </w:r>
      <w:r>
        <w:t xml:space="preserve">This scaling is that of</w:t>
      </w:r>
      <w:r>
        <w:t xml:space="preserve"> </w:t>
      </w:r>
      <w:r>
        <w:t xml:space="preserve">James et al. [6, Sec. 6.1.3]</w:t>
      </w:r>
      <w:r>
        <w:t xml:space="preserve">.</w:t>
      </w:r>
    </w:p>
    <w:bookmarkEnd w:id="375"/>
    <w:bookmarkStart w:id="376" w:name="exm-mallows-cp"/>
    <w:p>
      <w:pPr>
        <w:pStyle w:val="BodyText"/>
      </w:pPr>
      <w:r>
        <w:rPr>
          <w:b/>
          <w:bCs/>
        </w:rPr>
        <w:t xml:space="preserve">Example 42 (Mallows’</w:t>
      </w:r>
      <w:r>
        <w:rPr>
          <w:b/>
          <w:bCs/>
        </w:rP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m:oMath>
        <m:acc>
          <m:accPr>
            <m:chr m:val="̂"/>
          </m:acc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acc>
      </m:oMath>
      <w:r>
        <w:t xml:space="preserve"> </w:t>
      </w:r>
      <w:r>
        <w:t xml:space="preserve">of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the</w:t>
      </w:r>
      <w:r>
        <w:t xml:space="preserve"> </w:t>
      </w:r>
      <w:hyperlink r:id="rId176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variance of the model with all four predictors,</w:t>
      </w:r>
      <w:r>
        <w:t xml:space="preserve"> </w:t>
      </w:r>
      <w:r>
        <w:t xml:space="preserve">6.45.</w:t>
      </w:r>
    </w:p>
    <w:p>
      <w:pPr>
        <w:pStyle w:val="SourceCode"/>
      </w:pPr>
      <w:r>
        <w:rPr>
          <w:rStyle w:val="NormalTok"/>
        </w:rPr>
        <w:t xml:space="preserve">mtcars_cp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seq_along</w:t>
      </w:r>
      <w:r>
        <w:rPr>
          <w:rStyle w:val="NormalTok"/>
        </w:rPr>
        <w:t xml:space="preserve">(mtcars_fits),</w:t>
      </w:r>
      <w:r>
        <w:br/>
      </w:r>
      <w:r>
        <w:rPr>
          <w:rStyle w:val="NormalTok"/>
        </w:rPr>
        <w:t xml:space="preserve">  \(k) {</w:t>
      </w:r>
      <w:r>
        <w:br/>
      </w:r>
      <w:r>
        <w:rPr>
          <w:rStyle w:val="NormalTok"/>
        </w:rPr>
        <w:t xml:space="preserve">    rss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resid</w:t>
      </w:r>
      <w:r>
        <w:rPr>
          <w:rStyle w:val="NormalTok"/>
        </w:rPr>
        <w:t xml:space="preserve">(mtcars_fits[[k]])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(rss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k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mtcars_full_sigma2)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cp =</w:t>
      </w:r>
      <w:r>
        <w:rPr>
          <w:rStyle w:val="NormalTok"/>
        </w:rPr>
        <w:t xml:space="preserve"> mtcars_cp)</w:t>
      </w:r>
      <w:r>
        <w:br/>
      </w:r>
      <w:r>
        <w:rPr>
          <w:rStyle w:val="CommentTok"/>
        </w:rPr>
        <w:t xml:space="preserve">#&gt; # A tibble: 4 × 2</w:t>
      </w:r>
      <w:r>
        <w:br/>
      </w:r>
      <w:r>
        <w:rPr>
          <w:rStyle w:val="CommentTok"/>
        </w:rPr>
        <w:t xml:space="preserve">#&gt;   predictors    cp</w:t>
      </w:r>
      <w:r>
        <w:br/>
      </w:r>
      <w:r>
        <w:rPr>
          <w:rStyle w:val="CommentTok"/>
        </w:rPr>
        <w:t xml:space="preserve">#&gt;        &lt;int&gt; &lt;dbl&gt;</w:t>
      </w:r>
      <w:r>
        <w:br/>
      </w:r>
      <w:r>
        <w:rPr>
          <w:rStyle w:val="CommentTok"/>
        </w:rPr>
        <w:t xml:space="preserve">#&gt; 1          1  9.10</w:t>
      </w:r>
      <w:r>
        <w:br/>
      </w:r>
      <w:r>
        <w:rPr>
          <w:rStyle w:val="CommentTok"/>
        </w:rPr>
        <w:t xml:space="preserve">#&gt; 2          2  6.90</w:t>
      </w:r>
      <w:r>
        <w:br/>
      </w:r>
      <w:r>
        <w:rPr>
          <w:rStyle w:val="CommentTok"/>
        </w:rPr>
        <w:t xml:space="preserve">#&gt; 3          3  7.02</w:t>
      </w:r>
      <w:r>
        <w:br/>
      </w:r>
      <w:r>
        <w:rPr>
          <w:rStyle w:val="CommentTok"/>
        </w:rPr>
        <w:t xml:space="preserve">#&gt; 4          4  7.05</w:t>
      </w:r>
    </w:p>
    <w:p>
      <w:pPr>
        <w:pStyle w:val="FirstParagraph"/>
      </w:pPr>
      <w:r>
        <w:t xml:space="preserve">The model with 2 predictors has the smallest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.</w:t>
      </w:r>
    </w:p>
    <w:bookmarkEnd w:id="376"/>
    <w:bookmarkStart w:id="379" w:name="def-aic"/>
    <w:p>
      <w:pPr>
        <w:pStyle w:val="BodyText"/>
      </w:pPr>
      <w:r>
        <w:rPr>
          <w:b/>
          <w:bCs/>
        </w:rPr>
        <w:t xml:space="preserve">Definition 71 (Akaike information criterion (AIC))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Akaike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\text{AIC} \stackrel{\text{def}}{=}-2 {\ell\mathopen{}\left(\hat{\mathord{\smash[b]{\underset{\raise.3ex\hbox{$\scriptstyle\sim$}}{\theta}}\vphantom{\theta}}}\right)\mathclose{}} + 2 p^{*}.
    $$</w:t>
      </w:r>
    </w:p>
    <w:p>
      <w:pPr>
        <w:pStyle w:val="FirstParagraph"/>
      </w:pPr>
      <w:r>
        <w:t xml:space="preserve">It is minus twice the maximized log-likelihood, plus two for each estimated parameter.</w:t>
      </w:r>
      <w:r>
        <w:t xml:space="preserve"> </w:t>
      </w:r>
      <w:r>
        <w:t xml:space="preserve">For a Gaussian model,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includes the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  <w:r>
        <w:t xml:space="preserve"> </w:t>
      </w:r>
      <w:r>
        <w:t xml:space="preserve">A smaller AIC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Akaike [17]</w:t>
      </w:r>
      <w:r>
        <w:t xml:space="preserve">.</w:t>
      </w:r>
    </w:p>
    <w:bookmarkEnd w:id="379"/>
    <w:bookmarkStart w:id="380" w:name="exm-aic"/>
    <w:p>
      <w:pPr>
        <w:pStyle w:val="BodyText"/>
      </w:pPr>
      <w:r>
        <w:rPr>
          <w:b/>
          <w:bCs/>
        </w:rPr>
        <w:t xml:space="preserve">Example 43 (AIC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each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.</w:t>
      </w:r>
      <w:r>
        <w:t xml:space="preserve"> </w:t>
      </w:r>
      <w:r>
        <w:t xml:space="preserve">The number of</w:t>
      </w:r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is the number of coefficients plus one for the noise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mtcars_aic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aic =</w:t>
      </w:r>
      <w:r>
        <w:rPr>
          <w:rStyle w:val="NormalTok"/>
        </w:rPr>
        <w:t xml:space="preserve"> mtcars_aic,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r_aic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AIC,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aic r_aic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166.  166.</w:t>
      </w:r>
      <w:r>
        <w:br/>
      </w:r>
      <w:r>
        <w:rPr>
          <w:rStyle w:val="CommentTok"/>
        </w:rPr>
        <w:t xml:space="preserve">#&gt; 2          2  157.  157.</w:t>
      </w:r>
      <w:r>
        <w:br/>
      </w:r>
      <w:r>
        <w:rPr>
          <w:rStyle w:val="CommentTok"/>
        </w:rPr>
        <w:t xml:space="preserve">#&gt; 3          3  157.  157.</w:t>
      </w:r>
      <w:r>
        <w:br/>
      </w:r>
      <w:r>
        <w:rPr>
          <w:rStyle w:val="CommentTok"/>
        </w:rPr>
        <w:t xml:space="preserve">#&gt; 4          4  157.  157.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aic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r_aic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AIC()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AIC.</w:t>
      </w:r>
    </w:p>
    <w:bookmarkEnd w:id="380"/>
    <w:bookmarkStart w:id="381" w:name="def-bic"/>
    <w:p>
      <w:pPr>
        <w:pStyle w:val="BodyText"/>
      </w:pPr>
      <w:r>
        <w:rPr>
          <w:b/>
          <w:bCs/>
        </w:rPr>
        <w:t xml:space="preserve">Definition 72 (Bayesian information criterion (BIC))</w:t>
      </w:r>
      <w:r>
        <w:t xml:space="preserve"> </w:t>
      </w:r>
      <w:r>
        <w:t xml:space="preserve">Let a model 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hyperlink r:id="rId106">
        <w:r>
          <w:rPr>
            <w:rStyle w:val="Hyperlink"/>
          </w:rPr>
          <w:t xml:space="preserve">estimated</w:t>
        </w:r>
      </w:hyperlink>
      <w:r>
        <w:t xml:space="preserve"> </w:t>
      </w:r>
      <w:r>
        <w:t xml:space="preserve">parameters be fitted by</w:t>
      </w:r>
      <w:r>
        <w:t xml:space="preserve"> </w:t>
      </w:r>
      <w:hyperlink r:id="rId377">
        <w:r>
          <w:rPr>
            <w:rStyle w:val="Hyperlink"/>
          </w:rPr>
          <w:t xml:space="preserve">maximum likelihood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observations,</w:t>
      </w:r>
      <w:r>
        <w:t xml:space="preserve"> </w:t>
      </w:r>
      <w:r>
        <w:t xml:space="preserve">and let</w:t>
      </w:r>
      <w:r>
        <w:t xml:space="preserve"> </w:t>
      </w:r>
      <w:r>
        <w:t xml:space="preserve">${\ell\mathopen{}\left(\hat{\mathord{\smash[b]{\underset{\raise.3ex\hbox{$\scriptstyle\sim$}}{\theta}}\vphantom{\theta}}}\right)\mathclose{}}$</w:t>
      </w:r>
      <w:r>
        <w:t xml:space="preserve"> </w:t>
      </w:r>
      <w:r>
        <w:t xml:space="preserve">be the</w:t>
      </w:r>
      <w:r>
        <w:t xml:space="preserve"> </w:t>
      </w:r>
      <w:hyperlink r:id="rId378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at the</w:t>
      </w:r>
      <w:r>
        <w:t xml:space="preserve"> </w:t>
      </w:r>
      <w:hyperlink r:id="rId377">
        <w:r>
          <w:rPr>
            <w:rStyle w:val="Hyperlink"/>
          </w:rPr>
          <w:t xml:space="preserve">maximum likelihood estimate</w:t>
        </w:r>
      </w:hyperlink>
      <w:r>
        <w:t xml:space="preserve"> </w:t>
      </w:r>
      <w:r>
        <w:t xml:space="preserve">$\hat{\mathord{\smash[b]{\underset{\raise.3ex\hbox{$\scriptstyle\sim$}}{\theta}}\vphantom{\theta}}}$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Bayesian information criterion</w:t>
      </w:r>
      <w:r>
        <w:t xml:space="preserve"> </w:t>
      </w:r>
      <w:r>
        <w:t xml:space="preserve">of the model is</w:t>
      </w:r>
    </w:p>
    <w:p>
      <w:pPr>
        <w:pStyle w:val="BodyText"/>
      </w:pPr>
      <w:r>
        <w:t xml:space="preserve">$$
    \text{BIC} \stackrel{\text{def}}{=}-2 {\ell\mathopen{}\left(\hat{\mathord{\smash[b]{\underset{\raise.3ex\hbox{$\scriptstyle\sim$}}{\theta}}\vphantom{\theta}}}\right)\mathclose{}} + p^{*}{\operatorname{log}\mathopen{}\left\{n\right\}\mathclose{}}.
    $$</w:t>
      </w:r>
    </w:p>
    <w:p>
      <w:pPr>
        <w:pStyle w:val="FirstParagraph"/>
      </w:pPr>
      <w:r>
        <w:t xml:space="preserve">It is minus twice the maximized log-likelihood, plus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for each estimated parameter.</w:t>
      </w:r>
      <w:r>
        <w:t xml:space="preserve"> </w:t>
      </w:r>
      <w:r>
        <w:t xml:space="preserve">A smaller BIC is better.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Schwarz [18]</w:t>
      </w:r>
      <w:r>
        <w:t xml:space="preserve">.</w:t>
      </w:r>
    </w:p>
    <w:bookmarkEnd w:id="381"/>
    <w:bookmarkStart w:id="382" w:name="exm-bic"/>
    <w:p>
      <w:pPr>
        <w:pStyle w:val="BodyText"/>
      </w:pPr>
      <w:r>
        <w:rPr>
          <w:b/>
          <w:bCs/>
        </w:rPr>
        <w:t xml:space="preserve">Example 44 (BIC of nested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mtcars</w:t>
      </w:r>
      <w:r>
        <w:rPr>
          <w:b/>
          <w:bCs/>
        </w:rPr>
        <w:t xml:space="preserve"> </w:t>
      </w:r>
      <w:r>
        <w:rPr>
          <w:b/>
          <w:bCs/>
        </w:rPr>
        <w:t xml:space="preserve">models)</w:t>
      </w:r>
      <w:r>
        <w:t xml:space="preserve"> </w:t>
      </w:r>
      <w:r>
        <w:t xml:space="preserve">This example computes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for the four models of</w:t>
      </w:r>
      <w:r>
        <w:t xml:space="preserve"> </w:t>
      </w:r>
      <w:hyperlink w:anchor="exm-adjusted-r-squared">
        <w:r>
          <w:rPr>
            <w:rStyle w:val="Hyperlink"/>
          </w:rPr>
          <w:t xml:space="preserve">Example 41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counted as in</w:t>
      </w:r>
      <w:r>
        <w:t xml:space="preserve"> </w:t>
      </w:r>
      <w:hyperlink w:anchor="exm-aic">
        <w:r>
          <w:rPr>
            <w:rStyle w:val="Hyperlink"/>
          </w:rPr>
          <w:t xml:space="preserve">Example 43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mtcars_bic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mtcars_fits,</w:t>
      </w:r>
      <w:r>
        <w:br/>
      </w:r>
      <w:r>
        <w:rPr>
          <w:rStyle w:val="NormalTok"/>
        </w:rPr>
        <w:t xml:space="preserve">  \(f) {</w:t>
      </w:r>
      <w:r>
        <w:br/>
      </w:r>
      <w:r>
        <w:rPr>
          <w:rStyle w:val="NormalTok"/>
        </w:rPr>
        <w:t xml:space="preserve">   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nrow</w:t>
      </w:r>
      <w:r>
        <w:rPr>
          <w:rStyle w:val="NormalTok"/>
        </w:rPr>
        <w:t xml:space="preserve">(mtcars))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predictors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bic =</w:t>
      </w:r>
      <w:r>
        <w:rPr>
          <w:rStyle w:val="NormalTok"/>
        </w:rPr>
        <w:t xml:space="preserve"> mtcars_bic,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r_bic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(mtcars_fits, BIC,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4 × 3</w:t>
      </w:r>
      <w:r>
        <w:br/>
      </w:r>
      <w:r>
        <w:rPr>
          <w:rStyle w:val="CommentTok"/>
        </w:rPr>
        <w:t xml:space="preserve">#&gt;   predictors   bic r_bic</w:t>
      </w:r>
      <w:r>
        <w:br/>
      </w:r>
      <w:r>
        <w:rPr>
          <w:rStyle w:val="CommentTok"/>
        </w:rPr>
        <w:t xml:space="preserve">#&gt;        &lt;int&gt; &lt;dbl&gt; &lt;dbl&gt;</w:t>
      </w:r>
      <w:r>
        <w:br/>
      </w:r>
      <w:r>
        <w:rPr>
          <w:rStyle w:val="CommentTok"/>
        </w:rPr>
        <w:t xml:space="preserve">#&gt; 1          1  170.  170.</w:t>
      </w:r>
      <w:r>
        <w:br/>
      </w:r>
      <w:r>
        <w:rPr>
          <w:rStyle w:val="CommentTok"/>
        </w:rPr>
        <w:t xml:space="preserve">#&gt; 2          2  163.  163.</w:t>
      </w:r>
      <w:r>
        <w:br/>
      </w:r>
      <w:r>
        <w:rPr>
          <w:rStyle w:val="CommentTok"/>
        </w:rPr>
        <w:t xml:space="preserve">#&gt; 3          3  164.  164.</w:t>
      </w:r>
      <w:r>
        <w:br/>
      </w:r>
      <w:r>
        <w:rPr>
          <w:rStyle w:val="CommentTok"/>
        </w:rPr>
        <w:t xml:space="preserve">#&gt; 4          4  166.  166.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bic</w:t>
      </w:r>
      <w:r>
        <w:t xml:space="preserve"> </w:t>
      </w:r>
      <w:r>
        <w:t xml:space="preserve">column matches the</w:t>
      </w:r>
      <w:r>
        <w:t xml:space="preserve"> </w:t>
      </w:r>
      <w:r>
        <w:rPr>
          <w:rStyle w:val="VerbatimChar"/>
        </w:rPr>
        <w:t xml:space="preserve">r_bic</w:t>
      </w:r>
      <w:r>
        <w:t xml:space="preserve"> </w:t>
      </w:r>
      <w:r>
        <w:t xml:space="preserve">column that</w:t>
      </w:r>
      <w:r>
        <w:t xml:space="preserve"> </w:t>
      </w:r>
      <w:r>
        <w:rPr>
          <w:rStyle w:val="VerbatimChar"/>
        </w:rPr>
        <w:t xml:space="preserve">BIC()</w:t>
      </w:r>
      <w:r>
        <w:t xml:space="preserve"> </w:t>
      </w:r>
      <w:r>
        <w:t xml:space="preserve">returns: TRUE.</w:t>
      </w:r>
      <w:r>
        <w:t xml:space="preserve"> </w:t>
      </w:r>
      <w:r>
        <w:t xml:space="preserve">The model with 2 predictors has the smallest BIC.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</m:oMath>
      <w:r>
        <w:t xml:space="preserve"> </w:t>
      </w:r>
      <w:r>
        <w:t xml:space="preserve">32, each parameter costs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=</m:t>
        </m:r>
      </m:oMath>
      <w:r>
        <w:t xml:space="preserve"> </w:t>
      </w:r>
      <w:r>
        <w:t xml:space="preserve">3.47 in BIC against 2 in AIC,</w:t>
      </w:r>
      <w:r>
        <w:t xml:space="preserve"> </w:t>
      </w:r>
      <w:r>
        <w:t xml:space="preserve">so BIC penalizes each added parameter more heavily than AIC does.</w:t>
      </w:r>
    </w:p>
    <w:bookmarkEnd w:id="382"/>
    <w:bookmarkStart w:id="383" w:name="rem-criteria-training-error"/>
    <w:p>
      <w:pPr>
        <w:pStyle w:val="BodyText"/>
      </w:pPr>
      <w:r>
        <w:rPr>
          <w:i/>
          <w:iCs/>
        </w:rPr>
        <w:t xml:space="preserve">Remark 42</w:t>
      </w:r>
      <w:r>
        <w:t xml:space="preserve"> (Criteria that adjust the training error). </w:t>
      </w:r>
      <w:hyperlink w:anchor="def-adjusted-r-squared">
        <w:r>
          <w:rPr>
            <w:rStyle w:val="Hyperlink"/>
          </w:rPr>
          <w:t xml:space="preserve">Definition 69</w:t>
        </w:r>
      </w:hyperlink>
      <w:r>
        <w:t xml:space="preserve">,</w:t>
      </w:r>
      <w:r>
        <w:t xml:space="preserve"> </w:t>
      </w:r>
      <w:hyperlink w:anchor="def-mallows-cp">
        <w:r>
          <w:rPr>
            <w:rStyle w:val="Hyperlink"/>
          </w:rPr>
          <w:t xml:space="preserve">Definition 70</w:t>
        </w:r>
      </w:hyperlink>
      <w:r>
        <w:t xml:space="preserve">,</w:t>
      </w:r>
      <w:r>
        <w:t xml:space="preserve"> </w:t>
      </w:r>
      <w:hyperlink w:anchor="def-aic">
        <w:r>
          <w:rPr>
            <w:rStyle w:val="Hyperlink"/>
          </w:rPr>
          <w:t xml:space="preserve">Definition 71</w:t>
        </w:r>
      </w:hyperlink>
      <w:r>
        <w:t xml:space="preserve"> </w:t>
      </w:r>
      <w:r>
        <w:t xml:space="preserve">and</w:t>
      </w:r>
      <w:r>
        <w:t xml:space="preserve"> </w:t>
      </w:r>
      <w:hyperlink w:anchor="def-bic">
        <w:r>
          <w:rPr>
            <w:rStyle w:val="Hyperlink"/>
          </w:rPr>
          <w:t xml:space="preserve">Definition 72</w:t>
        </w:r>
      </w:hyperlink>
      <w:r>
        <w:t xml:space="preserve"> </w:t>
      </w:r>
      <w:r>
        <w:t xml:space="preserve">each correct a fit measure computed on the</w:t>
      </w:r>
      <w:r>
        <w:t xml:space="preserve"> </w:t>
      </w:r>
      <w:hyperlink w:anchor="def-training-set">
        <w:r>
          <w:rPr>
            <w:rStyle w:val="Hyperlink"/>
          </w:rPr>
          <w:t xml:space="preserve">training set</w:t>
        </w:r>
      </w:hyperlink>
      <w:r>
        <w:t xml:space="preserve"> </w:t>
      </w:r>
      <w:r>
        <w:t xml:space="preserve">for the number of parameters.</w:t>
      </w:r>
      <w:r>
        <w:t xml:space="preserve"> </w:t>
      </w:r>
      <w:r>
        <w:t xml:space="preserve">They need no</w:t>
      </w:r>
      <w:r>
        <w:t xml:space="preserve"> </w:t>
      </w:r>
      <w:hyperlink w:anchor="def-held-out-set">
        <w:r>
          <w:rPr>
            <w:rStyle w:val="Hyperlink"/>
          </w:rPr>
          <w:t xml:space="preserve">held-out set</w:t>
        </w:r>
      </w:hyperlink>
      <w:r>
        <w:t xml:space="preserve">, so they cost one fit per model, where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 </w:t>
      </w:r>
      <w:r>
        <w:t xml:space="preserve">costs several.</w:t>
      </w:r>
    </w:p>
    <w:p>
      <w:pPr>
        <w:pStyle w:val="BodyText"/>
      </w:pPr>
      <w:r>
        <w:t xml:space="preserve">For a least squares model with Gaussian</w:t>
      </w:r>
      <w:r>
        <w:t xml:space="preserve"> </w:t>
      </w:r>
      <w:hyperlink w:anchor="def-noise">
        <w:r>
          <w:rPr>
            <w:rStyle w:val="Hyperlink"/>
          </w:rPr>
          <w:t xml:space="preserve">noise</w:t>
        </w:r>
      </w:hyperlink>
      <w:r>
        <w:t xml:space="preserve"> </w:t>
      </w:r>
      <w:r>
        <w:t xml:space="preserve">of known</w:t>
      </w:r>
      <w:r>
        <w:t xml:space="preserve"> </w:t>
      </w:r>
      <w:hyperlink r:id="rId175">
        <w:r>
          <w:rPr>
            <w:rStyle w:val="Hyperlink"/>
          </w:rPr>
          <w:t xml:space="preserve">variance</w:t>
        </w:r>
      </w:hyperlink>
      <w:r>
        <w:t xml:space="preserve">,</w:t>
      </w:r>
      <w:r>
        <w:t xml:space="preserve"> </w:t>
      </w:r>
      <w:r>
        <w:t xml:space="preserve">$-2 {\ell\mathopen{}\left(\hat{\mathord{\smash[b]{\underset{\raise.3ex\hbox{$\scriptstyle\sim$}}{\theta}}\vphantom{\theta}}}\right)\mathclose{}}$</w:t>
      </w:r>
      <w:r>
        <w:t xml:space="preserve"> </w:t>
      </w:r>
      <w:r>
        <w:t xml:space="preserve">equals</w:t>
      </w:r>
      <w:r>
        <w:t xml:space="preserve"> </w:t>
      </w:r>
      <w:r>
        <w:t xml:space="preserve">$\text{RSS}(\hat{\mathord{\smash[b]{\underset{\raise.3ex\hbox{$\scriptstyle\sim$}}{\theta}}\vphantom{\theta}}}) / \sigma^2$</w:t>
      </w:r>
      <w:r>
        <w:t xml:space="preserve"> </w:t>
      </w:r>
      <w:r>
        <w:t xml:space="preserve">plus a constant that does not depend on the model.</w:t>
      </w:r>
      <w:r>
        <w:t xml:space="preserve"> </w:t>
      </w:r>
      <w:r>
        <w:t xml:space="preserve">AIC then equals</w:t>
      </w:r>
      <w:r>
        <w:t xml:space="preserve"> </w:t>
      </w:r>
      <m:oMath>
        <m:r>
          <m:t>n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plus a constant, so the two criteria rank models the same way.</w:t>
      </w:r>
    </w:p>
    <w:p>
      <w:pPr>
        <w:pStyle w:val="BodyText"/>
      </w:pPr>
      <w:r>
        <w:t xml:space="preserve">Each criterion assumes a</w:t>
      </w:r>
      <w:r>
        <w:t xml:space="preserve"> </w:t>
      </w:r>
      <w:hyperlink w:anchor="def-model-family">
        <w:r>
          <w:rPr>
            <w:rStyle w:val="Hyperlink"/>
          </w:rPr>
          <w:t xml:space="preserve">model family</w:t>
        </w:r>
      </w:hyperlink>
      <w:r>
        <w:t xml:space="preserve"> </w:t>
      </w:r>
      <w:r>
        <w:t xml:space="preserve">whose parameter count measures its</w:t>
      </w:r>
      <w:r>
        <w:t xml:space="preserve"> </w:t>
      </w:r>
      <w:hyperlink w:anchor="def-flexibility">
        <w:r>
          <w:rPr>
            <w:rStyle w:val="Hyperlink"/>
          </w:rPr>
          <w:t xml:space="preserve">flexibility</w:t>
        </w:r>
      </w:hyperlink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w:hyperlink r:id="rId106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of the noise variance comes from the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itself, it can reach zero, and the criteria then fail.</w:t>
      </w:r>
      <w:r>
        <w:t xml:space="preserve"> </w:t>
      </w:r>
      <w:r>
        <w:t xml:space="preserve">Cross-validation makes no such assumption.</w:t>
      </w:r>
    </w:p>
    <w:bookmarkEnd w:id="383"/>
    <w:bookmarkEnd w:id="384"/>
    <w:bookmarkStart w:id="390" w:name="sec-cv-whole-procedure"/>
    <w:p>
      <w:pPr>
        <w:pStyle w:val="Heading2"/>
      </w:pPr>
      <w:r>
        <w:t xml:space="preserve">10 Cross-validating the whole procedure</w:t>
      </w:r>
    </w:p>
    <w:bookmarkStart w:id="387" w:name="exr-cv-screening"/>
    <w:p>
      <w:pPr>
        <w:pStyle w:val="FirstParagraph"/>
      </w:pPr>
      <w:r>
        <w:rPr>
          <w:b/>
          <w:bCs/>
        </w:rPr>
        <w:t xml:space="preserve">Exercise 15 (Screening predictors before cross-validating)</w:t>
      </w:r>
      <w:r>
        <w:t xml:space="preserve"> </w:t>
      </w:r>
      <w:r>
        <w:t xml:space="preserve">A data set 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observations 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of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1000</m:t>
        </m:r>
      </m:oMath>
      <w:r>
        <w:t xml:space="preserve"> </w:t>
      </w:r>
      <w:r>
        <w:t xml:space="preserve">candidate predictors.</w:t>
      </w:r>
      <w:r>
        <w:t xml:space="preserve"> </w:t>
      </w:r>
      <w:r>
        <w:t xml:space="preserve">In fact every variable is independent standard normal noise,</w:t>
      </w:r>
      <w:r>
        <w:t xml:space="preserve"> </w:t>
      </w:r>
      <w:r>
        <w:t xml:space="preserve">so no predictor carries any information about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t xml:space="preserve">An analyst</w:t>
      </w:r>
    </w:p>
    <w:p>
      <w:pPr>
        <w:pStyle w:val="Compact"/>
        <w:numPr>
          <w:ilvl w:val="0"/>
          <w:numId w:val="1025"/>
        </w:numPr>
      </w:pPr>
      <w:r>
        <w:t xml:space="preserve">picks the 10 predictors most correlated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all 50 observations,</w:t>
      </w:r>
      <w:r>
        <w:t xml:space="preserve"> </w:t>
      </w:r>
      <w:r>
        <w:t xml:space="preserve">then</w:t>
      </w:r>
    </w:p>
    <w:p>
      <w:pPr>
        <w:pStyle w:val="Compact"/>
        <w:numPr>
          <w:ilvl w:val="0"/>
          <w:numId w:val="1025"/>
        </w:numPr>
      </w:pPr>
      <w:r>
        <w:t xml:space="preserve">estimates the prediction error of a linear model in those 10 predictors</w:t>
      </w:r>
      <w:r>
        <w:t xml:space="preserve"> </w:t>
      </w:r>
      <w:r>
        <w:t xml:space="preserve">by 5-fold cross-validation.</w:t>
      </w:r>
    </w:p>
    <w:p>
      <w:pPr>
        <w:pStyle w:val="FirstParagraph"/>
      </w:pPr>
      <w:r>
        <w:t xml:space="preserve">Answer the following:</w:t>
      </w:r>
    </w:p>
    <w:p>
      <w:pPr>
        <w:pStyle w:val="Compact"/>
        <w:numPr>
          <w:ilvl w:val="0"/>
          <w:numId w:val="1026"/>
        </w:numPr>
      </w:pPr>
      <w:r>
        <w:t xml:space="preserve">What is the smallest possible generalization error (</w:t>
      </w:r>
      <w:hyperlink w:anchor="eq-generalization-error">
        <w:r>
          <w:rPr>
            <w:rStyle w:val="Hyperlink"/>
          </w:rPr>
          <w:t xml:space="preserve">Equation 13</w:t>
        </w:r>
      </w:hyperlink>
      <w:r>
        <w:t xml:space="preserve">)</w:t>
      </w:r>
      <w:r>
        <w:t xml:space="preserve"> </w:t>
      </w:r>
      <w:r>
        <w:t xml:space="preserve">of any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here?</w:t>
      </w:r>
    </w:p>
    <w:p>
      <w:pPr>
        <w:pStyle w:val="Compact"/>
        <w:numPr>
          <w:ilvl w:val="0"/>
          <w:numId w:val="1026"/>
        </w:numPr>
      </w:pPr>
      <w:r>
        <w:t xml:space="preserve">Simulate the analyst’s procedure.</w:t>
      </w:r>
      <w:r>
        <w:t xml:space="preserve"> </w:t>
      </w:r>
      <w:r>
        <w:t xml:space="preserve">What cross-validation estimate does it report?</w:t>
      </w:r>
    </w:p>
    <w:p>
      <w:pPr>
        <w:pStyle w:val="Compact"/>
        <w:numPr>
          <w:ilvl w:val="0"/>
          <w:numId w:val="1026"/>
        </w:numPr>
      </w:pPr>
      <w:r>
        <w:t xml:space="preserve">Repeat the simulation,</w:t>
      </w:r>
      <w:r>
        <w:t xml:space="preserve"> </w:t>
      </w:r>
      <w:r>
        <w:t xml:space="preserve">but carry out step 1 inside each fold,</w:t>
      </w:r>
      <w:r>
        <w:t xml:space="preserve"> </w:t>
      </w:r>
      <w:r>
        <w:t xml:space="preserve">using only that fold’s training observations.</w:t>
      </w:r>
      <w:r>
        <w:t xml:space="preserve"> </w:t>
      </w:r>
      <w:r>
        <w:t xml:space="preserve">What estimate does this give?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8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regression version of the classification example in</w:t>
            </w:r>
            <w:r>
              <w:t xml:space="preserve"> </w:t>
            </w:r>
            <w:r>
              <w:t xml:space="preserve">Hastie et al. [4, Sec. 7.10.2]</w:t>
            </w:r>
            <w:r>
              <w:t xml:space="preserve">,</w:t>
            </w:r>
            <w:r>
              <w:t xml:space="preserve"> </w:t>
            </w:r>
            <w:r>
              <w:t xml:space="preserve">“The Wrong and Right Way to Do Cross-validation”</w:t>
            </w:r>
            <w:r>
              <w:t xml:space="preserve">.</w:t>
            </w:r>
          </w:p>
          <w:p/>
        </w:tc>
      </w:tr>
    </w:tbl>
    <w:bookmarkEnd w:id="387"/>
    <w:bookmarkStart w:id="388" w:name="sol-cv-screening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</w:p>
    <w:p>
      <w:pPr>
        <w:numPr>
          <w:ilvl w:val="0"/>
          <w:numId w:val="1027"/>
        </w:numPr>
      </w:pPr>
      <m:oMath>
        <m:r>
          <m:t>Y</m:t>
        </m:r>
      </m:oMath>
      <w:r>
        <w:t xml:space="preserve"> </w:t>
      </w:r>
      <w:r>
        <w:t xml:space="preserve">is independent of every predictor,</w:t>
      </w:r>
      <w:r>
        <w:t xml:space="preserve"> </w:t>
      </w:r>
      <w:r>
        <w:t xml:space="preserve">with mean 0 and variance 1.</w:t>
      </w:r>
      <w:r>
        <w:t xml:space="preserve"> </w:t>
      </w:r>
      <w:r>
        <w:t xml:space="preserve">The best prediction is the constant 0,</w:t>
      </w:r>
      <w:r>
        <w:t xml:space="preserve"> </w:t>
      </w:r>
      <w:r>
        <w:t xml:space="preserve">and its generalization error is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Every other</w:t>
      </w:r>
      <w:r>
        <w:t xml:space="preserve"> </w:t>
      </w:r>
      <w:hyperlink w:anchor="def-fitted-model">
        <w:r>
          <w:rPr>
            <w:rStyle w:val="Hyperlink"/>
          </w:rPr>
          <w:t xml:space="preserve">fitted model</w:t>
        </w:r>
      </w:hyperlink>
      <w:r>
        <w:t xml:space="preserve"> </w:t>
      </w:r>
      <w:r>
        <w:t xml:space="preserve">does worse,</w:t>
      </w:r>
      <w:r>
        <w:t xml:space="preserve"> </w:t>
      </w:r>
      <w:r>
        <w:t xml:space="preserve">so any honest estimate should be near or above 1.</w:t>
      </w:r>
    </w:p>
    <w:p>
      <w:pPr>
        <w:numPr>
          <w:ilvl w:val="0"/>
          <w:numId w:val="1027"/>
        </w:numPr>
      </w:pPr>
      <w:r>
        <w:t xml:space="preserve">and 3.</w:t>
      </w:r>
      <w:r>
        <w:t xml:space="preserve"> </w:t>
      </w:r>
      <w:r>
        <w:t xml:space="preserve">The function below runs one data set through both procedures.</w:t>
      </w:r>
      <w:r>
        <w:t xml:space="preserve"> </w:t>
      </w:r>
      <w:r>
        <w:t xml:space="preserve">The only difference is whether the screening step</w:t>
      </w:r>
      <w:r>
        <w:t xml:space="preserve"> </w:t>
      </w:r>
      <w:r>
        <w:t xml:space="preserve">sees the whole data set (</w:t>
      </w:r>
      <w:r>
        <w:rPr>
          <w:rStyle w:val="VerbatimChar"/>
        </w:rPr>
        <w:t xml:space="preserve">"outside"</w:t>
      </w:r>
      <w:r>
        <w:t xml:space="preserve">)</w:t>
      </w:r>
      <w:r>
        <w:t xml:space="preserve"> </w:t>
      </w:r>
      <w:r>
        <w:t xml:space="preserve">or only the training folds (</w:t>
      </w:r>
      <w:r>
        <w:rPr>
          <w:rStyle w:val="VerbatimChar"/>
        </w:rPr>
        <w:t xml:space="preserve">"inside"</w:t>
      </w:r>
      <w:r>
        <w:t xml:space="preserve">).</w:t>
      </w:r>
    </w:p>
    <w:p>
      <w:pPr>
        <w:pStyle w:val="SourceCode"/>
      </w:pPr>
      <w:r>
        <w:rPr>
          <w:rStyle w:val="NormalTok"/>
        </w:rPr>
        <w:t xml:space="preserve">top_predictors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n_keep)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order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(x, y)), </w:t>
      </w:r>
      <w:r>
        <w:rPr>
          <w:rStyle w:val="AttributeTok"/>
        </w:rPr>
        <w:t xml:space="preserve">decreasing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)[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(n_keep)]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screened_cv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(x, y, folds, n_keep, screen) {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(x, y, n_keep)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sq_errors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(y))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(j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unique</w:t>
      </w:r>
      <w:r>
        <w:rPr>
          <w:rStyle w:val="NormalTok"/>
        </w:rPr>
        <w:t xml:space="preserve">(folds)) {</w:t>
      </w:r>
      <w:r>
        <w:br/>
      </w:r>
      <w:r>
        <w:rPr>
          <w:rStyle w:val="NormalTok"/>
        </w:rPr>
        <w:t xml:space="preserve">    in_fold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folds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j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(screen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    keep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top_predictors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],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 n_keep)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    train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in_fold],</w:t>
      </w:r>
      <w:r>
        <w:br/>
      </w:r>
      <w:r>
        <w:rPr>
          <w:rStyle w:val="NormalTok"/>
        </w:rPr>
        <w:t xml:space="preserve">    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in_fold, keep])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train)</w:t>
      </w:r>
      <w:r>
        <w:br/>
      </w:r>
      <w:r>
        <w:rPr>
          <w:rStyle w:val="NormalTok"/>
        </w:rPr>
        <w:t xml:space="preserve">    held_out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as_tibble</w:t>
      </w:r>
      <w:r>
        <w:rPr>
          <w:rStyle w:val="NormalTok"/>
        </w:rPr>
        <w:t xml:space="preserve">(x[in_fold, keep])</w:t>
      </w:r>
      <w:r>
        <w:br/>
      </w:r>
      <w:r>
        <w:rPr>
          <w:rStyle w:val="NormalTok"/>
        </w:rPr>
        <w:t xml:space="preserve">    sq_errors[in_fold]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predict</w:t>
      </w:r>
      <w:r>
        <w:rPr>
          <w:rStyle w:val="NormalTok"/>
        </w:rPr>
        <w:t xml:space="preserve">(fit, </w:t>
      </w:r>
      <w:r>
        <w:rPr>
          <w:rStyle w:val="AttributeTok"/>
        </w:rPr>
        <w:t xml:space="preserve">newdata =</w:t>
      </w:r>
      <w:r>
        <w:rPr>
          <w:rStyle w:val="NormalTok"/>
        </w:rPr>
        <w:t xml:space="preserve"> held_out)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y[in_fold])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(sq_errors)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7102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NormalTok"/>
        </w:rPr>
        <w:t xml:space="preserve">n_predictors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br/>
      </w:r>
      <w:r>
        <w:rPr>
          <w:rStyle w:val="NormalTok"/>
        </w:rPr>
        <w:t xml:space="preserve">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br/>
      </w:r>
      <w:r>
        <w:rPr>
          <w:rStyle w:val="NormalTok"/>
        </w:rPr>
        <w:t xml:space="preserve">screening_results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map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\(s)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n_predictors), n_obs, n_predictors)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colnames</w:t>
      </w:r>
      <w:r>
        <w:rPr>
          <w:rStyle w:val="NormalTok"/>
        </w:rPr>
        <w:t xml:space="preserve">(x)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paste0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(n_predictors))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stats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(n_obs)</w:t>
      </w:r>
      <w:r>
        <w:br/>
      </w:r>
      <w:r>
        <w:rPr>
          <w:rStyle w:val="NormalTok"/>
        </w:rPr>
        <w:t xml:space="preserve">  folds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assign_folds</w:t>
      </w:r>
      <w:r>
        <w:rPr>
          <w:rStyle w:val="NormalTok"/>
        </w:rPr>
        <w:t xml:space="preserve">(n_obs,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sim =</w:t>
      </w:r>
      <w:r>
        <w:rPr>
          <w:rStyle w:val="NormalTok"/>
        </w:rPr>
        <w:t xml:space="preserve"> s,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outside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"outside"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inside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screened_cv</w:t>
      </w:r>
      <w:r>
        <w:rPr>
          <w:rStyle w:val="NormalTok"/>
        </w:rPr>
        <w:t xml:space="preserve">(x, y, folds, </w:t>
      </w:r>
      <w:r>
        <w:rPr>
          <w:rStyle w:val="AttributeTok"/>
        </w:rPr>
        <w:t xml:space="preserve">n_keep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screen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"inside"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purrr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list_rbind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screening_summary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screening_results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across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(outside, inside), mean)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screening_summary</w:t>
      </w:r>
      <w:r>
        <w:br/>
      </w:r>
      <w:r>
        <w:rPr>
          <w:rStyle w:val="CommentTok"/>
        </w:rPr>
        <w:t xml:space="preserve">#&gt; # A tibble: 1 × 2</w:t>
      </w:r>
      <w:r>
        <w:br/>
      </w:r>
      <w:r>
        <w:rPr>
          <w:rStyle w:val="CommentTok"/>
        </w:rPr>
        <w:t xml:space="preserve">#&gt;   outside inside</w:t>
      </w:r>
      <w:r>
        <w:br/>
      </w:r>
      <w:r>
        <w:rPr>
          <w:rStyle w:val="CommentTok"/>
        </w:rPr>
        <w:t xml:space="preserve">#&gt;     &lt;dbl&gt;  &lt;dbl&gt;</w:t>
      </w:r>
      <w:r>
        <w:br/>
      </w:r>
      <w:r>
        <w:rPr>
          <w:rStyle w:val="CommentTok"/>
        </w:rPr>
        <w:t xml:space="preserve">#&gt; 1   0.537   1.52</w:t>
      </w:r>
    </w:p>
    <w:p>
      <w:pPr>
        <w:pStyle w:val="FirstParagraph"/>
      </w:pPr>
      <w:r>
        <w:t xml:space="preserve">Averaged over 50 simulated data sets:</w:t>
      </w:r>
    </w:p>
    <w:p>
      <w:pPr>
        <w:pStyle w:val="Compact"/>
        <w:numPr>
          <w:ilvl w:val="0"/>
          <w:numId w:val="1028"/>
        </w:numPr>
      </w:pPr>
      <w:r>
        <w:t xml:space="preserve">Screening outside the folds gives a mean CV estimate of</w:t>
      </w:r>
      <w:r>
        <w:t xml:space="preserve"> </w:t>
      </w:r>
      <w:r>
        <w:t xml:space="preserve">0.54,</w:t>
      </w:r>
      <w:r>
        <w:t xml:space="preserve"> </w:t>
      </w:r>
      <w:r>
        <w:t xml:space="preserve">well below the smallest possible generalization error of 1.</w:t>
      </w:r>
      <w:r>
        <w:t xml:space="preserve"> </w:t>
      </w:r>
      <w:r>
        <w:t xml:space="preserve">The procedure reports that pure noise predicts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28"/>
        </w:numPr>
      </w:pPr>
      <w:r>
        <w:t xml:space="preserve">Screening inside the folds gives</w:t>
      </w:r>
      <w:r>
        <w:t xml:space="preserve"> </w:t>
      </w:r>
      <w:r>
        <w:t xml:space="preserve">1.52,</w:t>
      </w:r>
      <w:r>
        <w:t xml:space="preserve"> </w:t>
      </w:r>
      <w:r>
        <w:t xml:space="preserve">above 1, as an honest estimate for a model built from noise should be.</w:t>
      </w:r>
    </w:p>
    <w:p>
      <w:pPr>
        <w:pStyle w:val="FirstParagraph"/>
      </w:pPr>
      <w:r>
        <w:t xml:space="preserve">The 10 predictors chosen from all 50 observations</w:t>
      </w:r>
      <w:r>
        <w:t xml:space="preserve"> </w:t>
      </w:r>
      <w:r>
        <w:t xml:space="preserve">were chosen</w:t>
      </w:r>
      <w:r>
        <w:t xml:space="preserve"> </w:t>
      </w:r>
      <w:r>
        <w:rPr>
          <w:i/>
          <w:iCs/>
        </w:rPr>
        <w:t xml:space="preserve">because</w:t>
      </w:r>
      <w:r>
        <w:t xml:space="preserve"> </w:t>
      </w:r>
      <w:r>
        <w:t xml:space="preserve">they happen to correlate with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in the very observations that later serve as held-out folds.</w:t>
      </w:r>
      <w:r>
        <w:t xml:space="preserve"> </w:t>
      </w:r>
      <w:r>
        <w:t xml:space="preserve">Those observations were not held out from the whole fitting procedure,</w:t>
      </w:r>
      <w:r>
        <w:t xml:space="preserve"> </w:t>
      </w:r>
      <w:r>
        <w:t xml:space="preserve">so the independence that</w:t>
      </w:r>
      <w:r>
        <w:t xml:space="preserve"> </w:t>
      </w:r>
      <w:hyperlink w:anchor="thm-held-out-unbias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needs fails.</w:t>
      </w:r>
    </w:p>
    <w:bookmarkEnd w:id="388"/>
    <w:bookmarkStart w:id="389" w:name="rem-cv-every-step"/>
    <w:p>
      <w:pPr>
        <w:pStyle w:val="BodyText"/>
      </w:pPr>
      <w:r>
        <w:rPr>
          <w:i/>
          <w:iCs/>
        </w:rPr>
        <w:t xml:space="preserve">Remark 43</w:t>
      </w:r>
      <w:r>
        <w:t xml:space="preserve"> (Cross-validate the whole procedure). </w:t>
      </w:r>
      <w:r>
        <w:t xml:space="preserve">Every step that uses the outcome is part of fitting,</w:t>
      </w:r>
      <w:r>
        <w:t xml:space="preserve"> </w:t>
      </w:r>
      <w:r>
        <w:t xml:space="preserve">and must be repeated inside each fold</w:t>
      </w:r>
      <w:r>
        <w:t xml:space="preserve"> </w:t>
      </w:r>
      <w:r>
        <w:t xml:space="preserve">using only that fold’s training observations</w:t>
      </w:r>
      <w:r>
        <w:t xml:space="preserve"> </w:t>
      </w:r>
      <w:r>
        <w:t xml:space="preserve">[4, Sec. 7.10.2]</w:t>
      </w:r>
      <w:r>
        <w:t xml:space="preserve">.</w:t>
      </w:r>
      <w:r>
        <w:t xml:space="preserve"> </w:t>
      </w:r>
      <w:r>
        <w:t xml:space="preserve">Such steps include:</w:t>
      </w:r>
    </w:p>
    <w:p>
      <w:pPr>
        <w:pStyle w:val="Compact"/>
        <w:numPr>
          <w:ilvl w:val="0"/>
          <w:numId w:val="1029"/>
        </w:numPr>
      </w:pPr>
      <w:r>
        <w:t xml:space="preserve">screening or selecting predictors, as in</w:t>
      </w:r>
      <w:r>
        <w:t xml:space="preserve"> </w:t>
      </w:r>
      <w:hyperlink w:anchor="exr-cv-screening">
        <w:r>
          <w:rPr>
            <w:rStyle w:val="Hyperlink"/>
          </w:rPr>
          <w:t xml:space="preserve">Exercise 15</w:t>
        </w:r>
      </w:hyperlink>
      <w:r>
        <w:t xml:space="preserve">;</w:t>
      </w:r>
    </w:p>
    <w:p>
      <w:pPr>
        <w:pStyle w:val="Compact"/>
        <w:numPr>
          <w:ilvl w:val="0"/>
          <w:numId w:val="1029"/>
        </w:numPr>
      </w:pPr>
      <w:r>
        <w:t xml:space="preserve">choosing transformations or a polynomial degree;</w:t>
      </w:r>
    </w:p>
    <w:p>
      <w:pPr>
        <w:pStyle w:val="Compact"/>
        <w:numPr>
          <w:ilvl w:val="0"/>
          <w:numId w:val="1029"/>
        </w:numPr>
      </w:pPr>
      <w:r>
        <w:t xml:space="preserve">choosing a penalty or another</w:t>
      </w:r>
      <w:r>
        <w:t xml:space="preserve"> </w:t>
      </w:r>
      <w:hyperlink w:anchor="def-tuning-parameter">
        <w:r>
          <w:rPr>
            <w:rStyle w:val="Hyperlink"/>
          </w:rPr>
          <w:t xml:space="preserve">tuning parameter</w:t>
        </w:r>
      </w:hyperlink>
      <w:r>
        <w:t xml:space="preserve">.</w:t>
      </w:r>
    </w:p>
    <w:p>
      <w:pPr>
        <w:pStyle w:val="FirstParagraph"/>
      </w:pPr>
      <w:r>
        <w:t xml:space="preserve">Hastie et al. [4, Sec. 7.10.2]</w:t>
      </w:r>
      <w:r>
        <w:t xml:space="preserve"> </w:t>
      </w:r>
      <w:r>
        <w:t xml:space="preserve">note that steps using only the predictors,</w:t>
      </w:r>
      <w:r>
        <w:t xml:space="preserve"> </w:t>
      </w:r>
      <w:r>
        <w:t xml:space="preserve">such as dropping predictors with almost no variation,</w:t>
      </w:r>
      <w:r>
        <w:t xml:space="preserve"> </w:t>
      </w:r>
      <w:r>
        <w:t xml:space="preserve">can be done once on all the data before the folds are formed.</w:t>
      </w:r>
      <w:r>
        <w:t xml:space="preserve"> </w:t>
      </w:r>
      <w:r>
        <w:t xml:space="preserve">Repeating such a step inside each fold is never wrong, though,</w:t>
      </w:r>
      <w:r>
        <w:t xml:space="preserve"> </w:t>
      </w:r>
      <w:r>
        <w:t xml:space="preserve">and it scores each held-out fold the way new data would be scored.</w:t>
      </w:r>
      <w:r>
        <w:t xml:space="preserve"> </w:t>
      </w:r>
      <w:r>
        <w:t xml:space="preserve">Examples are estimating the mean and standard deviation used for</w:t>
      </w:r>
      <w:r>
        <w:t xml:space="preserve"> </w:t>
      </w:r>
      <w:hyperlink r:id="rId35">
        <w:r>
          <w:rPr>
            <w:rStyle w:val="Hyperlink"/>
          </w:rPr>
          <w:t xml:space="preserve">standardization</w:t>
        </w:r>
      </w:hyperlink>
      <w:r>
        <w:t xml:space="preserve">,</w:t>
      </w:r>
      <w:r>
        <w:t xml:space="preserve"> </w:t>
      </w:r>
      <w:r>
        <w:t xml:space="preserve">and the values used to fill in missing predictor values,</w:t>
      </w:r>
      <w:r>
        <w:t xml:space="preserve"> </w:t>
      </w:r>
      <w:r>
        <w:t xml:space="preserve">when they are computed without the outcome.</w:t>
      </w:r>
    </w:p>
    <w:bookmarkEnd w:id="389"/>
    <w:bookmarkEnd w:id="390"/>
    <w:bookmarkStart w:id="393" w:name="further-reading"/>
    <w:p>
      <w:pPr>
        <w:pStyle w:val="Heading2"/>
      </w:pPr>
      <w:r>
        <w:t xml:space="preserve">11 Further reading</w:t>
      </w:r>
    </w:p>
    <w:p>
      <w:pPr>
        <w:pStyle w:val="FirstParagraph"/>
      </w:pPr>
      <w:r>
        <w:t xml:space="preserve">Sanchez [14]</w:t>
      </w:r>
      <w:r>
        <w:t xml:space="preserve"> </w:t>
      </w:r>
      <w:r>
        <w:t xml:space="preserve">reviews the matrix algebra behind statistical learning,</w:t>
      </w:r>
      <w:r>
        <w:t xml:space="preserve"> </w:t>
      </w:r>
      <w:r>
        <w:t xml:space="preserve">including the covariance and correlation matrices that cross-products produce.</w:t>
      </w:r>
    </w:p>
    <w:p>
      <w:pPr>
        <w:pStyle w:val="BodyText"/>
      </w:pPr>
      <w:r>
        <w:t xml:space="preserve">For</w:t>
      </w:r>
      <w:r>
        <w:t xml:space="preserve"> </w:t>
      </w:r>
      <w:hyperlink w:anchor="def-kfold">
        <w:r>
          <w:rPr>
            <w:rStyle w:val="Hyperlink"/>
          </w:rPr>
          <w:t xml:space="preserve">cross-validation</w:t>
        </w:r>
      </w:hyperlink>
      <w:r>
        <w:t xml:space="preserve">,</w:t>
      </w:r>
      <w:r>
        <w:t xml:space="preserve"> </w:t>
      </w:r>
      <w:r>
        <w:t xml:space="preserve">see</w:t>
      </w:r>
      <w:r>
        <w:t xml:space="preserve"> </w:t>
      </w:r>
      <w:r>
        <w:t xml:space="preserve">James et al. [6, Ch. 5]</w:t>
      </w:r>
      <w:r>
        <w:t xml:space="preserve"> </w:t>
      </w:r>
      <w:r>
        <w:t xml:space="preserve">and</w:t>
      </w:r>
      <w:r>
        <w:t xml:space="preserve"> </w:t>
      </w:r>
      <w:r>
        <w:t xml:space="preserve">Hastie et al. [4, Sec. 7.10]</w:t>
      </w:r>
      <w:r>
        <w:t xml:space="preserve">.</w:t>
      </w:r>
      <w:r>
        <w:t xml:space="preserve"> </w:t>
      </w:r>
      <w:r>
        <w:t xml:space="preserve">A PDF of each book can be downloaded at no cost from the authors’ webpages:</w:t>
      </w:r>
      <w:r>
        <w:t xml:space="preserve"> </w:t>
      </w:r>
      <w:hyperlink r:id="rId391">
        <w:r>
          <w:rPr>
            <w:rStyle w:val="Hyperlink"/>
            <w:i/>
            <w:iCs/>
          </w:rPr>
          <w:t xml:space="preserve">An Introduction to Statistical Learning</w:t>
        </w:r>
      </w:hyperlink>
      <w:r>
        <w:t xml:space="preserve"> </w:t>
      </w:r>
      <w:r>
        <w:t xml:space="preserve">and</w:t>
      </w:r>
      <w:r>
        <w:t xml:space="preserve"> </w:t>
      </w:r>
      <w:hyperlink r:id="rId392">
        <w:r>
          <w:rPr>
            <w:rStyle w:val="Hyperlink"/>
            <w:i/>
            <w:iCs/>
          </w:rPr>
          <w:t xml:space="preserve">The Elements of Statistical Learning</w:t>
        </w:r>
      </w:hyperlink>
      <w:r>
        <w:t xml:space="preserve">.</w:t>
      </w:r>
    </w:p>
    <w:bookmarkEnd w:id="393"/>
    <w:bookmarkStart w:id="430" w:name="references"/>
    <w:p>
      <w:pPr>
        <w:pStyle w:val="Heading2"/>
      </w:pPr>
      <w:r>
        <w:t xml:space="preserve">References</w:t>
      </w:r>
    </w:p>
    <w:bookmarkStart w:id="429" w:name="refs"/>
    <w:bookmarkStart w:id="395" w:name="ref-wikipedia_random_seed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“Random seed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4">
        <w:r>
          <w:rPr>
            <w:rStyle w:val="Hyperlink"/>
          </w:rPr>
          <w:t xml:space="preserve">https://en.wikipedia.org/wiki/Random_seed</w:t>
        </w:r>
      </w:hyperlink>
    </w:p>
    <w:bookmarkEnd w:id="395"/>
    <w:bookmarkStart w:id="397" w:name="Xf37f146c051effb839e1c8a6474af7649839077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“Hyperparameter (machine learning)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6">
        <w:r>
          <w:rPr>
            <w:rStyle w:val="Hyperlink"/>
          </w:rPr>
          <w:t xml:space="preserve">https://en.wikipedia.org/wiki/Hyperparameter_%28machine_learning%29</w:t>
        </w:r>
      </w:hyperlink>
    </w:p>
    <w:bookmarkEnd w:id="397"/>
    <w:bookmarkStart w:id="399" w:name="X872eeefb896459ed139f713ed99a788fac27b0f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“Training, validation, and test data sets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398">
        <w:r>
          <w:rPr>
            <w:rStyle w:val="Hyperlink"/>
          </w:rPr>
          <w:t xml:space="preserve">https://en.wikipedia.org/wiki/Training,_validation,_and_test_data_sets</w:t>
        </w:r>
      </w:hyperlink>
    </w:p>
    <w:bookmarkEnd w:id="399"/>
    <w:bookmarkStart w:id="401" w:name="ref-hastie2009element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400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401"/>
    <w:bookmarkStart w:id="403" w:name="ref-wikipedia_generalization_error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“Generalization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2">
        <w:r>
          <w:rPr>
            <w:rStyle w:val="Hyperlink"/>
          </w:rPr>
          <w:t xml:space="preserve">https://en.wikipedia.org/wiki/Generalization_error</w:t>
        </w:r>
      </w:hyperlink>
    </w:p>
    <w:bookmarkEnd w:id="403"/>
    <w:bookmarkStart w:id="405" w:name="ref-james2021islr2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G. James, D. Witten, T. Hastie, and R. Tibshirani,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, 2nd ed. Springer, 2021. doi:</w:t>
      </w:r>
      <w:r>
        <w:t xml:space="preserve"> </w:t>
      </w:r>
      <w:hyperlink r:id="rId404">
        <w:r>
          <w:rPr>
            <w:rStyle w:val="Hyperlink"/>
          </w:rPr>
          <w:t xml:space="preserve">10.1007/978-1-0716-1418-1</w:t>
        </w:r>
      </w:hyperlink>
      <w:r>
        <w:t xml:space="preserve">.</w:t>
      </w:r>
    </w:p>
    <w:bookmarkEnd w:id="405"/>
    <w:bookmarkStart w:id="406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406"/>
    <w:bookmarkStart w:id="408" w:name="ref-venables2002modern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W. N. Venables and B. D. Ripley,</w:t>
      </w:r>
      <w:r>
        <w:t xml:space="preserve"> </w:t>
      </w:r>
      <w:r>
        <w:rPr>
          <w:i/>
          <w:iCs/>
        </w:rPr>
        <w:t xml:space="preserve">Modern applied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S</w:t>
      </w:r>
      <w:r>
        <w:t xml:space="preserve">, 4th ed. New York: Springer, 2002. doi:</w:t>
      </w:r>
      <w:r>
        <w:t xml:space="preserve"> </w:t>
      </w:r>
      <w:hyperlink r:id="rId407">
        <w:r>
          <w:rPr>
            <w:rStyle w:val="Hyperlink"/>
          </w:rPr>
          <w:t xml:space="preserve">10.1007/978-0-387-21706-2</w:t>
        </w:r>
      </w:hyperlink>
      <w:r>
        <w:t xml:space="preserve">.</w:t>
      </w:r>
    </w:p>
    <w:bookmarkEnd w:id="408"/>
    <w:bookmarkStart w:id="410" w:name="ref-wikipedia_overfitting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“Overfitting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09">
        <w:r>
          <w:rPr>
            <w:rStyle w:val="Hyperlink"/>
          </w:rPr>
          <w:t xml:space="preserve">https://en.wikipedia.org/wiki/Overfitting</w:t>
        </w:r>
      </w:hyperlink>
    </w:p>
    <w:bookmarkEnd w:id="410"/>
    <w:bookmarkStart w:id="412" w:name="ref-vandenburg2024syncrng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G. van den Burg,</w:t>
      </w:r>
      <w:r>
        <w:t xml:space="preserve"> </w:t>
      </w:r>
      <w:r>
        <w:rPr>
          <w:i/>
          <w:iCs/>
        </w:rPr>
        <w:t xml:space="preserve">SyncRNG</w:t>
      </w:r>
      <w:r>
        <w:rPr>
          <w:i/>
          <w:iCs/>
        </w:rPr>
        <w:t xml:space="preserve">: A synchronized</w:t>
      </w:r>
      <w:r>
        <w:rPr>
          <w:i/>
          <w:iCs/>
        </w:rPr>
        <w:t xml:space="preserve"> </w:t>
      </w:r>
      <w:r>
        <w:rPr>
          <w:i/>
          <w:iCs/>
        </w:rPr>
        <w:t xml:space="preserve">Tausworthe</w:t>
      </w:r>
      <w:r>
        <w:rPr>
          <w:i/>
          <w:iCs/>
        </w:rPr>
        <w:t xml:space="preserve"> </w:t>
      </w:r>
      <w:r>
        <w:rPr>
          <w:i/>
          <w:iCs/>
        </w:rPr>
        <w:t xml:space="preserve">RNG</w:t>
      </w:r>
      <w:r>
        <w:rPr>
          <w:i/>
          <w:iCs/>
        </w:rPr>
        <w:t xml:space="preserve"> </w:t>
      </w:r>
      <w:r>
        <w:rPr>
          <w:i/>
          <w:iCs/>
        </w:rPr>
        <w:t xml:space="preserve">for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Python</w:t>
      </w:r>
      <w:r>
        <w:t xml:space="preserve">. 2024. doi:</w:t>
      </w:r>
      <w:r>
        <w:t xml:space="preserve"> </w:t>
      </w:r>
      <w:hyperlink r:id="rId411">
        <w:r>
          <w:rPr>
            <w:rStyle w:val="Hyperlink"/>
          </w:rPr>
          <w:t xml:space="preserve">10.32614/CRAN.package.SyncRNG</w:t>
        </w:r>
      </w:hyperlink>
      <w:r>
        <w:t xml:space="preserve">.</w:t>
      </w:r>
    </w:p>
    <w:bookmarkEnd w:id="412"/>
    <w:bookmarkStart w:id="414" w:name="ref-wikipedia_bias_variance_tradeoff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“Bias–variance tradeoff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3">
        <w:r>
          <w:rPr>
            <w:rStyle w:val="Hyperlink"/>
          </w:rPr>
          <w:t xml:space="preserve">https://en.wikipedia.org/wiki/Bias%E2%80%93variance_tradeoff</w:t>
        </w:r>
      </w:hyperlink>
    </w:p>
    <w:bookmarkEnd w:id="414"/>
    <w:bookmarkStart w:id="416" w:name="ref-wikipedia_model_selec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“Model selection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5">
        <w:r>
          <w:rPr>
            <w:rStyle w:val="Hyperlink"/>
          </w:rPr>
          <w:t xml:space="preserve">https://en.wikipedia.org/wiki/Model_selection</w:t>
        </w:r>
      </w:hyperlink>
    </w:p>
    <w:bookmarkEnd w:id="416"/>
    <w:bookmarkStart w:id="418" w:name="X69e5f5a2cf8346a34db43eb05bbd9ce9d7949ee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“Cross-validation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17">
        <w:r>
          <w:rPr>
            <w:rStyle w:val="Hyperlink"/>
          </w:rPr>
          <w:t xml:space="preserve">https://en.wikipedia.org/wiki/Cross-validation_%28statistics%29</w:t>
        </w:r>
      </w:hyperlink>
    </w:p>
    <w:bookmarkEnd w:id="418"/>
    <w:bookmarkStart w:id="420" w:name="ref-sanchez2020matrix4sl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G. Sanchez,</w:t>
      </w:r>
      <w:r>
        <w:t xml:space="preserve"> </w:t>
      </w:r>
      <w:r>
        <w:t xml:space="preserve">“A matrix algebra companion for statistical learning (</w:t>
      </w:r>
      <w:r>
        <w:t xml:space="preserve">matrix4sl</w:t>
      </w:r>
      <w:r>
        <w:t xml:space="preserve">).”</w:t>
      </w:r>
      <w:r>
        <w:t xml:space="preserve"> </w:t>
      </w:r>
      <w:r>
        <w:t xml:space="preserve">Online book, work in progress. Licensed CC BY-NC-SA 4.0, 2020. Available:</w:t>
      </w:r>
      <w:r>
        <w:t xml:space="preserve"> </w:t>
      </w:r>
      <w:hyperlink r:id="rId419">
        <w:r>
          <w:rPr>
            <w:rStyle w:val="Hyperlink"/>
          </w:rPr>
          <w:t xml:space="preserve">https://www.gastonsanchez.com/matrix4sl/</w:t>
        </w:r>
      </w:hyperlink>
    </w:p>
    <w:bookmarkEnd w:id="420"/>
    <w:bookmarkStart w:id="422" w:name="ref-wikipedia_leverage_statistics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“Leverage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421">
        <w:r>
          <w:rPr>
            <w:rStyle w:val="Hyperlink"/>
          </w:rPr>
          <w:t xml:space="preserve">https://en.wikipedia.org/wiki/Leverage_%28statistics%29</w:t>
        </w:r>
      </w:hyperlink>
    </w:p>
    <w:bookmarkEnd w:id="422"/>
    <w:bookmarkStart w:id="424" w:name="ref-mallows1973som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C. L. Mallows,</w:t>
      </w:r>
      <w:r>
        <w:t xml:space="preserve"> </w:t>
      </w:r>
      <w:r>
        <w:t xml:space="preserve">“Some comments on</w:t>
      </w:r>
      <w:r>
        <w:t xml:space="preserve"> </w:t>
      </w:r>
      <m:oMath>
        <m:sSub>
          <m:e>
            <m:r>
              <m:t>C</m:t>
            </m:r>
          </m:e>
          <m:sub>
            <m:r>
              <m:t>p</m:t>
            </m:r>
          </m:sub>
        </m:sSub>
      </m:oMath>
      <w:r>
        <w:t xml:space="preserve">,”</w:t>
      </w:r>
      <w:r>
        <w:t xml:space="preserve"> </w:t>
      </w:r>
      <w:r>
        <w:rPr>
          <w:i/>
          <w:iCs/>
        </w:rPr>
        <w:t xml:space="preserve">Technometrics</w:t>
      </w:r>
      <w:r>
        <w:t xml:space="preserve">, vol. 15, no. 4, pp. 661–675, 1973, doi:</w:t>
      </w:r>
      <w:r>
        <w:t xml:space="preserve"> </w:t>
      </w:r>
      <w:hyperlink r:id="rId423">
        <w:r>
          <w:rPr>
            <w:rStyle w:val="Hyperlink"/>
          </w:rPr>
          <w:t xml:space="preserve">10.1080/00401706.1973.10489103</w:t>
        </w:r>
      </w:hyperlink>
      <w:r>
        <w:t xml:space="preserve">.</w:t>
      </w:r>
    </w:p>
    <w:bookmarkEnd w:id="424"/>
    <w:bookmarkStart w:id="426" w:name="ref-akaike1974new"/>
    <w:p>
      <w:pPr>
        <w:pStyle w:val="Bibliography"/>
      </w:pPr>
      <w:r>
        <w:t xml:space="preserve">[17]</w:t>
      </w:r>
      <w:r>
        <w:t xml:space="preserve"> </w:t>
      </w:r>
      <w:r>
        <w:t xml:space="preserve">	</w:t>
      </w:r>
      <w:r>
        <w:t xml:space="preserve">H. Akaike,</w:t>
      </w:r>
      <w:r>
        <w:t xml:space="preserve"> </w:t>
      </w:r>
      <w:r>
        <w:t xml:space="preserve">“A new look at the statistical model identification,”</w:t>
      </w:r>
      <w:r>
        <w:t xml:space="preserve"> </w:t>
      </w:r>
      <w:r>
        <w:rPr>
          <w:i/>
          <w:iCs/>
        </w:rPr>
        <w:t xml:space="preserve">IEEE Transactions on Automatic Control</w:t>
      </w:r>
      <w:r>
        <w:t xml:space="preserve">, vol. 19, no. 6, pp. 716–723, 1974, doi:</w:t>
      </w:r>
      <w:r>
        <w:t xml:space="preserve"> </w:t>
      </w:r>
      <w:hyperlink r:id="rId425">
        <w:r>
          <w:rPr>
            <w:rStyle w:val="Hyperlink"/>
          </w:rPr>
          <w:t xml:space="preserve">10.1109/TAC.1974.1100705</w:t>
        </w:r>
      </w:hyperlink>
      <w:r>
        <w:t xml:space="preserve">.</w:t>
      </w:r>
    </w:p>
    <w:bookmarkEnd w:id="426"/>
    <w:bookmarkStart w:id="428" w:name="ref-schwarz1978estimating"/>
    <w:p>
      <w:pPr>
        <w:pStyle w:val="Bibliography"/>
      </w:pPr>
      <w:r>
        <w:t xml:space="preserve">[18]</w:t>
      </w:r>
      <w:r>
        <w:t xml:space="preserve"> </w:t>
      </w:r>
      <w:r>
        <w:t xml:space="preserve">	</w:t>
      </w:r>
      <w:r>
        <w:t xml:space="preserve">G. Schwarz,</w:t>
      </w:r>
      <w:r>
        <w:t xml:space="preserve"> </w:t>
      </w:r>
      <w:r>
        <w:t xml:space="preserve">“Estimating the dimension of a model,”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6, no. 2, pp. 461–464, 1978, doi:</w:t>
      </w:r>
      <w:r>
        <w:t xml:space="preserve"> </w:t>
      </w:r>
      <w:hyperlink r:id="rId427">
        <w:r>
          <w:rPr>
            <w:rStyle w:val="Hyperlink"/>
          </w:rPr>
          <w:t xml:space="preserve">10.1214/aos/1176344136</w:t>
        </w:r>
      </w:hyperlink>
      <w:r>
        <w:t xml:space="preserve">.</w:t>
      </w:r>
    </w:p>
    <w:bookmarkEnd w:id="428"/>
    <w:bookmarkEnd w:id="429"/>
    <w:bookmarkEnd w:id="4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1"/>
  </w:num>
  <w:num w:numId="102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0" Type="http://schemas.openxmlformats.org/officeDocument/2006/relationships/image" Target="media/rId270.png"/><Relationship Id="rId304" Type="http://schemas.openxmlformats.org/officeDocument/2006/relationships/image" Target="media/rId304.png"/><Relationship Id="rId153" Type="http://schemas.openxmlformats.org/officeDocument/2006/relationships/image" Target="media/rId153.png"/><Relationship Id="rId364" Type="http://schemas.openxmlformats.org/officeDocument/2006/relationships/image" Target="media/rId364.png"/><Relationship Id="rId216" Type="http://schemas.openxmlformats.org/officeDocument/2006/relationships/image" Target="media/rId216.png"/><Relationship Id="rId157" Type="http://schemas.openxmlformats.org/officeDocument/2006/relationships/image" Target="media/rId157.png"/><Relationship Id="rId252" Type="http://schemas.openxmlformats.org/officeDocument/2006/relationships/image" Target="media/rId252.png"/><Relationship Id="rId256" Type="http://schemas.openxmlformats.org/officeDocument/2006/relationships/image" Target="media/rId256.png"/><Relationship Id="rId260" Type="http://schemas.openxmlformats.org/officeDocument/2006/relationships/image" Target="media/rId260.png"/><Relationship Id="rId264" Type="http://schemas.openxmlformats.org/officeDocument/2006/relationships/image" Target="media/rId264.png"/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_rels/footnotes.xml.rels><?xml version='1.0' encoding='UTF-8' standalone='yes'?>
<Relationships xmlns="http://schemas.openxmlformats.org/package/2006/relationships"><Relationship Id="rId93" Type="http://schemas.openxmlformats.org/officeDocument/2006/relationships/hyperlink" Target="basic-statistical-methods.qmd#def-linear-regression" TargetMode="External"/><Relationship Id="rId372" Type="http://schemas.openxmlformats.org/officeDocument/2006/relationships/hyperlink" Target="correlation-regression.qmd#def-nested-regression-models" TargetMode="External"/><Relationship Id="rId29" Type="http://schemas.openxmlformats.org/officeDocument/2006/relationships/hyperlink" Target="correlation-regression.qmd#def-normal-equations" TargetMode="External"/><Relationship Id="rId329" Type="http://schemas.openxmlformats.org/officeDocument/2006/relationships/hyperlink" Target="correlation-regression.qmd#def-ols" TargetMode="External"/><Relationship Id="rId373" Type="http://schemas.openxmlformats.org/officeDocument/2006/relationships/hyperlink" Target="correlation-regression.qmd#def-r-squared" TargetMode="External"/><Relationship Id="rId27" Type="http://schemas.openxmlformats.org/officeDocument/2006/relationships/hyperlink" Target="correlation-regression.qmd#def-rss" TargetMode="External"/><Relationship Id="rId320" Type="http://schemas.openxmlformats.org/officeDocument/2006/relationships/hyperlink" Target="correlation-regression.qmd#def-slr-covariate-vector" TargetMode="External"/><Relationship Id="rId149" Type="http://schemas.openxmlformats.org/officeDocument/2006/relationships/hyperlink" Target="correlation-regression.qmd#def-slr-intercept" TargetMode="External"/><Relationship Id="rId150" Type="http://schemas.openxmlformats.org/officeDocument/2006/relationships/hyperlink" Target="correlation-regression.qmd#def-slr-slope" TargetMode="External"/><Relationship Id="rId370" Type="http://schemas.openxmlformats.org/officeDocument/2006/relationships/hyperlink" Target="correlation-regression.qmd#def-tss" TargetMode="External"/><Relationship Id="rId332" Type="http://schemas.openxmlformats.org/officeDocument/2006/relationships/hyperlink" Target="correlation-regression.qmd#thm-ols-slr-vector" TargetMode="External"/><Relationship Id="rId240" Type="http://schemas.openxmlformats.org/officeDocument/2006/relationships/hyperlink" Target="data.qmd#def-categorical-var" TargetMode="External"/><Relationship Id="rId152" Type="http://schemas.openxmlformats.org/officeDocument/2006/relationships/hyperlink" Target="estimation.qmd#def-SE" TargetMode="External"/><Relationship Id="rId193" Type="http://schemas.openxmlformats.org/officeDocument/2006/relationships/hyperlink" Target="estimation.qmd#def-bias" TargetMode="External"/><Relationship Id="rId106" Type="http://schemas.openxmlformats.org/officeDocument/2006/relationships/hyperlink" Target="estimation.qmd#def-estimate" TargetMode="External"/><Relationship Id="rId192" Type="http://schemas.openxmlformats.org/officeDocument/2006/relationships/hyperlink" Target="estimation.qmd#def-estimation-error" TargetMode="External"/><Relationship Id="rId187" Type="http://schemas.openxmlformats.org/officeDocument/2006/relationships/hyperlink" Target="estimation.qmd#def-estimator" TargetMode="External"/><Relationship Id="rId138" Type="http://schemas.openxmlformats.org/officeDocument/2006/relationships/hyperlink" Target="estimation.qmd#def-mse" TargetMode="External"/><Relationship Id="rId220" Type="http://schemas.openxmlformats.org/officeDocument/2006/relationships/hyperlink" Target="estimation.qmd#def-rmse" TargetMode="External"/><Relationship Id="rId63" Type="http://schemas.openxmlformats.org/officeDocument/2006/relationships/hyperlink" Target="estimation.qmd#def-scientific-model" TargetMode="External"/><Relationship Id="rId65" Type="http://schemas.openxmlformats.org/officeDocument/2006/relationships/hyperlink" Target="exploratory-descriptive.qmd#def-population" TargetMode="External"/><Relationship Id="rId191" Type="http://schemas.openxmlformats.org/officeDocument/2006/relationships/hyperlink" Target="exploratory-descriptive.qmd#def-population-distribution" TargetMode="External"/><Relationship Id="rId89" Type="http://schemas.openxmlformats.org/officeDocument/2006/relationships/hyperlink" Target="exploratory-descriptive.qmd#def-sample-mean" TargetMode="External"/><Relationship Id="rId353" Type="http://schemas.openxmlformats.org/officeDocument/2006/relationships/hyperlink" Target="exploratory-descriptive.qmd#def-sample-sd" TargetMode="External"/><Relationship Id="rId35" Type="http://schemas.openxmlformats.org/officeDocument/2006/relationships/hyperlink" Target="exploratory-descriptive.qmd#def-standardization" TargetMode="External"/><Relationship Id="rId407" Type="http://schemas.openxmlformats.org/officeDocument/2006/relationships/hyperlink" Target="https://doi.org/10.1007/978-0-387-21706-2" TargetMode="External"/><Relationship Id="rId400" Type="http://schemas.openxmlformats.org/officeDocument/2006/relationships/hyperlink" Target="https://doi.org/10.1007/978-0-387-84858-7" TargetMode="External"/><Relationship Id="rId404" Type="http://schemas.openxmlformats.org/officeDocument/2006/relationships/hyperlink" Target="https://doi.org/10.1007/978-1-0716-1418-1" TargetMode="External"/><Relationship Id="rId423" Type="http://schemas.openxmlformats.org/officeDocument/2006/relationships/hyperlink" Target="https://doi.org/10.1080/00401706.1973.10489103" TargetMode="External"/><Relationship Id="rId425" Type="http://schemas.openxmlformats.org/officeDocument/2006/relationships/hyperlink" Target="https://doi.org/10.1109/TAC.1974.1100705" TargetMode="External"/><Relationship Id="rId427" Type="http://schemas.openxmlformats.org/officeDocument/2006/relationships/hyperlink" Target="https://doi.org/10.1214/aos/1176344136" TargetMode="External"/><Relationship Id="rId411" Type="http://schemas.openxmlformats.org/officeDocument/2006/relationships/hyperlink" Target="https://doi.org/10.32614/CRAN.package.SyncRNG" TargetMode="External"/><Relationship Id="rId413" Type="http://schemas.openxmlformats.org/officeDocument/2006/relationships/hyperlink" Target="https://en.wikipedia.org/wiki/Bias%E2%80%93variance_tradeoff" TargetMode="External"/><Relationship Id="rId417" Type="http://schemas.openxmlformats.org/officeDocument/2006/relationships/hyperlink" Target="https://en.wikipedia.org/wiki/Cross-validation_%28statistics%29" TargetMode="External"/><Relationship Id="rId402" Type="http://schemas.openxmlformats.org/officeDocument/2006/relationships/hyperlink" Target="https://en.wikipedia.org/wiki/Generalization_error" TargetMode="External"/><Relationship Id="rId396" Type="http://schemas.openxmlformats.org/officeDocument/2006/relationships/hyperlink" Target="https://en.wikipedia.org/wiki/Hyperparameter_%28machine_learning%29" TargetMode="External"/><Relationship Id="rId421" Type="http://schemas.openxmlformats.org/officeDocument/2006/relationships/hyperlink" Target="https://en.wikipedia.org/wiki/Leverage_%28statistics%29" TargetMode="External"/><Relationship Id="rId415" Type="http://schemas.openxmlformats.org/officeDocument/2006/relationships/hyperlink" Target="https://en.wikipedia.org/wiki/Model_selection" TargetMode="External"/><Relationship Id="rId409" Type="http://schemas.openxmlformats.org/officeDocument/2006/relationships/hyperlink" Target="https://en.wikipedia.org/wiki/Overfitting" TargetMode="External"/><Relationship Id="rId394" Type="http://schemas.openxmlformats.org/officeDocument/2006/relationships/hyperlink" Target="https://en.wikipedia.org/wiki/Random_seed" TargetMode="External"/><Relationship Id="rId398" Type="http://schemas.openxmlformats.org/officeDocument/2006/relationships/hyperlink" Target="https://en.wikipedia.org/wiki/Training,_validation,_and_test_data_sets" TargetMode="External"/><Relationship Id="rId392" Type="http://schemas.openxmlformats.org/officeDocument/2006/relationships/hyperlink" Target="https://hastie.su.domains/ElemStatLearn/" TargetMode="External"/><Relationship Id="rId248" Type="http://schemas.openxmlformats.org/officeDocument/2006/relationships/hyperlink" Target="https://morrison-lab.github.io/lds/chapters/big-ideas.html#def-test-set" TargetMode="External"/><Relationship Id="rId246" Type="http://schemas.openxmlformats.org/officeDocument/2006/relationships/hyperlink" Target="https://morrison-lab.github.io/lds/chapters/big-ideas.html#def-training-set" TargetMode="External"/><Relationship Id="rId247" Type="http://schemas.openxmlformats.org/officeDocument/2006/relationships/hyperlink" Target="https://morrison-lab.github.io/lds/chapters/big-ideas.html#def-validation-set" TargetMode="External"/><Relationship Id="rId46" Type="http://schemas.openxmlformats.org/officeDocument/2006/relationships/hyperlink" Target="https://morrison-lab.github.io/mds/functions.html#def-function" TargetMode="External"/><Relationship Id="rId30" Type="http://schemas.openxmlformats.org/officeDocument/2006/relationships/hyperlink" Target="https://morrison-lab.github.io/mds/optimization.html#def-optimization-algorithm" TargetMode="External"/><Relationship Id="rId73" Type="http://schemas.openxmlformats.org/officeDocument/2006/relationships/hyperlink" Target="https://morrison-lab.github.io/pds/expectation.html#def-cond-expectation" TargetMode="External"/><Relationship Id="rId70" Type="http://schemas.openxmlformats.org/officeDocument/2006/relationships/hyperlink" Target="https://morrison-lab.github.io/pds/expectation.html#def-expectation" TargetMode="External"/><Relationship Id="rId76" Type="http://schemas.openxmlformats.org/officeDocument/2006/relationships/hyperlink" Target="https://morrison-lab.github.io/pds/expectation.html#def-loss-function" TargetMode="External"/><Relationship Id="rId58" Type="http://schemas.openxmlformats.org/officeDocument/2006/relationships/hyperlink" Target="https://morrison-lab.github.io/pds/expectation.html#def-new-observation" TargetMode="External"/><Relationship Id="rId39" Type="http://schemas.openxmlformats.org/officeDocument/2006/relationships/hyperlink" Target="https://morrison-lab.github.io/pds/expectation.html#def-prediction" TargetMode="External"/><Relationship Id="rId90" Type="http://schemas.openxmlformats.org/officeDocument/2006/relationships/hyperlink" Target="https://morrison-lab.github.io/pds/expectation.html#def-risk" TargetMode="External"/><Relationship Id="rId142" Type="http://schemas.openxmlformats.org/officeDocument/2006/relationships/hyperlink" Target="https://morrison-lab.github.io/pds/expectation.html#thm-lie" TargetMode="External"/><Relationship Id="rId188" Type="http://schemas.openxmlformats.org/officeDocument/2006/relationships/hyperlink" Target="https://morrison-lab.github.io/pds/expectation.html#thm-linearity-expectation" TargetMode="External"/><Relationship Id="rId165" Type="http://schemas.openxmlformats.org/officeDocument/2006/relationships/hyperlink" Target="https://morrison-lab.github.io/pds/independence.html#def-iid" TargetMode="External"/><Relationship Id="rId57" Type="http://schemas.openxmlformats.org/officeDocument/2006/relationships/hyperlink" Target="https://morrison-lab.github.io/pds/independence.html#def-indpt" TargetMode="External"/><Relationship Id="rId74" Type="http://schemas.openxmlformats.org/officeDocument/2006/relationships/hyperlink" Target="https://morrison-lab.github.io/pds/probability-basics.html#def-probability" TargetMode="External"/><Relationship Id="rId111" Type="http://schemas.openxmlformats.org/officeDocument/2006/relationships/hyperlink" Target="https://morrison-lab.github.io/pds/random-variables.html#def-cdf" TargetMode="External"/><Relationship Id="rId166" Type="http://schemas.openxmlformats.org/officeDocument/2006/relationships/hyperlink" Target="https://morrison-lab.github.io/pds/random-variables.html#def-continuous-rv" TargetMode="External"/><Relationship Id="rId168" Type="http://schemas.openxmlformats.org/officeDocument/2006/relationships/hyperlink" Target="https://morrison-lab.github.io/pds/random-variables.html#def-discrete-rv" TargetMode="External"/><Relationship Id="rId114" Type="http://schemas.openxmlformats.org/officeDocument/2006/relationships/hyperlink" Target="https://morrison-lab.github.io/pds/random-variables.html#def-normal" TargetMode="External"/><Relationship Id="rId173" Type="http://schemas.openxmlformats.org/officeDocument/2006/relationships/hyperlink" Target="https://morrison-lab.github.io/pds/variance-covariance.html#def-cond-variance" TargetMode="External"/><Relationship Id="rId66" Type="http://schemas.openxmlformats.org/officeDocument/2006/relationships/hyperlink" Target="https://morrison-lab.github.io/pds/variance-covariance.html#def-deviation-pop-mean" TargetMode="External"/><Relationship Id="rId175" Type="http://schemas.openxmlformats.org/officeDocument/2006/relationships/hyperlink" Target="https://morrison-lab.github.io/pds/variance-covariance.html#def-variance" TargetMode="External"/><Relationship Id="rId189" Type="http://schemas.openxmlformats.org/officeDocument/2006/relationships/hyperlink" Target="https://morrison-lab.github.io/pds/variance-covariance.html#thm-variance" TargetMode="External"/><Relationship Id="rId419" Type="http://schemas.openxmlformats.org/officeDocument/2006/relationships/hyperlink" Target="https://www.gastonsanchez.com/matrix4sl/" TargetMode="External"/><Relationship Id="rId324" Type="http://schemas.openxmlformats.org/officeDocument/2006/relationships/hyperlink" Target="https://www.gastonsanchez.com/matrix4sl/cross-products.html#cross-products" TargetMode="External"/><Relationship Id="rId391" Type="http://schemas.openxmlformats.org/officeDocument/2006/relationships/hyperlink" Target="https://www.statlearning.com/" TargetMode="External"/><Relationship Id="rId151" Type="http://schemas.openxmlformats.org/officeDocument/2006/relationships/hyperlink" Target="inference.qmd#def-confidence-interval" TargetMode="External"/><Relationship Id="rId378" Type="http://schemas.openxmlformats.org/officeDocument/2006/relationships/hyperlink" Target="intro-MLEs.qmd#def-loglik" TargetMode="External"/><Relationship Id="rId377" Type="http://schemas.openxmlformats.org/officeDocument/2006/relationships/hyperlink" Target="intro-MLEs.qmd#def-mle" TargetMode="External"/><Relationship Id="rId244" Type="http://schemas.openxmlformats.org/officeDocument/2006/relationships/hyperlink" Target="logistic-inference.qmd#def-logistic-regression" TargetMode="External"/><Relationship Id="rId334" Type="http://schemas.openxmlformats.org/officeDocument/2006/relationships/hyperlink" Target="prediction.qmd#def-fitted-value" TargetMode="External"/><Relationship Id="rId18" Type="http://schemas.openxmlformats.org/officeDocument/2006/relationships/hyperlink" Target="prediction.qmd#def-prediction" TargetMode="External"/><Relationship Id="rId61" Type="http://schemas.openxmlformats.org/officeDocument/2006/relationships/hyperlink" Target="prediction.qmd#def-prediction-error" TargetMode="External"/><Relationship Id="rId86" Type="http://schemas.openxmlformats.org/officeDocument/2006/relationships/hyperlink" Target="prediction.qmd#def-prediction-mse" TargetMode="External"/><Relationship Id="rId176" Type="http://schemas.openxmlformats.org/officeDocument/2006/relationships/hyperlink" Target="prediction.qmd#def-residu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Validating Predictions</dc:title>
  <dc:creator/>
  <cp:keywords/>
  <dcterms:created xsi:type="dcterms:W3CDTF">2026-10-30T18:45:16Z</dcterms:created>
  <dcterms:modified xsi:type="dcterms:W3CDTF">2026-10-30T18:45:16Z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2026-10-30 11:18:04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resources">
    <vt:lpwstr/>
  </property>
  <property fmtid="{D5CDD505-2E9C-101B-9397-08002B2CF9AE}" pid="18" name="toc-title">
    <vt:lpwstr>Table of contents</vt:lpwstr>
  </property>
</Properties>
</file>