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2026-10-30 11:26:23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11:18:04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70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31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"Intercept,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"Slope,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3" w:name="exr-rss-deriv-intercept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Exercise 6 (Expanding the centered sum of cross-products)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Expand the centered sum of cross-products</w:delText>
        </w:r>
      </w:del>
      <w:del w:id="6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(</w:delText>
        </w:r>
      </w:del>
      <w:hyperlink w:anchor="def-centered-cross-product">
        <w:del w:id="9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0" w:author="PR Preview" w:date="2026-01-01T00:00:00Z">
        <w:r>
          <w:delText xml:space="preserve">)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into an expression in terms of</w:delText>
        </w:r>
      </w:del>
      <w:del w:id="13" w:author="PR Preview" w:date="2026-01-01T00:00:00Z">
        <w:r>
          <w:delText xml:space="preserve"> </w:delText>
        </w:r>
      </w:del>
      <m:oMath>
        <m:r>
          <m:t>n</m:t>
        </m:r>
      </m:oMath>
      <w:del w:id="14" w:author="PR Preview" w:date="2026-01-01T00:00:00Z">
        <w:r>
          <w:delText xml:space="preserve">,</w:delText>
        </w:r>
      </w:del>
      <w:del w:id="15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del w:id="16" w:author="PR Preview" w:date="2026-01-01T00:00:00Z">
        <w:r>
          <w:delText xml:space="preserve">,</w:delText>
        </w:r>
      </w:del>
      <w:del w:id="17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and</w:delText>
        </w:r>
      </w:del>
      <w:del w:id="20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y</m:t>
            </m:r>
          </m:e>
        </m:acc>
      </m:oMath>
      <w:del w:id="21" w:author="PR Preview" w:date="2026-01-01T00:00:00Z">
        <w:r>
          <w:delText xml:space="preserve">.</w:delText>
        </w:r>
      </w:del>
    </w:p>
    <w:p>
      <w:pPr>
        <w:pStyle w:val="BodyText"/>
      </w:pPr>
      <w:del w:id="22" w:author="PR Preview" w:date="2026-01-01T00:00:00Z">
        <w:r>
          <w:rPr>
            <w:i/>
            <w:iCs/>
          </w:rPr>
          <w:delText xml:space="preserve">Solution 6</w:delText>
        </w:r>
      </w:del>
      <w:del w:id="23" w:author="PR Preview" w:date="2026-01-01T00:00:00Z">
        <w:r>
          <w:delText xml:space="preserve">. 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two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remaining term)</m:t>
              </m:r>
            </m:e>
          </m:eqArr>
        </m:oMath>
      </m:oMathPara>
    </w:p>
    <w:p>
      <w:pPr>
        <w:pStyle w:val="FirstParagraph"/>
      </w:pPr>
      <w:del w:id="24" w:author="PR Preview" w:date="2026-01-01T00:00:00Z">
        <w:r>
          <w:rPr>
            <w:b/>
            <w:bCs/>
          </w:rPr>
          <w:delText xml:space="preserve">Lemma 3 (Expanded centered sum of cross-products)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The centered sum of cross-products</w:delText>
        </w:r>
      </w:del>
      <w:del w:id="27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(</w:delText>
        </w:r>
      </w:del>
      <w:hyperlink w:anchor="def-centered-cross-product">
        <w:del w:id="30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31" w:author="PR Preview" w:date="2026-01-01T00:00:00Z">
        <w:r>
          <w:delText xml:space="preserve">) equals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n</m:t>
          </m:r>
          <m:acc>
            <m:accPr>
              <m:chr m:val="‾"/>
            </m:accPr>
            <m:e>
              <m:r>
                <m:t>x</m:t>
              </m:r>
            </m:e>
          </m:acc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2" w:author="PR Preview" w:date="2026-01-01T00:00:00Z">
        <w:r>
          <w:rPr>
            <w:i/>
            <w:iCs/>
          </w:rPr>
          <w:delText xml:space="preserve">Proof</w:delText>
        </w:r>
      </w:del>
      <w:del w:id="33" w:author="PR Preview" w:date="2026-01-01T00:00:00Z">
        <w:r>
          <w:delText xml:space="preserve">. </w:delText>
        </w:r>
      </w:del>
      <w:del w:id="34" w:author="PR Preview" w:date="2026-01-01T00:00:00Z">
        <w:r>
          <w:delText xml:space="preserve">This is the solution to</w:delText>
        </w:r>
      </w:del>
      <w:del w:id="35" w:author="PR Preview" w:date="2026-01-01T00:00:00Z">
        <w:r>
          <w:delText xml:space="preserve"> </w:delText>
        </w:r>
      </w:del>
      <w:hyperlink w:anchor="exr-sxy-expand">
        <w:del w:id="36" w:author="PR Preview" w:date="2026-01-01T00:00:00Z">
          <w:r>
            <w:rPr>
              <w:rStyle w:val="Hyperlink"/>
            </w:rPr>
            <w:delText xml:space="preserve">Exercise 6</w:delText>
          </w:r>
        </w:del>
      </w:hyperlink>
      <w:del w:id="37" w:author="PR Preview" w:date="2026-01-01T00:00:00Z">
        <w:r>
          <w:delText xml:space="preserve">.</w:delText>
        </w:r>
      </w:del>
    </w:p>
    <w:p>
      <w:pPr>
        <w:pStyle w:val="BodyText"/>
      </w:pPr>
      <w:del w:id="38" w:author="PR Preview" w:date="2026-01-01T00:00:00Z">
        <w:r>
          <w:rPr>
            <w:b/>
            <w:bCs/>
          </w:rPr>
          <w:delText xml:space="preserve">Exercise 7 (Derivative of RSS with respect to the intercept)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Find the partial derivative of the</w:delText>
        </w:r>
      </w:del>
      <w:del w:id="41" w:author="PR Preview" w:date="2026-01-01T00:00:00Z">
        <w:r>
          <w:delText xml:space="preserve"> </w:delText>
        </w:r>
      </w:del>
      <w:hyperlink r:id="rId81">
        <w:del w:id="42" w:author="PR Preview" w:date="2026-01-01T00:00:00Z">
          <w:r>
            <w:rPr>
              <w:rStyle w:val="Hyperlink"/>
            </w:rPr>
            <w:delText xml:space="preserve">simple linear regression</w:delText>
          </w:r>
        </w:del>
      </w:hyperlink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residual sum of squares</w:delText>
        </w:r>
      </w:del>
      <w:del w:id="45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(</w:delText>
        </w:r>
      </w:del>
      <w:hyperlink w:anchor="exm-rss-slr">
        <w:del w:id="48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49" w:author="PR Preview" w:date="2026-01-01T00:00:00Z">
        <w:r>
          <w:delText xml:space="preserve">)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with respect to the</w:delText>
        </w:r>
      </w:del>
      <w:del w:id="52" w:author="PR Preview" w:date="2026-01-01T00:00:00Z">
        <w:r>
          <w:delText xml:space="preserve"> </w:delText>
        </w:r>
      </w:del>
      <w:hyperlink r:id="rId82">
        <w:del w:id="53" w:author="PR Preview" w:date="2026-01-01T00:00:00Z">
          <w:r>
            <w:rPr>
              <w:rStyle w:val="Hyperlink"/>
            </w:rPr>
            <w:delText xml:space="preserve">intercept</w:delText>
          </w:r>
        </w:del>
      </w:hyperlink>
      <w:del w:id="54" w:author="PR Preview" w:date="2026-01-01T00:00:00Z">
        <w:r>
          <w:delText xml:space="preserve">,</w:delText>
        </w:r>
      </w:del>
      <w:del w:id="55" w:author="PR Preview" w:date="2026-01-01T00:00:00Z">
        <w:r>
          <w:delText xml:space="preserve"> </w:delText>
        </w:r>
      </w:del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del w:id="56" w:author="PR Preview" w:date="2026-01-01T00:00:00Z">
        <w:r>
          <w:delText xml:space="preserve">.</w:delText>
        </w:r>
      </w:del>
    </w:p>
    <w:p>
      <w:pPr>
        <w:pStyle w:val="BodyText"/>
      </w:pPr>
      <w:del w:id="57" w:author="PR Preview" w:date="2026-01-01T00:00:00Z">
        <w:r>
          <w:rPr>
            <w:i/>
            <w:iCs/>
          </w:rPr>
          <w:delText xml:space="preserve">Solution 7</w:delText>
        </w:r>
      </w:del>
      <w:del w:id="58" w:author="PR Preview" w:date="2026-01-01T00:00:00Z">
        <w:r>
          <w:delText xml:space="preserve">. </w:delText>
        </w:r>
      </w:del>
      <w:del w:id="59" w:author="PR Preview" w:date="2026-01-01T00:00:00Z">
        <w:r>
          <w:delText xml:space="preserve">Differentiate one operation at a time,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starting from the definition (</w:delText>
        </w:r>
      </w:del>
      <w:hyperlink w:anchor="exm-rss-slr">
        <w:del w:id="62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63" w:author="PR Preview" w:date="2026-01-01T00:00:00Z">
        <w:r>
          <w:delText xml:space="preserve">):</w:delText>
        </w:r>
      </w:del>
    </w:p>
    <w:p>
      <w:pPr>
        <w:pStyle w:val="BodyText"/>
      </w:pPr>
      <w:ins w:id="64" w:author="PR Preview" w:date="2026-01-01T00:00:00Z">
        <w:r>
          <w:rPr>
            <w:b/>
            <w:bCs/>
          </w:rPr>
          <w:t xml:space="preserve">Exercise 6 (Derivative of RSS with respect to the intercept)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Find the partial derivative of the</w:t>
        </w:r>
      </w:ins>
      <w:ins w:id="67" w:author="PR Preview" w:date="2026-01-01T00:00:00Z">
        <w:r>
          <w:t xml:space="preserve"> </w:t>
        </w:r>
      </w:ins>
      <w:hyperlink r:id="rId81">
        <w:ins w:id="68" w:author="PR Preview" w:date="2026-01-01T00:00:00Z">
          <w:r>
            <w:rPr>
              <w:rStyle w:val="Hyperlink"/>
            </w:rPr>
            <w:t xml:space="preserve">simple linear regression</w:t>
          </w:r>
        </w:ins>
      </w:hyperlink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residual sum of squares</w:t>
        </w:r>
      </w:ins>
      <w:ins w:id="71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(</w:t>
        </w:r>
      </w:ins>
      <w:hyperlink w:anchor="exm-rss-slr">
        <w:ins w:id="74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75" w:author="PR Preview" w:date="2026-01-01T00:00:00Z">
        <w:r>
          <w:t xml:space="preserve">)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with respect to the</w:t>
        </w:r>
      </w:ins>
      <w:ins w:id="78" w:author="PR Preview" w:date="2026-01-01T00:00:00Z">
        <w:r>
          <w:t xml:space="preserve"> </w:t>
        </w:r>
      </w:ins>
      <w:hyperlink r:id="rId82">
        <w:ins w:id="79" w:author="PR Preview" w:date="2026-01-01T00:00:00Z">
          <w:r>
            <w:rPr>
              <w:rStyle w:val="Hyperlink"/>
            </w:rPr>
            <w:t xml:space="preserve">intercept</w:t>
          </w:r>
        </w:ins>
      </w:hyperlink>
      <w:ins w:id="80" w:author="PR Preview" w:date="2026-01-01T00:00:00Z">
        <w:r>
          <w:t xml:space="preserve">,</w:t>
        </w:r>
      </w:ins>
      <w:ins w:id="81" w:author="PR Preview" w:date="2026-01-01T00:00:00Z">
        <w:r>
          <w:t xml:space="preserve"> </w:t>
        </w:r>
      </w:ins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ins w:id="82" w:author="PR Preview" w:date="2026-01-01T00:00:00Z">
        <w:r>
          <w:t xml:space="preserve">.</w:t>
        </w:r>
      </w:ins>
    </w:p>
    <w:bookmarkEnd w:id="83"/>
    <w:bookmarkStart w:id="84" w:name="sol-rss-deriv-intercept"/>
    <w:p>
      <w:pPr>
        <w:pStyle w:val="BodyText"/>
      </w:pPr>
      <w:ins w:id="83" w:author="PR Preview" w:date="2026-01-01T00:00:00Z">
        <w:r>
          <w:rPr>
            <w:i/>
            <w:iCs/>
          </w:rPr>
          <w:t xml:space="preserve">Solution 6</w:t>
        </w:r>
      </w:ins>
      <w:ins w:id="84" w:author="PR Preview" w:date="2026-01-01T00:00:00Z">
        <w:r>
          <w:t xml:space="preserve">. </w:t>
        </w:r>
      </w:ins>
      <w:ins w:id="85" w:author="PR Preview" w:date="2026-01-01T00:00:00Z">
        <w:r>
          <w:t xml:space="preserve">Differentiate one operation at a time,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starting from the definition (</w:t>
        </w:r>
      </w:ins>
      <w:hyperlink w:anchor="exm-rss-slr">
        <w:ins w:id="88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89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exr-rss-deriv-intercept-in-means"/>
    <w:p>
      <w:pPr>
        <w:pStyle w:val="FirstParagraph"/>
      </w:pPr>
      <w:del w:id="90" w:author="PR Preview" w:date="2026-01-01T00:00:00Z">
        <w:r>
          <w:rPr>
            <w:b/>
            <w:bCs/>
          </w:rPr>
          <w:delText xml:space="preserve">Exercise 8 (Derivative of RSS in terms of the means)</w:delText>
        </w:r>
      </w:del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In the setting of</w:delText>
        </w:r>
      </w:del>
      <w:del w:id="93" w:author="PR Preview" w:date="2026-01-01T00:00:00Z">
        <w:r>
          <w:delText xml:space="preserve"> </w:delText>
        </w:r>
      </w:del>
      <w:hyperlink w:anchor="exr-rss-deriv-intercept">
        <w:del w:id="94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95" w:author="PR Preview" w:date="2026-01-01T00:00:00Z">
        <w:r>
          <w:delText xml:space="preserve">, write the partial derivative in terms of</w:delText>
        </w:r>
      </w:del>
      <w:del w:id="96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</m:oMath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and</w:delText>
        </w:r>
      </w:del>
      <w:del w:id="99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y</m:t>
            </m:r>
          </m:e>
        </m:acc>
      </m:oMath>
      <w:del w:id="100" w:author="PR Preview" w:date="2026-01-01T00:00:00Z">
        <w:r>
          <w:delText xml:space="preserve">.</w:delText>
        </w:r>
      </w:del>
    </w:p>
    <w:p>
      <w:pPr>
        <w:pStyle w:val="BodyText"/>
      </w:pPr>
      <w:del w:id="101" w:author="PR Preview" w:date="2026-01-01T00:00:00Z">
        <w:r>
          <w:rPr>
            <w:i/>
            <w:iCs/>
          </w:rPr>
          <w:delText xml:space="preserve">Solution 8</w:delText>
        </w:r>
      </w:del>
      <w:del w:id="102" w:author="PR Preview" w:date="2026-01-01T00:00:00Z">
        <w:r>
          <w:delText xml:space="preserve">. </w:delText>
        </w:r>
      </w:del>
      <w:del w:id="103" w:author="PR Preview" w:date="2026-01-01T00:00:00Z">
        <w:r>
          <w:delText xml:space="preserve">Write the derivative from</w:delText>
        </w:r>
      </w:del>
      <w:del w:id="104" w:author="PR Preview" w:date="2026-01-01T00:00:00Z">
        <w:r>
          <w:delText xml:space="preserve"> </w:delText>
        </w:r>
      </w:del>
      <w:hyperlink w:anchor="exr-rss-deriv-intercept">
        <w:del w:id="105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in terms of</w:delText>
        </w:r>
      </w:del>
      <w:del w:id="108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</m:oMath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and</w:delText>
        </w:r>
      </w:del>
      <w:del w:id="111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y</m:t>
            </m:r>
          </m:e>
        </m:acc>
      </m:oMath>
      <w:del w:id="112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13" w:author="PR Preview" w:date="2026-01-01T00:00:00Z">
        <w:r>
          <w:rPr>
            <w:b/>
            <w:bCs/>
          </w:rPr>
          <w:delText xml:space="preserve">Lemma 4 (Derivative of RSS with respect to the intercept)</w:delText>
        </w:r>
      </w:del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The partial derivative of the simple linear regression</w:delText>
        </w:r>
      </w:del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residual sum of squares</w:delText>
        </w:r>
      </w:del>
      <w:del w:id="118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(</w:delText>
        </w:r>
      </w:del>
      <w:hyperlink w:anchor="exm-rss-slr">
        <w:del w:id="121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122" w:author="PR Preview" w:date="2026-01-01T00:00:00Z">
        <w:r>
          <w:delText xml:space="preserve">)</w:delText>
        </w:r>
      </w:del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with respect to the intercept is</w:delText>
        </w:r>
      </w:del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25" w:author="PR Preview" w:date="2026-01-01T00:00:00Z">
        <w:r>
          <w:rPr>
            <w:i/>
            <w:iCs/>
          </w:rPr>
          <w:delText xml:space="preserve">Proof</w:delText>
        </w:r>
      </w:del>
      <w:del w:id="126" w:author="PR Preview" w:date="2026-01-01T00:00:00Z">
        <w:r>
          <w:delText xml:space="preserve">. </w:delText>
        </w:r>
      </w:del>
      <w:del w:id="127" w:author="PR Preview" w:date="2026-01-01T00:00:00Z">
        <w:r>
          <w:delText xml:space="preserve">The derivative in sum form is the solution to</w:delText>
        </w:r>
      </w:del>
      <w:del w:id="128" w:author="PR Preview" w:date="2026-01-01T00:00:00Z">
        <w:r>
          <w:delText xml:space="preserve"> </w:delText>
        </w:r>
      </w:del>
      <w:hyperlink w:anchor="exr-rss-deriv-intercept">
        <w:del w:id="129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130" w:author="PR Preview" w:date="2026-01-01T00:00:00Z">
        <w:r>
          <w:delText xml:space="preserve">.</w:delText>
        </w:r>
      </w:del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The form in terms of means is the solution to</w:delText>
        </w:r>
      </w:del>
      <w:del w:id="133" w:author="PR Preview" w:date="2026-01-01T00:00:00Z">
        <w:r>
          <w:delText xml:space="preserve"> </w:delText>
        </w:r>
      </w:del>
      <w:hyperlink w:anchor="exr-rss-deriv-intercept-in-means">
        <w:del w:id="134" w:author="PR Preview" w:date="2026-01-01T00:00:00Z">
          <w:r>
            <w:rPr>
              <w:rStyle w:val="Hyperlink"/>
            </w:rPr>
            <w:delText xml:space="preserve">Exercise 8</w:delText>
          </w:r>
        </w:del>
      </w:hyperlink>
      <w:del w:id="135" w:author="PR Preview" w:date="2026-01-01T00:00:00Z">
        <w:r>
          <w:delText xml:space="preserve">.</w:delText>
        </w:r>
      </w:del>
    </w:p>
    <w:p>
      <w:pPr>
        <w:pStyle w:val="BodyText"/>
      </w:pPr>
      <w:del w:id="136" w:author="PR Preview" w:date="2026-01-01T00:00:00Z">
        <w:r>
          <w:rPr>
            <w:b/>
            <w:bCs/>
          </w:rPr>
          <w:delText xml:space="preserve">Exercise 9 (Derivative of RSS with respect to the slope)</w:delText>
        </w:r>
      </w:del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Find the partial derivative of the simple linear regression</w:delText>
        </w:r>
      </w:del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residual sum of squares</w:delText>
        </w:r>
      </w:del>
      <w:del w:id="141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(</w:delText>
        </w:r>
      </w:del>
      <w:hyperlink w:anchor="exm-rss-slr">
        <w:del w:id="144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145" w:author="PR Preview" w:date="2026-01-01T00:00:00Z">
        <w:r>
          <w:delText xml:space="preserve">)</w:delText>
        </w:r>
      </w:del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with respect to the</w:delText>
        </w:r>
      </w:del>
      <w:del w:id="148" w:author="PR Preview" w:date="2026-01-01T00:00:00Z">
        <w:r>
          <w:delText xml:space="preserve"> </w:delText>
        </w:r>
      </w:del>
      <w:hyperlink r:id="rId88">
        <w:del w:id="149" w:author="PR Preview" w:date="2026-01-01T00:00:00Z">
          <w:r>
            <w:rPr>
              <w:rStyle w:val="Hyperlink"/>
            </w:rPr>
            <w:delText xml:space="preserve">slope</w:delText>
          </w:r>
        </w:del>
      </w:hyperlink>
      <w:del w:id="150" w:author="PR Preview" w:date="2026-01-01T00:00:00Z">
        <w:r>
          <w:delText xml:space="preserve">,</w:delText>
        </w:r>
      </w:del>
      <w:del w:id="151" w:author="PR Preview" w:date="2026-01-01T00:00:00Z">
        <w:r>
          <w:delText xml:space="preserve"> </w:delText>
        </w:r>
      </w:del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del w:id="152" w:author="PR Preview" w:date="2026-01-01T00:00:00Z">
        <w:r>
          <w:delText xml:space="preserve">.</w:delText>
        </w:r>
      </w:del>
    </w:p>
    <w:p>
      <w:pPr>
        <w:pStyle w:val="BodyText"/>
      </w:pPr>
      <w:del w:id="153" w:author="PR Preview" w:date="2026-01-01T00:00:00Z">
        <w:r>
          <w:rPr>
            <w:i/>
            <w:iCs/>
          </w:rPr>
          <w:delText xml:space="preserve">Solution 9</w:delText>
        </w:r>
      </w:del>
      <w:del w:id="154" w:author="PR Preview" w:date="2026-01-01T00:00:00Z">
        <w:r>
          <w:delText xml:space="preserve">. </w:delText>
        </w:r>
      </w:del>
      <w:del w:id="155" w:author="PR Preview" w:date="2026-01-01T00:00:00Z">
        <w:r>
          <w:delText xml:space="preserve">Differentiate one operation at a time,</w:delText>
        </w:r>
      </w:del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starting from the definition (</w:delText>
        </w:r>
      </w:del>
      <w:hyperlink w:anchor="exm-rss-slr">
        <w:del w:id="158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159" w:author="PR Preview" w:date="2026-01-01T00:00:00Z">
        <w:r>
          <w:delText xml:space="preserve">):</w:delText>
        </w:r>
      </w:del>
    </w:p>
    <w:p>
      <w:pPr>
        <w:pStyle w:val="FirstParagraph"/>
      </w:pPr>
      <w:ins w:id="160" w:author="PR Preview" w:date="2026-01-01T00:00:00Z">
        <w:r>
          <w:rPr>
            <w:b/>
            <w:bCs/>
          </w:rPr>
          <w:t xml:space="preserve">Exercise 7 (Derivative of RSS in terms of the means)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In the setting of</w:t>
        </w:r>
      </w:ins>
      <w:ins w:id="163" w:author="PR Preview" w:date="2026-01-01T00:00:00Z">
        <w:r>
          <w:t xml:space="preserve"> </w:t>
        </w:r>
      </w:ins>
      <w:hyperlink w:anchor="exr-rss-deriv-intercept">
        <w:ins w:id="164" w:author="PR Preview" w:date="2026-01-01T00:00:00Z">
          <w:r>
            <w:rPr>
              <w:rStyle w:val="Hyperlink"/>
            </w:rPr>
            <w:t xml:space="preserve">Exercise 6</w:t>
          </w:r>
        </w:ins>
      </w:hyperlink>
      <w:ins w:id="165" w:author="PR Preview" w:date="2026-01-01T00:00:00Z">
        <w:r>
          <w:t xml:space="preserve">, write the partial derivative in terms of</w:t>
        </w:r>
      </w:ins>
      <w:ins w:id="166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and</w:t>
        </w:r>
      </w:ins>
      <w:ins w:id="169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</m:oMath>
      <w:ins w:id="170" w:author="PR Preview" w:date="2026-01-01T00:00:00Z">
        <w:r>
          <w:t xml:space="preserve">.</w:t>
        </w:r>
      </w:ins>
    </w:p>
    <w:bookmarkEnd w:id="85"/>
    <w:bookmarkStart w:id="86" w:name="sol-rss-deriv-intercept-in-means"/>
    <w:p>
      <w:pPr>
        <w:pStyle w:val="BodyText"/>
      </w:pPr>
      <w:ins w:id="171" w:author="PR Preview" w:date="2026-01-01T00:00:00Z">
        <w:r>
          <w:rPr>
            <w:i/>
            <w:iCs/>
          </w:rPr>
          <w:t xml:space="preserve">Solution 7</w:t>
        </w:r>
      </w:ins>
      <w:ins w:id="172" w:author="PR Preview" w:date="2026-01-01T00:00:00Z">
        <w:r>
          <w:t xml:space="preserve">. </w:t>
        </w:r>
      </w:ins>
      <w:ins w:id="173" w:author="PR Preview" w:date="2026-01-01T00:00:00Z">
        <w:r>
          <w:t xml:space="preserve">Write the derivative from</w:t>
        </w:r>
      </w:ins>
      <w:ins w:id="174" w:author="PR Preview" w:date="2026-01-01T00:00:00Z">
        <w:r>
          <w:t xml:space="preserve"> </w:t>
        </w:r>
      </w:ins>
      <w:hyperlink w:anchor="exr-rss-deriv-intercept">
        <w:ins w:id="175" w:author="PR Preview" w:date="2026-01-01T00:00:00Z">
          <w:r>
            <w:rPr>
              <w:rStyle w:val="Hyperlink"/>
            </w:rPr>
            <w:t xml:space="preserve">Exercise 6</w:t>
          </w:r>
        </w:ins>
      </w:hyperlink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in terms of</w:t>
        </w:r>
      </w:ins>
      <w:ins w:id="178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and</w:t>
        </w:r>
      </w:ins>
      <w:ins w:id="181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</m:oMath>
      <w:ins w:id="18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lem-rss-deriv-intercept"/>
    <w:p>
      <w:pPr>
        <w:pStyle w:val="FirstParagraph"/>
      </w:pPr>
      <w:ins w:id="183" w:author="PR Preview" w:date="2026-01-01T00:00:00Z">
        <w:r>
          <w:rPr>
            <w:b/>
            <w:bCs/>
          </w:rPr>
          <w:t xml:space="preserve">Lemma 3 (Derivative of RSS with respect to the intercept)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The partial derivative of the simple linear regression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residual sum of squares</w:t>
        </w:r>
      </w:ins>
      <w:ins w:id="188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(</w:t>
        </w:r>
      </w:ins>
      <w:hyperlink w:anchor="exm-rss-slr">
        <w:ins w:id="191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192" w:author="PR Preview" w:date="2026-01-01T00:00:00Z">
        <w:r>
          <w:t xml:space="preserve">)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with respect to the intercept is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ins w:id="195" w:author="PR Preview" w:date="2026-01-01T00:00:00Z">
        <w:r>
          <w:rPr>
            <w:i/>
            <w:iCs/>
          </w:rPr>
          <w:t xml:space="preserve">Proof</w:t>
        </w:r>
      </w:ins>
      <w:ins w:id="196" w:author="PR Preview" w:date="2026-01-01T00:00:00Z">
        <w:r>
          <w:t xml:space="preserve">. </w:t>
        </w:r>
      </w:ins>
      <w:ins w:id="197" w:author="PR Preview" w:date="2026-01-01T00:00:00Z">
        <w:r>
          <w:t xml:space="preserve">The derivative in sum form is the solution to</w:t>
        </w:r>
      </w:ins>
      <w:ins w:id="198" w:author="PR Preview" w:date="2026-01-01T00:00:00Z">
        <w:r>
          <w:t xml:space="preserve"> </w:t>
        </w:r>
      </w:ins>
      <w:hyperlink w:anchor="exr-rss-deriv-intercept">
        <w:ins w:id="199" w:author="PR Preview" w:date="2026-01-01T00:00:00Z">
          <w:r>
            <w:rPr>
              <w:rStyle w:val="Hyperlink"/>
            </w:rPr>
            <w:t xml:space="preserve">Exercise 6</w:t>
          </w:r>
        </w:ins>
      </w:hyperlink>
      <w:ins w:id="200" w:author="PR Preview" w:date="2026-01-01T00:00:00Z">
        <w:r>
          <w:t xml:space="preserve">.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The form in terms of means is the solution to</w:t>
        </w:r>
      </w:ins>
      <w:ins w:id="203" w:author="PR Preview" w:date="2026-01-01T00:00:00Z">
        <w:r>
          <w:t xml:space="preserve"> </w:t>
        </w:r>
      </w:ins>
      <w:hyperlink w:anchor="exr-rss-deriv-intercept-in-means">
        <w:ins w:id="204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205" w:author="PR Preview" w:date="2026-01-01T00:00:00Z">
        <w:r>
          <w:t xml:space="preserve">.</w:t>
        </w:r>
      </w:ins>
    </w:p>
    <w:bookmarkStart w:id="89" w:name="exr-rss-deriv-slope"/>
    <w:p>
      <w:pPr>
        <w:pStyle w:val="BodyText"/>
      </w:pPr>
      <w:ins w:id="206" w:author="PR Preview" w:date="2026-01-01T00:00:00Z">
        <w:r>
          <w:rPr>
            <w:b/>
            <w:bCs/>
          </w:rPr>
          <w:t xml:space="preserve">Exercise 8 (Derivative of RSS with respect to the slope)</w:t>
        </w:r>
      </w:ins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Find the partial derivative of the simple linear regression</w:t>
        </w:r>
      </w:ins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residual sum of squares</w:t>
        </w:r>
      </w:ins>
      <w:ins w:id="211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(</w:t>
        </w:r>
      </w:ins>
      <w:hyperlink w:anchor="exm-rss-slr">
        <w:ins w:id="214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215" w:author="PR Preview" w:date="2026-01-01T00:00:00Z">
        <w:r>
          <w:t xml:space="preserve">)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with respect to the</w:t>
        </w:r>
      </w:ins>
      <w:ins w:id="218" w:author="PR Preview" w:date="2026-01-01T00:00:00Z">
        <w:r>
          <w:t xml:space="preserve"> </w:t>
        </w:r>
      </w:ins>
      <w:hyperlink r:id="rId88">
        <w:ins w:id="219" w:author="PR Preview" w:date="2026-01-01T00:00:00Z">
          <w:r>
            <w:rPr>
              <w:rStyle w:val="Hyperlink"/>
            </w:rPr>
            <w:t xml:space="preserve">slope</w:t>
          </w:r>
        </w:ins>
      </w:hyperlink>
      <w:ins w:id="220" w:author="PR Preview" w:date="2026-01-01T00:00:00Z">
        <w:r>
          <w:t xml:space="preserve">,</w:t>
        </w:r>
      </w:ins>
      <w:ins w:id="221" w:author="PR Preview" w:date="2026-01-01T00:00:00Z">
        <w:r>
          <w:t xml:space="preserve"> </w:t>
        </w:r>
      </w:ins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ins w:id="222" w:author="PR Preview" w:date="2026-01-01T00:00:00Z">
        <w:r>
          <w:t xml:space="preserve">.</w:t>
        </w:r>
      </w:ins>
    </w:p>
    <w:bookmarkEnd w:id="89"/>
    <w:bookmarkStart w:id="90" w:name="sol-rss-deriv-slope"/>
    <w:p>
      <w:pPr>
        <w:pStyle w:val="BodyText"/>
      </w:pPr>
      <w:ins w:id="223" w:author="PR Preview" w:date="2026-01-01T00:00:00Z">
        <w:r>
          <w:rPr>
            <w:i/>
            <w:iCs/>
          </w:rPr>
          <w:t xml:space="preserve">Solution 8</w:t>
        </w:r>
      </w:ins>
      <w:ins w:id="224" w:author="PR Preview" w:date="2026-01-01T00:00:00Z">
        <w:r>
          <w:t xml:space="preserve">. </w:t>
        </w:r>
      </w:ins>
      <w:ins w:id="225" w:author="PR Preview" w:date="2026-01-01T00:00:00Z">
        <w:r>
          <w:t xml:space="preserve">Differentiate one operation at a time,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starting from the definition (</w:t>
        </w:r>
      </w:ins>
      <w:hyperlink w:anchor="exm-rss-slr">
        <w:ins w:id="228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229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lem-rss-deriv-slope"/>
    <w:p>
      <w:pPr>
        <w:pStyle w:val="FirstParagraph"/>
      </w:pPr>
      <w:del w:id="230" w:author="PR Preview" w:date="2026-01-01T00:00:00Z">
        <w:r>
          <w:rPr>
            <w:b/>
            <w:bCs/>
          </w:rPr>
          <w:delText xml:space="preserve">Lemma 5 (Derivative of RSS with respect to the slope)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The partial derivative of the simple linear regression</w:delText>
        </w:r>
      </w:del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residual sum of squares</w:delText>
        </w:r>
      </w:del>
      <w:del w:id="235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(</w:delText>
        </w:r>
      </w:del>
      <w:hyperlink w:anchor="exm-rss-slr">
        <w:del w:id="238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239" w:author="PR Preview" w:date="2026-01-01T00:00:00Z">
        <w:r>
          <w:delText xml:space="preserve">)</w:delText>
        </w:r>
      </w:del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with respect to the slope is</w:delText>
        </w:r>
      </w:del>
    </w:p>
    <w:p>
      <w:pPr>
        <w:pStyle w:val="FirstParagraph"/>
      </w:pPr>
      <w:ins w:id="242" w:author="PR Preview" w:date="2026-01-01T00:00:00Z">
        <w:r>
          <w:rPr>
            <w:b/>
            <w:bCs/>
          </w:rPr>
          <w:t xml:space="preserve">Lemma 4 (Derivative of RSS with respect to the slope)</w:t>
        </w:r>
      </w:ins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The partial derivative of the simple linear regression</w:t>
        </w:r>
      </w:ins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residual sum of squares</w:t>
        </w:r>
      </w:ins>
      <w:ins w:id="247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(</w:t>
        </w:r>
      </w:ins>
      <w:hyperlink w:anchor="exm-rss-slr">
        <w:ins w:id="250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251" w:author="PR Preview" w:date="2026-01-01T00:00:00Z">
        <w:r>
          <w:t xml:space="preserve">)</w:t>
        </w:r>
      </w:ins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with respect to the slope is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ins w:id="254" w:author="PR Preview" w:date="2026-01-01T00:00:00Z">
        <w:r>
          <w:rPr>
            <w:i/>
            <w:iCs/>
          </w:rPr>
          <w:t xml:space="preserve">Proof</w:t>
        </w:r>
      </w:ins>
      <w:ins w:id="255" w:author="PR Preview" w:date="2026-01-01T00:00:00Z">
        <w:r>
          <w:t xml:space="preserve">. </w:t>
        </w:r>
      </w:ins>
      <w:ins w:id="256" w:author="PR Preview" w:date="2026-01-01T00:00:00Z">
        <w:r>
          <w:t xml:space="preserve">This is the solution to</w:t>
        </w:r>
      </w:ins>
      <w:ins w:id="257" w:author="PR Preview" w:date="2026-01-01T00:00:00Z">
        <w:r>
          <w:t xml:space="preserve"> </w:t>
        </w:r>
      </w:ins>
      <w:hyperlink w:anchor="exr-rss-deriv-slope">
        <w:ins w:id="258" w:author="PR Preview" w:date="2026-01-01T00:00:00Z">
          <w:r>
            <w:rPr>
              <w:rStyle w:val="Hyperlink"/>
            </w:rPr>
            <w:t xml:space="preserve">Exercise 8</w:t>
          </w:r>
        </w:ins>
      </w:hyperlink>
      <w:ins w:id="259" w:author="PR Preview" w:date="2026-01-01T00:00:00Z">
        <w:r>
          <w:t xml:space="preserve">.</w:t>
        </w:r>
      </w:ins>
    </w:p>
    <w:bookmarkStart w:id="92" w:name="exr-solve-normal-equations"/>
    <w:p>
      <w:pPr>
        <w:pStyle w:val="BodyText"/>
      </w:pPr>
      <w:ins w:id="260" w:author="PR Preview" w:date="2026-01-01T00:00:00Z">
        <w:r>
          <w:rPr>
            <w:b/>
            <w:bCs/>
          </w:rPr>
          <w:t xml:space="preserve">Exercise 9 (Solving the normal equations)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Using</w:t>
        </w:r>
      </w:ins>
      <w:ins w:id="263" w:author="PR Preview" w:date="2026-01-01T00:00:00Z">
        <w:r>
          <w:t xml:space="preserve"> </w:t>
        </w:r>
      </w:ins>
      <w:hyperlink w:anchor="exr-rss-deriv-intercept">
        <w:ins w:id="264" w:author="PR Preview" w:date="2026-01-01T00:00:00Z">
          <w:r>
            <w:rPr>
              <w:rStyle w:val="Hyperlink"/>
            </w:rPr>
            <w:t xml:space="preserve">Exercise 6</w:t>
          </w:r>
        </w:ins>
      </w:hyperlink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and</w:t>
        </w:r>
      </w:ins>
      <w:ins w:id="267" w:author="PR Preview" w:date="2026-01-01T00:00:00Z">
        <w:r>
          <w:t xml:space="preserve"> </w:t>
        </w:r>
      </w:ins>
      <w:hyperlink w:anchor="exr-rss-deriv-slope">
        <w:ins w:id="268" w:author="PR Preview" w:date="2026-01-01T00:00:00Z">
          <w:r>
            <w:rPr>
              <w:rStyle w:val="Hyperlink"/>
            </w:rPr>
            <w:t xml:space="preserve">Exercise 8</w:t>
          </w:r>
        </w:ins>
      </w:hyperlink>
      <w:ins w:id="269" w:author="PR Preview" w:date="2026-01-01T00:00:00Z">
        <w:r>
          <w:t xml:space="preserve">,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solve the normal equations of</w:t>
        </w:r>
      </w:ins>
      <w:ins w:id="272" w:author="PR Preview" w:date="2026-01-01T00:00:00Z">
        <w:r>
          <w:t xml:space="preserve"> </w:t>
        </w:r>
      </w:ins>
      <w:hyperlink w:anchor="exm-normal-equations-slr">
        <w:ins w:id="273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for</w:t>
        </w:r>
      </w:ins>
      <w:ins w:id="276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0</m:t>
            </m:r>
          </m:sub>
        </m:sSub>
      </m:oMath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and</w:t>
        </w:r>
      </w:ins>
      <w:ins w:id="279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x</m:t>
            </m:r>
          </m:sub>
        </m:sSub>
      </m:oMath>
      <w:ins w:id="280" w:author="PR Preview" w:date="2026-01-01T00:00:00Z">
        <w:r>
          <w:t xml:space="preserve">,</w:t>
        </w:r>
      </w:ins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assuming</w:t>
        </w:r>
      </w:ins>
      <w:ins w:id="283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(</w:t>
        </w:r>
      </w:ins>
      <w:hyperlink w:anchor="def-centered-sums">
        <w:ins w:id="286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287" w:author="PR Preview" w:date="2026-01-01T00:00:00Z">
        <w:r>
          <w:t xml:space="preserve">).</w:t>
        </w:r>
      </w:ins>
    </w:p>
    <w:bookmarkEnd w:id="92"/>
    <w:bookmarkStart w:id="93" w:name="sol-solve-normal-equations"/>
    <w:p>
      <w:pPr>
        <w:pStyle w:val="BodyText"/>
      </w:pPr>
      <w:ins w:id="288" w:author="PR Preview" w:date="2026-01-01T00:00:00Z">
        <w:r>
          <w:rPr>
            <w:i/>
            <w:iCs/>
          </w:rPr>
          <w:t xml:space="preserve">Solution 9</w:t>
        </w:r>
      </w:ins>
      <w:ins w:id="289" w:author="PR Preview" w:date="2026-01-01T00:00:00Z">
        <w:r>
          <w:t xml:space="preserve">. </w:t>
        </w:r>
      </w:ins>
      <w:ins w:id="290" w:author="PR Preview" w:date="2026-01-01T00:00:00Z">
        <w:r>
          <w:rPr>
            <w:b/>
            <w:bCs/>
          </w:rPr>
          <w:t xml:space="preserve">First normal equation.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Set the derivative from</w:t>
        </w:r>
      </w:ins>
      <w:ins w:id="293" w:author="PR Preview" w:date="2026-01-01T00:00:00Z">
        <w:r>
          <w:t xml:space="preserve"> </w:t>
        </w:r>
      </w:ins>
      <w:hyperlink w:anchor="exr-rss-deriv-intercept">
        <w:ins w:id="294" w:author="PR Preview" w:date="2026-01-01T00:00:00Z">
          <w:r>
            <w:rPr>
              <w:rStyle w:val="Hyperlink"/>
            </w:rPr>
            <w:t xml:space="preserve">Exercise 6</w:t>
          </w:r>
        </w:ins>
      </w:hyperlink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to zero,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then isolate</w:t>
        </w:r>
      </w:ins>
      <w:ins w:id="299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0</m:t>
            </m:r>
          </m:sub>
        </m:sSub>
      </m:oMath>
      <w:ins w:id="30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ins w:id="301" w:author="PR Preview" w:date="2026-01-01T00:00:00Z">
        <w:r>
          <w:rPr>
            <w:b/>
            <w:bCs/>
          </w:rPr>
          <w:t xml:space="preserve">Second normal equation.</w:t>
        </w:r>
      </w:ins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Substitute that intercept into the derivative from</w:t>
        </w:r>
      </w:ins>
      <w:ins w:id="304" w:author="PR Preview" w:date="2026-01-01T00:00:00Z">
        <w:r>
          <w:t xml:space="preserve"> </w:t>
        </w:r>
      </w:ins>
      <w:hyperlink w:anchor="exr-rss-deriv-slope">
        <w:ins w:id="305" w:author="PR Preview" w:date="2026-01-01T00:00:00Z">
          <w:r>
            <w:rPr>
              <w:rStyle w:val="Hyperlink"/>
            </w:rPr>
            <w:t xml:space="preserve">Exercise 8</w:t>
          </w:r>
        </w:ins>
      </w:hyperlink>
      <w:ins w:id="30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307" w:author="PR Preview" w:date="2026-01-01T00:00:00Z">
        <w:r>
          <w:t xml:space="preserve">To shorten the next steps, write</w:t>
        </w:r>
      </w:ins>
      <w:ins w:id="308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309" w:author="PR Preview" w:date="2026-01-01T00:00:00Z">
        <w:r>
          <w:t xml:space="preserve">,</w:t>
        </w:r>
      </w:ins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so that</w:t>
        </w:r>
      </w:ins>
      <w:ins w:id="312" w:author="PR Preview" w:date="2026-01-01T00:00:00Z">
        <w:r>
          <w:t xml:space="preserve"> </w:t>
        </w:r>
      </w:ins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ins w:id="313" w:author="PR Preview" w:date="2026-01-01T00:00:00Z">
        <w:r>
          <w:t xml:space="preserve">.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The</w:t>
        </w:r>
      </w:ins>
      <w:ins w:id="316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t>i</m:t>
            </m:r>
          </m:sub>
        </m:sSub>
      </m:oMath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sum to zero,</w:t>
        </w:r>
      </w:ins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because deviations from a sample mean sum to zero (</w:t>
        </w:r>
      </w:ins>
      <w:hyperlink w:anchor="exr-sum-deviations-zero">
        <w:ins w:id="321" w:author="PR Preview" w:date="2026-01-01T00:00:00Z">
          <w:r>
            <w:rPr>
              <w:rStyle w:val="Hyperlink"/>
            </w:rPr>
            <w:t xml:space="preserve">Exercise 4</w:t>
          </w:r>
        </w:ins>
      </w:hyperlink>
      <w:ins w:id="322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ins w:id="323" w:author="PR Preview" w:date="2026-01-01T00:00:00Z">
        <w:r>
          <w:t xml:space="preserve">So subtracting</w:t>
        </w:r>
      </w:ins>
      <w:ins w:id="324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from</w:t>
        </w:r>
      </w:ins>
      <w:ins w:id="327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does not change it: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330" w:author="PR Preview" w:date="2026-01-01T00:00:00Z">
        <w:r>
          <w:t xml:space="preserve">So</w:t>
        </w:r>
      </w:ins>
      <w:ins w:id="331" w:author="PR Preview" w:date="2026-01-01T00:00:00Z">
        <w:r>
          <w:t xml:space="preserve"> </w:t>
        </w:r>
      </w:ins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ins w:id="332" w:author="PR Preview" w:date="2026-01-01T00:00:00Z">
        <w:r>
          <w:t xml:space="preserve">.</w:t>
        </w:r>
      </w:ins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Set it to zero and isolate</w:t>
        </w:r>
      </w:ins>
      <w:ins w:id="335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x</m:t>
            </m:r>
          </m:sub>
        </m:sSub>
      </m:oMath>
      <w:ins w:id="33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337" w:author="PR Preview" w:date="2026-01-01T00:00:00Z">
        <w:r>
          <w:t xml:space="preserve">So the normal equations have exactly one solution:</w:t>
        </w:r>
      </w:ins>
      <w:ins w:id="338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and</w:t>
        </w:r>
      </w:ins>
      <w:ins w:id="341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ins w:id="342" w:author="PR Preview" w:date="2026-01-01T00:00:00Z">
        <w:r>
          <w:t xml:space="preserve">.</w:t>
        </w:r>
      </w:ins>
    </w:p>
    <w:bookmarkEnd w:id="93"/>
    <w:bookmarkStart w:id="94" w:name="lem-solve-normal-equations"/>
    <w:p>
      <w:pPr>
        <w:pStyle w:val="BodyText"/>
      </w:pPr>
      <w:ins w:id="343" w:author="PR Preview" w:date="2026-01-01T00:00:00Z">
        <w:r>
          <w:rPr>
            <w:b/>
            <w:bCs/>
          </w:rPr>
          <w:t xml:space="preserve">Lemma 5 (Solution of the normal equations)</w:t>
        </w:r>
      </w:ins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If</w:t>
        </w:r>
      </w:ins>
      <w:ins w:id="346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(</w:t>
        </w:r>
      </w:ins>
      <w:hyperlink w:anchor="def-centered-sums">
        <w:ins w:id="349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350" w:author="PR Preview" w:date="2026-01-01T00:00:00Z">
        <w:r>
          <w:t xml:space="preserve">),</w:t>
        </w:r>
      </w:ins>
      <w:ins w:id="351" w:author="PR Preview" w:date="2026-01-01T00:00:00Z">
        <w:r>
          <w:t xml:space="preserve"> </w:t>
        </w:r>
      </w:ins>
      <w:ins w:id="352" w:author="PR Preview" w:date="2026-01-01T00:00:00Z">
        <w:r>
          <w:t xml:space="preserve">the normal equations of</w:t>
        </w:r>
      </w:ins>
      <w:ins w:id="353" w:author="PR Preview" w:date="2026-01-01T00:00:00Z">
        <w:r>
          <w:t xml:space="preserve"> </w:t>
        </w:r>
      </w:ins>
      <w:hyperlink w:anchor="exm-normal-equations-slr">
        <w:ins w:id="354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355" w:author="PR Preview" w:date="2026-01-01T00:00:00Z">
        <w:r>
          <w:t xml:space="preserve"> </w:t>
        </w:r>
      </w:ins>
      <w:ins w:id="356" w:author="PR Preview" w:date="2026-01-01T00:00:00Z">
        <w:r>
          <w:t xml:space="preserve">have exactly one solution: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5" w:name="exr-rss-hessian"/>
    <w:p>
      <w:pPr>
        <w:pStyle w:val="BodyText"/>
      </w:pPr>
      <w:del w:id="357" w:author="PR Preview" w:date="2026-01-01T00:00:00Z">
        <w:r>
          <w:rPr>
            <w:b/>
            <w:bCs/>
          </w:rPr>
          <w:delText xml:space="preserve">Exercise 10 (Solving the normal equations)</w:delText>
        </w:r>
      </w:del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Using</w:delText>
        </w:r>
      </w:del>
      <w:del w:id="360" w:author="PR Preview" w:date="2026-01-01T00:00:00Z">
        <w:r>
          <w:delText xml:space="preserve"> </w:delText>
        </w:r>
      </w:del>
      <w:hyperlink w:anchor="exr-rss-deriv-intercept">
        <w:del w:id="361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362" w:author="PR Preview" w:date="2026-01-01T00:00:00Z">
        <w:r>
          <w:delText xml:space="preserve"> </w:delText>
        </w:r>
      </w:del>
      <w:del w:id="363" w:author="PR Preview" w:date="2026-01-01T00:00:00Z">
        <w:r>
          <w:delText xml:space="preserve">and</w:delText>
        </w:r>
      </w:del>
      <w:del w:id="364" w:author="PR Preview" w:date="2026-01-01T00:00:00Z">
        <w:r>
          <w:delText xml:space="preserve"> </w:delText>
        </w:r>
      </w:del>
      <w:hyperlink w:anchor="exr-rss-deriv-slope">
        <w:del w:id="365" w:author="PR Preview" w:date="2026-01-01T00:00:00Z">
          <w:r>
            <w:rPr>
              <w:rStyle w:val="Hyperlink"/>
            </w:rPr>
            <w:delText xml:space="preserve">Exercise 9</w:delText>
          </w:r>
        </w:del>
      </w:hyperlink>
      <w:del w:id="366" w:author="PR Preview" w:date="2026-01-01T00:00:00Z">
        <w:r>
          <w:delText xml:space="preserve">,</w:delText>
        </w:r>
      </w:del>
      <w:del w:id="367" w:author="PR Preview" w:date="2026-01-01T00:00:00Z">
        <w:r>
          <w:delText xml:space="preserve"> </w:delText>
        </w:r>
      </w:del>
      <w:del w:id="368" w:author="PR Preview" w:date="2026-01-01T00:00:00Z">
        <w:r>
          <w:delText xml:space="preserve">solve the normal equations of</w:delText>
        </w:r>
      </w:del>
      <w:del w:id="369" w:author="PR Preview" w:date="2026-01-01T00:00:00Z">
        <w:r>
          <w:delText xml:space="preserve"> </w:delText>
        </w:r>
      </w:del>
      <w:hyperlink w:anchor="exm-normal-equations-slr">
        <w:del w:id="370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371" w:author="PR Preview" w:date="2026-01-01T00:00:00Z">
        <w:r>
          <w:delText xml:space="preserve"> </w:delText>
        </w:r>
      </w:del>
      <w:del w:id="372" w:author="PR Preview" w:date="2026-01-01T00:00:00Z">
        <w:r>
          <w:delText xml:space="preserve">for</w:delText>
        </w:r>
      </w:del>
      <w:del w:id="373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0</m:t>
            </m:r>
          </m:sub>
        </m:sSub>
      </m:oMath>
      <w:del w:id="374" w:author="PR Preview" w:date="2026-01-01T00:00:00Z">
        <w:r>
          <w:delText xml:space="preserve"> </w:delText>
        </w:r>
      </w:del>
      <w:del w:id="375" w:author="PR Preview" w:date="2026-01-01T00:00:00Z">
        <w:r>
          <w:delText xml:space="preserve">and</w:delText>
        </w:r>
      </w:del>
      <w:del w:id="376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x</m:t>
            </m:r>
          </m:sub>
        </m:sSub>
      </m:oMath>
      <w:del w:id="377" w:author="PR Preview" w:date="2026-01-01T00:00:00Z">
        <w:r>
          <w:delText xml:space="preserve">,</w:delText>
        </w:r>
      </w:del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assuming</w:delText>
        </w:r>
      </w:del>
      <w:del w:id="380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del w:id="381" w:author="PR Preview" w:date="2026-01-01T00:00:00Z">
        <w:r>
          <w:delText xml:space="preserve"> </w:delText>
        </w:r>
      </w:del>
      <w:del w:id="382" w:author="PR Preview" w:date="2026-01-01T00:00:00Z">
        <w:r>
          <w:delText xml:space="preserve">(</w:delText>
        </w:r>
      </w:del>
      <w:hyperlink w:anchor="def-centered-sums">
        <w:del w:id="383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384" w:author="PR Preview" w:date="2026-01-01T00:00:00Z">
        <w:r>
          <w:delText xml:space="preserve">).</w:delText>
        </w:r>
      </w:del>
    </w:p>
    <w:p>
      <w:pPr>
        <w:pStyle w:val="BodyText"/>
      </w:pPr>
      <w:del w:id="385" w:author="PR Preview" w:date="2026-01-01T00:00:00Z">
        <w:r>
          <w:rPr>
            <w:i/>
            <w:iCs/>
          </w:rPr>
          <w:delText xml:space="preserve">Solution 10</w:delText>
        </w:r>
      </w:del>
      <w:del w:id="386" w:author="PR Preview" w:date="2026-01-01T00:00:00Z">
        <w:r>
          <w:delText xml:space="preserve">. </w:delText>
        </w:r>
      </w:del>
      <w:del w:id="387" w:author="PR Preview" w:date="2026-01-01T00:00:00Z">
        <w:r>
          <w:rPr>
            <w:b/>
            <w:bCs/>
          </w:rPr>
          <w:delText xml:space="preserve">First normal equation.</w:delText>
        </w:r>
      </w:del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Set the derivative from</w:delText>
        </w:r>
      </w:del>
      <w:del w:id="390" w:author="PR Preview" w:date="2026-01-01T00:00:00Z">
        <w:r>
          <w:delText xml:space="preserve"> </w:delText>
        </w:r>
      </w:del>
      <w:hyperlink w:anchor="exr-rss-deriv-intercept">
        <w:del w:id="391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to zero,</w:delText>
        </w:r>
      </w:del>
      <w:del w:id="394" w:author="PR Preview" w:date="2026-01-01T00:00:00Z">
        <w:r>
          <w:delText xml:space="preserve"> </w:delText>
        </w:r>
      </w:del>
      <w:del w:id="395" w:author="PR Preview" w:date="2026-01-01T00:00:00Z">
        <w:r>
          <w:delText xml:space="preserve">then isolate</w:delText>
        </w:r>
      </w:del>
      <w:del w:id="396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0</m:t>
            </m:r>
          </m:sub>
        </m:sSub>
      </m:oMath>
      <w:del w:id="397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del w:id="398" w:author="PR Preview" w:date="2026-01-01T00:00:00Z">
        <w:r>
          <w:rPr>
            <w:b/>
            <w:bCs/>
          </w:rPr>
          <w:delText xml:space="preserve">Second normal equation.</w:delText>
        </w:r>
      </w:del>
      <w:del w:id="399" w:author="PR Preview" w:date="2026-01-01T00:00:00Z">
        <w:r>
          <w:delText xml:space="preserve"> </w:delText>
        </w:r>
      </w:del>
      <w:del w:id="400" w:author="PR Preview" w:date="2026-01-01T00:00:00Z">
        <w:r>
          <w:delText xml:space="preserve">Substitute that intercept into the derivative from</w:delText>
        </w:r>
      </w:del>
      <w:del w:id="401" w:author="PR Preview" w:date="2026-01-01T00:00:00Z">
        <w:r>
          <w:delText xml:space="preserve"> </w:delText>
        </w:r>
      </w:del>
      <w:hyperlink w:anchor="exr-rss-deriv-slope">
        <w:del w:id="402" w:author="PR Preview" w:date="2026-01-01T00:00:00Z">
          <w:r>
            <w:rPr>
              <w:rStyle w:val="Hyperlink"/>
            </w:rPr>
            <w:delText xml:space="preserve">Exercise 9</w:delText>
          </w:r>
        </w:del>
      </w:hyperlink>
      <w:del w:id="403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404" w:author="PR Preview" w:date="2026-01-01T00:00:00Z">
        <w:r>
          <w:delText xml:space="preserve">To shorten the next steps, write</w:delText>
        </w:r>
      </w:del>
      <w:del w:id="405" w:author="PR Preview" w:date="2026-01-01T00:00:00Z">
        <w:r>
          <w:delText xml:space="preserve"> </w:delText>
        </w:r>
      </w:del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del w:id="406" w:author="PR Preview" w:date="2026-01-01T00:00:00Z">
        <w:r>
          <w:delText xml:space="preserve">,</w:delText>
        </w:r>
      </w:del>
      <w:del w:id="407" w:author="PR Preview" w:date="2026-01-01T00:00:00Z">
        <w:r>
          <w:delText xml:space="preserve"> </w:delText>
        </w:r>
      </w:del>
      <w:del w:id="408" w:author="PR Preview" w:date="2026-01-01T00:00:00Z">
        <w:r>
          <w:delText xml:space="preserve">so that</w:delText>
        </w:r>
      </w:del>
      <w:del w:id="409" w:author="PR Preview" w:date="2026-01-01T00:00:00Z">
        <w:r>
          <w:delText xml:space="preserve"> </w:delText>
        </w:r>
      </w:del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del w:id="410" w:author="PR Preview" w:date="2026-01-01T00:00:00Z">
        <w:r>
          <w:delText xml:space="preserve">.</w:delText>
        </w:r>
      </w:del>
      <w:del w:id="411" w:author="PR Preview" w:date="2026-01-01T00:00:00Z">
        <w:r>
          <w:delText xml:space="preserve"> </w:delText>
        </w:r>
      </w:del>
      <w:del w:id="412" w:author="PR Preview" w:date="2026-01-01T00:00:00Z">
        <w:r>
          <w:delText xml:space="preserve">The</w:delText>
        </w:r>
      </w:del>
      <w:del w:id="413" w:author="PR Preview" w:date="2026-01-01T00:00:00Z">
        <w:r>
          <w:delText xml:space="preserve"> </w:delText>
        </w:r>
      </w:del>
      <m:oMath>
        <m:sSub>
          <m:e>
            <m:r>
              <m:t>d</m:t>
            </m:r>
          </m:e>
          <m:sub>
            <m:r>
              <m:t>i</m:t>
            </m:r>
          </m:sub>
        </m:sSub>
      </m:oMath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delText xml:space="preserve">sum to zero,</w:delText>
        </w:r>
      </w:del>
      <w:del w:id="416" w:author="PR Preview" w:date="2026-01-01T00:00:00Z">
        <w:r>
          <w:delText xml:space="preserve"> </w:delText>
        </w:r>
      </w:del>
      <w:del w:id="417" w:author="PR Preview" w:date="2026-01-01T00:00:00Z">
        <w:r>
          <w:delText xml:space="preserve">because deviations from a sample mean sum to zero (</w:delText>
        </w:r>
      </w:del>
      <w:hyperlink w:anchor="exr-sum-deviations-zero">
        <w:del w:id="418" w:author="PR Preview" w:date="2026-01-01T00:00:00Z">
          <w:r>
            <w:rPr>
              <w:rStyle w:val="Hyperlink"/>
            </w:rPr>
            <w:delText xml:space="preserve">Exercise 4</w:delText>
          </w:r>
        </w:del>
      </w:hyperlink>
      <w:del w:id="419" w:author="PR Preview" w:date="2026-01-01T00:00:00Z">
        <w:r>
          <w:delText xml:space="preserve">):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del w:id="420" w:author="PR Preview" w:date="2026-01-01T00:00:00Z">
        <w:r>
          <w:delText xml:space="preserve">So subtracting</w:delText>
        </w:r>
      </w:del>
      <w:del w:id="421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del w:id="422" w:author="PR Preview" w:date="2026-01-01T00:00:00Z">
        <w:r>
          <w:delText xml:space="preserve"> </w:delText>
        </w:r>
      </w:del>
      <w:del w:id="423" w:author="PR Preview" w:date="2026-01-01T00:00:00Z">
        <w:r>
          <w:delText xml:space="preserve">from</w:delText>
        </w:r>
      </w:del>
      <w:del w:id="424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del w:id="425" w:author="PR Preview" w:date="2026-01-01T00:00:00Z">
        <w:r>
          <w:delText xml:space="preserve"> </w:delText>
        </w:r>
      </w:del>
      <w:del w:id="426" w:author="PR Preview" w:date="2026-01-01T00:00:00Z">
        <w:r>
          <w:delText xml:space="preserve">does not change it: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427" w:author="PR Preview" w:date="2026-01-01T00:00:00Z">
        <w:r>
          <w:delText xml:space="preserve">So</w:delText>
        </w:r>
      </w:del>
      <w:del w:id="428" w:author="PR Preview" w:date="2026-01-01T00:00:00Z">
        <w:r>
          <w:delText xml:space="preserve"> </w:delText>
        </w:r>
      </w:del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del w:id="429" w:author="PR Preview" w:date="2026-01-01T00:00:00Z">
        <w:r>
          <w:delText xml:space="preserve">.</w:delText>
        </w:r>
      </w:del>
      <w:del w:id="430" w:author="PR Preview" w:date="2026-01-01T00:00:00Z">
        <w:r>
          <w:delText xml:space="preserve"> </w:delText>
        </w:r>
      </w:del>
      <w:del w:id="431" w:author="PR Preview" w:date="2026-01-01T00:00:00Z">
        <w:r>
          <w:delText xml:space="preserve">Set it to zero and isolate</w:delText>
        </w:r>
      </w:del>
      <w:del w:id="432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x</m:t>
            </m:r>
          </m:sub>
        </m:sSub>
      </m:oMath>
      <w:del w:id="433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434" w:author="PR Preview" w:date="2026-01-01T00:00:00Z">
        <w:r>
          <w:delText xml:space="preserve">So the normal equations have exactly one solution:</w:delText>
        </w:r>
      </w:del>
      <w:del w:id="435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del w:id="436" w:author="PR Preview" w:date="2026-01-01T00:00:00Z">
        <w:r>
          <w:delText xml:space="preserve"> </w:delText>
        </w:r>
      </w:del>
      <w:del w:id="437" w:author="PR Preview" w:date="2026-01-01T00:00:00Z">
        <w:r>
          <w:delText xml:space="preserve">and</w:delText>
        </w:r>
      </w:del>
      <w:del w:id="438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del w:id="439" w:author="PR Preview" w:date="2026-01-01T00:00:00Z">
        <w:r>
          <w:delText xml:space="preserve">.</w:delText>
        </w:r>
      </w:del>
    </w:p>
    <w:p>
      <w:pPr>
        <w:pStyle w:val="BodyText"/>
      </w:pPr>
      <w:del w:id="440" w:author="PR Preview" w:date="2026-01-01T00:00:00Z">
        <w:r>
          <w:rPr>
            <w:b/>
            <w:bCs/>
          </w:rPr>
          <w:delText xml:space="preserve">Lemma 6 (Solution of the normal equations)</w:delText>
        </w:r>
      </w:del>
      <w:del w:id="441" w:author="PR Preview" w:date="2026-01-01T00:00:00Z">
        <w:r>
          <w:delText xml:space="preserve"> </w:delText>
        </w:r>
      </w:del>
      <w:del w:id="442" w:author="PR Preview" w:date="2026-01-01T00:00:00Z">
        <w:r>
          <w:delText xml:space="preserve">If</w:delText>
        </w:r>
      </w:del>
      <w:del w:id="443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del w:id="444" w:author="PR Preview" w:date="2026-01-01T00:00:00Z">
        <w:r>
          <w:delText xml:space="preserve"> </w:delText>
        </w:r>
      </w:del>
      <w:del w:id="445" w:author="PR Preview" w:date="2026-01-01T00:00:00Z">
        <w:r>
          <w:delText xml:space="preserve">(</w:delText>
        </w:r>
      </w:del>
      <w:hyperlink w:anchor="def-centered-sums">
        <w:del w:id="446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447" w:author="PR Preview" w:date="2026-01-01T00:00:00Z">
        <w:r>
          <w:delText xml:space="preserve">),</w:delText>
        </w:r>
      </w:del>
      <w:del w:id="448" w:author="PR Preview" w:date="2026-01-01T00:00:00Z">
        <w:r>
          <w:delText xml:space="preserve"> </w:delText>
        </w:r>
      </w:del>
      <w:del w:id="449" w:author="PR Preview" w:date="2026-01-01T00:00:00Z">
        <w:r>
          <w:delText xml:space="preserve">the normal equations of</w:delText>
        </w:r>
      </w:del>
      <w:del w:id="450" w:author="PR Preview" w:date="2026-01-01T00:00:00Z">
        <w:r>
          <w:delText xml:space="preserve"> </w:delText>
        </w:r>
      </w:del>
      <w:hyperlink w:anchor="exm-normal-equations-slr">
        <w:del w:id="451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452" w:author="PR Preview" w:date="2026-01-01T00:00:00Z">
        <w:r>
          <w:delText xml:space="preserve"> </w:delText>
        </w:r>
      </w:del>
      <w:del w:id="453" w:author="PR Preview" w:date="2026-01-01T00:00:00Z">
        <w:r>
          <w:delText xml:space="preserve">have exactly one solution: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454" w:author="PR Preview" w:date="2026-01-01T00:00:00Z">
        <w:r>
          <w:rPr>
            <w:i/>
            <w:iCs/>
          </w:rPr>
          <w:delText xml:space="preserve">Proof</w:delText>
        </w:r>
      </w:del>
      <w:del w:id="455" w:author="PR Preview" w:date="2026-01-01T00:00:00Z">
        <w:r>
          <w:delText xml:space="preserve">. </w:delText>
        </w:r>
      </w:del>
      <w:del w:id="456" w:author="PR Preview" w:date="2026-01-01T00:00:00Z">
        <w:r>
          <w:delText xml:space="preserve">This is the solution to</w:delText>
        </w:r>
      </w:del>
      <w:del w:id="457" w:author="PR Preview" w:date="2026-01-01T00:00:00Z">
        <w:r>
          <w:delText xml:space="preserve"> </w:delText>
        </w:r>
      </w:del>
      <w:hyperlink w:anchor="exr-solve-normal-equations">
        <w:del w:id="458" w:author="PR Preview" w:date="2026-01-01T00:00:00Z">
          <w:r>
            <w:rPr>
              <w:rStyle w:val="Hyperlink"/>
            </w:rPr>
            <w:delText xml:space="preserve">Exercise 10</w:delText>
          </w:r>
        </w:del>
      </w:hyperlink>
      <w:del w:id="459" w:author="PR Preview" w:date="2026-01-01T00:00:00Z">
        <w:r>
          <w:delText xml:space="preserve">.</w:delText>
        </w:r>
      </w:del>
    </w:p>
    <w:p>
      <w:pPr>
        <w:pStyle w:val="BodyText"/>
      </w:pPr>
      <w:del w:id="460" w:author="PR Preview" w:date="2026-01-01T00:00:00Z">
        <w:r>
          <w:rPr>
            <w:b/>
            <w:bCs/>
          </w:rPr>
          <w:delText xml:space="preserve">Exercise 11 (Second derivatives of RSS)</w:delText>
        </w:r>
      </w:del>
      <w:del w:id="461" w:author="PR Preview" w:date="2026-01-01T00:00:00Z">
        <w:r>
          <w:delText xml:space="preserve"> </w:delText>
        </w:r>
      </w:del>
      <w:del w:id="462" w:author="PR Preview" w:date="2026-01-01T00:00:00Z">
        <w:r>
          <w:delText xml:space="preserve">Find the matrix of second derivatives of</w:delText>
        </w:r>
      </w:del>
      <w:del w:id="463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del w:id="464" w:author="PR Preview" w:date="2026-01-01T00:00:00Z">
        <w:r>
          <w:delText xml:space="preserve"> </w:delText>
        </w:r>
      </w:del>
      <w:del w:id="465" w:author="PR Preview" w:date="2026-01-01T00:00:00Z">
        <w:r>
          <w:delText xml:space="preserve">(</w:delText>
        </w:r>
      </w:del>
      <w:hyperlink w:anchor="exm-rss-slr">
        <w:del w:id="466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467" w:author="PR Preview" w:date="2026-01-01T00:00:00Z">
        <w:r>
          <w:delText xml:space="preserve">)</w:delText>
        </w:r>
      </w:del>
      <w:del w:id="468" w:author="PR Preview" w:date="2026-01-01T00:00:00Z">
        <w:r>
          <w:delText xml:space="preserve"> </w:delText>
        </w:r>
      </w:del>
      <w:del w:id="469" w:author="PR Preview" w:date="2026-01-01T00:00:00Z">
        <w:r>
          <w:delText xml:space="preserve">with respect to</w:delText>
        </w:r>
      </w:del>
      <w:del w:id="470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0</m:t>
            </m:r>
          </m:sub>
        </m:sSub>
      </m:oMath>
      <w:del w:id="471" w:author="PR Preview" w:date="2026-01-01T00:00:00Z">
        <w:r>
          <w:delText xml:space="preserve"> </w:delText>
        </w:r>
      </w:del>
      <w:del w:id="472" w:author="PR Preview" w:date="2026-01-01T00:00:00Z">
        <w:r>
          <w:delText xml:space="preserve">and</w:delText>
        </w:r>
      </w:del>
      <w:del w:id="473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x</m:t>
            </m:r>
          </m:sub>
        </m:sSub>
      </m:oMath>
      <w:del w:id="474" w:author="PR Preview" w:date="2026-01-01T00:00:00Z">
        <w:r>
          <w:delText xml:space="preserve">.</w:delText>
        </w:r>
      </w:del>
    </w:p>
    <w:p>
      <w:pPr>
        <w:pStyle w:val="BodyText"/>
      </w:pPr>
      <w:del w:id="475" w:author="PR Preview" w:date="2026-01-01T00:00:00Z">
        <w:r>
          <w:rPr>
            <w:i/>
            <w:iCs/>
          </w:rPr>
          <w:delText xml:space="preserve">Solution 11</w:delText>
        </w:r>
      </w:del>
      <w:del w:id="476" w:author="PR Preview" w:date="2026-01-01T00:00:00Z">
        <w:r>
          <w:delText xml:space="preserve">. </w:delText>
        </w:r>
      </w:del>
      <w:del w:id="477" w:author="PR Preview" w:date="2026-01-01T00:00:00Z">
        <w:r>
          <w:delText xml:space="preserve">Differentiate each first derivative again.</w:delText>
        </w:r>
      </w:del>
    </w:p>
    <w:p>
      <w:pPr>
        <w:pStyle w:val="BodyText"/>
      </w:pPr>
      <w:del w:id="478" w:author="PR Preview" w:date="2026-01-01T00:00:00Z">
        <w:r>
          <w:rPr>
            <w:b/>
            <w:bCs/>
          </w:rPr>
          <w:delText xml:space="preserve">Derivatives of</w:delText>
        </w:r>
      </w:del>
      <w:del w:id="479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del w:id="480" w:author="PR Preview" w:date="2026-01-01T00:00:00Z">
        <w:r>
          <w:rPr>
            <w:b/>
            <w:bCs/>
          </w:rPr>
          <w:delText xml:space="preserve">.</w:delText>
        </w:r>
      </w:del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By</w:delText>
        </w:r>
      </w:del>
      <w:del w:id="483" w:author="PR Preview" w:date="2026-01-01T00:00:00Z">
        <w:r>
          <w:delText xml:space="preserve"> </w:delText>
        </w:r>
      </w:del>
      <w:hyperlink w:anchor="exr-rss-deriv-intercept">
        <w:del w:id="484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485" w:author="PR Preview" w:date="2026-01-01T00:00:00Z">
        <w:r>
          <w:delText xml:space="preserve">,</w:delText>
        </w:r>
      </w:del>
      <w:del w:id="486" w:author="PR Preview" w:date="2026-01-01T00:00:00Z">
        <w:r>
          <w:delText xml:space="preserve"> </w:delText>
        </w:r>
      </w:del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del w:id="487" w:author="PR Preview" w:date="2026-01-01T00:00:00Z">
        <w:r>
          <w:delText xml:space="preserve">.</w:delText>
        </w:r>
      </w:del>
      <w:del w:id="488" w:author="PR Preview" w:date="2026-01-01T00:00:00Z">
        <w:r>
          <w:delText xml:space="preserve"> </w:delText>
        </w:r>
      </w:del>
      <w:del w:id="489" w:author="PR Preview" w:date="2026-01-01T00:00:00Z">
        <w:r>
          <w:delText xml:space="preserve">Differentiating with respect to</w:delText>
        </w:r>
      </w:del>
      <w:del w:id="490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0</m:t>
            </m:r>
          </m:sub>
        </m:sSub>
      </m:oMath>
      <w:del w:id="491" w:author="PR Preview" w:date="2026-01-01T00:00:00Z">
        <w:r>
          <w:delText xml:space="preserve">:</w:delText>
        </w:r>
      </w:del>
    </w:p>
    <w:p>
      <w:pPr>
        <w:pStyle w:val="BodyText"/>
      </w:pPr>
      <w:ins w:id="492" w:author="PR Preview" w:date="2026-01-01T00:00:00Z">
        <w:r>
          <w:rPr>
            <w:b/>
            <w:bCs/>
          </w:rPr>
          <w:t xml:space="preserve">Exercise 10 (Second derivatives of RSS)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Find the matrix of second derivatives of</w:t>
        </w:r>
      </w:ins>
      <w:ins w:id="495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(</w:t>
        </w:r>
      </w:ins>
      <w:hyperlink w:anchor="exm-rss-slr">
        <w:ins w:id="498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499" w:author="PR Preview" w:date="2026-01-01T00:00:00Z">
        <w:r>
          <w:t xml:space="preserve">)</w:t>
        </w:r>
      </w:ins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with respect to</w:t>
        </w:r>
      </w:ins>
      <w:ins w:id="502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0</m:t>
            </m:r>
          </m:sub>
        </m:sSub>
      </m:oMath>
      <w:ins w:id="503" w:author="PR Preview" w:date="2026-01-01T00:00:00Z">
        <w:r>
          <w:t xml:space="preserve"> </w:t>
        </w:r>
      </w:ins>
      <w:ins w:id="504" w:author="PR Preview" w:date="2026-01-01T00:00:00Z">
        <w:r>
          <w:t xml:space="preserve">and</w:t>
        </w:r>
      </w:ins>
      <w:ins w:id="505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x</m:t>
            </m:r>
          </m:sub>
        </m:sSub>
      </m:oMath>
      <w:ins w:id="506" w:author="PR Preview" w:date="2026-01-01T00:00:00Z">
        <w:r>
          <w:t xml:space="preserve">.</w:t>
        </w:r>
      </w:ins>
    </w:p>
    <w:bookmarkEnd w:id="95"/>
    <w:bookmarkStart w:id="96" w:name="sol-rss-hessian"/>
    <w:p>
      <w:pPr>
        <w:pStyle w:val="BodyText"/>
      </w:pPr>
      <w:ins w:id="507" w:author="PR Preview" w:date="2026-01-01T00:00:00Z">
        <w:r>
          <w:rPr>
            <w:i/>
            <w:iCs/>
          </w:rPr>
          <w:t xml:space="preserve">Solution 10</w:t>
        </w:r>
      </w:ins>
      <w:ins w:id="508" w:author="PR Preview" w:date="2026-01-01T00:00:00Z">
        <w:r>
          <w:t xml:space="preserve">. </w:t>
        </w:r>
      </w:ins>
      <w:ins w:id="509" w:author="PR Preview" w:date="2026-01-01T00:00:00Z">
        <w:r>
          <w:t xml:space="preserve">Differentiate each first derivative again.</w:t>
        </w:r>
      </w:ins>
    </w:p>
    <w:p>
      <w:pPr>
        <w:pStyle w:val="BodyText"/>
      </w:pPr>
      <w:ins w:id="510" w:author="PR Preview" w:date="2026-01-01T00:00:00Z">
        <w:r>
          <w:rPr>
            <w:b/>
            <w:bCs/>
          </w:rPr>
          <w:t xml:space="preserve">Derivatives of</w:t>
        </w:r>
      </w:ins>
      <w:ins w:id="511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ins w:id="512" w:author="PR Preview" w:date="2026-01-01T00:00:00Z">
        <w:r>
          <w:rPr>
            <w:b/>
            <w:bCs/>
          </w:rPr>
          <w:t xml:space="preserve">.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By</w:t>
        </w:r>
      </w:ins>
      <w:ins w:id="515" w:author="PR Preview" w:date="2026-01-01T00:00:00Z">
        <w:r>
          <w:t xml:space="preserve"> </w:t>
        </w:r>
      </w:ins>
      <w:hyperlink w:anchor="exr-rss-deriv-intercept">
        <w:ins w:id="516" w:author="PR Preview" w:date="2026-01-01T00:00:00Z">
          <w:r>
            <w:rPr>
              <w:rStyle w:val="Hyperlink"/>
            </w:rPr>
            <w:t xml:space="preserve">Exercise 6</w:t>
          </w:r>
        </w:ins>
      </w:hyperlink>
      <w:ins w:id="517" w:author="PR Preview" w:date="2026-01-01T00:00:00Z">
        <w:r>
          <w:t xml:space="preserve">,</w:t>
        </w:r>
      </w:ins>
      <w:ins w:id="518" w:author="PR Preview" w:date="2026-01-01T00:00:00Z">
        <w:r>
          <w:t xml:space="preserve"> </w:t>
        </w:r>
      </w:ins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ins w:id="519" w:author="PR Preview" w:date="2026-01-01T00:00:00Z">
        <w:r>
          <w:t xml:space="preserve">.</w:t>
        </w:r>
      </w:ins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Differentiating with respect to</w:t>
        </w:r>
      </w:ins>
      <w:ins w:id="522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0</m:t>
            </m:r>
          </m:sub>
        </m:sSub>
      </m:oMath>
      <w:ins w:id="52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del w:id="524" w:author="PR Preview" w:date="2026-01-01T00:00:00Z">
        <w:r>
          <w:rPr>
            <w:b/>
            <w:bCs/>
          </w:rPr>
          <w:delText xml:space="preserve">Derivatives of</w:delText>
        </w:r>
      </w:del>
      <w:del w:id="525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del w:id="526" w:author="PR Preview" w:date="2026-01-01T00:00:00Z">
        <w:r>
          <w:rPr>
            <w:b/>
            <w:bCs/>
          </w:rPr>
          <w:delText xml:space="preserve">.</w:delText>
        </w:r>
      </w:del>
      <w:del w:id="527" w:author="PR Preview" w:date="2026-01-01T00:00:00Z">
        <w:r>
          <w:delText xml:space="preserve"> </w:delText>
        </w:r>
      </w:del>
      <w:del w:id="528" w:author="PR Preview" w:date="2026-01-01T00:00:00Z">
        <w:r>
          <w:delText xml:space="preserve">By</w:delText>
        </w:r>
      </w:del>
      <w:del w:id="529" w:author="PR Preview" w:date="2026-01-01T00:00:00Z">
        <w:r>
          <w:delText xml:space="preserve"> </w:delText>
        </w:r>
      </w:del>
      <w:hyperlink w:anchor="exr-rss-deriv-slope">
        <w:del w:id="530" w:author="PR Preview" w:date="2026-01-01T00:00:00Z">
          <w:r>
            <w:rPr>
              <w:rStyle w:val="Hyperlink"/>
            </w:rPr>
            <w:delText xml:space="preserve">Exercise 9</w:delText>
          </w:r>
        </w:del>
      </w:hyperlink>
      <w:del w:id="531" w:author="PR Preview" w:date="2026-01-01T00:00:00Z">
        <w:r>
          <w:delText xml:space="preserve">,</w:delText>
        </w:r>
      </w:del>
      <w:del w:id="532" w:author="PR Preview" w:date="2026-01-01T00:00:00Z">
        <w:r>
          <w:delText xml:space="preserve"> </w:delText>
        </w:r>
      </w:del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533" w:author="PR Preview" w:date="2026-01-01T00:00:00Z">
        <w:r>
          <w:delText xml:space="preserve">.</w:delText>
        </w:r>
      </w:del>
      <w:del w:id="534" w:author="PR Preview" w:date="2026-01-01T00:00:00Z">
        <w:r>
          <w:delText xml:space="preserve"> </w:delText>
        </w:r>
      </w:del>
      <w:del w:id="535" w:author="PR Preview" w:date="2026-01-01T00:00:00Z">
        <w:r>
          <w:delText xml:space="preserve">Differentiating with respect to</w:delText>
        </w:r>
      </w:del>
      <w:del w:id="536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0</m:t>
            </m:r>
          </m:sub>
        </m:sSub>
      </m:oMath>
      <w:del w:id="537" w:author="PR Preview" w:date="2026-01-01T00:00:00Z">
        <w:r>
          <w:delText xml:space="preserve">,</w:delText>
        </w:r>
      </w:del>
      <w:del w:id="538" w:author="PR Preview" w:date="2026-01-01T00:00:00Z">
        <w:r>
          <w:delText xml:space="preserve"> </w:delText>
        </w:r>
      </w:del>
      <w:del w:id="539" w:author="PR Preview" w:date="2026-01-01T00:00:00Z">
        <w:r>
          <w:delText xml:space="preserve">and reusing the inner derivative</w:delText>
        </w:r>
      </w:del>
      <w:del w:id="540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541" w:author="PR Preview" w:date="2026-01-01T00:00:00Z">
        <w:r>
          <w:delText xml:space="preserve"> </w:delText>
        </w:r>
      </w:del>
      <w:del w:id="542" w:author="PR Preview" w:date="2026-01-01T00:00:00Z">
        <w:r>
          <w:delText xml:space="preserve">from</w:delText>
        </w:r>
      </w:del>
      <w:del w:id="543" w:author="PR Preview" w:date="2026-01-01T00:00:00Z">
        <w:r>
          <w:delText xml:space="preserve"> </w:delText>
        </w:r>
      </w:del>
      <w:hyperlink w:anchor="exr-rss-deriv-intercept">
        <w:del w:id="544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545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546" w:author="PR Preview" w:date="2026-01-01T00:00:00Z">
        <w:r>
          <w:delText xml:space="preserve">Differentiating with respect to</w:delText>
        </w:r>
      </w:del>
      <w:del w:id="547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x</m:t>
            </m:r>
          </m:sub>
        </m:sSub>
      </m:oMath>
      <w:del w:id="548" w:author="PR Preview" w:date="2026-01-01T00:00:00Z">
        <w:r>
          <w:delText xml:space="preserve">,</w:delText>
        </w:r>
      </w:del>
      <w:del w:id="549" w:author="PR Preview" w:date="2026-01-01T00:00:00Z">
        <w:r>
          <w:delText xml:space="preserve"> </w:delText>
        </w:r>
      </w:del>
      <w:del w:id="550" w:author="PR Preview" w:date="2026-01-01T00:00:00Z">
        <w:r>
          <w:delText xml:space="preserve">and reusing the inner derivative</w:delText>
        </w:r>
      </w:del>
      <w:del w:id="551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del w:id="552" w:author="PR Preview" w:date="2026-01-01T00:00:00Z">
        <w:r>
          <w:delText xml:space="preserve"> </w:delText>
        </w:r>
      </w:del>
      <w:del w:id="553" w:author="PR Preview" w:date="2026-01-01T00:00:00Z">
        <w:r>
          <w:delText xml:space="preserve">from</w:delText>
        </w:r>
      </w:del>
      <w:del w:id="554" w:author="PR Preview" w:date="2026-01-01T00:00:00Z">
        <w:r>
          <w:delText xml:space="preserve"> </w:delText>
        </w:r>
      </w:del>
      <w:hyperlink w:anchor="exr-rss-deriv-slope">
        <w:del w:id="555" w:author="PR Preview" w:date="2026-01-01T00:00:00Z">
          <w:r>
            <w:rPr>
              <w:rStyle w:val="Hyperlink"/>
            </w:rPr>
            <w:delText xml:space="preserve">Exercise 9</w:delText>
          </w:r>
        </w:del>
      </w:hyperlink>
      <w:del w:id="556" w:author="PR Preview" w:date="2026-01-01T00:00:00Z">
        <w:r>
          <w:delText xml:space="preserve">:</w:delText>
        </w:r>
      </w:del>
    </w:p>
    <w:p>
      <w:pPr>
        <w:pStyle w:val="FirstParagraph"/>
      </w:pPr>
      <w:ins w:id="557" w:author="PR Preview" w:date="2026-01-01T00:00:00Z">
        <w:r>
          <w:rPr>
            <w:b/>
            <w:bCs/>
          </w:rPr>
          <w:t xml:space="preserve">Derivatives of</w:t>
        </w:r>
      </w:ins>
      <w:ins w:id="558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ins w:id="559" w:author="PR Preview" w:date="2026-01-01T00:00:00Z">
        <w:r>
          <w:rPr>
            <w:b/>
            <w:bCs/>
          </w:rPr>
          <w:t xml:space="preserve">.</w:t>
        </w:r>
      </w:ins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By</w:t>
        </w:r>
      </w:ins>
      <w:ins w:id="562" w:author="PR Preview" w:date="2026-01-01T00:00:00Z">
        <w:r>
          <w:t xml:space="preserve"> </w:t>
        </w:r>
      </w:ins>
      <w:hyperlink w:anchor="exr-rss-deriv-slope">
        <w:ins w:id="563" w:author="PR Preview" w:date="2026-01-01T00:00:00Z">
          <w:r>
            <w:rPr>
              <w:rStyle w:val="Hyperlink"/>
            </w:rPr>
            <w:t xml:space="preserve">Exercise 8</w:t>
          </w:r>
        </w:ins>
      </w:hyperlink>
      <w:ins w:id="564" w:author="PR Preview" w:date="2026-01-01T00:00:00Z">
        <w:r>
          <w:t xml:space="preserve">,</w:t>
        </w:r>
      </w:ins>
      <w:ins w:id="565" w:author="PR Preview" w:date="2026-01-01T00:00:00Z">
        <w:r>
          <w:t xml:space="preserve"> </w:t>
        </w:r>
      </w:ins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566" w:author="PR Preview" w:date="2026-01-01T00:00:00Z">
        <w:r>
          <w:t xml:space="preserve">.</w:t>
        </w:r>
      </w:ins>
      <w:ins w:id="567" w:author="PR Preview" w:date="2026-01-01T00:00:00Z">
        <w:r>
          <w:t xml:space="preserve"> </w:t>
        </w:r>
      </w:ins>
      <w:ins w:id="568" w:author="PR Preview" w:date="2026-01-01T00:00:00Z">
        <w:r>
          <w:t xml:space="preserve">Differentiating with respect to</w:t>
        </w:r>
      </w:ins>
      <w:ins w:id="569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0</m:t>
            </m:r>
          </m:sub>
        </m:sSub>
      </m:oMath>
      <w:ins w:id="570" w:author="PR Preview" w:date="2026-01-01T00:00:00Z">
        <w:r>
          <w:t xml:space="preserve">,</w:t>
        </w:r>
      </w:ins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and reusing the inner derivative</w:t>
        </w:r>
      </w:ins>
      <w:ins w:id="57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from</w:t>
        </w:r>
      </w:ins>
      <w:ins w:id="576" w:author="PR Preview" w:date="2026-01-01T00:00:00Z">
        <w:r>
          <w:t xml:space="preserve"> </w:t>
        </w:r>
      </w:ins>
      <w:hyperlink w:anchor="exr-rss-deriv-intercept">
        <w:ins w:id="577" w:author="PR Preview" w:date="2026-01-01T00:00:00Z">
          <w:r>
            <w:rPr>
              <w:rStyle w:val="Hyperlink"/>
            </w:rPr>
            <w:t xml:space="preserve">Exercise 6</w:t>
          </w:r>
        </w:ins>
      </w:hyperlink>
      <w:ins w:id="57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579" w:author="PR Preview" w:date="2026-01-01T00:00:00Z">
        <w:r>
          <w:t xml:space="preserve">Differentiating with respect to</w:t>
        </w:r>
      </w:ins>
      <w:ins w:id="580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x</m:t>
            </m:r>
          </m:sub>
        </m:sSub>
      </m:oMath>
      <w:ins w:id="581" w:author="PR Preview" w:date="2026-01-01T00:00:00Z">
        <w:r>
          <w:t xml:space="preserve">,</w:t>
        </w:r>
      </w:ins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and reusing the inner derivative</w:t>
        </w:r>
      </w:ins>
      <w:ins w:id="584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ins w:id="585" w:author="PR Preview" w:date="2026-01-01T00:00:00Z">
        <w:r>
          <w:t xml:space="preserve"> </w:t>
        </w:r>
      </w:ins>
      <w:ins w:id="586" w:author="PR Preview" w:date="2026-01-01T00:00:00Z">
        <w:r>
          <w:t xml:space="preserve">from</w:t>
        </w:r>
      </w:ins>
      <w:ins w:id="587" w:author="PR Preview" w:date="2026-01-01T00:00:00Z">
        <w:r>
          <w:t xml:space="preserve"> </w:t>
        </w:r>
      </w:ins>
      <w:hyperlink w:anchor="exr-rss-deriv-slope">
        <w:ins w:id="588" w:author="PR Preview" w:date="2026-01-01T00:00:00Z">
          <w:r>
            <w:rPr>
              <w:rStyle w:val="Hyperlink"/>
            </w:rPr>
            <w:t xml:space="preserve">Exercise 8</w:t>
          </w:r>
        </w:ins>
      </w:hyperlink>
      <w:ins w:id="58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 gives the matrix of second derivatives: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6"/>
    <w:bookmarkStart w:id="97" w:name="exr-rss-hessian-positive-definite"/>
    <w:p>
      <w:pPr>
        <w:pStyle w:val="FirstParagraph"/>
      </w:pPr>
      <w:del w:id="590" w:author="PR Preview" w:date="2026-01-01T00:00:00Z">
        <w:r>
          <w:rPr>
            <w:b/>
            <w:bCs/>
          </w:rPr>
          <w:delText xml:space="preserve">Exercise 12 (Positive definiteness of the second-derivative matrix of RSS)</w:delText>
        </w:r>
      </w:del>
      <w:del w:id="591" w:author="PR Preview" w:date="2026-01-01T00:00:00Z">
        <w:r>
          <w:delText xml:space="preserve"> </w:delText>
        </w:r>
      </w:del>
      <w:del w:id="592" w:author="PR Preview" w:date="2026-01-01T00:00:00Z">
        <w:r>
          <w:delText xml:space="preserve">In the setting of</w:delText>
        </w:r>
      </w:del>
      <w:del w:id="593" w:author="PR Preview" w:date="2026-01-01T00:00:00Z">
        <w:r>
          <w:delText xml:space="preserve"> </w:delText>
        </w:r>
      </w:del>
      <w:hyperlink w:anchor="exr-rss-hessian">
        <w:del w:id="594" w:author="PR Preview" w:date="2026-01-01T00:00:00Z">
          <w:r>
            <w:rPr>
              <w:rStyle w:val="Hyperlink"/>
            </w:rPr>
            <w:delText xml:space="preserve">Exercise 11</w:delText>
          </w:r>
        </w:del>
      </w:hyperlink>
      <w:del w:id="595" w:author="PR Preview" w:date="2026-01-01T00:00:00Z">
        <w:r>
          <w:delText xml:space="preserve">, show that the matrix of second derivatives is positive definite when</w:delText>
        </w:r>
      </w:del>
      <w:del w:id="596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del w:id="597" w:author="PR Preview" w:date="2026-01-01T00:00:00Z">
        <w:r>
          <w:delText xml:space="preserve"> </w:delText>
        </w:r>
      </w:del>
      <w:del w:id="598" w:author="PR Preview" w:date="2026-01-01T00:00:00Z">
        <w:r>
          <w:delText xml:space="preserve">(</w:delText>
        </w:r>
      </w:del>
      <w:hyperlink w:anchor="def-centered-sums">
        <w:del w:id="599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600" w:author="PR Preview" w:date="2026-01-01T00:00:00Z">
        <w:r>
          <w:delText xml:space="preserve">).</w:delText>
        </w:r>
      </w:del>
    </w:p>
    <w:p>
      <w:pPr>
        <w:pStyle w:val="BodyText"/>
      </w:pPr>
      <w:del w:id="601" w:author="PR Preview" w:date="2026-01-01T00:00:00Z">
        <w:r>
          <w:rPr>
            <w:i/>
            <w:iCs/>
          </w:rPr>
          <w:delText xml:space="preserve">Solution 12</w:delText>
        </w:r>
      </w:del>
      <w:del w:id="602" w:author="PR Preview" w:date="2026-01-01T00:00:00Z">
        <w:r>
          <w:delText xml:space="preserve">. </w:delText>
        </w:r>
      </w:del>
      <w:del w:id="603" w:author="PR Preview" w:date="2026-01-01T00:00:00Z">
        <w:r>
          <w:delText xml:space="preserve">The top-left entry of the matrix of second derivatives from</w:delText>
        </w:r>
      </w:del>
      <w:del w:id="604" w:author="PR Preview" w:date="2026-01-01T00:00:00Z">
        <w:r>
          <w:delText xml:space="preserve"> </w:delText>
        </w:r>
      </w:del>
      <w:hyperlink w:anchor="exr-rss-hessian">
        <w:del w:id="605" w:author="PR Preview" w:date="2026-01-01T00:00:00Z">
          <w:r>
            <w:rPr>
              <w:rStyle w:val="Hyperlink"/>
            </w:rPr>
            <w:delText xml:space="preserve">Exercise 11</w:delText>
          </w:r>
        </w:del>
      </w:hyperlink>
      <w:del w:id="606" w:author="PR Preview" w:date="2026-01-01T00:00:00Z">
        <w:r>
          <w:delText xml:space="preserve">,</w:delText>
        </w:r>
      </w:del>
      <w:del w:id="607" w:author="PR Preview" w:date="2026-01-01T00:00:00Z">
        <w:r>
          <w:delText xml:space="preserve"> </w:delText>
        </w:r>
      </w:del>
      <m:oMath>
        <m:r>
          <m:t>2</m:t>
        </m:r>
        <m:r>
          <m:t>n</m:t>
        </m:r>
      </m:oMath>
      <w:del w:id="608" w:author="PR Preview" w:date="2026-01-01T00:00:00Z">
        <w:r>
          <w:delText xml:space="preserve">, is positive.</w:delText>
        </w:r>
      </w:del>
      <w:del w:id="609" w:author="PR Preview" w:date="2026-01-01T00:00:00Z">
        <w:r>
          <w:delText xml:space="preserve"> </w:delText>
        </w:r>
      </w:del>
      <w:del w:id="610" w:author="PR Preview" w:date="2026-01-01T00:00:00Z">
        <w:r>
          <w:delText xml:space="preserve">The determinant of this matrix,</w:delText>
        </w:r>
      </w:del>
      <w:del w:id="611" w:author="PR Preview" w:date="2026-01-01T00:00:00Z">
        <w:r>
          <w:delText xml:space="preserve"> </w:delText>
        </w:r>
      </w:del>
      <w:del w:id="612" w:author="PR Preview" w:date="2026-01-01T00:00:00Z">
        <w:r>
          <w:delText xml:space="preserve">using the expanded form of</w:delText>
        </w:r>
      </w:del>
      <w:del w:id="613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del w:id="614" w:author="PR Preview" w:date="2026-01-01T00:00:00Z">
        <w:r>
          <w:delText xml:space="preserve"> </w:delText>
        </w:r>
      </w:del>
      <w:del w:id="615" w:author="PR Preview" w:date="2026-01-01T00:00:00Z">
        <w:r>
          <w:delText xml:space="preserve">from</w:delText>
        </w:r>
      </w:del>
      <w:del w:id="616" w:author="PR Preview" w:date="2026-01-01T00:00:00Z">
        <w:r>
          <w:delText xml:space="preserve"> </w:delText>
        </w:r>
      </w:del>
      <w:hyperlink w:anchor="exr-sxx-expand">
        <w:del w:id="617" w:author="PR Preview" w:date="2026-01-01T00:00:00Z">
          <w:r>
            <w:rPr>
              <w:rStyle w:val="Hyperlink"/>
            </w:rPr>
            <w:delText xml:space="preserve">Exercise 5</w:delText>
          </w:r>
        </w:del>
      </w:hyperlink>
      <w:del w:id="618" w:author="PR Preview" w:date="2026-01-01T00:00:00Z">
        <w:r>
          <w:delText xml:space="preserve">, is</w:delText>
        </w:r>
      </w:del>
    </w:p>
    <w:p>
      <w:pPr>
        <w:pStyle w:val="FirstParagraph"/>
      </w:pPr>
      <w:ins w:id="619" w:author="PR Preview" w:date="2026-01-01T00:00:00Z">
        <w:r>
          <w:rPr>
            <w:b/>
            <w:bCs/>
          </w:rPr>
          <w:t xml:space="preserve">Exercise 11 (Positive definiteness of the second-derivative matrix of RSS)</w:t>
        </w:r>
      </w:ins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In the setting of</w:t>
        </w:r>
      </w:ins>
      <w:ins w:id="622" w:author="PR Preview" w:date="2026-01-01T00:00:00Z">
        <w:r>
          <w:t xml:space="preserve"> </w:t>
        </w:r>
      </w:ins>
      <w:hyperlink w:anchor="exr-rss-hessian">
        <w:ins w:id="623" w:author="PR Preview" w:date="2026-01-01T00:00:00Z">
          <w:r>
            <w:rPr>
              <w:rStyle w:val="Hyperlink"/>
            </w:rPr>
            <w:t xml:space="preserve">Exercise 10</w:t>
          </w:r>
        </w:ins>
      </w:hyperlink>
      <w:ins w:id="624" w:author="PR Preview" w:date="2026-01-01T00:00:00Z">
        <w:r>
          <w:t xml:space="preserve">, show that the matrix of second derivatives is positive definite when</w:t>
        </w:r>
      </w:ins>
      <w:ins w:id="625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626" w:author="PR Preview" w:date="2026-01-01T00:00:00Z">
        <w:r>
          <w:t xml:space="preserve"> </w:t>
        </w:r>
      </w:ins>
      <w:ins w:id="627" w:author="PR Preview" w:date="2026-01-01T00:00:00Z">
        <w:r>
          <w:t xml:space="preserve">(</w:t>
        </w:r>
      </w:ins>
      <w:hyperlink w:anchor="def-centered-sums">
        <w:ins w:id="628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629" w:author="PR Preview" w:date="2026-01-01T00:00:00Z">
        <w:r>
          <w:t xml:space="preserve">).</w:t>
        </w:r>
      </w:ins>
    </w:p>
    <w:bookmarkEnd w:id="97"/>
    <w:bookmarkStart w:id="98" w:name="sol-rss-hessian-positive-definite"/>
    <w:p>
      <w:pPr>
        <w:pStyle w:val="BodyText"/>
      </w:pPr>
      <w:ins w:id="630" w:author="PR Preview" w:date="2026-01-01T00:00:00Z">
        <w:r>
          <w:rPr>
            <w:i/>
            <w:iCs/>
          </w:rPr>
          <w:t xml:space="preserve">Solution 11</w:t>
        </w:r>
      </w:ins>
      <w:ins w:id="631" w:author="PR Preview" w:date="2026-01-01T00:00:00Z">
        <w:r>
          <w:t xml:space="preserve">. </w:t>
        </w:r>
      </w:ins>
      <w:ins w:id="632" w:author="PR Preview" w:date="2026-01-01T00:00:00Z">
        <w:r>
          <w:t xml:space="preserve">The top-left entry of the matrix of second derivatives from</w:t>
        </w:r>
      </w:ins>
      <w:ins w:id="633" w:author="PR Preview" w:date="2026-01-01T00:00:00Z">
        <w:r>
          <w:t xml:space="preserve"> </w:t>
        </w:r>
      </w:ins>
      <w:hyperlink w:anchor="exr-rss-hessian">
        <w:ins w:id="634" w:author="PR Preview" w:date="2026-01-01T00:00:00Z">
          <w:r>
            <w:rPr>
              <w:rStyle w:val="Hyperlink"/>
            </w:rPr>
            <w:t xml:space="preserve">Exercise 10</w:t>
          </w:r>
        </w:ins>
      </w:hyperlink>
      <w:ins w:id="635" w:author="PR Preview" w:date="2026-01-01T00:00:00Z">
        <w:r>
          <w:t xml:space="preserve">,</w:t>
        </w:r>
      </w:ins>
      <w:ins w:id="636" w:author="PR Preview" w:date="2026-01-01T00:00:00Z">
        <w:r>
          <w:t xml:space="preserve"> </w:t>
        </w:r>
      </w:ins>
      <m:oMath>
        <m:r>
          <m:t>2</m:t>
        </m:r>
        <m:r>
          <m:t>n</m:t>
        </m:r>
      </m:oMath>
      <w:ins w:id="637" w:author="PR Preview" w:date="2026-01-01T00:00:00Z">
        <w:r>
          <w:t xml:space="preserve">, is positive.</w:t>
        </w:r>
      </w:ins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The determinant of this matrix,</w:t>
        </w:r>
      </w:ins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using the expanded form of</w:t>
        </w:r>
      </w:ins>
      <w:ins w:id="642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ins w:id="643" w:author="PR Preview" w:date="2026-01-01T00:00:00Z">
        <w:r>
          <w:t xml:space="preserve"> </w:t>
        </w:r>
      </w:ins>
      <w:ins w:id="644" w:author="PR Preview" w:date="2026-01-01T00:00:00Z">
        <w:r>
          <w:t xml:space="preserve">from</w:t>
        </w:r>
      </w:ins>
      <w:ins w:id="645" w:author="PR Preview" w:date="2026-01-01T00:00:00Z">
        <w:r>
          <w:t xml:space="preserve"> </w:t>
        </w:r>
      </w:ins>
      <w:hyperlink w:anchor="exr-sxx-expand">
        <w:ins w:id="646" w:author="PR Preview" w:date="2026-01-01T00:00:00Z">
          <w:r>
            <w:rPr>
              <w:rStyle w:val="Hyperlink"/>
            </w:rPr>
            <w:t xml:space="preserve">Exercise 5</w:t>
          </w:r>
        </w:ins>
      </w:hyperlink>
      <w:ins w:id="647" w:author="PR Preview" w:date="2026-01-01T00:00:00Z">
        <w:r>
          <w:t xml:space="preserve">,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8"/>
    <w:bookmarkStart w:id="99" w:name="lem-rss-hessian"/>
    <w:p>
      <w:pPr>
        <w:pStyle w:val="BodyText"/>
      </w:pPr>
      <w:del w:id="648" w:author="PR Preview" w:date="2026-01-01T00:00:00Z">
        <w:r>
          <w:rPr>
            <w:b/>
            <w:bCs/>
          </w:rPr>
          <w:delText xml:space="preserve">Lemma 7 (Second derivatives of RSS)</w:delText>
        </w:r>
      </w:del>
      <w:del w:id="649" w:author="PR Preview" w:date="2026-01-01T00:00:00Z">
        <w:r>
          <w:delText xml:space="preserve"> </w:delText>
        </w:r>
      </w:del>
      <w:del w:id="650" w:author="PR Preview" w:date="2026-01-01T00:00:00Z">
        <w:r>
          <w:delText xml:space="preserve">The matrix of second derivatives of</w:delText>
        </w:r>
      </w:del>
      <w:del w:id="651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del w:id="652" w:author="PR Preview" w:date="2026-01-01T00:00:00Z">
        <w:r>
          <w:delText xml:space="preserve"> </w:delText>
        </w:r>
      </w:del>
      <w:del w:id="653" w:author="PR Preview" w:date="2026-01-01T00:00:00Z">
        <w:r>
          <w:delText xml:space="preserve">(</w:delText>
        </w:r>
      </w:del>
      <w:hyperlink w:anchor="exm-rss-slr">
        <w:del w:id="654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655" w:author="PR Preview" w:date="2026-01-01T00:00:00Z">
        <w:r>
          <w:delText xml:space="preserve">)</w:delText>
        </w:r>
      </w:del>
      <w:del w:id="656" w:author="PR Preview" w:date="2026-01-01T00:00:00Z">
        <w:r>
          <w:delText xml:space="preserve"> </w:delText>
        </w:r>
      </w:del>
      <w:del w:id="657" w:author="PR Preview" w:date="2026-01-01T00:00:00Z">
        <w:r>
          <w:delText xml:space="preserve">with respect to</w:delText>
        </w:r>
      </w:del>
      <w:del w:id="658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0</m:t>
            </m:r>
          </m:sub>
        </m:sSub>
      </m:oMath>
      <w:del w:id="659" w:author="PR Preview" w:date="2026-01-01T00:00:00Z">
        <w:r>
          <w:delText xml:space="preserve"> </w:delText>
        </w:r>
      </w:del>
      <w:del w:id="660" w:author="PR Preview" w:date="2026-01-01T00:00:00Z">
        <w:r>
          <w:delText xml:space="preserve">and</w:delText>
        </w:r>
      </w:del>
      <w:del w:id="661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x</m:t>
            </m:r>
          </m:sub>
        </m:sSub>
      </m:oMath>
      <w:del w:id="662" w:author="PR Preview" w:date="2026-01-01T00:00:00Z">
        <w:r>
          <w:delText xml:space="preserve"> </w:delText>
        </w:r>
      </w:del>
      <w:del w:id="663" w:author="PR Preview" w:date="2026-01-01T00:00:00Z">
        <w:r>
          <w:delText xml:space="preserve">is positive definite</w:delText>
        </w:r>
      </w:del>
      <w:del w:id="664" w:author="PR Preview" w:date="2026-01-01T00:00:00Z">
        <w:r>
          <w:delText xml:space="preserve"> </w:delText>
        </w:r>
      </w:del>
      <w:del w:id="665" w:author="PR Preview" w:date="2026-01-01T00:00:00Z">
        <w:r>
          <w:delText xml:space="preserve">at every</w:delText>
        </w:r>
      </w:del>
      <w:del w:id="66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del w:id="667" w:author="PR Preview" w:date="2026-01-01T00:00:00Z">
        <w:r>
          <w:delText xml:space="preserve"> </w:delText>
        </w:r>
      </w:del>
      <w:del w:id="668" w:author="PR Preview" w:date="2026-01-01T00:00:00Z">
        <w:r>
          <w:delText xml:space="preserve">when</w:delText>
        </w:r>
      </w:del>
      <w:del w:id="669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del w:id="670" w:author="PR Preview" w:date="2026-01-01T00:00:00Z">
        <w:r>
          <w:delText xml:space="preserve"> </w:delText>
        </w:r>
      </w:del>
      <w:del w:id="671" w:author="PR Preview" w:date="2026-01-01T00:00:00Z">
        <w:r>
          <w:delText xml:space="preserve">(</w:delText>
        </w:r>
      </w:del>
      <w:hyperlink w:anchor="def-centered-sums">
        <w:del w:id="672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673" w:author="PR Preview" w:date="2026-01-01T00:00:00Z">
        <w:r>
          <w:delText xml:space="preserve">),</w:delText>
        </w:r>
      </w:del>
      <w:del w:id="674" w:author="PR Preview" w:date="2026-01-01T00:00:00Z">
        <w:r>
          <w:delText xml:space="preserve"> </w:delText>
        </w:r>
      </w:del>
      <w:del w:id="675" w:author="PR Preview" w:date="2026-01-01T00:00:00Z">
        <w:r>
          <w:delText xml:space="preserve">and equals</w:delText>
        </w:r>
      </w:del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676" w:author="PR Preview" w:date="2026-01-01T00:00:00Z">
        <w:r>
          <w:rPr>
            <w:i/>
            <w:iCs/>
          </w:rPr>
          <w:delText xml:space="preserve">Proof</w:delText>
        </w:r>
      </w:del>
      <w:del w:id="677" w:author="PR Preview" w:date="2026-01-01T00:00:00Z">
        <w:r>
          <w:delText xml:space="preserve">. </w:delText>
        </w:r>
      </w:del>
      <w:del w:id="678" w:author="PR Preview" w:date="2026-01-01T00:00:00Z">
        <w:r>
          <w:delText xml:space="preserve">The matrix of second derivatives is the solution to</w:delText>
        </w:r>
      </w:del>
      <w:del w:id="679" w:author="PR Preview" w:date="2026-01-01T00:00:00Z">
        <w:r>
          <w:delText xml:space="preserve"> </w:delText>
        </w:r>
      </w:del>
      <w:hyperlink w:anchor="exr-rss-hessian">
        <w:del w:id="680" w:author="PR Preview" w:date="2026-01-01T00:00:00Z">
          <w:r>
            <w:rPr>
              <w:rStyle w:val="Hyperlink"/>
            </w:rPr>
            <w:delText xml:space="preserve">Exercise 11</w:delText>
          </w:r>
        </w:del>
      </w:hyperlink>
      <w:del w:id="681" w:author="PR Preview" w:date="2026-01-01T00:00:00Z">
        <w:r>
          <w:delText xml:space="preserve">.</w:delText>
        </w:r>
      </w:del>
      <w:del w:id="682" w:author="PR Preview" w:date="2026-01-01T00:00:00Z">
        <w:r>
          <w:delText xml:space="preserve"> </w:delText>
        </w:r>
      </w:del>
      <w:del w:id="683" w:author="PR Preview" w:date="2026-01-01T00:00:00Z">
        <w:r>
          <w:delText xml:space="preserve">The positive definiteness is the solution to</w:delText>
        </w:r>
      </w:del>
      <w:del w:id="684" w:author="PR Preview" w:date="2026-01-01T00:00:00Z">
        <w:r>
          <w:delText xml:space="preserve"> </w:delText>
        </w:r>
      </w:del>
      <w:hyperlink w:anchor="exr-rss-hessian-positive-definite">
        <w:del w:id="685" w:author="PR Preview" w:date="2026-01-01T00:00:00Z">
          <w:r>
            <w:rPr>
              <w:rStyle w:val="Hyperlink"/>
            </w:rPr>
            <w:delText xml:space="preserve">Exercise 12</w:delText>
          </w:r>
        </w:del>
      </w:hyperlink>
      <w:del w:id="686" w:author="PR Preview" w:date="2026-01-01T00:00:00Z">
        <w:r>
          <w:delText xml:space="preserve">.</w:delText>
        </w:r>
      </w:del>
    </w:p>
    <w:p>
      <w:pPr>
        <w:pStyle w:val="BodyText"/>
      </w:pPr>
      <w:ins w:id="687" w:author="PR Preview" w:date="2026-01-01T00:00:00Z">
        <w:r>
          <w:rPr>
            <w:b/>
            <w:bCs/>
          </w:rPr>
          <w:t xml:space="preserve">Lemma 6 (Second derivatives of RSS)</w:t>
        </w:r>
      </w:ins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The matrix of second derivatives of</w:t>
        </w:r>
      </w:ins>
      <w:ins w:id="690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ins w:id="691" w:author="PR Preview" w:date="2026-01-01T00:00:00Z">
        <w:r>
          <w:t xml:space="preserve"> </w:t>
        </w:r>
      </w:ins>
      <w:ins w:id="692" w:author="PR Preview" w:date="2026-01-01T00:00:00Z">
        <w:r>
          <w:t xml:space="preserve">(</w:t>
        </w:r>
      </w:ins>
      <w:hyperlink w:anchor="exm-rss-slr">
        <w:ins w:id="693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694" w:author="PR Preview" w:date="2026-01-01T00:00:00Z">
        <w:r>
          <w:t xml:space="preserve">)</w:t>
        </w:r>
      </w:ins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with respect to</w:t>
        </w:r>
      </w:ins>
      <w:ins w:id="697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0</m:t>
            </m:r>
          </m:sub>
        </m:sSub>
      </m:oMath>
      <w:ins w:id="698" w:author="PR Preview" w:date="2026-01-01T00:00:00Z">
        <w:r>
          <w:t xml:space="preserve"> </w:t>
        </w:r>
      </w:ins>
      <w:ins w:id="699" w:author="PR Preview" w:date="2026-01-01T00:00:00Z">
        <w:r>
          <w:t xml:space="preserve">and</w:t>
        </w:r>
      </w:ins>
      <w:ins w:id="700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x</m:t>
            </m:r>
          </m:sub>
        </m:sSub>
      </m:oMath>
      <w:ins w:id="701" w:author="PR Preview" w:date="2026-01-01T00:00:00Z">
        <w:r>
          <w:t xml:space="preserve"> </w:t>
        </w:r>
      </w:ins>
      <w:ins w:id="702" w:author="PR Preview" w:date="2026-01-01T00:00:00Z">
        <w:r>
          <w:t xml:space="preserve">is positive definite</w:t>
        </w:r>
      </w:ins>
      <w:ins w:id="703" w:author="PR Preview" w:date="2026-01-01T00:00:00Z">
        <w:r>
          <w:t xml:space="preserve"> </w:t>
        </w:r>
      </w:ins>
      <w:ins w:id="704" w:author="PR Preview" w:date="2026-01-01T00:00:00Z">
        <w:r>
          <w:t xml:space="preserve">at every</w:t>
        </w:r>
      </w:ins>
      <w:ins w:id="70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when</w:t>
        </w:r>
      </w:ins>
      <w:ins w:id="708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(</w:t>
        </w:r>
      </w:ins>
      <w:hyperlink w:anchor="def-centered-sums">
        <w:ins w:id="711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712" w:author="PR Preview" w:date="2026-01-01T00:00:00Z">
        <w:r>
          <w:t xml:space="preserve">),</w:t>
        </w:r>
      </w:ins>
      <w:ins w:id="713" w:author="PR Preview" w:date="2026-01-01T00:00:00Z">
        <w:r>
          <w:t xml:space="preserve"> </w:t>
        </w:r>
      </w:ins>
      <w:ins w:id="714" w:author="PR Preview" w:date="2026-01-01T00:00:00Z">
        <w:r>
          <w:t xml:space="preserve">and equals</w:t>
        </w:r>
      </w:ins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9"/>
    <w:p>
      <w:pPr>
        <w:pStyle w:val="FirstParagraph"/>
      </w:pPr>
      <w:ins w:id="715" w:author="PR Preview" w:date="2026-01-01T00:00:00Z">
        <w:r>
          <w:rPr>
            <w:i/>
            <w:iCs/>
          </w:rPr>
          <w:t xml:space="preserve">Proof</w:t>
        </w:r>
      </w:ins>
      <w:ins w:id="716" w:author="PR Preview" w:date="2026-01-01T00:00:00Z">
        <w:r>
          <w:t xml:space="preserve">. </w:t>
        </w:r>
      </w:ins>
      <w:ins w:id="717" w:author="PR Preview" w:date="2026-01-01T00:00:00Z">
        <w:r>
          <w:t xml:space="preserve">The matrix of second derivatives is the solution to</w:t>
        </w:r>
      </w:ins>
      <w:ins w:id="718" w:author="PR Preview" w:date="2026-01-01T00:00:00Z">
        <w:r>
          <w:t xml:space="preserve"> </w:t>
        </w:r>
      </w:ins>
      <w:hyperlink w:anchor="exr-rss-hessian">
        <w:ins w:id="719" w:author="PR Preview" w:date="2026-01-01T00:00:00Z">
          <w:r>
            <w:rPr>
              <w:rStyle w:val="Hyperlink"/>
            </w:rPr>
            <w:t xml:space="preserve">Exercise 10</w:t>
          </w:r>
        </w:ins>
      </w:hyperlink>
      <w:ins w:id="720" w:author="PR Preview" w:date="2026-01-01T00:00:00Z">
        <w:r>
          <w:t xml:space="preserve">.</w:t>
        </w:r>
      </w:ins>
      <w:ins w:id="721" w:author="PR Preview" w:date="2026-01-01T00:00:00Z">
        <w:r>
          <w:t xml:space="preserve"> </w:t>
        </w:r>
      </w:ins>
      <w:ins w:id="722" w:author="PR Preview" w:date="2026-01-01T00:00:00Z">
        <w:r>
          <w:t xml:space="preserve">The positive definiteness is the solution to</w:t>
        </w:r>
      </w:ins>
      <w:ins w:id="723" w:author="PR Preview" w:date="2026-01-01T00:00:00Z">
        <w:r>
          <w:t xml:space="preserve"> </w:t>
        </w:r>
      </w:ins>
      <w:hyperlink w:anchor="exr-rss-hessian-positive-definite">
        <w:ins w:id="724" w:author="PR Preview" w:date="2026-01-01T00:00:00Z">
          <w:r>
            <w:rPr>
              <w:rStyle w:val="Hyperlink"/>
            </w:rPr>
            <w:t xml:space="preserve">Exercise 11</w:t>
          </w:r>
        </w:ins>
      </w:hyperlink>
      <w:ins w:id="725" w:author="PR Preview" w:date="2026-01-01T00:00:00Z">
        <w:r>
          <w:t xml:space="preserve">.</w:t>
        </w:r>
      </w:ins>
    </w:p>
    <w:bookmarkStart w:id="100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del w:id="726" w:author="PR Preview" w:date="2026-01-01T00:00:00Z">
        <w:r>
          <w:rPr>
            <w:i/>
            <w:iCs/>
          </w:rPr>
          <w:delText xml:space="preserve">Proof</w:delText>
        </w:r>
      </w:del>
      <w:del w:id="727" w:author="PR Preview" w:date="2026-01-01T00:00:00Z">
        <w:r>
          <w:delText xml:space="preserve">. </w:delText>
        </w:r>
      </w:del>
      <m:oMath>
        <m:r>
          <m:rPr>
            <m:nor/>
            <m:sty m:val="p"/>
          </m:rPr>
          <m:t>RSS</m:t>
        </m:r>
      </m:oMath>
      <w:del w:id="728" w:author="PR Preview" w:date="2026-01-01T00:00:00Z">
        <w:r>
          <w:delText xml:space="preserve"> </w:delText>
        </w:r>
      </w:del>
      <w:del w:id="729" w:author="PR Preview" w:date="2026-01-01T00:00:00Z">
        <w:r>
          <w:delText xml:space="preserve">is differentiable,</w:delText>
        </w:r>
      </w:del>
      <w:del w:id="730" w:author="PR Preview" w:date="2026-01-01T00:00:00Z">
        <w:r>
          <w:delText xml:space="preserve"> </w:delText>
        </w:r>
      </w:del>
      <w:del w:id="731" w:author="PR Preview" w:date="2026-01-01T00:00:00Z">
        <w:r>
          <w:delText xml:space="preserve">so any point that minimizes it solves the</w:delText>
        </w:r>
      </w:del>
      <w:del w:id="732" w:author="PR Preview" w:date="2026-01-01T00:00:00Z">
        <w:r>
          <w:delText xml:space="preserve"> </w:delText>
        </w:r>
      </w:del>
      <w:hyperlink w:anchor="def-normal-equations">
        <w:del w:id="733" w:author="PR Preview" w:date="2026-01-01T00:00:00Z">
          <w:r>
            <w:rPr>
              <w:rStyle w:val="Hyperlink"/>
            </w:rPr>
            <w:delText xml:space="preserve">normal equations</w:delText>
          </w:r>
        </w:del>
      </w:hyperlink>
      <w:del w:id="734" w:author="PR Preview" w:date="2026-01-01T00:00:00Z">
        <w:r>
          <w:delText xml:space="preserve">.</w:delText>
        </w:r>
      </w:del>
      <w:del w:id="735" w:author="PR Preview" w:date="2026-01-01T00:00:00Z">
        <w:r>
          <w:delText xml:space="preserve"> </w:delText>
        </w:r>
      </w:del>
      <w:del w:id="736" w:author="PR Preview" w:date="2026-01-01T00:00:00Z">
        <w:r>
          <w:delText xml:space="preserve">By</w:delText>
        </w:r>
      </w:del>
      <w:del w:id="737" w:author="PR Preview" w:date="2026-01-01T00:00:00Z">
        <w:r>
          <w:delText xml:space="preserve"> </w:delText>
        </w:r>
      </w:del>
      <w:hyperlink w:anchor="lem-solve-normal-equations">
        <w:del w:id="738" w:author="PR Preview" w:date="2026-01-01T00:00:00Z">
          <w:r>
            <w:rPr>
              <w:rStyle w:val="Hyperlink"/>
            </w:rPr>
            <w:delText xml:space="preserve">Lemma 6</w:delText>
          </w:r>
        </w:del>
      </w:hyperlink>
      <w:del w:id="739" w:author="PR Preview" w:date="2026-01-01T00:00:00Z">
        <w:r>
          <w:delText xml:space="preserve">,</w:delText>
        </w:r>
      </w:del>
      <w:del w:id="740" w:author="PR Preview" w:date="2026-01-01T00:00:00Z">
        <w:r>
          <w:delText xml:space="preserve"> </w:delText>
        </w:r>
      </w:del>
      <w:del w:id="741" w:author="PR Preview" w:date="2026-01-01T00:00:00Z">
        <w:r>
          <w:delText xml:space="preserve">the normal equations have exactly one solution,</w:delText>
        </w:r>
      </w:del>
      <w:del w:id="742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del w:id="743" w:author="PR Preview" w:date="2026-01-01T00:00:00Z">
        <w:r>
          <w:delText xml:space="preserve"> </w:delText>
        </w:r>
      </w:del>
      <w:del w:id="744" w:author="PR Preview" w:date="2026-01-01T00:00:00Z">
        <w:r>
          <w:delText xml:space="preserve">and</w:delText>
        </w:r>
      </w:del>
      <w:del w:id="745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del w:id="746" w:author="PR Preview" w:date="2026-01-01T00:00:00Z">
        <w:r>
          <w:delText xml:space="preserve">.</w:delText>
        </w:r>
      </w:del>
      <w:del w:id="747" w:author="PR Preview" w:date="2026-01-01T00:00:00Z">
        <w:r>
          <w:delText xml:space="preserve"> </w:delText>
        </w:r>
      </w:del>
      <w:del w:id="748" w:author="PR Preview" w:date="2026-01-01T00:00:00Z">
        <w:r>
          <w:delText xml:space="preserve">By</w:delText>
        </w:r>
      </w:del>
      <w:del w:id="749" w:author="PR Preview" w:date="2026-01-01T00:00:00Z">
        <w:r>
          <w:delText xml:space="preserve"> </w:delText>
        </w:r>
      </w:del>
      <w:hyperlink w:anchor="lem-rss-hessian">
        <w:del w:id="750" w:author="PR Preview" w:date="2026-01-01T00:00:00Z">
          <w:r>
            <w:rPr>
              <w:rStyle w:val="Hyperlink"/>
            </w:rPr>
            <w:delText xml:space="preserve">Lemma 7</w:delText>
          </w:r>
        </w:del>
      </w:hyperlink>
      <w:del w:id="751" w:author="PR Preview" w:date="2026-01-01T00:00:00Z">
        <w:r>
          <w:delText xml:space="preserve">,</w:delText>
        </w:r>
      </w:del>
      <w:del w:id="752" w:author="PR Preview" w:date="2026-01-01T00:00:00Z">
        <w:r>
          <w:delText xml:space="preserve"> </w:delText>
        </w:r>
      </w:del>
      <w:del w:id="753" w:author="PR Preview" w:date="2026-01-01T00:00:00Z">
        <w:r>
          <w:delText xml:space="preserve">the matrix of second derivatives of</w:delText>
        </w:r>
      </w:del>
      <w:del w:id="754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</m:oMath>
      <w:del w:id="755" w:author="PR Preview" w:date="2026-01-01T00:00:00Z">
        <w:r>
          <w:delText xml:space="preserve"> </w:delText>
        </w:r>
      </w:del>
      <w:del w:id="756" w:author="PR Preview" w:date="2026-01-01T00:00:00Z">
        <w:r>
          <w:delText xml:space="preserve">is positive definite at every point,</w:delText>
        </w:r>
      </w:del>
      <w:del w:id="757" w:author="PR Preview" w:date="2026-01-01T00:00:00Z">
        <w:r>
          <w:delText xml:space="preserve"> </w:delText>
        </w:r>
      </w:del>
      <w:del w:id="758" w:author="PR Preview" w:date="2026-01-01T00:00:00Z">
        <w:r>
          <w:delText xml:space="preserve">so</w:delText>
        </w:r>
      </w:del>
      <w:del w:id="759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</m:oMath>
      <w:del w:id="760" w:author="PR Preview" w:date="2026-01-01T00:00:00Z">
        <w:r>
          <w:delText xml:space="preserve"> </w:delText>
        </w:r>
      </w:del>
      <w:del w:id="761" w:author="PR Preview" w:date="2026-01-01T00:00:00Z">
        <w:r>
          <w:delText xml:space="preserve">is strictly convex</w:delText>
        </w:r>
      </w:del>
      <w:del w:id="762" w:author="PR Preview" w:date="2026-01-01T00:00:00Z">
        <w:r>
          <w:delText xml:space="preserve"> </w:delText>
        </w:r>
      </w:del>
      <w:del w:id="763" w:author="PR Preview" w:date="2026-01-01T00:00:00Z">
        <w:r>
          <w:delText xml:space="preserve">and its only stationary point is its unique global minimum.</w:delText>
        </w:r>
      </w:del>
      <w:del w:id="764" w:author="PR Preview" w:date="2026-01-01T00:00:00Z">
        <w:r>
          <w:delText xml:space="preserve"> </w:delText>
        </w:r>
      </w:del>
      <w:del w:id="765" w:author="PR Preview" w:date="2026-01-01T00:00:00Z">
        <w:r>
          <w:delText xml:space="preserve">So the OLS estimates exist, are unique,</w:delText>
        </w:r>
      </w:del>
      <w:del w:id="766" w:author="PR Preview" w:date="2026-01-01T00:00:00Z">
        <w:r>
          <w:delText xml:space="preserve"> </w:delText>
        </w:r>
      </w:del>
      <w:del w:id="767" w:author="PR Preview" w:date="2026-01-01T00:00:00Z">
        <w:r>
          <w:delText xml:space="preserve">and equal that solution.</w:delText>
        </w:r>
      </w:del>
    </w:p>
    <w:p>
      <w:pPr>
        <w:pStyle w:val="FirstParagraph"/>
      </w:pPr>
      <w:ins w:id="768" w:author="PR Preview" w:date="2026-01-01T00:00:00Z">
        <w:r>
          <w:rPr>
            <w:i/>
            <w:iCs/>
          </w:rPr>
          <w:t xml:space="preserve">Proof</w:t>
        </w:r>
      </w:ins>
      <w:ins w:id="769" w:author="PR Preview" w:date="2026-01-01T00:00:00Z">
        <w:r>
          <w:t xml:space="preserve">. </w:t>
        </w:r>
      </w:ins>
      <m:oMath>
        <m:r>
          <m:rPr>
            <m:nor/>
            <m:sty m:val="p"/>
          </m:rPr>
          <m:t>RSS</m:t>
        </m:r>
      </m:oMath>
      <w:ins w:id="770" w:author="PR Preview" w:date="2026-01-01T00:00:00Z">
        <w:r>
          <w:t xml:space="preserve"> </w:t>
        </w:r>
      </w:ins>
      <w:ins w:id="771" w:author="PR Preview" w:date="2026-01-01T00:00:00Z">
        <w:r>
          <w:t xml:space="preserve">is differentiable,</w:t>
        </w:r>
      </w:ins>
      <w:ins w:id="772" w:author="PR Preview" w:date="2026-01-01T00:00:00Z">
        <w:r>
          <w:t xml:space="preserve"> </w:t>
        </w:r>
      </w:ins>
      <w:ins w:id="773" w:author="PR Preview" w:date="2026-01-01T00:00:00Z">
        <w:r>
          <w:t xml:space="preserve">so any point that minimizes it solves the</w:t>
        </w:r>
      </w:ins>
      <w:ins w:id="774" w:author="PR Preview" w:date="2026-01-01T00:00:00Z">
        <w:r>
          <w:t xml:space="preserve"> </w:t>
        </w:r>
      </w:ins>
      <w:hyperlink w:anchor="def-normal-equations">
        <w:ins w:id="775" w:author="PR Preview" w:date="2026-01-01T00:00:00Z">
          <w:r>
            <w:rPr>
              <w:rStyle w:val="Hyperlink"/>
            </w:rPr>
            <w:t xml:space="preserve">normal equations</w:t>
          </w:r>
        </w:ins>
      </w:hyperlink>
      <w:ins w:id="776" w:author="PR Preview" w:date="2026-01-01T00:00:00Z">
        <w:r>
          <w:t xml:space="preserve">.</w:t>
        </w:r>
      </w:ins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By</w:t>
        </w:r>
      </w:ins>
      <w:ins w:id="779" w:author="PR Preview" w:date="2026-01-01T00:00:00Z">
        <w:r>
          <w:t xml:space="preserve"> </w:t>
        </w:r>
      </w:ins>
      <w:hyperlink w:anchor="lem-solve-normal-equations">
        <w:ins w:id="780" w:author="PR Preview" w:date="2026-01-01T00:00:00Z">
          <w:r>
            <w:rPr>
              <w:rStyle w:val="Hyperlink"/>
            </w:rPr>
            <w:t xml:space="preserve">Lemma 5</w:t>
          </w:r>
        </w:ins>
      </w:hyperlink>
      <w:ins w:id="781" w:author="PR Preview" w:date="2026-01-01T00:00:00Z">
        <w:r>
          <w:t xml:space="preserve">,</w:t>
        </w:r>
      </w:ins>
      <w:ins w:id="782" w:author="PR Preview" w:date="2026-01-01T00:00:00Z">
        <w:r>
          <w:t xml:space="preserve"> </w:t>
        </w:r>
      </w:ins>
      <w:ins w:id="783" w:author="PR Preview" w:date="2026-01-01T00:00:00Z">
        <w:r>
          <w:t xml:space="preserve">the normal equations have exactly one solution,</w:t>
        </w:r>
      </w:ins>
      <w:ins w:id="784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and</w:t>
        </w:r>
      </w:ins>
      <w:ins w:id="787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ins w:id="788" w:author="PR Preview" w:date="2026-01-01T00:00:00Z">
        <w:r>
          <w:t xml:space="preserve">.</w:t>
        </w:r>
      </w:ins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By</w:t>
        </w:r>
      </w:ins>
      <w:ins w:id="791" w:author="PR Preview" w:date="2026-01-01T00:00:00Z">
        <w:r>
          <w:t xml:space="preserve"> </w:t>
        </w:r>
      </w:ins>
      <w:hyperlink w:anchor="lem-rss-hessian">
        <w:ins w:id="792" w:author="PR Preview" w:date="2026-01-01T00:00:00Z">
          <w:r>
            <w:rPr>
              <w:rStyle w:val="Hyperlink"/>
            </w:rPr>
            <w:t xml:space="preserve">Lemma 6</w:t>
          </w:r>
        </w:ins>
      </w:hyperlink>
      <w:ins w:id="793" w:author="PR Preview" w:date="2026-01-01T00:00:00Z">
        <w:r>
          <w:t xml:space="preserve">,</w:t>
        </w:r>
      </w:ins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the matrix of second derivatives of</w:t>
        </w:r>
      </w:ins>
      <w:ins w:id="796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</m:oMath>
      <w:ins w:id="797" w:author="PR Preview" w:date="2026-01-01T00:00:00Z">
        <w:r>
          <w:t xml:space="preserve"> </w:t>
        </w:r>
      </w:ins>
      <w:ins w:id="798" w:author="PR Preview" w:date="2026-01-01T00:00:00Z">
        <w:r>
          <w:t xml:space="preserve">is positive definite at every point,</w:t>
        </w:r>
      </w:ins>
      <w:ins w:id="799" w:author="PR Preview" w:date="2026-01-01T00:00:00Z">
        <w:r>
          <w:t xml:space="preserve"> </w:t>
        </w:r>
      </w:ins>
      <w:ins w:id="800" w:author="PR Preview" w:date="2026-01-01T00:00:00Z">
        <w:r>
          <w:t xml:space="preserve">so</w:t>
        </w:r>
      </w:ins>
      <w:ins w:id="801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</m:oMath>
      <w:ins w:id="802" w:author="PR Preview" w:date="2026-01-01T00:00:00Z">
        <w:r>
          <w:t xml:space="preserve"> </w:t>
        </w:r>
      </w:ins>
      <w:ins w:id="803" w:author="PR Preview" w:date="2026-01-01T00:00:00Z">
        <w:r>
          <w:t xml:space="preserve">is strictly convex</w:t>
        </w:r>
      </w:ins>
      <w:ins w:id="804" w:author="PR Preview" w:date="2026-01-01T00:00:00Z">
        <w:r>
          <w:t xml:space="preserve"> </w:t>
        </w:r>
      </w:ins>
      <w:ins w:id="805" w:author="PR Preview" w:date="2026-01-01T00:00:00Z">
        <w:r>
          <w:t xml:space="preserve">and its only stationary point is its unique global minimum.</w:t>
        </w:r>
      </w:ins>
      <w:ins w:id="806" w:author="PR Preview" w:date="2026-01-01T00:00:00Z">
        <w:r>
          <w:t xml:space="preserve"> </w:t>
        </w:r>
      </w:ins>
      <w:ins w:id="807" w:author="PR Preview" w:date="2026-01-01T00:00:00Z">
        <w:r>
          <w:t xml:space="preserve">So the OLS estimates exist, are unique,</w:t>
        </w:r>
      </w:ins>
      <w:ins w:id="808" w:author="PR Preview" w:date="2026-01-01T00:00:00Z">
        <w:r>
          <w:t xml:space="preserve"> </w:t>
        </w:r>
      </w:ins>
      <w:ins w:id="809" w:author="PR Preview" w:date="2026-01-01T00:00:00Z">
        <w:r>
          <w:t xml:space="preserve">and equal that solution.</w:t>
        </w:r>
      </w:ins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101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101"/>
    <w:bookmarkStart w:id="102" w:name="exr-slr-mean-dot-product"/>
    <w:p>
      <w:pPr>
        <w:pStyle w:val="FirstParagraph"/>
      </w:pPr>
      <w:del w:id="810" w:author="PR Preview" w:date="2026-01-01T00:00:00Z">
        <w:r>
          <w:rPr>
            <w:b/>
            <w:bCs/>
          </w:rPr>
          <w:delText xml:space="preserve">Exercise 13 (The conditional mean and the covariate vector)</w:delText>
        </w:r>
      </w:del>
      <w:del w:id="811" w:author="PR Preview" w:date="2026-01-01T00:00:00Z">
        <w:r>
          <w:delText xml:space="preserve"> </w:delText>
        </w:r>
      </w:del>
      <w:del w:id="812" w:author="PR Preview" w:date="2026-01-01T00:00:00Z">
        <w:r>
          <w:delText xml:space="preserve">In simple linear regression (</w:delText>
        </w:r>
      </w:del>
      <w:hyperlink w:anchor="def-slr">
        <w:del w:id="813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814" w:author="PR Preview" w:date="2026-01-01T00:00:00Z">
        <w:r>
          <w:delText xml:space="preserve">),</w:delText>
        </w:r>
      </w:del>
      <w:del w:id="815" w:author="PR Preview" w:date="2026-01-01T00:00:00Z">
        <w:r>
          <w:delText xml:space="preserve"> </w:delText>
        </w:r>
      </w:del>
      <w:del w:id="816" w:author="PR Preview" w:date="2026-01-01T00:00:00Z">
        <w:r>
          <w:delText xml:space="preserve">express the conditional mean</w:delText>
        </w:r>
      </w:del>
      <w:del w:id="817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818" w:author="PR Preview" w:date="2026-01-01T00:00:00Z">
        <w:r>
          <w:delText xml:space="preserve"> </w:delText>
        </w:r>
      </w:del>
      <w:del w:id="819" w:author="PR Preview" w:date="2026-01-01T00:00:00Z">
        <w:r>
          <w:delText xml:space="preserve">as a dot product</w:delText>
        </w:r>
      </w:del>
      <w:del w:id="820" w:author="PR Preview" w:date="2026-01-01T00:00:00Z">
        <w:r>
          <w:delText xml:space="preserve"> </w:delText>
        </w:r>
      </w:del>
      <w:del w:id="821" w:author="PR Preview" w:date="2026-01-01T00:00:00Z">
        <w:r>
          <w:delText xml:space="preserve">of the covariate vector</w:delText>
        </w:r>
      </w:del>
      <w:del w:id="822" w:author="PR Preview" w:date="2026-01-01T00:00:00Z">
        <w:r>
          <w:delText xml:space="preserve"> </w:delText>
        </w:r>
      </w:del>
      <w:del w:id="823" w:author="PR Preview" w:date="2026-01-01T00:00:00Z">
        <w:r>
          <w:delText xml:space="preserve">$\mathord{\smash[b]{\underset{\raise.3ex\hbox{$\scriptstyle\sim$}}{x}}\vphantom{x}}_i$</w:delText>
        </w:r>
      </w:del>
      <w:del w:id="824" w:author="PR Preview" w:date="2026-01-01T00:00:00Z">
        <w:r>
          <w:delText xml:space="preserve"> </w:delText>
        </w:r>
      </w:del>
      <w:del w:id="825" w:author="PR Preview" w:date="2026-01-01T00:00:00Z">
        <w:r>
          <w:delText xml:space="preserve">(</w:delText>
        </w:r>
      </w:del>
      <w:hyperlink w:anchor="def-slr-covariate-vector">
        <w:del w:id="826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827" w:author="PR Preview" w:date="2026-01-01T00:00:00Z">
        <w:r>
          <w:delText xml:space="preserve">)</w:delText>
        </w:r>
      </w:del>
      <w:del w:id="828" w:author="PR Preview" w:date="2026-01-01T00:00:00Z">
        <w:r>
          <w:delText xml:space="preserve"> </w:delText>
        </w:r>
      </w:del>
      <w:del w:id="829" w:author="PR Preview" w:date="2026-01-01T00:00:00Z">
        <w:r>
          <w:delText xml:space="preserve">and the coefficient vector</w:delText>
        </w:r>
      </w:del>
      <w:del w:id="830" w:author="PR Preview" w:date="2026-01-01T00:00:00Z">
        <w:r>
          <w:delText xml:space="preserve"> </w:delText>
        </w:r>
      </w:del>
      <w:del w:id="831" w:author="PR Preview" w:date="2026-01-01T00:00:00Z">
        <w:r>
          <w:delText xml:space="preserve">$\mathord{\smash[b]{\underset{\raise.3ex\hbox{$\scriptstyle\sim$}}{\beta}}\vphantom{\beta}}= {\mathopen{}\left(\beta_{0}, \beta_{x}\right)\mathclose{}}^{\top}$</w:delText>
        </w:r>
      </w:del>
      <w:del w:id="832" w:author="PR Preview" w:date="2026-01-01T00:00:00Z">
        <w:r>
          <w:delText xml:space="preserve"> </w:delText>
        </w:r>
      </w:del>
      <w:del w:id="833" w:author="PR Preview" w:date="2026-01-01T00:00:00Z">
        <w:r>
          <w:delText xml:space="preserve">(</w:delText>
        </w:r>
      </w:del>
      <w:hyperlink w:anchor="exm-normal-equations-slr">
        <w:del w:id="834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835" w:author="PR Preview" w:date="2026-01-01T00:00:00Z">
        <w:r>
          <w:delText xml:space="preserve">).</w:delText>
        </w:r>
      </w:del>
    </w:p>
    <w:p>
      <w:pPr>
        <w:pStyle w:val="BodyText"/>
      </w:pPr>
      <w:del w:id="836" w:author="PR Preview" w:date="2026-01-01T00:00:00Z">
        <w:r>
          <w:rPr>
            <w:i/>
            <w:iCs/>
          </w:rPr>
          <w:delText xml:space="preserve">Solution 13</w:delText>
        </w:r>
      </w:del>
      <w:del w:id="837" w:author="PR Preview" w:date="2026-01-01T00:00:00Z">
        <w:r>
          <w:delText xml:space="preserve">. </w:delText>
        </w:r>
      </w:del>
      <w:del w:id="838" w:author="PR Preview" w:date="2026-01-01T00:00:00Z">
        <w:r>
          <w:delText xml:space="preserve">Start from the dot product:</w:delText>
        </w:r>
      </w:del>
    </w:p>
    <w:p>
      <w:pPr>
        <w:pStyle w:val="FirstParagraph"/>
      </w:pPr>
      <w:ins w:id="839" w:author="PR Preview" w:date="2026-01-01T00:00:00Z">
        <w:r>
          <w:rPr>
            <w:b/>
            <w:bCs/>
          </w:rPr>
          <w:t xml:space="preserve">Exercise 12 (The conditional mean and the covariate vector)</w:t>
        </w:r>
      </w:ins>
      <w:ins w:id="840" w:author="PR Preview" w:date="2026-01-01T00:00:00Z">
        <w:r>
          <w:t xml:space="preserve"> </w:t>
        </w:r>
      </w:ins>
      <w:ins w:id="841" w:author="PR Preview" w:date="2026-01-01T00:00:00Z">
        <w:r>
          <w:t xml:space="preserve">In simple linear regression (</w:t>
        </w:r>
      </w:ins>
      <w:hyperlink w:anchor="def-slr">
        <w:ins w:id="842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843" w:author="PR Preview" w:date="2026-01-01T00:00:00Z">
        <w:r>
          <w:t xml:space="preserve">),</w:t>
        </w:r>
      </w:ins>
      <w:ins w:id="844" w:author="PR Preview" w:date="2026-01-01T00:00:00Z">
        <w:r>
          <w:t xml:space="preserve"> </w:t>
        </w:r>
      </w:ins>
      <w:ins w:id="845" w:author="PR Preview" w:date="2026-01-01T00:00:00Z">
        <w:r>
          <w:t xml:space="preserve">express the conditional mean</w:t>
        </w:r>
      </w:ins>
      <w:ins w:id="846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847" w:author="PR Preview" w:date="2026-01-01T00:00:00Z">
        <w:r>
          <w:t xml:space="preserve"> </w:t>
        </w:r>
      </w:ins>
      <w:ins w:id="848" w:author="PR Preview" w:date="2026-01-01T00:00:00Z">
        <w:r>
          <w:t xml:space="preserve">as a dot product</w:t>
        </w:r>
      </w:ins>
      <w:ins w:id="849" w:author="PR Preview" w:date="2026-01-01T00:00:00Z">
        <w:r>
          <w:t xml:space="preserve"> </w:t>
        </w:r>
      </w:ins>
      <w:ins w:id="850" w:author="PR Preview" w:date="2026-01-01T00:00:00Z">
        <w:r>
          <w:t xml:space="preserve">of the covariate vector</w:t>
        </w:r>
      </w:ins>
      <w:ins w:id="851" w:author="PR Preview" w:date="2026-01-01T00:00:00Z">
        <w:r>
          <w:t xml:space="preserve"> </w:t>
        </w:r>
      </w:ins>
      <w:ins w:id="852" w:author="PR Preview" w:date="2026-01-01T00:00:00Z">
        <w:r>
          <w:t xml:space="preserve">$\mathord{\smash[b]{\underset{\raise.3ex\hbox{$\scriptstyle\sim$}}{x}}\vphantom{x}}_i$</w:t>
        </w:r>
      </w:ins>
      <w:ins w:id="853" w:author="PR Preview" w:date="2026-01-01T00:00:00Z">
        <w:r>
          <w:t xml:space="preserve"> </w:t>
        </w:r>
      </w:ins>
      <w:ins w:id="854" w:author="PR Preview" w:date="2026-01-01T00:00:00Z">
        <w:r>
          <w:t xml:space="preserve">(</w:t>
        </w:r>
      </w:ins>
      <w:hyperlink w:anchor="def-slr-covariate-vector">
        <w:ins w:id="855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856" w:author="PR Preview" w:date="2026-01-01T00:00:00Z">
        <w:r>
          <w:t xml:space="preserve">)</w:t>
        </w:r>
      </w:ins>
      <w:ins w:id="857" w:author="PR Preview" w:date="2026-01-01T00:00:00Z">
        <w:r>
          <w:t xml:space="preserve"> </w:t>
        </w:r>
      </w:ins>
      <w:ins w:id="858" w:author="PR Preview" w:date="2026-01-01T00:00:00Z">
        <w:r>
          <w:t xml:space="preserve">and the coefficient vector</w:t>
        </w:r>
      </w:ins>
      <w:ins w:id="859" w:author="PR Preview" w:date="2026-01-01T00:00:00Z">
        <w:r>
          <w:t xml:space="preserve"> </w:t>
        </w:r>
      </w:ins>
      <w:ins w:id="860" w:author="PR Preview" w:date="2026-01-01T00:00:00Z">
        <w:r>
          <w:t xml:space="preserve">$\mathord{\smash[b]{\underset{\raise.3ex\hbox{$\scriptstyle\sim$}}{\beta}}\vphantom{\beta}}= {\mathopen{}\left(\beta_{0}, \beta_{x}\right)\mathclose{}}^{\top}$</w:t>
        </w:r>
      </w:ins>
      <w:ins w:id="861" w:author="PR Preview" w:date="2026-01-01T00:00:00Z">
        <w:r>
          <w:t xml:space="preserve"> </w:t>
        </w:r>
      </w:ins>
      <w:ins w:id="862" w:author="PR Preview" w:date="2026-01-01T00:00:00Z">
        <w:r>
          <w:t xml:space="preserve">(</w:t>
        </w:r>
      </w:ins>
      <w:hyperlink w:anchor="exm-normal-equations-slr">
        <w:ins w:id="863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864" w:author="PR Preview" w:date="2026-01-01T00:00:00Z">
        <w:r>
          <w:t xml:space="preserve">).</w:t>
        </w:r>
      </w:ins>
    </w:p>
    <w:bookmarkEnd w:id="102"/>
    <w:bookmarkStart w:id="103" w:name="sol-slr-mean-dot-product"/>
    <w:p>
      <w:pPr>
        <w:pStyle w:val="BodyText"/>
      </w:pPr>
      <w:ins w:id="865" w:author="PR Preview" w:date="2026-01-01T00:00:00Z">
        <w:r>
          <w:rPr>
            <w:i/>
            <w:iCs/>
          </w:rPr>
          <w:t xml:space="preserve">Solution 12</w:t>
        </w:r>
      </w:ins>
      <w:ins w:id="866" w:author="PR Preview" w:date="2026-01-01T00:00:00Z">
        <w:r>
          <w:t xml:space="preserve">. </w:t>
        </w:r>
      </w:ins>
      <w:ins w:id="867" w:author="PR Preview" w:date="2026-01-01T00:00:00Z">
        <w:r>
          <w:t xml:space="preserve">Start from the dot product:</w:t>
        </w:r>
      </w:ins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103"/>
    <w:bookmarkStart w:id="104" w:name="lem-slr-mean-dot-product"/>
    <w:p>
      <w:pPr>
        <w:pStyle w:val="BodyText"/>
      </w:pPr>
      <w:del w:id="868" w:author="PR Preview" w:date="2026-01-01T00:00:00Z">
        <w:r>
          <w:rPr>
            <w:b/>
            <w:bCs/>
          </w:rPr>
          <w:delText xml:space="preserve">Lemma 8 (The conditional mean is a dot product)</w:delText>
        </w:r>
      </w:del>
      <w:del w:id="869" w:author="PR Preview" w:date="2026-01-01T00:00:00Z">
        <w:r>
          <w:delText xml:space="preserve"> </w:delText>
        </w:r>
      </w:del>
      <w:del w:id="870" w:author="PR Preview" w:date="2026-01-01T00:00:00Z">
        <w:r>
          <w:delText xml:space="preserve">In simple linear regression (</w:delText>
        </w:r>
      </w:del>
      <w:hyperlink w:anchor="def-slr">
        <w:del w:id="871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872" w:author="PR Preview" w:date="2026-01-01T00:00:00Z">
        <w:r>
          <w:delText xml:space="preserve">),</w:delText>
        </w:r>
      </w:del>
      <w:del w:id="873" w:author="PR Preview" w:date="2026-01-01T00:00:00Z">
        <w:r>
          <w:delText xml:space="preserve"> </w:delText>
        </w:r>
      </w:del>
      <w:del w:id="874" w:author="PR Preview" w:date="2026-01-01T00:00:00Z">
        <w:r>
          <w:delText xml:space="preserve">the conditional mean of observation</w:delText>
        </w:r>
      </w:del>
      <w:del w:id="875" w:author="PR Preview" w:date="2026-01-01T00:00:00Z">
        <w:r>
          <w:delText xml:space="preserve"> </w:delText>
        </w:r>
      </w:del>
      <m:oMath>
        <m:r>
          <m:t>i</m:t>
        </m:r>
      </m:oMath>
      <w:del w:id="876" w:author="PR Preview" w:date="2026-01-01T00:00:00Z">
        <w:r>
          <w:delText xml:space="preserve"> </w:delText>
        </w:r>
      </w:del>
      <w:del w:id="877" w:author="PR Preview" w:date="2026-01-01T00:00:00Z">
        <w:r>
          <w:delText xml:space="preserve">is the dot product</w:delText>
        </w:r>
      </w:del>
      <w:del w:id="878" w:author="PR Preview" w:date="2026-01-01T00:00:00Z">
        <w:r>
          <w:delText xml:space="preserve"> </w:delText>
        </w:r>
      </w:del>
      <w:del w:id="879" w:author="PR Preview" w:date="2026-01-01T00:00:00Z">
        <w:r>
          <w:delText xml:space="preserve">of its covariate vector (</w:delText>
        </w:r>
      </w:del>
      <w:hyperlink w:anchor="def-slr-covariate-vector">
        <w:del w:id="880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881" w:author="PR Preview" w:date="2026-01-01T00:00:00Z">
        <w:r>
          <w:delText xml:space="preserve">)</w:delText>
        </w:r>
      </w:del>
      <w:del w:id="882" w:author="PR Preview" w:date="2026-01-01T00:00:00Z">
        <w:r>
          <w:delText xml:space="preserve"> </w:delText>
        </w:r>
      </w:del>
      <w:del w:id="883" w:author="PR Preview" w:date="2026-01-01T00:00:00Z">
        <w:r>
          <w:delText xml:space="preserve">and the coefficient vector</w:delText>
        </w:r>
      </w:del>
      <w:del w:id="884" w:author="PR Preview" w:date="2026-01-01T00:00:00Z">
        <w:r>
          <w:delText xml:space="preserve"> </w:delText>
        </w:r>
      </w:del>
      <w:del w:id="885" w:author="PR Preview" w:date="2026-01-01T00:00:00Z">
        <w:r>
          <w:delText xml:space="preserve">$\mathord{\smash[b]{\underset{\raise.3ex\hbox{$\scriptstyle\sim$}}{\beta}}\vphantom{\beta}}$</w:delText>
        </w:r>
      </w:del>
      <w:del w:id="886" w:author="PR Preview" w:date="2026-01-01T00:00:00Z">
        <w:r>
          <w:delText xml:space="preserve"> </w:delText>
        </w:r>
      </w:del>
      <w:del w:id="887" w:author="PR Preview" w:date="2026-01-01T00:00:00Z">
        <w:r>
          <w:delText xml:space="preserve">(</w:delText>
        </w:r>
      </w:del>
      <w:hyperlink w:anchor="exm-normal-equations-slr">
        <w:del w:id="888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889" w:author="PR Preview" w:date="2026-01-01T00:00:00Z">
        <w:r>
          <w:delText xml:space="preserve">):</w:delText>
        </w:r>
      </w:del>
    </w:p>
    <w:p>
      <w:pPr>
        <w:pStyle w:val="BodyText"/>
      </w:pPr>
      <w:ins w:id="890" w:author="PR Preview" w:date="2026-01-01T00:00:00Z">
        <w:r>
          <w:rPr>
            <w:b/>
            <w:bCs/>
          </w:rPr>
          <w:t xml:space="preserve">Lemma 7 (The conditional mean is a dot product)</w:t>
        </w:r>
      </w:ins>
      <w:ins w:id="891" w:author="PR Preview" w:date="2026-01-01T00:00:00Z">
        <w:r>
          <w:t xml:space="preserve"> </w:t>
        </w:r>
      </w:ins>
      <w:ins w:id="892" w:author="PR Preview" w:date="2026-01-01T00:00:00Z">
        <w:r>
          <w:t xml:space="preserve">In simple linear regression (</w:t>
        </w:r>
      </w:ins>
      <w:hyperlink w:anchor="def-slr">
        <w:ins w:id="893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894" w:author="PR Preview" w:date="2026-01-01T00:00:00Z">
        <w:r>
          <w:t xml:space="preserve">),</w:t>
        </w:r>
      </w:ins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the conditional mean of observation</w:t>
        </w:r>
      </w:ins>
      <w:ins w:id="897" w:author="PR Preview" w:date="2026-01-01T00:00:00Z">
        <w:r>
          <w:t xml:space="preserve"> </w:t>
        </w:r>
      </w:ins>
      <m:oMath>
        <m:r>
          <m:t>i</m:t>
        </m:r>
      </m:oMath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is the dot product</w:t>
        </w:r>
      </w:ins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of its covariate vector (</w:t>
        </w:r>
      </w:ins>
      <w:hyperlink w:anchor="def-slr-covariate-vector">
        <w:ins w:id="902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903" w:author="PR Preview" w:date="2026-01-01T00:00:00Z">
        <w:r>
          <w:t xml:space="preserve">)</w:t>
        </w:r>
      </w:ins>
      <w:ins w:id="904" w:author="PR Preview" w:date="2026-01-01T00:00:00Z">
        <w:r>
          <w:t xml:space="preserve"> </w:t>
        </w:r>
      </w:ins>
      <w:ins w:id="905" w:author="PR Preview" w:date="2026-01-01T00:00:00Z">
        <w:r>
          <w:t xml:space="preserve">and the coefficient vector</w:t>
        </w:r>
      </w:ins>
      <w:ins w:id="906" w:author="PR Preview" w:date="2026-01-01T00:00:00Z">
        <w:r>
          <w:t xml:space="preserve"> </w:t>
        </w:r>
      </w:ins>
      <w:ins w:id="907" w:author="PR Preview" w:date="2026-01-01T00:00:00Z">
        <w:r>
          <w:t xml:space="preserve">$\mathord{\smash[b]{\underset{\raise.3ex\hbox{$\scriptstyle\sim$}}{\beta}}\vphantom{\beta}}$</w:t>
        </w:r>
      </w:ins>
      <w:ins w:id="908" w:author="PR Preview" w:date="2026-01-01T00:00:00Z">
        <w:r>
          <w:t xml:space="preserve"> </w:t>
        </w:r>
      </w:ins>
      <w:ins w:id="909" w:author="PR Preview" w:date="2026-01-01T00:00:00Z">
        <w:r>
          <w:t xml:space="preserve">(</w:t>
        </w:r>
      </w:ins>
      <w:hyperlink w:anchor="exm-normal-equations-slr">
        <w:ins w:id="910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911" w:author="PR Preview" w:date="2026-01-01T00:00:00Z">
        <w:r>
          <w:t xml:space="preserve">):</w:t>
        </w:r>
      </w:ins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104"/>
    <w:p>
      <w:pPr>
        <w:pStyle w:val="FirstParagraph"/>
      </w:pPr>
      <w:del w:id="912" w:author="PR Preview" w:date="2026-01-01T00:00:00Z">
        <w:r>
          <w:rPr>
            <w:i/>
            <w:iCs/>
          </w:rPr>
          <w:delText xml:space="preserve">Proof</w:delText>
        </w:r>
      </w:del>
      <w:del w:id="913" w:author="PR Preview" w:date="2026-01-01T00:00:00Z">
        <w:r>
          <w:delText xml:space="preserve">. </w:delText>
        </w:r>
      </w:del>
      <w:del w:id="914" w:author="PR Preview" w:date="2026-01-01T00:00:00Z">
        <w:r>
          <w:delText xml:space="preserve">This is the solution to</w:delText>
        </w:r>
      </w:del>
      <w:del w:id="915" w:author="PR Preview" w:date="2026-01-01T00:00:00Z">
        <w:r>
          <w:delText xml:space="preserve"> </w:delText>
        </w:r>
      </w:del>
      <w:hyperlink w:anchor="exr-slr-mean-dot-product">
        <w:del w:id="916" w:author="PR Preview" w:date="2026-01-01T00:00:00Z">
          <w:r>
            <w:rPr>
              <w:rStyle w:val="Hyperlink"/>
            </w:rPr>
            <w:delText xml:space="preserve">Exercise 13</w:delText>
          </w:r>
        </w:del>
      </w:hyperlink>
      <w:del w:id="917" w:author="PR Preview" w:date="2026-01-01T00:00:00Z">
        <w:r>
          <w:delText xml:space="preserve">.</w:delText>
        </w:r>
      </w:del>
    </w:p>
    <w:p>
      <w:pPr>
        <w:pStyle w:val="BodyText"/>
      </w:pPr>
      <w:del w:id="918" w:author="PR Preview" w:date="2026-01-01T00:00:00Z">
        <w:r>
          <w:rPr>
            <w:b/>
            <w:bCs/>
          </w:rPr>
          <w:delText xml:space="preserve">Example 7 (Residual sum of squares in vector notation)</w:delText>
        </w:r>
      </w:del>
      <w:del w:id="919" w:author="PR Preview" w:date="2026-01-01T00:00:00Z">
        <w:r>
          <w:delText xml:space="preserve"> </w:delText>
        </w:r>
      </w:del>
      <w:del w:id="920" w:author="PR Preview" w:date="2026-01-01T00:00:00Z">
        <w:r>
          <w:delText xml:space="preserve">In simple linear regression, take</w:delText>
        </w:r>
      </w:del>
      <w:del w:id="921" w:author="PR Preview" w:date="2026-01-01T00:00:00Z">
        <w:r>
          <w:delText xml:space="preserve"> </w:delText>
        </w:r>
      </w:del>
      <w:del w:id="922" w:author="PR Preview" w:date="2026-01-01T00:00:00Z">
        <w:r>
          <w:delText xml:space="preserve">$\mathord{\smash[b]{\underset{\raise.3ex\hbox{$\scriptstyle\sim$}}{\theta}}\vphantom{\theta}}= \mathord{\smash[b]{\underset{\raise.3ex\hbox{$\scriptstyle\sim$}}{\beta}}\vphantom{\beta}}$</w:delText>
        </w:r>
      </w:del>
      <w:del w:id="923" w:author="PR Preview" w:date="2026-01-01T00:00:00Z">
        <w:r>
          <w:delText xml:space="preserve"> </w:delText>
        </w:r>
      </w:del>
      <w:del w:id="924" w:author="PR Preview" w:date="2026-01-01T00:00:00Z">
        <w:r>
          <w:delText xml:space="preserve">and substitute</w:delText>
        </w:r>
      </w:del>
      <w:del w:id="925" w:author="PR Preview" w:date="2026-01-01T00:00:00Z">
        <w:r>
          <w:delText xml:space="preserve"> </w:delText>
        </w:r>
      </w:del>
      <w:del w:id="926" w:author="PR Preview" w:date="2026-01-01T00:00:00Z">
        <w:r>
          <w:delText xml:space="preserve">$\mu(x_i) = \mathord{\smash[b]{\underset{\raise.3ex\hbox{$\scriptstyle\sim$}}{x}}\vphantom{x}}_i \cdot \mathord{\smash[b]{\underset{\raise.3ex\hbox{$\scriptstyle\sim$}}{\beta}}\vphantom{\beta}}$</w:delText>
        </w:r>
      </w:del>
      <w:del w:id="927" w:author="PR Preview" w:date="2026-01-01T00:00:00Z">
        <w:r>
          <w:delText xml:space="preserve"> </w:delText>
        </w:r>
      </w:del>
      <w:del w:id="928" w:author="PR Preview" w:date="2026-01-01T00:00:00Z">
        <w:r>
          <w:delText xml:space="preserve">(</w:delText>
        </w:r>
      </w:del>
      <w:hyperlink w:anchor="lem-slr-mean-dot-product">
        <w:del w:id="929" w:author="PR Preview" w:date="2026-01-01T00:00:00Z">
          <w:r>
            <w:rPr>
              <w:rStyle w:val="Hyperlink"/>
            </w:rPr>
            <w:delText xml:space="preserve">Lemma 8</w:delText>
          </w:r>
        </w:del>
      </w:hyperlink>
      <w:del w:id="930" w:author="PR Preview" w:date="2026-01-01T00:00:00Z">
        <w:r>
          <w:delText xml:space="preserve">)</w:delText>
        </w:r>
      </w:del>
      <w:del w:id="931" w:author="PR Preview" w:date="2026-01-01T00:00:00Z">
        <w:r>
          <w:delText xml:space="preserve"> </w:delText>
        </w:r>
      </w:del>
      <w:del w:id="932" w:author="PR Preview" w:date="2026-01-01T00:00:00Z">
        <w:r>
          <w:delText xml:space="preserve">into each residual of the residual sum of squares (</w:delText>
        </w:r>
      </w:del>
      <w:hyperlink w:anchor="def-rss">
        <w:del w:id="933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934" w:author="PR Preview" w:date="2026-01-01T00:00:00Z">
        <w:r>
          <w:delText xml:space="preserve">).</w:delText>
        </w:r>
      </w:del>
      <w:del w:id="935" w:author="PR Preview" w:date="2026-01-01T00:00:00Z">
        <w:r>
          <w:delText xml:space="preserve"> </w:delText>
        </w:r>
      </w:del>
      <w:del w:id="936" w:author="PR Preview" w:date="2026-01-01T00:00:00Z">
        <w:r>
          <w:delText xml:space="preserve">The residual sum of squares is then a function of the coefficient vector</w:delText>
        </w:r>
      </w:del>
      <w:del w:id="937" w:author="PR Preview" w:date="2026-01-01T00:00:00Z">
        <w:r>
          <w:delText xml:space="preserve"> </w:delText>
        </w:r>
      </w:del>
      <w:del w:id="938" w:author="PR Preview" w:date="2026-01-01T00:00:00Z">
        <w:r>
          <w:delText xml:space="preserve">$\mathord{\smash[b]{\underset{\raise.3ex\hbox{$\scriptstyle\sim$}}{\beta}}\vphantom{\beta}}$</w:delText>
        </w:r>
      </w:del>
      <w:del w:id="939" w:author="PR Preview" w:date="2026-01-01T00:00:00Z">
        <w:r>
          <w:delText xml:space="preserve">,</w:delText>
        </w:r>
      </w:del>
      <w:del w:id="940" w:author="PR Preview" w:date="2026-01-01T00:00:00Z">
        <w:r>
          <w:delText xml:space="preserve"> </w:delText>
        </w:r>
      </w:del>
      <w:del w:id="941" w:author="PR Preview" w:date="2026-01-01T00:00:00Z">
        <w:r>
          <w:delText xml:space="preserve">the same function as</w:delText>
        </w:r>
      </w:del>
      <w:del w:id="942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del w:id="943" w:author="PR Preview" w:date="2026-01-01T00:00:00Z">
        <w:r>
          <w:delText xml:space="preserve"> </w:delText>
        </w:r>
      </w:del>
      <w:del w:id="944" w:author="PR Preview" w:date="2026-01-01T00:00:00Z">
        <w:r>
          <w:delText xml:space="preserve">in</w:delText>
        </w:r>
      </w:del>
      <w:del w:id="945" w:author="PR Preview" w:date="2026-01-01T00:00:00Z">
        <w:r>
          <w:delText xml:space="preserve"> </w:delText>
        </w:r>
      </w:del>
      <w:hyperlink w:anchor="exm-rss-slr">
        <w:del w:id="946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947" w:author="PR Preview" w:date="2026-01-01T00:00:00Z">
        <w:r>
          <w:delText xml:space="preserve">:</w:delText>
        </w:r>
      </w:del>
    </w:p>
    <w:p>
      <w:pPr>
        <w:pStyle w:val="FirstParagraph"/>
      </w:pPr>
      <w:ins w:id="948" w:author="PR Preview" w:date="2026-01-01T00:00:00Z">
        <w:r>
          <w:rPr>
            <w:i/>
            <w:iCs/>
          </w:rPr>
          <w:t xml:space="preserve">Proof</w:t>
        </w:r>
      </w:ins>
      <w:ins w:id="949" w:author="PR Preview" w:date="2026-01-01T00:00:00Z">
        <w:r>
          <w:t xml:space="preserve">. </w:t>
        </w:r>
      </w:ins>
      <w:ins w:id="950" w:author="PR Preview" w:date="2026-01-01T00:00:00Z">
        <w:r>
          <w:t xml:space="preserve">This is the solution to</w:t>
        </w:r>
      </w:ins>
      <w:ins w:id="951" w:author="PR Preview" w:date="2026-01-01T00:00:00Z">
        <w:r>
          <w:t xml:space="preserve"> </w:t>
        </w:r>
      </w:ins>
      <w:hyperlink w:anchor="exr-slr-mean-dot-product">
        <w:ins w:id="952" w:author="PR Preview" w:date="2026-01-01T00:00:00Z">
          <w:r>
            <w:rPr>
              <w:rStyle w:val="Hyperlink"/>
            </w:rPr>
            <w:t xml:space="preserve">Exercise 12</w:t>
          </w:r>
        </w:ins>
      </w:hyperlink>
      <w:ins w:id="953" w:author="PR Preview" w:date="2026-01-01T00:00:00Z">
        <w:r>
          <w:t xml:space="preserve">.</w:t>
        </w:r>
      </w:ins>
    </w:p>
    <w:bookmarkStart w:id="105" w:name="exm-rss-vector"/>
    <w:p>
      <w:pPr>
        <w:pStyle w:val="BodyText"/>
      </w:pPr>
      <w:ins w:id="954" w:author="PR Preview" w:date="2026-01-01T00:00:00Z">
        <w:r>
          <w:rPr>
            <w:b/>
            <w:bCs/>
          </w:rPr>
          <w:t xml:space="preserve">Example 7 (Residual sum of squares in vector notation)</w:t>
        </w:r>
      </w:ins>
      <w:ins w:id="955" w:author="PR Preview" w:date="2026-01-01T00:00:00Z">
        <w:r>
          <w:t xml:space="preserve"> </w:t>
        </w:r>
      </w:ins>
      <w:ins w:id="956" w:author="PR Preview" w:date="2026-01-01T00:00:00Z">
        <w:r>
          <w:t xml:space="preserve">In simple linear regression, take</w:t>
        </w:r>
      </w:ins>
      <w:ins w:id="957" w:author="PR Preview" w:date="2026-01-01T00:00:00Z">
        <w:r>
          <w:t xml:space="preserve"> </w:t>
        </w:r>
      </w:ins>
      <w:ins w:id="958" w:author="PR Preview" w:date="2026-01-01T00:00:00Z">
        <w:r>
          <w:t xml:space="preserve">$\mathord{\smash[b]{\underset{\raise.3ex\hbox{$\scriptstyle\sim$}}{\theta}}\vphantom{\theta}}= \mathord{\smash[b]{\underset{\raise.3ex\hbox{$\scriptstyle\sim$}}{\beta}}\vphantom{\beta}}$</w:t>
        </w:r>
      </w:ins>
      <w:ins w:id="959" w:author="PR Preview" w:date="2026-01-01T00:00:00Z">
        <w:r>
          <w:t xml:space="preserve"> </w:t>
        </w:r>
      </w:ins>
      <w:ins w:id="960" w:author="PR Preview" w:date="2026-01-01T00:00:00Z">
        <w:r>
          <w:t xml:space="preserve">and substitute</w:t>
        </w:r>
      </w:ins>
      <w:ins w:id="961" w:author="PR Preview" w:date="2026-01-01T00:00:00Z">
        <w:r>
          <w:t xml:space="preserve"> </w:t>
        </w:r>
      </w:ins>
      <w:ins w:id="962" w:author="PR Preview" w:date="2026-01-01T00:00:00Z">
        <w:r>
          <w:t xml:space="preserve">$\mu(x_i) = \mathord{\smash[b]{\underset{\raise.3ex\hbox{$\scriptstyle\sim$}}{x}}\vphantom{x}}_i \cdot \mathord{\smash[b]{\underset{\raise.3ex\hbox{$\scriptstyle\sim$}}{\beta}}\vphantom{\beta}}$</w:t>
        </w:r>
      </w:ins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(</w:t>
        </w:r>
      </w:ins>
      <w:hyperlink w:anchor="lem-slr-mean-dot-product">
        <w:ins w:id="965" w:author="PR Preview" w:date="2026-01-01T00:00:00Z">
          <w:r>
            <w:rPr>
              <w:rStyle w:val="Hyperlink"/>
            </w:rPr>
            <w:t xml:space="preserve">Lemma 7</w:t>
          </w:r>
        </w:ins>
      </w:hyperlink>
      <w:ins w:id="966" w:author="PR Preview" w:date="2026-01-01T00:00:00Z">
        <w:r>
          <w:t xml:space="preserve">)</w:t>
        </w:r>
      </w:ins>
      <w:ins w:id="967" w:author="PR Preview" w:date="2026-01-01T00:00:00Z">
        <w:r>
          <w:t xml:space="preserve"> </w:t>
        </w:r>
      </w:ins>
      <w:ins w:id="968" w:author="PR Preview" w:date="2026-01-01T00:00:00Z">
        <w:r>
          <w:t xml:space="preserve">into each residual of the residual sum of squares (</w:t>
        </w:r>
      </w:ins>
      <w:hyperlink w:anchor="def-rss">
        <w:ins w:id="969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970" w:author="PR Preview" w:date="2026-01-01T00:00:00Z">
        <w:r>
          <w:t xml:space="preserve">).</w:t>
        </w:r>
      </w:ins>
      <w:ins w:id="971" w:author="PR Preview" w:date="2026-01-01T00:00:00Z">
        <w:r>
          <w:t xml:space="preserve"> </w:t>
        </w:r>
      </w:ins>
      <w:ins w:id="972" w:author="PR Preview" w:date="2026-01-01T00:00:00Z">
        <w:r>
          <w:t xml:space="preserve">The residual sum of squares is then a function of the coefficient vector</w:t>
        </w:r>
      </w:ins>
      <w:ins w:id="973" w:author="PR Preview" w:date="2026-01-01T00:00:00Z">
        <w:r>
          <w:t xml:space="preserve"> </w:t>
        </w:r>
      </w:ins>
      <w:ins w:id="974" w:author="PR Preview" w:date="2026-01-01T00:00:00Z">
        <w:r>
          <w:t xml:space="preserve">$\mathord{\smash[b]{\underset{\raise.3ex\hbox{$\scriptstyle\sim$}}{\beta}}\vphantom{\beta}}$</w:t>
        </w:r>
      </w:ins>
      <w:ins w:id="975" w:author="PR Preview" w:date="2026-01-01T00:00:00Z">
        <w:r>
          <w:t xml:space="preserve">,</w:t>
        </w:r>
      </w:ins>
      <w:ins w:id="976" w:author="PR Preview" w:date="2026-01-01T00:00:00Z">
        <w:r>
          <w:t xml:space="preserve"> </w:t>
        </w:r>
      </w:ins>
      <w:ins w:id="977" w:author="PR Preview" w:date="2026-01-01T00:00:00Z">
        <w:r>
          <w:t xml:space="preserve">the same function as</w:t>
        </w:r>
      </w:ins>
      <w:ins w:id="978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ins w:id="979" w:author="PR Preview" w:date="2026-01-01T00:00:00Z">
        <w:r>
          <w:t xml:space="preserve"> </w:t>
        </w:r>
      </w:ins>
      <w:ins w:id="980" w:author="PR Preview" w:date="2026-01-01T00:00:00Z">
        <w:r>
          <w:t xml:space="preserve">in</w:t>
        </w:r>
      </w:ins>
      <w:ins w:id="981" w:author="PR Preview" w:date="2026-01-01T00:00:00Z">
        <w:r>
          <w:t xml:space="preserve"> </w:t>
        </w:r>
      </w:ins>
      <w:hyperlink w:anchor="exm-rss-slr">
        <w:ins w:id="982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983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105"/>
    <w:bookmarkStart w:id="106" w:name="exr-rss-gradient-vector"/>
    <w:p>
      <w:pPr>
        <w:pStyle w:val="FirstParagraph"/>
      </w:pPr>
      <w:del w:id="984" w:author="PR Preview" w:date="2026-01-01T00:00:00Z">
        <w:r>
          <w:rPr>
            <w:b/>
            <w:bCs/>
          </w:rPr>
          <w:delText xml:space="preserve">Exercise 14 (Gradient of RSS in vector notation)</w:delText>
        </w:r>
      </w:del>
      <w:del w:id="985" w:author="PR Preview" w:date="2026-01-01T00:00:00Z">
        <w:r>
          <w:delText xml:space="preserve"> </w:delText>
        </w:r>
      </w:del>
      <w:del w:id="986" w:author="PR Preview" w:date="2026-01-01T00:00:00Z">
        <w:r>
          <w:delText xml:space="preserve">Find the gradient of the residual sum of squares in vector notation (</w:delText>
        </w:r>
      </w:del>
      <w:hyperlink w:anchor="exm-rss-vector">
        <w:del w:id="987" w:author="PR Preview" w:date="2026-01-01T00:00:00Z">
          <w:r>
            <w:rPr>
              <w:rStyle w:val="Hyperlink"/>
            </w:rPr>
            <w:delText xml:space="preserve">Example 7</w:delText>
          </w:r>
        </w:del>
      </w:hyperlink>
      <w:del w:id="988" w:author="PR Preview" w:date="2026-01-01T00:00:00Z">
        <w:r>
          <w:delText xml:space="preserve">),</w:delText>
        </w:r>
      </w:del>
      <w:del w:id="989" w:author="PR Preview" w:date="2026-01-01T00:00:00Z">
        <w:r>
          <w:delText xml:space="preserve"> </w:delText>
        </w:r>
      </w:del>
      <w:del w:id="990" w:author="PR Preview" w:date="2026-01-01T00:00:00Z">
        <w:r>
          <w:delText xml:space="preserve">$\frac{\partial}{\partial \mathord{\smash[b]{\underset{\raise.3ex\hbox{$\scriptstyle\sim$}}{\beta}}\vphantom{\beta}}} \text{RSS}(\mathord{\smash[b]{\underset{\raise.3ex\hbox{$\scriptstyle\sim$}}{\beta}}\vphantom{\beta}})$</w:delText>
        </w:r>
      </w:del>
      <w:del w:id="991" w:author="PR Preview" w:date="2026-01-01T00:00:00Z">
        <w:r>
          <w:delText xml:space="preserve">,</w:delText>
        </w:r>
      </w:del>
      <w:del w:id="992" w:author="PR Preview" w:date="2026-01-01T00:00:00Z">
        <w:r>
          <w:delText xml:space="preserve"> </w:delText>
        </w:r>
      </w:del>
      <w:del w:id="993" w:author="PR Preview" w:date="2026-01-01T00:00:00Z">
        <w:r>
          <w:delText xml:space="preserve">by differentiating with respect to the vector</w:delText>
        </w:r>
      </w:del>
      <w:del w:id="994" w:author="PR Preview" w:date="2026-01-01T00:00:00Z">
        <w:r>
          <w:delText xml:space="preserve"> </w:delText>
        </w:r>
      </w:del>
      <w:del w:id="995" w:author="PR Preview" w:date="2026-01-01T00:00:00Z">
        <w:r>
          <w:delText xml:space="preserve">$\mathord{\smash[b]{\underset{\raise.3ex\hbox{$\scriptstyle\sim$}}{\beta}}\vphantom{\beta}}$</w:delText>
        </w:r>
      </w:del>
      <w:del w:id="996" w:author="PR Preview" w:date="2026-01-01T00:00:00Z">
        <w:r>
          <w:delText xml:space="preserve"> </w:delText>
        </w:r>
      </w:del>
      <w:del w:id="997" w:author="PR Preview" w:date="2026-01-01T00:00:00Z">
        <w:r>
          <w:delText xml:space="preserve">directly,</w:delText>
        </w:r>
      </w:del>
      <w:del w:id="998" w:author="PR Preview" w:date="2026-01-01T00:00:00Z">
        <w:r>
          <w:delText xml:space="preserve"> </w:delText>
        </w:r>
      </w:del>
      <w:del w:id="999" w:author="PR Preview" w:date="2026-01-01T00:00:00Z">
        <w:r>
          <w:delText xml:space="preserve">rather than one component at a time.</w:delText>
        </w:r>
      </w:del>
    </w:p>
    <w:p>
      <w:pPr>
        <w:pStyle w:val="BodyText"/>
      </w:pPr>
      <w:del w:id="1000" w:author="PR Preview" w:date="2026-01-01T00:00:00Z">
        <w:r>
          <w:rPr>
            <w:i/>
            <w:iCs/>
          </w:rPr>
          <w:delText xml:space="preserve">Solution 14</w:delText>
        </w:r>
      </w:del>
      <w:del w:id="1001" w:author="PR Preview" w:date="2026-01-01T00:00:00Z">
        <w:r>
          <w:delText xml:space="preserve">. </w:delText>
        </w:r>
      </w:del>
      <w:del w:id="1002" w:author="PR Preview" w:date="2026-01-01T00:00:00Z">
        <w:r>
          <w:delText xml:space="preserve">Differentiate one operation at a time,</w:delText>
        </w:r>
      </w:del>
      <w:del w:id="1003" w:author="PR Preview" w:date="2026-01-01T00:00:00Z">
        <w:r>
          <w:delText xml:space="preserve"> </w:delText>
        </w:r>
      </w:del>
      <w:del w:id="1004" w:author="PR Preview" w:date="2026-01-01T00:00:00Z">
        <w:r>
          <w:delText xml:space="preserve">starting from</w:delText>
        </w:r>
      </w:del>
      <w:del w:id="1005" w:author="PR Preview" w:date="2026-01-01T00:00:00Z">
        <w:r>
          <w:delText xml:space="preserve"> </w:delText>
        </w:r>
      </w:del>
      <w:del w:id="1006" w:author="PR Preview" w:date="2026-01-01T00:00:00Z">
        <w:r>
          <w:delText xml:space="preserve">$\text{RSS}(\mathord{\smash[b]{\underset{\raise.3ex\hbox{$\scriptstyle\sim$}}{\beta}}\vphantom{\beta}})$</w:delText>
        </w:r>
      </w:del>
      <w:del w:id="1007" w:author="PR Preview" w:date="2026-01-01T00:00:00Z">
        <w:r>
          <w:delText xml:space="preserve"> </w:delText>
        </w:r>
      </w:del>
      <w:del w:id="1008" w:author="PR Preview" w:date="2026-01-01T00:00:00Z">
        <w:r>
          <w:delText xml:space="preserve">in vector notation (</w:delText>
        </w:r>
      </w:del>
      <w:hyperlink w:anchor="exm-rss-vector">
        <w:del w:id="1009" w:author="PR Preview" w:date="2026-01-01T00:00:00Z">
          <w:r>
            <w:rPr>
              <w:rStyle w:val="Hyperlink"/>
            </w:rPr>
            <w:delText xml:space="preserve">Example 7</w:delText>
          </w:r>
        </w:del>
      </w:hyperlink>
      <w:del w:id="1010" w:author="PR Preview" w:date="2026-01-01T00:00:00Z">
        <w:r>
          <w:delText xml:space="preserve">):</w:delText>
        </w:r>
      </w:del>
    </w:p>
    <w:p>
      <w:pPr>
        <w:pStyle w:val="FirstParagraph"/>
      </w:pPr>
      <w:ins w:id="1011" w:author="PR Preview" w:date="2026-01-01T00:00:00Z">
        <w:r>
          <w:rPr>
            <w:b/>
            <w:bCs/>
          </w:rPr>
          <w:t xml:space="preserve">Exercise 13 (Gradient of RSS in vector notation)</w:t>
        </w:r>
      </w:ins>
      <w:ins w:id="1012" w:author="PR Preview" w:date="2026-01-01T00:00:00Z">
        <w:r>
          <w:t xml:space="preserve"> </w:t>
        </w:r>
      </w:ins>
      <w:ins w:id="1013" w:author="PR Preview" w:date="2026-01-01T00:00:00Z">
        <w:r>
          <w:t xml:space="preserve">Find the gradient of the residual sum of squares in vector notation (</w:t>
        </w:r>
      </w:ins>
      <w:hyperlink w:anchor="exm-rss-vector">
        <w:ins w:id="1014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1015" w:author="PR Preview" w:date="2026-01-01T00:00:00Z">
        <w:r>
          <w:t xml:space="preserve">),</w:t>
        </w:r>
      </w:ins>
      <w:ins w:id="1016" w:author="PR Preview" w:date="2026-01-01T00:00:00Z">
        <w:r>
          <w:t xml:space="preserve"> </w:t>
        </w:r>
      </w:ins>
      <w:ins w:id="1017" w:author="PR Preview" w:date="2026-01-01T00:00:00Z">
        <w:r>
          <w:t xml:space="preserve">$\frac{\partial}{\partial \mathord{\smash[b]{\underset{\raise.3ex\hbox{$\scriptstyle\sim$}}{\beta}}\vphantom{\beta}}} \text{RSS}(\mathord{\smash[b]{\underset{\raise.3ex\hbox{$\scriptstyle\sim$}}{\beta}}\vphantom{\beta}})$</w:t>
        </w:r>
      </w:ins>
      <w:ins w:id="1018" w:author="PR Preview" w:date="2026-01-01T00:00:00Z">
        <w:r>
          <w:t xml:space="preserve">,</w:t>
        </w:r>
      </w:ins>
      <w:ins w:id="1019" w:author="PR Preview" w:date="2026-01-01T00:00:00Z">
        <w:r>
          <w:t xml:space="preserve"> </w:t>
        </w:r>
      </w:ins>
      <w:ins w:id="1020" w:author="PR Preview" w:date="2026-01-01T00:00:00Z">
        <w:r>
          <w:t xml:space="preserve">by differentiating with respect to the vector</w:t>
        </w:r>
      </w:ins>
      <w:ins w:id="1021" w:author="PR Preview" w:date="2026-01-01T00:00:00Z">
        <w:r>
          <w:t xml:space="preserve"> </w:t>
        </w:r>
      </w:ins>
      <w:ins w:id="1022" w:author="PR Preview" w:date="2026-01-01T00:00:00Z">
        <w:r>
          <w:t xml:space="preserve">$\mathord{\smash[b]{\underset{\raise.3ex\hbox{$\scriptstyle\sim$}}{\beta}}\vphantom{\beta}}$</w:t>
        </w:r>
      </w:ins>
      <w:ins w:id="1023" w:author="PR Preview" w:date="2026-01-01T00:00:00Z">
        <w:r>
          <w:t xml:space="preserve"> </w:t>
        </w:r>
      </w:ins>
      <w:ins w:id="1024" w:author="PR Preview" w:date="2026-01-01T00:00:00Z">
        <w:r>
          <w:t xml:space="preserve">directly,</w:t>
        </w:r>
      </w:ins>
      <w:ins w:id="1025" w:author="PR Preview" w:date="2026-01-01T00:00:00Z">
        <w:r>
          <w:t xml:space="preserve"> </w:t>
        </w:r>
      </w:ins>
      <w:ins w:id="1026" w:author="PR Preview" w:date="2026-01-01T00:00:00Z">
        <w:r>
          <w:t xml:space="preserve">rather than one component at a time.</w:t>
        </w:r>
      </w:ins>
    </w:p>
    <w:bookmarkEnd w:id="106"/>
    <w:bookmarkStart w:id="107" w:name="sol-rss-gradient-vector"/>
    <w:p>
      <w:pPr>
        <w:pStyle w:val="BodyText"/>
      </w:pPr>
      <w:ins w:id="1027" w:author="PR Preview" w:date="2026-01-01T00:00:00Z">
        <w:r>
          <w:rPr>
            <w:i/>
            <w:iCs/>
          </w:rPr>
          <w:t xml:space="preserve">Solution 13</w:t>
        </w:r>
      </w:ins>
      <w:ins w:id="1028" w:author="PR Preview" w:date="2026-01-01T00:00:00Z">
        <w:r>
          <w:t xml:space="preserve">. </w:t>
        </w:r>
      </w:ins>
      <w:ins w:id="1029" w:author="PR Preview" w:date="2026-01-01T00:00:00Z">
        <w:r>
          <w:t xml:space="preserve">Differentiate one operation at a time,</w:t>
        </w:r>
      </w:ins>
      <w:ins w:id="1030" w:author="PR Preview" w:date="2026-01-01T00:00:00Z">
        <w:r>
          <w:t xml:space="preserve"> </w:t>
        </w:r>
      </w:ins>
      <w:ins w:id="1031" w:author="PR Preview" w:date="2026-01-01T00:00:00Z">
        <w:r>
          <w:t xml:space="preserve">starting from</w:t>
        </w:r>
      </w:ins>
      <w:ins w:id="1032" w:author="PR Preview" w:date="2026-01-01T00:00:00Z">
        <w:r>
          <w:t xml:space="preserve"> </w:t>
        </w:r>
      </w:ins>
      <w:ins w:id="1033" w:author="PR Preview" w:date="2026-01-01T00:00:00Z">
        <w:r>
          <w:t xml:space="preserve">$\text{RSS}(\mathord{\smash[b]{\underset{\raise.3ex\hbox{$\scriptstyle\sim$}}{\beta}}\vphantom{\beta}})$</w:t>
        </w:r>
      </w:ins>
      <w:ins w:id="1034" w:author="PR Preview" w:date="2026-01-01T00:00:00Z">
        <w:r>
          <w:t xml:space="preserve"> </w:t>
        </w:r>
      </w:ins>
      <w:ins w:id="1035" w:author="PR Preview" w:date="2026-01-01T00:00:00Z">
        <w:r>
          <w:t xml:space="preserve">in vector notation (</w:t>
        </w:r>
      </w:ins>
      <w:hyperlink w:anchor="exm-rss-vector">
        <w:ins w:id="1036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1037" w:author="PR Preview" w:date="2026-01-01T00:00:00Z">
        <w:r>
          <w:t xml:space="preserve">):</w:t>
        </w:r>
      </w:ins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7"/>
    <w:bookmarkStart w:id="108" w:name="lem-rss-gradient-vector"/>
    <w:p>
      <w:pPr>
        <w:pStyle w:val="FirstParagraph"/>
      </w:pPr>
      <w:del w:id="1038" w:author="PR Preview" w:date="2026-01-01T00:00:00Z">
        <w:r>
          <w:rPr>
            <w:b/>
            <w:bCs/>
          </w:rPr>
          <w:delText xml:space="preserve">Lemma 9 (Gradient of RSS in vector notation)</w:delText>
        </w:r>
      </w:del>
      <w:del w:id="1039" w:author="PR Preview" w:date="2026-01-01T00:00:00Z">
        <w:r>
          <w:delText xml:space="preserve"> </w:delText>
        </w:r>
      </w:del>
      <w:del w:id="1040" w:author="PR Preview" w:date="2026-01-01T00:00:00Z">
        <w:r>
          <w:delText xml:space="preserve">The gradient of the residual sum of squares in vector notation (</w:delText>
        </w:r>
      </w:del>
      <w:hyperlink w:anchor="exm-rss-vector">
        <w:del w:id="1041" w:author="PR Preview" w:date="2026-01-01T00:00:00Z">
          <w:r>
            <w:rPr>
              <w:rStyle w:val="Hyperlink"/>
            </w:rPr>
            <w:delText xml:space="preserve">Example 7</w:delText>
          </w:r>
        </w:del>
      </w:hyperlink>
      <w:del w:id="1042" w:author="PR Preview" w:date="2026-01-01T00:00:00Z">
        <w:r>
          <w:delText xml:space="preserve">) is</w:delText>
        </w:r>
      </w:del>
    </w:p>
    <w:p>
      <w:pPr>
        <w:pStyle w:val="FirstParagraph"/>
      </w:pPr>
      <w:ins w:id="1043" w:author="PR Preview" w:date="2026-01-01T00:00:00Z">
        <w:r>
          <w:rPr>
            <w:b/>
            <w:bCs/>
          </w:rPr>
          <w:t xml:space="preserve">Lemma 8 (Gradient of RSS in vector notation)</w:t>
        </w:r>
      </w:ins>
      <w:ins w:id="1044" w:author="PR Preview" w:date="2026-01-01T00:00:00Z">
        <w:r>
          <w:t xml:space="preserve"> </w:t>
        </w:r>
      </w:ins>
      <w:ins w:id="1045" w:author="PR Preview" w:date="2026-01-01T00:00:00Z">
        <w:r>
          <w:t xml:space="preserve">The gradient of the residual sum of squares in vector notation (</w:t>
        </w:r>
      </w:ins>
      <w:hyperlink w:anchor="exm-rss-vector">
        <w:ins w:id="1046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1047" w:author="PR Preview" w:date="2026-01-01T00:00:00Z">
        <w:r>
          <w:t xml:space="preserve">) is</w:t>
        </w:r>
      </w:ins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8"/>
    <w:p>
      <w:pPr>
        <w:pStyle w:val="FirstParagraph"/>
      </w:pPr>
      <w:del w:id="1048" w:author="PR Preview" w:date="2026-01-01T00:00:00Z">
        <w:r>
          <w:rPr>
            <w:i/>
            <w:iCs/>
          </w:rPr>
          <w:delText xml:space="preserve">Proof</w:delText>
        </w:r>
      </w:del>
      <w:del w:id="1049" w:author="PR Preview" w:date="2026-01-01T00:00:00Z">
        <w:r>
          <w:delText xml:space="preserve">. </w:delText>
        </w:r>
      </w:del>
      <w:del w:id="1050" w:author="PR Preview" w:date="2026-01-01T00:00:00Z">
        <w:r>
          <w:delText xml:space="preserve">This is the solution to</w:delText>
        </w:r>
      </w:del>
      <w:del w:id="1051" w:author="PR Preview" w:date="2026-01-01T00:00:00Z">
        <w:r>
          <w:delText xml:space="preserve"> </w:delText>
        </w:r>
      </w:del>
      <w:hyperlink w:anchor="exr-rss-gradient-vector">
        <w:del w:id="1052" w:author="PR Preview" w:date="2026-01-01T00:00:00Z">
          <w:r>
            <w:rPr>
              <w:rStyle w:val="Hyperlink"/>
            </w:rPr>
            <w:delText xml:space="preserve">Exercise 14</w:delText>
          </w:r>
        </w:del>
      </w:hyperlink>
      <w:del w:id="1053" w:author="PR Preview" w:date="2026-01-01T00:00:00Z">
        <w:r>
          <w:delText xml:space="preserve">.</w:delText>
        </w:r>
      </w:del>
    </w:p>
    <w:p>
      <w:pPr>
        <w:pStyle w:val="BodyText"/>
      </w:pPr>
      <w:del w:id="1054" w:author="PR Preview" w:date="2026-01-01T00:00:00Z">
        <w:r>
          <w:rPr>
            <w:b/>
            <w:bCs/>
          </w:rPr>
          <w:delText xml:space="preserve">Exercise 15 (Normal equations in vector notation)</w:delText>
        </w:r>
      </w:del>
      <w:del w:id="1055" w:author="PR Preview" w:date="2026-01-01T00:00:00Z">
        <w:r>
          <w:delText xml:space="preserve"> </w:delText>
        </w:r>
      </w:del>
      <w:del w:id="1056" w:author="PR Preview" w:date="2026-01-01T00:00:00Z">
        <w:r>
          <w:delText xml:space="preserve">Define the matrix and vector</w:delText>
        </w:r>
      </w:del>
    </w:p>
    <w:p>
      <w:pPr>
        <w:pStyle w:val="FirstParagraph"/>
      </w:pPr>
      <w:ins w:id="1057" w:author="PR Preview" w:date="2026-01-01T00:00:00Z">
        <w:r>
          <w:rPr>
            <w:i/>
            <w:iCs/>
          </w:rPr>
          <w:t xml:space="preserve">Proof</w:t>
        </w:r>
      </w:ins>
      <w:ins w:id="1058" w:author="PR Preview" w:date="2026-01-01T00:00:00Z">
        <w:r>
          <w:t xml:space="preserve">. </w:t>
        </w:r>
      </w:ins>
      <w:ins w:id="1059" w:author="PR Preview" w:date="2026-01-01T00:00:00Z">
        <w:r>
          <w:t xml:space="preserve">This is the solution to</w:t>
        </w:r>
      </w:ins>
      <w:ins w:id="1060" w:author="PR Preview" w:date="2026-01-01T00:00:00Z">
        <w:r>
          <w:t xml:space="preserve"> </w:t>
        </w:r>
      </w:ins>
      <w:hyperlink w:anchor="exr-rss-gradient-vector">
        <w:ins w:id="1061" w:author="PR Preview" w:date="2026-01-01T00:00:00Z">
          <w:r>
            <w:rPr>
              <w:rStyle w:val="Hyperlink"/>
            </w:rPr>
            <w:t xml:space="preserve">Exercise 13</w:t>
          </w:r>
        </w:ins>
      </w:hyperlink>
      <w:ins w:id="1062" w:author="PR Preview" w:date="2026-01-01T00:00:00Z">
        <w:r>
          <w:t xml:space="preserve">.</w:t>
        </w:r>
      </w:ins>
    </w:p>
    <w:bookmarkStart w:id="109" w:name="exr-normal-equations-vector"/>
    <w:p>
      <w:pPr>
        <w:pStyle w:val="BodyText"/>
      </w:pPr>
      <w:ins w:id="1063" w:author="PR Preview" w:date="2026-01-01T00:00:00Z">
        <w:r>
          <w:rPr>
            <w:b/>
            <w:bCs/>
          </w:rPr>
          <w:t xml:space="preserve">Exercise 14 (Normal equations in vector notation)</w:t>
        </w:r>
      </w:ins>
      <w:ins w:id="1064" w:author="PR Preview" w:date="2026-01-01T00:00:00Z">
        <w:r>
          <w:t xml:space="preserve"> </w:t>
        </w:r>
      </w:ins>
      <w:ins w:id="1065" w:author="PR Preview" w:date="2026-01-01T00:00:00Z">
        <w:r>
          <w:t xml:space="preserve">Define the matrix and vector</w:t>
        </w:r>
      </w:ins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del w:id="1066" w:author="PR Preview" w:date="2026-01-01T00:00:00Z">
        <w:r>
          <w:delText xml:space="preserve">Using</w:delText>
        </w:r>
      </w:del>
      <w:del w:id="1067" w:author="PR Preview" w:date="2026-01-01T00:00:00Z">
        <w:r>
          <w:delText xml:space="preserve"> </w:delText>
        </w:r>
      </w:del>
      <w:hyperlink w:anchor="exr-rss-gradient-vector">
        <w:del w:id="1068" w:author="PR Preview" w:date="2026-01-01T00:00:00Z">
          <w:r>
            <w:rPr>
              <w:rStyle w:val="Hyperlink"/>
            </w:rPr>
            <w:delText xml:space="preserve">Exercise 14</w:delText>
          </w:r>
        </w:del>
      </w:hyperlink>
      <w:del w:id="1069" w:author="PR Preview" w:date="2026-01-01T00:00:00Z">
        <w:r>
          <w:delText xml:space="preserve">,</w:delText>
        </w:r>
      </w:del>
      <w:del w:id="1070" w:author="PR Preview" w:date="2026-01-01T00:00:00Z">
        <w:r>
          <w:delText xml:space="preserve"> </w:delText>
        </w:r>
      </w:del>
      <w:del w:id="1071" w:author="PR Preview" w:date="2026-01-01T00:00:00Z">
        <w:r>
          <w:delText xml:space="preserve">show that the</w:delText>
        </w:r>
      </w:del>
      <w:del w:id="1072" w:author="PR Preview" w:date="2026-01-01T00:00:00Z">
        <w:r>
          <w:delText xml:space="preserve"> </w:delText>
        </w:r>
      </w:del>
      <w:hyperlink w:anchor="def-normal-equations">
        <w:del w:id="1073" w:author="PR Preview" w:date="2026-01-01T00:00:00Z">
          <w:r>
            <w:rPr>
              <w:rStyle w:val="Hyperlink"/>
            </w:rPr>
            <w:delText xml:space="preserve">normal equations</w:delText>
          </w:r>
        </w:del>
      </w:hyperlink>
      <w:del w:id="1074" w:author="PR Preview" w:date="2026-01-01T00:00:00Z">
        <w:r>
          <w:delText xml:space="preserve"> </w:delText>
        </w:r>
      </w:del>
      <w:del w:id="1075" w:author="PR Preview" w:date="2026-01-01T00:00:00Z">
        <w:r>
          <w:delText xml:space="preserve">can be written as</w:delText>
        </w:r>
      </w:del>
      <w:del w:id="1076" w:author="PR Preview" w:date="2026-01-01T00:00:00Z">
        <w:r>
          <w:delText xml:space="preserve"> </w:delText>
        </w:r>
      </w:del>
      <w:del w:id="1077" w:author="PR Preview" w:date="2026-01-01T00:00:00Z">
        <w:r>
          <w:delText xml:space="preserve">$A \mathord{\smash[b]{\underset{\raise.3ex\hbox{$\scriptstyle\sim$}}{\beta}}\vphantom{\beta}}= \mathord{\smash[b]{\underset{\raise.3ex\hbox{$\scriptstyle\sim$}}{c}}\vphantom{c}}$</w:delText>
        </w:r>
      </w:del>
      <w:del w:id="1078" w:author="PR Preview" w:date="2026-01-01T00:00:00Z">
        <w:r>
          <w:delText xml:space="preserve">.</w:delText>
        </w:r>
      </w:del>
    </w:p>
    <w:p>
      <w:pPr>
        <w:pStyle w:val="BodyText"/>
      </w:pPr>
      <w:del w:id="1079" w:author="PR Preview" w:date="2026-01-01T00:00:00Z">
        <w:r>
          <w:rPr>
            <w:i/>
            <w:iCs/>
          </w:rPr>
          <w:delText xml:space="preserve">Solution 15</w:delText>
        </w:r>
      </w:del>
      <w:del w:id="1080" w:author="PR Preview" w:date="2026-01-01T00:00:00Z">
        <w:r>
          <w:delText xml:space="preserve">. </w:delText>
        </w:r>
      </w:del>
      <w:del w:id="1081" w:author="PR Preview" w:date="2026-01-01T00:00:00Z">
        <w:r>
          <w:delText xml:space="preserve">Distribute the sum in the gradient from</w:delText>
        </w:r>
      </w:del>
      <w:del w:id="1082" w:author="PR Preview" w:date="2026-01-01T00:00:00Z">
        <w:r>
          <w:delText xml:space="preserve"> </w:delText>
        </w:r>
      </w:del>
      <w:hyperlink w:anchor="exr-rss-gradient-vector">
        <w:del w:id="1083" w:author="PR Preview" w:date="2026-01-01T00:00:00Z">
          <w:r>
            <w:rPr>
              <w:rStyle w:val="Hyperlink"/>
            </w:rPr>
            <w:delText xml:space="preserve">Exercise 14</w:delText>
          </w:r>
        </w:del>
      </w:hyperlink>
      <w:del w:id="1084" w:author="PR Preview" w:date="2026-01-01T00:00:00Z">
        <w:r>
          <w:delText xml:space="preserve">:</w:delText>
        </w:r>
      </w:del>
    </w:p>
    <w:p>
      <w:pPr>
        <w:pStyle w:val="FirstParagraph"/>
      </w:pPr>
      <w:ins w:id="1085" w:author="PR Preview" w:date="2026-01-01T00:00:00Z">
        <w:r>
          <w:t xml:space="preserve">Using</w:t>
        </w:r>
      </w:ins>
      <w:ins w:id="1086" w:author="PR Preview" w:date="2026-01-01T00:00:00Z">
        <w:r>
          <w:t xml:space="preserve"> </w:t>
        </w:r>
      </w:ins>
      <w:hyperlink w:anchor="exr-rss-gradient-vector">
        <w:ins w:id="1087" w:author="PR Preview" w:date="2026-01-01T00:00:00Z">
          <w:r>
            <w:rPr>
              <w:rStyle w:val="Hyperlink"/>
            </w:rPr>
            <w:t xml:space="preserve">Exercise 13</w:t>
          </w:r>
        </w:ins>
      </w:hyperlink>
      <w:ins w:id="1088" w:author="PR Preview" w:date="2026-01-01T00:00:00Z">
        <w:r>
          <w:t xml:space="preserve">,</w:t>
        </w:r>
      </w:ins>
      <w:ins w:id="1089" w:author="PR Preview" w:date="2026-01-01T00:00:00Z">
        <w:r>
          <w:t xml:space="preserve"> </w:t>
        </w:r>
      </w:ins>
      <w:ins w:id="1090" w:author="PR Preview" w:date="2026-01-01T00:00:00Z">
        <w:r>
          <w:t xml:space="preserve">show that the</w:t>
        </w:r>
      </w:ins>
      <w:ins w:id="1091" w:author="PR Preview" w:date="2026-01-01T00:00:00Z">
        <w:r>
          <w:t xml:space="preserve"> </w:t>
        </w:r>
      </w:ins>
      <w:hyperlink w:anchor="def-normal-equations">
        <w:ins w:id="1092" w:author="PR Preview" w:date="2026-01-01T00:00:00Z">
          <w:r>
            <w:rPr>
              <w:rStyle w:val="Hyperlink"/>
            </w:rPr>
            <w:t xml:space="preserve">normal equations</w:t>
          </w:r>
        </w:ins>
      </w:hyperlink>
      <w:ins w:id="1093" w:author="PR Preview" w:date="2026-01-01T00:00:00Z">
        <w:r>
          <w:t xml:space="preserve"> </w:t>
        </w:r>
      </w:ins>
      <w:ins w:id="1094" w:author="PR Preview" w:date="2026-01-01T00:00:00Z">
        <w:r>
          <w:t xml:space="preserve">can be written as</w:t>
        </w:r>
      </w:ins>
      <w:ins w:id="1095" w:author="PR Preview" w:date="2026-01-01T00:00:00Z">
        <w:r>
          <w:t xml:space="preserve"> </w:t>
        </w:r>
      </w:ins>
      <w:ins w:id="1096" w:author="PR Preview" w:date="2026-01-01T00:00:00Z">
        <w:r>
          <w:t xml:space="preserve">$A \mathord{\smash[b]{\underset{\raise.3ex\hbox{$\scriptstyle\sim$}}{\beta}}\vphantom{\beta}}= \mathord{\smash[b]{\underset{\raise.3ex\hbox{$\scriptstyle\sim$}}{c}}\vphantom{c}}$</w:t>
        </w:r>
      </w:ins>
      <w:ins w:id="1097" w:author="PR Preview" w:date="2026-01-01T00:00:00Z">
        <w:r>
          <w:t xml:space="preserve">.</w:t>
        </w:r>
      </w:ins>
    </w:p>
    <w:bookmarkEnd w:id="109"/>
    <w:bookmarkStart w:id="110" w:name="sol-normal-equations-vector"/>
    <w:p>
      <w:pPr>
        <w:pStyle w:val="BodyText"/>
      </w:pPr>
      <w:ins w:id="1098" w:author="PR Preview" w:date="2026-01-01T00:00:00Z">
        <w:r>
          <w:rPr>
            <w:i/>
            <w:iCs/>
          </w:rPr>
          <w:t xml:space="preserve">Solution 14</w:t>
        </w:r>
      </w:ins>
      <w:ins w:id="1099" w:author="PR Preview" w:date="2026-01-01T00:00:00Z">
        <w:r>
          <w:t xml:space="preserve">. </w:t>
        </w:r>
      </w:ins>
      <w:ins w:id="1100" w:author="PR Preview" w:date="2026-01-01T00:00:00Z">
        <w:r>
          <w:t xml:space="preserve">Distribute the sum in the gradient from</w:t>
        </w:r>
      </w:ins>
      <w:ins w:id="1101" w:author="PR Preview" w:date="2026-01-01T00:00:00Z">
        <w:r>
          <w:t xml:space="preserve"> </w:t>
        </w:r>
      </w:ins>
      <w:hyperlink w:anchor="exr-rss-gradient-vector">
        <w:ins w:id="1102" w:author="PR Preview" w:date="2026-01-01T00:00:00Z">
          <w:r>
            <w:rPr>
              <w:rStyle w:val="Hyperlink"/>
            </w:rPr>
            <w:t xml:space="preserve">Exercise 13</w:t>
          </w:r>
        </w:ins>
      </w:hyperlink>
      <w:ins w:id="1103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10"/>
    <w:bookmarkStart w:id="111" w:name="lem-normal-equations-vector"/>
    <w:p>
      <w:pPr>
        <w:pStyle w:val="FirstParagraph"/>
      </w:pPr>
      <w:del w:id="1104" w:author="PR Preview" w:date="2026-01-01T00:00:00Z">
        <w:r>
          <w:rPr>
            <w:b/>
            <w:bCs/>
          </w:rPr>
          <w:delText xml:space="preserve">Lemma 10 (Normal equations in vector notation)</w:delText>
        </w:r>
      </w:del>
      <w:del w:id="1105" w:author="PR Preview" w:date="2026-01-01T00:00:00Z">
        <w:r>
          <w:delText xml:space="preserve"> </w:delText>
        </w:r>
      </w:del>
      <w:del w:id="1106" w:author="PR Preview" w:date="2026-01-01T00:00:00Z">
        <w:r>
          <w:delText xml:space="preserve">Let</w:delText>
        </w:r>
      </w:del>
    </w:p>
    <w:p>
      <w:pPr>
        <w:pStyle w:val="FirstParagraph"/>
      </w:pPr>
      <w:ins w:id="1107" w:author="PR Preview" w:date="2026-01-01T00:00:00Z">
        <w:r>
          <w:rPr>
            <w:b/>
            <w:bCs/>
          </w:rPr>
          <w:t xml:space="preserve">Lemma 9 (Normal equations in vector notation)</w:t>
        </w:r>
      </w:ins>
      <w:ins w:id="1108" w:author="PR Preview" w:date="2026-01-01T00:00:00Z">
        <w:r>
          <w:t xml:space="preserve"> </w:t>
        </w:r>
      </w:ins>
      <w:ins w:id="1109" w:author="PR Preview" w:date="2026-01-01T00:00:00Z">
        <w:r>
          <w:t xml:space="preserve">Let</w:t>
        </w:r>
      </w:ins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11"/>
    <w:p>
      <w:pPr>
        <w:pStyle w:val="FirstParagraph"/>
      </w:pPr>
      <w:del w:id="1110" w:author="PR Preview" w:date="2026-01-01T00:00:00Z">
        <w:r>
          <w:rPr>
            <w:i/>
            <w:iCs/>
          </w:rPr>
          <w:delText xml:space="preserve">Proof</w:delText>
        </w:r>
      </w:del>
      <w:del w:id="1111" w:author="PR Preview" w:date="2026-01-01T00:00:00Z">
        <w:r>
          <w:delText xml:space="preserve">. </w:delText>
        </w:r>
      </w:del>
      <w:del w:id="1112" w:author="PR Preview" w:date="2026-01-01T00:00:00Z">
        <w:r>
          <w:delText xml:space="preserve">This is the solution to</w:delText>
        </w:r>
      </w:del>
      <w:del w:id="1113" w:author="PR Preview" w:date="2026-01-01T00:00:00Z">
        <w:r>
          <w:delText xml:space="preserve"> </w:delText>
        </w:r>
      </w:del>
      <w:hyperlink w:anchor="exr-normal-equations-vector">
        <w:del w:id="1114" w:author="PR Preview" w:date="2026-01-01T00:00:00Z">
          <w:r>
            <w:rPr>
              <w:rStyle w:val="Hyperlink"/>
            </w:rPr>
            <w:delText xml:space="preserve">Exercise 15</w:delText>
          </w:r>
        </w:del>
      </w:hyperlink>
      <w:del w:id="1115" w:author="PR Preview" w:date="2026-01-01T00:00:00Z">
        <w:r>
          <w:delText xml:space="preserve">.</w:delText>
        </w:r>
      </w:del>
    </w:p>
    <w:p>
      <w:pPr>
        <w:pStyle w:val="BodyText"/>
      </w:pPr>
      <w:del w:id="1116" w:author="PR Preview" w:date="2026-01-01T00:00:00Z">
        <w:r>
          <w:rPr>
            <w:b/>
            <w:bCs/>
          </w:rPr>
          <w:delText xml:space="preserve">Exercise 16 (Solving the normal equations in vector notation)</w:delText>
        </w:r>
      </w:del>
      <w:del w:id="1117" w:author="PR Preview" w:date="2026-01-01T00:00:00Z">
        <w:r>
          <w:delText xml:space="preserve"> </w:delText>
        </w:r>
      </w:del>
      <w:del w:id="1118" w:author="PR Preview" w:date="2026-01-01T00:00:00Z">
        <w:r>
          <w:delText xml:space="preserve">Assuming</w:delText>
        </w:r>
      </w:del>
      <w:del w:id="1119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del w:id="1120" w:author="PR Preview" w:date="2026-01-01T00:00:00Z">
        <w:r>
          <w:delText xml:space="preserve"> </w:delText>
        </w:r>
      </w:del>
      <w:del w:id="1121" w:author="PR Preview" w:date="2026-01-01T00:00:00Z">
        <w:r>
          <w:delText xml:space="preserve">(</w:delText>
        </w:r>
      </w:del>
      <w:hyperlink w:anchor="def-centered-sums">
        <w:del w:id="1122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123" w:author="PR Preview" w:date="2026-01-01T00:00:00Z">
        <w:r>
          <w:delText xml:space="preserve">),</w:delText>
        </w:r>
      </w:del>
      <w:del w:id="1124" w:author="PR Preview" w:date="2026-01-01T00:00:00Z">
        <w:r>
          <w:delText xml:space="preserve"> </w:delText>
        </w:r>
      </w:del>
      <w:del w:id="1125" w:author="PR Preview" w:date="2026-01-01T00:00:00Z">
        <w:r>
          <w:delText xml:space="preserve">show that</w:delText>
        </w:r>
      </w:del>
      <w:del w:id="1126" w:author="PR Preview" w:date="2026-01-01T00:00:00Z">
        <w:r>
          <w:delText xml:space="preserve"> </w:delText>
        </w:r>
      </w:del>
      <m:oMath>
        <m:r>
          <m:t>A</m:t>
        </m:r>
      </m:oMath>
      <w:del w:id="1127" w:author="PR Preview" w:date="2026-01-01T00:00:00Z">
        <w:r>
          <w:delText xml:space="preserve"> </w:delText>
        </w:r>
      </w:del>
      <w:del w:id="1128" w:author="PR Preview" w:date="2026-01-01T00:00:00Z">
        <w:r>
          <w:delText xml:space="preserve">from</w:delText>
        </w:r>
      </w:del>
      <w:del w:id="1129" w:author="PR Preview" w:date="2026-01-01T00:00:00Z">
        <w:r>
          <w:delText xml:space="preserve"> </w:delText>
        </w:r>
      </w:del>
      <w:hyperlink w:anchor="exr-normal-equations-vector">
        <w:del w:id="1130" w:author="PR Preview" w:date="2026-01-01T00:00:00Z">
          <w:r>
            <w:rPr>
              <w:rStyle w:val="Hyperlink"/>
            </w:rPr>
            <w:delText xml:space="preserve">Exercise 15</w:delText>
          </w:r>
        </w:del>
      </w:hyperlink>
      <w:del w:id="1131" w:author="PR Preview" w:date="2026-01-01T00:00:00Z">
        <w:r>
          <w:delText xml:space="preserve"> </w:delText>
        </w:r>
      </w:del>
      <w:del w:id="1132" w:author="PR Preview" w:date="2026-01-01T00:00:00Z">
        <w:r>
          <w:delText xml:space="preserve">is invertible,</w:delText>
        </w:r>
      </w:del>
      <w:del w:id="1133" w:author="PR Preview" w:date="2026-01-01T00:00:00Z">
        <w:r>
          <w:delText xml:space="preserve"> </w:delText>
        </w:r>
      </w:del>
      <w:del w:id="1134" w:author="PR Preview" w:date="2026-01-01T00:00:00Z">
        <w:r>
          <w:delText xml:space="preserve">solve</w:delText>
        </w:r>
      </w:del>
      <w:del w:id="1135" w:author="PR Preview" w:date="2026-01-01T00:00:00Z">
        <w:r>
          <w:delText xml:space="preserve"> </w:delText>
        </w:r>
      </w:del>
      <w:del w:id="1136" w:author="PR Preview" w:date="2026-01-01T00:00:00Z">
        <w:r>
          <w:delText xml:space="preserve">$A \mathord{\smash[b]{\underset{\raise.3ex\hbox{$\scriptstyle\sim$}}{\beta}}\vphantom{\beta}}= \mathord{\smash[b]{\underset{\raise.3ex\hbox{$\scriptstyle\sim$}}{c}}\vphantom{c}}$</w:delText>
        </w:r>
      </w:del>
      <w:del w:id="1137" w:author="PR Preview" w:date="2026-01-01T00:00:00Z">
        <w:r>
          <w:delText xml:space="preserve"> </w:delText>
        </w:r>
      </w:del>
      <w:del w:id="1138" w:author="PR Preview" w:date="2026-01-01T00:00:00Z">
        <w:r>
          <w:delText xml:space="preserve">for</w:delText>
        </w:r>
      </w:del>
      <w:del w:id="1139" w:author="PR Preview" w:date="2026-01-01T00:00:00Z">
        <w:r>
          <w:delText xml:space="preserve"> </w:delText>
        </w:r>
      </w:del>
      <w:del w:id="1140" w:author="PR Preview" w:date="2026-01-01T00:00:00Z">
        <w:r>
          <w:delText xml:space="preserve">$\mathord{\smash[b]{\underset{\raise.3ex\hbox{$\scriptstyle\sim$}}{\beta}}\vphantom{\beta}}$</w:delText>
        </w:r>
      </w:del>
      <w:del w:id="1141" w:author="PR Preview" w:date="2026-01-01T00:00:00Z">
        <w:r>
          <w:delText xml:space="preserve">,</w:delText>
        </w:r>
      </w:del>
      <w:del w:id="1142" w:author="PR Preview" w:date="2026-01-01T00:00:00Z">
        <w:r>
          <w:delText xml:space="preserve"> </w:delText>
        </w:r>
      </w:del>
      <w:del w:id="1143" w:author="PR Preview" w:date="2026-01-01T00:00:00Z">
        <w:r>
          <w:delText xml:space="preserve">and compare the result with</w:delText>
        </w:r>
      </w:del>
      <w:del w:id="1144" w:author="PR Preview" w:date="2026-01-01T00:00:00Z">
        <w:r>
          <w:delText xml:space="preserve"> </w:delText>
        </w:r>
      </w:del>
      <w:hyperlink w:anchor="exr-solve-normal-equations">
        <w:del w:id="1145" w:author="PR Preview" w:date="2026-01-01T00:00:00Z">
          <w:r>
            <w:rPr>
              <w:rStyle w:val="Hyperlink"/>
            </w:rPr>
            <w:delText xml:space="preserve">Exercise 10</w:delText>
          </w:r>
        </w:del>
      </w:hyperlink>
      <w:del w:id="1146" w:author="PR Preview" w:date="2026-01-01T00:00:00Z">
        <w:r>
          <w:delText xml:space="preserve">.</w:delText>
        </w:r>
      </w:del>
    </w:p>
    <w:p>
      <w:pPr>
        <w:pStyle w:val="BodyText"/>
      </w:pPr>
      <w:del w:id="1147" w:author="PR Preview" w:date="2026-01-01T00:00:00Z">
        <w:r>
          <w:rPr>
            <w:i/>
            <w:iCs/>
          </w:rPr>
          <w:delText xml:space="preserve">Solution 16</w:delText>
        </w:r>
      </w:del>
      <w:del w:id="1148" w:author="PR Preview" w:date="2026-01-01T00:00:00Z">
        <w:r>
          <w:delText xml:space="preserve">. </w:delText>
        </w:r>
      </w:del>
      <w:del w:id="1149" w:author="PR Preview" w:date="2026-01-01T00:00:00Z">
        <w:r>
          <w:delText xml:space="preserve">Write out the entries of each term of</w:delText>
        </w:r>
      </w:del>
      <w:del w:id="1150" w:author="PR Preview" w:date="2026-01-01T00:00:00Z">
        <w:r>
          <w:delText xml:space="preserve"> </w:delText>
        </w:r>
      </w:del>
      <m:oMath>
        <m:r>
          <m:t>A</m:t>
        </m:r>
      </m:oMath>
      <w:del w:id="1151" w:author="PR Preview" w:date="2026-01-01T00:00:00Z">
        <w:r>
          <w:delText xml:space="preserve"> </w:delText>
        </w:r>
      </w:del>
      <w:del w:id="1152" w:author="PR Preview" w:date="2026-01-01T00:00:00Z">
        <w:r>
          <w:delText xml:space="preserve">and</w:delText>
        </w:r>
      </w:del>
      <w:del w:id="1153" w:author="PR Preview" w:date="2026-01-01T00:00:00Z">
        <w:r>
          <w:delText xml:space="preserve"> </w:delText>
        </w:r>
      </w:del>
      <w:del w:id="1154" w:author="PR Preview" w:date="2026-01-01T00:00:00Z">
        <w:r>
          <w:delText xml:space="preserve">$\mathord{\smash[b]{\underset{\raise.3ex\hbox{$\scriptstyle\sim$}}{c}}\vphantom{c}}$</w:delText>
        </w:r>
      </w:del>
      <w:del w:id="1155" w:author="PR Preview" w:date="2026-01-01T00:00:00Z">
        <w:r>
          <w:delText xml:space="preserve">, then add them up:</w:delText>
        </w:r>
      </w:del>
    </w:p>
    <w:p>
      <w:pPr>
        <w:pStyle w:val="FirstParagraph"/>
      </w:pPr>
      <w:ins w:id="1156" w:author="PR Preview" w:date="2026-01-01T00:00:00Z">
        <w:r>
          <w:rPr>
            <w:i/>
            <w:iCs/>
          </w:rPr>
          <w:t xml:space="preserve">Proof</w:t>
        </w:r>
      </w:ins>
      <w:ins w:id="1157" w:author="PR Preview" w:date="2026-01-01T00:00:00Z">
        <w:r>
          <w:t xml:space="preserve">. </w:t>
        </w:r>
      </w:ins>
      <w:ins w:id="1158" w:author="PR Preview" w:date="2026-01-01T00:00:00Z">
        <w:r>
          <w:t xml:space="preserve">This is the solution to</w:t>
        </w:r>
      </w:ins>
      <w:ins w:id="1159" w:author="PR Preview" w:date="2026-01-01T00:00:00Z">
        <w:r>
          <w:t xml:space="preserve"> </w:t>
        </w:r>
      </w:ins>
      <w:hyperlink w:anchor="exr-normal-equations-vector">
        <w:ins w:id="1160" w:author="PR Preview" w:date="2026-01-01T00:00:00Z">
          <w:r>
            <w:rPr>
              <w:rStyle w:val="Hyperlink"/>
            </w:rPr>
            <w:t xml:space="preserve">Exercise 14</w:t>
          </w:r>
        </w:ins>
      </w:hyperlink>
      <w:ins w:id="1161" w:author="PR Preview" w:date="2026-01-01T00:00:00Z">
        <w:r>
          <w:t xml:space="preserve">.</w:t>
        </w:r>
      </w:ins>
    </w:p>
    <w:bookmarkStart w:id="112" w:name="exr-solve-normal-equations-vector"/>
    <w:p>
      <w:pPr>
        <w:pStyle w:val="BodyText"/>
      </w:pPr>
      <w:ins w:id="1162" w:author="PR Preview" w:date="2026-01-01T00:00:00Z">
        <w:r>
          <w:rPr>
            <w:b/>
            <w:bCs/>
          </w:rPr>
          <w:t xml:space="preserve">Exercise 15 (Solving the normal equations in vector notation)</w:t>
        </w:r>
      </w:ins>
      <w:ins w:id="1163" w:author="PR Preview" w:date="2026-01-01T00:00:00Z">
        <w:r>
          <w:t xml:space="preserve"> </w:t>
        </w:r>
      </w:ins>
      <w:ins w:id="1164" w:author="PR Preview" w:date="2026-01-01T00:00:00Z">
        <w:r>
          <w:t xml:space="preserve">Assuming</w:t>
        </w:r>
      </w:ins>
      <w:ins w:id="1165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1166" w:author="PR Preview" w:date="2026-01-01T00:00:00Z">
        <w:r>
          <w:t xml:space="preserve"> </w:t>
        </w:r>
      </w:ins>
      <w:ins w:id="1167" w:author="PR Preview" w:date="2026-01-01T00:00:00Z">
        <w:r>
          <w:t xml:space="preserve">(</w:t>
        </w:r>
      </w:ins>
      <w:hyperlink w:anchor="def-centered-sums">
        <w:ins w:id="1168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169" w:author="PR Preview" w:date="2026-01-01T00:00:00Z">
        <w:r>
          <w:t xml:space="preserve">),</w:t>
        </w:r>
      </w:ins>
      <w:ins w:id="1170" w:author="PR Preview" w:date="2026-01-01T00:00:00Z">
        <w:r>
          <w:t xml:space="preserve"> </w:t>
        </w:r>
      </w:ins>
      <w:ins w:id="1171" w:author="PR Preview" w:date="2026-01-01T00:00:00Z">
        <w:r>
          <w:t xml:space="preserve">show that</w:t>
        </w:r>
      </w:ins>
      <w:ins w:id="1172" w:author="PR Preview" w:date="2026-01-01T00:00:00Z">
        <w:r>
          <w:t xml:space="preserve"> </w:t>
        </w:r>
      </w:ins>
      <m:oMath>
        <m:r>
          <m:t>A</m:t>
        </m:r>
      </m:oMath>
      <w:ins w:id="1173" w:author="PR Preview" w:date="2026-01-01T00:00:00Z">
        <w:r>
          <w:t xml:space="preserve"> </w:t>
        </w:r>
      </w:ins>
      <w:ins w:id="1174" w:author="PR Preview" w:date="2026-01-01T00:00:00Z">
        <w:r>
          <w:t xml:space="preserve">from</w:t>
        </w:r>
      </w:ins>
      <w:ins w:id="1175" w:author="PR Preview" w:date="2026-01-01T00:00:00Z">
        <w:r>
          <w:t xml:space="preserve"> </w:t>
        </w:r>
      </w:ins>
      <w:hyperlink w:anchor="exr-normal-equations-vector">
        <w:ins w:id="1176" w:author="PR Preview" w:date="2026-01-01T00:00:00Z">
          <w:r>
            <w:rPr>
              <w:rStyle w:val="Hyperlink"/>
            </w:rPr>
            <w:t xml:space="preserve">Exercise 14</w:t>
          </w:r>
        </w:ins>
      </w:hyperlink>
      <w:ins w:id="1177" w:author="PR Preview" w:date="2026-01-01T00:00:00Z">
        <w:r>
          <w:t xml:space="preserve"> </w:t>
        </w:r>
      </w:ins>
      <w:ins w:id="1178" w:author="PR Preview" w:date="2026-01-01T00:00:00Z">
        <w:r>
          <w:t xml:space="preserve">is invertible,</w:t>
        </w:r>
      </w:ins>
      <w:ins w:id="1179" w:author="PR Preview" w:date="2026-01-01T00:00:00Z">
        <w:r>
          <w:t xml:space="preserve"> </w:t>
        </w:r>
      </w:ins>
      <w:ins w:id="1180" w:author="PR Preview" w:date="2026-01-01T00:00:00Z">
        <w:r>
          <w:t xml:space="preserve">solve</w:t>
        </w:r>
      </w:ins>
      <w:ins w:id="1181" w:author="PR Preview" w:date="2026-01-01T00:00:00Z">
        <w:r>
          <w:t xml:space="preserve"> </w:t>
        </w:r>
      </w:ins>
      <w:ins w:id="1182" w:author="PR Preview" w:date="2026-01-01T00:00:00Z">
        <w:r>
          <w:t xml:space="preserve">$A \mathord{\smash[b]{\underset{\raise.3ex\hbox{$\scriptstyle\sim$}}{\beta}}\vphantom{\beta}}= \mathord{\smash[b]{\underset{\raise.3ex\hbox{$\scriptstyle\sim$}}{c}}\vphantom{c}}$</w:t>
        </w:r>
      </w:ins>
      <w:ins w:id="1183" w:author="PR Preview" w:date="2026-01-01T00:00:00Z">
        <w:r>
          <w:t xml:space="preserve"> </w:t>
        </w:r>
      </w:ins>
      <w:ins w:id="1184" w:author="PR Preview" w:date="2026-01-01T00:00:00Z">
        <w:r>
          <w:t xml:space="preserve">for</w:t>
        </w:r>
      </w:ins>
      <w:ins w:id="1185" w:author="PR Preview" w:date="2026-01-01T00:00:00Z">
        <w:r>
          <w:t xml:space="preserve"> </w:t>
        </w:r>
      </w:ins>
      <w:ins w:id="1186" w:author="PR Preview" w:date="2026-01-01T00:00:00Z">
        <w:r>
          <w:t xml:space="preserve">$\mathord{\smash[b]{\underset{\raise.3ex\hbox{$\scriptstyle\sim$}}{\beta}}\vphantom{\beta}}$</w:t>
        </w:r>
      </w:ins>
      <w:ins w:id="1187" w:author="PR Preview" w:date="2026-01-01T00:00:00Z">
        <w:r>
          <w:t xml:space="preserve">,</w:t>
        </w:r>
      </w:ins>
      <w:ins w:id="1188" w:author="PR Preview" w:date="2026-01-01T00:00:00Z">
        <w:r>
          <w:t xml:space="preserve"> </w:t>
        </w:r>
      </w:ins>
      <w:ins w:id="1189" w:author="PR Preview" w:date="2026-01-01T00:00:00Z">
        <w:r>
          <w:t xml:space="preserve">and compare the result with</w:t>
        </w:r>
      </w:ins>
      <w:ins w:id="1190" w:author="PR Preview" w:date="2026-01-01T00:00:00Z">
        <w:r>
          <w:t xml:space="preserve"> </w:t>
        </w:r>
      </w:ins>
      <w:hyperlink w:anchor="exr-solve-normal-equations">
        <w:ins w:id="1191" w:author="PR Preview" w:date="2026-01-01T00:00:00Z">
          <w:r>
            <w:rPr>
              <w:rStyle w:val="Hyperlink"/>
            </w:rPr>
            <w:t xml:space="preserve">Exercise 9</w:t>
          </w:r>
        </w:ins>
      </w:hyperlink>
      <w:ins w:id="1192" w:author="PR Preview" w:date="2026-01-01T00:00:00Z">
        <w:r>
          <w:t xml:space="preserve">.</w:t>
        </w:r>
      </w:ins>
    </w:p>
    <w:bookmarkEnd w:id="112"/>
    <w:bookmarkStart w:id="113" w:name="sol-solve-normal-equations-vector"/>
    <w:p>
      <w:pPr>
        <w:pStyle w:val="BodyText"/>
      </w:pPr>
      <w:ins w:id="1193" w:author="PR Preview" w:date="2026-01-01T00:00:00Z">
        <w:r>
          <w:rPr>
            <w:i/>
            <w:iCs/>
          </w:rPr>
          <w:t xml:space="preserve">Solution 15</w:t>
        </w:r>
      </w:ins>
      <w:ins w:id="1194" w:author="PR Preview" w:date="2026-01-01T00:00:00Z">
        <w:r>
          <w:t xml:space="preserve">. </w:t>
        </w:r>
      </w:ins>
      <w:ins w:id="1195" w:author="PR Preview" w:date="2026-01-01T00:00:00Z">
        <w:r>
          <w:t xml:space="preserve">Write out the entries of each term of</w:t>
        </w:r>
      </w:ins>
      <w:ins w:id="1196" w:author="PR Preview" w:date="2026-01-01T00:00:00Z">
        <w:r>
          <w:t xml:space="preserve"> </w:t>
        </w:r>
      </w:ins>
      <m:oMath>
        <m:r>
          <m:t>A</m:t>
        </m:r>
      </m:oMath>
      <w:ins w:id="1197" w:author="PR Preview" w:date="2026-01-01T00:00:00Z">
        <w:r>
          <w:t xml:space="preserve"> </w:t>
        </w:r>
      </w:ins>
      <w:ins w:id="1198" w:author="PR Preview" w:date="2026-01-01T00:00:00Z">
        <w:r>
          <w:t xml:space="preserve">and</w:t>
        </w:r>
      </w:ins>
      <w:ins w:id="1199" w:author="PR Preview" w:date="2026-01-01T00:00:00Z">
        <w:r>
          <w:t xml:space="preserve"> </w:t>
        </w:r>
      </w:ins>
      <w:ins w:id="1200" w:author="PR Preview" w:date="2026-01-01T00:00:00Z">
        <w:r>
          <w:t xml:space="preserve">$\mathord{\smash[b]{\underset{\raise.3ex\hbox{$\scriptstyle\sim$}}{c}}\vphantom{c}}$</w:t>
        </w:r>
      </w:ins>
      <w:ins w:id="1201" w:author="PR Preview" w:date="2026-01-01T00:00:00Z">
        <w:r>
          <w:t xml:space="preserve">, then add them up:</w:t>
        </w:r>
      </w:ins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del w:id="1202" w:author="PR Preview" w:date="2026-01-01T00:00:00Z">
        <w:r>
          <w:delText xml:space="preserve">Its entries are</w:delText>
        </w:r>
      </w:del>
      <w:del w:id="1203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del w:id="1204" w:author="PR Preview" w:date="2026-01-01T00:00:00Z">
        <w:r>
          <w:delText xml:space="preserve"> </w:delText>
        </w:r>
      </w:del>
      <w:del w:id="1205" w:author="PR Preview" w:date="2026-01-01T00:00:00Z">
        <w:r>
          <w:delText xml:space="preserve">and</w:delText>
        </w:r>
      </w:del>
      <w:del w:id="1206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del w:id="1207" w:author="PR Preview" w:date="2026-01-01T00:00:00Z">
        <w:r>
          <w:delText xml:space="preserve">,</w:delText>
        </w:r>
      </w:del>
      <w:del w:id="1208" w:author="PR Preview" w:date="2026-01-01T00:00:00Z">
        <w:r>
          <w:delText xml:space="preserve"> </w:delText>
        </w:r>
      </w:del>
      <w:del w:id="1209" w:author="PR Preview" w:date="2026-01-01T00:00:00Z">
        <w:r>
          <w:delText xml:space="preserve">the same solution as</w:delText>
        </w:r>
      </w:del>
      <w:del w:id="1210" w:author="PR Preview" w:date="2026-01-01T00:00:00Z">
        <w:r>
          <w:delText xml:space="preserve"> </w:delText>
        </w:r>
      </w:del>
      <w:hyperlink w:anchor="exr-solve-normal-equations">
        <w:del w:id="1211" w:author="PR Preview" w:date="2026-01-01T00:00:00Z">
          <w:r>
            <w:rPr>
              <w:rStyle w:val="Hyperlink"/>
            </w:rPr>
            <w:delText xml:space="preserve">Exercise 10</w:delText>
          </w:r>
        </w:del>
      </w:hyperlink>
      <w:del w:id="1212" w:author="PR Preview" w:date="2026-01-01T00:00:00Z">
        <w:r>
          <w:delText xml:space="preserve">.</w:delText>
        </w:r>
      </w:del>
    </w:p>
    <w:p>
      <w:pPr>
        <w:pStyle w:val="BodyText"/>
      </w:pPr>
      <w:del w:id="1213" w:author="PR Preview" w:date="2026-01-01T00:00:00Z">
        <w:r>
          <w:rPr>
            <w:b/>
            <w:bCs/>
          </w:rPr>
          <w:delText xml:space="preserve">Lemma 11 (Solution of the normal equations in vector notation)</w:delText>
        </w:r>
      </w:del>
      <w:del w:id="1214" w:author="PR Preview" w:date="2026-01-01T00:00:00Z">
        <w:r>
          <w:delText xml:space="preserve"> </w:delText>
        </w:r>
      </w:del>
      <w:del w:id="1215" w:author="PR Preview" w:date="2026-01-01T00:00:00Z">
        <w:r>
          <w:delText xml:space="preserve">If</w:delText>
        </w:r>
      </w:del>
      <w:del w:id="1216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del w:id="1217" w:author="PR Preview" w:date="2026-01-01T00:00:00Z">
        <w:r>
          <w:delText xml:space="preserve"> </w:delText>
        </w:r>
      </w:del>
      <w:del w:id="1218" w:author="PR Preview" w:date="2026-01-01T00:00:00Z">
        <w:r>
          <w:delText xml:space="preserve">(</w:delText>
        </w:r>
      </w:del>
      <w:hyperlink w:anchor="def-centered-sums">
        <w:del w:id="1219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220" w:author="PR Preview" w:date="2026-01-01T00:00:00Z">
        <w:r>
          <w:delText xml:space="preserve">),</w:delText>
        </w:r>
      </w:del>
      <w:del w:id="1221" w:author="PR Preview" w:date="2026-01-01T00:00:00Z">
        <w:r>
          <w:delText xml:space="preserve"> </w:delText>
        </w:r>
      </w:del>
      <w:del w:id="1222" w:author="PR Preview" w:date="2026-01-01T00:00:00Z">
        <w:r>
          <w:delText xml:space="preserve">the matrix</w:delText>
        </w:r>
      </w:del>
      <w:del w:id="1223" w:author="PR Preview" w:date="2026-01-01T00:00:00Z">
        <w:r>
          <w:delText xml:space="preserve"> </w:delText>
        </w:r>
      </w:del>
      <w:del w:id="1224" w:author="PR Preview" w:date="2026-01-01T00:00:00Z">
        <w:r>
          <w:delText xml:space="preserve">$A = \sum_{i=1}^n\mathord{\smash[b]{\underset{\raise.3ex\hbox{$\scriptstyle\sim$}}{x}}\vphantom{x}}_i {\mathord{\smash[b]{\underset{\raise.3ex\hbox{$\scriptstyle\sim$}}{x}}\vphantom{x}}_i}^{\top}$</w:delText>
        </w:r>
      </w:del>
      <w:del w:id="1225" w:author="PR Preview" w:date="2026-01-01T00:00:00Z">
        <w:r>
          <w:delText xml:space="preserve"> </w:delText>
        </w:r>
      </w:del>
      <w:del w:id="1226" w:author="PR Preview" w:date="2026-01-01T00:00:00Z">
        <w:r>
          <w:delText xml:space="preserve">is invertible,</w:delText>
        </w:r>
      </w:del>
      <w:del w:id="1227" w:author="PR Preview" w:date="2026-01-01T00:00:00Z">
        <w:r>
          <w:delText xml:space="preserve"> </w:delText>
        </w:r>
      </w:del>
      <w:del w:id="1228" w:author="PR Preview" w:date="2026-01-01T00:00:00Z">
        <w:r>
          <w:delText xml:space="preserve">and the normal equations</w:delText>
        </w:r>
      </w:del>
      <w:del w:id="1229" w:author="PR Preview" w:date="2026-01-01T00:00:00Z">
        <w:r>
          <w:delText xml:space="preserve"> </w:delText>
        </w:r>
      </w:del>
      <w:del w:id="1230" w:author="PR Preview" w:date="2026-01-01T00:00:00Z">
        <w:r>
          <w:delText xml:space="preserve">$A \mathord{\smash[b]{\underset{\raise.3ex\hbox{$\scriptstyle\sim$}}{\beta}}\vphantom{\beta}}= \mathord{\smash[b]{\underset{\raise.3ex\hbox{$\scriptstyle\sim$}}{c}}\vphantom{c}}$</w:delText>
        </w:r>
      </w:del>
      <w:del w:id="1231" w:author="PR Preview" w:date="2026-01-01T00:00:00Z">
        <w:r>
          <w:delText xml:space="preserve"> </w:delText>
        </w:r>
      </w:del>
      <w:del w:id="1232" w:author="PR Preview" w:date="2026-01-01T00:00:00Z">
        <w:r>
          <w:delText xml:space="preserve">with</w:delText>
        </w:r>
      </w:del>
      <w:del w:id="1233" w:author="PR Preview" w:date="2026-01-01T00:00:00Z">
        <w:r>
          <w:delText xml:space="preserve"> </w:delText>
        </w:r>
      </w:del>
      <w:del w:id="1234" w:author="PR Preview" w:date="2026-01-01T00:00:00Z">
        <w:r>
          <w:delText xml:space="preserve">$\mathord{\smash[b]{\underset{\raise.3ex\hbox{$\scriptstyle\sim$}}{c}}\vphantom{c}} = \sum_{i=1}^n\mathord{\smash[b]{\underset{\raise.3ex\hbox{$\scriptstyle\sim$}}{x}}\vphantom{x}}_iy_i$</w:delText>
        </w:r>
      </w:del>
      <w:del w:id="1235" w:author="PR Preview" w:date="2026-01-01T00:00:00Z">
        <w:r>
          <w:delText xml:space="preserve"> </w:delText>
        </w:r>
      </w:del>
      <w:del w:id="1236" w:author="PR Preview" w:date="2026-01-01T00:00:00Z">
        <w:r>
          <w:delText xml:space="preserve">(</w:delText>
        </w:r>
      </w:del>
      <w:hyperlink w:anchor="lem-normal-equations-vector">
        <w:del w:id="1237" w:author="PR Preview" w:date="2026-01-01T00:00:00Z">
          <w:r>
            <w:rPr>
              <w:rStyle w:val="Hyperlink"/>
            </w:rPr>
            <w:delText xml:space="preserve">Lemma 10</w:delText>
          </w:r>
        </w:del>
      </w:hyperlink>
      <w:del w:id="1238" w:author="PR Preview" w:date="2026-01-01T00:00:00Z">
        <w:r>
          <w:delText xml:space="preserve">) have exactly one solution,</w:delText>
        </w:r>
      </w:del>
    </w:p>
    <w:p>
      <w:pPr>
        <w:pStyle w:val="FirstParagraph"/>
      </w:pPr>
      <w:ins w:id="1239" w:author="PR Preview" w:date="2026-01-01T00:00:00Z">
        <w:r>
          <w:t xml:space="preserve">Its entries are</w:t>
        </w:r>
      </w:ins>
      <w:ins w:id="1240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ins w:id="1241" w:author="PR Preview" w:date="2026-01-01T00:00:00Z">
        <w:r>
          <w:t xml:space="preserve"> </w:t>
        </w:r>
      </w:ins>
      <w:ins w:id="1242" w:author="PR Preview" w:date="2026-01-01T00:00:00Z">
        <w:r>
          <w:t xml:space="preserve">and</w:t>
        </w:r>
      </w:ins>
      <w:ins w:id="1243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ins w:id="1244" w:author="PR Preview" w:date="2026-01-01T00:00:00Z">
        <w:r>
          <w:t xml:space="preserve">,</w:t>
        </w:r>
      </w:ins>
      <w:ins w:id="1245" w:author="PR Preview" w:date="2026-01-01T00:00:00Z">
        <w:r>
          <w:t xml:space="preserve"> </w:t>
        </w:r>
      </w:ins>
      <w:ins w:id="1246" w:author="PR Preview" w:date="2026-01-01T00:00:00Z">
        <w:r>
          <w:t xml:space="preserve">the same solution as</w:t>
        </w:r>
      </w:ins>
      <w:ins w:id="1247" w:author="PR Preview" w:date="2026-01-01T00:00:00Z">
        <w:r>
          <w:t xml:space="preserve"> </w:t>
        </w:r>
      </w:ins>
      <w:hyperlink w:anchor="exr-solve-normal-equations">
        <w:ins w:id="1248" w:author="PR Preview" w:date="2026-01-01T00:00:00Z">
          <w:r>
            <w:rPr>
              <w:rStyle w:val="Hyperlink"/>
            </w:rPr>
            <w:t xml:space="preserve">Exercise 9</w:t>
          </w:r>
        </w:ins>
      </w:hyperlink>
      <w:ins w:id="1249" w:author="PR Preview" w:date="2026-01-01T00:00:00Z">
        <w:r>
          <w:t xml:space="preserve">.</w:t>
        </w:r>
      </w:ins>
    </w:p>
    <w:bookmarkEnd w:id="113"/>
    <w:bookmarkStart w:id="114" w:name="lem-solve-normal-equations-vector"/>
    <w:p>
      <w:pPr>
        <w:pStyle w:val="BodyText"/>
      </w:pPr>
      <w:ins w:id="1250" w:author="PR Preview" w:date="2026-01-01T00:00:00Z">
        <w:r>
          <w:rPr>
            <w:b/>
            <w:bCs/>
          </w:rPr>
          <w:t xml:space="preserve">Lemma 10 (Solution of the normal equations in vector notation)</w:t>
        </w:r>
      </w:ins>
      <w:ins w:id="1251" w:author="PR Preview" w:date="2026-01-01T00:00:00Z">
        <w:r>
          <w:t xml:space="preserve"> </w:t>
        </w:r>
      </w:ins>
      <w:ins w:id="1252" w:author="PR Preview" w:date="2026-01-01T00:00:00Z">
        <w:r>
          <w:t xml:space="preserve">If</w:t>
        </w:r>
      </w:ins>
      <w:ins w:id="1253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1254" w:author="PR Preview" w:date="2026-01-01T00:00:00Z">
        <w:r>
          <w:t xml:space="preserve"> </w:t>
        </w:r>
      </w:ins>
      <w:ins w:id="1255" w:author="PR Preview" w:date="2026-01-01T00:00:00Z">
        <w:r>
          <w:t xml:space="preserve">(</w:t>
        </w:r>
      </w:ins>
      <w:hyperlink w:anchor="def-centered-sums">
        <w:ins w:id="1256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257" w:author="PR Preview" w:date="2026-01-01T00:00:00Z">
        <w:r>
          <w:t xml:space="preserve">),</w:t>
        </w:r>
      </w:ins>
      <w:ins w:id="1258" w:author="PR Preview" w:date="2026-01-01T00:00:00Z">
        <w:r>
          <w:t xml:space="preserve"> </w:t>
        </w:r>
      </w:ins>
      <w:ins w:id="1259" w:author="PR Preview" w:date="2026-01-01T00:00:00Z">
        <w:r>
          <w:t xml:space="preserve">the matrix</w:t>
        </w:r>
      </w:ins>
      <w:ins w:id="1260" w:author="PR Preview" w:date="2026-01-01T00:00:00Z">
        <w:r>
          <w:t xml:space="preserve"> </w:t>
        </w:r>
      </w:ins>
      <w:ins w:id="1261" w:author="PR Preview" w:date="2026-01-01T00:00:00Z">
        <w:r>
          <w:t xml:space="preserve">$A = \sum_{i=1}^n\mathord{\smash[b]{\underset{\raise.3ex\hbox{$\scriptstyle\sim$}}{x}}\vphantom{x}}_i {\mathord{\smash[b]{\underset{\raise.3ex\hbox{$\scriptstyle\sim$}}{x}}\vphantom{x}}_i}^{\top}$</w:t>
        </w:r>
      </w:ins>
      <w:ins w:id="1262" w:author="PR Preview" w:date="2026-01-01T00:00:00Z">
        <w:r>
          <w:t xml:space="preserve"> </w:t>
        </w:r>
      </w:ins>
      <w:ins w:id="1263" w:author="PR Preview" w:date="2026-01-01T00:00:00Z">
        <w:r>
          <w:t xml:space="preserve">is invertible,</w:t>
        </w:r>
      </w:ins>
      <w:ins w:id="1264" w:author="PR Preview" w:date="2026-01-01T00:00:00Z">
        <w:r>
          <w:t xml:space="preserve"> </w:t>
        </w:r>
      </w:ins>
      <w:ins w:id="1265" w:author="PR Preview" w:date="2026-01-01T00:00:00Z">
        <w:r>
          <w:t xml:space="preserve">and the normal equations</w:t>
        </w:r>
      </w:ins>
      <w:ins w:id="1266" w:author="PR Preview" w:date="2026-01-01T00:00:00Z">
        <w:r>
          <w:t xml:space="preserve"> </w:t>
        </w:r>
      </w:ins>
      <w:ins w:id="1267" w:author="PR Preview" w:date="2026-01-01T00:00:00Z">
        <w:r>
          <w:t xml:space="preserve">$A \mathord{\smash[b]{\underset{\raise.3ex\hbox{$\scriptstyle\sim$}}{\beta}}\vphantom{\beta}}= \mathord{\smash[b]{\underset{\raise.3ex\hbox{$\scriptstyle\sim$}}{c}}\vphantom{c}}$</w:t>
        </w:r>
      </w:ins>
      <w:ins w:id="1268" w:author="PR Preview" w:date="2026-01-01T00:00:00Z">
        <w:r>
          <w:t xml:space="preserve"> </w:t>
        </w:r>
      </w:ins>
      <w:ins w:id="1269" w:author="PR Preview" w:date="2026-01-01T00:00:00Z">
        <w:r>
          <w:t xml:space="preserve">with</w:t>
        </w:r>
      </w:ins>
      <w:ins w:id="1270" w:author="PR Preview" w:date="2026-01-01T00:00:00Z">
        <w:r>
          <w:t xml:space="preserve"> </w:t>
        </w:r>
      </w:ins>
      <w:ins w:id="1271" w:author="PR Preview" w:date="2026-01-01T00:00:00Z">
        <w:r>
          <w:t xml:space="preserve">$\mathord{\smash[b]{\underset{\raise.3ex\hbox{$\scriptstyle\sim$}}{c}}\vphantom{c}} = \sum_{i=1}^n\mathord{\smash[b]{\underset{\raise.3ex\hbox{$\scriptstyle\sim$}}{x}}\vphantom{x}}_iy_i$</w:t>
        </w:r>
      </w:ins>
      <w:ins w:id="1272" w:author="PR Preview" w:date="2026-01-01T00:00:00Z">
        <w:r>
          <w:t xml:space="preserve"> </w:t>
        </w:r>
      </w:ins>
      <w:ins w:id="1273" w:author="PR Preview" w:date="2026-01-01T00:00:00Z">
        <w:r>
          <w:t xml:space="preserve">(</w:t>
        </w:r>
      </w:ins>
      <w:hyperlink w:anchor="lem-normal-equations-vector">
        <w:ins w:id="1274" w:author="PR Preview" w:date="2026-01-01T00:00:00Z">
          <w:r>
            <w:rPr>
              <w:rStyle w:val="Hyperlink"/>
            </w:rPr>
            <w:t xml:space="preserve">Lemma 9</w:t>
          </w:r>
        </w:ins>
      </w:hyperlink>
      <w:ins w:id="1275" w:author="PR Preview" w:date="2026-01-01T00:00:00Z">
        <w:r>
          <w:t xml:space="preserve">) have exactly one solution,</w:t>
        </w:r>
      </w:ins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del w:id="1276" w:author="PR Preview" w:date="2026-01-01T00:00:00Z">
        <w:r>
          <w:delText xml:space="preserve">the same solution as</w:delText>
        </w:r>
      </w:del>
      <w:del w:id="1277" w:author="PR Preview" w:date="2026-01-01T00:00:00Z">
        <w:r>
          <w:delText xml:space="preserve"> </w:delText>
        </w:r>
      </w:del>
      <w:hyperlink w:anchor="lem-solve-normal-equations">
        <w:del w:id="1278" w:author="PR Preview" w:date="2026-01-01T00:00:00Z">
          <w:r>
            <w:rPr>
              <w:rStyle w:val="Hyperlink"/>
            </w:rPr>
            <w:delText xml:space="preserve">Lemma 6</w:delText>
          </w:r>
        </w:del>
      </w:hyperlink>
      <w:del w:id="1279" w:author="PR Preview" w:date="2026-01-01T00:00:00Z">
        <w:r>
          <w:delText xml:space="preserve">.</w:delText>
        </w:r>
      </w:del>
    </w:p>
    <w:p>
      <w:pPr>
        <w:pStyle w:val="BodyText"/>
      </w:pPr>
      <w:del w:id="1280" w:author="PR Preview" w:date="2026-01-01T00:00:00Z">
        <w:r>
          <w:rPr>
            <w:i/>
            <w:iCs/>
          </w:rPr>
          <w:delText xml:space="preserve">Proof</w:delText>
        </w:r>
      </w:del>
      <w:del w:id="1281" w:author="PR Preview" w:date="2026-01-01T00:00:00Z">
        <w:r>
          <w:delText xml:space="preserve">. </w:delText>
        </w:r>
      </w:del>
      <w:del w:id="1282" w:author="PR Preview" w:date="2026-01-01T00:00:00Z">
        <w:r>
          <w:delText xml:space="preserve">This is the solution to</w:delText>
        </w:r>
      </w:del>
      <w:del w:id="1283" w:author="PR Preview" w:date="2026-01-01T00:00:00Z">
        <w:r>
          <w:delText xml:space="preserve"> </w:delText>
        </w:r>
      </w:del>
      <w:hyperlink w:anchor="exr-solve-normal-equations-vector">
        <w:del w:id="1284" w:author="PR Preview" w:date="2026-01-01T00:00:00Z">
          <w:r>
            <w:rPr>
              <w:rStyle w:val="Hyperlink"/>
            </w:rPr>
            <w:delText xml:space="preserve">Exercise 16</w:delText>
          </w:r>
        </w:del>
      </w:hyperlink>
      <w:del w:id="1285" w:author="PR Preview" w:date="2026-01-01T00:00:00Z">
        <w:r>
          <w:delText xml:space="preserve">.</w:delText>
        </w:r>
      </w:del>
    </w:p>
    <w:p>
      <w:pPr>
        <w:pStyle w:val="BodyText"/>
      </w:pPr>
      <w:del w:id="1286" w:author="PR Preview" w:date="2026-01-01T00:00:00Z">
        <w:r>
          <w:rPr>
            <w:b/>
            <w:bCs/>
          </w:rPr>
          <w:delText xml:space="preserve">Exercise 17 (Hessian of RSS in vector notation)</w:delText>
        </w:r>
      </w:del>
      <w:del w:id="1287" w:author="PR Preview" w:date="2026-01-01T00:00:00Z">
        <w:r>
          <w:delText xml:space="preserve"> </w:delText>
        </w:r>
      </w:del>
      <w:del w:id="1288" w:author="PR Preview" w:date="2026-01-01T00:00:00Z">
        <w:r>
          <w:delText xml:space="preserve">Find the</w:delText>
        </w:r>
      </w:del>
      <w:del w:id="1289" w:author="PR Preview" w:date="2026-01-01T00:00:00Z">
        <w:r>
          <w:delText xml:space="preserve"> </w:delText>
        </w:r>
      </w:del>
      <w:hyperlink r:id="rId115">
        <w:del w:id="1290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1291" w:author="PR Preview" w:date="2026-01-01T00:00:00Z">
        <w:r>
          <w:delText xml:space="preserve"> </w:delText>
        </w:r>
      </w:del>
      <w:del w:id="1292" w:author="PR Preview" w:date="2026-01-01T00:00:00Z">
        <w:r>
          <w:delTex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delText>
        </w:r>
      </w:del>
      <w:del w:id="1293" w:author="PR Preview" w:date="2026-01-01T00:00:00Z">
        <w:r>
          <w:delText xml:space="preserve">.</w:delText>
        </w:r>
      </w:del>
    </w:p>
    <w:p>
      <w:pPr>
        <w:pStyle w:val="BodyText"/>
      </w:pPr>
      <w:del w:id="1294" w:author="PR Preview" w:date="2026-01-01T00:00:00Z">
        <w:r>
          <w:rPr>
            <w:i/>
            <w:iCs/>
          </w:rPr>
          <w:delText xml:space="preserve">Solution 17</w:delText>
        </w:r>
      </w:del>
      <w:del w:id="1295" w:author="PR Preview" w:date="2026-01-01T00:00:00Z">
        <w:r>
          <w:delText xml:space="preserve">. </w:delText>
        </w:r>
      </w:del>
      <w:del w:id="1296" w:author="PR Preview" w:date="2026-01-01T00:00:00Z">
        <w:r>
          <w:delText xml:space="preserve">Differentiate the gradient</w:delText>
        </w:r>
      </w:del>
      <w:del w:id="1297" w:author="PR Preview" w:date="2026-01-01T00:00:00Z">
        <w:r>
          <w:delText xml:space="preserve"> </w:delText>
        </w:r>
      </w:del>
      <w:del w:id="1298" w:author="PR Preview" w:date="2026-01-01T00:00:00Z">
        <w:r>
          <w:delText xml:space="preserve">$-2 \mathopen{}\left(\mathord{\smash[b]{\underset{\raise.3ex\hbox{$\scriptstyle\sim$}}{c}}\vphantom{c}} - A \mathord{\smash[b]{\underset{\raise.3ex\hbox{$\scriptstyle\sim$}}{\beta}}\vphantom{\beta}}\right)\mathclose{}$</w:delText>
        </w:r>
      </w:del>
      <w:del w:id="1299" w:author="PR Preview" w:date="2026-01-01T00:00:00Z">
        <w:r>
          <w:delText xml:space="preserve"> </w:delText>
        </w:r>
      </w:del>
      <w:del w:id="1300" w:author="PR Preview" w:date="2026-01-01T00:00:00Z">
        <w:r>
          <w:delText xml:space="preserve">from</w:delText>
        </w:r>
      </w:del>
      <w:del w:id="1301" w:author="PR Preview" w:date="2026-01-01T00:00:00Z">
        <w:r>
          <w:delText xml:space="preserve"> </w:delText>
        </w:r>
      </w:del>
      <w:hyperlink w:anchor="exr-normal-equations-vector">
        <w:del w:id="1302" w:author="PR Preview" w:date="2026-01-01T00:00:00Z">
          <w:r>
            <w:rPr>
              <w:rStyle w:val="Hyperlink"/>
            </w:rPr>
            <w:delText xml:space="preserve">Exercise 15</w:delText>
          </w:r>
        </w:del>
      </w:hyperlink>
      <w:del w:id="1303" w:author="PR Preview" w:date="2026-01-01T00:00:00Z">
        <w:r>
          <w:delText xml:space="preserve"> </w:delText>
        </w:r>
      </w:del>
      <w:del w:id="1304" w:author="PR Preview" w:date="2026-01-01T00:00:00Z">
        <w:r>
          <w:delText xml:space="preserve">with respect to</w:delText>
        </w:r>
      </w:del>
      <w:del w:id="1305" w:author="PR Preview" w:date="2026-01-01T00:00:00Z">
        <w:r>
          <w:delText xml:space="preserve"> </w:delText>
        </w:r>
      </w:del>
      <w:del w:id="1306" w:author="PR Preview" w:date="2026-01-01T00:00:00Z">
        <w:r>
          <w:delText xml:space="preserve">${\mathord{\smash[b]{\underset{\raise.3ex\hbox{$\scriptstyle\sim$}}{\beta}}\vphantom{\beta}}}^{\top}$</w:delText>
        </w:r>
      </w:del>
      <w:del w:id="1307" w:author="PR Preview" w:date="2026-01-01T00:00:00Z">
        <w:r>
          <w:delText xml:space="preserve">.</w:delText>
        </w:r>
      </w:del>
      <w:del w:id="1308" w:author="PR Preview" w:date="2026-01-01T00:00:00Z">
        <w:r>
          <w:delText xml:space="preserve"> </w:delText>
        </w:r>
      </w:del>
      <w:del w:id="1309" w:author="PR Preview" w:date="2026-01-01T00:00:00Z">
        <w:r>
          <w:delText xml:space="preserve">$\mathord{\smash[b]{\underset{\raise.3ex\hbox{$\scriptstyle\sim$}}{c}}\vphantom{c}}$</w:delText>
        </w:r>
      </w:del>
      <w:del w:id="1310" w:author="PR Preview" w:date="2026-01-01T00:00:00Z">
        <w:r>
          <w:delText xml:space="preserve"> </w:delText>
        </w:r>
      </w:del>
      <w:del w:id="1311" w:author="PR Preview" w:date="2026-01-01T00:00:00Z">
        <w:r>
          <w:delText xml:space="preserve">does not depend on</w:delText>
        </w:r>
      </w:del>
      <w:del w:id="1312" w:author="PR Preview" w:date="2026-01-01T00:00:00Z">
        <w:r>
          <w:delText xml:space="preserve"> </w:delText>
        </w:r>
      </w:del>
      <w:del w:id="1313" w:author="PR Preview" w:date="2026-01-01T00:00:00Z">
        <w:r>
          <w:delText xml:space="preserve">$\mathord{\smash[b]{\underset{\raise.3ex\hbox{$\scriptstyle\sim$}}{\beta}}\vphantom{\beta}}$</w:delText>
        </w:r>
      </w:del>
      <w:del w:id="1314" w:author="PR Preview" w:date="2026-01-01T00:00:00Z">
        <w:r>
          <w:delText xml:space="preserve">.</w:delText>
        </w:r>
      </w:del>
      <w:del w:id="1315" w:author="PR Preview" w:date="2026-01-01T00:00:00Z">
        <w:r>
          <w:delText xml:space="preserve"> </w:delText>
        </w:r>
      </w:del>
      <w:del w:id="1316" w:author="PR Preview" w:date="2026-01-01T00:00:00Z">
        <w:r>
          <w:delText xml:space="preserve">Each entry of</w:delText>
        </w:r>
      </w:del>
      <w:del w:id="1317" w:author="PR Preview" w:date="2026-01-01T00:00:00Z">
        <w:r>
          <w:delText xml:space="preserve"> </w:delText>
        </w:r>
      </w:del>
      <w:del w:id="1318" w:author="PR Preview" w:date="2026-01-01T00:00:00Z">
        <w:r>
          <w:delText xml:space="preserve">$A \mathord{\smash[b]{\underset{\raise.3ex\hbox{$\scriptstyle\sim$}}{\beta}}\vphantom{\beta}}$</w:delText>
        </w:r>
      </w:del>
      <w:del w:id="1319" w:author="PR Preview" w:date="2026-01-01T00:00:00Z">
        <w:r>
          <w:delText xml:space="preserve"> </w:delText>
        </w:r>
      </w:del>
      <w:del w:id="1320" w:author="PR Preview" w:date="2026-01-01T00:00:00Z">
        <w:r>
          <w:delText xml:space="preserve">is the dot product of a row of</w:delText>
        </w:r>
      </w:del>
      <w:del w:id="1321" w:author="PR Preview" w:date="2026-01-01T00:00:00Z">
        <w:r>
          <w:delText xml:space="preserve"> </w:delText>
        </w:r>
      </w:del>
      <m:oMath>
        <m:r>
          <m:t>A</m:t>
        </m:r>
      </m:oMath>
      <w:del w:id="1322" w:author="PR Preview" w:date="2026-01-01T00:00:00Z">
        <w:r>
          <w:delText xml:space="preserve"> </w:delText>
        </w:r>
      </w:del>
      <w:del w:id="1323" w:author="PR Preview" w:date="2026-01-01T00:00:00Z">
        <w:r>
          <w:delText xml:space="preserve">with</w:delText>
        </w:r>
      </w:del>
      <w:del w:id="1324" w:author="PR Preview" w:date="2026-01-01T00:00:00Z">
        <w:r>
          <w:delText xml:space="preserve"> </w:delText>
        </w:r>
      </w:del>
      <w:del w:id="1325" w:author="PR Preview" w:date="2026-01-01T00:00:00Z">
        <w:r>
          <w:delText xml:space="preserve">$\mathord{\smash[b]{\underset{\raise.3ex\hbox{$\scriptstyle\sim$}}{\beta}}\vphantom{\beta}}$</w:delText>
        </w:r>
      </w:del>
      <w:del w:id="1326" w:author="PR Preview" w:date="2026-01-01T00:00:00Z">
        <w:r>
          <w:delText xml:space="preserve">,</w:delText>
        </w:r>
      </w:del>
      <w:del w:id="1327" w:author="PR Preview" w:date="2026-01-01T00:00:00Z">
        <w:r>
          <w:delText xml:space="preserve"> </w:delText>
        </w:r>
      </w:del>
      <w:del w:id="1328" w:author="PR Preview" w:date="2026-01-01T00:00:00Z">
        <w:r>
          <w:delText xml:space="preserve">so by the gradient of a linear function</w:delText>
        </w:r>
      </w:del>
      <w:del w:id="1329" w:author="PR Preview" w:date="2026-01-01T00:00:00Z">
        <w:r>
          <w:delText xml:space="preserve"> </w:delText>
        </w:r>
      </w:del>
      <w:del w:id="1330" w:author="PR Preview" w:date="2026-01-01T00:00:00Z">
        <w:r>
          <w:delText xml:space="preserve">(</w:delText>
        </w:r>
      </w:del>
      <w:hyperlink w:anchor="exr-rss-gradient-vector">
        <w:del w:id="1331" w:author="PR Preview" w:date="2026-01-01T00:00:00Z">
          <w:r>
            <w:rPr>
              <w:rStyle w:val="Hyperlink"/>
            </w:rPr>
            <w:delText xml:space="preserve">Exercise 14</w:delText>
          </w:r>
        </w:del>
      </w:hyperlink>
      <w:del w:id="1332" w:author="PR Preview" w:date="2026-01-01T00:00:00Z">
        <w:r>
          <w:delText xml:space="preserve">),</w:delText>
        </w:r>
      </w:del>
      <w:del w:id="1333" w:author="PR Preview" w:date="2026-01-01T00:00:00Z">
        <w:r>
          <w:delText xml:space="preserve"> </w:delText>
        </w:r>
      </w:del>
      <w:del w:id="1334" w:author="PR Preview" w:date="2026-01-01T00:00:00Z">
        <w:r>
          <w:delText xml:space="preserve">the derivative of</w:delText>
        </w:r>
      </w:del>
      <w:del w:id="1335" w:author="PR Preview" w:date="2026-01-01T00:00:00Z">
        <w:r>
          <w:delText xml:space="preserve"> </w:delText>
        </w:r>
      </w:del>
      <w:del w:id="1336" w:author="PR Preview" w:date="2026-01-01T00:00:00Z">
        <w:r>
          <w:delText xml:space="preserve">$A \mathord{\smash[b]{\underset{\raise.3ex\hbox{$\scriptstyle\sim$}}{\beta}}\vphantom{\beta}}$</w:delText>
        </w:r>
      </w:del>
      <w:del w:id="1337" w:author="PR Preview" w:date="2026-01-01T00:00:00Z">
        <w:r>
          <w:delText xml:space="preserve"> </w:delText>
        </w:r>
      </w:del>
      <w:del w:id="1338" w:author="PR Preview" w:date="2026-01-01T00:00:00Z">
        <w:r>
          <w:delText xml:space="preserve">with respect to</w:delText>
        </w:r>
      </w:del>
      <w:del w:id="1339" w:author="PR Preview" w:date="2026-01-01T00:00:00Z">
        <w:r>
          <w:delText xml:space="preserve"> </w:delText>
        </w:r>
      </w:del>
      <w:del w:id="1340" w:author="PR Preview" w:date="2026-01-01T00:00:00Z">
        <w:r>
          <w:delText xml:space="preserve">${\mathord{\smash[b]{\underset{\raise.3ex\hbox{$\scriptstyle\sim$}}{\beta}}\vphantom{\beta}}}^{\top}$</w:delText>
        </w:r>
      </w:del>
      <w:del w:id="1341" w:author="PR Preview" w:date="2026-01-01T00:00:00Z">
        <w:r>
          <w:delText xml:space="preserve"> </w:delText>
        </w:r>
      </w:del>
      <w:del w:id="1342" w:author="PR Preview" w:date="2026-01-01T00:00:00Z">
        <w:r>
          <w:delText xml:space="preserve">is</w:delText>
        </w:r>
      </w:del>
      <w:del w:id="1343" w:author="PR Preview" w:date="2026-01-01T00:00:00Z">
        <w:r>
          <w:delText xml:space="preserve"> </w:delText>
        </w:r>
      </w:del>
      <m:oMath>
        <m:r>
          <m:t>A</m:t>
        </m:r>
      </m:oMath>
      <w:del w:id="1344" w:author="PR Preview" w:date="2026-01-01T00:00:00Z">
        <w:r>
          <w:delText xml:space="preserve">.</w:delText>
        </w:r>
      </w:del>
      <w:del w:id="1345" w:author="PR Preview" w:date="2026-01-01T00:00:00Z">
        <w:r>
          <w:delText xml:space="preserve"> </w:delText>
        </w:r>
      </w:del>
      <w:del w:id="1346" w:author="PR Preview" w:date="2026-01-01T00:00:00Z">
        <w:r>
          <w:delText xml:space="preserve">The</w:delText>
        </w:r>
      </w:del>
      <w:del w:id="1347" w:author="PR Preview" w:date="2026-01-01T00:00:00Z">
        <w:r>
          <w:delText xml:space="preserve"> </w:delText>
        </w:r>
      </w:del>
      <w:hyperlink r:id="rId115">
        <w:del w:id="1348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1349" w:author="PR Preview" w:date="2026-01-01T00:00:00Z">
        <w:r>
          <w:delText xml:space="preserve"> </w:delText>
        </w:r>
      </w:del>
      <w:del w:id="1350" w:author="PR Preview" w:date="2026-01-01T00:00:00Z">
        <w:r>
          <w:delText xml:space="preserve">is then:</w:delText>
        </w:r>
      </w:del>
    </w:p>
    <w:p>
      <w:pPr>
        <w:pStyle w:val="FirstParagraph"/>
      </w:pPr>
      <w:ins w:id="1351" w:author="PR Preview" w:date="2026-01-01T00:00:00Z">
        <w:r>
          <w:t xml:space="preserve">the same solution as</w:t>
        </w:r>
      </w:ins>
      <w:ins w:id="1352" w:author="PR Preview" w:date="2026-01-01T00:00:00Z">
        <w:r>
          <w:t xml:space="preserve"> </w:t>
        </w:r>
      </w:ins>
      <w:hyperlink w:anchor="lem-solve-normal-equations">
        <w:ins w:id="1353" w:author="PR Preview" w:date="2026-01-01T00:00:00Z">
          <w:r>
            <w:rPr>
              <w:rStyle w:val="Hyperlink"/>
            </w:rPr>
            <w:t xml:space="preserve">Lemma 5</w:t>
          </w:r>
        </w:ins>
      </w:hyperlink>
      <w:ins w:id="1354" w:author="PR Preview" w:date="2026-01-01T00:00:00Z">
        <w:r>
          <w:t xml:space="preserve">.</w:t>
        </w:r>
      </w:ins>
    </w:p>
    <w:bookmarkEnd w:id="114"/>
    <w:p>
      <w:pPr>
        <w:pStyle w:val="BodyText"/>
      </w:pPr>
      <w:ins w:id="1355" w:author="PR Preview" w:date="2026-01-01T00:00:00Z">
        <w:r>
          <w:rPr>
            <w:i/>
            <w:iCs/>
          </w:rPr>
          <w:t xml:space="preserve">Proof</w:t>
        </w:r>
      </w:ins>
      <w:ins w:id="1356" w:author="PR Preview" w:date="2026-01-01T00:00:00Z">
        <w:r>
          <w:t xml:space="preserve">. </w:t>
        </w:r>
      </w:ins>
      <w:ins w:id="1357" w:author="PR Preview" w:date="2026-01-01T00:00:00Z">
        <w:r>
          <w:t xml:space="preserve">This is the solution to</w:t>
        </w:r>
      </w:ins>
      <w:ins w:id="1358" w:author="PR Preview" w:date="2026-01-01T00:00:00Z">
        <w:r>
          <w:t xml:space="preserve"> </w:t>
        </w:r>
      </w:ins>
      <w:hyperlink w:anchor="exr-solve-normal-equations-vector">
        <w:ins w:id="1359" w:author="PR Preview" w:date="2026-01-01T00:00:00Z">
          <w:r>
            <w:rPr>
              <w:rStyle w:val="Hyperlink"/>
            </w:rPr>
            <w:t xml:space="preserve">Exercise 15</w:t>
          </w:r>
        </w:ins>
      </w:hyperlink>
      <w:ins w:id="1360" w:author="PR Preview" w:date="2026-01-01T00:00:00Z">
        <w:r>
          <w:t xml:space="preserve">.</w:t>
        </w:r>
      </w:ins>
    </w:p>
    <w:bookmarkStart w:id="116" w:name="exr-rss-hessian-vector"/>
    <w:p>
      <w:pPr>
        <w:pStyle w:val="BodyText"/>
      </w:pPr>
      <w:ins w:id="1361" w:author="PR Preview" w:date="2026-01-01T00:00:00Z">
        <w:r>
          <w:rPr>
            <w:b/>
            <w:bCs/>
          </w:rPr>
          <w:t xml:space="preserve">Exercise 16 (Hessian of RSS in vector notation)</w:t>
        </w:r>
      </w:ins>
      <w:ins w:id="1362" w:author="PR Preview" w:date="2026-01-01T00:00:00Z">
        <w:r>
          <w:t xml:space="preserve"> </w:t>
        </w:r>
      </w:ins>
      <w:ins w:id="1363" w:author="PR Preview" w:date="2026-01-01T00:00:00Z">
        <w:r>
          <w:t xml:space="preserve">Find the</w:t>
        </w:r>
      </w:ins>
      <w:ins w:id="1364" w:author="PR Preview" w:date="2026-01-01T00:00:00Z">
        <w:r>
          <w:t xml:space="preserve"> </w:t>
        </w:r>
      </w:ins>
      <w:hyperlink r:id="rId115">
        <w:ins w:id="1365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1366" w:author="PR Preview" w:date="2026-01-01T00:00:00Z">
        <w:r>
          <w:t xml:space="preserve"> </w:t>
        </w:r>
      </w:ins>
      <w:ins w:id="1367" w:author="PR Preview" w:date="2026-01-01T00:00:00Z">
        <w:r>
  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  </w:r>
      </w:ins>
      <w:ins w:id="1368" w:author="PR Preview" w:date="2026-01-01T00:00:00Z">
        <w:r>
          <w:t xml:space="preserve">.</w:t>
        </w:r>
      </w:ins>
    </w:p>
    <w:bookmarkEnd w:id="116"/>
    <w:bookmarkStart w:id="117" w:name="sol-rss-hessian-vector"/>
    <w:p>
      <w:pPr>
        <w:pStyle w:val="BodyText"/>
      </w:pPr>
      <w:ins w:id="1369" w:author="PR Preview" w:date="2026-01-01T00:00:00Z">
        <w:r>
          <w:rPr>
            <w:i/>
            <w:iCs/>
          </w:rPr>
          <w:t xml:space="preserve">Solution 16</w:t>
        </w:r>
      </w:ins>
      <w:ins w:id="1370" w:author="PR Preview" w:date="2026-01-01T00:00:00Z">
        <w:r>
          <w:t xml:space="preserve">. </w:t>
        </w:r>
      </w:ins>
      <w:ins w:id="1371" w:author="PR Preview" w:date="2026-01-01T00:00:00Z">
        <w:r>
          <w:t xml:space="preserve">Differentiate the gradient</w:t>
        </w:r>
      </w:ins>
      <w:ins w:id="1372" w:author="PR Preview" w:date="2026-01-01T00:00:00Z">
        <w:r>
          <w:t xml:space="preserve"> </w:t>
        </w:r>
      </w:ins>
      <w:ins w:id="1373" w:author="PR Preview" w:date="2026-01-01T00:00:00Z">
        <w:r>
          <w:t xml:space="preserve">$-2 \mathopen{}\left(\mathord{\smash[b]{\underset{\raise.3ex\hbox{$\scriptstyle\sim$}}{c}}\vphantom{c}} - A \mathord{\smash[b]{\underset{\raise.3ex\hbox{$\scriptstyle\sim$}}{\beta}}\vphantom{\beta}}\right)\mathclose{}$</w:t>
        </w:r>
      </w:ins>
      <w:ins w:id="1374" w:author="PR Preview" w:date="2026-01-01T00:00:00Z">
        <w:r>
          <w:t xml:space="preserve"> </w:t>
        </w:r>
      </w:ins>
      <w:ins w:id="1375" w:author="PR Preview" w:date="2026-01-01T00:00:00Z">
        <w:r>
          <w:t xml:space="preserve">from</w:t>
        </w:r>
      </w:ins>
      <w:ins w:id="1376" w:author="PR Preview" w:date="2026-01-01T00:00:00Z">
        <w:r>
          <w:t xml:space="preserve"> </w:t>
        </w:r>
      </w:ins>
      <w:hyperlink w:anchor="exr-normal-equations-vector">
        <w:ins w:id="1377" w:author="PR Preview" w:date="2026-01-01T00:00:00Z">
          <w:r>
            <w:rPr>
              <w:rStyle w:val="Hyperlink"/>
            </w:rPr>
            <w:t xml:space="preserve">Exercise 14</w:t>
          </w:r>
        </w:ins>
      </w:hyperlink>
      <w:ins w:id="1378" w:author="PR Preview" w:date="2026-01-01T00:00:00Z">
        <w:r>
          <w:t xml:space="preserve"> </w:t>
        </w:r>
      </w:ins>
      <w:ins w:id="1379" w:author="PR Preview" w:date="2026-01-01T00:00:00Z">
        <w:r>
          <w:t xml:space="preserve">with respect to</w:t>
        </w:r>
      </w:ins>
      <w:ins w:id="1380" w:author="PR Preview" w:date="2026-01-01T00:00:00Z">
        <w:r>
          <w:t xml:space="preserve"> </w:t>
        </w:r>
      </w:ins>
      <w:ins w:id="1381" w:author="PR Preview" w:date="2026-01-01T00:00:00Z">
        <w:r>
          <w:t xml:space="preserve">${\mathord{\smash[b]{\underset{\raise.3ex\hbox{$\scriptstyle\sim$}}{\beta}}\vphantom{\beta}}}^{\top}$</w:t>
        </w:r>
      </w:ins>
      <w:ins w:id="1382" w:author="PR Preview" w:date="2026-01-01T00:00:00Z">
        <w:r>
          <w:t xml:space="preserve">.</w:t>
        </w:r>
      </w:ins>
      <w:ins w:id="1383" w:author="PR Preview" w:date="2026-01-01T00:00:00Z">
        <w:r>
          <w:t xml:space="preserve"> </w:t>
        </w:r>
      </w:ins>
      <w:ins w:id="1384" w:author="PR Preview" w:date="2026-01-01T00:00:00Z">
        <w:r>
          <w:t xml:space="preserve">$\mathord{\smash[b]{\underset{\raise.3ex\hbox{$\scriptstyle\sim$}}{c}}\vphantom{c}}$</w:t>
        </w:r>
      </w:ins>
      <w:ins w:id="1385" w:author="PR Preview" w:date="2026-01-01T00:00:00Z">
        <w:r>
          <w:t xml:space="preserve"> </w:t>
        </w:r>
      </w:ins>
      <w:ins w:id="1386" w:author="PR Preview" w:date="2026-01-01T00:00:00Z">
        <w:r>
          <w:t xml:space="preserve">does not depend on</w:t>
        </w:r>
      </w:ins>
      <w:ins w:id="1387" w:author="PR Preview" w:date="2026-01-01T00:00:00Z">
        <w:r>
          <w:t xml:space="preserve"> </w:t>
        </w:r>
      </w:ins>
      <w:ins w:id="1388" w:author="PR Preview" w:date="2026-01-01T00:00:00Z">
        <w:r>
          <w:t xml:space="preserve">$\mathord{\smash[b]{\underset{\raise.3ex\hbox{$\scriptstyle\sim$}}{\beta}}\vphantom{\beta}}$</w:t>
        </w:r>
      </w:ins>
      <w:ins w:id="1389" w:author="PR Preview" w:date="2026-01-01T00:00:00Z">
        <w:r>
          <w:t xml:space="preserve">.</w:t>
        </w:r>
      </w:ins>
      <w:ins w:id="1390" w:author="PR Preview" w:date="2026-01-01T00:00:00Z">
        <w:r>
          <w:t xml:space="preserve"> </w:t>
        </w:r>
      </w:ins>
      <w:ins w:id="1391" w:author="PR Preview" w:date="2026-01-01T00:00:00Z">
        <w:r>
          <w:t xml:space="preserve">Each entry of</w:t>
        </w:r>
      </w:ins>
      <w:ins w:id="1392" w:author="PR Preview" w:date="2026-01-01T00:00:00Z">
        <w:r>
          <w:t xml:space="preserve"> </w:t>
        </w:r>
      </w:ins>
      <w:ins w:id="1393" w:author="PR Preview" w:date="2026-01-01T00:00:00Z">
        <w:r>
          <w:t xml:space="preserve">$A \mathord{\smash[b]{\underset{\raise.3ex\hbox{$\scriptstyle\sim$}}{\beta}}\vphantom{\beta}}$</w:t>
        </w:r>
      </w:ins>
      <w:ins w:id="1394" w:author="PR Preview" w:date="2026-01-01T00:00:00Z">
        <w:r>
          <w:t xml:space="preserve"> </w:t>
        </w:r>
      </w:ins>
      <w:ins w:id="1395" w:author="PR Preview" w:date="2026-01-01T00:00:00Z">
        <w:r>
          <w:t xml:space="preserve">is the dot product of a row of</w:t>
        </w:r>
      </w:ins>
      <w:ins w:id="1396" w:author="PR Preview" w:date="2026-01-01T00:00:00Z">
        <w:r>
          <w:t xml:space="preserve"> </w:t>
        </w:r>
      </w:ins>
      <m:oMath>
        <m:r>
          <m:t>A</m:t>
        </m:r>
      </m:oMath>
      <w:ins w:id="1397" w:author="PR Preview" w:date="2026-01-01T00:00:00Z">
        <w:r>
          <w:t xml:space="preserve"> </w:t>
        </w:r>
      </w:ins>
      <w:ins w:id="1398" w:author="PR Preview" w:date="2026-01-01T00:00:00Z">
        <w:r>
          <w:t xml:space="preserve">with</w:t>
        </w:r>
      </w:ins>
      <w:ins w:id="1399" w:author="PR Preview" w:date="2026-01-01T00:00:00Z">
        <w:r>
          <w:t xml:space="preserve"> </w:t>
        </w:r>
      </w:ins>
      <w:ins w:id="1400" w:author="PR Preview" w:date="2026-01-01T00:00:00Z">
        <w:r>
          <w:t xml:space="preserve">$\mathord{\smash[b]{\underset{\raise.3ex\hbox{$\scriptstyle\sim$}}{\beta}}\vphantom{\beta}}$</w:t>
        </w:r>
      </w:ins>
      <w:ins w:id="1401" w:author="PR Preview" w:date="2026-01-01T00:00:00Z">
        <w:r>
          <w:t xml:space="preserve">,</w:t>
        </w:r>
      </w:ins>
      <w:ins w:id="1402" w:author="PR Preview" w:date="2026-01-01T00:00:00Z">
        <w:r>
          <w:t xml:space="preserve"> </w:t>
        </w:r>
      </w:ins>
      <w:ins w:id="1403" w:author="PR Preview" w:date="2026-01-01T00:00:00Z">
        <w:r>
          <w:t xml:space="preserve">so by the gradient of a linear function</w:t>
        </w:r>
      </w:ins>
      <w:ins w:id="1404" w:author="PR Preview" w:date="2026-01-01T00:00:00Z">
        <w:r>
          <w:t xml:space="preserve"> </w:t>
        </w:r>
      </w:ins>
      <w:ins w:id="1405" w:author="PR Preview" w:date="2026-01-01T00:00:00Z">
        <w:r>
          <w:t xml:space="preserve">(</w:t>
        </w:r>
      </w:ins>
      <w:hyperlink w:anchor="exr-rss-gradient-vector">
        <w:ins w:id="1406" w:author="PR Preview" w:date="2026-01-01T00:00:00Z">
          <w:r>
            <w:rPr>
              <w:rStyle w:val="Hyperlink"/>
            </w:rPr>
            <w:t xml:space="preserve">Exercise 13</w:t>
          </w:r>
        </w:ins>
      </w:hyperlink>
      <w:ins w:id="1407" w:author="PR Preview" w:date="2026-01-01T00:00:00Z">
        <w:r>
          <w:t xml:space="preserve">),</w:t>
        </w:r>
      </w:ins>
      <w:ins w:id="1408" w:author="PR Preview" w:date="2026-01-01T00:00:00Z">
        <w:r>
          <w:t xml:space="preserve"> </w:t>
        </w:r>
      </w:ins>
      <w:ins w:id="1409" w:author="PR Preview" w:date="2026-01-01T00:00:00Z">
        <w:r>
          <w:t xml:space="preserve">the derivative of</w:t>
        </w:r>
      </w:ins>
      <w:ins w:id="1410" w:author="PR Preview" w:date="2026-01-01T00:00:00Z">
        <w:r>
          <w:t xml:space="preserve"> </w:t>
        </w:r>
      </w:ins>
      <w:ins w:id="1411" w:author="PR Preview" w:date="2026-01-01T00:00:00Z">
        <w:r>
          <w:t xml:space="preserve">$A \mathord{\smash[b]{\underset{\raise.3ex\hbox{$\scriptstyle\sim$}}{\beta}}\vphantom{\beta}}$</w:t>
        </w:r>
      </w:ins>
      <w:ins w:id="1412" w:author="PR Preview" w:date="2026-01-01T00:00:00Z">
        <w:r>
          <w:t xml:space="preserve"> </w:t>
        </w:r>
      </w:ins>
      <w:ins w:id="1413" w:author="PR Preview" w:date="2026-01-01T00:00:00Z">
        <w:r>
          <w:t xml:space="preserve">with respect to</w:t>
        </w:r>
      </w:ins>
      <w:ins w:id="1414" w:author="PR Preview" w:date="2026-01-01T00:00:00Z">
        <w:r>
          <w:t xml:space="preserve"> </w:t>
        </w:r>
      </w:ins>
      <w:ins w:id="1415" w:author="PR Preview" w:date="2026-01-01T00:00:00Z">
        <w:r>
          <w:t xml:space="preserve">${\mathord{\smash[b]{\underset{\raise.3ex\hbox{$\scriptstyle\sim$}}{\beta}}\vphantom{\beta}}}^{\top}$</w:t>
        </w:r>
      </w:ins>
      <w:ins w:id="1416" w:author="PR Preview" w:date="2026-01-01T00:00:00Z">
        <w:r>
          <w:t xml:space="preserve"> </w:t>
        </w:r>
      </w:ins>
      <w:ins w:id="1417" w:author="PR Preview" w:date="2026-01-01T00:00:00Z">
        <w:r>
          <w:t xml:space="preserve">is</w:t>
        </w:r>
      </w:ins>
      <w:ins w:id="1418" w:author="PR Preview" w:date="2026-01-01T00:00:00Z">
        <w:r>
          <w:t xml:space="preserve"> </w:t>
        </w:r>
      </w:ins>
      <m:oMath>
        <m:r>
          <m:t>A</m:t>
        </m:r>
      </m:oMath>
      <w:ins w:id="1419" w:author="PR Preview" w:date="2026-01-01T00:00:00Z">
        <w:r>
          <w:t xml:space="preserve">.</w:t>
        </w:r>
      </w:ins>
      <w:ins w:id="1420" w:author="PR Preview" w:date="2026-01-01T00:00:00Z">
        <w:r>
          <w:t xml:space="preserve"> </w:t>
        </w:r>
      </w:ins>
      <w:ins w:id="1421" w:author="PR Preview" w:date="2026-01-01T00:00:00Z">
        <w:r>
          <w:t xml:space="preserve">The</w:t>
        </w:r>
      </w:ins>
      <w:ins w:id="1422" w:author="PR Preview" w:date="2026-01-01T00:00:00Z">
        <w:r>
          <w:t xml:space="preserve"> </w:t>
        </w:r>
      </w:ins>
      <w:hyperlink r:id="rId115">
        <w:ins w:id="1423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1424" w:author="PR Preview" w:date="2026-01-01T00:00:00Z">
        <w:r>
          <w:t xml:space="preserve"> </w:t>
        </w:r>
      </w:ins>
      <w:ins w:id="1425" w:author="PR Preview" w:date="2026-01-01T00:00:00Z">
        <w:r>
          <w:t xml:space="preserve">is then:</w:t>
        </w:r>
      </w:ins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bookmarkEnd w:id="117"/>
    <w:bookmarkStart w:id="118" w:name="exr-rss-hessian-vector-positive-definite"/>
    <w:p>
      <w:pPr>
        <w:pStyle w:val="FirstParagraph"/>
      </w:pPr>
      <w:del w:id="1426" w:author="PR Preview" w:date="2026-01-01T00:00:00Z">
        <w:r>
          <w:rPr>
            <w:b/>
            <w:bCs/>
          </w:rPr>
          <w:delText xml:space="preserve">Exercise 18 (Positive definiteness of the Hessian of RSS)</w:delText>
        </w:r>
      </w:del>
      <w:del w:id="1427" w:author="PR Preview" w:date="2026-01-01T00:00:00Z">
        <w:r>
          <w:delText xml:space="preserve"> </w:delText>
        </w:r>
      </w:del>
      <w:del w:id="1428" w:author="PR Preview" w:date="2026-01-01T00:00:00Z">
        <w:r>
          <w:delText xml:space="preserve">In the setting of</w:delText>
        </w:r>
      </w:del>
      <w:del w:id="1429" w:author="PR Preview" w:date="2026-01-01T00:00:00Z">
        <w:r>
          <w:delText xml:space="preserve"> </w:delText>
        </w:r>
      </w:del>
      <w:hyperlink w:anchor="exr-rss-hessian-vector">
        <w:del w:id="1430" w:author="PR Preview" w:date="2026-01-01T00:00:00Z">
          <w:r>
            <w:rPr>
              <w:rStyle w:val="Hyperlink"/>
            </w:rPr>
            <w:delText xml:space="preserve">Exercise 17</w:delText>
          </w:r>
        </w:del>
      </w:hyperlink>
      <w:del w:id="1431" w:author="PR Preview" w:date="2026-01-01T00:00:00Z">
        <w:r>
          <w:delText xml:space="preserve">, show that the</w:delText>
        </w:r>
      </w:del>
      <w:del w:id="1432" w:author="PR Preview" w:date="2026-01-01T00:00:00Z">
        <w:r>
          <w:delText xml:space="preserve"> </w:delText>
        </w:r>
      </w:del>
      <w:hyperlink r:id="rId115">
        <w:del w:id="1433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1434" w:author="PR Preview" w:date="2026-01-01T00:00:00Z">
        <w:r>
          <w:delText xml:space="preserve"> </w:delText>
        </w:r>
      </w:del>
      <w:del w:id="1435" w:author="PR Preview" w:date="2026-01-01T00:00:00Z">
        <w:r>
          <w:delText xml:space="preserve">is positive definite when</w:delText>
        </w:r>
      </w:del>
      <w:del w:id="1436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del w:id="1437" w:author="PR Preview" w:date="2026-01-01T00:00:00Z">
        <w:r>
          <w:delText xml:space="preserve"> </w:delText>
        </w:r>
      </w:del>
      <w:del w:id="1438" w:author="PR Preview" w:date="2026-01-01T00:00:00Z">
        <w:r>
          <w:delText xml:space="preserve">(</w:delText>
        </w:r>
      </w:del>
      <w:hyperlink w:anchor="def-centered-sums">
        <w:del w:id="1439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440" w:author="PR Preview" w:date="2026-01-01T00:00:00Z">
        <w:r>
          <w:delText xml:space="preserve">).</w:delText>
        </w:r>
      </w:del>
    </w:p>
    <w:p>
      <w:pPr>
        <w:pStyle w:val="BodyText"/>
      </w:pPr>
      <w:del w:id="1441" w:author="PR Preview" w:date="2026-01-01T00:00:00Z">
        <w:r>
          <w:rPr>
            <w:i/>
            <w:iCs/>
          </w:rPr>
          <w:delText xml:space="preserve">Solution 18</w:delText>
        </w:r>
      </w:del>
      <w:del w:id="1442" w:author="PR Preview" w:date="2026-01-01T00:00:00Z">
        <w:r>
          <w:delText xml:space="preserve">. </w:delText>
        </w:r>
      </w:del>
      <w:del w:id="1443" w:author="PR Preview" w:date="2026-01-01T00:00:00Z">
        <w:r>
          <w:delText xml:space="preserve">By</w:delText>
        </w:r>
      </w:del>
      <w:del w:id="1444" w:author="PR Preview" w:date="2026-01-01T00:00:00Z">
        <w:r>
          <w:delText xml:space="preserve"> </w:delText>
        </w:r>
      </w:del>
      <w:hyperlink w:anchor="exr-rss-hessian-vector">
        <w:del w:id="1445" w:author="PR Preview" w:date="2026-01-01T00:00:00Z">
          <w:r>
            <w:rPr>
              <w:rStyle w:val="Hyperlink"/>
            </w:rPr>
            <w:delText xml:space="preserve">Exercise 17</w:delText>
          </w:r>
        </w:del>
      </w:hyperlink>
      <w:del w:id="1446" w:author="PR Preview" w:date="2026-01-01T00:00:00Z">
        <w:r>
          <w:delText xml:space="preserve">,</w:delText>
        </w:r>
      </w:del>
      <w:del w:id="1447" w:author="PR Preview" w:date="2026-01-01T00:00:00Z">
        <w:r>
          <w:delText xml:space="preserve"> </w:delText>
        </w:r>
      </w:del>
      <w:del w:id="1448" w:author="PR Preview" w:date="2026-01-01T00:00:00Z">
        <w:r>
          <w:delText xml:space="preserve">the</w:delText>
        </w:r>
      </w:del>
      <w:del w:id="1449" w:author="PR Preview" w:date="2026-01-01T00:00:00Z">
        <w:r>
          <w:delText xml:space="preserve"> </w:delText>
        </w:r>
      </w:del>
      <w:hyperlink r:id="rId115">
        <w:del w:id="1450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1451" w:author="PR Preview" w:date="2026-01-01T00:00:00Z">
        <w:r>
          <w:delText xml:space="preserve"> </w:delText>
        </w:r>
      </w:del>
      <w:del w:id="1452" w:author="PR Preview" w:date="2026-01-01T00:00:00Z">
        <w:r>
          <w:delText xml:space="preserve">is</w:delText>
        </w:r>
      </w:del>
      <w:del w:id="1453" w:author="PR Preview" w:date="2026-01-01T00:00:00Z">
        <w:r>
          <w:delText xml:space="preserve"> </w:delText>
        </w:r>
      </w:del>
      <m:oMath>
        <m:r>
          <m:t>2</m:t>
        </m:r>
        <m:r>
          <m:t>A</m:t>
        </m:r>
      </m:oMath>
      <w:del w:id="1454" w:author="PR Preview" w:date="2026-01-01T00:00:00Z">
        <w:r>
          <w:delText xml:space="preserve"> </w:delText>
        </w:r>
      </w:del>
      <w:del w:id="1455" w:author="PR Preview" w:date="2026-01-01T00:00:00Z">
        <w:r>
          <w:delText xml:space="preserve">with</w:delText>
        </w:r>
      </w:del>
      <w:del w:id="1456" w:author="PR Preview" w:date="2026-01-01T00:00:00Z">
        <w:r>
          <w:delText xml:space="preserve"> </w:delText>
        </w:r>
      </w:del>
      <w:del w:id="1457" w:author="PR Preview" w:date="2026-01-01T00:00:00Z">
        <w:r>
          <w:delText xml:space="preserve">$A = \sum_{i=1}^n\mathord{\smash[b]{\underset{\raise.3ex\hbox{$\scriptstyle\sim$}}{x}}\vphantom{x}}_i {\mathord{\smash[b]{\underset{\raise.3ex\hbox{$\scriptstyle\sim$}}{x}}\vphantom{x}}_i}^{\top}$</w:delText>
        </w:r>
      </w:del>
      <w:del w:id="1458" w:author="PR Preview" w:date="2026-01-01T00:00:00Z">
        <w:r>
          <w:delText xml:space="preserve">.</w:delText>
        </w:r>
      </w:del>
      <w:del w:id="1459" w:author="PR Preview" w:date="2026-01-01T00:00:00Z">
        <w:r>
          <w:delText xml:space="preserve"> </w:delText>
        </w:r>
      </w:del>
      <w:del w:id="1460" w:author="PR Preview" w:date="2026-01-01T00:00:00Z">
        <w:r>
          <w:delText xml:space="preserve">To show that this Hessian is positive definite,</w:delText>
        </w:r>
      </w:del>
      <w:del w:id="1461" w:author="PR Preview" w:date="2026-01-01T00:00:00Z">
        <w:r>
          <w:delText xml:space="preserve"> </w:delText>
        </w:r>
      </w:del>
      <w:del w:id="1462" w:author="PR Preview" w:date="2026-01-01T00:00:00Z">
        <w:r>
          <w:delText xml:space="preserve">take any vector</w:delText>
        </w:r>
      </w:del>
      <w:del w:id="1463" w:author="PR Preview" w:date="2026-01-01T00:00:00Z">
        <w:r>
          <w:delText xml:space="preserve"> </w:delText>
        </w:r>
      </w:del>
      <w:del w:id="1464" w:author="PR Preview" w:date="2026-01-01T00:00:00Z">
        <w:r>
          <w:delText xml:space="preserve">$\mathord{\smash[b]{\underset{\raise.3ex\hbox{$\scriptstyle\sim$}}{v}}\vphantom{v}} = {(v_0, v_x)}^{\top} \neq \mathord{\smash[b]{\underset{\raise.3ex\hbox{$\scriptstyle\sim$}}{0}}\vphantom{0}}$</w:delText>
        </w:r>
      </w:del>
      <w:del w:id="1465" w:author="PR Preview" w:date="2026-01-01T00:00:00Z">
        <w:r>
          <w:delText xml:space="preserve">:</w:delText>
        </w:r>
      </w:del>
    </w:p>
    <w:p>
      <w:pPr>
        <w:pStyle w:val="FirstParagraph"/>
      </w:pPr>
      <w:ins w:id="1466" w:author="PR Preview" w:date="2026-01-01T00:00:00Z">
        <w:r>
          <w:rPr>
            <w:b/>
            <w:bCs/>
          </w:rPr>
          <w:t xml:space="preserve">Exercise 17 (Positive definiteness of the Hessian of RSS)</w:t>
        </w:r>
      </w:ins>
      <w:ins w:id="1467" w:author="PR Preview" w:date="2026-01-01T00:00:00Z">
        <w:r>
          <w:t xml:space="preserve"> </w:t>
        </w:r>
      </w:ins>
      <w:ins w:id="1468" w:author="PR Preview" w:date="2026-01-01T00:00:00Z">
        <w:r>
          <w:t xml:space="preserve">In the setting of</w:t>
        </w:r>
      </w:ins>
      <w:ins w:id="1469" w:author="PR Preview" w:date="2026-01-01T00:00:00Z">
        <w:r>
          <w:t xml:space="preserve"> </w:t>
        </w:r>
      </w:ins>
      <w:hyperlink w:anchor="exr-rss-hessian-vector">
        <w:ins w:id="1470" w:author="PR Preview" w:date="2026-01-01T00:00:00Z">
          <w:r>
            <w:rPr>
              <w:rStyle w:val="Hyperlink"/>
            </w:rPr>
            <w:t xml:space="preserve">Exercise 16</w:t>
          </w:r>
        </w:ins>
      </w:hyperlink>
      <w:ins w:id="1471" w:author="PR Preview" w:date="2026-01-01T00:00:00Z">
        <w:r>
          <w:t xml:space="preserve">, show that the</w:t>
        </w:r>
      </w:ins>
      <w:ins w:id="1472" w:author="PR Preview" w:date="2026-01-01T00:00:00Z">
        <w:r>
          <w:t xml:space="preserve"> </w:t>
        </w:r>
      </w:ins>
      <w:hyperlink r:id="rId115">
        <w:ins w:id="1473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1474" w:author="PR Preview" w:date="2026-01-01T00:00:00Z">
        <w:r>
          <w:t xml:space="preserve"> </w:t>
        </w:r>
      </w:ins>
      <w:ins w:id="1475" w:author="PR Preview" w:date="2026-01-01T00:00:00Z">
        <w:r>
          <w:t xml:space="preserve">is positive definite when</w:t>
        </w:r>
      </w:ins>
      <w:ins w:id="1476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1477" w:author="PR Preview" w:date="2026-01-01T00:00:00Z">
        <w:r>
          <w:t xml:space="preserve"> </w:t>
        </w:r>
      </w:ins>
      <w:ins w:id="1478" w:author="PR Preview" w:date="2026-01-01T00:00:00Z">
        <w:r>
          <w:t xml:space="preserve">(</w:t>
        </w:r>
      </w:ins>
      <w:hyperlink w:anchor="def-centered-sums">
        <w:ins w:id="1479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480" w:author="PR Preview" w:date="2026-01-01T00:00:00Z">
        <w:r>
          <w:t xml:space="preserve">).</w:t>
        </w:r>
      </w:ins>
    </w:p>
    <w:bookmarkEnd w:id="118"/>
    <w:bookmarkStart w:id="119" w:name="sol-rss-hessian-vector-positive-definite"/>
    <w:p>
      <w:pPr>
        <w:pStyle w:val="BodyText"/>
      </w:pPr>
      <w:ins w:id="1481" w:author="PR Preview" w:date="2026-01-01T00:00:00Z">
        <w:r>
          <w:rPr>
            <w:i/>
            <w:iCs/>
          </w:rPr>
          <w:t xml:space="preserve">Solution 17</w:t>
        </w:r>
      </w:ins>
      <w:ins w:id="1482" w:author="PR Preview" w:date="2026-01-01T00:00:00Z">
        <w:r>
          <w:t xml:space="preserve">. </w:t>
        </w:r>
      </w:ins>
      <w:ins w:id="1483" w:author="PR Preview" w:date="2026-01-01T00:00:00Z">
        <w:r>
          <w:t xml:space="preserve">By</w:t>
        </w:r>
      </w:ins>
      <w:ins w:id="1484" w:author="PR Preview" w:date="2026-01-01T00:00:00Z">
        <w:r>
          <w:t xml:space="preserve"> </w:t>
        </w:r>
      </w:ins>
      <w:hyperlink w:anchor="exr-rss-hessian-vector">
        <w:ins w:id="1485" w:author="PR Preview" w:date="2026-01-01T00:00:00Z">
          <w:r>
            <w:rPr>
              <w:rStyle w:val="Hyperlink"/>
            </w:rPr>
            <w:t xml:space="preserve">Exercise 16</w:t>
          </w:r>
        </w:ins>
      </w:hyperlink>
      <w:ins w:id="1486" w:author="PR Preview" w:date="2026-01-01T00:00:00Z">
        <w:r>
          <w:t xml:space="preserve">,</w:t>
        </w:r>
      </w:ins>
      <w:ins w:id="1487" w:author="PR Preview" w:date="2026-01-01T00:00:00Z">
        <w:r>
          <w:t xml:space="preserve"> </w:t>
        </w:r>
      </w:ins>
      <w:ins w:id="1488" w:author="PR Preview" w:date="2026-01-01T00:00:00Z">
        <w:r>
          <w:t xml:space="preserve">the</w:t>
        </w:r>
      </w:ins>
      <w:ins w:id="1489" w:author="PR Preview" w:date="2026-01-01T00:00:00Z">
        <w:r>
          <w:t xml:space="preserve"> </w:t>
        </w:r>
      </w:ins>
      <w:hyperlink r:id="rId115">
        <w:ins w:id="1490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1491" w:author="PR Preview" w:date="2026-01-01T00:00:00Z">
        <w:r>
          <w:t xml:space="preserve"> </w:t>
        </w:r>
      </w:ins>
      <w:ins w:id="1492" w:author="PR Preview" w:date="2026-01-01T00:00:00Z">
        <w:r>
          <w:t xml:space="preserve">is</w:t>
        </w:r>
      </w:ins>
      <w:ins w:id="1493" w:author="PR Preview" w:date="2026-01-01T00:00:00Z">
        <w:r>
          <w:t xml:space="preserve"> </w:t>
        </w:r>
      </w:ins>
      <m:oMath>
        <m:r>
          <m:t>2</m:t>
        </m:r>
        <m:r>
          <m:t>A</m:t>
        </m:r>
      </m:oMath>
      <w:ins w:id="1494" w:author="PR Preview" w:date="2026-01-01T00:00:00Z">
        <w:r>
          <w:t xml:space="preserve"> </w:t>
        </w:r>
      </w:ins>
      <w:ins w:id="1495" w:author="PR Preview" w:date="2026-01-01T00:00:00Z">
        <w:r>
          <w:t xml:space="preserve">with</w:t>
        </w:r>
      </w:ins>
      <w:ins w:id="1496" w:author="PR Preview" w:date="2026-01-01T00:00:00Z">
        <w:r>
          <w:t xml:space="preserve"> </w:t>
        </w:r>
      </w:ins>
      <w:ins w:id="1497" w:author="PR Preview" w:date="2026-01-01T00:00:00Z">
        <w:r>
          <w:t xml:space="preserve">$A = \sum_{i=1}^n\mathord{\smash[b]{\underset{\raise.3ex\hbox{$\scriptstyle\sim$}}{x}}\vphantom{x}}_i {\mathord{\smash[b]{\underset{\raise.3ex\hbox{$\scriptstyle\sim$}}{x}}\vphantom{x}}_i}^{\top}$</w:t>
        </w:r>
      </w:ins>
      <w:ins w:id="1498" w:author="PR Preview" w:date="2026-01-01T00:00:00Z">
        <w:r>
          <w:t xml:space="preserve">.</w:t>
        </w:r>
      </w:ins>
      <w:ins w:id="1499" w:author="PR Preview" w:date="2026-01-01T00:00:00Z">
        <w:r>
          <w:t xml:space="preserve"> </w:t>
        </w:r>
      </w:ins>
      <w:ins w:id="1500" w:author="PR Preview" w:date="2026-01-01T00:00:00Z">
        <w:r>
          <w:t xml:space="preserve">To show that this Hessian is positive definite,</w:t>
        </w:r>
      </w:ins>
      <w:ins w:id="1501" w:author="PR Preview" w:date="2026-01-01T00:00:00Z">
        <w:r>
          <w:t xml:space="preserve"> </w:t>
        </w:r>
      </w:ins>
      <w:ins w:id="1502" w:author="PR Preview" w:date="2026-01-01T00:00:00Z">
        <w:r>
          <w:t xml:space="preserve">take any vector</w:t>
        </w:r>
      </w:ins>
      <w:ins w:id="1503" w:author="PR Preview" w:date="2026-01-01T00:00:00Z">
        <w:r>
          <w:t xml:space="preserve"> </w:t>
        </w:r>
      </w:ins>
      <w:ins w:id="1504" w:author="PR Preview" w:date="2026-01-01T00:00:00Z">
        <w:r>
          <w:t xml:space="preserve">$\mathord{\smash[b]{\underset{\raise.3ex\hbox{$\scriptstyle\sim$}}{v}}\vphantom{v}} = {(v_0, v_x)}^{\top} \neq \mathord{\smash[b]{\underset{\raise.3ex\hbox{$\scriptstyle\sim$}}{0}}\vphantom{0}}$</w:t>
        </w:r>
      </w:ins>
      <w:ins w:id="1505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 the condition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condition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condition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9"/>
    <w:bookmarkStart w:id="120" w:name="lem-rss-hessian-vector"/>
    <w:p>
      <w:pPr>
        <w:pStyle w:val="BodyText"/>
      </w:pPr>
      <w:del w:id="1506" w:author="PR Preview" w:date="2026-01-01T00:00:00Z">
        <w:r>
          <w:rPr>
            <w:b/>
            <w:bCs/>
          </w:rPr>
          <w:delText xml:space="preserve">Lemma 12 (Hessian of RSS in vector notation)</w:delText>
        </w:r>
      </w:del>
      <w:del w:id="1507" w:author="PR Preview" w:date="2026-01-01T00:00:00Z">
        <w:r>
          <w:delText xml:space="preserve"> </w:delText>
        </w:r>
      </w:del>
      <w:del w:id="1508" w:author="PR Preview" w:date="2026-01-01T00:00:00Z">
        <w:r>
          <w:delText xml:space="preserve">The</w:delText>
        </w:r>
      </w:del>
      <w:del w:id="1509" w:author="PR Preview" w:date="2026-01-01T00:00:00Z">
        <w:r>
          <w:delText xml:space="preserve"> </w:delText>
        </w:r>
      </w:del>
      <w:hyperlink r:id="rId115">
        <w:del w:id="1510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1511" w:author="PR Preview" w:date="2026-01-01T00:00:00Z">
        <w:r>
          <w:delText xml:space="preserve"> </w:delText>
        </w:r>
      </w:del>
      <w:del w:id="1512" w:author="PR Preview" w:date="2026-01-01T00:00:00Z">
        <w:r>
          <w:delText xml:space="preserve">of the residual sum of squares is</w:delText>
        </w:r>
      </w:del>
    </w:p>
    <w:p>
      <w:pPr>
        <w:pStyle w:val="BodyText"/>
      </w:pPr>
      <w:ins w:id="1513" w:author="PR Preview" w:date="2026-01-01T00:00:00Z">
        <w:r>
          <w:rPr>
            <w:b/>
            <w:bCs/>
          </w:rPr>
          <w:t xml:space="preserve">Lemma 11 (Hessian of RSS in vector notation)</w:t>
        </w:r>
      </w:ins>
      <w:ins w:id="1514" w:author="PR Preview" w:date="2026-01-01T00:00:00Z">
        <w:r>
          <w:t xml:space="preserve"> </w:t>
        </w:r>
      </w:ins>
      <w:ins w:id="1515" w:author="PR Preview" w:date="2026-01-01T00:00:00Z">
        <w:r>
          <w:t xml:space="preserve">The</w:t>
        </w:r>
      </w:ins>
      <w:ins w:id="1516" w:author="PR Preview" w:date="2026-01-01T00:00:00Z">
        <w:r>
          <w:t xml:space="preserve"> </w:t>
        </w:r>
      </w:ins>
      <w:hyperlink r:id="rId115">
        <w:ins w:id="1517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1518" w:author="PR Preview" w:date="2026-01-01T00:00:00Z">
        <w:r>
          <w:t xml:space="preserve"> </w:t>
        </w:r>
      </w:ins>
      <w:ins w:id="1519" w:author="PR Preview" w:date="2026-01-01T00:00:00Z">
        <w:r>
          <w:t xml:space="preserve">of the residual sum of squares is</w:t>
        </w:r>
      </w:ins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20"/>
    <w:p>
      <w:pPr>
        <w:pStyle w:val="BodyText"/>
      </w:pPr>
      <w:del w:id="1520" w:author="PR Preview" w:date="2026-01-01T00:00:00Z">
        <w:r>
          <w:rPr>
            <w:i/>
            <w:iCs/>
          </w:rPr>
          <w:delText xml:space="preserve">Proof</w:delText>
        </w:r>
      </w:del>
      <w:del w:id="1521" w:author="PR Preview" w:date="2026-01-01T00:00:00Z">
        <w:r>
          <w:delText xml:space="preserve">. </w:delText>
        </w:r>
      </w:del>
      <w:del w:id="1522" w:author="PR Preview" w:date="2026-01-01T00:00:00Z">
        <w:r>
          <w:delText xml:space="preserve">The</w:delText>
        </w:r>
      </w:del>
      <w:del w:id="1523" w:author="PR Preview" w:date="2026-01-01T00:00:00Z">
        <w:r>
          <w:delText xml:space="preserve"> </w:delText>
        </w:r>
      </w:del>
      <w:hyperlink r:id="rId115">
        <w:del w:id="1524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1525" w:author="PR Preview" w:date="2026-01-01T00:00:00Z">
        <w:r>
          <w:delText xml:space="preserve"> </w:delText>
        </w:r>
      </w:del>
      <w:del w:id="1526" w:author="PR Preview" w:date="2026-01-01T00:00:00Z">
        <w:r>
          <w:delText xml:space="preserve">is the solution to</w:delText>
        </w:r>
      </w:del>
      <w:del w:id="1527" w:author="PR Preview" w:date="2026-01-01T00:00:00Z">
        <w:r>
          <w:delText xml:space="preserve"> </w:delText>
        </w:r>
      </w:del>
      <w:hyperlink w:anchor="exr-rss-hessian-vector">
        <w:del w:id="1528" w:author="PR Preview" w:date="2026-01-01T00:00:00Z">
          <w:r>
            <w:rPr>
              <w:rStyle w:val="Hyperlink"/>
            </w:rPr>
            <w:delText xml:space="preserve">Exercise 17</w:delText>
          </w:r>
        </w:del>
      </w:hyperlink>
      <w:del w:id="1529" w:author="PR Preview" w:date="2026-01-01T00:00:00Z">
        <w:r>
          <w:delText xml:space="preserve">.</w:delText>
        </w:r>
      </w:del>
      <w:del w:id="1530" w:author="PR Preview" w:date="2026-01-01T00:00:00Z">
        <w:r>
          <w:delText xml:space="preserve"> </w:delText>
        </w:r>
      </w:del>
      <w:del w:id="1531" w:author="PR Preview" w:date="2026-01-01T00:00:00Z">
        <w:r>
          <w:delText xml:space="preserve">The positive definiteness is the solution to</w:delText>
        </w:r>
      </w:del>
      <w:del w:id="1532" w:author="PR Preview" w:date="2026-01-01T00:00:00Z">
        <w:r>
          <w:delText xml:space="preserve"> </w:delText>
        </w:r>
      </w:del>
      <w:hyperlink w:anchor="exr-rss-hessian-vector-positive-definite">
        <w:del w:id="1533" w:author="PR Preview" w:date="2026-01-01T00:00:00Z">
          <w:r>
            <w:rPr>
              <w:rStyle w:val="Hyperlink"/>
            </w:rPr>
            <w:delText xml:space="preserve">Exercise 18</w:delText>
          </w:r>
        </w:del>
      </w:hyperlink>
      <w:del w:id="1534" w:author="PR Preview" w:date="2026-01-01T00:00:00Z">
        <w:r>
          <w:delText xml:space="preserve">.</w:delText>
        </w:r>
      </w:del>
    </w:p>
    <w:p>
      <w:pPr>
        <w:pStyle w:val="BodyText"/>
      </w:pPr>
      <w:ins w:id="1535" w:author="PR Preview" w:date="2026-01-01T00:00:00Z">
        <w:r>
          <w:rPr>
            <w:i/>
            <w:iCs/>
          </w:rPr>
          <w:t xml:space="preserve">Proof</w:t>
        </w:r>
      </w:ins>
      <w:ins w:id="1536" w:author="PR Preview" w:date="2026-01-01T00:00:00Z">
        <w:r>
          <w:t xml:space="preserve">. </w:t>
        </w:r>
      </w:ins>
      <w:ins w:id="1537" w:author="PR Preview" w:date="2026-01-01T00:00:00Z">
        <w:r>
          <w:t xml:space="preserve">The</w:t>
        </w:r>
      </w:ins>
      <w:ins w:id="1538" w:author="PR Preview" w:date="2026-01-01T00:00:00Z">
        <w:r>
          <w:t xml:space="preserve"> </w:t>
        </w:r>
      </w:ins>
      <w:hyperlink r:id="rId115">
        <w:ins w:id="1539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1540" w:author="PR Preview" w:date="2026-01-01T00:00:00Z">
        <w:r>
          <w:t xml:space="preserve"> </w:t>
        </w:r>
      </w:ins>
      <w:ins w:id="1541" w:author="PR Preview" w:date="2026-01-01T00:00:00Z">
        <w:r>
          <w:t xml:space="preserve">is the solution to</w:t>
        </w:r>
      </w:ins>
      <w:ins w:id="1542" w:author="PR Preview" w:date="2026-01-01T00:00:00Z">
        <w:r>
          <w:t xml:space="preserve"> </w:t>
        </w:r>
      </w:ins>
      <w:hyperlink w:anchor="exr-rss-hessian-vector">
        <w:ins w:id="1543" w:author="PR Preview" w:date="2026-01-01T00:00:00Z">
          <w:r>
            <w:rPr>
              <w:rStyle w:val="Hyperlink"/>
            </w:rPr>
            <w:t xml:space="preserve">Exercise 16</w:t>
          </w:r>
        </w:ins>
      </w:hyperlink>
      <w:ins w:id="1544" w:author="PR Preview" w:date="2026-01-01T00:00:00Z">
        <w:r>
          <w:t xml:space="preserve">.</w:t>
        </w:r>
      </w:ins>
      <w:ins w:id="1545" w:author="PR Preview" w:date="2026-01-01T00:00:00Z">
        <w:r>
          <w:t xml:space="preserve"> </w:t>
        </w:r>
      </w:ins>
      <w:ins w:id="1546" w:author="PR Preview" w:date="2026-01-01T00:00:00Z">
        <w:r>
          <w:t xml:space="preserve">The positive definiteness is the solution to</w:t>
        </w:r>
      </w:ins>
      <w:ins w:id="1547" w:author="PR Preview" w:date="2026-01-01T00:00:00Z">
        <w:r>
          <w:t xml:space="preserve"> </w:t>
        </w:r>
      </w:ins>
      <w:hyperlink w:anchor="exr-rss-hessian-vector-positive-definite">
        <w:ins w:id="1548" w:author="PR Preview" w:date="2026-01-01T00:00:00Z">
          <w:r>
            <w:rPr>
              <w:rStyle w:val="Hyperlink"/>
            </w:rPr>
            <w:t xml:space="preserve">Exercise 17</w:t>
          </w:r>
        </w:ins>
      </w:hyperlink>
      <w:ins w:id="1549" w:author="PR Preview" w:date="2026-01-01T00:00:00Z">
        <w:r>
          <w:t xml:space="preserve">.</w:t>
        </w:r>
      </w:ins>
    </w:p>
    <w:bookmarkStart w:id="12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21"/>
    <w:p>
      <w:pPr>
        <w:pStyle w:val="BodyText"/>
      </w:pPr>
      <w:del w:id="1550" w:author="PR Preview" w:date="2026-01-01T00:00:00Z">
        <w:r>
          <w:rPr>
            <w:i/>
            <w:iCs/>
          </w:rPr>
          <w:delText xml:space="preserve">Proof</w:delText>
        </w:r>
      </w:del>
      <w:del w:id="1551" w:author="PR Preview" w:date="2026-01-01T00:00:00Z">
        <w:r>
          <w:delText xml:space="preserve">. </w:delText>
        </w:r>
      </w:del>
      <m:oMath>
        <m:r>
          <m:rPr>
            <m:nor/>
            <m:sty m:val="p"/>
          </m:rPr>
          <m:t>RSS</m:t>
        </m:r>
      </m:oMath>
      <w:del w:id="1552" w:author="PR Preview" w:date="2026-01-01T00:00:00Z">
        <w:r>
          <w:delText xml:space="preserve"> </w:delText>
        </w:r>
      </w:del>
      <w:del w:id="1553" w:author="PR Preview" w:date="2026-01-01T00:00:00Z">
        <w:r>
          <w:delText xml:space="preserve">is differentiable,</w:delText>
        </w:r>
      </w:del>
      <w:del w:id="1554" w:author="PR Preview" w:date="2026-01-01T00:00:00Z">
        <w:r>
          <w:delText xml:space="preserve"> </w:delText>
        </w:r>
      </w:del>
      <w:del w:id="1555" w:author="PR Preview" w:date="2026-01-01T00:00:00Z">
        <w:r>
          <w:delText xml:space="preserve">so any point that minimizes it solves the</w:delText>
        </w:r>
      </w:del>
      <w:del w:id="1556" w:author="PR Preview" w:date="2026-01-01T00:00:00Z">
        <w:r>
          <w:delText xml:space="preserve"> </w:delText>
        </w:r>
      </w:del>
      <w:hyperlink w:anchor="def-normal-equations">
        <w:del w:id="1557" w:author="PR Preview" w:date="2026-01-01T00:00:00Z">
          <w:r>
            <w:rPr>
              <w:rStyle w:val="Hyperlink"/>
            </w:rPr>
            <w:delText xml:space="preserve">normal equations</w:delText>
          </w:r>
        </w:del>
      </w:hyperlink>
      <w:del w:id="1558" w:author="PR Preview" w:date="2026-01-01T00:00:00Z">
        <w:r>
          <w:delText xml:space="preserve">.</w:delText>
        </w:r>
      </w:del>
      <w:del w:id="1559" w:author="PR Preview" w:date="2026-01-01T00:00:00Z">
        <w:r>
          <w:delText xml:space="preserve"> </w:delText>
        </w:r>
      </w:del>
      <w:del w:id="1560" w:author="PR Preview" w:date="2026-01-01T00:00:00Z">
        <w:r>
          <w:delText xml:space="preserve">By</w:delText>
        </w:r>
      </w:del>
      <w:del w:id="1561" w:author="PR Preview" w:date="2026-01-01T00:00:00Z">
        <w:r>
          <w:delText xml:space="preserve"> </w:delText>
        </w:r>
      </w:del>
      <w:hyperlink w:anchor="lem-normal-equations-vector">
        <w:del w:id="1562" w:author="PR Preview" w:date="2026-01-01T00:00:00Z">
          <w:r>
            <w:rPr>
              <w:rStyle w:val="Hyperlink"/>
            </w:rPr>
            <w:delText xml:space="preserve">Lemma 10</w:delText>
          </w:r>
        </w:del>
      </w:hyperlink>
      <w:del w:id="1563" w:author="PR Preview" w:date="2026-01-01T00:00:00Z">
        <w:r>
          <w:delText xml:space="preserve">,</w:delText>
        </w:r>
      </w:del>
      <w:del w:id="1564" w:author="PR Preview" w:date="2026-01-01T00:00:00Z">
        <w:r>
          <w:delText xml:space="preserve"> </w:delText>
        </w:r>
      </w:del>
      <w:del w:id="1565" w:author="PR Preview" w:date="2026-01-01T00:00:00Z">
        <w:r>
          <w:delText xml:space="preserve">the normal equations are</w:delText>
        </w:r>
      </w:del>
      <w:del w:id="1566" w:author="PR Preview" w:date="2026-01-01T00:00:00Z">
        <w:r>
          <w:delText xml:space="preserve"> </w:delText>
        </w:r>
      </w:del>
      <w:del w:id="1567" w:author="PR Preview" w:date="2026-01-01T00:00:00Z">
        <w:r>
          <w:delText xml:space="preserve">$A \mathord{\smash[b]{\underset{\raise.3ex\hbox{$\scriptstyle\sim$}}{\beta}}\vphantom{\beta}}= \mathord{\smash[b]{\underset{\raise.3ex\hbox{$\scriptstyle\sim$}}{c}}\vphantom{c}}$</w:delText>
        </w:r>
      </w:del>
      <w:del w:id="1568" w:author="PR Preview" w:date="2026-01-01T00:00:00Z">
        <w:r>
          <w:delText xml:space="preserve">.</w:delText>
        </w:r>
      </w:del>
      <w:del w:id="1569" w:author="PR Preview" w:date="2026-01-01T00:00:00Z">
        <w:r>
          <w:delText xml:space="preserve"> </w:delText>
        </w:r>
      </w:del>
      <w:del w:id="1570" w:author="PR Preview" w:date="2026-01-01T00:00:00Z">
        <w:r>
          <w:delText xml:space="preserve">By</w:delText>
        </w:r>
      </w:del>
      <w:del w:id="1571" w:author="PR Preview" w:date="2026-01-01T00:00:00Z">
        <w:r>
          <w:delText xml:space="preserve"> </w:delText>
        </w:r>
      </w:del>
      <w:hyperlink w:anchor="lem-solve-normal-equations-vector">
        <w:del w:id="1572" w:author="PR Preview" w:date="2026-01-01T00:00:00Z">
          <w:r>
            <w:rPr>
              <w:rStyle w:val="Hyperlink"/>
            </w:rPr>
            <w:delText xml:space="preserve">Lemma 11</w:delText>
          </w:r>
        </w:del>
      </w:hyperlink>
      <w:del w:id="1573" w:author="PR Preview" w:date="2026-01-01T00:00:00Z">
        <w:r>
          <w:delText xml:space="preserve">,</w:delText>
        </w:r>
      </w:del>
      <w:del w:id="1574" w:author="PR Preview" w:date="2026-01-01T00:00:00Z">
        <w:r>
          <w:delText xml:space="preserve"> </w:delText>
        </w:r>
      </w:del>
      <m:oMath>
        <m:r>
          <m:t>A</m:t>
        </m:r>
      </m:oMath>
      <w:del w:id="1575" w:author="PR Preview" w:date="2026-01-01T00:00:00Z">
        <w:r>
          <w:delText xml:space="preserve"> </w:delText>
        </w:r>
      </w:del>
      <w:del w:id="1576" w:author="PR Preview" w:date="2026-01-01T00:00:00Z">
        <w:r>
          <w:delText xml:space="preserve">is invertible,</w:delText>
        </w:r>
      </w:del>
      <w:del w:id="1577" w:author="PR Preview" w:date="2026-01-01T00:00:00Z">
        <w:r>
          <w:delText xml:space="preserve"> </w:delText>
        </w:r>
      </w:del>
      <w:del w:id="1578" w:author="PR Preview" w:date="2026-01-01T00:00:00Z">
        <w:r>
          <w:delText xml:space="preserve">so their only solution is</w:delText>
        </w:r>
      </w:del>
      <w:del w:id="1579" w:author="PR Preview" w:date="2026-01-01T00:00:00Z">
        <w:r>
          <w:delText xml:space="preserve"> </w:delText>
        </w:r>
      </w:del>
      <w:del w:id="1580" w:author="PR Preview" w:date="2026-01-01T00:00:00Z">
        <w:r>
          <w:delText xml:space="preserve">$A^{-1} \mathord{\smash[b]{\underset{\raise.3ex\hbox{$\scriptstyle\sim$}}{c}}\vphantom{c}}$</w:delText>
        </w:r>
      </w:del>
      <w:del w:id="1581" w:author="PR Preview" w:date="2026-01-01T00:00:00Z">
        <w:r>
          <w:delText xml:space="preserve">,</w:delText>
        </w:r>
      </w:del>
      <w:del w:id="1582" w:author="PR Preview" w:date="2026-01-01T00:00:00Z">
        <w:r>
          <w:delText xml:space="preserve"> </w:delText>
        </w:r>
      </w:del>
      <w:del w:id="1583" w:author="PR Preview" w:date="2026-01-01T00:00:00Z">
        <w:r>
          <w:delText xml:space="preserve">whose entries are those of</w:delText>
        </w:r>
      </w:del>
      <w:del w:id="1584" w:author="PR Preview" w:date="2026-01-01T00:00:00Z">
        <w:r>
          <w:delText xml:space="preserve"> </w:delText>
        </w:r>
      </w:del>
      <w:hyperlink w:anchor="thm-ols-slr">
        <w:del w:id="1585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1586" w:author="PR Preview" w:date="2026-01-01T00:00:00Z">
        <w:r>
          <w:delText xml:space="preserve">.</w:delText>
        </w:r>
      </w:del>
      <w:del w:id="1587" w:author="PR Preview" w:date="2026-01-01T00:00:00Z">
        <w:r>
          <w:delText xml:space="preserve"> </w:delText>
        </w:r>
      </w:del>
      <w:del w:id="1588" w:author="PR Preview" w:date="2026-01-01T00:00:00Z">
        <w:r>
          <w:delText xml:space="preserve">By</w:delText>
        </w:r>
      </w:del>
      <w:del w:id="1589" w:author="PR Preview" w:date="2026-01-01T00:00:00Z">
        <w:r>
          <w:delText xml:space="preserve"> </w:delText>
        </w:r>
      </w:del>
      <w:hyperlink w:anchor="lem-rss-hessian-vector">
        <w:del w:id="1590" w:author="PR Preview" w:date="2026-01-01T00:00:00Z">
          <w:r>
            <w:rPr>
              <w:rStyle w:val="Hyperlink"/>
            </w:rPr>
            <w:delText xml:space="preserve">Lemma 12</w:delText>
          </w:r>
        </w:del>
      </w:hyperlink>
      <w:del w:id="1591" w:author="PR Preview" w:date="2026-01-01T00:00:00Z">
        <w:r>
          <w:delText xml:space="preserve">,</w:delText>
        </w:r>
      </w:del>
      <w:del w:id="1592" w:author="PR Preview" w:date="2026-01-01T00:00:00Z">
        <w:r>
          <w:delText xml:space="preserve"> </w:delText>
        </w:r>
      </w:del>
      <w:del w:id="1593" w:author="PR Preview" w:date="2026-01-01T00:00:00Z">
        <w:r>
          <w:delText xml:space="preserve">the Hessian of</w:delText>
        </w:r>
      </w:del>
      <w:del w:id="1594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</m:oMath>
      <w:del w:id="1595" w:author="PR Preview" w:date="2026-01-01T00:00:00Z">
        <w:r>
          <w:delText xml:space="preserve"> </w:delText>
        </w:r>
      </w:del>
      <w:del w:id="1596" w:author="PR Preview" w:date="2026-01-01T00:00:00Z">
        <w:r>
          <w:delText xml:space="preserve">is positive definite at every</w:delText>
        </w:r>
      </w:del>
      <w:del w:id="1597" w:author="PR Preview" w:date="2026-01-01T00:00:00Z">
        <w:r>
          <w:delText xml:space="preserve"> </w:delText>
        </w:r>
      </w:del>
      <w:del w:id="1598" w:author="PR Preview" w:date="2026-01-01T00:00:00Z">
        <w:r>
          <w:delText xml:space="preserve">$\mathord{\smash[b]{\underset{\raise.3ex\hbox{$\scriptstyle\sim$}}{\beta}}\vphantom{\beta}}$</w:delText>
        </w:r>
      </w:del>
      <w:del w:id="1599" w:author="PR Preview" w:date="2026-01-01T00:00:00Z">
        <w:r>
          <w:delText xml:space="preserve">,</w:delText>
        </w:r>
      </w:del>
      <w:del w:id="1600" w:author="PR Preview" w:date="2026-01-01T00:00:00Z">
        <w:r>
          <w:delText xml:space="preserve"> </w:delText>
        </w:r>
      </w:del>
      <w:del w:id="1601" w:author="PR Preview" w:date="2026-01-01T00:00:00Z">
        <w:r>
          <w:delText xml:space="preserve">so</w:delText>
        </w:r>
      </w:del>
      <w:del w:id="1602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</m:oMath>
      <w:del w:id="1603" w:author="PR Preview" w:date="2026-01-01T00:00:00Z">
        <w:r>
          <w:delText xml:space="preserve"> </w:delText>
        </w:r>
      </w:del>
      <w:del w:id="1604" w:author="PR Preview" w:date="2026-01-01T00:00:00Z">
        <w:r>
          <w:delText xml:space="preserve">is strictly convex</w:delText>
        </w:r>
      </w:del>
      <w:del w:id="1605" w:author="PR Preview" w:date="2026-01-01T00:00:00Z">
        <w:r>
          <w:delText xml:space="preserve"> </w:delText>
        </w:r>
      </w:del>
      <w:del w:id="1606" w:author="PR Preview" w:date="2026-01-01T00:00:00Z">
        <w:r>
          <w:delText xml:space="preserve">and</w:delText>
        </w:r>
      </w:del>
      <w:del w:id="1607" w:author="PR Preview" w:date="2026-01-01T00:00:00Z">
        <w:r>
          <w:delText xml:space="preserve"> </w:delText>
        </w:r>
      </w:del>
      <w:del w:id="1608" w:author="PR Preview" w:date="2026-01-01T00:00:00Z">
        <w:r>
          <w:delText xml:space="preserve">$A^{-1} \mathord{\smash[b]{\underset{\raise.3ex\hbox{$\scriptstyle\sim$}}{c}}\vphantom{c}}$</w:delText>
        </w:r>
      </w:del>
      <w:del w:id="1609" w:author="PR Preview" w:date="2026-01-01T00:00:00Z">
        <w:r>
          <w:delText xml:space="preserve"> </w:delText>
        </w:r>
      </w:del>
      <w:del w:id="1610" w:author="PR Preview" w:date="2026-01-01T00:00:00Z">
        <w:r>
          <w:delText xml:space="preserve">is its unique global minimum.</w:delText>
        </w:r>
      </w:del>
    </w:p>
    <w:p>
      <w:pPr>
        <w:pStyle w:val="BodyText"/>
      </w:pPr>
      <w:del w:id="1611" w:author="PR Preview" w:date="2026-01-01T00:00:00Z">
        <w:r>
          <w:rPr>
            <w:b/>
            <w:bCs/>
          </w:rPr>
          <w:delText xml:space="preserve">Exercise 19 (OLS slope and the correlation)</w:delText>
        </w:r>
      </w:del>
      <w:del w:id="1612" w:author="PR Preview" w:date="2026-01-01T00:00:00Z">
        <w:r>
          <w:delText xml:space="preserve"> </w:delText>
        </w:r>
      </w:del>
      <w:del w:id="1613" w:author="PR Preview" w:date="2026-01-01T00:00:00Z">
        <w:r>
          <w:delText xml:space="preserve">Assuming</w:delText>
        </w:r>
      </w:del>
      <w:del w:id="1614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del w:id="1615" w:author="PR Preview" w:date="2026-01-01T00:00:00Z">
        <w:r>
          <w:delText xml:space="preserve"> </w:delText>
        </w:r>
      </w:del>
      <w:del w:id="1616" w:author="PR Preview" w:date="2026-01-01T00:00:00Z">
        <w:r>
          <w:delText xml:space="preserve">and</w:delText>
        </w:r>
      </w:del>
      <w:del w:id="1617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del w:id="1618" w:author="PR Preview" w:date="2026-01-01T00:00:00Z">
        <w:r>
          <w:delText xml:space="preserve"> </w:delText>
        </w:r>
      </w:del>
      <w:del w:id="1619" w:author="PR Preview" w:date="2026-01-01T00:00:00Z">
        <w:r>
          <w:delText xml:space="preserve">(</w:delText>
        </w:r>
      </w:del>
      <w:hyperlink w:anchor="def-centered-sums">
        <w:del w:id="1620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621" w:author="PR Preview" w:date="2026-01-01T00:00:00Z">
        <w:r>
          <w:delText xml:space="preserve">),</w:delText>
        </w:r>
      </w:del>
      <w:del w:id="1622" w:author="PR Preview" w:date="2026-01-01T00:00:00Z">
        <w:r>
          <w:delText xml:space="preserve"> </w:delText>
        </w:r>
      </w:del>
      <w:del w:id="1623" w:author="PR Preview" w:date="2026-01-01T00:00:00Z">
        <w:r>
          <w:delText xml:space="preserve">write the OLS slope</w:delText>
        </w:r>
      </w:del>
      <w:del w:id="162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del w:id="1625" w:author="PR Preview" w:date="2026-01-01T00:00:00Z">
        <w:r>
          <w:delText xml:space="preserve"> </w:delText>
        </w:r>
      </w:del>
      <w:del w:id="1626" w:author="PR Preview" w:date="2026-01-01T00:00:00Z">
        <w:r>
          <w:delText xml:space="preserve">from</w:delText>
        </w:r>
      </w:del>
      <w:del w:id="1627" w:author="PR Preview" w:date="2026-01-01T00:00:00Z">
        <w:r>
          <w:delText xml:space="preserve"> </w:delText>
        </w:r>
      </w:del>
      <w:hyperlink w:anchor="thm-ols-slr">
        <w:del w:id="1628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1629" w:author="PR Preview" w:date="2026-01-01T00:00:00Z">
        <w:r>
          <w:delText xml:space="preserve"> </w:delText>
        </w:r>
      </w:del>
      <w:del w:id="1630" w:author="PR Preview" w:date="2026-01-01T00:00:00Z">
        <w:r>
          <w:delText xml:space="preserve">in terms of the</w:delText>
        </w:r>
      </w:del>
      <w:del w:id="1631" w:author="PR Preview" w:date="2026-01-01T00:00:00Z">
        <w:r>
          <w:delText xml:space="preserve"> </w:delText>
        </w:r>
      </w:del>
      <w:hyperlink r:id="rId15">
        <w:del w:id="1632" w:author="PR Preview" w:date="2026-01-01T00:00:00Z">
          <w:r>
            <w:rPr>
              <w:rStyle w:val="Hyperlink"/>
            </w:rPr>
            <w:delText xml:space="preserve">Pearson correlation coefficient</w:delText>
          </w:r>
        </w:del>
      </w:hyperlink>
      <w:del w:id="1633" w:author="PR Preview" w:date="2026-01-01T00:00:00Z">
        <w:r>
          <w:delText xml:space="preserve"> </w:delText>
        </w:r>
      </w:del>
      <m:oMath>
        <m:r>
          <m:t>r</m:t>
        </m:r>
      </m:oMath>
      <w:del w:id="1634" w:author="PR Preview" w:date="2026-01-01T00:00:00Z">
        <w:r>
          <w:delText xml:space="preserve"> </w:delText>
        </w:r>
      </w:del>
      <w:del w:id="1635" w:author="PR Preview" w:date="2026-01-01T00:00:00Z">
        <w:r>
          <w:delText xml:space="preserve">and the</w:delText>
        </w:r>
      </w:del>
      <w:del w:id="1636" w:author="PR Preview" w:date="2026-01-01T00:00:00Z">
        <w:r>
          <w:delText xml:space="preserve"> </w:delText>
        </w:r>
      </w:del>
      <w:hyperlink r:id="rId122">
        <w:del w:id="1637" w:author="PR Preview" w:date="2026-01-01T00:00:00Z">
          <w:r>
            <w:rPr>
              <w:rStyle w:val="Hyperlink"/>
            </w:rPr>
            <w:delText xml:space="preserve">sample standard deviations</w:delText>
          </w:r>
        </w:del>
      </w:hyperlink>
      <w:del w:id="1638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</m:sub>
        </m:sSub>
      </m:oMath>
      <w:del w:id="1639" w:author="PR Preview" w:date="2026-01-01T00:00:00Z">
        <w:r>
          <w:delText xml:space="preserve"> </w:delText>
        </w:r>
      </w:del>
      <w:del w:id="1640" w:author="PR Preview" w:date="2026-01-01T00:00:00Z">
        <w:r>
          <w:delText xml:space="preserve">and</w:delText>
        </w:r>
      </w:del>
      <w:del w:id="1641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y</m:t>
            </m:r>
          </m:sub>
        </m:sSub>
      </m:oMath>
      <w:del w:id="1642" w:author="PR Preview" w:date="2026-01-01T00:00:00Z">
        <w:r>
          <w:delText xml:space="preserve"> </w:delText>
        </w:r>
      </w:del>
      <w:del w:id="1643" w:author="PR Preview" w:date="2026-01-01T00:00:00Z">
        <w:r>
          <w:delText xml:space="preserve">of the</w:delText>
        </w:r>
      </w:del>
      <w:del w:id="164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1645" w:author="PR Preview" w:date="2026-01-01T00:00:00Z">
        <w:r>
          <w:delText xml:space="preserve"> </w:delText>
        </w:r>
      </w:del>
      <w:del w:id="1646" w:author="PR Preview" w:date="2026-01-01T00:00:00Z">
        <w:r>
          <w:delText xml:space="preserve">and the</w:delText>
        </w:r>
      </w:del>
      <w:del w:id="1647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1648" w:author="PR Preview" w:date="2026-01-01T00:00:00Z">
        <w:r>
          <w:delText xml:space="preserve">.</w:delText>
        </w:r>
      </w:del>
    </w:p>
    <w:p>
      <w:pPr>
        <w:pStyle w:val="BodyText"/>
      </w:pPr>
      <w:del w:id="1649" w:author="PR Preview" w:date="2026-01-01T00:00:00Z">
        <w:r>
          <w:rPr>
            <w:i/>
            <w:iCs/>
          </w:rPr>
          <w:delText xml:space="preserve">Solution 19</w:delText>
        </w:r>
      </w:del>
      <w:del w:id="1650" w:author="PR Preview" w:date="2026-01-01T00:00:00Z">
        <w:r>
          <w:delText xml:space="preserve">. </w:delText>
        </w:r>
      </w:del>
      <w:del w:id="1651" w:author="PR Preview" w:date="2026-01-01T00:00:00Z">
        <w:r>
          <w:delText xml:space="preserve">In terms of the centered sums (</w:delText>
        </w:r>
      </w:del>
      <w:hyperlink w:anchor="def-centered-sums">
        <w:del w:id="1652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653" w:author="PR Preview" w:date="2026-01-01T00:00:00Z">
        <w:r>
          <w:delText xml:space="preserve">,</w:delText>
        </w:r>
      </w:del>
      <w:del w:id="1654" w:author="PR Preview" w:date="2026-01-01T00:00:00Z">
        <w:r>
          <w:delText xml:space="preserve"> </w:delText>
        </w:r>
      </w:del>
      <w:hyperlink w:anchor="def-centered-cross-product">
        <w:del w:id="1655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656" w:author="PR Preview" w:date="2026-01-01T00:00:00Z">
        <w:r>
          <w:delText xml:space="preserve">),</w:delText>
        </w:r>
      </w:del>
    </w:p>
    <w:p>
      <w:pPr>
        <w:pStyle w:val="BodyText"/>
      </w:pPr>
      <w:ins w:id="1657" w:author="PR Preview" w:date="2026-01-01T00:00:00Z">
        <w:r>
          <w:rPr>
            <w:i/>
            <w:iCs/>
          </w:rPr>
          <w:t xml:space="preserve">Proof</w:t>
        </w:r>
      </w:ins>
      <w:ins w:id="1658" w:author="PR Preview" w:date="2026-01-01T00:00:00Z">
        <w:r>
          <w:t xml:space="preserve">. </w:t>
        </w:r>
      </w:ins>
      <m:oMath>
        <m:r>
          <m:rPr>
            <m:nor/>
            <m:sty m:val="p"/>
          </m:rPr>
          <m:t>RSS</m:t>
        </m:r>
      </m:oMath>
      <w:ins w:id="1659" w:author="PR Preview" w:date="2026-01-01T00:00:00Z">
        <w:r>
          <w:t xml:space="preserve"> </w:t>
        </w:r>
      </w:ins>
      <w:ins w:id="1660" w:author="PR Preview" w:date="2026-01-01T00:00:00Z">
        <w:r>
          <w:t xml:space="preserve">is differentiable,</w:t>
        </w:r>
      </w:ins>
      <w:ins w:id="1661" w:author="PR Preview" w:date="2026-01-01T00:00:00Z">
        <w:r>
          <w:t xml:space="preserve"> </w:t>
        </w:r>
      </w:ins>
      <w:ins w:id="1662" w:author="PR Preview" w:date="2026-01-01T00:00:00Z">
        <w:r>
          <w:t xml:space="preserve">so any point that minimizes it solves the</w:t>
        </w:r>
      </w:ins>
      <w:ins w:id="1663" w:author="PR Preview" w:date="2026-01-01T00:00:00Z">
        <w:r>
          <w:t xml:space="preserve"> </w:t>
        </w:r>
      </w:ins>
      <w:hyperlink w:anchor="def-normal-equations">
        <w:ins w:id="1664" w:author="PR Preview" w:date="2026-01-01T00:00:00Z">
          <w:r>
            <w:rPr>
              <w:rStyle w:val="Hyperlink"/>
            </w:rPr>
            <w:t xml:space="preserve">normal equations</w:t>
          </w:r>
        </w:ins>
      </w:hyperlink>
      <w:ins w:id="1665" w:author="PR Preview" w:date="2026-01-01T00:00:00Z">
        <w:r>
          <w:t xml:space="preserve">.</w:t>
        </w:r>
      </w:ins>
      <w:ins w:id="1666" w:author="PR Preview" w:date="2026-01-01T00:00:00Z">
        <w:r>
          <w:t xml:space="preserve"> </w:t>
        </w:r>
      </w:ins>
      <w:ins w:id="1667" w:author="PR Preview" w:date="2026-01-01T00:00:00Z">
        <w:r>
          <w:t xml:space="preserve">By</w:t>
        </w:r>
      </w:ins>
      <w:ins w:id="1668" w:author="PR Preview" w:date="2026-01-01T00:00:00Z">
        <w:r>
          <w:t xml:space="preserve"> </w:t>
        </w:r>
      </w:ins>
      <w:hyperlink w:anchor="lem-normal-equations-vector">
        <w:ins w:id="1669" w:author="PR Preview" w:date="2026-01-01T00:00:00Z">
          <w:r>
            <w:rPr>
              <w:rStyle w:val="Hyperlink"/>
            </w:rPr>
            <w:t xml:space="preserve">Lemma 9</w:t>
          </w:r>
        </w:ins>
      </w:hyperlink>
      <w:ins w:id="1670" w:author="PR Preview" w:date="2026-01-01T00:00:00Z">
        <w:r>
          <w:t xml:space="preserve">,</w:t>
        </w:r>
      </w:ins>
      <w:ins w:id="1671" w:author="PR Preview" w:date="2026-01-01T00:00:00Z">
        <w:r>
          <w:t xml:space="preserve"> </w:t>
        </w:r>
      </w:ins>
      <w:ins w:id="1672" w:author="PR Preview" w:date="2026-01-01T00:00:00Z">
        <w:r>
          <w:t xml:space="preserve">the normal equations are</w:t>
        </w:r>
      </w:ins>
      <w:ins w:id="1673" w:author="PR Preview" w:date="2026-01-01T00:00:00Z">
        <w:r>
          <w:t xml:space="preserve"> </w:t>
        </w:r>
      </w:ins>
      <w:ins w:id="1674" w:author="PR Preview" w:date="2026-01-01T00:00:00Z">
        <w:r>
          <w:t xml:space="preserve">$A \mathord{\smash[b]{\underset{\raise.3ex\hbox{$\scriptstyle\sim$}}{\beta}}\vphantom{\beta}}= \mathord{\smash[b]{\underset{\raise.3ex\hbox{$\scriptstyle\sim$}}{c}}\vphantom{c}}$</w:t>
        </w:r>
      </w:ins>
      <w:ins w:id="1675" w:author="PR Preview" w:date="2026-01-01T00:00:00Z">
        <w:r>
          <w:t xml:space="preserve">.</w:t>
        </w:r>
      </w:ins>
      <w:ins w:id="1676" w:author="PR Preview" w:date="2026-01-01T00:00:00Z">
        <w:r>
          <w:t xml:space="preserve"> </w:t>
        </w:r>
      </w:ins>
      <w:ins w:id="1677" w:author="PR Preview" w:date="2026-01-01T00:00:00Z">
        <w:r>
          <w:t xml:space="preserve">By</w:t>
        </w:r>
      </w:ins>
      <w:ins w:id="1678" w:author="PR Preview" w:date="2026-01-01T00:00:00Z">
        <w:r>
          <w:t xml:space="preserve"> </w:t>
        </w:r>
      </w:ins>
      <w:hyperlink w:anchor="lem-solve-normal-equations-vector">
        <w:ins w:id="1679" w:author="PR Preview" w:date="2026-01-01T00:00:00Z">
          <w:r>
            <w:rPr>
              <w:rStyle w:val="Hyperlink"/>
            </w:rPr>
            <w:t xml:space="preserve">Lemma 10</w:t>
          </w:r>
        </w:ins>
      </w:hyperlink>
      <w:ins w:id="1680" w:author="PR Preview" w:date="2026-01-01T00:00:00Z">
        <w:r>
          <w:t xml:space="preserve">,</w:t>
        </w:r>
      </w:ins>
      <w:ins w:id="1681" w:author="PR Preview" w:date="2026-01-01T00:00:00Z">
        <w:r>
          <w:t xml:space="preserve"> </w:t>
        </w:r>
      </w:ins>
      <m:oMath>
        <m:r>
          <m:t>A</m:t>
        </m:r>
      </m:oMath>
      <w:ins w:id="1682" w:author="PR Preview" w:date="2026-01-01T00:00:00Z">
        <w:r>
          <w:t xml:space="preserve"> </w:t>
        </w:r>
      </w:ins>
      <w:ins w:id="1683" w:author="PR Preview" w:date="2026-01-01T00:00:00Z">
        <w:r>
          <w:t xml:space="preserve">is invertible,</w:t>
        </w:r>
      </w:ins>
      <w:ins w:id="1684" w:author="PR Preview" w:date="2026-01-01T00:00:00Z">
        <w:r>
          <w:t xml:space="preserve"> </w:t>
        </w:r>
      </w:ins>
      <w:ins w:id="1685" w:author="PR Preview" w:date="2026-01-01T00:00:00Z">
        <w:r>
          <w:t xml:space="preserve">so their only solution is</w:t>
        </w:r>
      </w:ins>
      <w:ins w:id="1686" w:author="PR Preview" w:date="2026-01-01T00:00:00Z">
        <w:r>
          <w:t xml:space="preserve"> </w:t>
        </w:r>
      </w:ins>
      <w:ins w:id="1687" w:author="PR Preview" w:date="2026-01-01T00:00:00Z">
        <w:r>
          <w:t xml:space="preserve">$A^{-1} \mathord{\smash[b]{\underset{\raise.3ex\hbox{$\scriptstyle\sim$}}{c}}\vphantom{c}}$</w:t>
        </w:r>
      </w:ins>
      <w:ins w:id="1688" w:author="PR Preview" w:date="2026-01-01T00:00:00Z">
        <w:r>
          <w:t xml:space="preserve">,</w:t>
        </w:r>
      </w:ins>
      <w:ins w:id="1689" w:author="PR Preview" w:date="2026-01-01T00:00:00Z">
        <w:r>
          <w:t xml:space="preserve"> </w:t>
        </w:r>
      </w:ins>
      <w:ins w:id="1690" w:author="PR Preview" w:date="2026-01-01T00:00:00Z">
        <w:r>
          <w:t xml:space="preserve">whose entries are those of</w:t>
        </w:r>
      </w:ins>
      <w:ins w:id="1691" w:author="PR Preview" w:date="2026-01-01T00:00:00Z">
        <w:r>
          <w:t xml:space="preserve"> </w:t>
        </w:r>
      </w:ins>
      <w:hyperlink w:anchor="thm-ols-slr">
        <w:ins w:id="1692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693" w:author="PR Preview" w:date="2026-01-01T00:00:00Z">
        <w:r>
          <w:t xml:space="preserve">.</w:t>
        </w:r>
      </w:ins>
      <w:ins w:id="1694" w:author="PR Preview" w:date="2026-01-01T00:00:00Z">
        <w:r>
          <w:t xml:space="preserve"> </w:t>
        </w:r>
      </w:ins>
      <w:ins w:id="1695" w:author="PR Preview" w:date="2026-01-01T00:00:00Z">
        <w:r>
          <w:t xml:space="preserve">By</w:t>
        </w:r>
      </w:ins>
      <w:ins w:id="1696" w:author="PR Preview" w:date="2026-01-01T00:00:00Z">
        <w:r>
          <w:t xml:space="preserve"> </w:t>
        </w:r>
      </w:ins>
      <w:hyperlink w:anchor="lem-rss-hessian-vector">
        <w:ins w:id="1697" w:author="PR Preview" w:date="2026-01-01T00:00:00Z">
          <w:r>
            <w:rPr>
              <w:rStyle w:val="Hyperlink"/>
            </w:rPr>
            <w:t xml:space="preserve">Lemma 11</w:t>
          </w:r>
        </w:ins>
      </w:hyperlink>
      <w:ins w:id="1698" w:author="PR Preview" w:date="2026-01-01T00:00:00Z">
        <w:r>
          <w:t xml:space="preserve">,</w:t>
        </w:r>
      </w:ins>
      <w:ins w:id="1699" w:author="PR Preview" w:date="2026-01-01T00:00:00Z">
        <w:r>
          <w:t xml:space="preserve"> </w:t>
        </w:r>
      </w:ins>
      <w:ins w:id="1700" w:author="PR Preview" w:date="2026-01-01T00:00:00Z">
        <w:r>
          <w:t xml:space="preserve">the Hessian of</w:t>
        </w:r>
      </w:ins>
      <w:ins w:id="1701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</m:oMath>
      <w:ins w:id="1702" w:author="PR Preview" w:date="2026-01-01T00:00:00Z">
        <w:r>
          <w:t xml:space="preserve"> </w:t>
        </w:r>
      </w:ins>
      <w:ins w:id="1703" w:author="PR Preview" w:date="2026-01-01T00:00:00Z">
        <w:r>
          <w:t xml:space="preserve">is positive definite at every</w:t>
        </w:r>
      </w:ins>
      <w:ins w:id="1704" w:author="PR Preview" w:date="2026-01-01T00:00:00Z">
        <w:r>
          <w:t xml:space="preserve"> </w:t>
        </w:r>
      </w:ins>
      <w:ins w:id="1705" w:author="PR Preview" w:date="2026-01-01T00:00:00Z">
        <w:r>
          <w:t xml:space="preserve">$\mathord{\smash[b]{\underset{\raise.3ex\hbox{$\scriptstyle\sim$}}{\beta}}\vphantom{\beta}}$</w:t>
        </w:r>
      </w:ins>
      <w:ins w:id="1706" w:author="PR Preview" w:date="2026-01-01T00:00:00Z">
        <w:r>
          <w:t xml:space="preserve">,</w:t>
        </w:r>
      </w:ins>
      <w:ins w:id="1707" w:author="PR Preview" w:date="2026-01-01T00:00:00Z">
        <w:r>
          <w:t xml:space="preserve"> </w:t>
        </w:r>
      </w:ins>
      <w:ins w:id="1708" w:author="PR Preview" w:date="2026-01-01T00:00:00Z">
        <w:r>
          <w:t xml:space="preserve">so</w:t>
        </w:r>
      </w:ins>
      <w:ins w:id="1709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</m:oMath>
      <w:ins w:id="1710" w:author="PR Preview" w:date="2026-01-01T00:00:00Z">
        <w:r>
          <w:t xml:space="preserve"> </w:t>
        </w:r>
      </w:ins>
      <w:ins w:id="1711" w:author="PR Preview" w:date="2026-01-01T00:00:00Z">
        <w:r>
          <w:t xml:space="preserve">is strictly convex</w:t>
        </w:r>
      </w:ins>
      <w:ins w:id="1712" w:author="PR Preview" w:date="2026-01-01T00:00:00Z">
        <w:r>
          <w:t xml:space="preserve"> </w:t>
        </w:r>
      </w:ins>
      <w:ins w:id="1713" w:author="PR Preview" w:date="2026-01-01T00:00:00Z">
        <w:r>
          <w:t xml:space="preserve">and</w:t>
        </w:r>
      </w:ins>
      <w:ins w:id="1714" w:author="PR Preview" w:date="2026-01-01T00:00:00Z">
        <w:r>
          <w:t xml:space="preserve"> </w:t>
        </w:r>
      </w:ins>
      <w:ins w:id="1715" w:author="PR Preview" w:date="2026-01-01T00:00:00Z">
        <w:r>
          <w:t xml:space="preserve">$A^{-1} \mathord{\smash[b]{\underset{\raise.3ex\hbox{$\scriptstyle\sim$}}{c}}\vphantom{c}}$</w:t>
        </w:r>
      </w:ins>
      <w:ins w:id="1716" w:author="PR Preview" w:date="2026-01-01T00:00:00Z">
        <w:r>
          <w:t xml:space="preserve"> </w:t>
        </w:r>
      </w:ins>
      <w:ins w:id="1717" w:author="PR Preview" w:date="2026-01-01T00:00:00Z">
        <w:r>
          <w:t xml:space="preserve">is its unique global minimum.</w:t>
        </w:r>
      </w:ins>
    </w:p>
    <w:bookmarkStart w:id="123" w:name="exr-ols-slope-r"/>
    <w:p>
      <w:pPr>
        <w:pStyle w:val="BodyText"/>
      </w:pPr>
      <w:ins w:id="1718" w:author="PR Preview" w:date="2026-01-01T00:00:00Z">
        <w:r>
          <w:rPr>
            <w:b/>
            <w:bCs/>
          </w:rPr>
          <w:t xml:space="preserve">Exercise 18 (OLS slope and the correlation)</w:t>
        </w:r>
      </w:ins>
      <w:ins w:id="1719" w:author="PR Preview" w:date="2026-01-01T00:00:00Z">
        <w:r>
          <w:t xml:space="preserve"> </w:t>
        </w:r>
      </w:ins>
      <w:ins w:id="1720" w:author="PR Preview" w:date="2026-01-01T00:00:00Z">
        <w:r>
          <w:t xml:space="preserve">Assuming</w:t>
        </w:r>
      </w:ins>
      <w:ins w:id="1721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1722" w:author="PR Preview" w:date="2026-01-01T00:00:00Z">
        <w:r>
          <w:t xml:space="preserve"> </w:t>
        </w:r>
      </w:ins>
      <w:ins w:id="1723" w:author="PR Preview" w:date="2026-01-01T00:00:00Z">
        <w:r>
          <w:t xml:space="preserve">and</w:t>
        </w:r>
      </w:ins>
      <w:ins w:id="1724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ins w:id="1725" w:author="PR Preview" w:date="2026-01-01T00:00:00Z">
        <w:r>
          <w:t xml:space="preserve"> </w:t>
        </w:r>
      </w:ins>
      <w:ins w:id="1726" w:author="PR Preview" w:date="2026-01-01T00:00:00Z">
        <w:r>
          <w:t xml:space="preserve">(</w:t>
        </w:r>
      </w:ins>
      <w:hyperlink w:anchor="def-centered-sums">
        <w:ins w:id="1727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728" w:author="PR Preview" w:date="2026-01-01T00:00:00Z">
        <w:r>
          <w:t xml:space="preserve">),</w:t>
        </w:r>
      </w:ins>
      <w:ins w:id="1729" w:author="PR Preview" w:date="2026-01-01T00:00:00Z">
        <w:r>
          <w:t xml:space="preserve"> </w:t>
        </w:r>
      </w:ins>
      <w:ins w:id="1730" w:author="PR Preview" w:date="2026-01-01T00:00:00Z">
        <w:r>
          <w:t xml:space="preserve">write the OLS slope</w:t>
        </w:r>
      </w:ins>
      <w:ins w:id="1731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ins w:id="1732" w:author="PR Preview" w:date="2026-01-01T00:00:00Z">
        <w:r>
          <w:t xml:space="preserve"> </w:t>
        </w:r>
      </w:ins>
      <w:ins w:id="1733" w:author="PR Preview" w:date="2026-01-01T00:00:00Z">
        <w:r>
          <w:t xml:space="preserve">from</w:t>
        </w:r>
      </w:ins>
      <w:ins w:id="1734" w:author="PR Preview" w:date="2026-01-01T00:00:00Z">
        <w:r>
          <w:t xml:space="preserve"> </w:t>
        </w:r>
      </w:ins>
      <w:hyperlink w:anchor="thm-ols-slr">
        <w:ins w:id="1735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736" w:author="PR Preview" w:date="2026-01-01T00:00:00Z">
        <w:r>
          <w:t xml:space="preserve"> </w:t>
        </w:r>
      </w:ins>
      <w:ins w:id="1737" w:author="PR Preview" w:date="2026-01-01T00:00:00Z">
        <w:r>
          <w:t xml:space="preserve">in terms of the</w:t>
        </w:r>
      </w:ins>
      <w:ins w:id="1738" w:author="PR Preview" w:date="2026-01-01T00:00:00Z">
        <w:r>
          <w:t xml:space="preserve"> </w:t>
        </w:r>
      </w:ins>
      <w:hyperlink r:id="rId15">
        <w:ins w:id="1739" w:author="PR Preview" w:date="2026-01-01T00:00:00Z">
          <w:r>
            <w:rPr>
              <w:rStyle w:val="Hyperlink"/>
            </w:rPr>
            <w:t xml:space="preserve">Pearson correlation coefficient</w:t>
          </w:r>
        </w:ins>
      </w:hyperlink>
      <w:ins w:id="1740" w:author="PR Preview" w:date="2026-01-01T00:00:00Z">
        <w:r>
          <w:t xml:space="preserve"> </w:t>
        </w:r>
      </w:ins>
      <m:oMath>
        <m:r>
          <m:t>r</m:t>
        </m:r>
      </m:oMath>
      <w:ins w:id="1741" w:author="PR Preview" w:date="2026-01-01T00:00:00Z">
        <w:r>
          <w:t xml:space="preserve"> </w:t>
        </w:r>
      </w:ins>
      <w:ins w:id="1742" w:author="PR Preview" w:date="2026-01-01T00:00:00Z">
        <w:r>
          <w:t xml:space="preserve">and the</w:t>
        </w:r>
      </w:ins>
      <w:ins w:id="1743" w:author="PR Preview" w:date="2026-01-01T00:00:00Z">
        <w:r>
          <w:t xml:space="preserve"> </w:t>
        </w:r>
      </w:ins>
      <w:hyperlink r:id="rId122">
        <w:ins w:id="1744" w:author="PR Preview" w:date="2026-01-01T00:00:00Z">
          <w:r>
            <w:rPr>
              <w:rStyle w:val="Hyperlink"/>
            </w:rPr>
            <w:t xml:space="preserve">sample standard deviations</w:t>
          </w:r>
        </w:ins>
      </w:hyperlink>
      <w:ins w:id="1745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</m:sub>
        </m:sSub>
      </m:oMath>
      <w:ins w:id="1746" w:author="PR Preview" w:date="2026-01-01T00:00:00Z">
        <w:r>
          <w:t xml:space="preserve"> </w:t>
        </w:r>
      </w:ins>
      <w:ins w:id="1747" w:author="PR Preview" w:date="2026-01-01T00:00:00Z">
        <w:r>
          <w:t xml:space="preserve">and</w:t>
        </w:r>
      </w:ins>
      <w:ins w:id="1748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y</m:t>
            </m:r>
          </m:sub>
        </m:sSub>
      </m:oMath>
      <w:ins w:id="1749" w:author="PR Preview" w:date="2026-01-01T00:00:00Z">
        <w:r>
          <w:t xml:space="preserve"> </w:t>
        </w:r>
      </w:ins>
      <w:ins w:id="1750" w:author="PR Preview" w:date="2026-01-01T00:00:00Z">
        <w:r>
          <w:t xml:space="preserve">of the</w:t>
        </w:r>
      </w:ins>
      <w:ins w:id="175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1752" w:author="PR Preview" w:date="2026-01-01T00:00:00Z">
        <w:r>
          <w:t xml:space="preserve"> </w:t>
        </w:r>
      </w:ins>
      <w:ins w:id="1753" w:author="PR Preview" w:date="2026-01-01T00:00:00Z">
        <w:r>
          <w:t xml:space="preserve">and the</w:t>
        </w:r>
      </w:ins>
      <w:ins w:id="1754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1755" w:author="PR Preview" w:date="2026-01-01T00:00:00Z">
        <w:r>
          <w:t xml:space="preserve">.</w:t>
        </w:r>
      </w:ins>
    </w:p>
    <w:bookmarkEnd w:id="123"/>
    <w:bookmarkStart w:id="124" w:name="sol-ols-slope-r"/>
    <w:p>
      <w:pPr>
        <w:pStyle w:val="BodyText"/>
      </w:pPr>
      <w:ins w:id="1756" w:author="PR Preview" w:date="2026-01-01T00:00:00Z">
        <w:r>
          <w:rPr>
            <w:i/>
            <w:iCs/>
          </w:rPr>
          <w:t xml:space="preserve">Solution 18</w:t>
        </w:r>
      </w:ins>
      <w:ins w:id="1757" w:author="PR Preview" w:date="2026-01-01T00:00:00Z">
        <w:r>
          <w:t xml:space="preserve">. </w:t>
        </w:r>
      </w:ins>
      <w:ins w:id="1758" w:author="PR Preview" w:date="2026-01-01T00:00:00Z">
        <w:r>
          <w:t xml:space="preserve">In terms of the centered sums (</w:t>
        </w:r>
      </w:ins>
      <w:hyperlink w:anchor="def-centered-sums">
        <w:ins w:id="1759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760" w:author="PR Preview" w:date="2026-01-01T00:00:00Z">
        <w:r>
          <w:t xml:space="preserve">,</w:t>
        </w:r>
      </w:ins>
      <w:ins w:id="1761" w:author="PR Preview" w:date="2026-01-01T00:00:00Z">
        <w:r>
          <w:t xml:space="preserve"> </w:t>
        </w:r>
      </w:ins>
      <w:hyperlink w:anchor="def-centered-cross-product">
        <w:ins w:id="1762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1763" w:author="PR Preview" w:date="2026-01-01T00:00:00Z">
        <w:r>
          <w:t xml:space="preserve">),</w:t>
        </w:r>
      </w:ins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24"/>
    <w:bookmarkStart w:id="12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2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p>
      <w:pPr>
        <w:pStyle w:val="BodyText"/>
      </w:pPr>
      <w:del w:id="1764" w:author="PR Preview" w:date="2026-01-01T00:00:00Z">
        <w:r>
          <w:rPr>
            <w:i/>
            <w:iCs/>
          </w:rPr>
          <w:delText xml:space="preserve">Proof</w:delText>
        </w:r>
      </w:del>
      <w:del w:id="1765" w:author="PR Preview" w:date="2026-01-01T00:00:00Z">
        <w:r>
          <w:delText xml:space="preserve">. </w:delText>
        </w:r>
      </w:del>
      <w:del w:id="1766" w:author="PR Preview" w:date="2026-01-01T00:00:00Z">
        <w:r>
          <w:delText xml:space="preserve">This is the solution to</w:delText>
        </w:r>
      </w:del>
      <w:del w:id="1767" w:author="PR Preview" w:date="2026-01-01T00:00:00Z">
        <w:r>
          <w:delText xml:space="preserve"> </w:delText>
        </w:r>
      </w:del>
      <w:hyperlink w:anchor="exr-ols-slope-r">
        <w:del w:id="1768" w:author="PR Preview" w:date="2026-01-01T00:00:00Z">
          <w:r>
            <w:rPr>
              <w:rStyle w:val="Hyperlink"/>
            </w:rPr>
            <w:delText xml:space="preserve">Exercise 19</w:delText>
          </w:r>
        </w:del>
      </w:hyperlink>
      <w:del w:id="1769" w:author="PR Preview" w:date="2026-01-01T00:00:00Z">
        <w:r>
          <w:delText xml:space="preserve">.</w:delText>
        </w:r>
      </w:del>
    </w:p>
    <w:p>
      <w:pPr>
        <w:pStyle w:val="BodyText"/>
      </w:pPr>
      <w:ins w:id="1770" w:author="PR Preview" w:date="2026-01-01T00:00:00Z">
        <w:r>
          <w:rPr>
            <w:i/>
            <w:iCs/>
          </w:rPr>
          <w:t xml:space="preserve">Proof</w:t>
        </w:r>
      </w:ins>
      <w:ins w:id="1771" w:author="PR Preview" w:date="2026-01-01T00:00:00Z">
        <w:r>
          <w:t xml:space="preserve">. </w:t>
        </w:r>
      </w:ins>
      <w:ins w:id="1772" w:author="PR Preview" w:date="2026-01-01T00:00:00Z">
        <w:r>
          <w:t xml:space="preserve">This is the solution to</w:t>
        </w:r>
      </w:ins>
      <w:ins w:id="1773" w:author="PR Preview" w:date="2026-01-01T00:00:00Z">
        <w:r>
          <w:t xml:space="preserve"> </w:t>
        </w:r>
      </w:ins>
      <w:hyperlink w:anchor="exr-ols-slope-r">
        <w:ins w:id="1774" w:author="PR Preview" w:date="2026-01-01T00:00:00Z">
          <w:r>
            <w:rPr>
              <w:rStyle w:val="Hyperlink"/>
            </w:rPr>
            <w:t xml:space="preserve">Exercise 18</w:t>
          </w:r>
        </w:ins>
      </w:hyperlink>
      <w:ins w:id="1775" w:author="PR Preview" w:date="2026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3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31"/>
    <w:bookmarkStart w:id="137" w:name="sec-slr-R"/>
    <w:p>
      <w:pPr>
        <w:pStyle w:val="Heading3"/>
      </w:pPr>
      <w:r>
        <w:t xml:space="preserve">3.3 Fitting a simple linear regression in R</w:t>
      </w:r>
    </w:p>
    <w:bookmarkStart w:id="13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3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36"/>
    <w:bookmarkEnd w:id="137"/>
    <w:bookmarkStart w:id="151" w:name="sec-r-squared"/>
    <w:p>
      <w:pPr>
        <w:pStyle w:val="Heading3"/>
      </w:pPr>
      <w:r>
        <w:t xml:space="preserve">3.4 The coefficient of determination</w:t>
      </w:r>
    </w:p>
    <w:bookmarkStart w:id="13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38"/>
    <w:bookmarkStart w:id="139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9"/>
    <w:bookmarkStart w:id="14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40"/>
    <w:bookmarkStart w:id="141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41"/>
    <w:bookmarkStart w:id="142" w:name="exr-rss-ols-fit"/>
    <w:p>
      <w:pPr>
        <w:pStyle w:val="BodyText"/>
      </w:pPr>
      <w:del w:id="1776" w:author="PR Preview" w:date="2026-01-01T00:00:00Z">
        <w:r>
          <w:rPr>
            <w:b/>
            <w:bCs/>
          </w:rPr>
          <w:delText xml:space="preserve">Exercise 20 (Residual sum of squares of the OLS fit)</w:delText>
        </w:r>
      </w:del>
      <w:del w:id="1777" w:author="PR Preview" w:date="2026-01-01T00:00:00Z">
        <w:r>
          <w:delText xml:space="preserve"> </w:delText>
        </w:r>
      </w:del>
      <w:del w:id="1778" w:author="PR Preview" w:date="2026-01-01T00:00:00Z">
        <w:r>
          <w:delText xml:space="preserve">Assuming</w:delText>
        </w:r>
      </w:del>
      <w:del w:id="1779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del w:id="1780" w:author="PR Preview" w:date="2026-01-01T00:00:00Z">
        <w:r>
          <w:delText xml:space="preserve"> </w:delText>
        </w:r>
      </w:del>
      <w:del w:id="1781" w:author="PR Preview" w:date="2026-01-01T00:00:00Z">
        <w:r>
          <w:delText xml:space="preserve">(</w:delText>
        </w:r>
      </w:del>
      <w:hyperlink w:anchor="def-centered-sums">
        <w:del w:id="1782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783" w:author="PR Preview" w:date="2026-01-01T00:00:00Z">
        <w:r>
          <w:delText xml:space="preserve">),</w:delText>
        </w:r>
      </w:del>
      <w:del w:id="1784" w:author="PR Preview" w:date="2026-01-01T00:00:00Z">
        <w:r>
          <w:delText xml:space="preserve"> </w:delText>
        </w:r>
      </w:del>
      <w:del w:id="1785" w:author="PR Preview" w:date="2026-01-01T00:00:00Z">
        <w:r>
          <w:delText xml:space="preserve">write the</w:delText>
        </w:r>
      </w:del>
      <w:del w:id="1786" w:author="PR Preview" w:date="2026-01-01T00:00:00Z">
        <w:r>
          <w:delText xml:space="preserve"> </w:delText>
        </w:r>
      </w:del>
      <w:hyperlink w:anchor="def-rss">
        <w:del w:id="1787" w:author="PR Preview" w:date="2026-01-01T00:00:00Z">
          <w:r>
            <w:rPr>
              <w:rStyle w:val="Hyperlink"/>
            </w:rPr>
            <w:delText xml:space="preserve">residual sum of squares</w:delText>
          </w:r>
        </w:del>
      </w:hyperlink>
      <w:del w:id="1788" w:author="PR Preview" w:date="2026-01-01T00:00:00Z">
        <w:r>
          <w:delText xml:space="preserve"> </w:delText>
        </w:r>
      </w:del>
      <w:del w:id="1789" w:author="PR Preview" w:date="2026-01-01T00:00:00Z">
        <w:r>
          <w:delText xml:space="preserve">at the OLS estimates (</w:delText>
        </w:r>
      </w:del>
      <w:hyperlink w:anchor="thm-ols-slr">
        <w:del w:id="1790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1791" w:author="PR Preview" w:date="2026-01-01T00:00:00Z">
        <w:r>
          <w:delText xml:space="preserve">),</w:delText>
        </w:r>
      </w:del>
      <w:del w:id="1792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del w:id="1793" w:author="PR Preview" w:date="2026-01-01T00:00:00Z">
        <w:r>
          <w:delText xml:space="preserve">,</w:delText>
        </w:r>
      </w:del>
      <w:del w:id="1794" w:author="PR Preview" w:date="2026-01-01T00:00:00Z">
        <w:r>
          <w:delText xml:space="preserve"> </w:delText>
        </w:r>
      </w:del>
      <w:del w:id="1795" w:author="PR Preview" w:date="2026-01-01T00:00:00Z">
        <w:r>
          <w:delText xml:space="preserve">in terms of</w:delText>
        </w:r>
      </w:del>
      <w:del w:id="1796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del w:id="1797" w:author="PR Preview" w:date="2026-01-01T00:00:00Z">
        <w:r>
          <w:delText xml:space="preserve">,</w:delText>
        </w:r>
      </w:del>
      <w:del w:id="1798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del w:id="1799" w:author="PR Preview" w:date="2026-01-01T00:00:00Z">
        <w:r>
          <w:delText xml:space="preserve"> </w:delText>
        </w:r>
      </w:del>
      <w:del w:id="1800" w:author="PR Preview" w:date="2026-01-01T00:00:00Z">
        <w:r>
          <w:delText xml:space="preserve">and</w:delText>
        </w:r>
      </w:del>
      <w:del w:id="1801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del w:id="1802" w:author="PR Preview" w:date="2026-01-01T00:00:00Z">
        <w:r>
          <w:delText xml:space="preserve">.</w:delText>
        </w:r>
      </w:del>
    </w:p>
    <w:p>
      <w:pPr>
        <w:pStyle w:val="BodyText"/>
      </w:pPr>
      <w:del w:id="1803" w:author="PR Preview" w:date="2026-01-01T00:00:00Z">
        <w:r>
          <w:rPr>
            <w:i/>
            <w:iCs/>
          </w:rPr>
          <w:delText xml:space="preserve">Solution 20</w:delText>
        </w:r>
      </w:del>
      <w:del w:id="1804" w:author="PR Preview" w:date="2026-01-01T00:00:00Z">
        <w:r>
          <w:delText xml:space="preserve">. </w:delText>
        </w:r>
      </w:del>
      <w:del w:id="1805" w:author="PR Preview" w:date="2026-01-01T00:00:00Z">
        <w:r>
          <w:delText xml:space="preserve">The</w:delText>
        </w:r>
      </w:del>
      <w:del w:id="1806" w:author="PR Preview" w:date="2026-01-01T00:00:00Z">
        <w:r>
          <w:delText xml:space="preserve"> </w:delText>
        </w:r>
      </w:del>
      <w:hyperlink r:id="rId143">
        <w:del w:id="1807" w:author="PR Preview" w:date="2026-01-01T00:00:00Z">
          <w:r>
            <w:rPr>
              <w:rStyle w:val="Hyperlink"/>
            </w:rPr>
            <w:delText xml:space="preserve">fitted values</w:delText>
          </w:r>
        </w:del>
      </w:hyperlink>
      <w:del w:id="1808" w:author="PR Preview" w:date="2026-01-01T00:00:00Z">
        <w:r>
          <w:delText xml:space="preserve"> </w:delText>
        </w:r>
      </w:del>
      <w:del w:id="1809" w:author="PR Preview" w:date="2026-01-01T00:00:00Z">
        <w:r>
          <w:delText xml:space="preserve">of the OLS fit are</w:delText>
        </w:r>
      </w:del>
      <w:del w:id="181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del w:id="1811" w:author="PR Preview" w:date="2026-01-01T00:00:00Z">
        <w:r>
          <w:delText xml:space="preserve">,</w:delText>
        </w:r>
      </w:del>
      <w:del w:id="1812" w:author="PR Preview" w:date="2026-01-01T00:00:00Z">
        <w:r>
          <w:delText xml:space="preserve"> </w:delText>
        </w:r>
      </w:del>
      <w:del w:id="1813" w:author="PR Preview" w:date="2026-01-01T00:00:00Z">
        <w:r>
          <w:delText xml:space="preserve">so each</w:delText>
        </w:r>
      </w:del>
      <w:del w:id="1814" w:author="PR Preview" w:date="2026-01-01T00:00:00Z">
        <w:r>
          <w:delText xml:space="preserve"> </w:delText>
        </w:r>
      </w:del>
      <w:hyperlink r:id="rId51">
        <w:del w:id="1815" w:author="PR Preview" w:date="2026-01-01T00:00:00Z">
          <w:r>
            <w:rPr>
              <w:rStyle w:val="Hyperlink"/>
            </w:rPr>
            <w:delText xml:space="preserve">residual</w:delText>
          </w:r>
        </w:del>
      </w:hyperlink>
      <w:del w:id="1816" w:author="PR Preview" w:date="2026-01-01T00:00:00Z">
        <w:r>
          <w:delText xml:space="preserve"> </w:delText>
        </w:r>
      </w:del>
      <w:del w:id="1817" w:author="PR Preview" w:date="2026-01-01T00:00:00Z">
        <w:r>
          <w:delText xml:space="preserve">is</w:delText>
        </w:r>
      </w:del>
    </w:p>
    <w:p>
      <w:pPr>
        <w:pStyle w:val="BodyText"/>
      </w:pPr>
      <w:ins w:id="1818" w:author="PR Preview" w:date="2026-01-01T00:00:00Z">
        <w:r>
          <w:rPr>
            <w:b/>
            <w:bCs/>
          </w:rPr>
          <w:t xml:space="preserve">Exercise 19 (Residual sum of squares of the OLS fit)</w:t>
        </w:r>
      </w:ins>
      <w:ins w:id="1819" w:author="PR Preview" w:date="2026-01-01T00:00:00Z">
        <w:r>
          <w:t xml:space="preserve"> </w:t>
        </w:r>
      </w:ins>
      <w:ins w:id="1820" w:author="PR Preview" w:date="2026-01-01T00:00:00Z">
        <w:r>
          <w:t xml:space="preserve">Assuming</w:t>
        </w:r>
      </w:ins>
      <w:ins w:id="1821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1822" w:author="PR Preview" w:date="2026-01-01T00:00:00Z">
        <w:r>
          <w:t xml:space="preserve"> </w:t>
        </w:r>
      </w:ins>
      <w:ins w:id="1823" w:author="PR Preview" w:date="2026-01-01T00:00:00Z">
        <w:r>
          <w:t xml:space="preserve">(</w:t>
        </w:r>
      </w:ins>
      <w:hyperlink w:anchor="def-centered-sums">
        <w:ins w:id="1824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825" w:author="PR Preview" w:date="2026-01-01T00:00:00Z">
        <w:r>
          <w:t xml:space="preserve">),</w:t>
        </w:r>
      </w:ins>
      <w:ins w:id="1826" w:author="PR Preview" w:date="2026-01-01T00:00:00Z">
        <w:r>
          <w:t xml:space="preserve"> </w:t>
        </w:r>
      </w:ins>
      <w:ins w:id="1827" w:author="PR Preview" w:date="2026-01-01T00:00:00Z">
        <w:r>
          <w:t xml:space="preserve">write the</w:t>
        </w:r>
      </w:ins>
      <w:ins w:id="1828" w:author="PR Preview" w:date="2026-01-01T00:00:00Z">
        <w:r>
          <w:t xml:space="preserve"> </w:t>
        </w:r>
      </w:ins>
      <w:hyperlink w:anchor="def-rss">
        <w:ins w:id="1829" w:author="PR Preview" w:date="2026-01-01T00:00:00Z">
          <w:r>
            <w:rPr>
              <w:rStyle w:val="Hyperlink"/>
            </w:rPr>
            <w:t xml:space="preserve">residual sum of squares</w:t>
          </w:r>
        </w:ins>
      </w:hyperlink>
      <w:ins w:id="1830" w:author="PR Preview" w:date="2026-01-01T00:00:00Z">
        <w:r>
          <w:t xml:space="preserve"> </w:t>
        </w:r>
      </w:ins>
      <w:ins w:id="1831" w:author="PR Preview" w:date="2026-01-01T00:00:00Z">
        <w:r>
          <w:t xml:space="preserve">at the OLS estimates (</w:t>
        </w:r>
      </w:ins>
      <w:hyperlink w:anchor="thm-ols-slr">
        <w:ins w:id="1832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833" w:author="PR Preview" w:date="2026-01-01T00:00:00Z">
        <w:r>
          <w:t xml:space="preserve">),</w:t>
        </w:r>
      </w:ins>
      <w:ins w:id="1834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ins w:id="1835" w:author="PR Preview" w:date="2026-01-01T00:00:00Z">
        <w:r>
          <w:t xml:space="preserve">,</w:t>
        </w:r>
      </w:ins>
      <w:ins w:id="1836" w:author="PR Preview" w:date="2026-01-01T00:00:00Z">
        <w:r>
          <w:t xml:space="preserve"> </w:t>
        </w:r>
      </w:ins>
      <w:ins w:id="1837" w:author="PR Preview" w:date="2026-01-01T00:00:00Z">
        <w:r>
          <w:t xml:space="preserve">in terms of</w:t>
        </w:r>
      </w:ins>
      <w:ins w:id="1838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ins w:id="1839" w:author="PR Preview" w:date="2026-01-01T00:00:00Z">
        <w:r>
          <w:t xml:space="preserve">,</w:t>
        </w:r>
      </w:ins>
      <w:ins w:id="1840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ins w:id="1841" w:author="PR Preview" w:date="2026-01-01T00:00:00Z">
        <w:r>
          <w:t xml:space="preserve"> </w:t>
        </w:r>
      </w:ins>
      <w:ins w:id="1842" w:author="PR Preview" w:date="2026-01-01T00:00:00Z">
        <w:r>
          <w:t xml:space="preserve">and</w:t>
        </w:r>
      </w:ins>
      <w:ins w:id="1843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ins w:id="1844" w:author="PR Preview" w:date="2026-01-01T00:00:00Z">
        <w:r>
          <w:t xml:space="preserve">.</w:t>
        </w:r>
      </w:ins>
    </w:p>
    <w:bookmarkEnd w:id="142"/>
    <w:bookmarkStart w:id="144" w:name="sol-rss-ols-fit"/>
    <w:p>
      <w:pPr>
        <w:pStyle w:val="BodyText"/>
      </w:pPr>
      <w:ins w:id="1845" w:author="PR Preview" w:date="2026-01-01T00:00:00Z">
        <w:r>
          <w:rPr>
            <w:i/>
            <w:iCs/>
          </w:rPr>
          <w:t xml:space="preserve">Solution 19</w:t>
        </w:r>
      </w:ins>
      <w:ins w:id="1846" w:author="PR Preview" w:date="2026-01-01T00:00:00Z">
        <w:r>
          <w:t xml:space="preserve">. </w:t>
        </w:r>
      </w:ins>
      <w:ins w:id="1847" w:author="PR Preview" w:date="2026-01-01T00:00:00Z">
        <w:r>
          <w:t xml:space="preserve">The</w:t>
        </w:r>
      </w:ins>
      <w:ins w:id="1848" w:author="PR Preview" w:date="2026-01-01T00:00:00Z">
        <w:r>
          <w:t xml:space="preserve"> </w:t>
        </w:r>
      </w:ins>
      <w:hyperlink r:id="rId143">
        <w:ins w:id="1849" w:author="PR Preview" w:date="2026-01-01T00:00:00Z">
          <w:r>
            <w:rPr>
              <w:rStyle w:val="Hyperlink"/>
            </w:rPr>
            <w:t xml:space="preserve">fitted values</w:t>
          </w:r>
        </w:ins>
      </w:hyperlink>
      <w:ins w:id="1850" w:author="PR Preview" w:date="2026-01-01T00:00:00Z">
        <w:r>
          <w:t xml:space="preserve"> </w:t>
        </w:r>
      </w:ins>
      <w:ins w:id="1851" w:author="PR Preview" w:date="2026-01-01T00:00:00Z">
        <w:r>
          <w:t xml:space="preserve">of the OLS fit are</w:t>
        </w:r>
      </w:ins>
      <w:ins w:id="185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ins w:id="1853" w:author="PR Preview" w:date="2026-01-01T00:00:00Z">
        <w:r>
          <w:t xml:space="preserve">,</w:t>
        </w:r>
      </w:ins>
      <w:ins w:id="1854" w:author="PR Preview" w:date="2026-01-01T00:00:00Z">
        <w:r>
          <w:t xml:space="preserve"> </w:t>
        </w:r>
      </w:ins>
      <w:ins w:id="1855" w:author="PR Preview" w:date="2026-01-01T00:00:00Z">
        <w:r>
          <w:t xml:space="preserve">so each</w:t>
        </w:r>
      </w:ins>
      <w:ins w:id="1856" w:author="PR Preview" w:date="2026-01-01T00:00:00Z">
        <w:r>
          <w:t xml:space="preserve"> </w:t>
        </w:r>
      </w:ins>
      <w:hyperlink r:id="rId51">
        <w:ins w:id="1857" w:author="PR Preview" w:date="2026-01-01T00:00:00Z">
          <w:r>
            <w:rPr>
              <w:rStyle w:val="Hyperlink"/>
            </w:rPr>
            <w:t xml:space="preserve">residual</w:t>
          </w:r>
        </w:ins>
      </w:hyperlink>
      <w:ins w:id="1858" w:author="PR Preview" w:date="2026-01-01T00:00:00Z">
        <w:r>
          <w:t xml:space="preserve"> </w:t>
        </w:r>
      </w:ins>
      <w:ins w:id="1859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44"/>
    <w:bookmarkStart w:id="145" w:name="lem-rss-ols-fit"/>
    <w:p>
      <w:pPr>
        <w:pStyle w:val="FirstParagraph"/>
      </w:pPr>
      <w:del w:id="1860" w:author="PR Preview" w:date="2026-01-01T00:00:00Z">
        <w:r>
          <w:rPr>
            <w:b/>
            <w:bCs/>
          </w:rPr>
          <w:delText xml:space="preserve">Lemma 13 (Residual sum of squares of the OLS fit)</w:delText>
        </w:r>
      </w:del>
      <w:del w:id="1861" w:author="PR Preview" w:date="2026-01-01T00:00:00Z">
        <w:r>
          <w:delText xml:space="preserve"> </w:delText>
        </w:r>
      </w:del>
      <w:del w:id="1862" w:author="PR Preview" w:date="2026-01-01T00:00:00Z">
        <w:r>
          <w:delText xml:space="preserve">If</w:delText>
        </w:r>
      </w:del>
      <w:del w:id="1863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del w:id="1864" w:author="PR Preview" w:date="2026-01-01T00:00:00Z">
        <w:r>
          <w:delText xml:space="preserve"> </w:delText>
        </w:r>
      </w:del>
      <w:del w:id="1865" w:author="PR Preview" w:date="2026-01-01T00:00:00Z">
        <w:r>
          <w:delText xml:space="preserve">(</w:delText>
        </w:r>
      </w:del>
      <w:hyperlink w:anchor="def-centered-sums">
        <w:del w:id="1866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867" w:author="PR Preview" w:date="2026-01-01T00:00:00Z">
        <w:r>
          <w:delText xml:space="preserve">),</w:delText>
        </w:r>
      </w:del>
      <w:del w:id="1868" w:author="PR Preview" w:date="2026-01-01T00:00:00Z">
        <w:r>
          <w:delText xml:space="preserve"> </w:delText>
        </w:r>
      </w:del>
      <w:del w:id="1869" w:author="PR Preview" w:date="2026-01-01T00:00:00Z">
        <w:r>
          <w:delText xml:space="preserve">the</w:delText>
        </w:r>
      </w:del>
      <w:del w:id="1870" w:author="PR Preview" w:date="2026-01-01T00:00:00Z">
        <w:r>
          <w:delText xml:space="preserve"> </w:delText>
        </w:r>
      </w:del>
      <w:hyperlink w:anchor="def-rss">
        <w:del w:id="1871" w:author="PR Preview" w:date="2026-01-01T00:00:00Z">
          <w:r>
            <w:rPr>
              <w:rStyle w:val="Hyperlink"/>
            </w:rPr>
            <w:delText xml:space="preserve">residual sum of squares</w:delText>
          </w:r>
        </w:del>
      </w:hyperlink>
      <w:del w:id="1872" w:author="PR Preview" w:date="2026-01-01T00:00:00Z">
        <w:r>
          <w:delText xml:space="preserve"> </w:delText>
        </w:r>
      </w:del>
      <w:del w:id="1873" w:author="PR Preview" w:date="2026-01-01T00:00:00Z">
        <w:r>
          <w:delText xml:space="preserve">at the OLS estimates (</w:delText>
        </w:r>
      </w:del>
      <w:hyperlink w:anchor="thm-ols-slr">
        <w:del w:id="1874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1875" w:author="PR Preview" w:date="2026-01-01T00:00:00Z">
        <w:r>
          <w:delText xml:space="preserve">) is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876" w:author="PR Preview" w:date="2026-01-01T00:00:00Z">
        <w:r>
          <w:rPr>
            <w:i/>
            <w:iCs/>
          </w:rPr>
          <w:delText xml:space="preserve">Proof</w:delText>
        </w:r>
      </w:del>
      <w:del w:id="1877" w:author="PR Preview" w:date="2026-01-01T00:00:00Z">
        <w:r>
          <w:delText xml:space="preserve">. </w:delText>
        </w:r>
      </w:del>
      <w:del w:id="1878" w:author="PR Preview" w:date="2026-01-01T00:00:00Z">
        <w:r>
          <w:delText xml:space="preserve">This is the solution to</w:delText>
        </w:r>
      </w:del>
      <w:del w:id="1879" w:author="PR Preview" w:date="2026-01-01T00:00:00Z">
        <w:r>
          <w:delText xml:space="preserve"> </w:delText>
        </w:r>
      </w:del>
      <w:hyperlink w:anchor="exr-rss-ols-fit">
        <w:del w:id="1880" w:author="PR Preview" w:date="2026-01-01T00:00:00Z">
          <w:r>
            <w:rPr>
              <w:rStyle w:val="Hyperlink"/>
            </w:rPr>
            <w:delText xml:space="preserve">Exercise 20</w:delText>
          </w:r>
        </w:del>
      </w:hyperlink>
      <w:del w:id="1881" w:author="PR Preview" w:date="2026-01-01T00:00:00Z">
        <w:r>
          <w:delText xml:space="preserve">.</w:delText>
        </w:r>
      </w:del>
    </w:p>
    <w:p>
      <w:pPr>
        <w:pStyle w:val="BodyText"/>
      </w:pPr>
      <w:del w:id="1882" w:author="PR Preview" w:date="2026-01-01T00:00:00Z">
        <w:r>
          <w:rPr>
            <w:b/>
            <w:bCs/>
          </w:rPr>
          <w:delText xml:space="preserve">Exercise 21 (</w:delText>
        </w:r>
      </w:del>
      <m:oMath>
        <m:sSup>
          <m:e>
            <m:r>
              <m:t>R</m:t>
            </m:r>
          </m:e>
          <m:sup>
            <m:r>
              <m:t>2</m:t>
            </m:r>
          </m:sup>
        </m:sSup>
      </m:oMath>
      <w:del w:id="1883" w:author="PR Preview" w:date="2026-01-01T00:00:00Z">
        <w:r>
          <w:rPr>
            <w:b/>
            <w:bCs/>
          </w:rPr>
          <w:delText xml:space="preserve"> </w:delText>
        </w:r>
      </w:del>
      <w:del w:id="1884" w:author="PR Preview" w:date="2026-01-01T00:00:00Z">
        <w:r>
          <w:rPr>
            <w:b/>
            <w:bCs/>
          </w:rPr>
          <w:delText xml:space="preserve">and the correlation)</w:delText>
        </w:r>
      </w:del>
      <w:del w:id="1885" w:author="PR Preview" w:date="2026-01-01T00:00:00Z">
        <w:r>
          <w:delText xml:space="preserve"> </w:delText>
        </w:r>
      </w:del>
      <w:del w:id="1886" w:author="PR Preview" w:date="2026-01-01T00:00:00Z">
        <w:r>
          <w:delText xml:space="preserve">Assuming</w:delText>
        </w:r>
      </w:del>
      <w:del w:id="1887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del w:id="1888" w:author="PR Preview" w:date="2026-01-01T00:00:00Z">
        <w:r>
          <w:delText xml:space="preserve"> </w:delText>
        </w:r>
      </w:del>
      <w:del w:id="1889" w:author="PR Preview" w:date="2026-01-01T00:00:00Z">
        <w:r>
          <w:delText xml:space="preserve">and</w:delText>
        </w:r>
      </w:del>
      <w:del w:id="1890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del w:id="1891" w:author="PR Preview" w:date="2026-01-01T00:00:00Z">
        <w:r>
          <w:delText xml:space="preserve"> </w:delText>
        </w:r>
      </w:del>
      <w:del w:id="1892" w:author="PR Preview" w:date="2026-01-01T00:00:00Z">
        <w:r>
          <w:delText xml:space="preserve">(</w:delText>
        </w:r>
      </w:del>
      <w:hyperlink w:anchor="def-centered-sums">
        <w:del w:id="1893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894" w:author="PR Preview" w:date="2026-01-01T00:00:00Z">
        <w:r>
          <w:delText xml:space="preserve">),</w:delText>
        </w:r>
      </w:del>
      <w:del w:id="1895" w:author="PR Preview" w:date="2026-01-01T00:00:00Z">
        <w:r>
          <w:delText xml:space="preserve"> </w:delText>
        </w:r>
      </w:del>
      <w:del w:id="1896" w:author="PR Preview" w:date="2026-01-01T00:00:00Z">
        <w:r>
          <w:delText xml:space="preserve">use</w:delText>
        </w:r>
      </w:del>
      <w:del w:id="1897" w:author="PR Preview" w:date="2026-01-01T00:00:00Z">
        <w:r>
          <w:delText xml:space="preserve"> </w:delText>
        </w:r>
      </w:del>
      <w:hyperlink w:anchor="exr-rss-ols-fit">
        <w:del w:id="1898" w:author="PR Preview" w:date="2026-01-01T00:00:00Z">
          <w:r>
            <w:rPr>
              <w:rStyle w:val="Hyperlink"/>
            </w:rPr>
            <w:delText xml:space="preserve">Exercise 20</w:delText>
          </w:r>
        </w:del>
      </w:hyperlink>
      <w:del w:id="1899" w:author="PR Preview" w:date="2026-01-01T00:00:00Z">
        <w:r>
          <w:delText xml:space="preserve"> </w:delText>
        </w:r>
      </w:del>
      <w:del w:id="1900" w:author="PR Preview" w:date="2026-01-01T00:00:00Z">
        <w:r>
          <w:delText xml:space="preserve">to write the</w:delText>
        </w:r>
      </w:del>
      <w:del w:id="1901" w:author="PR Preview" w:date="2026-01-01T00:00:00Z">
        <w:r>
          <w:delText xml:space="preserve"> </w:delText>
        </w:r>
      </w:del>
      <w:hyperlink w:anchor="def-r-squared">
        <w:del w:id="1902" w:author="PR Preview" w:date="2026-01-01T00:00:00Z">
          <w:r>
            <w:rPr>
              <w:rStyle w:val="Hyperlink"/>
            </w:rPr>
            <w:delText xml:space="preserve">coefficient of determination</w:delText>
          </w:r>
        </w:del>
      </w:hyperlink>
      <w:del w:id="1903" w:author="PR Preview" w:date="2026-01-01T00:00:00Z">
        <w:r>
          <w:delText xml:space="preserve"> </w:delText>
        </w:r>
      </w:del>
      <m:oMath>
        <m:sSup>
          <m:e>
            <m:r>
              <m:t>R</m:t>
            </m:r>
          </m:e>
          <m:sup>
            <m:r>
              <m:t>2</m:t>
            </m:r>
          </m:sup>
        </m:sSup>
      </m:oMath>
      <w:del w:id="1904" w:author="PR Preview" w:date="2026-01-01T00:00:00Z">
        <w:r>
          <w:delText xml:space="preserve"> </w:delText>
        </w:r>
      </w:del>
      <w:del w:id="1905" w:author="PR Preview" w:date="2026-01-01T00:00:00Z">
        <w:r>
          <w:delText xml:space="preserve">of the OLS fit</w:delText>
        </w:r>
      </w:del>
      <w:del w:id="1906" w:author="PR Preview" w:date="2026-01-01T00:00:00Z">
        <w:r>
          <w:delText xml:space="preserve"> </w:delText>
        </w:r>
      </w:del>
      <w:del w:id="1907" w:author="PR Preview" w:date="2026-01-01T00:00:00Z">
        <w:r>
          <w:delText xml:space="preserve">in terms of the</w:delText>
        </w:r>
      </w:del>
      <w:del w:id="1908" w:author="PR Preview" w:date="2026-01-01T00:00:00Z">
        <w:r>
          <w:delText xml:space="preserve"> </w:delText>
        </w:r>
      </w:del>
      <w:hyperlink r:id="rId15">
        <w:del w:id="1909" w:author="PR Preview" w:date="2026-01-01T00:00:00Z">
          <w:r>
            <w:rPr>
              <w:rStyle w:val="Hyperlink"/>
            </w:rPr>
            <w:delText xml:space="preserve">Pearson correlation coefficient</w:delText>
          </w:r>
        </w:del>
      </w:hyperlink>
      <w:del w:id="1910" w:author="PR Preview" w:date="2026-01-01T00:00:00Z">
        <w:r>
          <w:delText xml:space="preserve"> </w:delText>
        </w:r>
      </w:del>
      <m:oMath>
        <m:r>
          <m:t>r</m:t>
        </m:r>
      </m:oMath>
      <w:del w:id="1911" w:author="PR Preview" w:date="2026-01-01T00:00:00Z">
        <w:r>
          <w:delText xml:space="preserve">,</w:delText>
        </w:r>
      </w:del>
      <w:del w:id="1912" w:author="PR Preview" w:date="2026-01-01T00:00:00Z">
        <w:r>
          <w:delText xml:space="preserve"> </w:delText>
        </w:r>
      </w:del>
      <w:del w:id="1913" w:author="PR Preview" w:date="2026-01-01T00:00:00Z">
        <w:r>
          <w:delText xml:space="preserve">and show that</w:delText>
        </w:r>
      </w:del>
      <w:del w:id="1914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del w:id="1915" w:author="PR Preview" w:date="2026-01-01T00:00:00Z">
        <w:r>
          <w:delText xml:space="preserve">.</w:delText>
        </w:r>
      </w:del>
    </w:p>
    <w:p>
      <w:pPr>
        <w:pStyle w:val="BodyText"/>
      </w:pPr>
      <w:del w:id="1916" w:author="PR Preview" w:date="2026-01-01T00:00:00Z">
        <w:r>
          <w:rPr>
            <w:i/>
            <w:iCs/>
          </w:rPr>
          <w:delText xml:space="preserve">Solution 21</w:delText>
        </w:r>
      </w:del>
      <w:del w:id="1917" w:author="PR Preview" w:date="2026-01-01T00:00:00Z">
        <w:r>
          <w:delText xml:space="preserve">. </w:delText>
        </w:r>
      </w:del>
      <w:del w:id="1918" w:author="PR Preview" w:date="2026-01-01T00:00:00Z">
        <w:r>
          <w:delText xml:space="preserve">The</w:delText>
        </w:r>
      </w:del>
      <w:del w:id="1919" w:author="PR Preview" w:date="2026-01-01T00:00:00Z">
        <w:r>
          <w:delText xml:space="preserve"> </w:delText>
        </w:r>
      </w:del>
      <w:hyperlink w:anchor="def-tss">
        <w:del w:id="1920" w:author="PR Preview" w:date="2026-01-01T00:00:00Z">
          <w:r>
            <w:rPr>
              <w:rStyle w:val="Hyperlink"/>
            </w:rPr>
            <w:delText xml:space="preserve">total sum of squares</w:delText>
          </w:r>
        </w:del>
      </w:hyperlink>
      <w:del w:id="1921" w:author="PR Preview" w:date="2026-01-01T00:00:00Z">
        <w:r>
          <w:delText xml:space="preserve"> </w:delText>
        </w:r>
      </w:del>
      <w:del w:id="1922" w:author="PR Preview" w:date="2026-01-01T00:00:00Z">
        <w:r>
          <w:delText xml:space="preserve">is</w:delText>
        </w:r>
      </w:del>
      <w:del w:id="1923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del w:id="1924" w:author="PR Preview" w:date="2026-01-01T00:00:00Z">
        <w:r>
          <w:delText xml:space="preserve"> </w:delText>
        </w:r>
      </w:del>
      <w:del w:id="1925" w:author="PR Preview" w:date="2026-01-01T00:00:00Z">
        <w:r>
          <w:delText xml:space="preserve">(</w:delText>
        </w:r>
      </w:del>
      <w:hyperlink w:anchor="def-centered-sums">
        <w:del w:id="1926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927" w:author="PR Preview" w:date="2026-01-01T00:00:00Z">
        <w:r>
          <w:delText xml:space="preserve">),</w:delText>
        </w:r>
      </w:del>
      <w:del w:id="1928" w:author="PR Preview" w:date="2026-01-01T00:00:00Z">
        <w:r>
          <w:delText xml:space="preserve"> </w:delText>
        </w:r>
      </w:del>
      <w:del w:id="1929" w:author="PR Preview" w:date="2026-01-01T00:00:00Z">
        <w:r>
          <w:delText xml:space="preserve">and</w:delText>
        </w:r>
      </w:del>
      <w:del w:id="1930" w:author="PR Preview" w:date="2026-01-01T00:00:00Z">
        <w:r>
          <w:delText xml:space="preserve"> </w:delText>
        </w:r>
      </w:del>
      <w:hyperlink w:anchor="exr-rss-ols-fit">
        <w:del w:id="1931" w:author="PR Preview" w:date="2026-01-01T00:00:00Z">
          <w:r>
            <w:rPr>
              <w:rStyle w:val="Hyperlink"/>
            </w:rPr>
            <w:delText xml:space="preserve">Exercise 20</w:delText>
          </w:r>
        </w:del>
      </w:hyperlink>
      <w:del w:id="1932" w:author="PR Preview" w:date="2026-01-01T00:00:00Z">
        <w:r>
          <w:delText xml:space="preserve"> </w:delText>
        </w:r>
      </w:del>
      <w:del w:id="1933" w:author="PR Preview" w:date="2026-01-01T00:00:00Z">
        <w:r>
          <w:delText xml:space="preserve">gives the residual sum of squares, so:</w:delText>
        </w:r>
      </w:del>
    </w:p>
    <w:p>
      <w:pPr>
        <w:pStyle w:val="FirstParagraph"/>
      </w:pPr>
      <w:ins w:id="1934" w:author="PR Preview" w:date="2026-01-01T00:00:00Z">
        <w:r>
          <w:rPr>
            <w:b/>
            <w:bCs/>
          </w:rPr>
          <w:t xml:space="preserve">Lemma 12 (Residual sum of squares of the OLS fit)</w:t>
        </w:r>
      </w:ins>
      <w:ins w:id="1935" w:author="PR Preview" w:date="2026-01-01T00:00:00Z">
        <w:r>
          <w:t xml:space="preserve"> </w:t>
        </w:r>
      </w:ins>
      <w:ins w:id="1936" w:author="PR Preview" w:date="2026-01-01T00:00:00Z">
        <w:r>
          <w:t xml:space="preserve">If</w:t>
        </w:r>
      </w:ins>
      <w:ins w:id="1937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1938" w:author="PR Preview" w:date="2026-01-01T00:00:00Z">
        <w:r>
          <w:t xml:space="preserve"> </w:t>
        </w:r>
      </w:ins>
      <w:ins w:id="1939" w:author="PR Preview" w:date="2026-01-01T00:00:00Z">
        <w:r>
          <w:t xml:space="preserve">(</w:t>
        </w:r>
      </w:ins>
      <w:hyperlink w:anchor="def-centered-sums">
        <w:ins w:id="1940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941" w:author="PR Preview" w:date="2026-01-01T00:00:00Z">
        <w:r>
          <w:t xml:space="preserve">),</w:t>
        </w:r>
      </w:ins>
      <w:ins w:id="1942" w:author="PR Preview" w:date="2026-01-01T00:00:00Z">
        <w:r>
          <w:t xml:space="preserve"> </w:t>
        </w:r>
      </w:ins>
      <w:ins w:id="1943" w:author="PR Preview" w:date="2026-01-01T00:00:00Z">
        <w:r>
          <w:t xml:space="preserve">the</w:t>
        </w:r>
      </w:ins>
      <w:ins w:id="1944" w:author="PR Preview" w:date="2026-01-01T00:00:00Z">
        <w:r>
          <w:t xml:space="preserve"> </w:t>
        </w:r>
      </w:ins>
      <w:hyperlink w:anchor="def-rss">
        <w:ins w:id="1945" w:author="PR Preview" w:date="2026-01-01T00:00:00Z">
          <w:r>
            <w:rPr>
              <w:rStyle w:val="Hyperlink"/>
            </w:rPr>
            <w:t xml:space="preserve">residual sum of squares</w:t>
          </w:r>
        </w:ins>
      </w:hyperlink>
      <w:ins w:id="1946" w:author="PR Preview" w:date="2026-01-01T00:00:00Z">
        <w:r>
          <w:t xml:space="preserve"> </w:t>
        </w:r>
      </w:ins>
      <w:ins w:id="1947" w:author="PR Preview" w:date="2026-01-01T00:00:00Z">
        <w:r>
          <w:t xml:space="preserve">at the OLS estimates (</w:t>
        </w:r>
      </w:ins>
      <w:hyperlink w:anchor="thm-ols-slr">
        <w:ins w:id="1948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949" w:author="PR Preview" w:date="2026-01-01T00:00:00Z">
        <w:r>
          <w:t xml:space="preserve">) 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45"/>
    <w:p>
      <w:pPr>
        <w:pStyle w:val="FirstParagraph"/>
      </w:pPr>
      <w:ins w:id="1950" w:author="PR Preview" w:date="2026-01-01T00:00:00Z">
        <w:r>
          <w:rPr>
            <w:i/>
            <w:iCs/>
          </w:rPr>
          <w:t xml:space="preserve">Proof</w:t>
        </w:r>
      </w:ins>
      <w:ins w:id="1951" w:author="PR Preview" w:date="2026-01-01T00:00:00Z">
        <w:r>
          <w:t xml:space="preserve">. </w:t>
        </w:r>
      </w:ins>
      <w:ins w:id="1952" w:author="PR Preview" w:date="2026-01-01T00:00:00Z">
        <w:r>
          <w:t xml:space="preserve">This is the solution to</w:t>
        </w:r>
      </w:ins>
      <w:ins w:id="1953" w:author="PR Preview" w:date="2026-01-01T00:00:00Z">
        <w:r>
          <w:t xml:space="preserve"> </w:t>
        </w:r>
      </w:ins>
      <w:hyperlink w:anchor="exr-rss-ols-fit">
        <w:ins w:id="1954" w:author="PR Preview" w:date="2026-01-01T00:00:00Z">
          <w:r>
            <w:rPr>
              <w:rStyle w:val="Hyperlink"/>
            </w:rPr>
            <w:t xml:space="preserve">Exercise 19</w:t>
          </w:r>
        </w:ins>
      </w:hyperlink>
      <w:ins w:id="1955" w:author="PR Preview" w:date="2026-01-01T00:00:00Z">
        <w:r>
          <w:t xml:space="preserve">.</w:t>
        </w:r>
      </w:ins>
    </w:p>
    <w:bookmarkStart w:id="146" w:name="exr-r-squared-slr"/>
    <w:p>
      <w:pPr>
        <w:pStyle w:val="BodyText"/>
      </w:pPr>
      <w:ins w:id="1956" w:author="PR Preview" w:date="2026-01-01T00:00:00Z">
        <w:r>
          <w:rPr>
            <w:b/>
            <w:bCs/>
          </w:rPr>
          <w:t xml:space="preserve">Exercise 20 (</w:t>
        </w:r>
      </w:ins>
      <m:oMath>
        <m:sSup>
          <m:e>
            <m:r>
              <m:t>R</m:t>
            </m:r>
          </m:e>
          <m:sup>
            <m:r>
              <m:t>2</m:t>
            </m:r>
          </m:sup>
        </m:sSup>
      </m:oMath>
      <w:ins w:id="1957" w:author="PR Preview" w:date="2026-01-01T00:00:00Z">
        <w:r>
          <w:rPr>
            <w:b/>
            <w:bCs/>
          </w:rPr>
          <w:t xml:space="preserve"> </w:t>
        </w:r>
      </w:ins>
      <w:ins w:id="1958" w:author="PR Preview" w:date="2026-01-01T00:00:00Z">
        <w:r>
          <w:rPr>
            <w:b/>
            <w:bCs/>
          </w:rPr>
          <w:t xml:space="preserve">and the correlation)</w:t>
        </w:r>
      </w:ins>
      <w:ins w:id="1959" w:author="PR Preview" w:date="2026-01-01T00:00:00Z">
        <w:r>
          <w:t xml:space="preserve"> </w:t>
        </w:r>
      </w:ins>
      <w:ins w:id="1960" w:author="PR Preview" w:date="2026-01-01T00:00:00Z">
        <w:r>
          <w:t xml:space="preserve">Assuming</w:t>
        </w:r>
      </w:ins>
      <w:ins w:id="1961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ins w:id="1962" w:author="PR Preview" w:date="2026-01-01T00:00:00Z">
        <w:r>
          <w:t xml:space="preserve"> </w:t>
        </w:r>
      </w:ins>
      <w:ins w:id="1963" w:author="PR Preview" w:date="2026-01-01T00:00:00Z">
        <w:r>
          <w:t xml:space="preserve">and</w:t>
        </w:r>
      </w:ins>
      <w:ins w:id="1964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ins w:id="1965" w:author="PR Preview" w:date="2026-01-01T00:00:00Z">
        <w:r>
          <w:t xml:space="preserve"> </w:t>
        </w:r>
      </w:ins>
      <w:ins w:id="1966" w:author="PR Preview" w:date="2026-01-01T00:00:00Z">
        <w:r>
          <w:t xml:space="preserve">(</w:t>
        </w:r>
      </w:ins>
      <w:hyperlink w:anchor="def-centered-sums">
        <w:ins w:id="1967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1968" w:author="PR Preview" w:date="2026-01-01T00:00:00Z">
        <w:r>
          <w:t xml:space="preserve">),</w:t>
        </w:r>
      </w:ins>
      <w:ins w:id="1969" w:author="PR Preview" w:date="2026-01-01T00:00:00Z">
        <w:r>
          <w:t xml:space="preserve"> </w:t>
        </w:r>
      </w:ins>
      <w:ins w:id="1970" w:author="PR Preview" w:date="2026-01-01T00:00:00Z">
        <w:r>
          <w:t xml:space="preserve">use</w:t>
        </w:r>
      </w:ins>
      <w:ins w:id="1971" w:author="PR Preview" w:date="2026-01-01T00:00:00Z">
        <w:r>
          <w:t xml:space="preserve"> </w:t>
        </w:r>
      </w:ins>
      <w:hyperlink w:anchor="exr-rss-ols-fit">
        <w:ins w:id="1972" w:author="PR Preview" w:date="2026-01-01T00:00:00Z">
          <w:r>
            <w:rPr>
              <w:rStyle w:val="Hyperlink"/>
            </w:rPr>
            <w:t xml:space="preserve">Exercise 19</w:t>
          </w:r>
        </w:ins>
      </w:hyperlink>
      <w:ins w:id="1973" w:author="PR Preview" w:date="2026-01-01T00:00:00Z">
        <w:r>
          <w:t xml:space="preserve"> </w:t>
        </w:r>
      </w:ins>
      <w:ins w:id="1974" w:author="PR Preview" w:date="2026-01-01T00:00:00Z">
        <w:r>
          <w:t xml:space="preserve">to write the</w:t>
        </w:r>
      </w:ins>
      <w:ins w:id="1975" w:author="PR Preview" w:date="2026-01-01T00:00:00Z">
        <w:r>
          <w:t xml:space="preserve"> </w:t>
        </w:r>
      </w:ins>
      <w:hyperlink w:anchor="def-r-squared">
        <w:ins w:id="1976" w:author="PR Preview" w:date="2026-01-01T00:00:00Z">
          <w:r>
            <w:rPr>
              <w:rStyle w:val="Hyperlink"/>
            </w:rPr>
            <w:t xml:space="preserve">coefficient of determination</w:t>
          </w:r>
        </w:ins>
      </w:hyperlink>
      <w:ins w:id="1977" w:author="PR Preview" w:date="2026-01-01T00:00:00Z">
        <w:r>
          <w:t xml:space="preserve"> </w:t>
        </w:r>
      </w:ins>
      <m:oMath>
        <m:sSup>
          <m:e>
            <m:r>
              <m:t>R</m:t>
            </m:r>
          </m:e>
          <m:sup>
            <m:r>
              <m:t>2</m:t>
            </m:r>
          </m:sup>
        </m:sSup>
      </m:oMath>
      <w:ins w:id="1978" w:author="PR Preview" w:date="2026-01-01T00:00:00Z">
        <w:r>
          <w:t xml:space="preserve"> </w:t>
        </w:r>
      </w:ins>
      <w:ins w:id="1979" w:author="PR Preview" w:date="2026-01-01T00:00:00Z">
        <w:r>
          <w:t xml:space="preserve">of the OLS fit</w:t>
        </w:r>
      </w:ins>
      <w:ins w:id="1980" w:author="PR Preview" w:date="2026-01-01T00:00:00Z">
        <w:r>
          <w:t xml:space="preserve"> </w:t>
        </w:r>
      </w:ins>
      <w:ins w:id="1981" w:author="PR Preview" w:date="2026-01-01T00:00:00Z">
        <w:r>
          <w:t xml:space="preserve">in terms of the</w:t>
        </w:r>
      </w:ins>
      <w:ins w:id="1982" w:author="PR Preview" w:date="2026-01-01T00:00:00Z">
        <w:r>
          <w:t xml:space="preserve"> </w:t>
        </w:r>
      </w:ins>
      <w:hyperlink r:id="rId15">
        <w:ins w:id="1983" w:author="PR Preview" w:date="2026-01-01T00:00:00Z">
          <w:r>
            <w:rPr>
              <w:rStyle w:val="Hyperlink"/>
            </w:rPr>
            <w:t xml:space="preserve">Pearson correlation coefficient</w:t>
          </w:r>
        </w:ins>
      </w:hyperlink>
      <w:ins w:id="1984" w:author="PR Preview" w:date="2026-01-01T00:00:00Z">
        <w:r>
          <w:t xml:space="preserve"> </w:t>
        </w:r>
      </w:ins>
      <m:oMath>
        <m:r>
          <m:t>r</m:t>
        </m:r>
      </m:oMath>
      <w:ins w:id="1985" w:author="PR Preview" w:date="2026-01-01T00:00:00Z">
        <w:r>
          <w:t xml:space="preserve">,</w:t>
        </w:r>
      </w:ins>
      <w:ins w:id="1986" w:author="PR Preview" w:date="2026-01-01T00:00:00Z">
        <w:r>
          <w:t xml:space="preserve"> </w:t>
        </w:r>
      </w:ins>
      <w:ins w:id="1987" w:author="PR Preview" w:date="2026-01-01T00:00:00Z">
        <w:r>
          <w:t xml:space="preserve">and show that</w:t>
        </w:r>
      </w:ins>
      <w:ins w:id="1988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ins w:id="1989" w:author="PR Preview" w:date="2026-01-01T00:00:00Z">
        <w:r>
          <w:t xml:space="preserve">.</w:t>
        </w:r>
      </w:ins>
    </w:p>
    <w:bookmarkEnd w:id="146"/>
    <w:bookmarkStart w:id="148" w:name="sol-r-squared-slr"/>
    <w:p>
      <w:pPr>
        <w:pStyle w:val="BodyText"/>
      </w:pPr>
      <w:ins w:id="1990" w:author="PR Preview" w:date="2026-01-01T00:00:00Z">
        <w:r>
          <w:rPr>
            <w:i/>
            <w:iCs/>
          </w:rPr>
          <w:t xml:space="preserve">Solution 20</w:t>
        </w:r>
      </w:ins>
      <w:ins w:id="1991" w:author="PR Preview" w:date="2026-01-01T00:00:00Z">
        <w:r>
          <w:t xml:space="preserve">. </w:t>
        </w:r>
      </w:ins>
      <w:ins w:id="1992" w:author="PR Preview" w:date="2026-01-01T00:00:00Z">
        <w:r>
          <w:t xml:space="preserve">The</w:t>
        </w:r>
      </w:ins>
      <w:ins w:id="1993" w:author="PR Preview" w:date="2026-01-01T00:00:00Z">
        <w:r>
          <w:t xml:space="preserve"> </w:t>
        </w:r>
      </w:ins>
      <w:hyperlink w:anchor="def-tss">
        <w:ins w:id="1994" w:author="PR Preview" w:date="2026-01-01T00:00:00Z">
          <w:r>
            <w:rPr>
              <w:rStyle w:val="Hyperlink"/>
            </w:rPr>
            <w:t xml:space="preserve">total sum of squares</w:t>
          </w:r>
        </w:ins>
      </w:hyperlink>
      <w:ins w:id="1995" w:author="PR Preview" w:date="2026-01-01T00:00:00Z">
        <w:r>
          <w:t xml:space="preserve"> </w:t>
        </w:r>
      </w:ins>
      <w:ins w:id="1996" w:author="PR Preview" w:date="2026-01-01T00:00:00Z">
        <w:r>
          <w:t xml:space="preserve">is</w:t>
        </w:r>
      </w:ins>
      <w:ins w:id="1997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ins w:id="1998" w:author="PR Preview" w:date="2026-01-01T00:00:00Z">
        <w:r>
          <w:t xml:space="preserve"> </w:t>
        </w:r>
      </w:ins>
      <w:ins w:id="1999" w:author="PR Preview" w:date="2026-01-01T00:00:00Z">
        <w:r>
          <w:t xml:space="preserve">(</w:t>
        </w:r>
      </w:ins>
      <w:hyperlink w:anchor="def-centered-sums">
        <w:ins w:id="2000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2001" w:author="PR Preview" w:date="2026-01-01T00:00:00Z">
        <w:r>
          <w:t xml:space="preserve">),</w:t>
        </w:r>
      </w:ins>
      <w:ins w:id="2002" w:author="PR Preview" w:date="2026-01-01T00:00:00Z">
        <w:r>
          <w:t xml:space="preserve"> </w:t>
        </w:r>
      </w:ins>
      <w:ins w:id="2003" w:author="PR Preview" w:date="2026-01-01T00:00:00Z">
        <w:r>
          <w:t xml:space="preserve">and</w:t>
        </w:r>
      </w:ins>
      <w:ins w:id="2004" w:author="PR Preview" w:date="2026-01-01T00:00:00Z">
        <w:r>
          <w:t xml:space="preserve"> </w:t>
        </w:r>
      </w:ins>
      <w:hyperlink w:anchor="exr-rss-ols-fit">
        <w:ins w:id="2005" w:author="PR Preview" w:date="2026-01-01T00:00:00Z">
          <w:r>
            <w:rPr>
              <w:rStyle w:val="Hyperlink"/>
            </w:rPr>
            <w:t xml:space="preserve">Exercise 19</w:t>
          </w:r>
        </w:ins>
      </w:hyperlink>
      <w:ins w:id="2006" w:author="PR Preview" w:date="2026-01-01T00:00:00Z">
        <w:r>
          <w:t xml:space="preserve"> </w:t>
        </w:r>
      </w:ins>
      <w:ins w:id="2007" w:author="PR Preview" w:date="2026-01-01T00:00:00Z">
        <w:r>
          <w:t xml:space="preserve">gives the residual sum of squares, so:</w:t>
        </w:r>
      </w:ins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8"/>
    <w:bookmarkStart w:id="14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9"/>
    <w:p>
      <w:pPr>
        <w:pStyle w:val="FirstParagraph"/>
      </w:pPr>
      <w:del w:id="2008" w:author="PR Preview" w:date="2026-01-01T00:00:00Z">
        <w:r>
          <w:rPr>
            <w:i/>
            <w:iCs/>
          </w:rPr>
          <w:delText xml:space="preserve">Proof</w:delText>
        </w:r>
      </w:del>
      <w:del w:id="2009" w:author="PR Preview" w:date="2026-01-01T00:00:00Z">
        <w:r>
          <w:delText xml:space="preserve">. </w:delText>
        </w:r>
      </w:del>
      <w:del w:id="2010" w:author="PR Preview" w:date="2026-01-01T00:00:00Z">
        <w:r>
          <w:delText xml:space="preserve">This is the solution to</w:delText>
        </w:r>
      </w:del>
      <w:del w:id="2011" w:author="PR Preview" w:date="2026-01-01T00:00:00Z">
        <w:r>
          <w:delText xml:space="preserve"> </w:delText>
        </w:r>
      </w:del>
      <w:hyperlink w:anchor="exr-r-squared-slr">
        <w:del w:id="2012" w:author="PR Preview" w:date="2026-01-01T00:00:00Z">
          <w:r>
            <w:rPr>
              <w:rStyle w:val="Hyperlink"/>
            </w:rPr>
            <w:delText xml:space="preserve">Exercise 21</w:delText>
          </w:r>
        </w:del>
      </w:hyperlink>
      <w:del w:id="2013" w:author="PR Preview" w:date="2026-01-01T00:00:00Z">
        <w:r>
          <w:delText xml:space="preserve">,</w:delText>
        </w:r>
      </w:del>
      <w:del w:id="2014" w:author="PR Preview" w:date="2026-01-01T00:00:00Z">
        <w:r>
          <w:delText xml:space="preserve"> </w:delText>
        </w:r>
      </w:del>
      <w:del w:id="2015" w:author="PR Preview" w:date="2026-01-01T00:00:00Z">
        <w:r>
          <w:delText xml:space="preserve">which uses the residual sum of squares from</w:delText>
        </w:r>
      </w:del>
      <w:del w:id="2016" w:author="PR Preview" w:date="2026-01-01T00:00:00Z">
        <w:r>
          <w:delText xml:space="preserve"> </w:delText>
        </w:r>
      </w:del>
      <w:hyperlink w:anchor="lem-rss-ols-fit">
        <w:del w:id="2017" w:author="PR Preview" w:date="2026-01-01T00:00:00Z">
          <w:r>
            <w:rPr>
              <w:rStyle w:val="Hyperlink"/>
            </w:rPr>
            <w:delText xml:space="preserve">Lemma 13</w:delText>
          </w:r>
        </w:del>
      </w:hyperlink>
      <w:del w:id="2018" w:author="PR Preview" w:date="2026-01-01T00:00:00Z">
        <w:r>
          <w:delText xml:space="preserve">.</w:delText>
        </w:r>
      </w:del>
    </w:p>
    <w:p>
      <w:pPr>
        <w:pStyle w:val="FirstParagraph"/>
      </w:pPr>
      <w:ins w:id="2019" w:author="PR Preview" w:date="2026-01-01T00:00:00Z">
        <w:r>
          <w:rPr>
            <w:i/>
            <w:iCs/>
          </w:rPr>
          <w:t xml:space="preserve">Proof</w:t>
        </w:r>
      </w:ins>
      <w:ins w:id="2020" w:author="PR Preview" w:date="2026-01-01T00:00:00Z">
        <w:r>
          <w:t xml:space="preserve">. </w:t>
        </w:r>
      </w:ins>
      <w:ins w:id="2021" w:author="PR Preview" w:date="2026-01-01T00:00:00Z">
        <w:r>
          <w:t xml:space="preserve">This is the solution to</w:t>
        </w:r>
      </w:ins>
      <w:ins w:id="2022" w:author="PR Preview" w:date="2026-01-01T00:00:00Z">
        <w:r>
          <w:t xml:space="preserve"> </w:t>
        </w:r>
      </w:ins>
      <w:hyperlink w:anchor="exr-r-squared-slr">
        <w:ins w:id="2023" w:author="PR Preview" w:date="2026-01-01T00:00:00Z">
          <w:r>
            <w:rPr>
              <w:rStyle w:val="Hyperlink"/>
            </w:rPr>
            <w:t xml:space="preserve">Exercise 20</w:t>
          </w:r>
        </w:ins>
      </w:hyperlink>
      <w:ins w:id="2024" w:author="PR Preview" w:date="2026-01-01T00:00:00Z">
        <w:r>
          <w:t xml:space="preserve">,</w:t>
        </w:r>
      </w:ins>
      <w:ins w:id="2025" w:author="PR Preview" w:date="2026-01-01T00:00:00Z">
        <w:r>
          <w:t xml:space="preserve"> </w:t>
        </w:r>
      </w:ins>
      <w:ins w:id="2026" w:author="PR Preview" w:date="2026-01-01T00:00:00Z">
        <w:r>
          <w:t xml:space="preserve">which uses the residual sum of squares from</w:t>
        </w:r>
      </w:ins>
      <w:ins w:id="2027" w:author="PR Preview" w:date="2026-01-01T00:00:00Z">
        <w:r>
          <w:t xml:space="preserve"> </w:t>
        </w:r>
      </w:ins>
      <w:hyperlink w:anchor="lem-rss-ols-fit">
        <w:ins w:id="2028" w:author="PR Preview" w:date="2026-01-01T00:00:00Z">
          <w:r>
            <w:rPr>
              <w:rStyle w:val="Hyperlink"/>
            </w:rPr>
            <w:t xml:space="preserve">Lemma 12</w:t>
          </w:r>
        </w:ins>
      </w:hyperlink>
      <w:ins w:id="2029" w:author="PR Preview" w:date="2026-01-01T00:00:00Z">
        <w:r>
          <w:t xml:space="preserve">.</w:t>
        </w:r>
      </w:ins>
    </w:p>
    <w:bookmarkStart w:id="15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50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51"/>
    <w:bookmarkStart w:id="167" w:name="sec-partial-f"/>
    <w:p>
      <w:pPr>
        <w:pStyle w:val="Heading3"/>
      </w:pPr>
      <w:r>
        <w:t xml:space="preserve">3.5 Comparing nested regression models</w:t>
      </w:r>
    </w:p>
    <w:bookmarkStart w:id="152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2"/>
    <w:bookmarkStart w:id="153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53"/>
    <w:bookmarkStart w:id="157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54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5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56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57"/>
    <w:bookmarkStart w:id="159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58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58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60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43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56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61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54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61"/>
    <w:bookmarkStart w:id="166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6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63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4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65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64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66"/>
    <w:bookmarkEnd w:id="167"/>
    <w:bookmarkStart w:id="169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6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9"/>
    <w:bookmarkEnd w:id="170"/>
    <w:bookmarkStart w:id="200" w:name="references"/>
    <w:p>
      <w:pPr>
        <w:pStyle w:val="Heading2"/>
      </w:pPr>
      <w:r>
        <w:t xml:space="preserve">References</w:t>
      </w:r>
    </w:p>
    <w:bookmarkStart w:id="199" w:name="refs"/>
    <w:bookmarkStart w:id="17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2"/>
    <w:bookmarkStart w:id="174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5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5"/>
    <w:bookmarkStart w:id="176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76"/>
    <w:bookmarkStart w:id="178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78"/>
    <w:bookmarkStart w:id="180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80"/>
    <w:bookmarkStart w:id="182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https://en.wikipedia.org/wiki/Linear_regression</w:t>
        </w:r>
      </w:hyperlink>
    </w:p>
    <w:bookmarkEnd w:id="182"/>
    <w:bookmarkStart w:id="184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https://en.wikipedia.org/wiki/Simple_linear_regression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https://en.wikipedia.org/wiki/Ordinary_least_squares</w:t>
        </w:r>
      </w:hyperlink>
    </w:p>
    <w:bookmarkEnd w:id="188"/>
    <w:bookmarkStart w:id="190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9">
        <w:r>
          <w:rPr>
            <w:rStyle w:val="Hyperlink"/>
          </w:rPr>
          <w:t xml:space="preserve">https://facultyweb.cs.wwu.edu/~hutchib2/video_lectures/data371/</w:t>
        </w:r>
      </w:hyperlink>
    </w:p>
    <w:bookmarkEnd w:id="190"/>
    <w:bookmarkStart w:id="192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92"/>
    <w:bookmarkStart w:id="194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https://en.wikipedia.org/wiki/Total_sum_of_squares</w:t>
        </w:r>
      </w:hyperlink>
    </w:p>
    <w:bookmarkEnd w:id="194"/>
    <w:bookmarkStart w:id="196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https://en.wikipedia.org/wiki/Coefficient_of_determination</w:t>
        </w:r>
      </w:hyperlink>
    </w:p>
    <w:bookmarkEnd w:id="196"/>
    <w:bookmarkStart w:id="198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9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98"/>
    <w:bookmarkEnd w:id="199"/>
    <w:bookmarkEnd w:id="2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6" Type="http://schemas.openxmlformats.org/officeDocument/2006/relationships/image" Target="media/rId126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32" Type="http://schemas.openxmlformats.org/officeDocument/2006/relationships/image" Target="media/rId132.png"/><Relationship Id="rId10" Type="http://schemas.openxmlformats.org/officeDocument/2006/relationships/hyperlink" Target="basic-statistical-methods.qmd#sec-hers-intro" TargetMode="External"/><Relationship Id="rId81" Type="http://schemas.openxmlformats.org/officeDocument/2006/relationships/hyperlink" Target="correlation-regression.qmd#def-slr" TargetMode="External"/><Relationship Id="rId82" Type="http://schemas.openxmlformats.org/officeDocument/2006/relationships/hyperlink" Target="correlation-regression.qmd#def-slr-intercept" TargetMode="External"/><Relationship Id="rId88" Type="http://schemas.openxmlformats.org/officeDocument/2006/relationships/hyperlink" Target="correlation-regression.qmd#def-slr-slope" TargetMode="External"/><Relationship Id="rId15" Type="http://schemas.openxmlformats.org/officeDocument/2006/relationships/hyperlink" Target="exploratory-descriptive.qmd#def-pearson-r" TargetMode="External"/><Relationship Id="rId122" Type="http://schemas.openxmlformats.org/officeDocument/2006/relationships/hyperlink" Target="exploratory-descriptive.qmd#def-sample-sd" TargetMode="External"/><Relationship Id="rId147" Type="http://schemas.openxmlformats.org/officeDocument/2006/relationships/hyperlink" Target="exploratory-descriptive.qmd#thm-pearson-r-range" TargetMode="External"/><Relationship Id="rId171" Type="http://schemas.openxmlformats.org/officeDocument/2006/relationships/hyperlink" Target="https://doi.org/10.1007/978-1-4614-1353-0" TargetMode="External"/><Relationship Id="rId197" Type="http://schemas.openxmlformats.org/officeDocument/2006/relationships/hyperlink" Target="https://doi.org/10.1201/9781315182780" TargetMode="External"/><Relationship Id="rId195" Type="http://schemas.openxmlformats.org/officeDocument/2006/relationships/hyperlink" Target="https://en.wikipedia.org/wiki/Coefficient_of_determination" TargetMode="External"/><Relationship Id="rId179" Type="http://schemas.openxmlformats.org/officeDocument/2006/relationships/hyperlink" Target="https://en.wikipedia.org/wiki/Homoscedasticity_and_heteroscedasticity" TargetMode="External"/><Relationship Id="rId181" Type="http://schemas.openxmlformats.org/officeDocument/2006/relationships/hyperlink" Target="https://en.wikipedia.org/wiki/Linear_regression" TargetMode="External"/><Relationship Id="rId187" Type="http://schemas.openxmlformats.org/officeDocument/2006/relationships/hyperlink" Target="https://en.wikipedia.org/wiki/Ordinary_least_squares" TargetMode="External"/><Relationship Id="rId173" Type="http://schemas.openxmlformats.org/officeDocument/2006/relationships/hyperlink" Target="https://en.wikipedia.org/wiki/Pearson_correlation_coefficient" TargetMode="External"/><Relationship Id="rId185" Type="http://schemas.openxmlformats.org/officeDocument/2006/relationships/hyperlink" Target="https://en.wikipedia.org/wiki/Residual_sum_of_squares" TargetMode="External"/><Relationship Id="rId183" Type="http://schemas.openxmlformats.org/officeDocument/2006/relationships/hyperlink" Target="https://en.wikipedia.org/wiki/Simple_linear_regression" TargetMode="External"/><Relationship Id="rId177" Type="http://schemas.openxmlformats.org/officeDocument/2006/relationships/hyperlink" Target="https://en.wikipedia.org/wiki/Spearman%27s_rank_correlation_coefficient" TargetMode="External"/><Relationship Id="rId193" Type="http://schemas.openxmlformats.org/officeDocument/2006/relationships/hyperlink" Target="https://en.wikipedia.org/wiki/Total_sum_of_squares" TargetMode="External"/><Relationship Id="rId189" Type="http://schemas.openxmlformats.org/officeDocument/2006/relationships/hyperlink" Target="https://facultyweb.cs.wwu.edu/~hutchib2/video_lectures/data371/" TargetMode="External"/><Relationship Id="rId129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58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68" Type="http://schemas.openxmlformats.org/officeDocument/2006/relationships/hyperlink" Target="https://morrison-lab.github.io/rme/chapters/Linear-models-overview.html" TargetMode="External"/><Relationship Id="rId130" Type="http://schemas.openxmlformats.org/officeDocument/2006/relationships/hyperlink" Target="https://wwu.instructure.com/courses/1906010/modules#module_3922392" TargetMode="External"/><Relationship Id="rId191" Type="http://schemas.openxmlformats.org/officeDocument/2006/relationships/hyperlink" Target="https://www.cengage.com/c/statistical-inference-2e-casella-berger/9780534243128/" TargetMode="External"/><Relationship Id="rId156" Type="http://schemas.openxmlformats.org/officeDocument/2006/relationships/hyperlink" Target="inference.qmd#def-f-dist" TargetMode="External"/><Relationship Id="rId165" Type="http://schemas.openxmlformats.org/officeDocument/2006/relationships/hyperlink" Target="inference.qmd#def-null-hypothesis" TargetMode="External"/><Relationship Id="rId155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15" Type="http://schemas.openxmlformats.org/officeDocument/2006/relationships/hyperlink" Target="intro-MLEs.qmd#def-hessian" TargetMode="External"/><Relationship Id="rId163" Type="http://schemas.openxmlformats.org/officeDocument/2006/relationships/hyperlink" Target="intro-MLEs.qmd#def-loglik" TargetMode="External"/><Relationship Id="rId164" Type="http://schemas.openxmlformats.org/officeDocument/2006/relationships/hyperlink" Target="intro-MLEs.qmd#def-lrt-stat" TargetMode="External"/><Relationship Id="rId162" Type="http://schemas.openxmlformats.org/officeDocument/2006/relationships/hyperlink" Target="intro-MLEs.qmd#def-mle" TargetMode="External"/><Relationship Id="rId160" Type="http://schemas.openxmlformats.org/officeDocument/2006/relationships/hyperlink" Target="model-validation.qmd#def-outcome-vector" TargetMode="External"/><Relationship Id="rId143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54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81" Type="http://schemas.openxmlformats.org/officeDocument/2006/relationships/hyperlink" Target="correlation-regression.qmd#def-slr" TargetMode="External"/><Relationship Id="rId82" Type="http://schemas.openxmlformats.org/officeDocument/2006/relationships/hyperlink" Target="correlation-regression.qmd#def-slr-intercept" TargetMode="External"/><Relationship Id="rId88" Type="http://schemas.openxmlformats.org/officeDocument/2006/relationships/hyperlink" Target="correlation-regression.qmd#def-slr-slope" TargetMode="External"/><Relationship Id="rId15" Type="http://schemas.openxmlformats.org/officeDocument/2006/relationships/hyperlink" Target="exploratory-descriptive.qmd#def-pearson-r" TargetMode="External"/><Relationship Id="rId122" Type="http://schemas.openxmlformats.org/officeDocument/2006/relationships/hyperlink" Target="exploratory-descriptive.qmd#def-sample-sd" TargetMode="External"/><Relationship Id="rId147" Type="http://schemas.openxmlformats.org/officeDocument/2006/relationships/hyperlink" Target="exploratory-descriptive.qmd#thm-pearson-r-range" TargetMode="External"/><Relationship Id="rId171" Type="http://schemas.openxmlformats.org/officeDocument/2006/relationships/hyperlink" Target="https://doi.org/10.1007/978-1-4614-1353-0" TargetMode="External"/><Relationship Id="rId197" Type="http://schemas.openxmlformats.org/officeDocument/2006/relationships/hyperlink" Target="https://doi.org/10.1201/9781315182780" TargetMode="External"/><Relationship Id="rId195" Type="http://schemas.openxmlformats.org/officeDocument/2006/relationships/hyperlink" Target="https://en.wikipedia.org/wiki/Coefficient_of_determination" TargetMode="External"/><Relationship Id="rId179" Type="http://schemas.openxmlformats.org/officeDocument/2006/relationships/hyperlink" Target="https://en.wikipedia.org/wiki/Homoscedasticity_and_heteroscedasticity" TargetMode="External"/><Relationship Id="rId181" Type="http://schemas.openxmlformats.org/officeDocument/2006/relationships/hyperlink" Target="https://en.wikipedia.org/wiki/Linear_regression" TargetMode="External"/><Relationship Id="rId187" Type="http://schemas.openxmlformats.org/officeDocument/2006/relationships/hyperlink" Target="https://en.wikipedia.org/wiki/Ordinary_least_squares" TargetMode="External"/><Relationship Id="rId173" Type="http://schemas.openxmlformats.org/officeDocument/2006/relationships/hyperlink" Target="https://en.wikipedia.org/wiki/Pearson_correlation_coefficient" TargetMode="External"/><Relationship Id="rId185" Type="http://schemas.openxmlformats.org/officeDocument/2006/relationships/hyperlink" Target="https://en.wikipedia.org/wiki/Residual_sum_of_squares" TargetMode="External"/><Relationship Id="rId183" Type="http://schemas.openxmlformats.org/officeDocument/2006/relationships/hyperlink" Target="https://en.wikipedia.org/wiki/Simple_linear_regression" TargetMode="External"/><Relationship Id="rId177" Type="http://schemas.openxmlformats.org/officeDocument/2006/relationships/hyperlink" Target="https://en.wikipedia.org/wiki/Spearman%27s_rank_correlation_coefficient" TargetMode="External"/><Relationship Id="rId193" Type="http://schemas.openxmlformats.org/officeDocument/2006/relationships/hyperlink" Target="https://en.wikipedia.org/wiki/Total_sum_of_squares" TargetMode="External"/><Relationship Id="rId189" Type="http://schemas.openxmlformats.org/officeDocument/2006/relationships/hyperlink" Target="https://facultyweb.cs.wwu.edu/~hutchib2/video_lectures/data371/" TargetMode="External"/><Relationship Id="rId129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58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68" Type="http://schemas.openxmlformats.org/officeDocument/2006/relationships/hyperlink" Target="https://morrison-lab.github.io/rme/chapters/Linear-models-overview.html" TargetMode="External"/><Relationship Id="rId130" Type="http://schemas.openxmlformats.org/officeDocument/2006/relationships/hyperlink" Target="https://wwu.instructure.com/courses/1906010/modules#module_3922392" TargetMode="External"/><Relationship Id="rId191" Type="http://schemas.openxmlformats.org/officeDocument/2006/relationships/hyperlink" Target="https://www.cengage.com/c/statistical-inference-2e-casella-berger/9780534243128/" TargetMode="External"/><Relationship Id="rId156" Type="http://schemas.openxmlformats.org/officeDocument/2006/relationships/hyperlink" Target="inference.qmd#def-f-dist" TargetMode="External"/><Relationship Id="rId165" Type="http://schemas.openxmlformats.org/officeDocument/2006/relationships/hyperlink" Target="inference.qmd#def-null-hypothesis" TargetMode="External"/><Relationship Id="rId155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15" Type="http://schemas.openxmlformats.org/officeDocument/2006/relationships/hyperlink" Target="intro-MLEs.qmd#def-hessian" TargetMode="External"/><Relationship Id="rId163" Type="http://schemas.openxmlformats.org/officeDocument/2006/relationships/hyperlink" Target="intro-MLEs.qmd#def-loglik" TargetMode="External"/><Relationship Id="rId164" Type="http://schemas.openxmlformats.org/officeDocument/2006/relationships/hyperlink" Target="intro-MLEs.qmd#def-lrt-stat" TargetMode="External"/><Relationship Id="rId162" Type="http://schemas.openxmlformats.org/officeDocument/2006/relationships/hyperlink" Target="intro-MLEs.qmd#def-mle" TargetMode="External"/><Relationship Id="rId160" Type="http://schemas.openxmlformats.org/officeDocument/2006/relationships/hyperlink" Target="model-validation.qmd#def-outcome-vector" TargetMode="External"/><Relationship Id="rId143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54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2026-10-30T18:38:38Z</dcterms:created>
  <dcterms:modified xsi:type="dcterms:W3CDTF">2026-10-30T18:38:38Z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11:18:04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