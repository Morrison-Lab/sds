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del w:id="3" w:author="PR Preview" w:date="2026-01-01T00:00:00Z">
        <w:r>
          <w:delText xml:space="preserve">3.3 Predictions, fitted values, residuals, and prediction errors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7 (Prediction)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prediction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(or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predicted value</w:delText>
        </w:r>
      </w:del>
      <w:del w:id="13" w:author="PR Preview" w:date="2026-01-01T00:00:00Z">
        <w:r>
          <w:delText xml:space="preserve">)</w:delText>
        </w:r>
      </w:del>
      <w:del w:id="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 an outcome</w:delText>
        </w:r>
      </w:del>
      <w:del w:id="17" w:author="PR Preview" w:date="2026-01-01T00:00:00Z">
        <w:r>
          <w:delText xml:space="preserve"> </w:delText>
        </w:r>
      </w:del>
      <m:oMath>
        <m:r>
          <m:t>Y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with covariate value</w:delText>
        </w:r>
      </w:del>
      <w:del w:id="2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a number computed from</w:delText>
        </w:r>
      </w:del>
      <w:del w:id="23" w:author="PR Preview" w:date="2026-01-01T00:00:00Z">
        <w:r>
          <w:delText xml:space="preserve"> </w:delText>
        </w:r>
      </w:del>
      <m:oMath>
        <m:r>
          <m:t>x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from data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by a rule</w:delText>
        </w:r>
      </w:del>
      <w:del w:id="29" w:author="PR Preview" w:date="2026-01-01T00:00:00Z">
        <w:r>
          <w:delText xml:space="preserve"> </w:delText>
        </w:r>
      </w:del>
      <m:oMath>
        <m:r>
          <m:t>g</m:t>
        </m:r>
      </m:oMath>
      <w:del w:id="30" w:author="PR Preview" w:date="2026-01-01T00:00:00Z">
        <w:r>
          <w:delText xml:space="preserve">, and used as a guess of</w:delText>
        </w:r>
      </w:del>
      <w:del w:id="31" w:author="PR Preview" w:date="2026-01-01T00:00:00Z">
        <w:r>
          <w:delText xml:space="preserve"> </w:delText>
        </w:r>
      </w:del>
      <m:oMath>
        <m:r>
          <m:t>Y</m:t>
        </m:r>
      </m:oMath>
      <w:del w:id="32" w:author="PR Preview" w:date="2026-01-01T00:00:00Z">
        <w:r>
          <w:delText xml:space="preserve">:</w:delText>
        </w:r>
      </w:del>
    </w:p>
    <w:p>
      <w:pPr>
        <w:pStyle w:val="Heading3"/>
      </w:pPr>
      <w:ins w:id="33" w:author="PR Preview" w:date="2026-01-01T00:00:00Z">
        <w:r>
          <w:t xml:space="preserve">3.3 Predictions and residuals</w:t>
        </w:r>
      </w:ins>
    </w:p>
    <w:p>
      <w:pPr>
        <w:pStyle w:val="FirstParagraph"/>
      </w:pPr>
      <w:ins w:id="34" w:author="PR Preview" w:date="2026-01-01T00:00:00Z">
        <w:r>
          <w:t xml:space="preserve">Predictions, fitted values, residuals, prediction errors and the mean squared error of predictions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have their own page,</w:t>
        </w:r>
      </w:ins>
      <w:ins w:id="37" w:author="PR Preview" w:date="2026-01-01T00:00:00Z">
        <w:r>
          <w:t xml:space="preserve"> </w:t>
        </w:r>
      </w:ins>
      <w:hyperlink r:id="rId41">
        <w:ins w:id="3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9" w:author="PR Preview" w:date="2026-01-01T00:00:00Z">
        <w:r>
          <w:t xml:space="preserve">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That page also contrasts them with the estimation quantities defined here:</w:t>
        </w:r>
      </w:ins>
      <w:ins w:id="42" w:author="PR Preview" w:date="2026-01-01T00:00:00Z">
        <w:r>
          <w:t xml:space="preserve"> </w:t>
        </w:r>
      </w:ins>
      <w:hyperlink w:anchor="def-estimation-error">
        <w:ins w:id="43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 the</w:t>
        </w:r>
      </w:ins>
      <w:ins w:id="46" w:author="PR Preview" w:date="2026-01-01T00:00:00Z">
        <w:r>
          <w:t xml:space="preserve"> </w:t>
        </w:r>
      </w:ins>
      <w:hyperlink w:anchor="mean-squared-error">
        <w:ins w:id="47" w:author="PR Preview" w:date="2026-01-01T00:00:00Z">
          <w:r>
            <w:rPr>
              <w:rStyle w:val="Hyperlink"/>
            </w:rPr>
            <w:t xml:space="preserve">mean squared error of an estimator</w:t>
          </w:r>
        </w:ins>
      </w:hyperlink>
      <w:ins w:id="48" w:author="PR Preview" w:date="2026-01-01T00:00:00Z">
        <w:r>
          <w:t xml:space="preserve">.</w:t>
        </w:r>
      </w:ins>
    </w:p>
    <w:bookmarkEnd w:id="42"/>
    <w:bookmarkStart w:id="49" w:name="bias"/>
    <w:p>
      <w:pPr>
        <w:pStyle w:val="Heading3"/>
      </w:pPr>
      <w:ins w:id="49" w:author="PR Preview" w:date="2026-01-01T00:00:00Z">
        <w:r>
          <w:t xml:space="preserve">3.4 Bias</w:t>
        </w:r>
      </w:ins>
    </w:p>
    <w:bookmarkStart w:id="44" w:name="def-bias"/>
    <w:p>
      <w:pPr>
        <w:pStyle w:val="FirstParagraph"/>
      </w:pPr>
      <w:ins w:id="50" w:author="PR Preview" w:date="2026-01-01T00:00:00Z">
        <w:r>
          <w:rPr>
            <w:b/>
            <w:bCs/>
          </w:rPr>
          <w:t xml:space="preserve">Definition 7 (Bias)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bias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 an estimator</w:t>
        </w:r>
      </w:ins>
      <w:ins w:id="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for an estimand</w:t>
        </w:r>
      </w:ins>
      <w:ins w:id="60" w:author="PR Preview" w:date="2026-01-01T00:00:00Z">
        <w:r>
          <w:t xml:space="preserve"> </w:t>
        </w:r>
      </w:ins>
      <m:oMath>
        <m:r>
          <m:t>θ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the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expected value of the</w:t>
        </w:r>
      </w:ins>
      <w:ins w:id="65" w:author="PR Preview" w:date="2026-01-01T00:00:00Z">
        <w:r>
          <w:t xml:space="preserve"> </w:t>
        </w:r>
      </w:ins>
      <w:hyperlink w:anchor="def-estimation-error">
        <w:ins w:id="66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67" w:author="PR Preview" w:date="2026-01-01T00:00:00Z">
        <w:r>
          <w:t xml:space="preserve">:</w:t>
        </w:r>
      </w:ins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del w:id="68" w:author="PR Preview" w:date="2026-01-01T00:00:00Z">
        <w:r>
          <w:rPr>
            <w:b/>
            <w:bCs/>
          </w:rPr>
          <w:delText xml:space="preserve">Example 7 (Predicting with an estimated conditional mean)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Suppose a model specifies the conditional mean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as a function</w:delText>
        </w:r>
      </w:del>
      <w:del w:id="7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of a parameter vector</w:delText>
        </w:r>
      </w:del>
      <w:del w:id="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78" w:author="PR Preview" w:date="2026-01-01T00:00:00Z">
        <w:r>
          <w:delText xml:space="preserve">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</w:delText>
        </w:r>
      </w:del>
      <w:del w:id="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is an estimate of</w:delText>
        </w:r>
      </w:del>
      <w:del w:id="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85" w:author="PR Preview" w:date="2026-01-01T00:00:00Z">
        <w:r>
          <w:delText xml:space="preserve">.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The usual prediction (</w:delText>
        </w:r>
      </w:del>
      <w:hyperlink w:anchor="def-prediction">
        <w:del w:id="8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89" w:author="PR Preview" w:date="2026-01-01T00:00:00Z">
        <w:r>
          <w:delText xml:space="preserve">) of</w:delText>
        </w:r>
      </w:del>
      <w:del w:id="90" w:author="PR Preview" w:date="2026-01-01T00:00:00Z">
        <w:r>
          <w:delText xml:space="preserve"> </w:delText>
        </w:r>
      </w:del>
      <m:oMath>
        <m:r>
          <m:t>Y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at</w:delText>
        </w:r>
      </w:del>
      <w:del w:id="9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is the estimated conditional mean: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96" w:author="PR Preview" w:date="2026-01-01T00:00:00Z">
        <w:r>
          <w:rPr>
            <w:b/>
            <w:bCs/>
          </w:rPr>
          <w:delText xml:space="preserve">Definition 8 (Fitted value)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rPr>
            <w:b/>
            <w:bCs/>
          </w:rPr>
          <w:delText xml:space="preserve">fitted value</w:delText>
        </w:r>
      </w:del>
      <w:del w:id="10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of observation</w:delText>
        </w:r>
      </w:del>
      <w:del w:id="104" w:author="PR Preview" w:date="2026-01-01T00:00:00Z">
        <w:r>
          <w:delText xml:space="preserve"> </w:delText>
        </w:r>
      </w:del>
      <m:oMath>
        <m:r>
          <m:t>i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is the</w:delText>
        </w:r>
      </w:del>
      <w:del w:id="107" w:author="PR Preview" w:date="2026-01-01T00:00:00Z">
        <w:r>
          <w:delText xml:space="preserve"> </w:delText>
        </w:r>
      </w:del>
      <w:hyperlink w:anchor="def-prediction">
        <w:del w:id="10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at its own covariate value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3" w:author="PR Preview" w:date="2026-01-01T00:00:00Z">
        <w:r>
          <w:rPr>
            <w:b/>
            <w:bCs/>
          </w:rPr>
          <w:delText xml:space="preserve">Definition 9 (Residual)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The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rPr>
            <w:b/>
            <w:bCs/>
          </w:rPr>
          <w:delText xml:space="preserve">residual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for observation</w:delText>
        </w:r>
      </w:del>
      <w:del w:id="120" w:author="PR Preview" w:date="2026-01-01T00:00:00Z">
        <w:r>
          <w:delText xml:space="preserve"> </w:delText>
        </w:r>
      </w:del>
      <m:oMath>
        <m:r>
          <m:t>i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is its observed outcome minus its</w:delText>
        </w:r>
      </w:del>
      <w:del w:id="123" w:author="PR Preview" w:date="2026-01-01T00:00:00Z">
        <w:r>
          <w:delText xml:space="preserve"> </w:delText>
        </w:r>
      </w:del>
      <w:hyperlink w:anchor="def-fitted-value">
        <w:del w:id="124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12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del w:id="126" w:author="PR Preview" w:date="2026-01-01T00:00:00Z">
        <w:r>
          <w:rPr>
            <w:b/>
            <w:bCs/>
          </w:rPr>
          <w:delText xml:space="preserve">Definition 10 (Prediction error)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The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rPr>
            <w:b/>
            <w:bCs/>
          </w:rPr>
          <w:delText xml:space="preserve">prediction error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of a</w:delText>
        </w:r>
      </w:del>
      <w:del w:id="133" w:author="PR Preview" w:date="2026-01-01T00:00:00Z">
        <w:r>
          <w:delText xml:space="preserve"> </w:delText>
        </w:r>
      </w:del>
      <w:hyperlink w:anchor="def-prediction">
        <w:del w:id="13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3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(such as</w:delText>
        </w:r>
      </w:del>
      <w:del w:id="13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or a fitted value</w:delText>
        </w:r>
      </w:del>
      <w:del w:id="1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142" w:author="PR Preview" w:date="2026-01-01T00:00:00Z">
        <w:r>
          <w:delText xml:space="preserve">)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of an observed outcome</w:delText>
        </w:r>
      </w:del>
      <w:del w:id="145" w:author="PR Preview" w:date="2026-01-01T00:00:00Z">
        <w:r>
          <w:delText xml:space="preserve"> </w:delText>
        </w:r>
      </w:del>
      <m:oMath>
        <m:r>
          <m:t>y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the prediction minus the outcome: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8" w:author="PR Preview" w:date="2026-01-01T00:00:00Z">
        <w:r>
          <w:rPr>
            <w:b/>
            <w:bCs/>
          </w:rPr>
          <w:delText xml:space="preserve">Exercise 1 (Prediction error and residual of a fitted observation)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For an observation</w:delText>
        </w:r>
      </w:del>
      <w:del w:id="151" w:author="PR Preview" w:date="2026-01-01T00:00:00Z">
        <w:r>
          <w:delText xml:space="preserve"> </w:delText>
        </w:r>
      </w:del>
      <m:oMath>
        <m:r>
          <m:t>i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that was used to fit the model,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write its</w:delText>
        </w:r>
      </w:del>
      <w:del w:id="156" w:author="PR Preview" w:date="2026-01-01T00:00:00Z">
        <w:r>
          <w:delText xml:space="preserve"> </w:delText>
        </w:r>
      </w:del>
      <w:hyperlink w:anchor="def-prediction-error">
        <w:del w:id="157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58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in terms of its</w:delText>
        </w:r>
      </w:del>
      <w:del w:id="161" w:author="PR Preview" w:date="2026-01-01T00:00:00Z">
        <w:r>
          <w:delText xml:space="preserve"> </w:delText>
        </w:r>
      </w:del>
      <w:hyperlink w:anchor="def-residual">
        <w:del w:id="162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163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164" w:author="PR Preview" w:date="2026-01-01T00:00:00Z">
        <w:r>
          <w:delText xml:space="preserve">.</w:delText>
        </w:r>
      </w:del>
    </w:p>
    <w:p>
      <w:pPr>
        <w:pStyle w:val="FirstParagraph"/>
      </w:pPr>
      <w:ins w:id="165" w:author="PR Preview" w:date="2026-01-01T00:00:00Z">
        <w:r>
          <w:rPr>
            <w:b/>
            <w:bCs/>
          </w:rPr>
          <w:t xml:space="preserve">Exercise 1 (Bias in terms of the expectation)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Write the</w:t>
        </w:r>
      </w:ins>
      <w:ins w:id="168" w:author="PR Preview" w:date="2026-01-01T00:00:00Z">
        <w:r>
          <w:t xml:space="preserve"> </w:t>
        </w:r>
      </w:ins>
      <w:hyperlink w:anchor="def-bias">
        <w:ins w:id="169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of an estimator</w:t>
        </w:r>
      </w:ins>
      <w:ins w:id="17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in terms of its expected value</w:t>
        </w:r>
      </w:ins>
      <w:ins w:id="17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 the estimand</w:t>
        </w:r>
      </w:ins>
      <w:ins w:id="179" w:author="PR Preview" w:date="2026-01-01T00:00:00Z">
        <w:r>
          <w:t xml:space="preserve"> </w:t>
        </w:r>
      </w:ins>
      <m:oMath>
        <m:r>
          <m:t>θ</m:t>
        </m:r>
      </m:oMath>
      <w:ins w:id="180" w:author="PR Preview" w:date="2026-01-01T00:00:00Z">
        <w:r>
          <w:t xml:space="preserve">.</w:t>
        </w:r>
      </w:ins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del w:id="181" w:author="PR Preview" w:date="2026-01-01T00:00:00Z">
        <w:r>
          <w:rPr>
            <w:b/>
            <w:bCs/>
          </w:rPr>
          <w:delText xml:space="preserve">Theorem 1 (Prediction error is the negative of the residual)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For an observation</w:delText>
        </w:r>
      </w:del>
      <w:del w:id="184" w:author="PR Preview" w:date="2026-01-01T00:00:00Z">
        <w:r>
          <w:delText xml:space="preserve"> </w:delText>
        </w:r>
      </w:del>
      <m:oMath>
        <m:r>
          <m:t>i</m:t>
        </m:r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that was used to fit the model,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</w:delText>
        </w:r>
      </w:del>
      <w:del w:id="189" w:author="PR Preview" w:date="2026-01-01T00:00:00Z">
        <w:r>
          <w:delText xml:space="preserve"> </w:delText>
        </w:r>
      </w:del>
      <w:hyperlink w:anchor="def-prediction-error">
        <w:del w:id="190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of its</w:delText>
        </w:r>
      </w:del>
      <w:del w:id="193" w:author="PR Preview" w:date="2026-01-01T00:00:00Z">
        <w:r>
          <w:delText xml:space="preserve"> </w:delText>
        </w:r>
      </w:del>
      <w:hyperlink w:anchor="def-fitted-value">
        <w:del w:id="194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is the negative of its</w:delText>
        </w:r>
      </w:del>
      <w:del w:id="197" w:author="PR Preview" w:date="2026-01-01T00:00:00Z">
        <w:r>
          <w:delText xml:space="preserve"> </w:delText>
        </w:r>
      </w:del>
      <w:hyperlink w:anchor="def-residual">
        <w:del w:id="198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199" w:author="PR Preview" w:date="2026-01-01T00:00:00Z">
        <w:r>
          <w:delText xml:space="preserve">:</w:delText>
        </w:r>
      </w:del>
    </w:p>
    <w:p>
      <w:pPr>
        <w:pStyle w:val="FirstParagraph"/>
      </w:pPr>
      <w:ins w:id="200" w:author="PR Preview" w:date="2026-01-01T00:00:00Z">
        <w:r>
          <w:rPr>
            <w:b/>
            <w:bCs/>
          </w:rPr>
          <w:t xml:space="preserve">Theorem 1 (Bias equals expectation minus truth)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del w:id="201" w:author="PR Preview" w:date="2026-01-01T00:00:00Z">
        <w:r>
          <w:rPr>
            <w:b/>
            <w:bCs/>
          </w:rPr>
          <w:delText xml:space="preserve">Corollary 1 (The residual is the negative of the prediction error)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For an observation</w:delText>
        </w:r>
      </w:del>
      <w:del w:id="204" w:author="PR Preview" w:date="2026-01-01T00:00:00Z">
        <w:r>
          <w:delText xml:space="preserve"> </w:delText>
        </w:r>
      </w:del>
      <m:oMath>
        <m:r>
          <m:t>i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that was used to fit the model,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its</w:delText>
        </w:r>
      </w:del>
      <w:del w:id="209" w:author="PR Preview" w:date="2026-01-01T00:00:00Z">
        <w:r>
          <w:delText xml:space="preserve"> </w:delText>
        </w:r>
      </w:del>
      <w:hyperlink w:anchor="def-residual">
        <w:del w:id="210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is the negative of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the</w:delText>
        </w:r>
      </w:del>
      <w:del w:id="215" w:author="PR Preview" w:date="2026-01-01T00:00:00Z">
        <w:r>
          <w:delText xml:space="preserve"> </w:delText>
        </w:r>
      </w:del>
      <w:hyperlink w:anchor="def-prediction-error">
        <w:del w:id="216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of its</w:delText>
        </w:r>
      </w:del>
      <w:del w:id="219" w:author="PR Preview" w:date="2026-01-01T00:00:00Z">
        <w:r>
          <w:delText xml:space="preserve"> </w:delText>
        </w:r>
      </w:del>
      <w:hyperlink w:anchor="def-fitted-value">
        <w:del w:id="220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22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22" w:author="PR Preview" w:date="2026-01-01T00:00:00Z">
        <w:r>
          <w:rPr>
            <w:i/>
            <w:iCs/>
          </w:rPr>
          <w:delText xml:space="preserve">Proof</w:delText>
        </w:r>
      </w:del>
      <w:del w:id="223" w:author="PR Preview" w:date="2026-01-01T00:00:00Z">
        <w:r>
          <w:delText xml:space="preserve">. </w:delText>
        </w:r>
      </w:del>
      <w:del w:id="224" w:author="PR Preview" w:date="2026-01-01T00:00:00Z">
        <w:r>
          <w:delText xml:space="preserve">Multiply both sides of</w:delText>
        </w:r>
      </w:del>
      <w:del w:id="225" w:author="PR Preview" w:date="2026-01-01T00:00:00Z">
        <w:r>
          <w:delText xml:space="preserve"> </w:delText>
        </w:r>
      </w:del>
      <w:hyperlink w:anchor="thm-prediction-error-residual">
        <w:del w:id="22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by</w:delText>
        </w:r>
      </w:del>
      <w:del w:id="22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30" w:author="PR Preview" w:date="2026-01-01T00:00:00Z">
        <w:r>
          <w:delText xml:space="preserve">.</w:delText>
        </w:r>
      </w:del>
    </w:p>
    <w:p>
      <w:pPr>
        <w:pStyle w:val="BodyText"/>
      </w:pPr>
      <w:del w:id="231" w:author="PR Preview" w:date="2026-01-01T00:00:00Z">
        <w:r>
          <w:rPr>
            <w:b/>
            <w:bCs/>
          </w:rPr>
          <w:delText xml:space="preserve">Example 8 (Residuals and prediction errors for birth weights)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The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rPr>
            <w:rStyle w:val="VerbatimChar"/>
          </w:rPr>
          <w:delText xml:space="preserve">birthwt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data record the birth weight (grams) of 189 babies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and their mothers’ weight at the last menstrual period (pounds),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from a study at Baystate Medical Center in Springfield, Massachusetts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(Hosmer and Lemeshow 1989)</w:delText>
        </w:r>
      </w:del>
      <w:del w:id="244" w:author="PR Preview" w:date="2026-01-01T00:00:00Z">
        <w:r>
          <w:delText xml:space="preserve">.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They ship with the R package</w:delText>
        </w:r>
      </w:del>
      <w:del w:id="247" w:author="PR Preview" w:date="2026-01-01T00:00:00Z">
        <w:r>
          <w:delText xml:space="preserve"> </w:delText>
        </w:r>
      </w:del>
      <w:hyperlink r:id="rId9">
        <w:del w:id="248" w:author="PR Preview" w:date="2026-01-01T00:00:00Z">
          <w:r>
            <w:rPr>
              <w:rStyle w:val="VerbatimChar"/>
            </w:rPr>
            <w:delText xml:space="preserve">MASS</w:delText>
          </w:r>
        </w:del>
      </w:hyperlink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(</w:delText>
        </w:r>
      </w:del>
      <w:del w:id="251" w:author="PR Preview" w:date="2026-01-01T00:00:00Z">
        <w:r>
          <w:rPr>
            <w:rStyle w:val="VerbatimChar"/>
          </w:rPr>
          <w:delText xml:space="preserve">MASS::birthwt</w:delText>
        </w:r>
      </w:del>
      <w:del w:id="252" w:author="PR Preview" w:date="2026-01-01T00:00:00Z">
        <w:r>
          <w:delText xml:space="preserve">),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and this site has a copy at</w:delText>
        </w:r>
      </w:del>
      <w:del w:id="255" w:author="PR Preview" w:date="2026-01-01T00:00:00Z">
        <w:r>
          <w:delText xml:space="preserve"> </w:delText>
        </w:r>
      </w:del>
      <w:hyperlink r:id="rId10">
        <w:del w:id="256" w:author="PR Preview" w:date="2026-01-01T00:00:00Z">
          <w:r>
            <w:rPr>
              <w:rStyle w:val="VerbatimChar"/>
            </w:rPr>
            <w:delText xml:space="preserve">data/birthwt.csv</w:delText>
          </w:r>
        </w:del>
      </w:hyperlink>
      <w:del w:id="257" w:author="PR Preview" w:date="2026-01-01T00:00:00Z">
        <w:r>
          <w:delText xml:space="preserve">.</w:delText>
        </w:r>
      </w:del>
    </w:p>
    <w:p>
      <w:pPr>
        <w:pStyle w:val="BodyText"/>
      </w:pPr>
      <w:del w:id="258" w:author="PR Preview" w:date="2026-01-01T00:00:00Z">
        <w:r>
          <w:delText xml:space="preserve">The code below fits a line predicting birth weight from mother’s weight,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then compares each residual with the negative of its prediction error.</w:delText>
        </w:r>
      </w:del>
    </w:p>
    <w:p>
      <w:pPr>
        <w:pStyle w:val="Heading4"/>
      </w:pPr>
      <w:del w:id="261" w:author="PR Preview" w:date="2026-01-01T00:00:00Z">
        <w:r>
          <w:delText xml:space="preserve">R</w:delText>
        </w:r>
      </w:del>
    </w:p>
    <w:p>
      <w:pPr>
        <w:pStyle w:val="SourceCode"/>
      </w:pPr>
      <w:del w:id="262" w:author="PR Preview" w:date="2026-01-01T00:00:00Z">
        <w:r>
          <w:rPr>
            <w:rStyle w:val="NormalTok"/>
          </w:rPr>
          <w:delText xml:space="preserve">birthwt </w:delText>
        </w:r>
      </w:del>
      <w:del w:id="263" w:author="PR Preview" w:date="2026-01-01T00:00:00Z">
        <w:r>
          <w:rPr>
            <w:rStyle w:val="OtherTok"/>
          </w:rPr>
          <w:delText xml:space="preserve">&lt;-</w:delText>
        </w:r>
      </w:del>
      <w:del w:id="264" w:author="PR Preview" w:date="2026-01-01T00:00:00Z">
        <w:r>
          <w:rPr>
            <w:rStyle w:val="NormalTok"/>
          </w:rPr>
          <w:delText xml:space="preserve"> </w:delText>
        </w:r>
      </w:del>
      <w:del w:id="265" w:author="PR Preview" w:date="2026-01-01T00:00:00Z">
        <w:r>
          <w:rPr>
            <w:rStyle w:val="FunctionTok"/>
          </w:rPr>
          <w:delText xml:space="preserve">read.csv</w:delText>
        </w:r>
      </w:del>
      <w:del w:id="266" w:author="PR Preview" w:date="2026-01-01T00:00:00Z">
        <w:r>
          <w:rPr>
            <w:rStyle w:val="NormalTok"/>
          </w:rPr>
          <w:delText xml:space="preserve">(</w:delText>
        </w:r>
      </w:del>
      <w:del w:id="267" w:author="PR Preview" w:date="2026-01-01T00:00:00Z">
        <w:r>
          <w:rPr>
            <w:rStyle w:val="StringTok"/>
          </w:rPr>
          <w:delText xml:space="preserve">"data/birthwt.csv"</w:delText>
        </w:r>
      </w:del>
      <w:del w:id="268" w:author="PR Preview" w:date="2026-01-01T00:00:00Z">
        <w:r>
          <w:rPr>
            <w:rStyle w:val="NormalTok"/>
          </w:rPr>
          <w:delText xml:space="preserve">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fit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lm</w:delText>
        </w:r>
      </w:del>
      <w:del w:id="274" w:author="PR Preview" w:date="2026-01-01T00:00:00Z">
        <w:r>
          <w:rPr>
            <w:rStyle w:val="NormalTok"/>
          </w:rPr>
          <w:delText xml:space="preserve">(bwt </w:delText>
        </w:r>
      </w:del>
      <w:del w:id="275" w:author="PR Preview" w:date="2026-01-01T00:00:00Z">
        <w:r>
          <w:rPr>
            <w:rStyle w:val="SpecialCharTok"/>
          </w:rPr>
          <w:delText xml:space="preserve">~</w:delText>
        </w:r>
      </w:del>
      <w:del w:id="276" w:author="PR Preview" w:date="2026-01-01T00:00:00Z">
        <w:r>
          <w:rPr>
            <w:rStyle w:val="NormalTok"/>
          </w:rPr>
          <w:delText xml:space="preserve"> lwt, </w:delText>
        </w:r>
      </w:del>
      <w:del w:id="277" w:author="PR Preview" w:date="2026-01-01T00:00:00Z">
        <w:r>
          <w:rPr>
            <w:rStyle w:val="AttributeTok"/>
          </w:rPr>
          <w:delText xml:space="preserve">data =</w:delText>
        </w:r>
      </w:del>
      <w:del w:id="278" w:author="PR Preview" w:date="2026-01-01T00:00:00Z">
        <w:r>
          <w:rPr>
            <w:rStyle w:val="NormalTok"/>
          </w:rPr>
          <w:delText xml:space="preserve"> birthwt)</w:delText>
        </w:r>
      </w:del>
      <w:del w:id="279" w:author="PR Preview" w:date="2026-01-01T00:00:00Z">
        <w:r>
          <w:br/>
        </w:r>
      </w:del>
      <w:del w:id="280" w:author="PR Preview" w:date="2026-01-01T00:00:00Z">
        <w:r>
          <w:rPr>
            <w:rStyle w:val="NormalTok"/>
          </w:rPr>
          <w:delText xml:space="preserve">fitted_bwt </w:delText>
        </w:r>
      </w:del>
      <w:del w:id="281" w:author="PR Preview" w:date="2026-01-01T00:00:00Z">
        <w:r>
          <w:rPr>
            <w:rStyle w:val="OtherTok"/>
          </w:rPr>
          <w:delText xml:space="preserve">&lt;-</w:delText>
        </w:r>
      </w:del>
      <w:del w:id="282" w:author="PR Preview" w:date="2026-01-01T00:00:00Z">
        <w:r>
          <w:rPr>
            <w:rStyle w:val="NormalTok"/>
          </w:rPr>
          <w:delText xml:space="preserve"> </w:delText>
        </w:r>
      </w:del>
      <w:del w:id="283" w:author="PR Preview" w:date="2026-01-01T00:00:00Z">
        <w:r>
          <w:rPr>
            <w:rStyle w:val="FunctionTok"/>
          </w:rPr>
          <w:delText xml:space="preserve">fitted</w:delText>
        </w:r>
      </w:del>
      <w:del w:id="284" w:author="PR Preview" w:date="2026-01-01T00:00:00Z">
        <w:r>
          <w:rPr>
            <w:rStyle w:val="NormalTok"/>
          </w:rPr>
          <w:delText xml:space="preserve">(fit)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residual </w:delText>
        </w:r>
      </w:del>
      <w:del w:id="287" w:author="PR Preview" w:date="2026-01-01T00:00:00Z">
        <w:r>
          <w:rPr>
            <w:rStyle w:val="OtherTok"/>
          </w:rPr>
          <w:delText xml:space="preserve">&lt;-</w:delText>
        </w:r>
      </w:del>
      <w:del w:id="288" w:author="PR Preview" w:date="2026-01-01T00:00:00Z">
        <w:r>
          <w:rPr>
            <w:rStyle w:val="NormalTok"/>
          </w:rPr>
          <w:delText xml:space="preserve"> birthwt</w:delText>
        </w:r>
      </w:del>
      <w:del w:id="289" w:author="PR Preview" w:date="2026-01-01T00:00:00Z">
        <w:r>
          <w:rPr>
            <w:rStyle w:val="SpecialCharTok"/>
          </w:rPr>
          <w:delText xml:space="preserve">$</w:delText>
        </w:r>
      </w:del>
      <w:del w:id="290" w:author="PR Preview" w:date="2026-01-01T00:00:00Z">
        <w:r>
          <w:rPr>
            <w:rStyle w:val="NormalTok"/>
          </w:rPr>
          <w:delText xml:space="preserve">bwt </w:delText>
        </w:r>
      </w:del>
      <w:del w:id="291" w:author="PR Preview" w:date="2026-01-01T00:00:00Z">
        <w:r>
          <w:rPr>
            <w:rStyle w:val="SpecialCharTok"/>
          </w:rPr>
          <w:delText xml:space="preserve">-</w:delText>
        </w:r>
      </w:del>
      <w:del w:id="292" w:author="PR Preview" w:date="2026-01-01T00:00:00Z">
        <w:r>
          <w:rPr>
            <w:rStyle w:val="NormalTok"/>
          </w:rPr>
          <w:delText xml:space="preserve"> fitted_bwt</w:delText>
        </w:r>
      </w:del>
      <w:del w:id="293" w:author="PR Preview" w:date="2026-01-01T00:00:00Z">
        <w:r>
          <w:br/>
        </w:r>
      </w:del>
      <w:del w:id="294" w:author="PR Preview" w:date="2026-01-01T00:00:00Z">
        <w:r>
          <w:rPr>
            <w:rStyle w:val="NormalTok"/>
          </w:rPr>
          <w:delText xml:space="preserve">prediction_error </w:delText>
        </w:r>
      </w:del>
      <w:del w:id="295" w:author="PR Preview" w:date="2026-01-01T00:00:00Z">
        <w:r>
          <w:rPr>
            <w:rStyle w:val="OtherTok"/>
          </w:rPr>
          <w:delText xml:space="preserve">&lt;-</w:delText>
        </w:r>
      </w:del>
      <w:del w:id="296" w:author="PR Preview" w:date="2026-01-01T00:00:00Z">
        <w:r>
          <w:rPr>
            <w:rStyle w:val="NormalTok"/>
          </w:rPr>
          <w:delText xml:space="preserve"> fitted_bwt </w:delText>
        </w:r>
      </w:del>
      <w:del w:id="297" w:author="PR Preview" w:date="2026-01-01T00:00:00Z">
        <w:r>
          <w:rPr>
            <w:rStyle w:val="SpecialCharTok"/>
          </w:rPr>
          <w:delText xml:space="preserve">-</w:delText>
        </w:r>
      </w:del>
      <w:del w:id="298" w:author="PR Preview" w:date="2026-01-01T00:00:00Z">
        <w:r>
          <w:rPr>
            <w:rStyle w:val="NormalTok"/>
          </w:rPr>
          <w:delText xml:space="preserve"> birthwt</w:delText>
        </w:r>
      </w:del>
      <w:del w:id="299" w:author="PR Preview" w:date="2026-01-01T00:00:00Z">
        <w:r>
          <w:rPr>
            <w:rStyle w:val="SpecialCharTok"/>
          </w:rPr>
          <w:delText xml:space="preserve">$</w:delText>
        </w:r>
      </w:del>
      <w:del w:id="300" w:author="PR Preview" w:date="2026-01-01T00:00:00Z">
        <w:r>
          <w:rPr>
            <w:rStyle w:val="NormalTok"/>
          </w:rPr>
          <w:delText xml:space="preserve">bwt</w:delText>
        </w:r>
      </w:del>
      <w:del w:id="301" w:author="PR Preview" w:date="2026-01-01T00:00:00Z">
        <w:r>
          <w:br/>
        </w:r>
      </w:del>
      <w:del w:id="302" w:author="PR Preview" w:date="2026-01-01T00:00:00Z">
        <w:r>
          <w:rPr>
            <w:rStyle w:val="FunctionTok"/>
          </w:rPr>
          <w:delText xml:space="preserve">head</w:delText>
        </w:r>
      </w:del>
      <w:del w:id="303" w:author="PR Preview" w:date="2026-01-01T00:00:00Z">
        <w:r>
          <w:rPr>
            <w:rStyle w:val="NormalTok"/>
          </w:rPr>
          <w:delText xml:space="preserve">(</w:delText>
        </w:r>
      </w:del>
      <w:del w:id="304" w:author="PR Preview" w:date="2026-01-01T00:00:00Z">
        <w:r>
          <w:rPr>
            <w:rStyle w:val="FunctionTok"/>
          </w:rPr>
          <w:delText xml:space="preserve">data.frame</w:delText>
        </w:r>
      </w:del>
      <w:del w:id="305" w:author="PR Preview" w:date="2026-01-01T00:00:00Z">
        <w:r>
          <w:rPr>
            <w:rStyle w:val="NormalTok"/>
          </w:rPr>
          <w:delText xml:space="preserve">(</w:delText>
        </w:r>
      </w:del>
      <w:del w:id="306" w:author="PR Preview" w:date="2026-01-01T00:00:00Z">
        <w:r>
          <w:br/>
        </w:r>
      </w:del>
      <w:del w:id="307" w:author="PR Preview" w:date="2026-01-01T00:00:00Z">
        <w:r>
          <w:rPr>
            <w:rStyle w:val="NormalTok"/>
          </w:rPr>
          <w:delText xml:space="preserve">  </w:delText>
        </w:r>
      </w:del>
      <w:del w:id="308" w:author="PR Preview" w:date="2026-01-01T00:00:00Z">
        <w:r>
          <w:rPr>
            <w:rStyle w:val="AttributeTok"/>
          </w:rPr>
          <w:delText xml:space="preserve">bwt =</w:delText>
        </w:r>
      </w:del>
      <w:del w:id="309" w:author="PR Preview" w:date="2026-01-01T00:00:00Z">
        <w:r>
          <w:rPr>
            <w:rStyle w:val="NormalTok"/>
          </w:rPr>
          <w:delText xml:space="preserve"> birthwt</w:delText>
        </w:r>
      </w:del>
      <w:del w:id="310" w:author="PR Preview" w:date="2026-01-01T00:00:00Z">
        <w:r>
          <w:rPr>
            <w:rStyle w:val="SpecialCharTok"/>
          </w:rPr>
          <w:delText xml:space="preserve">$</w:delText>
        </w:r>
      </w:del>
      <w:del w:id="311" w:author="PR Preview" w:date="2026-01-01T00:00:00Z">
        <w:r>
          <w:rPr>
            <w:rStyle w:val="NormalTok"/>
          </w:rPr>
          <w:delText xml:space="preserve">bwt,</w:delText>
        </w:r>
      </w:del>
      <w:del w:id="312" w:author="PR Preview" w:date="2026-01-01T00:00:00Z">
        <w:r>
          <w:br/>
        </w:r>
      </w:del>
      <w:del w:id="313" w:author="PR Preview" w:date="2026-01-01T00:00:00Z">
        <w:r>
          <w:rPr>
            <w:rStyle w:val="NormalTok"/>
          </w:rPr>
          <w:delText xml:space="preserve">  </w:delText>
        </w:r>
      </w:del>
      <w:del w:id="314" w:author="PR Preview" w:date="2026-01-01T00:00:00Z">
        <w:r>
          <w:rPr>
            <w:rStyle w:val="AttributeTok"/>
          </w:rPr>
          <w:delText xml:space="preserve">fitted =</w:delText>
        </w:r>
      </w:del>
      <w:del w:id="315" w:author="PR Preview" w:date="2026-01-01T00:00:00Z">
        <w:r>
          <w:rPr>
            <w:rStyle w:val="NormalTok"/>
          </w:rPr>
          <w:delText xml:space="preserve"> </w:delText>
        </w:r>
      </w:del>
      <w:del w:id="316" w:author="PR Preview" w:date="2026-01-01T00:00:00Z">
        <w:r>
          <w:rPr>
            <w:rStyle w:val="FunctionTok"/>
          </w:rPr>
          <w:delText xml:space="preserve">round</w:delText>
        </w:r>
      </w:del>
      <w:del w:id="317" w:author="PR Preview" w:date="2026-01-01T00:00:00Z">
        <w:r>
          <w:rPr>
            <w:rStyle w:val="NormalTok"/>
          </w:rPr>
          <w:delText xml:space="preserve">(fitted_bwt, </w:delText>
        </w:r>
      </w:del>
      <w:del w:id="318" w:author="PR Preview" w:date="2026-01-01T00:00:00Z">
        <w:r>
          <w:rPr>
            <w:rStyle w:val="DecValTok"/>
          </w:rPr>
          <w:delText xml:space="preserve">1</w:delText>
        </w:r>
      </w:del>
      <w:del w:id="319" w:author="PR Preview" w:date="2026-01-01T00:00:00Z">
        <w:r>
          <w:rPr>
            <w:rStyle w:val="NormalTok"/>
          </w:rPr>
          <w:delText xml:space="preserve">),</w:delText>
        </w:r>
      </w:del>
      <w:del w:id="320" w:author="PR Preview" w:date="2026-01-01T00:00:00Z">
        <w:r>
          <w:br/>
        </w:r>
      </w:del>
      <w:del w:id="321" w:author="PR Preview" w:date="2026-01-01T00:00:00Z">
        <w:r>
          <w:rPr>
            <w:rStyle w:val="NormalTok"/>
          </w:rPr>
          <w:delText xml:space="preserve">  </w:delText>
        </w:r>
      </w:del>
      <w:del w:id="322" w:author="PR Preview" w:date="2026-01-01T00:00:00Z">
        <w:r>
          <w:rPr>
            <w:rStyle w:val="AttributeTok"/>
          </w:rPr>
          <w:delText xml:space="preserve">residual =</w:delText>
        </w:r>
      </w:del>
      <w:del w:id="323" w:author="PR Preview" w:date="2026-01-01T00:00:00Z">
        <w:r>
          <w:rPr>
            <w:rStyle w:val="NormalTok"/>
          </w:rPr>
          <w:delText xml:space="preserve"> </w:delText>
        </w:r>
      </w:del>
      <w:del w:id="324" w:author="PR Preview" w:date="2026-01-01T00:00:00Z">
        <w:r>
          <w:rPr>
            <w:rStyle w:val="FunctionTok"/>
          </w:rPr>
          <w:delText xml:space="preserve">round</w:delText>
        </w:r>
      </w:del>
      <w:del w:id="325" w:author="PR Preview" w:date="2026-01-01T00:00:00Z">
        <w:r>
          <w:rPr>
            <w:rStyle w:val="NormalTok"/>
          </w:rPr>
          <w:delText xml:space="preserve">(residual, </w:delText>
        </w:r>
      </w:del>
      <w:del w:id="326" w:author="PR Preview" w:date="2026-01-01T00:00:00Z">
        <w:r>
          <w:rPr>
            <w:rStyle w:val="DecValTok"/>
          </w:rPr>
          <w:delText xml:space="preserve">1</w:delText>
        </w:r>
      </w:del>
      <w:del w:id="327" w:author="PR Preview" w:date="2026-01-01T00:00:00Z">
        <w:r>
          <w:rPr>
            <w:rStyle w:val="NormalTok"/>
          </w:rPr>
          <w:delText xml:space="preserve">),</w:delText>
        </w:r>
      </w:del>
      <w:del w:id="328" w:author="PR Preview" w:date="2026-01-01T00:00:00Z">
        <w:r>
          <w:br/>
        </w:r>
      </w:del>
      <w:del w:id="329" w:author="PR Preview" w:date="2026-01-01T00:00:00Z">
        <w:r>
          <w:rPr>
            <w:rStyle w:val="NormalTok"/>
          </w:rPr>
          <w:delText xml:space="preserve">  </w:delText>
        </w:r>
      </w:del>
      <w:del w:id="330" w:author="PR Preview" w:date="2026-01-01T00:00:00Z">
        <w:r>
          <w:rPr>
            <w:rStyle w:val="AttributeTok"/>
          </w:rPr>
          <w:delText xml:space="preserve">minus_prediction_error =</w:delText>
        </w:r>
      </w:del>
      <w:del w:id="331" w:author="PR Preview" w:date="2026-01-01T00:00:00Z">
        <w:r>
          <w:rPr>
            <w:rStyle w:val="NormalTok"/>
          </w:rPr>
          <w:delText xml:space="preserve"> </w:delText>
        </w:r>
      </w:del>
      <w:del w:id="332" w:author="PR Preview" w:date="2026-01-01T00:00:00Z">
        <w:r>
          <w:rPr>
            <w:rStyle w:val="FunctionTok"/>
          </w:rPr>
          <w:delText xml:space="preserve">round</w:delText>
        </w:r>
      </w:del>
      <w:del w:id="333" w:author="PR Preview" w:date="2026-01-01T00:00:00Z">
        <w:r>
          <w:rPr>
            <w:rStyle w:val="NormalTok"/>
          </w:rPr>
          <w:delText xml:space="preserve">(</w:delText>
        </w:r>
      </w:del>
      <w:del w:id="334" w:author="PR Preview" w:date="2026-01-01T00:00:00Z">
        <w:r>
          <w:rPr>
            <w:rStyle w:val="SpecialCharTok"/>
          </w:rPr>
          <w:delText xml:space="preserve">-</w:delText>
        </w:r>
      </w:del>
      <w:del w:id="335" w:author="PR Preview" w:date="2026-01-01T00:00:00Z">
        <w:r>
          <w:rPr>
            <w:rStyle w:val="NormalTok"/>
          </w:rPr>
          <w:delText xml:space="preserve">prediction_error, </w:delText>
        </w:r>
      </w:del>
      <w:del w:id="336" w:author="PR Preview" w:date="2026-01-01T00:00:00Z">
        <w:r>
          <w:rPr>
            <w:rStyle w:val="DecValTok"/>
          </w:rPr>
          <w:delText xml:space="preserve">1</w:delText>
        </w:r>
      </w:del>
      <w:del w:id="337" w:author="PR Preview" w:date="2026-01-01T00:00:00Z">
        <w:r>
          <w:rPr>
            <w:rStyle w:val="NormalTok"/>
          </w:rPr>
          <w:delText xml:space="preserve">)</w:delText>
        </w:r>
      </w:del>
      <w:del w:id="338" w:author="PR Preview" w:date="2026-01-01T00:00:00Z">
        <w:r>
          <w:br/>
        </w:r>
      </w:del>
      <w:del w:id="339" w:author="PR Preview" w:date="2026-01-01T00:00:00Z">
        <w:r>
          <w:rPr>
            <w:rStyle w:val="NormalTok"/>
          </w:rPr>
          <w:delText xml:space="preserve">))</w:delText>
        </w:r>
      </w:del>
      <w:del w:id="340" w:author="PR Preview" w:date="2026-01-01T00:00:00Z">
        <w:r>
          <w:br/>
        </w:r>
      </w:del>
      <w:del w:id="341" w:author="PR Preview" w:date="2026-01-01T00:00:00Z">
        <w:r>
          <w:rPr>
            <w:rStyle w:val="CommentTok"/>
          </w:rPr>
          <w:delText xml:space="preserve">#&gt; # A tibble: 6 × 4</w:delText>
        </w:r>
      </w:del>
      <w:del w:id="342" w:author="PR Preview" w:date="2026-01-01T00:00:00Z">
        <w:r>
          <w:br/>
        </w:r>
      </w:del>
      <w:del w:id="343" w:author="PR Preview" w:date="2026-01-01T00:00:00Z">
        <w:r>
          <w:rPr>
            <w:rStyle w:val="CommentTok"/>
          </w:rPr>
          <w:delText xml:space="preserve">#&gt;     bwt fitted residual minus_prediction_error</w:delText>
        </w:r>
      </w:del>
      <w:del w:id="344" w:author="PR Preview" w:date="2026-01-01T00:00:00Z">
        <w:r>
          <w:br/>
        </w:r>
      </w:del>
      <w:del w:id="345" w:author="PR Preview" w:date="2026-01-01T00:00:00Z">
        <w:r>
          <w:rPr>
            <w:rStyle w:val="CommentTok"/>
          </w:rPr>
          <w:delText xml:space="preserve">#&gt;   &lt;int&gt;  &lt;dbl&gt;    &lt;dbl&gt;                  &lt;dbl&gt;</w:delText>
        </w:r>
      </w:del>
      <w:del w:id="346" w:author="PR Preview" w:date="2026-01-01T00:00:00Z">
        <w:r>
          <w:br/>
        </w:r>
      </w:del>
      <w:del w:id="347" w:author="PR Preview" w:date="2026-01-01T00:00:00Z">
        <w:r>
          <w:rPr>
            <w:rStyle w:val="CommentTok"/>
          </w:rPr>
          <w:delText xml:space="preserve">#&gt; 1  2523  3176.    -653.                  -653.</w:delText>
        </w:r>
      </w:del>
      <w:del w:id="348" w:author="PR Preview" w:date="2026-01-01T00:00:00Z">
        <w:r>
          <w:br/>
        </w:r>
      </w:del>
      <w:del w:id="349" w:author="PR Preview" w:date="2026-01-01T00:00:00Z">
        <w:r>
          <w:rPr>
            <w:rStyle w:val="CommentTok"/>
          </w:rPr>
          <w:delText xml:space="preserve">#&gt; 2  2551  3056.    -505.                  -505.</w:delText>
        </w:r>
      </w:del>
      <w:del w:id="350" w:author="PR Preview" w:date="2026-01-01T00:00:00Z">
        <w:r>
          <w:br/>
        </w:r>
      </w:del>
      <w:del w:id="351" w:author="PR Preview" w:date="2026-01-01T00:00:00Z">
        <w:r>
          <w:rPr>
            <w:rStyle w:val="CommentTok"/>
          </w:rPr>
          <w:delText xml:space="preserve">#&gt; 3  2557  2835.    -278.                  -278.</w:delText>
        </w:r>
      </w:del>
      <w:del w:id="352" w:author="PR Preview" w:date="2026-01-01T00:00:00Z">
        <w:r>
          <w:br/>
        </w:r>
      </w:del>
      <w:del w:id="353" w:author="PR Preview" w:date="2026-01-01T00:00:00Z">
        <w:r>
          <w:rPr>
            <w:rStyle w:val="CommentTok"/>
          </w:rPr>
          <w:delText xml:space="preserve">#&gt; 4  2594  2848     -254                   -254 </w:delText>
        </w:r>
      </w:del>
      <w:del w:id="354" w:author="PR Preview" w:date="2026-01-01T00:00:00Z">
        <w:r>
          <w:br/>
        </w:r>
      </w:del>
      <w:del w:id="355" w:author="PR Preview" w:date="2026-01-01T00:00:00Z">
        <w:r>
          <w:rPr>
            <w:rStyle w:val="CommentTok"/>
          </w:rPr>
          <w:delText xml:space="preserve">#&gt; 5  2600  2844.    -244.                  -244.</w:delText>
        </w:r>
      </w:del>
      <w:del w:id="356" w:author="PR Preview" w:date="2026-01-01T00:00:00Z">
        <w:r>
          <w:br/>
        </w:r>
      </w:del>
      <w:del w:id="357" w:author="PR Preview" w:date="2026-01-01T00:00:00Z">
        <w:r>
          <w:rPr>
            <w:rStyle w:val="CommentTok"/>
          </w:rPr>
          <w:delText xml:space="preserve">#&gt; 6  2622  2919.    -297.                  -297.</w:delText>
        </w:r>
      </w:del>
      <w:del w:id="358" w:author="PR Preview" w:date="2026-01-01T00:00:00Z">
        <w:r>
          <w:br/>
        </w:r>
      </w:del>
      <w:del w:id="359" w:author="PR Preview" w:date="2026-01-01T00:00:00Z">
        <w:r>
          <w:rPr>
            <w:rStyle w:val="FunctionTok"/>
          </w:rPr>
          <w:delText xml:space="preserve">max</w:delText>
        </w:r>
      </w:del>
      <w:del w:id="360" w:author="PR Preview" w:date="2026-01-01T00:00:00Z">
        <w:r>
          <w:rPr>
            <w:rStyle w:val="NormalTok"/>
          </w:rPr>
          <w:delText xml:space="preserve">(</w:delText>
        </w:r>
      </w:del>
      <w:del w:id="361" w:author="PR Preview" w:date="2026-01-01T00:00:00Z">
        <w:r>
          <w:rPr>
            <w:rStyle w:val="FunctionTok"/>
          </w:rPr>
          <w:delText xml:space="preserve">abs</w:delText>
        </w:r>
      </w:del>
      <w:del w:id="362" w:author="PR Preview" w:date="2026-01-01T00:00:00Z">
        <w:r>
          <w:rPr>
            <w:rStyle w:val="NormalTok"/>
          </w:rPr>
          <w:delText xml:space="preserve">(residual </w:delText>
        </w:r>
      </w:del>
      <w:del w:id="363" w:author="PR Preview" w:date="2026-01-01T00:00:00Z">
        <w:r>
          <w:rPr>
            <w:rStyle w:val="SpecialCharTok"/>
          </w:rPr>
          <w:delText xml:space="preserve">-</w:delText>
        </w:r>
      </w:del>
      <w:del w:id="364" w:author="PR Preview" w:date="2026-01-01T00:00:00Z">
        <w:r>
          <w:rPr>
            <w:rStyle w:val="NormalTok"/>
          </w:rPr>
          <w:delText xml:space="preserve"> (</w:delText>
        </w:r>
      </w:del>
      <w:del w:id="365" w:author="PR Preview" w:date="2026-01-01T00:00:00Z">
        <w:r>
          <w:rPr>
            <w:rStyle w:val="SpecialCharTok"/>
          </w:rPr>
          <w:delText xml:space="preserve">-</w:delText>
        </w:r>
      </w:del>
      <w:del w:id="366" w:author="PR Preview" w:date="2026-01-01T00:00:00Z">
        <w:r>
          <w:rPr>
            <w:rStyle w:val="NormalTok"/>
          </w:rPr>
          <w:delText xml:space="preserve">prediction_error)))</w:delText>
        </w:r>
      </w:del>
      <w:del w:id="367" w:author="PR Preview" w:date="2026-01-01T00:00:00Z">
        <w:r>
          <w:br/>
        </w:r>
      </w:del>
      <w:del w:id="368" w:author="PR Preview" w:date="2026-01-01T00:00:00Z">
        <w:r>
          <w:rPr>
            <w:rStyle w:val="CommentTok"/>
          </w:rPr>
          <w:delText xml:space="preserve">#&gt; [1] 0</w:delText>
        </w:r>
      </w:del>
    </w:p>
    <w:p>
      <w:pPr>
        <w:pStyle w:val="Heading4"/>
      </w:pPr>
      <w:del w:id="369" w:author="PR Preview" w:date="2026-01-01T00:00:00Z">
        <w:r>
          <w:delText xml:space="preserve">Python</w:delText>
        </w:r>
      </w:del>
    </w:p>
    <w:p>
      <w:pPr>
        <w:pStyle w:val="SourceCode"/>
      </w:pPr>
      <w:del w:id="370" w:author="PR Preview" w:date="2026-01-01T00:00:00Z">
        <w:r>
          <w:rPr>
            <w:rStyle w:val="ImportTok"/>
          </w:rPr>
          <w:delText xml:space="preserve">import</w:delText>
        </w:r>
      </w:del>
      <w:del w:id="371" w:author="PR Preview" w:date="2026-01-01T00:00:00Z">
        <w:r>
          <w:rPr>
            <w:rStyle w:val="NormalTok"/>
          </w:rPr>
          <w:delText xml:space="preserve"> numpy </w:delText>
        </w:r>
      </w:del>
      <w:del w:id="372" w:author="PR Preview" w:date="2026-01-01T00:00:00Z">
        <w:r>
          <w:rPr>
            <w:rStyle w:val="ImportTok"/>
          </w:rPr>
          <w:delText xml:space="preserve">as</w:delText>
        </w:r>
      </w:del>
      <w:del w:id="373" w:author="PR Preview" w:date="2026-01-01T00:00:00Z">
        <w:r>
          <w:rPr>
            <w:rStyle w:val="NormalTok"/>
          </w:rPr>
          <w:delText xml:space="preserve"> np</w:delText>
        </w:r>
      </w:del>
      <w:del w:id="374" w:author="PR Preview" w:date="2026-01-01T00:00:00Z">
        <w:r>
          <w:br/>
        </w:r>
      </w:del>
      <w:del w:id="375" w:author="PR Preview" w:date="2026-01-01T00:00:00Z">
        <w:r>
          <w:rPr>
            <w:rStyle w:val="ImportTok"/>
          </w:rPr>
          <w:delText xml:space="preserve">import</w:delText>
        </w:r>
      </w:del>
      <w:del w:id="376" w:author="PR Preview" w:date="2026-01-01T00:00:00Z">
        <w:r>
          <w:rPr>
            <w:rStyle w:val="NormalTok"/>
          </w:rPr>
          <w:delText xml:space="preserve"> pandas </w:delText>
        </w:r>
      </w:del>
      <w:del w:id="377" w:author="PR Preview" w:date="2026-01-01T00:00:00Z">
        <w:r>
          <w:rPr>
            <w:rStyle w:val="ImportTok"/>
          </w:rPr>
          <w:delText xml:space="preserve">as</w:delText>
        </w:r>
      </w:del>
      <w:del w:id="378" w:author="PR Preview" w:date="2026-01-01T00:00:00Z">
        <w:r>
          <w:rPr>
            <w:rStyle w:val="NormalTok"/>
          </w:rPr>
          <w:delText xml:space="preserve"> pd</w:delText>
        </w:r>
      </w:del>
      <w:del w:id="379" w:author="PR Preview" w:date="2026-01-01T00:00:00Z">
        <w:r>
          <w:br/>
        </w:r>
      </w:del>
      <w:del w:id="380" w:author="PR Preview" w:date="2026-01-01T00:00:00Z">
        <w:r>
          <w:br/>
        </w:r>
      </w:del>
      <w:del w:id="381" w:author="PR Preview" w:date="2026-01-01T00:00:00Z">
        <w:r>
          <w:rPr>
            <w:rStyle w:val="NormalTok"/>
          </w:rPr>
          <w:delText xml:space="preserve">birthwt </w:delText>
        </w:r>
      </w:del>
      <w:del w:id="382" w:author="PR Preview" w:date="2026-01-01T00:00:00Z">
        <w:r>
          <w:rPr>
            <w:rStyle w:val="OperatorTok"/>
          </w:rPr>
          <w:delText xml:space="preserve">=</w:delText>
        </w:r>
      </w:del>
      <w:del w:id="383" w:author="PR Preview" w:date="2026-01-01T00:00:00Z">
        <w:r>
          <w:rPr>
            <w:rStyle w:val="NormalTok"/>
          </w:rPr>
          <w:delText xml:space="preserve"> pd.read_csv(</w:delText>
        </w:r>
      </w:del>
      <w:del w:id="384" w:author="PR Preview" w:date="2026-01-01T00:00:00Z">
        <w:r>
          <w:rPr>
            <w:rStyle w:val="StringTok"/>
          </w:rPr>
          <w:delText xml:space="preserve">"data/birthwt.csv"</w:delText>
        </w:r>
      </w:del>
      <w:del w:id="385" w:author="PR Preview" w:date="2026-01-01T00:00:00Z">
        <w:r>
          <w:rPr>
            <w:rStyle w:val="NormalTok"/>
          </w:rPr>
          <w:delText xml:space="preserve">)</w:delText>
        </w:r>
      </w:del>
      <w:del w:id="386" w:author="PR Preview" w:date="2026-01-01T00:00:00Z">
        <w:r>
          <w:br/>
        </w:r>
      </w:del>
      <w:del w:id="387" w:author="PR Preview" w:date="2026-01-01T00:00:00Z">
        <w:r>
          <w:rPr>
            <w:rStyle w:val="NormalTok"/>
          </w:rPr>
          <w:delText xml:space="preserve">X </w:delText>
        </w:r>
      </w:del>
      <w:del w:id="388" w:author="PR Preview" w:date="2026-01-01T00:00:00Z">
        <w:r>
          <w:rPr>
            <w:rStyle w:val="OperatorTok"/>
          </w:rPr>
          <w:delText xml:space="preserve">=</w:delText>
        </w:r>
      </w:del>
      <w:del w:id="389" w:author="PR Preview" w:date="2026-01-01T00:00:00Z">
        <w:r>
          <w:rPr>
            <w:rStyle w:val="NormalTok"/>
          </w:rPr>
          <w:delText xml:space="preserve"> np.column_stack([np.ones(</w:delText>
        </w:r>
      </w:del>
      <w:del w:id="390" w:author="PR Preview" w:date="2026-01-01T00:00:00Z">
        <w:r>
          <w:rPr>
            <w:rStyle w:val="BuiltInTok"/>
          </w:rPr>
          <w:delText xml:space="preserve">len</w:delText>
        </w:r>
      </w:del>
      <w:del w:id="391" w:author="PR Preview" w:date="2026-01-01T00:00:00Z">
        <w:r>
          <w:rPr>
            <w:rStyle w:val="NormalTok"/>
          </w:rPr>
          <w:delText xml:space="preserve">(birthwt)), birthwt[</w:delText>
        </w:r>
      </w:del>
      <w:del w:id="392" w:author="PR Preview" w:date="2026-01-01T00:00:00Z">
        <w:r>
          <w:rPr>
            <w:rStyle w:val="StringTok"/>
          </w:rPr>
          <w:delText xml:space="preserve">"lwt"</w:delText>
        </w:r>
      </w:del>
      <w:del w:id="393" w:author="PR Preview" w:date="2026-01-01T00:00:00Z">
        <w:r>
          <w:rPr>
            <w:rStyle w:val="NormalTok"/>
          </w:rPr>
          <w:delText xml:space="preserve">]])</w:delText>
        </w:r>
      </w:del>
      <w:del w:id="394" w:author="PR Preview" w:date="2026-01-01T00:00:00Z">
        <w:r>
          <w:br/>
        </w:r>
      </w:del>
      <w:del w:id="395" w:author="PR Preview" w:date="2026-01-01T00:00:00Z">
        <w:r>
          <w:rPr>
            <w:rStyle w:val="NormalTok"/>
          </w:rPr>
          <w:delText xml:space="preserve">y </w:delText>
        </w:r>
      </w:del>
      <w:del w:id="396" w:author="PR Preview" w:date="2026-01-01T00:00:00Z">
        <w:r>
          <w:rPr>
            <w:rStyle w:val="OperatorTok"/>
          </w:rPr>
          <w:delText xml:space="preserve">=</w:delText>
        </w:r>
      </w:del>
      <w:del w:id="397" w:author="PR Preview" w:date="2026-01-01T00:00:00Z">
        <w:r>
          <w:rPr>
            <w:rStyle w:val="NormalTok"/>
          </w:rPr>
          <w:delText xml:space="preserve"> birthwt[</w:delText>
        </w:r>
      </w:del>
      <w:del w:id="398" w:author="PR Preview" w:date="2026-01-01T00:00:00Z">
        <w:r>
          <w:rPr>
            <w:rStyle w:val="StringTok"/>
          </w:rPr>
          <w:delText xml:space="preserve">"bwt"</w:delText>
        </w:r>
      </w:del>
      <w:del w:id="399" w:author="PR Preview" w:date="2026-01-01T00:00:00Z">
        <w:r>
          <w:rPr>
            <w:rStyle w:val="NormalTok"/>
          </w:rPr>
          <w:delText xml:space="preserve">].to_numpy(dtype</w:delText>
        </w:r>
      </w:del>
      <w:del w:id="400" w:author="PR Preview" w:date="2026-01-01T00:00:00Z">
        <w:r>
          <w:rPr>
            <w:rStyle w:val="OperatorTok"/>
          </w:rPr>
          <w:delText xml:space="preserve">=</w:delText>
        </w:r>
      </w:del>
      <w:del w:id="401" w:author="PR Preview" w:date="2026-01-01T00:00:00Z">
        <w:r>
          <w:rPr>
            <w:rStyle w:val="BuiltInTok"/>
          </w:rPr>
          <w:delText xml:space="preserve">float</w:delText>
        </w:r>
      </w:del>
      <w:del w:id="402" w:author="PR Preview" w:date="2026-01-01T00:00:00Z">
        <w:r>
          <w:rPr>
            <w:rStyle w:val="NormalTok"/>
          </w:rPr>
          <w:delText xml:space="preserve">)</w:delText>
        </w:r>
      </w:del>
      <w:del w:id="403" w:author="PR Preview" w:date="2026-01-01T00:00:00Z">
        <w:r>
          <w:br/>
        </w:r>
      </w:del>
      <w:del w:id="404" w:author="PR Preview" w:date="2026-01-01T00:00:00Z">
        <w:r>
          <w:rPr>
            <w:rStyle w:val="NormalTok"/>
          </w:rPr>
          <w:delText xml:space="preserve">coef </w:delText>
        </w:r>
      </w:del>
      <w:del w:id="405" w:author="PR Preview" w:date="2026-01-01T00:00:00Z">
        <w:r>
          <w:rPr>
            <w:rStyle w:val="OperatorTok"/>
          </w:rPr>
          <w:delText xml:space="preserve">=</w:delText>
        </w:r>
      </w:del>
      <w:del w:id="406" w:author="PR Preview" w:date="2026-01-01T00:00:00Z">
        <w:r>
          <w:rPr>
            <w:rStyle w:val="NormalTok"/>
          </w:rPr>
          <w:delText xml:space="preserve"> np.linalg.lstsq(X, y, rcond</w:delText>
        </w:r>
      </w:del>
      <w:del w:id="407" w:author="PR Preview" w:date="2026-01-01T00:00:00Z">
        <w:r>
          <w:rPr>
            <w:rStyle w:val="OperatorTok"/>
          </w:rPr>
          <w:delText xml:space="preserve">=</w:delText>
        </w:r>
      </w:del>
      <w:del w:id="408" w:author="PR Preview" w:date="2026-01-01T00:00:00Z">
        <w:r>
          <w:rPr>
            <w:rStyle w:val="VariableTok"/>
          </w:rPr>
          <w:delText xml:space="preserve">None</w:delText>
        </w:r>
      </w:del>
      <w:del w:id="409" w:author="PR Preview" w:date="2026-01-01T00:00:00Z">
        <w:r>
          <w:rPr>
            <w:rStyle w:val="NormalTok"/>
          </w:rPr>
          <w:delText xml:space="preserve">)[</w:delText>
        </w:r>
      </w:del>
      <w:del w:id="410" w:author="PR Preview" w:date="2026-01-01T00:00:00Z">
        <w:r>
          <w:rPr>
            <w:rStyle w:val="DecValTok"/>
          </w:rPr>
          <w:delText xml:space="preserve">0</w:delText>
        </w:r>
      </w:del>
      <w:del w:id="411" w:author="PR Preview" w:date="2026-01-01T00:00:00Z">
        <w:r>
          <w:rPr>
            <w:rStyle w:val="NormalTok"/>
          </w:rPr>
          <w:delText xml:space="preserve">]</w:delText>
        </w:r>
      </w:del>
      <w:del w:id="412" w:author="PR Preview" w:date="2026-01-01T00:00:00Z">
        <w:r>
          <w:br/>
        </w:r>
      </w:del>
      <w:del w:id="413" w:author="PR Preview" w:date="2026-01-01T00:00:00Z">
        <w:r>
          <w:rPr>
            <w:rStyle w:val="NormalTok"/>
          </w:rPr>
          <w:delText xml:space="preserve">fitted_bwt </w:delText>
        </w:r>
      </w:del>
      <w:del w:id="414" w:author="PR Preview" w:date="2026-01-01T00:00:00Z">
        <w:r>
          <w:rPr>
            <w:rStyle w:val="OperatorTok"/>
          </w:rPr>
          <w:delText xml:space="preserve">=</w:delText>
        </w:r>
      </w:del>
      <w:del w:id="415" w:author="PR Preview" w:date="2026-01-01T00:00:00Z">
        <w:r>
          <w:rPr>
            <w:rStyle w:val="NormalTok"/>
          </w:rPr>
          <w:delText xml:space="preserve"> X </w:delText>
        </w:r>
      </w:del>
      <w:del w:id="416" w:author="PR Preview" w:date="2026-01-01T00:00:00Z">
        <w:r>
          <w:rPr>
            <w:rStyle w:val="OperatorTok"/>
          </w:rPr>
          <w:delText xml:space="preserve">@</w:delText>
        </w:r>
      </w:del>
      <w:del w:id="417" w:author="PR Preview" w:date="2026-01-01T00:00:00Z">
        <w:r>
          <w:rPr>
            <w:rStyle w:val="NormalTok"/>
          </w:rPr>
          <w:delText xml:space="preserve"> coef</w:delText>
        </w:r>
      </w:del>
      <w:del w:id="418" w:author="PR Preview" w:date="2026-01-01T00:00:00Z">
        <w:r>
          <w:br/>
        </w:r>
      </w:del>
      <w:del w:id="419" w:author="PR Preview" w:date="2026-01-01T00:00:00Z">
        <w:r>
          <w:rPr>
            <w:rStyle w:val="NormalTok"/>
          </w:rPr>
          <w:delText xml:space="preserve">residual </w:delText>
        </w:r>
      </w:del>
      <w:del w:id="420" w:author="PR Preview" w:date="2026-01-01T00:00:00Z">
        <w:r>
          <w:rPr>
            <w:rStyle w:val="OperatorTok"/>
          </w:rPr>
          <w:delText xml:space="preserve">=</w:delText>
        </w:r>
      </w:del>
      <w:del w:id="421" w:author="PR Preview" w:date="2026-01-01T00:00:00Z">
        <w:r>
          <w:rPr>
            <w:rStyle w:val="NormalTok"/>
          </w:rPr>
          <w:delText xml:space="preserve"> y </w:delText>
        </w:r>
      </w:del>
      <w:del w:id="422" w:author="PR Preview" w:date="2026-01-01T00:00:00Z">
        <w:r>
          <w:rPr>
            <w:rStyle w:val="OperatorTok"/>
          </w:rPr>
          <w:delText xml:space="preserve">-</w:delText>
        </w:r>
      </w:del>
      <w:del w:id="423" w:author="PR Preview" w:date="2026-01-01T00:00:00Z">
        <w:r>
          <w:rPr>
            <w:rStyle w:val="NormalTok"/>
          </w:rPr>
          <w:delText xml:space="preserve"> fitted_bwt</w:delText>
        </w:r>
      </w:del>
      <w:del w:id="424" w:author="PR Preview" w:date="2026-01-01T00:00:00Z">
        <w:r>
          <w:br/>
        </w:r>
      </w:del>
      <w:del w:id="425" w:author="PR Preview" w:date="2026-01-01T00:00:00Z">
        <w:r>
          <w:rPr>
            <w:rStyle w:val="NormalTok"/>
          </w:rPr>
          <w:delText xml:space="preserve">prediction_error </w:delText>
        </w:r>
      </w:del>
      <w:del w:id="426" w:author="PR Preview" w:date="2026-01-01T00:00:00Z">
        <w:r>
          <w:rPr>
            <w:rStyle w:val="OperatorTok"/>
          </w:rPr>
          <w:delText xml:space="preserve">=</w:delText>
        </w:r>
      </w:del>
      <w:del w:id="427" w:author="PR Preview" w:date="2026-01-01T00:00:00Z">
        <w:r>
          <w:rPr>
            <w:rStyle w:val="NormalTok"/>
          </w:rPr>
          <w:delText xml:space="preserve"> fitted_bwt </w:delText>
        </w:r>
      </w:del>
      <w:del w:id="428" w:author="PR Preview" w:date="2026-01-01T00:00:00Z">
        <w:r>
          <w:rPr>
            <w:rStyle w:val="OperatorTok"/>
          </w:rPr>
          <w:delText xml:space="preserve">-</w:delText>
        </w:r>
      </w:del>
      <w:del w:id="429" w:author="PR Preview" w:date="2026-01-01T00:00:00Z">
        <w:r>
          <w:rPr>
            <w:rStyle w:val="NormalTok"/>
          </w:rPr>
          <w:delText xml:space="preserve"> y</w:delText>
        </w:r>
      </w:del>
      <w:del w:id="430" w:author="PR Preview" w:date="2026-01-01T00:00:00Z">
        <w:r>
          <w:br/>
        </w:r>
      </w:del>
      <w:del w:id="431" w:author="PR Preview" w:date="2026-01-01T00:00:00Z">
        <w:r>
          <w:rPr>
            <w:rStyle w:val="BuiltInTok"/>
          </w:rPr>
          <w:delText xml:space="preserve">print</w:delText>
        </w:r>
      </w:del>
      <w:del w:id="432" w:author="PR Preview" w:date="2026-01-01T00:00:00Z">
        <w:r>
          <w:rPr>
            <w:rStyle w:val="NormalTok"/>
          </w:rPr>
          <w:delText xml:space="preserve">(pd.DataFrame({</w:delText>
        </w:r>
      </w:del>
      <w:del w:id="433" w:author="PR Preview" w:date="2026-01-01T00:00:00Z">
        <w:r>
          <w:br/>
        </w:r>
      </w:del>
      <w:del w:id="434" w:author="PR Preview" w:date="2026-01-01T00:00:00Z">
        <w:r>
          <w:rPr>
            <w:rStyle w:val="NormalTok"/>
          </w:rPr>
          <w:delText xml:space="preserve">    </w:delText>
        </w:r>
      </w:del>
      <w:del w:id="435" w:author="PR Preview" w:date="2026-01-01T00:00:00Z">
        <w:r>
          <w:rPr>
            <w:rStyle w:val="StringTok"/>
          </w:rPr>
          <w:delText xml:space="preserve">"bwt"</w:delText>
        </w:r>
      </w:del>
      <w:del w:id="436" w:author="PR Preview" w:date="2026-01-01T00:00:00Z">
        <w:r>
          <w:rPr>
            <w:rStyle w:val="NormalTok"/>
          </w:rPr>
          <w:delText xml:space="preserve">: y,</w:delText>
        </w:r>
      </w:del>
      <w:del w:id="437" w:author="PR Preview" w:date="2026-01-01T00:00:00Z">
        <w:r>
          <w:br/>
        </w:r>
      </w:del>
      <w:del w:id="438" w:author="PR Preview" w:date="2026-01-01T00:00:00Z">
        <w:r>
          <w:rPr>
            <w:rStyle w:val="NormalTok"/>
          </w:rPr>
          <w:delText xml:space="preserve">    </w:delText>
        </w:r>
      </w:del>
      <w:del w:id="439" w:author="PR Preview" w:date="2026-01-01T00:00:00Z">
        <w:r>
          <w:rPr>
            <w:rStyle w:val="StringTok"/>
          </w:rPr>
          <w:delText xml:space="preserve">"fitted"</w:delText>
        </w:r>
      </w:del>
      <w:del w:id="440" w:author="PR Preview" w:date="2026-01-01T00:00:00Z">
        <w:r>
          <w:rPr>
            <w:rStyle w:val="NormalTok"/>
          </w:rPr>
          <w:delText xml:space="preserve">: fitted_bwt.</w:delText>
        </w:r>
      </w:del>
      <w:del w:id="441" w:author="PR Preview" w:date="2026-01-01T00:00:00Z">
        <w:r>
          <w:rPr>
            <w:rStyle w:val="BuiltInTok"/>
          </w:rPr>
          <w:delText xml:space="preserve">round</w:delText>
        </w:r>
      </w:del>
      <w:del w:id="442" w:author="PR Preview" w:date="2026-01-01T00:00:00Z">
        <w:r>
          <w:rPr>
            <w:rStyle w:val="NormalTok"/>
          </w:rPr>
          <w:delText xml:space="preserve">(</w:delText>
        </w:r>
      </w:del>
      <w:del w:id="443" w:author="PR Preview" w:date="2026-01-01T00:00:00Z">
        <w:r>
          <w:rPr>
            <w:rStyle w:val="DecValTok"/>
          </w:rPr>
          <w:delText xml:space="preserve">1</w:delText>
        </w:r>
      </w:del>
      <w:del w:id="444" w:author="PR Preview" w:date="2026-01-01T00:00:00Z">
        <w:r>
          <w:rPr>
            <w:rStyle w:val="NormalTok"/>
          </w:rPr>
          <w:delText xml:space="preserve">),</w:delText>
        </w:r>
      </w:del>
      <w:del w:id="445" w:author="PR Preview" w:date="2026-01-01T00:00:00Z">
        <w:r>
          <w:br/>
        </w:r>
      </w:del>
      <w:del w:id="446" w:author="PR Preview" w:date="2026-01-01T00:00:00Z">
        <w:r>
          <w:rPr>
            <w:rStyle w:val="NormalTok"/>
          </w:rPr>
          <w:delText xml:space="preserve">    </w:delText>
        </w:r>
      </w:del>
      <w:del w:id="447" w:author="PR Preview" w:date="2026-01-01T00:00:00Z">
        <w:r>
          <w:rPr>
            <w:rStyle w:val="StringTok"/>
          </w:rPr>
          <w:delText xml:space="preserve">"residual"</w:delText>
        </w:r>
      </w:del>
      <w:del w:id="448" w:author="PR Preview" w:date="2026-01-01T00:00:00Z">
        <w:r>
          <w:rPr>
            <w:rStyle w:val="NormalTok"/>
          </w:rPr>
          <w:delText xml:space="preserve">: residual.</w:delText>
        </w:r>
      </w:del>
      <w:del w:id="449" w:author="PR Preview" w:date="2026-01-01T00:00:00Z">
        <w:r>
          <w:rPr>
            <w:rStyle w:val="BuiltInTok"/>
          </w:rPr>
          <w:delText xml:space="preserve">round</w:delText>
        </w:r>
      </w:del>
      <w:del w:id="450" w:author="PR Preview" w:date="2026-01-01T00:00:00Z">
        <w:r>
          <w:rPr>
            <w:rStyle w:val="NormalTok"/>
          </w:rPr>
          <w:delText xml:space="preserve">(</w:delText>
        </w:r>
      </w:del>
      <w:del w:id="451" w:author="PR Preview" w:date="2026-01-01T00:00:00Z">
        <w:r>
          <w:rPr>
            <w:rStyle w:val="DecValTok"/>
          </w:rPr>
          <w:delText xml:space="preserve">1</w:delText>
        </w:r>
      </w:del>
      <w:del w:id="452" w:author="PR Preview" w:date="2026-01-01T00:00:00Z">
        <w:r>
          <w:rPr>
            <w:rStyle w:val="NormalTok"/>
          </w:rPr>
          <w:delText xml:space="preserve">),</w:delText>
        </w:r>
      </w:del>
      <w:del w:id="453" w:author="PR Preview" w:date="2026-01-01T00:00:00Z">
        <w:r>
          <w:br/>
        </w:r>
      </w:del>
      <w:del w:id="454" w:author="PR Preview" w:date="2026-01-01T00:00:00Z">
        <w:r>
          <w:rPr>
            <w:rStyle w:val="NormalTok"/>
          </w:rPr>
          <w:delText xml:space="preserve">    </w:delText>
        </w:r>
      </w:del>
      <w:del w:id="455" w:author="PR Preview" w:date="2026-01-01T00:00:00Z">
        <w:r>
          <w:rPr>
            <w:rStyle w:val="StringTok"/>
          </w:rPr>
          <w:delText xml:space="preserve">"minus_prediction_error"</w:delText>
        </w:r>
      </w:del>
      <w:del w:id="456" w:author="PR Preview" w:date="2026-01-01T00:00:00Z">
        <w:r>
          <w:rPr>
            <w:rStyle w:val="NormalTok"/>
          </w:rPr>
          <w:delText xml:space="preserve">: (</w:delText>
        </w:r>
      </w:del>
      <w:del w:id="457" w:author="PR Preview" w:date="2026-01-01T00:00:00Z">
        <w:r>
          <w:rPr>
            <w:rStyle w:val="OperatorTok"/>
          </w:rPr>
          <w:delText xml:space="preserve">-</w:delText>
        </w:r>
      </w:del>
      <w:del w:id="458" w:author="PR Preview" w:date="2026-01-01T00:00:00Z">
        <w:r>
          <w:rPr>
            <w:rStyle w:val="NormalTok"/>
          </w:rPr>
          <w:delText xml:space="preserve">prediction_error).</w:delText>
        </w:r>
      </w:del>
      <w:del w:id="459" w:author="PR Preview" w:date="2026-01-01T00:00:00Z">
        <w:r>
          <w:rPr>
            <w:rStyle w:val="BuiltInTok"/>
          </w:rPr>
          <w:delText xml:space="preserve">round</w:delText>
        </w:r>
      </w:del>
      <w:del w:id="460" w:author="PR Preview" w:date="2026-01-01T00:00:00Z">
        <w:r>
          <w:rPr>
            <w:rStyle w:val="NormalTok"/>
          </w:rPr>
          <w:delText xml:space="preserve">(</w:delText>
        </w:r>
      </w:del>
      <w:del w:id="461" w:author="PR Preview" w:date="2026-01-01T00:00:00Z">
        <w:r>
          <w:rPr>
            <w:rStyle w:val="DecValTok"/>
          </w:rPr>
          <w:delText xml:space="preserve">1</w:delText>
        </w:r>
      </w:del>
      <w:del w:id="462" w:author="PR Preview" w:date="2026-01-01T00:00:00Z">
        <w:r>
          <w:rPr>
            <w:rStyle w:val="NormalTok"/>
          </w:rPr>
          <w:delText xml:space="preserve">),</w:delText>
        </w:r>
      </w:del>
      <w:del w:id="463" w:author="PR Preview" w:date="2026-01-01T00:00:00Z">
        <w:r>
          <w:br/>
        </w:r>
      </w:del>
      <w:del w:id="464" w:author="PR Preview" w:date="2026-01-01T00:00:00Z">
        <w:r>
          <w:rPr>
            <w:rStyle w:val="NormalTok"/>
          </w:rPr>
          <w:delText xml:space="preserve">}).head())</w:delText>
        </w:r>
      </w:del>
      <w:del w:id="465" w:author="PR Preview" w:date="2026-01-01T00:00:00Z">
        <w:r>
          <w:br/>
        </w:r>
      </w:del>
      <w:del w:id="466" w:author="PR Preview" w:date="2026-01-01T00:00:00Z">
        <w:r>
          <w:rPr>
            <w:rStyle w:val="CommentTok"/>
          </w:rPr>
          <w:delText xml:space="preserve">#&gt;       bwt  fitted  residual  minus_prediction_error</w:delText>
        </w:r>
      </w:del>
      <w:del w:id="467" w:author="PR Preview" w:date="2026-01-01T00:00:00Z">
        <w:r>
          <w:br/>
        </w:r>
      </w:del>
      <w:del w:id="468" w:author="PR Preview" w:date="2026-01-01T00:00:00Z">
        <w:r>
          <w:rPr>
            <w:rStyle w:val="CommentTok"/>
          </w:rPr>
          <w:delText xml:space="preserve">#&gt; 0  2523.0  3175.7    -652.7                  -652.7</w:delText>
        </w:r>
      </w:del>
      <w:del w:id="469" w:author="PR Preview" w:date="2026-01-01T00:00:00Z">
        <w:r>
          <w:br/>
        </w:r>
      </w:del>
      <w:del w:id="470" w:author="PR Preview" w:date="2026-01-01T00:00:00Z">
        <w:r>
          <w:rPr>
            <w:rStyle w:val="CommentTok"/>
          </w:rPr>
          <w:delText xml:space="preserve">#&gt; 1  2551.0  3056.1    -505.1                  -505.1</w:delText>
        </w:r>
      </w:del>
      <w:del w:id="471" w:author="PR Preview" w:date="2026-01-01T00:00:00Z">
        <w:r>
          <w:br/>
        </w:r>
      </w:del>
      <w:del w:id="472" w:author="PR Preview" w:date="2026-01-01T00:00:00Z">
        <w:r>
          <w:rPr>
            <w:rStyle w:val="CommentTok"/>
          </w:rPr>
          <w:delText xml:space="preserve">#&gt; 2  2557.0  2834.7    -277.7                  -277.7</w:delText>
        </w:r>
      </w:del>
      <w:del w:id="473" w:author="PR Preview" w:date="2026-01-01T00:00:00Z">
        <w:r>
          <w:br/>
        </w:r>
      </w:del>
      <w:del w:id="474" w:author="PR Preview" w:date="2026-01-01T00:00:00Z">
        <w:r>
          <w:rPr>
            <w:rStyle w:val="CommentTok"/>
          </w:rPr>
          <w:delText xml:space="preserve">#&gt; 3  2594.0  2848.0    -254.0                  -254.0</w:delText>
        </w:r>
      </w:del>
      <w:del w:id="475" w:author="PR Preview" w:date="2026-01-01T00:00:00Z">
        <w:r>
          <w:br/>
        </w:r>
      </w:del>
      <w:del w:id="476" w:author="PR Preview" w:date="2026-01-01T00:00:00Z">
        <w:r>
          <w:rPr>
            <w:rStyle w:val="CommentTok"/>
          </w:rPr>
          <w:delText xml:space="preserve">#&gt; 4  2600.0  2843.5    -243.5                  -243.5</w:delText>
        </w:r>
      </w:del>
      <w:del w:id="477" w:author="PR Preview" w:date="2026-01-01T00:00:00Z">
        <w:r>
          <w:br/>
        </w:r>
      </w:del>
      <w:del w:id="478" w:author="PR Preview" w:date="2026-01-01T00:00:00Z">
        <w:r>
          <w:rPr>
            <w:rStyle w:val="BuiltInTok"/>
          </w:rPr>
          <w:delText xml:space="preserve">print</w:delText>
        </w:r>
      </w:del>
      <w:del w:id="479" w:author="PR Preview" w:date="2026-01-01T00:00:00Z">
        <w:r>
          <w:rPr>
            <w:rStyle w:val="NormalTok"/>
          </w:rPr>
          <w:delText xml:space="preserve">(np.</w:delText>
        </w:r>
      </w:del>
      <w:del w:id="480" w:author="PR Preview" w:date="2026-01-01T00:00:00Z">
        <w:r>
          <w:rPr>
            <w:rStyle w:val="BuiltInTok"/>
          </w:rPr>
          <w:delText xml:space="preserve">max</w:delText>
        </w:r>
      </w:del>
      <w:del w:id="481" w:author="PR Preview" w:date="2026-01-01T00:00:00Z">
        <w:r>
          <w:rPr>
            <w:rStyle w:val="NormalTok"/>
          </w:rPr>
          <w:delText xml:space="preserve">(np.</w:delText>
        </w:r>
      </w:del>
      <w:del w:id="482" w:author="PR Preview" w:date="2026-01-01T00:00:00Z">
        <w:r>
          <w:rPr>
            <w:rStyle w:val="BuiltInTok"/>
          </w:rPr>
          <w:delText xml:space="preserve">abs</w:delText>
        </w:r>
      </w:del>
      <w:del w:id="483" w:author="PR Preview" w:date="2026-01-01T00:00:00Z">
        <w:r>
          <w:rPr>
            <w:rStyle w:val="NormalTok"/>
          </w:rPr>
          <w:delText xml:space="preserve">(residual </w:delText>
        </w:r>
      </w:del>
      <w:del w:id="484" w:author="PR Preview" w:date="2026-01-01T00:00:00Z">
        <w:r>
          <w:rPr>
            <w:rStyle w:val="OperatorTok"/>
          </w:rPr>
          <w:delText xml:space="preserve">-</w:delText>
        </w:r>
      </w:del>
      <w:del w:id="485" w:author="PR Preview" w:date="2026-01-01T00:00:00Z">
        <w:r>
          <w:rPr>
            <w:rStyle w:val="NormalTok"/>
          </w:rPr>
          <w:delText xml:space="preserve"> (</w:delText>
        </w:r>
      </w:del>
      <w:del w:id="486" w:author="PR Preview" w:date="2026-01-01T00:00:00Z">
        <w:r>
          <w:rPr>
            <w:rStyle w:val="OperatorTok"/>
          </w:rPr>
          <w:delText xml:space="preserve">-</w:delText>
        </w:r>
      </w:del>
      <w:del w:id="487" w:author="PR Preview" w:date="2026-01-01T00:00:00Z">
        <w:r>
          <w:rPr>
            <w:rStyle w:val="NormalTok"/>
          </w:rPr>
          <w:delText xml:space="preserve">prediction_error))))</w:delText>
        </w:r>
      </w:del>
      <w:del w:id="488" w:author="PR Preview" w:date="2026-01-01T00:00:00Z">
        <w:r>
          <w:br/>
        </w:r>
      </w:del>
      <w:del w:id="489" w:author="PR Preview" w:date="2026-01-01T00:00:00Z">
        <w:r>
          <w:rPr>
            <w:rStyle w:val="CommentTok"/>
          </w:rPr>
          <w:delText xml:space="preserve">#&gt; 0.0</w:delText>
        </w:r>
      </w:del>
    </w:p>
    <w:p>
      <w:pPr>
        <w:pStyle w:val="FirstParagraph"/>
      </w:pPr>
      <w:del w:id="490" w:author="PR Preview" w:date="2026-01-01T00:00:00Z">
        <w:r>
          <w:delText xml:space="preserve">The last two columns agree in every row,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and the largest difference between them over all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189 babies is 0,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as</w:delText>
        </w:r>
      </w:del>
      <w:del w:id="497" w:author="PR Preview" w:date="2026-01-01T00:00:00Z">
        <w:r>
          <w:delText xml:space="preserve"> </w:delText>
        </w:r>
      </w:del>
      <w:hyperlink w:anchor="cor-residual-prediction-error">
        <w:del w:id="498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says.</w:delText>
        </w:r>
      </w:del>
    </w:p>
    <w:p>
      <w:pPr>
        <w:pStyle w:val="BodyText"/>
      </w:pPr>
      <w:del w:id="501" w:author="PR Preview" w:date="2026-01-01T00:00:00Z">
        <w:r>
          <w:rPr>
            <w:i/>
            <w:iCs/>
          </w:rPr>
          <w:delText xml:space="preserve">Remark 1</w:delText>
        </w:r>
      </w:del>
      <w:del w:id="502" w:author="PR Preview" w:date="2026-01-01T00:00:00Z">
        <w:r>
          <w:delText xml:space="preserve"> (Prediction errors and residuals). </w:delText>
        </w:r>
      </w:del>
      <w:del w:id="503" w:author="PR Preview" w:date="2026-01-01T00:00:00Z">
        <w:r>
          <w:delText xml:space="preserve">The prediction in</w:delText>
        </w:r>
      </w:del>
      <w:del w:id="504" w:author="PR Preview" w:date="2026-01-01T00:00:00Z">
        <w:r>
          <w:delText xml:space="preserve"> </w:delText>
        </w:r>
      </w:del>
      <w:hyperlink w:anchor="def-prediction-error">
        <w:del w:id="50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can be a</w:delText>
        </w:r>
      </w:del>
      <w:del w:id="508" w:author="PR Preview" w:date="2026-01-01T00:00:00Z">
        <w:r>
          <w:delText xml:space="preserve"> </w:delText>
        </w:r>
      </w:del>
      <w:hyperlink w:anchor="def-fitted-value">
        <w:del w:id="509" w:author="PR Preview" w:date="2026-01-01T00:00:00Z">
          <w:r>
            <w:rPr>
              <w:rStyle w:val="Hyperlink"/>
            </w:rPr>
            <w:delText xml:space="preserve">fitted value</w:delText>
          </w:r>
        </w:del>
      </w:hyperlink>
      <w:del w:id="510" w:author="PR Preview" w:date="2026-01-01T00:00:00Z">
        <w:r>
          <w:delText xml:space="preserve">,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for an observation used to fit the model,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or a prediction for an observation that was not used to fit the model.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Prediction error is oriented the same way as</w:delText>
        </w:r>
      </w:del>
      <w:del w:id="517" w:author="PR Preview" w:date="2026-01-01T00:00:00Z">
        <w:r>
          <w:delText xml:space="preserve"> </w:delText>
        </w:r>
      </w:del>
      <w:hyperlink w:anchor="def-estimation-error">
        <w:del w:id="518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519" w:author="PR Preview" w:date="2026-01-01T00:00:00Z">
        <w:r>
          <w:delText xml:space="preserve">: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estimate minus true value.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del w:id="522" w:author="PR Preview" w:date="2026-01-01T00:00:00Z">
        <w:r>
          <w:delText xml:space="preserve">For an observation used to fit the model,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 prediction error is the negative of the residual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(</w:delText>
        </w:r>
      </w:del>
      <w:hyperlink w:anchor="thm-prediction-error-residual">
        <w:del w:id="527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528" w:author="PR Preview" w:date="2026-01-01T00:00:00Z">
        <w:r>
          <w:delText xml:space="preserve">),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so the two differ only in orientation.</w:delText>
        </w:r>
      </w:del>
    </w:p>
    <w:p>
      <w:pPr>
        <w:pStyle w:val="BodyText"/>
      </w:pPr>
      <w:del w:id="531" w:author="PR Preview" w:date="2026-01-01T00:00:00Z">
        <w:r>
          <w:rPr>
            <w:b/>
            <w:bCs/>
          </w:rPr>
          <w:delText xml:space="preserve">Definition 11 (Mean squared error of predictions)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The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rPr>
            <w:b/>
            <w:bCs/>
          </w:rPr>
          <w:delText xml:space="preserve">mean squared error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of predictions</w:delText>
        </w:r>
      </w:del>
      <w:del w:id="5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of observed outcomes</w:delText>
        </w:r>
      </w:del>
      <w:del w:id="54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is the mean of their squared</w:delText>
        </w:r>
      </w:del>
      <w:del w:id="544" w:author="PR Preview" w:date="2026-01-01T00:00:00Z">
        <w:r>
          <w:delText xml:space="preserve"> </w:delText>
        </w:r>
      </w:del>
      <w:hyperlink w:anchor="def-prediction-error">
        <w:del w:id="545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54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47" w:author="PR Preview" w:date="2026-01-01T00:00:00Z">
        <w:r>
          <w:rPr>
            <w:i/>
            <w:iCs/>
          </w:rPr>
          <w:delText xml:space="preserve">Remark 2</w:delText>
        </w:r>
      </w:del>
      <w:del w:id="548" w:author="PR Preview" w:date="2026-01-01T00:00:00Z">
        <w:r>
          <w:delText xml:space="preserve"> (Prediction MSE, estimator MSE and RSS). </w:delText>
        </w:r>
      </w:del>
      <w:hyperlink w:anchor="def-prediction-mse">
        <w:del w:id="54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averages squared errors over observations,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where the</w:delText>
        </w:r>
      </w:del>
      <w:del w:id="554" w:author="PR Preview" w:date="2026-01-01T00:00:00Z">
        <w:r>
          <w:delText xml:space="preserve"> </w:delText>
        </w:r>
      </w:del>
      <w:hyperlink w:anchor="def-mse">
        <w:del w:id="555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takes an expectation over repeated samples.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On the data used to fit the model,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the mean squared error of the fitted values is the</w:delText>
        </w:r>
      </w:del>
      <w:del w:id="562" w:author="PR Preview" w:date="2026-01-01T00:00:00Z">
        <w:r>
          <w:delText xml:space="preserve"> </w:delText>
        </w:r>
      </w:del>
      <w:hyperlink r:id="rId11">
        <w:del w:id="563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divided by</w:delText>
        </w:r>
      </w:del>
      <w:del w:id="566" w:author="PR Preview" w:date="2026-01-01T00:00:00Z">
        <w:r>
          <w:delText xml:space="preserve"> </w:delText>
        </w:r>
      </w:del>
      <m:oMath>
        <m:r>
          <m:t>n</m:t>
        </m:r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(</w:delText>
        </w:r>
      </w:del>
      <w:hyperlink r:id="rId13">
        <w:del w:id="569" w:author="PR Preview" w:date="2026-01-01T00:00:00Z">
          <w:r>
            <w:rPr>
              <w:rStyle w:val="Hyperlink"/>
            </w:rPr>
            <w:delText xml:space="preserve">mean squared error and RSS</w:delText>
          </w:r>
        </w:del>
      </w:hyperlink>
      <w:del w:id="570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71" w:author="PR Preview" w:date="2026-01-01T00:00:00Z">
        <w:r>
          <w:rPr>
            <w:b/>
            <w:bCs/>
          </w:rPr>
          <w:delText xml:space="preserve">Example 9 (Fitted values, residuals, and prediction errors for three points)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Take the points</w:delText>
        </w:r>
      </w:del>
      <w:del w:id="5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75" w:author="PR Preview" w:date="2026-01-01T00:00:00Z">
        <w:r>
          <w:delText xml:space="preserve">,</w:delText>
        </w:r>
      </w:del>
      <w:del w:id="5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77" w:author="PR Preview" w:date="2026-01-01T00:00:00Z">
        <w:r>
          <w:delText xml:space="preserve">,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and the line with</w:delText>
        </w:r>
      </w:del>
      <w:del w:id="581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and</w:delText>
        </w:r>
      </w:del>
      <w:del w:id="584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from</w:delText>
        </w:r>
      </w:del>
      <w:del w:id="587" w:author="PR Preview" w:date="2026-01-01T00:00:00Z">
        <w:r>
          <w:delText xml:space="preserve"> </w:delText>
        </w:r>
      </w:del>
      <w:hyperlink r:id="rId14">
        <w:del w:id="588" w:author="PR Preview" w:date="2026-01-01T00:00:00Z">
          <w:r>
            <w:rPr>
              <w:rStyle w:val="Hyperlink"/>
            </w:rPr>
            <w:delText xml:space="preserve">the residual sum of squares example</w:delText>
          </w:r>
        </w:del>
      </w:hyperlink>
      <w:del w:id="589" w:author="PR Preview" w:date="2026-01-01T00:00:00Z">
        <w:r>
          <w:delText xml:space="preserve">,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and treat the line as the fitted model.</w:delText>
        </w:r>
      </w:del>
    </w:p>
    <w:p>
      <w:pPr>
        <w:pStyle w:val="BodyText"/>
      </w:pPr>
      <w:hyperlink w:anchor="fig-fitted-residual-error">
        <w:del w:id="592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shows the observed outcomes,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the fitted values on the line,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and the residual of the second point.</w:delText>
        </w:r>
      </w:del>
    </w:p>
    <w:p>
      <w:pPr>
        <w:pStyle w:val="BodyText"/>
      </w:pPr>
      <w:del w:id="599" w:author="PR Preview" w:date="2026-01-01T00:00:00Z">
        <w:r>
          <w:delText xml:space="preserve">The mean squared error of these predictions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600" w:author="PR Preview" w:date="2026-01-01T00:00:00Z">
        <w:r>
          <w:delText xml:space="preserve">the residual sum of squares,</w:delText>
        </w:r>
      </w:del>
      <w:del w:id="601" w:author="PR Preview" w:date="2026-01-01T00:00:00Z">
        <w:r>
          <w:delText xml:space="preserve"> </w:delText>
        </w:r>
      </w:del>
      <m:oMath>
        <m:r>
          <m:t>0.25</m:t>
        </m:r>
      </m:oMath>
      <w:del w:id="602" w:author="PR Preview" w:date="2026-01-01T00:00:00Z">
        <w:r>
          <w:delText xml:space="preserve">, divided by</w:delText>
        </w:r>
      </w:del>
      <w:del w:id="60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604" w:author="PR Preview" w:date="2026-01-01T00:00:00Z">
        <w:r>
          <w:delText xml:space="preserve">.</w:delText>
        </w:r>
      </w:del>
    </w:p>
    <w:p>
      <w:pPr>
        <w:pStyle w:val="Heading3"/>
      </w:pPr>
      <w:del w:id="605" w:author="PR Preview" w:date="2026-01-01T00:00:00Z">
        <w:r>
          <w:delText xml:space="preserve">3.4 Bias</w:delText>
        </w:r>
      </w:del>
    </w:p>
    <w:p>
      <w:pPr>
        <w:pStyle w:val="FirstParagraph"/>
      </w:pPr>
      <w:del w:id="606" w:author="PR Preview" w:date="2026-01-01T00:00:00Z">
        <w:r>
          <w:rPr>
            <w:b/>
            <w:bCs/>
          </w:rPr>
          <w:delText xml:space="preserve">Definition 12 (Bias)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The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rPr>
            <w:b/>
            <w:bCs/>
          </w:rPr>
          <w:delText xml:space="preserve">bias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of an estimator</w:delText>
        </w:r>
      </w:del>
      <w:del w:id="6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for an estimand</w:delText>
        </w:r>
      </w:del>
      <w:del w:id="616" w:author="PR Preview" w:date="2026-01-01T00:00:00Z">
        <w:r>
          <w:delText xml:space="preserve"> </w:delText>
        </w:r>
      </w:del>
      <m:oMath>
        <m:r>
          <m:t>θ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is the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expected value of the</w:delText>
        </w:r>
      </w:del>
      <w:del w:id="621" w:author="PR Preview" w:date="2026-01-01T00:00:00Z">
        <w:r>
          <w:delText xml:space="preserve"> </w:delText>
        </w:r>
      </w:del>
      <w:hyperlink w:anchor="def-estimation-error">
        <w:del w:id="622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623" w:author="PR Preview" w:date="2026-01-01T00:00:00Z">
        <w:r>
          <w:delText xml:space="preserve">:</w:delText>
        </w:r>
      </w:del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del w:id="624" w:author="PR Preview" w:date="2026-01-01T00:00:00Z">
        <w:r>
          <w:rPr>
            <w:b/>
            <w:bCs/>
          </w:rPr>
          <w:delText xml:space="preserve">Exercise 2 (Bias in terms of the expectation)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Write the</w:delText>
        </w:r>
      </w:del>
      <w:del w:id="627" w:author="PR Preview" w:date="2026-01-01T00:00:00Z">
        <w:r>
          <w:delText xml:space="preserve"> </w:delText>
        </w:r>
      </w:del>
      <w:hyperlink w:anchor="def-bias">
        <w:del w:id="62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629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of an estimator</w:delText>
        </w:r>
      </w:del>
      <w:del w:id="63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in terms of its expected value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and the estimand</w:delText>
        </w:r>
      </w:del>
      <w:del w:id="638" w:author="PR Preview" w:date="2026-01-01T00:00:00Z">
        <w:r>
          <w:delText xml:space="preserve"> </w:delText>
        </w:r>
      </w:del>
      <m:oMath>
        <m:r>
          <m:t>θ</m:t>
        </m:r>
      </m:oMath>
      <w:del w:id="639" w:author="PR Preview" w:date="2026-01-01T00:00:00Z">
        <w:r>
          <w:delText xml:space="preserve">.</w:delText>
        </w:r>
      </w:del>
    </w:p>
    <w:p>
      <w:pPr>
        <w:pStyle w:val="BodyText"/>
      </w:pPr>
      <w:del w:id="640" w:author="PR Preview" w:date="2026-01-01T00:00:00Z">
        <w:r>
          <w:rPr>
            <w:i/>
            <w:iCs/>
          </w:rPr>
          <w:delText xml:space="preserve">Solution 2</w:delText>
        </w:r>
      </w:del>
      <w:del w:id="641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p>
      <w:pPr>
        <w:pStyle w:val="FirstParagraph"/>
      </w:pPr>
      <w:del w:id="642" w:author="PR Preview" w:date="2026-01-01T00:00:00Z">
        <w:r>
          <w:rPr>
            <w:b/>
            <w:bCs/>
          </w:rPr>
          <w:delText xml:space="preserve">Theorem 2 (Bias equals expectation minus truth)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p>
      <w:pPr>
        <w:pStyle w:val="FirstParagraph"/>
      </w:pPr>
      <w:del w:id="643" w:author="PR Preview" w:date="2026-01-01T00:00:00Z">
        <w:r>
          <w:rPr>
            <w:i/>
            <w:iCs/>
          </w:rPr>
          <w:delText xml:space="preserve">Proof</w:delText>
        </w:r>
      </w:del>
      <w:del w:id="644" w:author="PR Preview" w:date="2026-01-01T00:00:00Z">
        <w:r>
          <w:delText xml:space="preserve">. </w:delText>
        </w:r>
      </w:del>
      <w:del w:id="645" w:author="PR Preview" w:date="2026-01-01T00:00:00Z">
        <w:r>
          <w:delText xml:space="preserve">This is the solution to</w:delText>
        </w:r>
      </w:del>
      <w:del w:id="646" w:author="PR Preview" w:date="2026-01-01T00:00:00Z">
        <w:r>
          <w:delText xml:space="preserve"> </w:delText>
        </w:r>
      </w:del>
      <w:hyperlink w:anchor="exr-bias-exprs">
        <w:del w:id="647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648" w:author="PR Preview" w:date="2026-01-01T00:00:00Z">
        <w:r>
          <w:delText xml:space="preserve">.</w:delText>
        </w:r>
      </w:del>
    </w:p>
    <w:p>
      <w:pPr>
        <w:pStyle w:val="BodyText"/>
      </w:pPr>
      <w:del w:id="649" w:author="PR Preview" w:date="2026-01-01T00:00:00Z">
        <w:r>
          <w:rPr>
            <w:b/>
            <w:bCs/>
          </w:rPr>
          <w:delText xml:space="preserve">Example 10 (Bias of two estimators of a mean)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Let</w:delText>
        </w:r>
      </w:del>
      <w:del w:id="6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each have expectation</w:delText>
        </w:r>
      </w:del>
      <w:del w:id="65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656" w:author="PR Preview" w:date="2026-01-01T00:00:00Z">
        <w:r>
          <w:delText xml:space="preserve">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as in</w:delText>
        </w:r>
      </w:del>
      <w:del w:id="659" w:author="PR Preview" w:date="2026-01-01T00:00:00Z">
        <w:r>
          <w:delText xml:space="preserve"> </w:delText>
        </w:r>
      </w:del>
      <w:hyperlink w:anchor="exm-estimator">
        <w:del w:id="660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661" w:author="PR Preview" w:date="2026-01-01T00:00:00Z">
        <w:r>
          <w:delText xml:space="preserve">.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By</w:delText>
        </w:r>
      </w:del>
      <w:del w:id="664" w:author="PR Preview" w:date="2026-01-01T00:00:00Z">
        <w:r>
          <w:delText xml:space="preserve"> </w:delText>
        </w:r>
      </w:del>
      <w:hyperlink w:anchor="thm-bias-exprs">
        <w:del w:id="66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66" w:author="PR Preview" w:date="2026-01-01T00:00:00Z">
        <w:r>
          <w:delText xml:space="preserve">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the bias of the sample mean</w:delText>
        </w:r>
      </w:del>
      <w:del w:id="66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is:</w:delText>
        </w:r>
      </w:del>
    </w:p>
    <w:p>
      <w:pPr>
        <w:pStyle w:val="BodyText"/>
      </w:pPr>
      <w:ins w:id="672" w:author="PR Preview" w:date="2026-01-01T00:00:00Z">
        <w:r>
          <w:rPr>
            <w:b/>
            <w:bCs/>
          </w:rPr>
          <w:t xml:space="preserve">Example 7 (Bias of two estimators of a mean)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Let</w:t>
        </w:r>
      </w:ins>
      <w:ins w:id="6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each have expectation</w:t>
        </w:r>
      </w:ins>
      <w:ins w:id="67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679" w:author="PR Preview" w:date="2026-01-01T00:00:00Z">
        <w:r>
          <w:t xml:space="preserve">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as in</w:t>
        </w:r>
      </w:ins>
      <w:ins w:id="682" w:author="PR Preview" w:date="2026-01-01T00:00:00Z">
        <w:r>
          <w:t xml:space="preserve"> </w:t>
        </w:r>
      </w:ins>
      <w:hyperlink w:anchor="exm-estimator">
        <w:ins w:id="683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684" w:author="PR Preview" w:date="2026-01-01T00:00:00Z">
        <w:r>
          <w:t xml:space="preserve">.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By</w:t>
        </w:r>
      </w:ins>
      <w:ins w:id="687" w:author="PR Preview" w:date="2026-01-01T00:00:00Z">
        <w:r>
          <w:t xml:space="preserve"> </w:t>
        </w:r>
      </w:ins>
      <w:hyperlink w:anchor="thm-bias-exprs">
        <w:ins w:id="68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89" w:author="PR Preview" w:date="2026-01-01T00:00:00Z">
        <w:r>
          <w:t xml:space="preserve">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the bias of the sample mean</w:t>
        </w:r>
      </w:ins>
      <w:ins w:id="69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del w:id="695" w:author="PR Preview" w:date="2026-01-01T00:00:00Z">
        <w:r>
          <w:delText xml:space="preserve">3.5 Mean squared error</w:delText>
        </w:r>
      </w:del>
    </w:p>
    <w:p>
      <w:pPr>
        <w:pStyle w:val="FirstParagraph"/>
      </w:pPr>
      <w:del w:id="696" w:author="PR Preview" w:date="2026-01-01T00:00:00Z">
        <w:r>
          <w:rPr>
            <w:b/>
            <w:bCs/>
          </w:rPr>
          <w:delText xml:space="preserve">Definition 13 (Mean squared error)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The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rPr>
            <w:b/>
            <w:bCs/>
          </w:rPr>
          <w:delText xml:space="preserve">mean squared error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of an estimator</w:delText>
        </w:r>
      </w:del>
      <w:del w:id="7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04" w:author="PR Preview" w:date="2026-01-01T00:00:00Z">
        <w:r>
          <w:delText xml:space="preserve">, denoted</w:delText>
        </w:r>
      </w:del>
      <w:del w:id="705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06" w:author="PR Preview" w:date="2026-01-01T00:00:00Z">
        <w:r>
          <w:delText xml:space="preserve">, is the expectation of the square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of the</w:delText>
        </w:r>
      </w:del>
      <w:del w:id="709" w:author="PR Preview" w:date="2026-01-01T00:00:00Z">
        <w:r>
          <w:delText xml:space="preserve"> </w:delText>
        </w:r>
      </w:del>
      <w:hyperlink w:anchor="def-estimation-error">
        <w:del w:id="710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711" w:author="PR Preview" w:date="2026-01-01T00:00:00Z">
        <w:r>
          <w:delText xml:space="preserve">:</w:delText>
        </w:r>
      </w:del>
    </w:p>
    <w:p>
      <w:pPr>
        <w:pStyle w:val="Heading3"/>
      </w:pPr>
      <w:ins w:id="712" w:author="PR Preview" w:date="2026-01-01T00:00:00Z">
        <w:r>
          <w:t xml:space="preserve">3.5 Mean squared error of an estimator</w:t>
        </w:r>
      </w:ins>
    </w:p>
    <w:bookmarkStart w:id="50" w:name="def-mse"/>
    <w:p>
      <w:pPr>
        <w:pStyle w:val="FirstParagraph"/>
      </w:pPr>
      <w:ins w:id="713" w:author="PR Preview" w:date="2026-01-01T00:00:00Z">
        <w:r>
          <w:rPr>
            <w:b/>
            <w:bCs/>
          </w:rPr>
          <w:t xml:space="preserve">Definition 8 (Mean squared error)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rPr>
            <w:b/>
            <w:bCs/>
          </w:rPr>
          <w:t xml:space="preserve">mean squared error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of an estimator</w:t>
        </w:r>
      </w:ins>
      <w:ins w:id="7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21" w:author="PR Preview" w:date="2026-01-01T00:00:00Z">
        <w:r>
          <w:t xml:space="preserve">, denoted</w:t>
        </w:r>
      </w:ins>
      <w:ins w:id="722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723" w:author="PR Preview" w:date="2026-01-01T00:00:00Z">
        <w:r>
          <w:t xml:space="preserve">, is the expectation of the square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of the</w:t>
        </w:r>
      </w:ins>
      <w:ins w:id="726" w:author="PR Preview" w:date="2026-01-01T00:00:00Z">
        <w:r>
          <w:t xml:space="preserve"> </w:t>
        </w:r>
      </w:ins>
      <w:hyperlink w:anchor="def-estimation-error">
        <w:ins w:id="727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7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del w:id="729" w:author="PR Preview" w:date="2026-01-01T00:00:00Z">
        <w:r>
          <w:rPr>
            <w:b/>
            <w:bCs/>
          </w:rPr>
          <w:delText xml:space="preserve">Exercise 3 (Expanding the squared bias)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Using</w:delText>
        </w:r>
      </w:del>
      <w:del w:id="732" w:author="PR Preview" w:date="2026-01-01T00:00:00Z">
        <w:r>
          <w:delText xml:space="preserve"> </w:delText>
        </w:r>
      </w:del>
      <w:hyperlink w:anchor="thm-bias-exprs">
        <w:del w:id="73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734" w:author="PR Preview" w:date="2026-01-01T00:00:00Z">
        <w:r>
          <w:delText xml:space="preserve">,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expand the squared</w:delText>
        </w:r>
      </w:del>
      <w:del w:id="737" w:author="PR Preview" w:date="2026-01-01T00:00:00Z">
        <w:r>
          <w:delText xml:space="preserve"> </w:delText>
        </w:r>
      </w:del>
      <w:hyperlink w:anchor="def-bias">
        <w:del w:id="73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739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in terms of</w:delText>
        </w:r>
      </w:del>
      <w:del w:id="74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and the estimand</w:delText>
        </w:r>
      </w:del>
      <w:del w:id="745" w:author="PR Preview" w:date="2026-01-01T00:00:00Z">
        <w:r>
          <w:delText xml:space="preserve"> </w:delText>
        </w:r>
      </w:del>
      <m:oMath>
        <m:r>
          <m:t>θ</m:t>
        </m:r>
      </m:oMath>
      <w:del w:id="746" w:author="PR Preview" w:date="2026-01-01T00:00:00Z">
        <w:r>
          <w:delText xml:space="preserve">.</w:delText>
        </w:r>
      </w:del>
    </w:p>
    <w:p>
      <w:pPr>
        <w:pStyle w:val="BodyText"/>
      </w:pPr>
      <w:del w:id="747" w:author="PR Preview" w:date="2026-01-01T00:00:00Z">
        <w:r>
          <w:rPr>
            <w:i/>
            <w:iCs/>
          </w:rPr>
          <w:delText xml:space="preserve">Solution 3</w:delText>
        </w:r>
      </w:del>
      <w:del w:id="748" w:author="PR Preview" w:date="2026-01-01T00:00:00Z">
        <w:r>
          <w:delText xml:space="preserve">. </w:delText>
        </w:r>
      </w:del>
    </w:p>
    <w:p>
      <w:pPr>
        <w:pStyle w:val="FirstParagraph"/>
      </w:pPr>
      <w:ins w:id="749" w:author="PR Preview" w:date="2026-01-01T00:00:00Z">
        <w:r>
          <w:rPr>
            <w:b/>
            <w:bCs/>
          </w:rPr>
          <w:t xml:space="preserve">Exercise 2 (Expanding the squared bias)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Using</w:t>
        </w:r>
      </w:ins>
      <w:ins w:id="752" w:author="PR Preview" w:date="2026-01-01T00:00:00Z">
        <w:r>
          <w:t xml:space="preserve"> </w:t>
        </w:r>
      </w:ins>
      <w:hyperlink w:anchor="thm-bias-exprs">
        <w:ins w:id="75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54" w:author="PR Preview" w:date="2026-01-01T00:00:00Z">
        <w:r>
          <w:t xml:space="preserve">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expand the squared</w:t>
        </w:r>
      </w:ins>
      <w:ins w:id="757" w:author="PR Preview" w:date="2026-01-01T00:00:00Z">
        <w:r>
          <w:t xml:space="preserve"> </w:t>
        </w:r>
      </w:ins>
      <w:hyperlink w:anchor="def-bias">
        <w:ins w:id="75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759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in terms of</w:t>
        </w:r>
      </w:ins>
      <w:ins w:id="76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and the estimand</w:t>
        </w:r>
      </w:ins>
      <w:ins w:id="765" w:author="PR Preview" w:date="2026-01-01T00:00:00Z">
        <w:r>
          <w:t xml:space="preserve"> </w:t>
        </w:r>
      </w:ins>
      <m:oMath>
        <m:r>
          <m:t>θ</m:t>
        </m:r>
      </m:oMath>
      <w:ins w:id="766" w:author="PR Preview" w:date="2026-01-01T00:00:00Z">
        <w:r>
          <w:t xml:space="preserve">.</w:t>
        </w:r>
      </w:ins>
    </w:p>
    <w:bookmarkEnd w:id="51"/>
    <w:bookmarkStart w:id="52" w:name="sol-sq-bias-expand"/>
    <w:p>
      <w:pPr>
        <w:pStyle w:val="BodyText"/>
      </w:pPr>
      <w:ins w:id="767" w:author="PR Preview" w:date="2026-01-01T00:00:00Z">
        <w:r>
          <w:rPr>
            <w:i/>
            <w:iCs/>
          </w:rPr>
          <w:t xml:space="preserve">Solution 2</w:t>
        </w:r>
      </w:ins>
      <w:ins w:id="76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del w:id="769" w:author="PR Preview" w:date="2026-01-01T00:00:00Z">
        <w:r>
          <w:rPr>
            <w:b/>
            <w:bCs/>
          </w:rPr>
          <w:delText xml:space="preserve">Exercise 4 (Squared bias plus variance)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Using</w:delText>
        </w:r>
      </w:del>
      <w:del w:id="772" w:author="PR Preview" w:date="2026-01-01T00:00:00Z">
        <w:r>
          <w:delText xml:space="preserve"> </w:delText>
        </w:r>
      </w:del>
      <w:hyperlink w:anchor="exr-sq-bias-expand">
        <w:del w:id="773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774" w:author="PR Preview" w:date="2026-01-01T00:00:00Z">
        <w:r>
          <w:delText xml:space="preserve">,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write</w:delText>
        </w:r>
      </w:del>
      <w:del w:id="777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in terms of</w:delText>
        </w:r>
      </w:del>
      <w:del w:id="78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81" w:author="PR Preview" w:date="2026-01-01T00:00:00Z">
        <w:r>
          <w:delText xml:space="preserve">,</w:delText>
        </w:r>
      </w:del>
      <w:del w:id="78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83" w:author="PR Preview" w:date="2026-01-01T00:00:00Z">
        <w:r>
          <w:delText xml:space="preserve">, and the estimand</w:delText>
        </w:r>
      </w:del>
      <w:del w:id="784" w:author="PR Preview" w:date="2026-01-01T00:00:00Z">
        <w:r>
          <w:delText xml:space="preserve"> </w:delText>
        </w:r>
      </w:del>
      <m:oMath>
        <m:r>
          <m:t>θ</m:t>
        </m:r>
      </m:oMath>
      <w:del w:id="785" w:author="PR Preview" w:date="2026-01-01T00:00:00Z">
        <w:r>
          <w:delText xml:space="preserve">.</w:delText>
        </w:r>
      </w:del>
    </w:p>
    <w:p>
      <w:pPr>
        <w:pStyle w:val="BodyText"/>
      </w:pPr>
      <w:del w:id="786" w:author="PR Preview" w:date="2026-01-01T00:00:00Z">
        <w:r>
          <w:rPr>
            <w:i/>
            <w:iCs/>
          </w:rPr>
          <w:delText xml:space="preserve">Solution 4</w:delText>
        </w:r>
      </w:del>
      <w:del w:id="787" w:author="PR Preview" w:date="2026-01-01T00:00:00Z">
        <w:r>
          <w:delText xml:space="preserve">. </w:delText>
        </w:r>
      </w:del>
      <w:del w:id="788" w:author="PR Preview" w:date="2026-01-01T00:00:00Z">
        <w:r>
          <w:delText xml:space="preserve">The variance is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(</w:delText>
        </w:r>
      </w:del>
      <w:hyperlink r:id="rId54">
        <w:del w:id="791" w:author="PR Preview" w:date="2026-01-01T00:00:00Z">
          <w:r>
            <w:rPr>
              <w:rStyle w:val="Hyperlink"/>
            </w:rPr>
            <w:delText xml:space="preserve">simplified expression for variance</w:delText>
          </w:r>
        </w:del>
      </w:hyperlink>
      <w:del w:id="792" w:author="PR Preview" w:date="2026-01-01T00:00:00Z">
        <w:r>
          <w:delText xml:space="preserve">):</w:delText>
        </w:r>
      </w:del>
    </w:p>
    <w:p>
      <w:pPr>
        <w:pStyle w:val="FirstParagraph"/>
      </w:pPr>
      <w:ins w:id="793" w:author="PR Preview" w:date="2026-01-01T00:00:00Z">
        <w:r>
          <w:rPr>
            <w:b/>
            <w:bCs/>
          </w:rPr>
          <w:t xml:space="preserve">Exercise 3 (Squared bias plus variance)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Using</w:t>
        </w:r>
      </w:ins>
      <w:ins w:id="796" w:author="PR Preview" w:date="2026-01-01T00:00:00Z">
        <w:r>
          <w:t xml:space="preserve"> </w:t>
        </w:r>
      </w:ins>
      <w:hyperlink w:anchor="exr-sq-bias-expand">
        <w:ins w:id="797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98" w:author="PR Preview" w:date="2026-01-01T00:00:00Z">
        <w:r>
          <w:t xml:space="preserve">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write</w:t>
        </w:r>
      </w:ins>
      <w:ins w:id="801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in terms of</w:t>
        </w:r>
      </w:ins>
      <w:ins w:id="80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07" w:author="PR Preview" w:date="2026-01-01T00:00:00Z">
        <w:r>
          <w:t xml:space="preserve">, and the estimand</w:t>
        </w:r>
      </w:ins>
      <w:ins w:id="808" w:author="PR Preview" w:date="2026-01-01T00:00:00Z">
        <w:r>
          <w:t xml:space="preserve"> </w:t>
        </w:r>
      </w:ins>
      <m:oMath>
        <m:r>
          <m:t>θ</m:t>
        </m:r>
      </m:oMath>
      <w:ins w:id="809" w:author="PR Preview" w:date="2026-01-01T00:00:00Z">
        <w:r>
          <w:t xml:space="preserve">.</w:t>
        </w:r>
      </w:ins>
    </w:p>
    <w:bookmarkEnd w:id="53"/>
    <w:bookmarkStart w:id="57" w:name="sol-bias-sq-plus-var"/>
    <w:p>
      <w:pPr>
        <w:pStyle w:val="BodyText"/>
      </w:pPr>
      <w:ins w:id="810" w:author="PR Preview" w:date="2026-01-01T00:00:00Z">
        <w:r>
          <w:rPr>
            <w:i/>
            <w:iCs/>
          </w:rPr>
          <w:t xml:space="preserve">Solution 3</w:t>
        </w:r>
      </w:ins>
      <w:ins w:id="811" w:author="PR Preview" w:date="2026-01-01T00:00:00Z">
        <w:r>
          <w:t xml:space="preserve">. </w:t>
        </w:r>
      </w:ins>
      <w:ins w:id="812" w:author="PR Preview" w:date="2026-01-01T00:00:00Z">
        <w:r>
          <w:t xml:space="preserve">The variance is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(</w:t>
        </w:r>
      </w:ins>
      <w:hyperlink r:id="rId54">
        <w:ins w:id="815" w:author="PR Preview" w:date="2026-01-01T00:00:00Z">
          <w:r>
            <w:rPr>
              <w:rStyle w:val="Hyperlink"/>
            </w:rPr>
            <w:t xml:space="preserve">simplified expression for variance</w:t>
          </w:r>
        </w:ins>
      </w:hyperlink>
      <w:ins w:id="816" w:author="PR Preview" w:date="2026-01-01T00:00:00Z">
        <w:r>
          <w:t xml:space="preserve">):</w:t>
        </w:r>
      </w:ins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del w:id="817" w:author="PR Preview" w:date="2026-01-01T00:00:00Z">
        <w:r>
          <w:delText xml:space="preserve">Add it to the squared bias from</w:delText>
        </w:r>
      </w:del>
      <w:del w:id="818" w:author="PR Preview" w:date="2026-01-01T00:00:00Z">
        <w:r>
          <w:delText xml:space="preserve"> </w:delText>
        </w:r>
      </w:del>
      <w:hyperlink w:anchor="exr-sq-bias-expand">
        <w:del w:id="819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and simplify:</w:delText>
        </w:r>
      </w:del>
    </w:p>
    <w:p>
      <w:pPr>
        <w:pStyle w:val="FirstParagraph"/>
      </w:pPr>
      <w:ins w:id="822" w:author="PR Preview" w:date="2026-01-01T00:00:00Z">
        <w:r>
          <w:t xml:space="preserve">Add it to the squared bias from</w:t>
        </w:r>
      </w:ins>
      <w:ins w:id="823" w:author="PR Preview" w:date="2026-01-01T00:00:00Z">
        <w:r>
          <w:t xml:space="preserve"> </w:t>
        </w:r>
      </w:ins>
      <w:hyperlink w:anchor="exr-sq-bias-expand">
        <w:ins w:id="82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and simplify:</w:t>
        </w:r>
      </w:ins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del w:id="827" w:author="PR Preview" w:date="2026-01-01T00:00:00Z">
        <w:r>
          <w:rPr>
            <w:b/>
            <w:bCs/>
          </w:rPr>
          <w:delText xml:space="preserve">Exercise 5 (Expanding the mean squared error)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Write the</w:delText>
        </w:r>
      </w:del>
      <w:del w:id="830" w:author="PR Preview" w:date="2026-01-01T00:00:00Z">
        <w:r>
          <w:delText xml:space="preserve"> </w:delText>
        </w:r>
      </w:del>
      <w:hyperlink w:anchor="def-mse">
        <w:del w:id="831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832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in terms of</w:delText>
        </w:r>
      </w:del>
      <w:del w:id="83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836" w:author="PR Preview" w:date="2026-01-01T00:00:00Z">
        <w:r>
          <w:delText xml:space="preserve">,</w:delText>
        </w:r>
      </w:del>
      <w:del w:id="83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838" w:author="PR Preview" w:date="2026-01-01T00:00:00Z">
        <w:r>
          <w:delText xml:space="preserve">, and the estimand</w:delText>
        </w:r>
      </w:del>
      <w:del w:id="839" w:author="PR Preview" w:date="2026-01-01T00:00:00Z">
        <w:r>
          <w:delText xml:space="preserve"> </w:delText>
        </w:r>
      </w:del>
      <m:oMath>
        <m:r>
          <m:t>θ</m:t>
        </m:r>
      </m:oMath>
      <w:del w:id="840" w:author="PR Preview" w:date="2026-01-01T00:00:00Z">
        <w:r>
          <w:delText xml:space="preserve">.</w:delText>
        </w:r>
      </w:del>
    </w:p>
    <w:p>
      <w:pPr>
        <w:pStyle w:val="BodyText"/>
      </w:pPr>
      <w:del w:id="841" w:author="PR Preview" w:date="2026-01-01T00:00:00Z">
        <w:r>
          <w:rPr>
            <w:i/>
            <w:iCs/>
          </w:rPr>
          <w:delText xml:space="preserve">Solution 5</w:delText>
        </w:r>
      </w:del>
      <w:del w:id="842" w:author="PR Preview" w:date="2026-01-01T00:00:00Z">
        <w:r>
          <w:delText xml:space="preserve">. </w:delText>
        </w:r>
      </w:del>
    </w:p>
    <w:p>
      <w:pPr>
        <w:pStyle w:val="FirstParagraph"/>
      </w:pPr>
      <w:ins w:id="843" w:author="PR Preview" w:date="2026-01-01T00:00:00Z">
        <w:r>
          <w:rPr>
            <w:b/>
            <w:bCs/>
          </w:rPr>
          <w:t xml:space="preserve">Exercise 4 (Expanding the mean squared error)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Write the</w:t>
        </w:r>
      </w:ins>
      <w:ins w:id="846" w:author="PR Preview" w:date="2026-01-01T00:00:00Z">
        <w:r>
          <w:t xml:space="preserve"> </w:t>
        </w:r>
      </w:ins>
      <w:hyperlink w:anchor="def-mse">
        <w:ins w:id="84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848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in terms of</w:t>
        </w:r>
      </w:ins>
      <w:ins w:id="85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852" w:author="PR Preview" w:date="2026-01-01T00:00:00Z">
        <w:r>
          <w:t xml:space="preserve">,</w:t>
        </w:r>
      </w:ins>
      <w:ins w:id="85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54" w:author="PR Preview" w:date="2026-01-01T00:00:00Z">
        <w:r>
          <w:t xml:space="preserve">, and the estimand</w:t>
        </w:r>
      </w:ins>
      <w:ins w:id="855" w:author="PR Preview" w:date="2026-01-01T00:00:00Z">
        <w:r>
          <w:t xml:space="preserve"> </w:t>
        </w:r>
      </w:ins>
      <m:oMath>
        <m:r>
          <m:t>θ</m:t>
        </m:r>
      </m:oMath>
      <w:ins w:id="856" w:author="PR Preview" w:date="2026-01-01T00:00:00Z">
        <w:r>
          <w:t xml:space="preserve">.</w:t>
        </w:r>
      </w:ins>
    </w:p>
    <w:bookmarkEnd w:id="58"/>
    <w:bookmarkStart w:id="59" w:name="sol-mse-expand"/>
    <w:p>
      <w:pPr>
        <w:pStyle w:val="BodyText"/>
      </w:pPr>
      <w:ins w:id="857" w:author="PR Preview" w:date="2026-01-01T00:00:00Z">
        <w:r>
          <w:rPr>
            <w:i/>
            <w:iCs/>
          </w:rPr>
          <w:t xml:space="preserve">Solution 4</w:t>
        </w:r>
      </w:ins>
      <w:ins w:id="85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del w:id="859" w:author="PR Preview" w:date="2026-01-01T00:00:00Z">
        <w:r>
          <w:rPr>
            <w:b/>
            <w:bCs/>
          </w:rPr>
          <w:delText xml:space="preserve">Theorem 3 (Mean squared error equals bias squared plus variance)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For any one-dimensional estimator</w:delText>
        </w:r>
      </w:del>
      <w:del w:id="86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63" w:author="PR Preview" w:date="2026-01-01T00:00:00Z">
        <w:r>
          <w:delText xml:space="preserve">:</w:delText>
        </w:r>
      </w:del>
    </w:p>
    <w:p>
      <w:pPr>
        <w:pStyle w:val="FirstParagraph"/>
      </w:pPr>
      <w:ins w:id="864" w:author="PR Preview" w:date="2026-01-01T00:00:00Z">
        <w:r>
          <w:rPr>
            <w:b/>
            <w:bCs/>
          </w:rPr>
          <w:t xml:space="preserve">Theorem 2 (Mean squared error equals bias squared plus variance)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For any one-dimensional estimator</w:t>
        </w:r>
      </w:ins>
      <w:ins w:id="86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68" w:author="PR Preview" w:date="2026-01-01T00:00:00Z">
        <w:r>
          <w:t xml:space="preserve">:</w:t>
        </w:r>
      </w:ins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del w:id="869" w:author="PR Preview" w:date="2026-01-01T00:00:00Z">
        <w:r>
          <w:rPr>
            <w:i/>
            <w:iCs/>
          </w:rPr>
          <w:delText xml:space="preserve">Proof</w:delText>
        </w:r>
      </w:del>
      <w:del w:id="870" w:author="PR Preview" w:date="2026-01-01T00:00:00Z">
        <w:r>
          <w:delText xml:space="preserve">. </w:delText>
        </w:r>
      </w:del>
      <w:del w:id="871" w:author="PR Preview" w:date="2026-01-01T00:00:00Z">
        <w:r>
          <w:delText xml:space="preserve">By</w:delText>
        </w:r>
      </w:del>
      <w:del w:id="872" w:author="PR Preview" w:date="2026-01-01T00:00:00Z">
        <w:r>
          <w:delText xml:space="preserve"> </w:delText>
        </w:r>
      </w:del>
      <w:hyperlink w:anchor="exr-mse-expand">
        <w:del w:id="873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and</w:delText>
        </w:r>
      </w:del>
      <w:del w:id="876" w:author="PR Preview" w:date="2026-01-01T00:00:00Z">
        <w:r>
          <w:delText xml:space="preserve"> </w:delText>
        </w:r>
      </w:del>
      <w:hyperlink w:anchor="exr-bias-sq-plus-var">
        <w:del w:id="877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878" w:author="PR Preview" w:date="2026-01-01T00:00:00Z">
        <w:r>
          <w:delText xml:space="preserve">,</w:delText>
        </w:r>
      </w:del>
      <w:del w:id="879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and</w:delText>
        </w:r>
      </w:del>
      <w:del w:id="882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both equal</w:delText>
        </w:r>
      </w:del>
      <w:del w:id="88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del w:id="886" w:author="PR Preview" w:date="2026-01-01T00:00:00Z">
        <w:r>
          <w:delText xml:space="preserve">,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so they are equal to each other.</w:delText>
        </w:r>
      </w:del>
    </w:p>
    <w:p>
      <w:pPr>
        <w:pStyle w:val="BodyText"/>
      </w:pPr>
      <w:del w:id="889" w:author="PR Preview" w:date="2026-01-01T00:00:00Z">
        <w:r>
          <w:rPr>
            <w:b/>
            <w:bCs/>
          </w:rPr>
          <w:delText xml:space="preserve">Example 11 (Mean squared error of two estimators of a mean)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Continuing</w:delText>
        </w:r>
      </w:del>
      <w:del w:id="892" w:author="PR Preview" w:date="2026-01-01T00:00:00Z">
        <w:r>
          <w:delText xml:space="preserve"> </w:delText>
        </w:r>
      </w:del>
      <w:hyperlink w:anchor="exm-bias-sample-mean">
        <w:del w:id="893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894" w:author="PR Preview" w:date="2026-01-01T00:00:00Z">
        <w:r>
          <w:delText xml:space="preserve">,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suppose also that</w:delText>
        </w:r>
      </w:del>
      <w:del w:id="89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are mutually independent,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each with variance</w:delText>
        </w:r>
      </w:del>
      <w:del w:id="90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903" w:author="PR Preview" w:date="2026-01-01T00:00:00Z">
        <w:r>
          <w:delText xml:space="preserve">.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Both</w:delText>
        </w:r>
      </w:del>
      <w:del w:id="90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and</w:delText>
        </w:r>
      </w:del>
      <w:del w:id="90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have zero bias,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so by</w:delText>
        </w:r>
      </w:del>
      <w:del w:id="914" w:author="PR Preview" w:date="2026-01-01T00:00:00Z">
        <w:r>
          <w:delText xml:space="preserve"> </w:delText>
        </w:r>
      </w:del>
      <w:hyperlink w:anchor="thm-mse-bias-variance">
        <w:del w:id="91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each estimator’s mean squared error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equals its variance.</w:delText>
        </w:r>
      </w:del>
    </w:p>
    <w:p>
      <w:pPr>
        <w:pStyle w:val="FirstParagraph"/>
      </w:pPr>
      <w:ins w:id="920" w:author="PR Preview" w:date="2026-01-01T00:00:00Z">
        <w:r>
          <w:rPr>
            <w:i/>
            <w:iCs/>
          </w:rPr>
          <w:t xml:space="preserve">Proof</w:t>
        </w:r>
      </w:ins>
      <w:ins w:id="921" w:author="PR Preview" w:date="2026-01-01T00:00:00Z">
        <w:r>
          <w:t xml:space="preserve">. </w:t>
        </w:r>
      </w:ins>
      <w:ins w:id="922" w:author="PR Preview" w:date="2026-01-01T00:00:00Z">
        <w:r>
          <w:t xml:space="preserve">By</w:t>
        </w:r>
      </w:ins>
      <w:ins w:id="923" w:author="PR Preview" w:date="2026-01-01T00:00:00Z">
        <w:r>
          <w:t xml:space="preserve"> </w:t>
        </w:r>
      </w:ins>
      <w:hyperlink w:anchor="exr-mse-expand">
        <w:ins w:id="924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and</w:t>
        </w:r>
      </w:ins>
      <w:ins w:id="927" w:author="PR Preview" w:date="2026-01-01T00:00:00Z">
        <w:r>
          <w:t xml:space="preserve"> </w:t>
        </w:r>
      </w:ins>
      <w:hyperlink w:anchor="exr-bias-sq-plus-var">
        <w:ins w:id="928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929" w:author="PR Preview" w:date="2026-01-01T00:00:00Z">
        <w:r>
          <w:t xml:space="preserve">,</w:t>
        </w:r>
      </w:ins>
      <w:ins w:id="930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and</w:t>
        </w:r>
      </w:ins>
      <w:ins w:id="933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both equal</w:t>
        </w:r>
      </w:ins>
      <w:ins w:id="93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ins w:id="937" w:author="PR Preview" w:date="2026-01-01T00:00:00Z">
        <w:r>
          <w:t xml:space="preserve">,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so they are equal to each other.</w:t>
        </w:r>
      </w:ins>
    </w:p>
    <w:bookmarkStart w:id="63" w:name="exm-mse-sample-mean"/>
    <w:p>
      <w:pPr>
        <w:pStyle w:val="BodyText"/>
      </w:pPr>
      <w:ins w:id="940" w:author="PR Preview" w:date="2026-01-01T00:00:00Z">
        <w:r>
          <w:rPr>
            <w:b/>
            <w:bCs/>
          </w:rPr>
          <w:t xml:space="preserve">Example 8 (Mean squared error of two estimators of a mean)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Continuing</w:t>
        </w:r>
      </w:ins>
      <w:ins w:id="943" w:author="PR Preview" w:date="2026-01-01T00:00:00Z">
        <w:r>
          <w:t xml:space="preserve"> </w:t>
        </w:r>
      </w:ins>
      <w:hyperlink w:anchor="exm-bias-sample-mean">
        <w:ins w:id="944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945" w:author="PR Preview" w:date="2026-01-01T00:00:00Z">
        <w:r>
          <w:t xml:space="preserve">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suppose also that</w:t>
        </w:r>
      </w:ins>
      <w:ins w:id="9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are mutually independent,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each with variance</w:t>
        </w:r>
      </w:ins>
      <w:ins w:id="95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954" w:author="PR Preview" w:date="2026-01-01T00:00:00Z">
        <w:r>
          <w:t xml:space="preserve">.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Both</w:t>
        </w:r>
      </w:ins>
      <w:ins w:id="95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and</w:t>
        </w:r>
      </w:ins>
      <w:ins w:id="9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have zero bias,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so by</w:t>
        </w:r>
      </w:ins>
      <w:ins w:id="965" w:author="PR Preview" w:date="2026-01-01T00:00:00Z">
        <w:r>
          <w:t xml:space="preserve"> </w:t>
        </w:r>
      </w:ins>
      <w:hyperlink w:anchor="thm-mse-bias-variance">
        <w:ins w:id="96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each estimator’s mean squared error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equals its variance.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del w:id="971" w:author="PR Preview" w:date="2026-01-01T00:00:00Z">
        <w:r>
          <w:rPr>
            <w:b/>
            <w:bCs/>
          </w:rPr>
          <w:delText xml:space="preserve">Definition 14 (Root mean squared error)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The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rPr>
            <w:b/>
            <w:bCs/>
          </w:rPr>
          <w:delText xml:space="preserve">root mean squared error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of an estimator</w:delText>
        </w:r>
      </w:del>
      <w:del w:id="97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is the square root of its</w:delText>
        </w:r>
      </w:del>
      <w:del w:id="981" w:author="PR Preview" w:date="2026-01-01T00:00:00Z">
        <w:r>
          <w:delText xml:space="preserve"> </w:delText>
        </w:r>
      </w:del>
      <w:hyperlink w:anchor="def-mse">
        <w:del w:id="98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983" w:author="PR Preview" w:date="2026-01-01T00:00:00Z">
        <w:r>
          <w:delText xml:space="preserve">:</w:delText>
        </w:r>
      </w:del>
    </w:p>
    <w:p>
      <w:pPr>
        <w:pStyle w:val="BodyText"/>
      </w:pPr>
      <w:ins w:id="984" w:author="PR Preview" w:date="2026-01-01T00:00:00Z">
        <w:r>
          <w:rPr>
            <w:b/>
            <w:bCs/>
          </w:rPr>
          <w:t xml:space="preserve">Definition 9 (Root mean squared error)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The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rPr>
            <w:b/>
            <w:bCs/>
          </w:rPr>
          <w:t xml:space="preserve">root mean squared error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of an estimator</w:t>
        </w:r>
      </w:ins>
      <w:ins w:id="9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is the square root of its</w:t>
        </w:r>
      </w:ins>
      <w:ins w:id="994" w:author="PR Preview" w:date="2026-01-01T00:00:00Z">
        <w:r>
          <w:t xml:space="preserve"> </w:t>
        </w:r>
      </w:ins>
      <w:hyperlink w:anchor="def-mse">
        <w:ins w:id="995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99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del w:id="997" w:author="PR Preview" w:date="2026-01-01T00:00:00Z">
        <w:r>
          <w:rPr>
            <w:b/>
            <w:bCs/>
          </w:rPr>
          <w:delText xml:space="preserve">Example 12 (Root mean squared error of the sample mean)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In</w:delText>
        </w:r>
      </w:del>
      <w:del w:id="1000" w:author="PR Preview" w:date="2026-01-01T00:00:00Z">
        <w:r>
          <w:delText xml:space="preserve"> </w:delText>
        </w:r>
      </w:del>
      <w:hyperlink w:anchor="exm-mse-sample-mean">
        <w:del w:id="1001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002" w:author="PR Preview" w:date="2026-01-01T00:00:00Z">
        <w:r>
          <w:delText xml:space="preserve">,</w:delText>
        </w:r>
      </w:del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the root mean squared error of</w:delText>
        </w:r>
      </w:del>
      <w:del w:id="100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is</w:delText>
        </w:r>
      </w:del>
      <w:del w:id="1008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009" w:author="PR Preview" w:date="2026-01-01T00:00:00Z">
        <w:r>
          <w:delText xml:space="preserve">.</w:delText>
        </w:r>
      </w:del>
    </w:p>
    <w:p>
      <w:pPr>
        <w:pStyle w:val="BodyText"/>
      </w:pPr>
      <w:del w:id="1010" w:author="PR Preview" w:date="2026-01-01T00:00:00Z">
        <w:r>
          <w:rPr>
            <w:i/>
            <w:iCs/>
          </w:rPr>
          <w:delText xml:space="preserve">Remark 3</w:delText>
        </w:r>
      </w:del>
      <w:del w:id="1011" w:author="PR Preview" w:date="2026-01-01T00:00:00Z">
        <w:r>
          <w:delText xml:space="preserve"> (Units of the root mean squared error). </w:delText>
        </w:r>
      </w:del>
      <w:del w:id="1012" w:author="PR Preview" w:date="2026-01-01T00:00:00Z">
        <w:r>
          <w:delText xml:space="preserve">The root mean squared error has the same units as the estimand.</w:delText>
        </w:r>
      </w:del>
    </w:p>
    <w:p>
      <w:pPr>
        <w:pStyle w:val="FirstParagraph"/>
      </w:pPr>
      <w:ins w:id="1013" w:author="PR Preview" w:date="2026-01-01T00:00:00Z">
        <w:r>
          <w:rPr>
            <w:b/>
            <w:bCs/>
          </w:rPr>
          <w:t xml:space="preserve">Example 9 (Root mean squared error of the sample mean)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In</w:t>
        </w:r>
      </w:ins>
      <w:ins w:id="1016" w:author="PR Preview" w:date="2026-01-01T00:00:00Z">
        <w:r>
          <w:t xml:space="preserve"> </w:t>
        </w:r>
      </w:ins>
      <w:hyperlink w:anchor="exm-mse-sample-mean">
        <w:ins w:id="101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018" w:author="PR Preview" w:date="2026-01-01T00:00:00Z">
        <w:r>
          <w:t xml:space="preserve">,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the root mean squared error of</w:t>
        </w:r>
      </w:ins>
      <w:ins w:id="102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is</w:t>
        </w:r>
      </w:ins>
      <w:ins w:id="1024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025" w:author="PR Preview" w:date="2026-01-01T00:00:00Z">
        <w:r>
          <w:t xml:space="preserve">.</w:t>
        </w:r>
      </w:ins>
    </w:p>
    <w:bookmarkEnd w:id="65"/>
    <w:bookmarkStart w:id="66" w:name="rem-rmse-units"/>
    <w:p>
      <w:pPr>
        <w:pStyle w:val="BodyText"/>
      </w:pPr>
      <w:ins w:id="1026" w:author="PR Preview" w:date="2026-01-01T00:00:00Z">
        <w:r>
          <w:rPr>
            <w:i/>
            <w:iCs/>
          </w:rPr>
          <w:t xml:space="preserve">Remark 1</w:t>
        </w:r>
      </w:ins>
      <w:ins w:id="1027" w:author="PR Preview" w:date="2026-01-01T00:00:00Z">
        <w:r>
          <w:t xml:space="preserve"> (Units of the root mean squared error). </w:t>
        </w:r>
      </w:ins>
      <w:ins w:id="1028" w:author="PR Preview" w:date="2026-01-01T00:00:00Z">
        <w:r>
          <w:t xml:space="preserve">The root mean squared error has the same units as the estimand.</w:t>
        </w:r>
      </w:ins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del w:id="1029" w:author="PR Preview" w:date="2026-01-01T00:00:00Z">
        <w:r>
          <w:rPr>
            <w:b/>
            <w:bCs/>
          </w:rPr>
          <w:delText xml:space="preserve">Definition 15 (Unbiased estimator)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An estimator</w:delText>
        </w:r>
      </w:del>
      <w:del w:id="103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is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rPr>
            <w:b/>
            <w:bCs/>
          </w:rPr>
          <w:delText xml:space="preserve">unbiased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if its</w:delText>
        </w:r>
      </w:del>
      <w:del w:id="1039" w:author="PR Preview" w:date="2026-01-01T00:00:00Z">
        <w:r>
          <w:delText xml:space="preserve"> </w:delText>
        </w:r>
      </w:del>
      <w:hyperlink w:anchor="def-bias">
        <w:del w:id="1040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is zero:</w:delText>
        </w:r>
      </w:del>
    </w:p>
    <w:p>
      <w:pPr>
        <w:pStyle w:val="FirstParagraph"/>
      </w:pPr>
      <w:ins w:id="1043" w:author="PR Preview" w:date="2026-01-01T00:00:00Z">
        <w:r>
          <w:rPr>
            <w:b/>
            <w:bCs/>
          </w:rPr>
          <w:t xml:space="preserve">Definition 10 (Unbiased estimator)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An estimator</w:t>
        </w:r>
      </w:ins>
      <w:ins w:id="10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is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rPr>
            <w:b/>
            <w:bCs/>
          </w:rPr>
          <w:t xml:space="preserve">unbiased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if its</w:t>
        </w:r>
      </w:ins>
      <w:ins w:id="1053" w:author="PR Preview" w:date="2026-01-01T00:00:00Z">
        <w:r>
          <w:t xml:space="preserve"> </w:t>
        </w:r>
      </w:ins>
      <w:hyperlink w:anchor="def-bias">
        <w:ins w:id="1054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is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del w:id="1057" w:author="PR Preview" w:date="2026-01-01T00:00:00Z">
        <w:r>
          <w:rPr>
            <w:b/>
            <w:bCs/>
          </w:rPr>
          <w:delText xml:space="preserve">Definition 16 (Biased estimator)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An estimator</w:delText>
        </w:r>
      </w:del>
      <w:del w:id="10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is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rPr>
            <w:b/>
            <w:bCs/>
          </w:rPr>
          <w:delText xml:space="preserve">biased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if its</w:delText>
        </w:r>
      </w:del>
      <w:del w:id="1067" w:author="PR Preview" w:date="2026-01-01T00:00:00Z">
        <w:r>
          <w:delText xml:space="preserve"> </w:delText>
        </w:r>
      </w:del>
      <w:hyperlink w:anchor="def-bias">
        <w:del w:id="106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is not zero:</w:delText>
        </w:r>
      </w:del>
    </w:p>
    <w:p>
      <w:pPr>
        <w:pStyle w:val="FirstParagraph"/>
      </w:pPr>
      <w:ins w:id="1071" w:author="PR Preview" w:date="2026-01-01T00:00:00Z">
        <w:r>
          <w:rPr>
            <w:b/>
            <w:bCs/>
          </w:rPr>
          <w:t xml:space="preserve">Definition 11 (Biased estimator)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An estimator</w:t>
        </w:r>
      </w:ins>
      <w:ins w:id="107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is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rPr>
            <w:b/>
            <w:bCs/>
          </w:rPr>
          <w:t xml:space="preserve">biased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if its</w:t>
        </w:r>
      </w:ins>
      <w:ins w:id="1081" w:author="PR Preview" w:date="2026-01-01T00:00:00Z">
        <w:r>
          <w:t xml:space="preserve"> </w:t>
        </w:r>
      </w:ins>
      <w:hyperlink w:anchor="def-bias">
        <w:ins w:id="1082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not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del w:id="1085" w:author="PR Preview" w:date="2026-01-01T00:00:00Z">
        <w:r>
          <w:rPr>
            <w:b/>
            <w:bCs/>
          </w:rPr>
          <w:delText xml:space="preserve">Example 13 (The sample mean is unbiased)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By</w:delText>
        </w:r>
      </w:del>
      <w:del w:id="1088" w:author="PR Preview" w:date="2026-01-01T00:00:00Z">
        <w:r>
          <w:delText xml:space="preserve"> </w:delText>
        </w:r>
      </w:del>
      <w:hyperlink w:anchor="exm-bias-sample-mean">
        <w:del w:id="108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090" w:author="PR Preview" w:date="2026-01-01T00:00:00Z">
        <w:r>
          <w:delText xml:space="preserve">,</w:delText>
        </w:r>
      </w:del>
      <w:del w:id="1091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and</w:delText>
        </w:r>
      </w:del>
      <w:del w:id="1094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095" w:author="PR Preview" w:date="2026-01-01T00:00:00Z">
        <w:r>
          <w:delText xml:space="preserve">,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so both the sample mean</w:delText>
        </w:r>
      </w:del>
      <w:del w:id="109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and the single-observation estimator</w:delText>
        </w:r>
      </w:del>
      <w:del w:id="110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are</w:delText>
        </w:r>
      </w:del>
      <w:del w:id="1104" w:author="PR Preview" w:date="2026-01-01T00:00:00Z">
        <w:r>
          <w:delText xml:space="preserve"> </w:delText>
        </w:r>
      </w:del>
      <w:hyperlink w:anchor="def-unbiased">
        <w:del w:id="1105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estimators of</w:delText>
        </w:r>
      </w:del>
      <w:del w:id="1108" w:author="PR Preview" w:date="2026-01-01T00:00:00Z">
        <w:r>
          <w:delText xml:space="preserve"> </w:delText>
        </w:r>
      </w:del>
      <m:oMath>
        <m:r>
          <m:t>μ</m:t>
        </m:r>
      </m:oMath>
      <w:del w:id="1109" w:author="PR Preview" w:date="2026-01-01T00:00:00Z">
        <w:r>
          <w:delText xml:space="preserve">.</w:delText>
        </w:r>
      </w:del>
    </w:p>
    <w:p>
      <w:pPr>
        <w:pStyle w:val="BodyText"/>
      </w:pPr>
      <w:del w:id="1110" w:author="PR Preview" w:date="2026-01-01T00:00:00Z">
        <w:r>
          <w:rPr>
            <w:b/>
            <w:bCs/>
          </w:rPr>
          <w:delText xml:space="preserve">Example 14 (A biased estimator of the variance)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Let</w:delText>
        </w:r>
      </w:del>
      <w:del w:id="11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be mutually independent,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each with expectation</w:delText>
        </w:r>
      </w:del>
      <w:del w:id="1118" w:author="PR Preview" w:date="2026-01-01T00:00:00Z">
        <w:r>
          <w:delText xml:space="preserve"> </w:delText>
        </w:r>
      </w:del>
      <m:oMath>
        <m:r>
          <m:t>μ</m:t>
        </m:r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and variance</w:delText>
        </w:r>
      </w:del>
      <w:del w:id="112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22" w:author="PR Preview" w:date="2026-01-01T00:00:00Z">
        <w:r>
          <w:delText xml:space="preserve">,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and let</w:delText>
        </w:r>
      </w:del>
      <w:del w:id="112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126" w:author="PR Preview" w:date="2026-01-01T00:00:00Z">
        <w:r>
          <w:delText xml:space="preserve">.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Consider two estimators of</w:delText>
        </w:r>
      </w:del>
      <w:del w:id="112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30" w:author="PR Preview" w:date="2026-01-01T00:00:00Z">
        <w:r>
          <w:delText xml:space="preserve">:</w:delText>
        </w:r>
      </w:del>
    </w:p>
    <w:p>
      <w:pPr>
        <w:pStyle w:val="FirstParagraph"/>
      </w:pPr>
      <w:ins w:id="1131" w:author="PR Preview" w:date="2026-01-01T00:00:00Z">
        <w:r>
          <w:rPr>
            <w:b/>
            <w:bCs/>
          </w:rPr>
          <w:t xml:space="preserve">Example 10 (The sample mean is unbiased)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By</w:t>
        </w:r>
      </w:ins>
      <w:ins w:id="1134" w:author="PR Preview" w:date="2026-01-01T00:00:00Z">
        <w:r>
          <w:t xml:space="preserve"> </w:t>
        </w:r>
      </w:ins>
      <w:hyperlink w:anchor="exm-bias-sample-mean">
        <w:ins w:id="1135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136" w:author="PR Preview" w:date="2026-01-01T00:00:00Z">
        <w:r>
          <w:t xml:space="preserve">,</w:t>
        </w:r>
      </w:ins>
      <w:ins w:id="1137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and</w:t>
        </w:r>
      </w:ins>
      <w:ins w:id="1140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141" w:author="PR Preview" w:date="2026-01-01T00:00:00Z">
        <w:r>
          <w:t xml:space="preserve">,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so both the sample mean</w:t>
        </w:r>
      </w:ins>
      <w:ins w:id="114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and the single-observation estimator</w:t>
        </w:r>
      </w:ins>
      <w:ins w:id="11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are</w:t>
        </w:r>
      </w:ins>
      <w:ins w:id="1150" w:author="PR Preview" w:date="2026-01-01T00:00:00Z">
        <w:r>
          <w:t xml:space="preserve"> </w:t>
        </w:r>
      </w:ins>
      <w:hyperlink w:anchor="def-unbiased">
        <w:ins w:id="1151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estimators of</w:t>
        </w:r>
      </w:ins>
      <w:ins w:id="1154" w:author="PR Preview" w:date="2026-01-01T00:00:00Z">
        <w:r>
          <w:t xml:space="preserve"> </w:t>
        </w:r>
      </w:ins>
      <m:oMath>
        <m:r>
          <m:t>μ</m:t>
        </m:r>
      </m:oMath>
      <w:ins w:id="1155" w:author="PR Preview" w:date="2026-01-01T00:00:00Z">
        <w:r>
          <w:t xml:space="preserve">.</w:t>
        </w:r>
      </w:ins>
    </w:p>
    <w:bookmarkEnd w:id="70"/>
    <w:bookmarkStart w:id="72" w:name="exm-biased-variance-mle"/>
    <w:p>
      <w:pPr>
        <w:pStyle w:val="BodyText"/>
      </w:pPr>
      <w:ins w:id="1156" w:author="PR Preview" w:date="2026-01-01T00:00:00Z">
        <w:r>
          <w:rPr>
            <w:b/>
            <w:bCs/>
          </w:rPr>
          <w:t xml:space="preserve">Example 11 (A biased estimator of the variance)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Let</w:t>
        </w:r>
      </w:ins>
      <w:ins w:id="11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be mutually independent,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each with expectation</w:t>
        </w:r>
      </w:ins>
      <w:ins w:id="1164" w:author="PR Preview" w:date="2026-01-01T00:00:00Z">
        <w:r>
          <w:t xml:space="preserve"> </w:t>
        </w:r>
      </w:ins>
      <m:oMath>
        <m:r>
          <m:t>μ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and variance</w:t>
        </w:r>
      </w:ins>
      <w:ins w:id="116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68" w:author="PR Preview" w:date="2026-01-01T00:00:00Z">
        <w:r>
          <w:t xml:space="preserve">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and let</w:t>
        </w:r>
      </w:ins>
      <w:ins w:id="11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172" w:author="PR Preview" w:date="2026-01-01T00:00:00Z">
        <w:r>
          <w:t xml:space="preserve">.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Consider two estimators of</w:t>
        </w:r>
      </w:ins>
      <w:ins w:id="117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7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del w:id="1177" w:author="PR Preview" w:date="2026-01-01T00:00:00Z">
        <w:r>
          <w:delText xml:space="preserve">(by</w:delText>
        </w:r>
      </w:del>
      <w:del w:id="1178" w:author="PR Preview" w:date="2026-01-01T00:00:00Z">
        <w:r>
          <w:delText xml:space="preserve"> </w:delText>
        </w:r>
      </w:del>
      <w:hyperlink w:anchor="exm-mse-sample-mean">
        <w:del w:id="1179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and</w:delText>
        </w:r>
      </w:del>
      <w:del w:id="1182" w:author="PR Preview" w:date="2026-01-01T00:00:00Z">
        <w:r>
          <w:delText xml:space="preserve"> </w:delText>
        </w:r>
      </w:del>
      <w:hyperlink w:anchor="exm-bias-sample-mean">
        <w:del w:id="1183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184" w:author="PR Preview" w:date="2026-01-01T00:00:00Z">
        <w:r>
          <w:delText xml:space="preserve">):</w:delText>
        </w:r>
      </w:del>
    </w:p>
    <w:p>
      <w:pPr>
        <w:pStyle w:val="FirstParagraph"/>
      </w:pPr>
      <w:ins w:id="1185" w:author="PR Preview" w:date="2026-01-01T00:00:00Z">
        <w:r>
          <w:t xml:space="preserve">(by</w:t>
        </w:r>
      </w:ins>
      <w:ins w:id="1186" w:author="PR Preview" w:date="2026-01-01T00:00:00Z">
        <w:r>
          <w:t xml:space="preserve"> </w:t>
        </w:r>
      </w:ins>
      <w:hyperlink w:anchor="exm-mse-sample-mean">
        <w:ins w:id="118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and</w:t>
        </w:r>
      </w:ins>
      <w:ins w:id="1190" w:author="PR Preview" w:date="2026-01-01T00:00:00Z">
        <w:r>
          <w:t xml:space="preserve"> </w:t>
        </w:r>
      </w:ins>
      <w:hyperlink w:anchor="exm-bias-sample-mean">
        <w:ins w:id="1191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19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193" w:author="PR Preview" w:date="2026-01-01T00:00:00Z">
        <w:r>
          <w:delText xml:space="preserve">and by</w:delText>
        </w:r>
      </w:del>
      <w:del w:id="1194" w:author="PR Preview" w:date="2026-01-01T00:00:00Z">
        <w:r>
          <w:delText xml:space="preserve"> </w:delText>
        </w:r>
      </w:del>
      <w:hyperlink w:anchor="thm-bias-exprs">
        <w:del w:id="119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196" w:author="PR Preview" w:date="2026-01-01T00:00:00Z">
        <w:r>
          <w:delText xml:space="preserve">,</w:delText>
        </w:r>
      </w:del>
      <w:del w:id="1197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198" w:author="PR Preview" w:date="2026-01-01T00:00:00Z">
        <w:r>
          <w:delText xml:space="preserve">: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the sample variance is</w:delText>
        </w:r>
      </w:del>
      <w:del w:id="1201" w:author="PR Preview" w:date="2026-01-01T00:00:00Z">
        <w:r>
          <w:delText xml:space="preserve"> </w:delText>
        </w:r>
      </w:del>
      <w:hyperlink w:anchor="def-unbiased">
        <w:del w:id="1202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203" w:author="PR Preview" w:date="2026-01-01T00:00:00Z">
        <w:r>
          <w:delText xml:space="preserve">.</w:delText>
        </w:r>
      </w:del>
    </w:p>
    <w:p>
      <w:pPr>
        <w:pStyle w:val="FirstParagraph"/>
      </w:pPr>
      <w:ins w:id="1204" w:author="PR Preview" w:date="2026-01-01T00:00:00Z">
        <w:r>
          <w:t xml:space="preserve">and by</w:t>
        </w:r>
      </w:ins>
      <w:ins w:id="1205" w:author="PR Preview" w:date="2026-01-01T00:00:00Z">
        <w:r>
          <w:t xml:space="preserve"> </w:t>
        </w:r>
      </w:ins>
      <w:hyperlink w:anchor="thm-bias-exprs">
        <w:ins w:id="120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07" w:author="PR Preview" w:date="2026-01-01T00:00:00Z">
        <w:r>
          <w:t xml:space="preserve">,</w:t>
        </w:r>
      </w:ins>
      <w:ins w:id="1208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209" w:author="PR Preview" w:date="2026-01-01T00:00:00Z">
        <w:r>
          <w:t xml:space="preserve">: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the sample variance is</w:t>
        </w:r>
      </w:ins>
      <w:ins w:id="1212" w:author="PR Preview" w:date="2026-01-01T00:00:00Z">
        <w:r>
          <w:t xml:space="preserve"> </w:t>
        </w:r>
      </w:ins>
      <w:hyperlink w:anchor="def-unbiased">
        <w:ins w:id="1213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214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del w:id="1215" w:author="PR Preview" w:date="2026-01-01T00:00:00Z">
        <w:r>
          <w:rPr>
            <w:b/>
            <w:bCs/>
          </w:rPr>
          <w:delText xml:space="preserve">Exercise 6 (Expected value of an unbiased estimator)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Using</w:delText>
        </w:r>
      </w:del>
      <w:del w:id="1218" w:author="PR Preview" w:date="2026-01-01T00:00:00Z">
        <w:r>
          <w:delText xml:space="preserve"> </w:delText>
        </w:r>
      </w:del>
      <w:hyperlink w:anchor="thm-bias-exprs">
        <w:del w:id="121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220" w:author="PR Preview" w:date="2026-01-01T00:00:00Z">
        <w:r>
          <w:delText xml:space="preserve">,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find</w:delText>
        </w:r>
      </w:del>
      <w:del w:id="122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for an</w:delText>
        </w:r>
      </w:del>
      <w:del w:id="1226" w:author="PR Preview" w:date="2026-01-01T00:00:00Z">
        <w:r>
          <w:delText xml:space="preserve"> </w:delText>
        </w:r>
      </w:del>
      <w:hyperlink w:anchor="def-unbiased">
        <w:del w:id="1227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estimator</w:delText>
        </w:r>
      </w:del>
      <w:del w:id="123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of</w:delText>
        </w:r>
      </w:del>
      <w:del w:id="1233" w:author="PR Preview" w:date="2026-01-01T00:00:00Z">
        <w:r>
          <w:delText xml:space="preserve"> </w:delText>
        </w:r>
      </w:del>
      <m:oMath>
        <m:r>
          <m:t>θ</m:t>
        </m:r>
      </m:oMath>
      <w:del w:id="1234" w:author="PR Preview" w:date="2026-01-01T00:00:00Z">
        <w:r>
          <w:delText xml:space="preserve">.</w:delText>
        </w:r>
      </w:del>
    </w:p>
    <w:p>
      <w:pPr>
        <w:pStyle w:val="BodyText"/>
      </w:pPr>
      <w:ins w:id="1235" w:author="PR Preview" w:date="2026-01-01T00:00:00Z">
        <w:r>
          <w:rPr>
            <w:b/>
            <w:bCs/>
          </w:rPr>
          <w:t xml:space="preserve">Exercise 5 (Expected value of an unbiased estimator)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Using</w:t>
        </w:r>
      </w:ins>
      <w:ins w:id="1238" w:author="PR Preview" w:date="2026-01-01T00:00:00Z">
        <w:r>
          <w:t xml:space="preserve"> </w:t>
        </w:r>
      </w:ins>
      <w:hyperlink w:anchor="thm-bias-exprs">
        <w:ins w:id="123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40" w:author="PR Preview" w:date="2026-01-01T00:00:00Z">
        <w:r>
          <w:t xml:space="preserve">,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find</w:t>
        </w:r>
      </w:ins>
      <w:ins w:id="124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for an</w:t>
        </w:r>
      </w:ins>
      <w:ins w:id="1246" w:author="PR Preview" w:date="2026-01-01T00:00:00Z">
        <w:r>
          <w:t xml:space="preserve"> </w:t>
        </w:r>
      </w:ins>
      <w:hyperlink w:anchor="def-unbiased">
        <w:ins w:id="1247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estimator</w:t>
        </w:r>
      </w:ins>
      <w:ins w:id="12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of</w:t>
        </w:r>
      </w:ins>
      <w:ins w:id="1253" w:author="PR Preview" w:date="2026-01-01T00:00:00Z">
        <w:r>
          <w:t xml:space="preserve"> </w:t>
        </w:r>
      </w:ins>
      <m:oMath>
        <m:r>
          <m:t>θ</m:t>
        </m:r>
      </m:oMath>
      <w:ins w:id="1254" w:author="PR Preview" w:date="2026-01-01T00:00:00Z">
        <w:r>
          <w:t xml:space="preserve">.</w:t>
        </w:r>
      </w:ins>
    </w:p>
    <w:bookmarkEnd w:id="73"/>
    <w:bookmarkStart w:id="74" w:name="sol-unbiased-exp"/>
    <w:p>
      <w:pPr>
        <w:pStyle w:val="BodyText"/>
      </w:pPr>
      <w:ins w:id="1255" w:author="PR Preview" w:date="2026-01-01T00:00:00Z">
        <w:r>
          <w:rPr>
            <w:i/>
            <w:iCs/>
          </w:rPr>
          <w:t xml:space="preserve">Solution 5</w:t>
        </w:r>
      </w:ins>
      <w:ins w:id="125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ins w:id="1257" w:author="PR Preview" w:date="2026-01-01T00:00:00Z">
        <w:r>
          <w:t xml:space="preserve">Adding</w:t>
        </w:r>
      </w:ins>
      <w:ins w:id="1258" w:author="PR Preview" w:date="2026-01-01T00:00:00Z">
        <w:r>
          <w:t xml:space="preserve"> </w:t>
        </w:r>
      </w:ins>
      <m:oMath>
        <m:r>
          <m:t>θ</m:t>
        </m:r>
      </m:oMath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to both sides gives</w:t>
        </w:r>
      </w:ins>
      <w:ins w:id="126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ins w:id="1262" w:author="PR Preview" w:date="2026-01-01T00:00:00Z">
        <w:r>
          <w:t xml:space="preserve">.</w:t>
        </w:r>
      </w:ins>
    </w:p>
    <w:bookmarkEnd w:id="74"/>
    <w:bookmarkStart w:id="75" w:name="exr-unbiased-mse"/>
    <w:p>
      <w:pPr>
        <w:pStyle w:val="BodyText"/>
      </w:pPr>
      <w:ins w:id="1263" w:author="PR Preview" w:date="2026-01-01T00:00:00Z">
        <w:r>
          <w:rPr>
            <w:b/>
            <w:bCs/>
          </w:rPr>
          <w:t xml:space="preserve">Exercise 6 (Mean squared error of an unbiased estimator)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Using</w:t>
        </w:r>
      </w:ins>
      <w:ins w:id="1266" w:author="PR Preview" w:date="2026-01-01T00:00:00Z">
        <w:r>
          <w:t xml:space="preserve"> </w:t>
        </w:r>
      </w:ins>
      <w:hyperlink w:anchor="thm-mse-bias-variance">
        <w:ins w:id="126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68" w:author="PR Preview" w:date="2026-01-01T00:00:00Z">
        <w:r>
          <w:t xml:space="preserve">,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write the</w:t>
        </w:r>
      </w:ins>
      <w:ins w:id="1271" w:author="PR Preview" w:date="2026-01-01T00:00:00Z">
        <w:r>
          <w:t xml:space="preserve"> </w:t>
        </w:r>
      </w:ins>
      <w:hyperlink w:anchor="def-mse">
        <w:ins w:id="1272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of an</w:t>
        </w:r>
      </w:ins>
      <w:ins w:id="1275" w:author="PR Preview" w:date="2026-01-01T00:00:00Z">
        <w:r>
          <w:t xml:space="preserve"> </w:t>
        </w:r>
      </w:ins>
      <w:hyperlink w:anchor="def-unbiased">
        <w:ins w:id="127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estimator</w:t>
        </w:r>
      </w:ins>
      <w:ins w:id="127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in terms of its variance.</w:t>
        </w:r>
      </w:ins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del w:id="1282" w:author="PR Preview" w:date="2026-01-01T00:00:00Z">
        <w:r>
          <w:delText xml:space="preserve">Adding</w:delText>
        </w:r>
      </w:del>
      <w:del w:id="1283" w:author="PR Preview" w:date="2026-01-01T00:00:00Z">
        <w:r>
          <w:delText xml:space="preserve"> </w:delText>
        </w:r>
      </w:del>
      <m:oMath>
        <m:r>
          <m:t>θ</m:t>
        </m:r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to both sides gives</w:delText>
        </w:r>
      </w:del>
      <w:del w:id="128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del w:id="1287" w:author="PR Preview" w:date="2026-01-01T00:00:00Z">
        <w:r>
          <w:delText xml:space="preserve">.</w:delText>
        </w:r>
      </w:del>
    </w:p>
    <w:p>
      <w:pPr>
        <w:pStyle w:val="BodyText"/>
      </w:pPr>
      <w:del w:id="1288" w:author="PR Preview" w:date="2026-01-01T00:00:00Z">
        <w:r>
          <w:rPr>
            <w:b/>
            <w:bCs/>
          </w:rPr>
          <w:delText xml:space="preserve">Exercise 7 (Mean squared error of an unbiased estimator)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Using</w:delText>
        </w:r>
      </w:del>
      <w:del w:id="1291" w:author="PR Preview" w:date="2026-01-01T00:00:00Z">
        <w:r>
          <w:delText xml:space="preserve"> </w:delText>
        </w:r>
      </w:del>
      <w:hyperlink w:anchor="thm-mse-bias-variance">
        <w:del w:id="1292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293" w:author="PR Preview" w:date="2026-01-01T00:00:00Z">
        <w:r>
          <w:delText xml:space="preserve">,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write the</w:delText>
        </w:r>
      </w:del>
      <w:del w:id="1296" w:author="PR Preview" w:date="2026-01-01T00:00:00Z">
        <w:r>
          <w:delText xml:space="preserve"> </w:delText>
        </w:r>
      </w:del>
      <w:hyperlink w:anchor="def-mse">
        <w:del w:id="1297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of an</w:delText>
        </w:r>
      </w:del>
      <w:del w:id="1300" w:author="PR Preview" w:date="2026-01-01T00:00:00Z">
        <w:r>
          <w:delText xml:space="preserve"> </w:delText>
        </w:r>
      </w:del>
      <w:hyperlink w:anchor="def-unbiased">
        <w:del w:id="1301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estimator</w:delText>
        </w:r>
      </w:del>
      <w:del w:id="130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in terms of its variance.</w:delText>
        </w:r>
      </w:del>
    </w:p>
    <w:p>
      <w:pPr>
        <w:pStyle w:val="BodyText"/>
      </w:pPr>
      <w:del w:id="1307" w:author="PR Preview" w:date="2026-01-01T00:00:00Z">
        <w:r>
          <w:rPr>
            <w:i/>
            <w:iCs/>
          </w:rPr>
          <w:delText xml:space="preserve">Solution 7</w:delText>
        </w:r>
      </w:del>
      <w:del w:id="1308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09" w:author="PR Preview" w:date="2026-01-01T00:00:00Z">
        <w:r>
          <w:rPr>
            <w:b/>
            <w:bCs/>
          </w:rPr>
          <w:delText xml:space="preserve">Theorem 4 (Properties of unbiased estimators)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If</w:delText>
        </w:r>
      </w:del>
      <w:del w:id="13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is an</w:delText>
        </w:r>
      </w:del>
      <w:del w:id="1315" w:author="PR Preview" w:date="2026-01-01T00:00:00Z">
        <w:r>
          <w:delText xml:space="preserve"> </w:delText>
        </w:r>
      </w:del>
      <w:hyperlink w:anchor="def-unbiased">
        <w:del w:id="131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estimator of</w:delText>
        </w:r>
      </w:del>
      <w:del w:id="1319" w:author="PR Preview" w:date="2026-01-01T00:00:00Z">
        <w:r>
          <w:delText xml:space="preserve"> </w:delText>
        </w:r>
      </w:del>
      <m:oMath>
        <m:r>
          <m:t>θ</m:t>
        </m:r>
      </m:oMath>
      <w:del w:id="1320" w:author="PR Preview" w:date="2026-01-01T00:00:00Z">
        <w:r>
          <w:delText xml:space="preserve">, then:</w:delText>
        </w:r>
      </w:del>
    </w:p>
    <w:p>
      <w:pPr>
        <w:pStyle w:val="FirstParagraph"/>
      </w:pPr>
      <w:ins w:id="1321" w:author="PR Preview" w:date="2026-01-01T00:00:00Z">
        <w:r>
          <w:rPr>
            <w:b/>
            <w:bCs/>
          </w:rPr>
          <w:t xml:space="preserve">Theorem 3 (Properties of unbiased estimators)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If</w:t>
        </w:r>
      </w:ins>
      <w:ins w:id="132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is an</w:t>
        </w:r>
      </w:ins>
      <w:ins w:id="1327" w:author="PR Preview" w:date="2026-01-01T00:00:00Z">
        <w:r>
          <w:t xml:space="preserve"> </w:t>
        </w:r>
      </w:ins>
      <w:hyperlink w:anchor="def-unbiased">
        <w:ins w:id="1328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estimator of</w:t>
        </w:r>
      </w:ins>
      <w:ins w:id="1331" w:author="PR Preview" w:date="2026-01-01T00:00:00Z">
        <w:r>
          <w:t xml:space="preserve"> </w:t>
        </w:r>
      </w:ins>
      <m:oMath>
        <m:r>
          <m:t>θ</m:t>
        </m:r>
      </m:oMath>
      <w:ins w:id="1332" w:author="PR Preview" w:date="2026-01-01T00:00:00Z">
        <w:r>
          <w:t xml:space="preserve">, then:</w:t>
        </w:r>
      </w:ins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del w:id="1333" w:author="PR Preview" w:date="2026-01-01T00:00:00Z">
        <w:r>
          <w:rPr>
            <w:i/>
            <w:iCs/>
          </w:rPr>
          <w:delText xml:space="preserve">Proof</w:delText>
        </w:r>
      </w:del>
      <w:del w:id="1334" w:author="PR Preview" w:date="2026-01-01T00:00:00Z">
        <w:r>
          <w:delText xml:space="preserve">. </w:delText>
        </w:r>
      </w:del>
      <w:hyperlink w:anchor="eq-unbiased-exp">
        <w:del w:id="1335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is the solution to</w:delText>
        </w:r>
      </w:del>
      <w:del w:id="1338" w:author="PR Preview" w:date="2026-01-01T00:00:00Z">
        <w:r>
          <w:delText xml:space="preserve"> </w:delText>
        </w:r>
      </w:del>
      <w:hyperlink w:anchor="exr-unbiased-exp">
        <w:del w:id="1339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340" w:author="PR Preview" w:date="2026-01-01T00:00:00Z">
        <w:r>
          <w:delText xml:space="preserve">,</w:delText>
        </w:r>
      </w:del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and</w:delText>
        </w:r>
      </w:del>
      <w:del w:id="1343" w:author="PR Preview" w:date="2026-01-01T00:00:00Z">
        <w:r>
          <w:delText xml:space="preserve"> </w:delText>
        </w:r>
      </w:del>
      <w:hyperlink w:anchor="eq-unbiased-mse">
        <w:del w:id="1344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is the solution to</w:delText>
        </w:r>
      </w:del>
      <w:del w:id="1347" w:author="PR Preview" w:date="2026-01-01T00:00:00Z">
        <w:r>
          <w:delText xml:space="preserve"> </w:delText>
        </w:r>
      </w:del>
      <w:hyperlink w:anchor="exr-unbiased-mse">
        <w:del w:id="134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349" w:author="PR Preview" w:date="2026-01-01T00:00:00Z">
        <w:r>
          <w:delText xml:space="preserve">.</w:delText>
        </w:r>
      </w:del>
    </w:p>
    <w:p>
      <w:pPr>
        <w:pStyle w:val="FirstParagraph"/>
      </w:pPr>
      <w:ins w:id="1350" w:author="PR Preview" w:date="2026-01-01T00:00:00Z">
        <w:r>
          <w:rPr>
            <w:i/>
            <w:iCs/>
          </w:rPr>
          <w:t xml:space="preserve">Proof</w:t>
        </w:r>
      </w:ins>
      <w:ins w:id="1351" w:author="PR Preview" w:date="2026-01-01T00:00:00Z">
        <w:r>
          <w:t xml:space="preserve">. </w:t>
        </w:r>
      </w:ins>
      <w:hyperlink w:anchor="eq-unbiased-exp">
        <w:ins w:id="1352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is the solution to</w:t>
        </w:r>
      </w:ins>
      <w:ins w:id="1355" w:author="PR Preview" w:date="2026-01-01T00:00:00Z">
        <w:r>
          <w:t xml:space="preserve"> </w:t>
        </w:r>
      </w:ins>
      <w:hyperlink w:anchor="exr-unbiased-exp">
        <w:ins w:id="1356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357" w:author="PR Preview" w:date="2026-01-01T00:00:00Z">
        <w:r>
          <w:t xml:space="preserve">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and</w:t>
        </w:r>
      </w:ins>
      <w:ins w:id="1360" w:author="PR Preview" w:date="2026-01-01T00:00:00Z">
        <w:r>
          <w:t xml:space="preserve"> </w:t>
        </w:r>
      </w:ins>
      <w:hyperlink w:anchor="eq-unbiased-mse">
        <w:ins w:id="1361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is the solution to</w:t>
        </w:r>
      </w:ins>
      <w:ins w:id="1364" w:author="PR Preview" w:date="2026-01-01T00:00:00Z">
        <w:r>
          <w:t xml:space="preserve"> </w:t>
        </w:r>
      </w:ins>
      <w:hyperlink w:anchor="exr-unbiased-mse">
        <w:ins w:id="1365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366" w:author="PR Preview" w:date="2026-01-01T00:00:00Z">
        <w:r>
          <w:t xml:space="preserve">.</w:t>
        </w:r>
      </w:ins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del w:id="1367" w:author="PR Preview" w:date="2026-01-01T00:00:00Z">
        <w:r>
          <w:rPr>
            <w:b/>
            <w:bCs/>
          </w:rPr>
          <w:delText xml:space="preserve">Definition 17 (Mean absolute error)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The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rPr>
            <w:b/>
            <w:bCs/>
          </w:rPr>
          <w:delText xml:space="preserve">mean absolute error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of an estimator is the expectation of the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absolute value of the</w:delText>
        </w:r>
      </w:del>
      <w:del w:id="1376" w:author="PR Preview" w:date="2026-01-01T00:00:00Z">
        <w:r>
          <w:delText xml:space="preserve"> </w:delText>
        </w:r>
      </w:del>
      <w:hyperlink w:anchor="def-estimation-error">
        <w:del w:id="1377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378" w:author="PR Preview" w:date="2026-01-01T00:00:00Z">
        <w:r>
          <w:delText xml:space="preserve">:</w:delText>
        </w:r>
      </w:del>
    </w:p>
    <w:p>
      <w:pPr>
        <w:pStyle w:val="FirstParagraph"/>
      </w:pPr>
      <w:ins w:id="1379" w:author="PR Preview" w:date="2026-01-01T00:00:00Z">
        <w:r>
          <w:rPr>
            <w:b/>
            <w:bCs/>
          </w:rPr>
          <w:t xml:space="preserve">Definition 12 (Mean absolute error)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The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rPr>
            <w:b/>
            <w:bCs/>
          </w:rPr>
          <w:t xml:space="preserve">mean absolute error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of an estimator is the expectation of the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absolute value of the</w:t>
        </w:r>
      </w:ins>
      <w:ins w:id="1388" w:author="PR Preview" w:date="2026-01-01T00:00:00Z">
        <w:r>
          <w:t xml:space="preserve"> </w:t>
        </w:r>
      </w:ins>
      <w:hyperlink w:anchor="def-estimation-error">
        <w:ins w:id="138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3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del w:id="1391" w:author="PR Preview" w:date="2026-01-01T00:00:00Z">
        <w:r>
          <w:rPr>
            <w:b/>
            <w:bCs/>
          </w:rPr>
          <w:delText xml:space="preserve">Example 15 (Mean absolute error of a Gaussian estimator)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Suppose an estimator</w:delText>
        </w:r>
      </w:del>
      <w:del w:id="13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has a Gaussian distribution</w:delText>
        </w:r>
      </w:del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with mean</w:delText>
        </w:r>
      </w:del>
      <w:del w:id="1399" w:author="PR Preview" w:date="2026-01-01T00:00:00Z">
        <w:r>
          <w:delText xml:space="preserve"> </w:delText>
        </w:r>
      </w:del>
      <m:oMath>
        <m:r>
          <m:t>θ</m:t>
        </m:r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and standard deviation</w:delText>
        </w:r>
      </w:del>
      <w:del w:id="1402" w:author="PR Preview" w:date="2026-01-01T00:00:00Z">
        <w:r>
          <w:delText xml:space="preserve"> </w:delText>
        </w:r>
      </w:del>
      <m:oMath>
        <m:r>
          <m:t>τ</m:t>
        </m:r>
      </m:oMath>
      <w:del w:id="1403" w:author="PR Preview" w:date="2026-01-01T00:00:00Z">
        <w:r>
          <w:delText xml:space="preserve">,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so that its estimation error</w:delText>
        </w:r>
      </w:del>
      <w:del w:id="1406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has the same distribution as</w:delText>
        </w:r>
      </w:del>
      <w:del w:id="1409" w:author="PR Preview" w:date="2026-01-01T00:00:00Z">
        <w:r>
          <w:delText xml:space="preserve"> </w:delText>
        </w:r>
      </w:del>
      <m:oMath>
        <m:r>
          <m:t>τ</m:t>
        </m:r>
        <m:r>
          <m:t>Z</m:t>
        </m:r>
      </m:oMath>
      <w:del w:id="1410" w:author="PR Preview" w:date="2026-01-01T00:00:00Z">
        <w:r>
          <w:delText xml:space="preserve">,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where</w:delText>
        </w:r>
      </w:del>
      <w:del w:id="1413" w:author="PR Preview" w:date="2026-01-01T00:00:00Z">
        <w:r>
          <w:delText xml:space="preserve"> </w:delText>
        </w:r>
      </w:del>
      <m:oMath>
        <m:r>
          <m:t>Z</m:t>
        </m:r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has a standard Gaussian distribution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with density</w:delText>
        </w:r>
      </w:del>
      <w:del w:id="1418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419" w:author="PR Preview" w:date="2026-01-01T00:00:00Z">
        <w:r>
          <w:delText xml:space="preserve">.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Then:</w:delText>
        </w:r>
      </w:del>
    </w:p>
    <w:p>
      <w:pPr>
        <w:pStyle w:val="FirstParagraph"/>
      </w:pPr>
      <w:ins w:id="1422" w:author="PR Preview" w:date="2026-01-01T00:00:00Z">
        <w:r>
          <w:rPr>
            <w:b/>
            <w:bCs/>
          </w:rPr>
          <w:t xml:space="preserve">Example 12 (Mean absolute error of a Gaussian estimator)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Suppose an estimator</w:t>
        </w:r>
      </w:ins>
      <w:ins w:id="14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has a Gaussian distribution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with mean</w:t>
        </w:r>
      </w:ins>
      <w:ins w:id="1430" w:author="PR Preview" w:date="2026-01-01T00:00:00Z">
        <w:r>
          <w:t xml:space="preserve"> </w:t>
        </w:r>
      </w:ins>
      <m:oMath>
        <m:r>
          <m:t>θ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and standard deviation</w:t>
        </w:r>
      </w:ins>
      <w:ins w:id="1433" w:author="PR Preview" w:date="2026-01-01T00:00:00Z">
        <w:r>
          <w:t xml:space="preserve"> </w:t>
        </w:r>
      </w:ins>
      <m:oMath>
        <m:r>
          <m:t>τ</m:t>
        </m:r>
      </m:oMath>
      <w:ins w:id="1434" w:author="PR Preview" w:date="2026-01-01T00:00:00Z">
        <w:r>
          <w:t xml:space="preserve">,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so that its estimation error</w:t>
        </w:r>
      </w:ins>
      <w:ins w:id="1437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has the same distribution as</w:t>
        </w:r>
      </w:ins>
      <w:ins w:id="1440" w:author="PR Preview" w:date="2026-01-01T00:00:00Z">
        <w:r>
          <w:t xml:space="preserve"> </w:t>
        </w:r>
      </w:ins>
      <m:oMath>
        <m:r>
          <m:t>τ</m:t>
        </m:r>
        <m:r>
          <m:t>Z</m:t>
        </m:r>
      </m:oMath>
      <w:ins w:id="1441" w:author="PR Preview" w:date="2026-01-01T00:00:00Z">
        <w:r>
          <w:t xml:space="preserve">,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where</w:t>
        </w:r>
      </w:ins>
      <w:ins w:id="1444" w:author="PR Preview" w:date="2026-01-01T00:00:00Z">
        <w:r>
          <w:t xml:space="preserve"> </w:t>
        </w:r>
      </w:ins>
      <m:oMath>
        <m:r>
          <m:t>Z</m:t>
        </m:r>
      </m:oMath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has a standard Gaussian distribution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with density</w:t>
        </w:r>
      </w:ins>
      <w:ins w:id="1449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450" w:author="PR Preview" w:date="2026-01-01T00:00:00Z">
        <w:r>
          <w:t xml:space="preserve">.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53" w:author="PR Preview" w:date="2026-01-01T00:00:00Z">
        <w:r>
          <w:delText xml:space="preserve">So for an</w:delText>
        </w:r>
      </w:del>
      <w:del w:id="1454" w:author="PR Preview" w:date="2026-01-01T00:00:00Z">
        <w:r>
          <w:delText xml:space="preserve"> </w:delText>
        </w:r>
      </w:del>
      <w:hyperlink w:anchor="def-unbiased">
        <w:del w:id="1455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Gaussian estimator,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the mean absolute error is about</w:delText>
        </w:r>
      </w:del>
      <w:del w:id="1460" w:author="PR Preview" w:date="2026-01-01T00:00:00Z">
        <w:r>
          <w:delText xml:space="preserve"> </w:delText>
        </w:r>
      </w:del>
      <m:oMath>
        <m:r>
          <m:t>0.80</m:t>
        </m:r>
      </m:oMath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times the standard deviation</w:delText>
        </w:r>
      </w:del>
      <w:del w:id="1463" w:author="PR Preview" w:date="2026-01-01T00:00:00Z">
        <w:r>
          <w:delText xml:space="preserve"> </w:delText>
        </w:r>
      </w:del>
      <m:oMath>
        <m:r>
          <m:t>τ</m:t>
        </m:r>
      </m:oMath>
      <w:del w:id="1464" w:author="PR Preview" w:date="2026-01-01T00:00:00Z">
        <w:r>
          <w:delText xml:space="preserve">,</w:delText>
        </w:r>
      </w:del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while the</w:delText>
        </w:r>
      </w:del>
      <w:del w:id="1467" w:author="PR Preview" w:date="2026-01-01T00:00:00Z">
        <w:r>
          <w:delText xml:space="preserve"> </w:delText>
        </w:r>
      </w:del>
      <w:hyperlink w:anchor="def-rmse">
        <w:del w:id="1468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is</w:delText>
        </w:r>
      </w:del>
      <w:del w:id="1471" w:author="PR Preview" w:date="2026-01-01T00:00:00Z">
        <w:r>
          <w:delText xml:space="preserve"> </w:delText>
        </w:r>
      </w:del>
      <m:oMath>
        <m:r>
          <m:t>τ</m:t>
        </m:r>
      </m:oMath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itself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(</w:delText>
        </w:r>
      </w:del>
      <w:hyperlink w:anchor="thm-unbiased-props">
        <w:del w:id="147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477" w:author="PR Preview" w:date="2026-01-01T00:00:00Z">
        <w:r>
          <w:delText xml:space="preserve">).</w:delText>
        </w:r>
      </w:del>
    </w:p>
    <w:p>
      <w:pPr>
        <w:pStyle w:val="FirstParagraph"/>
      </w:pPr>
      <w:ins w:id="1478" w:author="PR Preview" w:date="2026-01-01T00:00:00Z">
        <w:r>
          <w:t xml:space="preserve">So for an</w:t>
        </w:r>
      </w:ins>
      <w:ins w:id="1479" w:author="PR Preview" w:date="2026-01-01T00:00:00Z">
        <w:r>
          <w:t xml:space="preserve"> </w:t>
        </w:r>
      </w:ins>
      <w:hyperlink w:anchor="def-unbiased">
        <w:ins w:id="1480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Gaussian estimator,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the mean absolute error is about</w:t>
        </w:r>
      </w:ins>
      <w:ins w:id="1485" w:author="PR Preview" w:date="2026-01-01T00:00:00Z">
        <w:r>
          <w:t xml:space="preserve"> </w:t>
        </w:r>
      </w:ins>
      <m:oMath>
        <m:r>
          <m:t>0.80</m:t>
        </m:r>
      </m:oMath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times the standard deviation</w:t>
        </w:r>
      </w:ins>
      <w:ins w:id="1488" w:author="PR Preview" w:date="2026-01-01T00:00:00Z">
        <w:r>
          <w:t xml:space="preserve"> </w:t>
        </w:r>
      </w:ins>
      <m:oMath>
        <m:r>
          <m:t>τ</m:t>
        </m:r>
      </m:oMath>
      <w:ins w:id="1489" w:author="PR Preview" w:date="2026-01-01T00:00:00Z">
        <w:r>
          <w:t xml:space="preserve">,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while the</w:t>
        </w:r>
      </w:ins>
      <w:ins w:id="1492" w:author="PR Preview" w:date="2026-01-01T00:00:00Z">
        <w:r>
          <w:t xml:space="preserve"> </w:t>
        </w:r>
      </w:ins>
      <w:hyperlink w:anchor="def-rmse">
        <w:ins w:id="1493" w:author="PR Preview" w:date="2026-01-01T00:00:00Z">
          <w:r>
            <w:rPr>
              <w:rStyle w:val="Hyperlink"/>
            </w:rPr>
            <w:t xml:space="preserve">root mean squared error</w:t>
          </w:r>
        </w:ins>
      </w:hyperlink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is</w:t>
        </w:r>
      </w:ins>
      <w:ins w:id="1496" w:author="PR Preview" w:date="2026-01-01T00:00:00Z">
        <w:r>
          <w:t xml:space="preserve"> </w:t>
        </w:r>
      </w:ins>
      <m:oMath>
        <m:r>
          <m:t>τ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itself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(</w:t>
        </w:r>
      </w:ins>
      <w:hyperlink w:anchor="thm-unbiased-props">
        <w:ins w:id="150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502" w:author="PR Preview" w:date="2026-01-01T00:00:00Z">
        <w:r>
          <w:t xml:space="preserve">).</w:t>
        </w:r>
      </w:ins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del w:id="1503" w:author="PR Preview" w:date="2026-01-01T00:00:00Z">
        <w:r>
          <w:rPr>
            <w:b/>
            <w:bCs/>
          </w:rPr>
          <w:delText xml:space="preserve">Definition 18 (Standard error)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The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rPr>
            <w:b/>
            <w:bCs/>
          </w:rPr>
          <w:delText xml:space="preserve">standard error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of an estimator</w:delText>
        </w:r>
      </w:del>
      <w:del w:id="151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is the</w:delText>
        </w:r>
      </w:del>
      <w:del w:id="1513" w:author="PR Preview" w:date="2026-01-01T00:00:00Z">
        <w:r>
          <w:delText xml:space="preserve"> </w:delText>
        </w:r>
      </w:del>
      <w:hyperlink r:id="rId85">
        <w:del w:id="1514" w:author="PR Preview" w:date="2026-01-01T00:00:00Z">
          <w:r>
            <w:rPr>
              <w:rStyle w:val="Hyperlink"/>
            </w:rPr>
            <w:delText xml:space="preserve">standard deviation</w:delText>
          </w:r>
        </w:del>
      </w:hyperlink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of</w:delText>
        </w:r>
      </w:del>
      <w:del w:id="15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18" w:author="PR Preview" w:date="2026-01-01T00:00:00Z">
        <w:r>
          <w:delText xml:space="preserve">:</w:delText>
        </w:r>
      </w:del>
    </w:p>
    <w:p>
      <w:pPr>
        <w:pStyle w:val="FirstParagraph"/>
      </w:pPr>
      <w:ins w:id="1519" w:author="PR Preview" w:date="2026-01-01T00:00:00Z">
        <w:r>
          <w:rPr>
            <w:b/>
            <w:bCs/>
          </w:rPr>
          <w:t xml:space="preserve">Definition 13 (Standard error)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The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rPr>
            <w:b/>
            <w:bCs/>
          </w:rPr>
          <w:t xml:space="preserve">standard error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of an estimator</w:t>
        </w:r>
      </w:ins>
      <w:ins w:id="15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is the</w:t>
        </w:r>
      </w:ins>
      <w:ins w:id="1529" w:author="PR Preview" w:date="2026-01-01T00:00:00Z">
        <w:r>
          <w:t xml:space="preserve"> </w:t>
        </w:r>
      </w:ins>
      <w:hyperlink r:id="rId85">
        <w:ins w:id="1530" w:author="PR Preview" w:date="2026-01-01T00:00:00Z">
          <w:r>
            <w:rPr>
              <w:rStyle w:val="Hyperlink"/>
            </w:rPr>
            <w:t xml:space="preserve">standard deviation</w:t>
          </w:r>
        </w:ins>
      </w:hyperlink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of</w:t>
        </w:r>
      </w:ins>
      <w:ins w:id="15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del w:id="1535" w:author="PR Preview" w:date="2026-01-01T00:00:00Z">
        <w:r>
          <w:rPr>
            <w:b/>
            <w:bCs/>
          </w:rPr>
          <w:delText xml:space="preserve">Example 16 (Standard error of the sample mean)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In</w:delText>
        </w:r>
      </w:del>
      <w:del w:id="1538" w:author="PR Preview" w:date="2026-01-01T00:00:00Z">
        <w:r>
          <w:delText xml:space="preserve"> </w:delText>
        </w:r>
      </w:del>
      <w:hyperlink w:anchor="exm-mse-sample-mean">
        <w:del w:id="1539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540" w:author="PR Preview" w:date="2026-01-01T00:00:00Z">
        <w:r>
          <w:delText xml:space="preserve">,</w:delText>
        </w:r>
      </w:del>
      <w:del w:id="154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1542" w:author="PR Preview" w:date="2026-01-01T00:00:00Z">
        <w:r>
          <w:delText xml:space="preserve">,</w:delText>
        </w:r>
      </w:del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so</w:delText>
        </w:r>
      </w:del>
    </w:p>
    <w:p>
      <w:pPr>
        <w:pStyle w:val="FirstParagraph"/>
      </w:pPr>
      <w:ins w:id="1545" w:author="PR Preview" w:date="2026-01-01T00:00:00Z">
        <w:r>
          <w:rPr>
            <w:b/>
            <w:bCs/>
          </w:rPr>
          <w:t xml:space="preserve">Example 13 (Standard error of the sample mean)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In</w:t>
        </w:r>
      </w:ins>
      <w:ins w:id="1548" w:author="PR Preview" w:date="2026-01-01T00:00:00Z">
        <w:r>
          <w:t xml:space="preserve"> </w:t>
        </w:r>
      </w:ins>
      <w:hyperlink w:anchor="exm-mse-sample-mean">
        <w:ins w:id="154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550" w:author="PR Preview" w:date="2026-01-01T00:00:00Z">
        <w:r>
          <w:t xml:space="preserve">,</w:t>
        </w:r>
      </w:ins>
      <w:ins w:id="155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1552" w:author="PR Preview" w:date="2026-01-01T00:00:00Z">
        <w:r>
          <w:t xml:space="preserve">,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del w:id="1555" w:author="PR Preview" w:date="2026-01-01T00:00:00Z">
        <w:r>
          <w:rPr>
            <w:b/>
            <w:bCs/>
          </w:rPr>
          <w:delText xml:space="preserve">Exercise 8 (Spread of the estimation error)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Show that the</w:delText>
        </w:r>
      </w:del>
      <w:del w:id="1558" w:author="PR Preview" w:date="2026-01-01T00:00:00Z">
        <w:r>
          <w:delText xml:space="preserve"> </w:delText>
        </w:r>
      </w:del>
      <w:hyperlink r:id="rId85">
        <w:del w:id="1559" w:author="PR Preview" w:date="2026-01-01T00:00:00Z">
          <w:r>
            <w:rPr>
              <w:rStyle w:val="Hyperlink"/>
            </w:rPr>
            <w:delText xml:space="preserve">standard deviation</w:delText>
          </w:r>
        </w:del>
      </w:hyperlink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of the</w:delText>
        </w:r>
      </w:del>
      <w:del w:id="1562" w:author="PR Preview" w:date="2026-01-01T00:00:00Z">
        <w:r>
          <w:delText xml:space="preserve"> </w:delText>
        </w:r>
      </w:del>
      <w:hyperlink w:anchor="def-estimation-error">
        <w:del w:id="156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564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equals the</w:delText>
        </w:r>
      </w:del>
      <w:del w:id="1567" w:author="PR Preview" w:date="2026-01-01T00:00:00Z">
        <w:r>
          <w:delText xml:space="preserve"> </w:delText>
        </w:r>
      </w:del>
      <w:hyperlink w:anchor="def-SE">
        <w:del w:id="1568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of</w:delText>
        </w:r>
      </w:del>
      <w:del w:id="15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72" w:author="PR Preview" w:date="2026-01-01T00:00:00Z">
        <w:r>
          <w:delText xml:space="preserve">.</w:delText>
        </w:r>
      </w:del>
    </w:p>
    <w:p>
      <w:pPr>
        <w:pStyle w:val="BodyText"/>
      </w:pPr>
      <w:del w:id="1573" w:author="PR Preview" w:date="2026-01-01T00:00:00Z">
        <w:r>
          <w:rPr>
            <w:i/>
            <w:iCs/>
          </w:rPr>
          <w:delText xml:space="preserve">Solution 8</w:delText>
        </w:r>
      </w:del>
      <w:del w:id="1574" w:author="PR Preview" w:date="2026-01-01T00:00:00Z">
        <w:r>
          <w:delText xml:space="preserve">. </w:delText>
        </w:r>
      </w:del>
    </w:p>
    <w:p>
      <w:pPr>
        <w:pStyle w:val="BodyText"/>
      </w:pPr>
      <w:ins w:id="1575" w:author="PR Preview" w:date="2026-01-01T00:00:00Z">
        <w:r>
          <w:rPr>
            <w:b/>
            <w:bCs/>
          </w:rPr>
          <w:t xml:space="preserve">Exercise 7 (Spread of the estimation error)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Show that the</w:t>
        </w:r>
      </w:ins>
      <w:ins w:id="1578" w:author="PR Preview" w:date="2026-01-01T00:00:00Z">
        <w:r>
          <w:t xml:space="preserve"> </w:t>
        </w:r>
      </w:ins>
      <w:hyperlink r:id="rId85">
        <w:ins w:id="1579" w:author="PR Preview" w:date="2026-01-01T00:00:00Z">
          <w:r>
            <w:rPr>
              <w:rStyle w:val="Hyperlink"/>
            </w:rPr>
            <w:t xml:space="preserve">standard deviation</w:t>
          </w:r>
        </w:ins>
      </w:hyperlink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of the</w:t>
        </w:r>
      </w:ins>
      <w:ins w:id="1582" w:author="PR Preview" w:date="2026-01-01T00:00:00Z">
        <w:r>
          <w:t xml:space="preserve"> </w:t>
        </w:r>
      </w:ins>
      <w:hyperlink w:anchor="def-estimation-error">
        <w:ins w:id="1583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584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equals the</w:t>
        </w:r>
      </w:ins>
      <w:ins w:id="1587" w:author="PR Preview" w:date="2026-01-01T00:00:00Z">
        <w:r>
          <w:t xml:space="preserve"> </w:t>
        </w:r>
      </w:ins>
      <w:hyperlink w:anchor="def-SE">
        <w:ins w:id="1588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of</w:t>
        </w:r>
      </w:ins>
      <w:ins w:id="15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92" w:author="PR Preview" w:date="2026-01-01T00:00:00Z">
        <w:r>
          <w:t xml:space="preserve">.</w:t>
        </w:r>
      </w:ins>
    </w:p>
    <w:bookmarkEnd w:id="88"/>
    <w:bookmarkStart w:id="89" w:name="sol-se-error-sd"/>
    <w:p>
      <w:pPr>
        <w:pStyle w:val="BodyText"/>
      </w:pPr>
      <w:ins w:id="1593" w:author="PR Preview" w:date="2026-01-01T00:00:00Z">
        <w:r>
          <w:rPr>
            <w:i/>
            <w:iCs/>
          </w:rPr>
          <w:t xml:space="preserve">Solution 7</w:t>
        </w:r>
      </w:ins>
      <w:ins w:id="1594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del w:id="1595" w:author="PR Preview" w:date="2026-01-01T00:00:00Z">
        <w:r>
          <w:rPr>
            <w:b/>
            <w:bCs/>
          </w:rPr>
          <w:delText xml:space="preserve">Theorem 5 (Standard error is the spread of the estimation error)</w:delText>
        </w:r>
      </w:del>
    </w:p>
    <w:p>
      <w:pPr>
        <w:pStyle w:val="FirstParagraph"/>
      </w:pPr>
      <w:ins w:id="1596" w:author="PR Preview" w:date="2026-01-01T00:00:00Z">
        <w:r>
          <w:rPr>
            <w:b/>
            <w:bCs/>
          </w:rPr>
          <w:t xml:space="preserve">Theorem 4 (Standard error is the spread of the estimation error)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ins w:id="1597" w:author="PR Preview" w:date="2026-01-01T00:00:00Z">
        <w:r>
          <w:rPr>
            <w:i/>
            <w:iCs/>
          </w:rPr>
          <w:t xml:space="preserve">Proof</w:t>
        </w:r>
      </w:ins>
      <w:ins w:id="1598" w:author="PR Preview" w:date="2026-01-01T00:00:00Z">
        <w:r>
          <w:t xml:space="preserve">. </w:t>
        </w:r>
      </w:ins>
      <w:ins w:id="1599" w:author="PR Preview" w:date="2026-01-01T00:00:00Z">
        <w:r>
          <w:t xml:space="preserve">This is the solution to</w:t>
        </w:r>
      </w:ins>
      <w:ins w:id="1600" w:author="PR Preview" w:date="2026-01-01T00:00:00Z">
        <w:r>
          <w:t xml:space="preserve"> </w:t>
        </w:r>
      </w:ins>
      <w:hyperlink w:anchor="exr-se-error-sd">
        <w:ins w:id="160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602" w:author="PR Preview" w:date="2026-01-01T00:00:00Z">
        <w:r>
          <w:t xml:space="preserve">.</w:t>
        </w:r>
      </w:ins>
    </w:p>
    <w:bookmarkStart w:id="91" w:name="rem-standard-error-name"/>
    <w:p>
      <w:pPr>
        <w:pStyle w:val="BodyText"/>
      </w:pPr>
      <w:ins w:id="1603" w:author="PR Preview" w:date="2026-01-01T00:00:00Z">
        <w:r>
          <w:rPr>
            <w:i/>
            <w:iCs/>
          </w:rPr>
          <w:t xml:space="preserve">Remark 2</w:t>
        </w:r>
      </w:ins>
      <w:ins w:id="1604" w:author="PR Preview" w:date="2026-01-01T00:00:00Z">
        <w:r>
          <w:t xml:space="preserve"> (The name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“standard error”</w:t>
        </w:r>
      </w:ins>
      <w:ins w:id="1607" w:author="PR Preview" w:date="2026-01-01T00:00:00Z">
        <w:r>
          <w:t xml:space="preserve">). </w:t>
        </w:r>
      </w:ins>
      <w:ins w:id="1608" w:author="PR Preview" w:date="2026-01-01T00:00:00Z">
        <w:r>
          <w:t xml:space="preserve">“Standard error”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is a confusing name in two ways.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It is defined through the estimator’s own spread,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not through the</w:t>
        </w:r>
      </w:ins>
      <w:ins w:id="1615" w:author="PR Preview" w:date="2026-01-01T00:00:00Z">
        <w:r>
          <w:t xml:space="preserve"> </w:t>
        </w:r>
      </w:ins>
      <w:hyperlink w:anchor="def-estimation-error">
        <w:ins w:id="1616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(although</w:t>
        </w:r>
      </w:ins>
      <w:ins w:id="1619" w:author="PR Preview" w:date="2026-01-01T00:00:00Z">
        <w:r>
          <w:t xml:space="preserve"> </w:t>
        </w:r>
      </w:ins>
      <w:hyperlink w:anchor="thm-se-error-sd">
        <w:ins w:id="162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shows that the two spreads are equal).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It is also a synonym for the standard deviation of an estimator,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so it can look redundant.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The name persists because standard errors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are the building blocks of p-values and confidence intervals,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so they come up often enough to deserve their own name.</w:t>
        </w:r>
      </w:ins>
    </w:p>
    <w:bookmarkEnd w:id="91"/>
    <w:bookmarkStart w:id="92" w:name="exr-var-mse-bias"/>
    <w:p>
      <w:pPr>
        <w:pStyle w:val="BodyText"/>
      </w:pPr>
      <w:ins w:id="1633" w:author="PR Preview" w:date="2026-01-01T00:00:00Z">
        <w:r>
          <w:rPr>
            <w:b/>
            <w:bCs/>
          </w:rPr>
          <w:t xml:space="preserve">Exercise 8 (Squared standard error from MSE and bias)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Using</w:t>
        </w:r>
      </w:ins>
      <w:ins w:id="1636" w:author="PR Preview" w:date="2026-01-01T00:00:00Z">
        <w:r>
          <w:t xml:space="preserve"> </w:t>
        </w:r>
      </w:ins>
      <w:hyperlink w:anchor="thm-mse-bias-variance">
        <w:ins w:id="163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638" w:author="PR Preview" w:date="2026-01-01T00:00:00Z">
        <w:r>
          <w:t xml:space="preserve">,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write the squared</w:t>
        </w:r>
      </w:ins>
      <w:ins w:id="1641" w:author="PR Preview" w:date="2026-01-01T00:00:00Z">
        <w:r>
          <w:t xml:space="preserve"> </w:t>
        </w:r>
      </w:ins>
      <w:hyperlink w:anchor="def-SE">
        <w:ins w:id="1642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643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in terms of the</w:t>
        </w:r>
      </w:ins>
      <w:ins w:id="1646" w:author="PR Preview" w:date="2026-01-01T00:00:00Z">
        <w:r>
          <w:t xml:space="preserve"> </w:t>
        </w:r>
      </w:ins>
      <w:hyperlink w:anchor="def-mse">
        <w:ins w:id="164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and the</w:t>
        </w:r>
      </w:ins>
      <w:ins w:id="1650" w:author="PR Preview" w:date="2026-01-01T00:00:00Z">
        <w:r>
          <w:t xml:space="preserve"> </w:t>
        </w:r>
      </w:ins>
      <w:hyperlink w:anchor="def-bias">
        <w:ins w:id="165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of</w:t>
        </w:r>
      </w:ins>
      <w:ins w:id="165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655" w:author="PR Preview" w:date="2026-01-01T00:00:00Z">
        <w:r>
          <w:t xml:space="preserve">.</w:t>
        </w:r>
      </w:ins>
    </w:p>
    <w:bookmarkEnd w:id="92"/>
    <w:bookmarkStart w:id="93" w:name="sol-var-mse-bias"/>
    <w:p>
      <w:pPr>
        <w:pStyle w:val="BodyText"/>
      </w:pPr>
      <w:ins w:id="1656" w:author="PR Preview" w:date="2026-01-01T00:00:00Z">
        <w:r>
          <w:rPr>
            <w:i/>
            <w:iCs/>
          </w:rPr>
          <w:t xml:space="preserve">Solution 8</w:t>
        </w:r>
      </w:ins>
      <w:ins w:id="165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ins w:id="1658" w:author="PR Preview" w:date="2026-01-01T00:00:00Z">
        <w:r>
          <w:rPr>
            <w:b/>
            <w:bCs/>
          </w:rPr>
          <w:t xml:space="preserve">Corollary 1 (Standard error squared equals MSE minus squared bias)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The squared standard error is what remains of the mean squared error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after the squared bias is removed: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del w:id="1663" w:author="PR Preview" w:date="2026-01-01T00:00:00Z">
        <w:r>
          <w:rPr>
            <w:i/>
            <w:iCs/>
          </w:rPr>
          <w:delText xml:space="preserve">Remark 4</w:delText>
        </w:r>
      </w:del>
      <w:del w:id="1664" w:author="PR Preview" w:date="2026-01-01T00:00:00Z">
        <w:r>
          <w:delText xml:space="preserve"> (The name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“standard error”</w:delText>
        </w:r>
      </w:del>
      <w:del w:id="1667" w:author="PR Preview" w:date="2026-01-01T00:00:00Z">
        <w:r>
          <w:delText xml:space="preserve">). </w:delText>
        </w:r>
      </w:del>
      <w:del w:id="1668" w:author="PR Preview" w:date="2026-01-01T00:00:00Z">
        <w:r>
          <w:delText xml:space="preserve">“Standard error”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is a confusing name in two ways.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delText xml:space="preserve">It is defined through the estimator’s own spread,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not through the</w:delText>
        </w:r>
      </w:del>
      <w:del w:id="1675" w:author="PR Preview" w:date="2026-01-01T00:00:00Z">
        <w:r>
          <w:delText xml:space="preserve"> </w:delText>
        </w:r>
      </w:del>
      <w:hyperlink w:anchor="def-estimation-error">
        <w:del w:id="1676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(although</w:delText>
        </w:r>
      </w:del>
      <w:del w:id="1679" w:author="PR Preview" w:date="2026-01-01T00:00:00Z">
        <w:r>
          <w:delText xml:space="preserve"> </w:delText>
        </w:r>
      </w:del>
      <w:hyperlink w:anchor="thm-se-error-sd">
        <w:del w:id="168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shows that the two spreads are equal).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It is also a synonym for the standard deviation of an estimator,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so it can look redundant.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The name persists because standard errors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are the building blocks of p-values and confidence intervals,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so they come up often enough to deserve their own name.</w:delText>
        </w:r>
      </w:del>
    </w:p>
    <w:p>
      <w:pPr>
        <w:pStyle w:val="BodyText"/>
      </w:pPr>
      <w:del w:id="1693" w:author="PR Preview" w:date="2026-01-01T00:00:00Z">
        <w:r>
          <w:rPr>
            <w:b/>
            <w:bCs/>
          </w:rPr>
          <w:delText xml:space="preserve">Exercise 9 (Squared standard error from MSE and bias)</w:delText>
        </w:r>
      </w:del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Using</w:delText>
        </w:r>
      </w:del>
      <w:del w:id="1696" w:author="PR Preview" w:date="2026-01-01T00:00:00Z">
        <w:r>
          <w:delText xml:space="preserve"> </w:delText>
        </w:r>
      </w:del>
      <w:hyperlink w:anchor="thm-mse-bias-variance">
        <w:del w:id="1697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698" w:author="PR Preview" w:date="2026-01-01T00:00:00Z">
        <w:r>
          <w:delText xml:space="preserve">,</w:delText>
        </w:r>
      </w:del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write the squared</w:delText>
        </w:r>
      </w:del>
      <w:del w:id="1701" w:author="PR Preview" w:date="2026-01-01T00:00:00Z">
        <w:r>
          <w:delText xml:space="preserve"> </w:delText>
        </w:r>
      </w:del>
      <w:hyperlink w:anchor="def-SE">
        <w:del w:id="1702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703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in terms of the</w:delText>
        </w:r>
      </w:del>
      <w:del w:id="1706" w:author="PR Preview" w:date="2026-01-01T00:00:00Z">
        <w:r>
          <w:delText xml:space="preserve"> </w:delText>
        </w:r>
      </w:del>
      <w:hyperlink w:anchor="def-mse">
        <w:del w:id="1707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and the</w:delText>
        </w:r>
      </w:del>
      <w:del w:id="1710" w:author="PR Preview" w:date="2026-01-01T00:00:00Z">
        <w:r>
          <w:delText xml:space="preserve"> </w:delText>
        </w:r>
      </w:del>
      <w:hyperlink w:anchor="def-bias">
        <w:del w:id="171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of</w:delText>
        </w:r>
      </w:del>
      <w:del w:id="17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715" w:author="PR Preview" w:date="2026-01-01T00:00:00Z">
        <w:r>
          <w:delText xml:space="preserve">.</w:delText>
        </w:r>
      </w:del>
    </w:p>
    <w:p>
      <w:pPr>
        <w:pStyle w:val="BodyText"/>
      </w:pPr>
      <w:del w:id="1716" w:author="PR Preview" w:date="2026-01-01T00:00:00Z">
        <w:r>
          <w:rPr>
            <w:i/>
            <w:iCs/>
          </w:rPr>
          <w:delText xml:space="preserve">Solution 9</w:delText>
        </w:r>
      </w:del>
      <w:del w:id="1717" w:author="PR Preview" w:date="2026-01-01T00:00:00Z">
        <w:r>
          <w:delText xml:space="preserve">. </w:delText>
        </w:r>
      </w:del>
    </w:p>
    <w:p>
      <w:pPr>
        <w:pStyle w:val="BodyText"/>
      </w:pPr>
      <w:ins w:id="1718" w:author="PR Preview" w:date="2026-01-01T00:00:00Z">
        <w:r>
          <w:rPr>
            <w:b/>
            <w:bCs/>
          </w:rPr>
          <w:t xml:space="preserve">Exercise 9 (Standard error of an unbiased estimator)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Using</w:t>
        </w:r>
      </w:ins>
      <w:ins w:id="1721" w:author="PR Preview" w:date="2026-01-01T00:00:00Z">
        <w:r>
          <w:t xml:space="preserve"> </w:t>
        </w:r>
      </w:ins>
      <w:hyperlink w:anchor="eq-unbiased-mse">
        <w:ins w:id="1722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723" w:author="PR Preview" w:date="2026-01-01T00:00:00Z">
        <w:r>
          <w:t xml:space="preserve">,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write the</w:t>
        </w:r>
      </w:ins>
      <w:ins w:id="1726" w:author="PR Preview" w:date="2026-01-01T00:00:00Z">
        <w:r>
          <w:t xml:space="preserve"> </w:t>
        </w:r>
      </w:ins>
      <w:hyperlink w:anchor="def-SE">
        <w:ins w:id="1727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of an</w:t>
        </w:r>
      </w:ins>
      <w:ins w:id="1730" w:author="PR Preview" w:date="2026-01-01T00:00:00Z">
        <w:r>
          <w:t xml:space="preserve"> </w:t>
        </w:r>
      </w:ins>
      <w:hyperlink w:anchor="def-unbiased">
        <w:ins w:id="1731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estimator</w:t>
        </w:r>
      </w:ins>
      <w:ins w:id="173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in terms of its</w:t>
        </w:r>
      </w:ins>
      <w:ins w:id="1737" w:author="PR Preview" w:date="2026-01-01T00:00:00Z">
        <w:r>
          <w:t xml:space="preserve"> </w:t>
        </w:r>
      </w:ins>
      <w:hyperlink w:anchor="def-mse">
        <w:ins w:id="1738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739" w:author="PR Preview" w:date="2026-01-01T00:00:00Z">
        <w:r>
          <w:t xml:space="preserve">.</w:t>
        </w:r>
      </w:ins>
    </w:p>
    <w:bookmarkEnd w:id="95"/>
    <w:bookmarkStart w:id="96" w:name="sol-se-rmse-unbiased"/>
    <w:p>
      <w:pPr>
        <w:pStyle w:val="BodyText"/>
      </w:pPr>
      <w:ins w:id="1740" w:author="PR Preview" w:date="2026-01-01T00:00:00Z">
        <w:r>
          <w:rPr>
            <w:i/>
            <w:iCs/>
          </w:rPr>
          <w:t xml:space="preserve">Solution 9</w:t>
        </w:r>
      </w:ins>
      <w:ins w:id="1741" w:author="PR Preview" w:date="2026-01-01T00:00:00Z">
        <w:r>
          <w:t xml:space="preserve">. </w:t>
        </w:r>
      </w:ins>
      <w:ins w:id="1742" w:author="PR Preview" w:date="2026-01-01T00:00:00Z">
        <w:r>
          <w:t xml:space="preserve">By</w:t>
        </w:r>
      </w:ins>
      <w:ins w:id="1743" w:author="PR Preview" w:date="2026-01-01T00:00:00Z">
        <w:r>
          <w:t xml:space="preserve"> </w:t>
        </w:r>
      </w:ins>
      <w:hyperlink w:anchor="eq-unbiased-mse">
        <w:ins w:id="1744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745" w:author="PR Preview" w:date="2026-01-01T00:00:00Z">
        <w:r>
          <w:t xml:space="preserve">,</w:t>
        </w:r>
      </w:ins>
      <w:ins w:id="1746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747" w:author="PR Preview" w:date="2026-01-01T00:00:00Z">
        <w:r>
          <w:t xml:space="preserve">.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Taking square roots of both sides,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del w:id="1750" w:author="PR Preview" w:date="2026-01-01T00:00:00Z">
        <w:r>
          <w:rPr>
            <w:b/>
            <w:bCs/>
          </w:rPr>
          <w:delText xml:space="preserve">Corollary 2 (Standard error squared equals MSE minus squared bias)</w:delText>
        </w:r>
      </w:del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The squared standard error is what remains of the mean squared error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after the squared bias is removed:</w:delText>
        </w:r>
      </w:del>
    </w:p>
    <w:p>
      <w:pPr>
        <w:pStyle w:val="FirstParagraph"/>
      </w:pPr>
      <w:ins w:id="1755" w:author="PR Preview" w:date="2026-01-01T00:00:00Z">
        <w:r>
          <w:rPr>
            <w:b/>
            <w:bCs/>
          </w:rPr>
          <w:t xml:space="preserve">Corollary 2 (For unbiased estimators, SE equals root MSE)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If</w:t>
        </w:r>
      </w:ins>
      <w:ins w:id="175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is</w:t>
        </w:r>
      </w:ins>
      <w:ins w:id="1761" w:author="PR Preview" w:date="2026-01-01T00:00:00Z">
        <w:r>
          <w:t xml:space="preserve"> </w:t>
        </w:r>
      </w:ins>
      <w:hyperlink w:anchor="def-unbiased">
        <w:ins w:id="1762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763" w:author="PR Preview" w:date="2026-01-01T00:00:00Z">
        <w:r>
          <w:t xml:space="preserve">, then its standard error equals its</w:t>
        </w:r>
      </w:ins>
      <w:ins w:id="1764" w:author="PR Preview" w:date="2026-01-01T00:00:00Z">
        <w:r>
          <w:t xml:space="preserve"> </w:t>
        </w:r>
      </w:ins>
      <w:hyperlink w:anchor="def-rmse">
        <w:ins w:id="1765" w:author="PR Preview" w:date="2026-01-01T00:00:00Z">
          <w:r>
            <w:rPr>
              <w:rStyle w:val="Hyperlink"/>
            </w:rPr>
            <w:t xml:space="preserve">root mean squared error</w:t>
          </w:r>
        </w:ins>
      </w:hyperlink>
      <w:ins w:id="17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BodyText"/>
      </w:pPr>
      <w:del w:id="1767" w:author="PR Preview" w:date="2026-01-01T00:00:00Z">
        <w:r>
          <w:rPr>
            <w:b/>
            <w:bCs/>
          </w:rPr>
          <w:delText xml:space="preserve">Exercise 10 (Standard error of an unbiased estimator)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Using</w:delText>
        </w:r>
      </w:del>
      <w:del w:id="1770" w:author="PR Preview" w:date="2026-01-01T00:00:00Z">
        <w:r>
          <w:delText xml:space="preserve"> </w:delText>
        </w:r>
      </w:del>
      <w:hyperlink w:anchor="eq-unbiased-mse">
        <w:del w:id="1771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772" w:author="PR Preview" w:date="2026-01-01T00:00:00Z">
        <w:r>
          <w:delText xml:space="preserve">,</w:delText>
        </w:r>
      </w:del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write the</w:delText>
        </w:r>
      </w:del>
      <w:del w:id="1775" w:author="PR Preview" w:date="2026-01-01T00:00:00Z">
        <w:r>
          <w:delText xml:space="preserve"> </w:delText>
        </w:r>
      </w:del>
      <w:hyperlink w:anchor="def-SE">
        <w:del w:id="1776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of an</w:delText>
        </w:r>
      </w:del>
      <w:del w:id="1779" w:author="PR Preview" w:date="2026-01-01T00:00:00Z">
        <w:r>
          <w:delText xml:space="preserve"> </w:delText>
        </w:r>
      </w:del>
      <w:hyperlink w:anchor="def-unbiased">
        <w:del w:id="1780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781" w:author="PR Preview" w:date="2026-01-01T00:00:00Z">
        <w:r>
          <w:delText xml:space="preserve"> </w:delText>
        </w:r>
      </w:del>
      <w:del w:id="1782" w:author="PR Preview" w:date="2026-01-01T00:00:00Z">
        <w:r>
          <w:delText xml:space="preserve">estimator</w:delText>
        </w:r>
      </w:del>
      <w:del w:id="178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in terms of its</w:delText>
        </w:r>
      </w:del>
      <w:del w:id="1786" w:author="PR Preview" w:date="2026-01-01T00:00:00Z">
        <w:r>
          <w:delText xml:space="preserve"> </w:delText>
        </w:r>
      </w:del>
      <w:hyperlink w:anchor="def-mse">
        <w:del w:id="1787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788" w:author="PR Preview" w:date="2026-01-01T00:00:00Z">
        <w:r>
          <w:delText xml:space="preserve">.</w:delText>
        </w:r>
      </w:del>
    </w:p>
    <w:p>
      <w:pPr>
        <w:pStyle w:val="BodyText"/>
      </w:pPr>
      <w:del w:id="1789" w:author="PR Preview" w:date="2026-01-01T00:00:00Z">
        <w:r>
          <w:rPr>
            <w:i/>
            <w:iCs/>
          </w:rPr>
          <w:delText xml:space="preserve">Solution 10</w:delText>
        </w:r>
      </w:del>
      <w:del w:id="1790" w:author="PR Preview" w:date="2026-01-01T00:00:00Z">
        <w:r>
          <w:delText xml:space="preserve">. </w:delText>
        </w:r>
      </w:del>
      <w:del w:id="1791" w:author="PR Preview" w:date="2026-01-01T00:00:00Z">
        <w:r>
          <w:delText xml:space="preserve">By</w:delText>
        </w:r>
      </w:del>
      <w:del w:id="1792" w:author="PR Preview" w:date="2026-01-01T00:00:00Z">
        <w:r>
          <w:delText xml:space="preserve"> </w:delText>
        </w:r>
      </w:del>
      <w:hyperlink w:anchor="eq-unbiased-mse">
        <w:del w:id="1793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794" w:author="PR Preview" w:date="2026-01-01T00:00:00Z">
        <w:r>
          <w:delText xml:space="preserve">,</w:delText>
        </w:r>
      </w:del>
      <w:del w:id="1795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796" w:author="PR Preview" w:date="2026-01-01T00:00:00Z">
        <w:r>
          <w:delText xml:space="preserve">.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Taking square roots of both sides,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799" w:author="PR Preview" w:date="2026-01-01T00:00:00Z">
        <w:r>
          <w:rPr>
            <w:b/>
            <w:bCs/>
          </w:rPr>
          <w:delText xml:space="preserve">Corollary 3 (For unbiased estimators, SE equals root MSE)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If</w:delText>
        </w:r>
      </w:del>
      <w:del w:id="180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is</w:delText>
        </w:r>
      </w:del>
      <w:del w:id="1805" w:author="PR Preview" w:date="2026-01-01T00:00:00Z">
        <w:r>
          <w:delText xml:space="preserve"> </w:delText>
        </w:r>
      </w:del>
      <w:hyperlink w:anchor="def-unbiased">
        <w:del w:id="180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807" w:author="PR Preview" w:date="2026-01-01T00:00:00Z">
        <w:r>
          <w:delText xml:space="preserve">, then its standard error equals its</w:delText>
        </w:r>
      </w:del>
      <w:del w:id="1808" w:author="PR Preview" w:date="2026-01-01T00:00:00Z">
        <w:r>
          <w:delText xml:space="preserve"> </w:delText>
        </w:r>
      </w:del>
      <w:hyperlink w:anchor="def-rmse">
        <w:del w:id="1809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181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del w:id="1811" w:author="PR Preview" w:date="2026-01-01T00:00:00Z">
        <w:r>
          <w:rPr>
            <w:i/>
            <w:iCs/>
          </w:rPr>
          <w:delText xml:space="preserve">Proof</w:delText>
        </w:r>
      </w:del>
      <w:del w:id="1812" w:author="PR Preview" w:date="2026-01-01T00:00:00Z">
        <w:r>
          <w:delText xml:space="preserve">. </w:delText>
        </w:r>
      </w:del>
      <w:del w:id="1813" w:author="PR Preview" w:date="2026-01-01T00:00:00Z">
        <w:r>
          <w:delText xml:space="preserve">This is the solution to</w:delText>
        </w:r>
      </w:del>
      <w:del w:id="1814" w:author="PR Preview" w:date="2026-01-01T00:00:00Z">
        <w:r>
          <w:delText xml:space="preserve"> </w:delText>
        </w:r>
      </w:del>
      <w:hyperlink w:anchor="exr-se-rmse-unbiased">
        <w:del w:id="1815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1816" w:author="PR Preview" w:date="2026-01-01T00:00:00Z">
        <w:r>
          <w:delText xml:space="preserve">.</w:delText>
        </w:r>
      </w:del>
    </w:p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del w:id="1817" w:author="PR Preview" w:date="2026-01-01T00:00:00Z">
        <w:r>
          <w:delText xml:space="preserve">Hosmer, David W., and Stanley Lemeshow. 1989.</w:delText>
        </w:r>
      </w:del>
      <w:del w:id="1818" w:author="PR Preview" w:date="2026-01-01T00:00:00Z">
        <w:r>
          <w:delText xml:space="preserve"> </w:delText>
        </w:r>
      </w:del>
      <w:del w:id="1819" w:author="PR Preview" w:date="2026-01-01T00:00:00Z">
        <w:r>
          <w:rPr>
            <w:i/>
            <w:iCs/>
          </w:rPr>
          <w:delText xml:space="preserve">Applied Logistic Regression</w:delText>
        </w:r>
      </w:del>
      <w:del w:id="1820" w:author="PR Preview" w:date="2026-01-01T00:00:00Z">
        <w:r>
          <w:delText xml:space="preserve">. Wiley.</w:delText>
        </w:r>
      </w:del>
    </w:p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Relationship Id="rId9" Type="http://schemas.openxmlformats.org/officeDocument/2006/relationships/hyperlink" Target="https://cran.r-project.org/package=MASS" TargetMode="External"/><Relationship Id="rId10" Type="http://schemas.openxmlformats.org/officeDocument/2006/relationships/hyperlink" Target="data/birthwt.csv" TargetMode="External"/><Relationship Id="rId11" Type="http://schemas.openxmlformats.org/officeDocument/2006/relationships/hyperlink" Target="correlation-regression.qmd#def-rss" TargetMode="External"/><Relationship Id="rId13" Type="http://schemas.openxmlformats.org/officeDocument/2006/relationships/hyperlink" Target="correlation-regression.qmd#thm-mse-rss" TargetMode="External"/><Relationship Id="rId14" Type="http://schemas.openxmlformats.org/officeDocument/2006/relationships/hyperlink" Target="correlation-regression.qmd#exm-rss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2026-10-15T07:26:27Z</dcterms:created>
  <dcterms:modified xsi:type="dcterms:W3CDTF">2026-10-15T07:26:27Z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