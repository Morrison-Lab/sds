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Prediction</w:t>
        </w:r>
      </w:ins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23" w:name="sec-predictions"/>
    <w:p>
      <w:pPr>
        <w:pStyle w:val="Heading2"/>
      </w:pPr>
      <w:ins w:id="3" w:author="PR Preview" w:date="2026-01-01T00:00:00Z">
        <w:r>
          <w:t xml:space="preserve">1 Predictions, fitted values, residuals, and prediction errors</w:t>
        </w:r>
      </w:ins>
    </w:p>
    <w:bookmarkStart w:id="9" w:name="def-prediction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(Prediction)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prediction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(or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b/>
            <w:bCs/>
          </w:rPr>
          <w:t xml:space="preserve">predicted value</w:t>
        </w:r>
      </w:ins>
      <w:ins w:id="13" w:author="PR Preview" w:date="2026-01-01T00:00:00Z">
        <w:r>
          <w:t xml:space="preserve">)</w:t>
        </w:r>
      </w:ins>
      <w:ins w:id="1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of an outcome</w:t>
        </w:r>
      </w:ins>
      <w:ins w:id="17" w:author="PR Preview" w:date="2026-01-01T00:00:00Z">
        <w:r>
          <w:t xml:space="preserve"> </w:t>
        </w:r>
      </w:ins>
      <m:oMath>
        <m:r>
          <m:t>Y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with covariate value</w:t>
        </w:r>
      </w:ins>
      <w:ins w:id="2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is a number computed from</w:t>
        </w:r>
      </w:ins>
      <w:ins w:id="23" w:author="PR Preview" w:date="2026-01-01T00:00:00Z">
        <w:r>
          <w:t xml:space="preserve"> </w:t>
        </w:r>
      </w:ins>
      <m:oMath>
        <m:r>
          <m:t>x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from data</w:t>
        </w:r>
      </w:ins>
      <w:ins w:id="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by a rule</w:t>
        </w:r>
      </w:ins>
      <w:ins w:id="29" w:author="PR Preview" w:date="2026-01-01T00:00:00Z">
        <w:r>
          <w:t xml:space="preserve"> </w:t>
        </w:r>
      </w:ins>
      <m:oMath>
        <m:r>
          <m:t>g</m:t>
        </m:r>
      </m:oMath>
      <w:ins w:id="30" w:author="PR Preview" w:date="2026-01-01T00:00:00Z">
        <w:r>
          <w:t xml:space="preserve">, and used as a guess of</w:t>
        </w:r>
      </w:ins>
      <w:ins w:id="31" w:author="PR Preview" w:date="2026-01-01T00:00:00Z">
        <w:r>
          <w:t xml:space="preserve"> </w:t>
        </w:r>
      </w:ins>
      <m:oMath>
        <m:r>
          <m:t>Y</m:t>
        </m:r>
      </m:oMath>
      <w:ins w:id="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ins w:id="33" w:author="PR Preview" w:date="2026-01-01T00:00:00Z">
        <w:r>
          <w:rPr>
            <w:b/>
            <w:bCs/>
          </w:rPr>
          <w:t xml:space="preserve">Example 1 (Predicting with an estimated conditional mean)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Suppose a model specifies the conditional mean</w:t>
        </w:r>
      </w:ins>
      <w:ins w:id="3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as a function</w:t>
        </w:r>
      </w:ins>
      <w:ins w:id="3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a parameter vector</w:t>
        </w:r>
      </w:ins>
      <w:ins w:id="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an estimate of</w:t>
        </w:r>
      </w:ins>
      <w:ins w:id="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usual prediction (</w:t>
        </w:r>
      </w:ins>
      <w:hyperlink w:anchor="def-prediction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) of</w:t>
        </w:r>
      </w:ins>
      <w:ins w:id="55" w:author="PR Preview" w:date="2026-01-01T00:00:00Z">
        <w:r>
          <w:t xml:space="preserve"> </w:t>
        </w:r>
      </w:ins>
      <m:oMath>
        <m:r>
          <m:t>Y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at</w:t>
        </w:r>
      </w:ins>
      <w:ins w:id="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the estimated conditional mean: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1" w:name="def-fitted-value"/>
    <w:p>
      <w:pPr>
        <w:pStyle w:val="FirstParagraph"/>
      </w:pPr>
      <w:ins w:id="61" w:author="PR Preview" w:date="2026-01-01T00:00:00Z">
        <w:r>
          <w:rPr>
            <w:b/>
            <w:bCs/>
          </w:rPr>
          <w:t xml:space="preserve">Definition 2 (Fitted value)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fitted value</w:t>
        </w:r>
      </w:ins>
      <w:ins w:id="6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observation</w:t>
        </w:r>
      </w:ins>
      <w:ins w:id="69" w:author="PR Preview" w:date="2026-01-01T00:00:00Z">
        <w:r>
          <w:t xml:space="preserve"> </w:t>
        </w:r>
      </w:ins>
      <m:oMath>
        <m:r>
          <m:t>i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</w:t>
        </w:r>
      </w:ins>
      <w:ins w:id="72" w:author="PR Preview" w:date="2026-01-01T00:00:00Z">
        <w:r>
          <w:t xml:space="preserve"> </w:t>
        </w:r>
      </w:ins>
      <w:hyperlink w:anchor="def-prediction">
        <w:ins w:id="7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at its own covariate value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def-residual"/>
    <w:p>
      <w:pPr>
        <w:pStyle w:val="FirstParagraph"/>
      </w:pPr>
      <w:ins w:id="78" w:author="PR Preview" w:date="2026-01-01T00:00:00Z">
        <w:r>
          <w:rPr>
            <w:b/>
            <w:bCs/>
          </w:rPr>
          <w:t xml:space="preserve">Definition 3 (Residual)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residual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observation</w:t>
        </w:r>
      </w:ins>
      <w:ins w:id="85" w:author="PR Preview" w:date="2026-01-01T00:00:00Z">
        <w:r>
          <w:t xml:space="preserve"> </w:t>
        </w:r>
      </w:ins>
      <m:oMath>
        <m:r>
          <m:t>i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its observed outcome minus its</w:t>
        </w:r>
      </w:ins>
      <w:ins w:id="88" w:author="PR Preview" w:date="2026-01-01T00:00:00Z">
        <w:r>
          <w:t xml:space="preserve"> </w:t>
        </w:r>
      </w:ins>
      <w:hyperlink w:anchor="def-fitted-value">
        <w:ins w:id="89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2"/>
    <w:bookmarkStart w:id="13" w:name="def-prediction-error"/>
    <w:p>
      <w:pPr>
        <w:pStyle w:val="FirstParagraph"/>
      </w:pPr>
      <w:ins w:id="91" w:author="PR Preview" w:date="2026-01-01T00:00:00Z">
        <w:r>
          <w:rPr>
            <w:b/>
            <w:bCs/>
          </w:rPr>
          <w:t xml:space="preserve">Definition 4 (Prediction error)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prediction error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of a</w:t>
        </w:r>
      </w:ins>
      <w:ins w:id="98" w:author="PR Preview" w:date="2026-01-01T00:00:00Z">
        <w:r>
          <w:t xml:space="preserve"> </w:t>
        </w:r>
      </w:ins>
      <w:hyperlink w:anchor="def-prediction">
        <w:ins w:id="9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0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(such as</w:t>
        </w:r>
      </w:ins>
      <w:ins w:id="1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or a fitted value</w:t>
        </w:r>
      </w:ins>
      <w:ins w:id="10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107" w:author="PR Preview" w:date="2026-01-01T00:00:00Z">
        <w:r>
          <w:t xml:space="preserve">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an observed outcome</w:t>
        </w:r>
      </w:ins>
      <w:ins w:id="110" w:author="PR Preview" w:date="2026-01-01T00:00:00Z">
        <w:r>
          <w:t xml:space="preserve"> </w:t>
        </w:r>
      </w:ins>
      <m:oMath>
        <m:r>
          <m:t>y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the prediction minus the outcome:</w:t>
        </w:r>
      </w:ins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3"/>
    <w:bookmarkStart w:id="14" w:name="exr-prediction-error-residual"/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Exercise 1 (Prediction error and residual of a fitted observation)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For an observation</w:t>
        </w:r>
      </w:ins>
      <w:ins w:id="116" w:author="PR Preview" w:date="2026-01-01T00:00:00Z">
        <w:r>
          <w:t xml:space="preserve"> </w:t>
        </w:r>
      </w:ins>
      <m:oMath>
        <m:r>
          <m:t>i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that was used to fit the model,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write its</w:t>
        </w:r>
      </w:ins>
      <w:ins w:id="121" w:author="PR Preview" w:date="2026-01-01T00:00:00Z">
        <w:r>
          <w:t xml:space="preserve"> </w:t>
        </w:r>
      </w:ins>
      <w:hyperlink w:anchor="def-prediction-error">
        <w:ins w:id="12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2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in terms of its</w:t>
        </w:r>
      </w:ins>
      <w:ins w:id="126" w:author="PR Preview" w:date="2026-01-01T00:00:00Z">
        <w:r>
          <w:t xml:space="preserve"> </w:t>
        </w:r>
      </w:ins>
      <w:hyperlink w:anchor="def-residual">
        <w:ins w:id="127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28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129" w:author="PR Preview" w:date="2026-01-01T00:00:00Z">
        <w:r>
          <w:t xml:space="preserve">.</w:t>
        </w:r>
      </w:ins>
    </w:p>
    <w:bookmarkEnd w:id="14"/>
    <w:bookmarkStart w:id="15" w:name="sol-prediction-error-residual"/>
    <w:p>
      <w:pPr>
        <w:pStyle w:val="BodyText"/>
      </w:pPr>
      <w:ins w:id="130" w:author="PR Preview" w:date="2026-01-01T00:00:00Z">
        <w:r>
          <w:rPr>
            <w:i/>
            <w:iCs/>
          </w:rPr>
          <w:t xml:space="preserve">Solution 1</w:t>
        </w:r>
      </w:ins>
      <w:ins w:id="13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5"/>
    <w:bookmarkStart w:id="16" w:name="thm-prediction-error-residual"/>
    <w:p>
      <w:pPr>
        <w:pStyle w:val="FirstParagraph"/>
      </w:pPr>
      <w:ins w:id="132" w:author="PR Preview" w:date="2026-01-01T00:00:00Z">
        <w:r>
          <w:rPr>
            <w:b/>
            <w:bCs/>
          </w:rPr>
          <w:t xml:space="preserve">Theorem 1 (Prediction error is the negative of the residual)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an observation</w:t>
        </w:r>
      </w:ins>
      <w:ins w:id="135" w:author="PR Preview" w:date="2026-01-01T00:00:00Z">
        <w:r>
          <w:t xml:space="preserve"> </w:t>
        </w:r>
      </w:ins>
      <m:oMath>
        <m:r>
          <m:t>i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that was used to fit the model,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the</w:t>
        </w:r>
      </w:ins>
      <w:ins w:id="140" w:author="PR Preview" w:date="2026-01-01T00:00:00Z">
        <w:r>
          <w:t xml:space="preserve"> </w:t>
        </w:r>
      </w:ins>
      <w:hyperlink w:anchor="def-prediction-error">
        <w:ins w:id="14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of its</w:t>
        </w:r>
      </w:ins>
      <w:ins w:id="144" w:author="PR Preview" w:date="2026-01-01T00:00:00Z">
        <w:r>
          <w:t xml:space="preserve"> </w:t>
        </w:r>
      </w:ins>
      <w:hyperlink w:anchor="def-fitted-value">
        <w:ins w:id="145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is the negative of its</w:t>
        </w:r>
      </w:ins>
      <w:ins w:id="148" w:author="PR Preview" w:date="2026-01-01T00:00:00Z">
        <w:r>
          <w:t xml:space="preserve"> </w:t>
        </w:r>
      </w:ins>
      <w:hyperlink w:anchor="def-residual">
        <w:ins w:id="149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ins w:id="151" w:author="PR Preview" w:date="2026-01-01T00:00:00Z">
        <w:r>
          <w:rPr>
            <w:i/>
            <w:iCs/>
          </w:rPr>
          <w:t xml:space="preserve">Proof</w:t>
        </w:r>
      </w:ins>
      <w:ins w:id="152" w:author="PR Preview" w:date="2026-01-01T00:00:00Z">
        <w:r>
          <w:t xml:space="preserve">. </w:t>
        </w:r>
      </w:ins>
      <w:ins w:id="153" w:author="PR Preview" w:date="2026-01-01T00:00:00Z">
        <w:r>
          <w:t xml:space="preserve">This is the solution to</w:t>
        </w:r>
      </w:ins>
      <w:ins w:id="154" w:author="PR Preview" w:date="2026-01-01T00:00:00Z">
        <w:r>
          <w:t xml:space="preserve"> </w:t>
        </w:r>
      </w:ins>
      <w:hyperlink w:anchor="exr-prediction-error-residual">
        <w:ins w:id="15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56" w:author="PR Preview" w:date="2026-01-01T00:00:00Z">
        <w:r>
          <w:t xml:space="preserve">.</w:t>
        </w:r>
      </w:ins>
    </w:p>
    <w:bookmarkStart w:id="17" w:name="cor-residual-prediction-error"/>
    <w:p>
      <w:pPr>
        <w:pStyle w:val="BodyText"/>
      </w:pPr>
      <w:ins w:id="157" w:author="PR Preview" w:date="2026-01-01T00:00:00Z">
        <w:r>
          <w:rPr>
            <w:b/>
            <w:bCs/>
          </w:rPr>
          <w:t xml:space="preserve">Corollary 1 (The residual is the negative of the prediction error)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an observation</w:t>
        </w:r>
      </w:ins>
      <w:ins w:id="160" w:author="PR Preview" w:date="2026-01-01T00:00:00Z">
        <w:r>
          <w:t xml:space="preserve"> </w:t>
        </w:r>
      </w:ins>
      <m:oMath>
        <m:r>
          <m:t>i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that was used to fit the model,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its</w:t>
        </w:r>
      </w:ins>
      <w:ins w:id="165" w:author="PR Preview" w:date="2026-01-01T00:00:00Z">
        <w:r>
          <w:t xml:space="preserve"> </w:t>
        </w:r>
      </w:ins>
      <w:hyperlink w:anchor="def-residual">
        <w:ins w:id="166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the negative of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</w:t>
        </w:r>
      </w:ins>
      <w:ins w:id="171" w:author="PR Preview" w:date="2026-01-01T00:00:00Z">
        <w:r>
          <w:t xml:space="preserve"> </w:t>
        </w:r>
      </w:ins>
      <w:hyperlink w:anchor="def-prediction-error">
        <w:ins w:id="17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of its</w:t>
        </w:r>
      </w:ins>
      <w:ins w:id="175" w:author="PR Preview" w:date="2026-01-01T00:00:00Z">
        <w:r>
          <w:t xml:space="preserve"> </w:t>
        </w:r>
      </w:ins>
      <w:hyperlink w:anchor="def-fitted-value">
        <w:ins w:id="176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ins w:id="178" w:author="PR Preview" w:date="2026-01-01T00:00:00Z">
        <w:r>
          <w:rPr>
            <w:i/>
            <w:iCs/>
          </w:rPr>
          <w:t xml:space="preserve">Proof</w:t>
        </w:r>
      </w:ins>
      <w:ins w:id="179" w:author="PR Preview" w:date="2026-01-01T00:00:00Z">
        <w:r>
          <w:t xml:space="preserve">. </w:t>
        </w:r>
      </w:ins>
      <w:ins w:id="180" w:author="PR Preview" w:date="2026-01-01T00:00:00Z">
        <w:r>
          <w:t xml:space="preserve">Multiply both sides of</w:t>
        </w:r>
      </w:ins>
      <w:ins w:id="181" w:author="PR Preview" w:date="2026-01-01T00:00:00Z">
        <w:r>
          <w:t xml:space="preserve"> </w:t>
        </w:r>
      </w:ins>
      <w:hyperlink w:anchor="thm-prediction-error-residual">
        <w:ins w:id="18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by</w:t>
        </w:r>
      </w:ins>
      <w:ins w:id="1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86" w:author="PR Preview" w:date="2026-01-01T00:00:00Z">
        <w:r>
          <w:t xml:space="preserve">.</w:t>
        </w:r>
      </w:ins>
    </w:p>
    <w:bookmarkStart w:id="20" w:name="exm-residual-prediction-error"/>
    <w:p>
      <w:pPr>
        <w:pStyle w:val="BodyText"/>
      </w:pPr>
      <w:ins w:id="187" w:author="PR Preview" w:date="2026-01-01T00:00:00Z">
        <w:r>
          <w:rPr>
            <w:b/>
            <w:bCs/>
          </w:rPr>
          <w:t xml:space="preserve">Example 2 (Residuals and prediction errors for birth weights)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The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rStyle w:val="VerbatimChar"/>
          </w:rPr>
          <w:t xml:space="preserve">birthwt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data record the birth weight (grams) of 189 babies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 their mothers’ weight at the last menstrual period (pounds),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from a study at Baystate Medical Center in Springfield, Massachusetts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(Hosmer and Lemeshow 1989)</w:t>
        </w:r>
      </w:ins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They ship with the R package</w:t>
        </w:r>
      </w:ins>
      <w:ins w:id="203" w:author="PR Preview" w:date="2026-01-01T00:00:00Z">
        <w:r>
          <w:t xml:space="preserve"> </w:t>
        </w:r>
      </w:ins>
      <w:hyperlink r:id="rId18">
        <w:ins w:id="204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(</w:t>
        </w:r>
      </w:ins>
      <w:ins w:id="207" w:author="PR Preview" w:date="2026-01-01T00:00:00Z">
        <w:r>
          <w:rPr>
            <w:rStyle w:val="VerbatimChar"/>
          </w:rPr>
          <w:t xml:space="preserve">MASS::birthwt</w:t>
        </w:r>
      </w:ins>
      <w:ins w:id="208" w:author="PR Preview" w:date="2026-01-01T00:00:00Z">
        <w:r>
          <w:t xml:space="preserve">),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and this site has a copy at</w:t>
        </w:r>
      </w:ins>
      <w:ins w:id="211" w:author="PR Preview" w:date="2026-01-01T00:00:00Z">
        <w:r>
          <w:t xml:space="preserve"> </w:t>
        </w:r>
      </w:ins>
      <w:hyperlink r:id="rId19">
        <w:ins w:id="212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213" w:author="PR Preview" w:date="2026-01-01T00:00:00Z">
        <w:r>
          <w:t xml:space="preserve">.</w:t>
        </w:r>
      </w:ins>
    </w:p>
    <w:p>
      <w:pPr>
        <w:pStyle w:val="BodyText"/>
      </w:pPr>
      <w:ins w:id="214" w:author="PR Preview" w:date="2026-01-01T00:00:00Z">
        <w:r>
          <w:t xml:space="preserve">The code below fits a line predicting birth weight from mother’s weight,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then compares each residual with the negative of its prediction error.</w:t>
        </w:r>
      </w:ins>
    </w:p>
    <w:p>
      <w:pPr>
        <w:pStyle w:val="Heading4"/>
      </w:pPr>
      <w:ins w:id="217" w:author="PR Preview" w:date="2026-01-01T00:00:00Z">
        <w:r>
          <w:t xml:space="preserve">R</w:t>
        </w:r>
      </w:ins>
    </w:p>
    <w:p>
      <w:pPr>
        <w:pStyle w:val="SourceCode"/>
      </w:pPr>
      <w:ins w:id="218" w:author="PR Preview" w:date="2026-01-01T00:00:00Z">
        <w:r>
          <w:rPr>
            <w:rStyle w:val="NormalTok"/>
          </w:rPr>
          <w:t xml:space="preserve">birthwt </w:t>
        </w:r>
      </w:ins>
      <w:ins w:id="219" w:author="PR Preview" w:date="2026-01-01T00:00:00Z">
        <w:r>
          <w:rPr>
            <w:rStyle w:val="OtherTok"/>
          </w:rPr>
          <w:t xml:space="preserve">&lt;-</w:t>
        </w:r>
      </w:ins>
      <w:ins w:id="220" w:author="PR Preview" w:date="2026-01-01T00:00:00Z">
        <w:r>
          <w:rPr>
            <w:rStyle w:val="NormalTok"/>
          </w:rPr>
          <w:t xml:space="preserve"> </w:t>
        </w:r>
      </w:ins>
      <w:ins w:id="221" w:author="PR Preview" w:date="2026-01-01T00:00:00Z">
        <w:r>
          <w:rPr>
            <w:rStyle w:val="FunctionTok"/>
          </w:rPr>
          <w:t xml:space="preserve">read.csv</w:t>
        </w:r>
      </w:ins>
      <w:ins w:id="222" w:author="PR Preview" w:date="2026-01-01T00:00:00Z">
        <w:r>
          <w:rPr>
            <w:rStyle w:val="NormalTok"/>
          </w:rPr>
          <w:t xml:space="preserve">(</w:t>
        </w:r>
      </w:ins>
      <w:ins w:id="223" w:author="PR Preview" w:date="2026-01-01T00:00:00Z">
        <w:r>
          <w:rPr>
            <w:rStyle w:val="StringTok"/>
          </w:rPr>
          <w:t xml:space="preserve">"data/birthwt.csv"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NormalTok"/>
          </w:rPr>
          <w:t xml:space="preserve">fit </w:t>
        </w:r>
      </w:ins>
      <w:ins w:id="227" w:author="PR Preview" w:date="2026-01-01T00:00:00Z">
        <w:r>
          <w:rPr>
            <w:rStyle w:val="OtherTok"/>
          </w:rPr>
          <w:t xml:space="preserve">&lt;-</w:t>
        </w:r>
      </w:ins>
      <w:ins w:id="228" w:author="PR Preview" w:date="2026-01-01T00:00:00Z">
        <w:r>
          <w:rPr>
            <w:rStyle w:val="NormalTok"/>
          </w:rPr>
          <w:t xml:space="preserve"> </w:t>
        </w:r>
      </w:ins>
      <w:ins w:id="229" w:author="PR Preview" w:date="2026-01-01T00:00:00Z">
        <w:r>
          <w:rPr>
            <w:rStyle w:val="FunctionTok"/>
          </w:rPr>
          <w:t xml:space="preserve">lm</w:t>
        </w:r>
      </w:ins>
      <w:ins w:id="230" w:author="PR Preview" w:date="2026-01-01T00:00:00Z">
        <w:r>
          <w:rPr>
            <w:rStyle w:val="NormalTok"/>
          </w:rPr>
          <w:t xml:space="preserve">(bwt </w:t>
        </w:r>
      </w:ins>
      <w:ins w:id="231" w:author="PR Preview" w:date="2026-01-01T00:00:00Z">
        <w:r>
          <w:rPr>
            <w:rStyle w:val="SpecialCharTok"/>
          </w:rPr>
          <w:t xml:space="preserve">~</w:t>
        </w:r>
      </w:ins>
      <w:ins w:id="232" w:author="PR Preview" w:date="2026-01-01T00:00:00Z">
        <w:r>
          <w:rPr>
            <w:rStyle w:val="NormalTok"/>
          </w:rPr>
          <w:t xml:space="preserve"> lwt, </w:t>
        </w:r>
      </w:ins>
      <w:ins w:id="233" w:author="PR Preview" w:date="2026-01-01T00:00:00Z">
        <w:r>
          <w:rPr>
            <w:rStyle w:val="AttributeTok"/>
          </w:rPr>
          <w:t xml:space="preserve">data =</w:t>
        </w:r>
      </w:ins>
      <w:ins w:id="234" w:author="PR Preview" w:date="2026-01-01T00:00:00Z">
        <w:r>
          <w:rPr>
            <w:rStyle w:val="NormalTok"/>
          </w:rPr>
          <w:t xml:space="preserve"> birthwt)</w:t>
        </w:r>
      </w:ins>
      <w:ins w:id="235" w:author="PR Preview" w:date="2026-01-01T00:00:00Z">
        <w:r>
          <w:br/>
        </w:r>
      </w:ins>
      <w:ins w:id="236" w:author="PR Preview" w:date="2026-01-01T00:00:00Z">
        <w:r>
          <w:rPr>
            <w:rStyle w:val="NormalTok"/>
          </w:rPr>
          <w:t xml:space="preserve">fitted_bwt </w:t>
        </w:r>
      </w:ins>
      <w:ins w:id="237" w:author="PR Preview" w:date="2026-01-01T00:00:00Z">
        <w:r>
          <w:rPr>
            <w:rStyle w:val="OtherTok"/>
          </w:rPr>
          <w:t xml:space="preserve">&lt;-</w:t>
        </w:r>
      </w:ins>
      <w:ins w:id="238" w:author="PR Preview" w:date="2026-01-01T00:00:00Z">
        <w:r>
          <w:rPr>
            <w:rStyle w:val="NormalTok"/>
          </w:rPr>
          <w:t xml:space="preserve"> </w:t>
        </w:r>
      </w:ins>
      <w:ins w:id="239" w:author="PR Preview" w:date="2026-01-01T00:00:00Z">
        <w:r>
          <w:rPr>
            <w:rStyle w:val="FunctionTok"/>
          </w:rPr>
          <w:t xml:space="preserve">fitted</w:t>
        </w:r>
      </w:ins>
      <w:ins w:id="240" w:author="PR Preview" w:date="2026-01-01T00:00:00Z">
        <w:r>
          <w:rPr>
            <w:rStyle w:val="NormalTok"/>
          </w:rPr>
          <w:t xml:space="preserve">(fit)</w:t>
        </w:r>
      </w:ins>
      <w:ins w:id="241" w:author="PR Preview" w:date="2026-01-01T00:00:00Z">
        <w:r>
          <w:br/>
        </w:r>
      </w:ins>
      <w:ins w:id="242" w:author="PR Preview" w:date="2026-01-01T00:00:00Z">
        <w:r>
          <w:rPr>
            <w:rStyle w:val="NormalTok"/>
          </w:rPr>
          <w:t xml:space="preserve">residual </w:t>
        </w:r>
      </w:ins>
      <w:ins w:id="243" w:author="PR Preview" w:date="2026-01-01T00:00:00Z">
        <w:r>
          <w:rPr>
            <w:rStyle w:val="OtherTok"/>
          </w:rPr>
          <w:t xml:space="preserve">&lt;-</w:t>
        </w:r>
      </w:ins>
      <w:ins w:id="244" w:author="PR Preview" w:date="2026-01-01T00:00:00Z">
        <w:r>
          <w:rPr>
            <w:rStyle w:val="NormalTok"/>
          </w:rPr>
          <w:t xml:space="preserve"> birthwt</w:t>
        </w:r>
      </w:ins>
      <w:ins w:id="245" w:author="PR Preview" w:date="2026-01-01T00:00:00Z">
        <w:r>
          <w:rPr>
            <w:rStyle w:val="SpecialCharTok"/>
          </w:rPr>
          <w:t xml:space="preserve">$</w:t>
        </w:r>
      </w:ins>
      <w:ins w:id="246" w:author="PR Preview" w:date="2026-01-01T00:00:00Z">
        <w:r>
          <w:rPr>
            <w:rStyle w:val="NormalTok"/>
          </w:rPr>
          <w:t xml:space="preserve">bwt </w:t>
        </w:r>
      </w:ins>
      <w:ins w:id="247" w:author="PR Preview" w:date="2026-01-01T00:00:00Z">
        <w:r>
          <w:rPr>
            <w:rStyle w:val="SpecialCharTok"/>
          </w:rPr>
          <w:t xml:space="preserve">-</w:t>
        </w:r>
      </w:ins>
      <w:ins w:id="248" w:author="PR Preview" w:date="2026-01-01T00:00:00Z">
        <w:r>
          <w:rPr>
            <w:rStyle w:val="NormalTok"/>
          </w:rPr>
          <w:t xml:space="preserve"> fitted_bwt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prediction_error </w:t>
        </w:r>
      </w:ins>
      <w:ins w:id="251" w:author="PR Preview" w:date="2026-01-01T00:00:00Z">
        <w:r>
          <w:rPr>
            <w:rStyle w:val="OtherTok"/>
          </w:rPr>
          <w:t xml:space="preserve">&lt;-</w:t>
        </w:r>
      </w:ins>
      <w:ins w:id="252" w:author="PR Preview" w:date="2026-01-01T00:00:00Z">
        <w:r>
          <w:rPr>
            <w:rStyle w:val="NormalTok"/>
          </w:rPr>
          <w:t xml:space="preserve"> fitted_bwt </w:t>
        </w:r>
      </w:ins>
      <w:ins w:id="253" w:author="PR Preview" w:date="2026-01-01T00:00:00Z">
        <w:r>
          <w:rPr>
            <w:rStyle w:val="SpecialCharTok"/>
          </w:rPr>
          <w:t xml:space="preserve">-</w:t>
        </w:r>
      </w:ins>
      <w:ins w:id="254" w:author="PR Preview" w:date="2026-01-01T00:00:00Z">
        <w:r>
          <w:rPr>
            <w:rStyle w:val="NormalTok"/>
          </w:rPr>
          <w:t xml:space="preserve"> birthwt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bwt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head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FunctionTok"/>
          </w:rPr>
          <w:t xml:space="preserve">data.frame</w:t>
        </w:r>
      </w:ins>
      <w:ins w:id="261" w:author="PR Preview" w:date="2026-01-01T00:00:00Z">
        <w:r>
          <w:rPr>
            <w:rStyle w:val="NormalTok"/>
          </w:rPr>
          <w:t xml:space="preserve">(</w:t>
        </w:r>
      </w:ins>
      <w:ins w:id="262" w:author="PR Preview" w:date="2026-01-01T00:00:00Z">
        <w:r>
          <w:br/>
        </w:r>
      </w:ins>
      <w:ins w:id="263" w:author="PR Preview" w:date="2026-01-01T00:00:00Z">
        <w:r>
          <w:rPr>
            <w:rStyle w:val="NormalTok"/>
          </w:rPr>
          <w:t xml:space="preserve">  </w:t>
        </w:r>
      </w:ins>
      <w:ins w:id="264" w:author="PR Preview" w:date="2026-01-01T00:00:00Z">
        <w:r>
          <w:rPr>
            <w:rStyle w:val="AttributeTok"/>
          </w:rPr>
          <w:t xml:space="preserve">bwt =</w:t>
        </w:r>
      </w:ins>
      <w:ins w:id="265" w:author="PR Preview" w:date="2026-01-01T00:00:00Z">
        <w:r>
          <w:rPr>
            <w:rStyle w:val="NormalTok"/>
          </w:rPr>
          <w:t xml:space="preserve"> birthwt</w:t>
        </w:r>
      </w:ins>
      <w:ins w:id="266" w:author="PR Preview" w:date="2026-01-01T00:00:00Z">
        <w:r>
          <w:rPr>
            <w:rStyle w:val="SpecialCharTok"/>
          </w:rPr>
          <w:t xml:space="preserve">$</w:t>
        </w:r>
      </w:ins>
      <w:ins w:id="267" w:author="PR Preview" w:date="2026-01-01T00:00:00Z">
        <w:r>
          <w:rPr>
            <w:rStyle w:val="NormalTok"/>
          </w:rPr>
          <w:t xml:space="preserve">bwt,</w:t>
        </w:r>
      </w:ins>
      <w:ins w:id="268" w:author="PR Preview" w:date="2026-01-01T00:00:00Z">
        <w:r>
          <w:br/>
        </w:r>
      </w:ins>
      <w:ins w:id="269" w:author="PR Preview" w:date="2026-01-01T00:00:00Z">
        <w:r>
          <w:rPr>
            <w:rStyle w:val="NormalTok"/>
          </w:rPr>
          <w:t xml:space="preserve">  </w:t>
        </w:r>
      </w:ins>
      <w:ins w:id="270" w:author="PR Preview" w:date="2026-01-01T00:00:00Z">
        <w:r>
          <w:rPr>
            <w:rStyle w:val="AttributeTok"/>
          </w:rPr>
          <w:t xml:space="preserve">fitted =</w:t>
        </w:r>
      </w:ins>
      <w:ins w:id="271" w:author="PR Preview" w:date="2026-01-01T00:00:00Z">
        <w:r>
          <w:rPr>
            <w:rStyle w:val="NormalTok"/>
          </w:rPr>
          <w:t xml:space="preserve"> </w:t>
        </w:r>
      </w:ins>
      <w:ins w:id="272" w:author="PR Preview" w:date="2026-01-01T00:00:00Z">
        <w:r>
          <w:rPr>
            <w:rStyle w:val="FunctionTok"/>
          </w:rPr>
          <w:t xml:space="preserve">round</w:t>
        </w:r>
      </w:ins>
      <w:ins w:id="273" w:author="PR Preview" w:date="2026-01-01T00:00:00Z">
        <w:r>
          <w:rPr>
            <w:rStyle w:val="NormalTok"/>
          </w:rPr>
          <w:t xml:space="preserve">(fitted_bwt, </w:t>
        </w:r>
      </w:ins>
      <w:ins w:id="274" w:author="PR Preview" w:date="2026-01-01T00:00:00Z">
        <w:r>
          <w:rPr>
            <w:rStyle w:val="DecValTok"/>
          </w:rPr>
          <w:t xml:space="preserve">1</w:t>
        </w:r>
      </w:ins>
      <w:ins w:id="275" w:author="PR Preview" w:date="2026-01-01T00:00:00Z">
        <w:r>
          <w:rPr>
            <w:rStyle w:val="NormalTok"/>
          </w:rPr>
          <w:t xml:space="preserve">),</w:t>
        </w:r>
      </w:ins>
      <w:ins w:id="276" w:author="PR Preview" w:date="2026-01-01T00:00:00Z">
        <w:r>
          <w:br/>
        </w:r>
      </w:ins>
      <w:ins w:id="277" w:author="PR Preview" w:date="2026-01-01T00:00:00Z">
        <w:r>
          <w:rPr>
            <w:rStyle w:val="NormalTok"/>
          </w:rPr>
          <w:t xml:space="preserve">  </w:t>
        </w:r>
      </w:ins>
      <w:ins w:id="278" w:author="PR Preview" w:date="2026-01-01T00:00:00Z">
        <w:r>
          <w:rPr>
            <w:rStyle w:val="AttributeTok"/>
          </w:rPr>
          <w:t xml:space="preserve">residual =</w:t>
        </w:r>
      </w:ins>
      <w:ins w:id="279" w:author="PR Preview" w:date="2026-01-01T00:00:00Z">
        <w:r>
          <w:rPr>
            <w:rStyle w:val="NormalTok"/>
          </w:rPr>
          <w:t xml:space="preserve"> </w:t>
        </w:r>
      </w:ins>
      <w:ins w:id="280" w:author="PR Preview" w:date="2026-01-01T00:00:00Z">
        <w:r>
          <w:rPr>
            <w:rStyle w:val="FunctionTok"/>
          </w:rPr>
          <w:t xml:space="preserve">round</w:t>
        </w:r>
      </w:ins>
      <w:ins w:id="281" w:author="PR Preview" w:date="2026-01-01T00:00:00Z">
        <w:r>
          <w:rPr>
            <w:rStyle w:val="NormalTok"/>
          </w:rPr>
          <w:t xml:space="preserve">(residual, </w:t>
        </w:r>
      </w:ins>
      <w:ins w:id="282" w:author="PR Preview" w:date="2026-01-01T00:00:00Z">
        <w:r>
          <w:rPr>
            <w:rStyle w:val="DecValTok"/>
          </w:rPr>
          <w:t xml:space="preserve">1</w:t>
        </w:r>
      </w:ins>
      <w:ins w:id="283" w:author="PR Preview" w:date="2026-01-01T00:00:00Z">
        <w:r>
          <w:rPr>
            <w:rStyle w:val="NormalTok"/>
          </w:rPr>
          <w:t xml:space="preserve">),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</w:t>
        </w:r>
      </w:ins>
      <w:ins w:id="286" w:author="PR Preview" w:date="2026-01-01T00:00:00Z">
        <w:r>
          <w:rPr>
            <w:rStyle w:val="AttributeTok"/>
          </w:rPr>
          <w:t xml:space="preserve">minus_prediction_error =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round</w:t>
        </w:r>
      </w:ins>
      <w:ins w:id="289" w:author="PR Preview" w:date="2026-01-01T00:00:00Z">
        <w:r>
          <w:rPr>
            <w:rStyle w:val="NormalTok"/>
          </w:rPr>
          <w:t xml:space="preserve">(</w:t>
        </w:r>
      </w:ins>
      <w:ins w:id="290" w:author="PR Preview" w:date="2026-01-01T00:00:00Z">
        <w:r>
          <w:rPr>
            <w:rStyle w:val="SpecialCharTok"/>
          </w:rPr>
          <w:t xml:space="preserve">-</w:t>
        </w:r>
      </w:ins>
      <w:ins w:id="291" w:author="PR Preview" w:date="2026-01-01T00:00:00Z">
        <w:r>
          <w:rPr>
            <w:rStyle w:val="NormalTok"/>
          </w:rPr>
          <w:t xml:space="preserve">prediction_error, </w:t>
        </w:r>
      </w:ins>
      <w:ins w:id="292" w:author="PR Preview" w:date="2026-01-01T00:00:00Z">
        <w:r>
          <w:rPr>
            <w:rStyle w:val="DecValTok"/>
          </w:rPr>
          <w:t xml:space="preserve">1</w:t>
        </w:r>
      </w:ins>
      <w:ins w:id="293" w:author="PR Preview" w:date="2026-01-01T00:00:00Z">
        <w:r>
          <w:rPr>
            <w:rStyle w:val="NormalTok"/>
          </w:rPr>
          <w:t xml:space="preserve">)</w:t>
        </w:r>
      </w:ins>
      <w:ins w:id="294" w:author="PR Preview" w:date="2026-01-01T00:00:00Z">
        <w:r>
          <w:br/>
        </w:r>
      </w:ins>
      <w:ins w:id="295" w:author="PR Preview" w:date="2026-01-01T00:00:00Z">
        <w:r>
          <w:rPr>
            <w:rStyle w:val="NormalTok"/>
          </w:rPr>
          <w:t xml:space="preserve">))</w:t>
        </w:r>
      </w:ins>
      <w:ins w:id="296" w:author="PR Preview" w:date="2026-01-01T00:00:00Z">
        <w:r>
          <w:br/>
        </w:r>
      </w:ins>
      <w:ins w:id="297" w:author="PR Preview" w:date="2026-01-01T00:00:00Z">
        <w:r>
          <w:rPr>
            <w:rStyle w:val="CommentTok"/>
          </w:rPr>
          <w:t xml:space="preserve">#&gt; # A tibble: 6 × 4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CommentTok"/>
          </w:rPr>
          <w:t xml:space="preserve">#&gt;     bwt fitted residual minus_prediction_error</w:t>
        </w:r>
      </w:ins>
      <w:ins w:id="300" w:author="PR Preview" w:date="2026-01-01T00:00:00Z">
        <w:r>
          <w:br/>
        </w:r>
      </w:ins>
      <w:ins w:id="301" w:author="PR Preview" w:date="2026-01-01T00:00:00Z">
        <w:r>
          <w:rPr>
            <w:rStyle w:val="CommentTok"/>
          </w:rPr>
          <w:t xml:space="preserve">#&gt;   &lt;int&gt;  &lt;dbl&gt;    &lt;dbl&gt;                  &lt;dbl&gt;</w:t>
        </w:r>
      </w:ins>
      <w:ins w:id="302" w:author="PR Preview" w:date="2026-01-01T00:00:00Z">
        <w:r>
          <w:br/>
        </w:r>
      </w:ins>
      <w:ins w:id="303" w:author="PR Preview" w:date="2026-01-01T00:00:00Z">
        <w:r>
          <w:rPr>
            <w:rStyle w:val="CommentTok"/>
          </w:rPr>
          <w:t xml:space="preserve">#&gt; 1  2523  3176.    -653.                  -653.</w:t>
        </w:r>
      </w:ins>
      <w:ins w:id="304" w:author="PR Preview" w:date="2026-01-01T00:00:00Z">
        <w:r>
          <w:br/>
        </w:r>
      </w:ins>
      <w:ins w:id="305" w:author="PR Preview" w:date="2026-01-01T00:00:00Z">
        <w:r>
          <w:rPr>
            <w:rStyle w:val="CommentTok"/>
          </w:rPr>
          <w:t xml:space="preserve">#&gt; 2  2551  3056.    -505.                  -505.</w:t>
        </w:r>
      </w:ins>
      <w:ins w:id="306" w:author="PR Preview" w:date="2026-01-01T00:00:00Z">
        <w:r>
          <w:br/>
        </w:r>
      </w:ins>
      <w:ins w:id="307" w:author="PR Preview" w:date="2026-01-01T00:00:00Z">
        <w:r>
          <w:rPr>
            <w:rStyle w:val="CommentTok"/>
          </w:rPr>
          <w:t xml:space="preserve">#&gt; 3  2557  2835.    -278.                  -278.</w:t>
        </w:r>
      </w:ins>
      <w:ins w:id="308" w:author="PR Preview" w:date="2026-01-01T00:00:00Z">
        <w:r>
          <w:br/>
        </w:r>
      </w:ins>
      <w:ins w:id="309" w:author="PR Preview" w:date="2026-01-01T00:00:00Z">
        <w:r>
          <w:rPr>
            <w:rStyle w:val="CommentTok"/>
          </w:rPr>
          <w:t xml:space="preserve">#&gt; 4  2594  2848     -254                   -254 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CommentTok"/>
          </w:rPr>
          <w:t xml:space="preserve">#&gt; 5  2600  2844.    -244.                  -244.</w:t>
        </w:r>
      </w:ins>
      <w:ins w:id="312" w:author="PR Preview" w:date="2026-01-01T00:00:00Z">
        <w:r>
          <w:br/>
        </w:r>
      </w:ins>
      <w:ins w:id="313" w:author="PR Preview" w:date="2026-01-01T00:00:00Z">
        <w:r>
          <w:rPr>
            <w:rStyle w:val="CommentTok"/>
          </w:rPr>
          <w:t xml:space="preserve">#&gt; 6  2622  2919.    -297.                  -297.</w:t>
        </w:r>
      </w:ins>
      <w:ins w:id="314" w:author="PR Preview" w:date="2026-01-01T00:00:00Z">
        <w:r>
          <w:br/>
        </w:r>
      </w:ins>
      <w:ins w:id="315" w:author="PR Preview" w:date="2026-01-01T00:00:00Z">
        <w:r>
          <w:rPr>
            <w:rStyle w:val="FunctionTok"/>
          </w:rPr>
          <w:t xml:space="preserve">max</w:t>
        </w:r>
      </w:ins>
      <w:ins w:id="316" w:author="PR Preview" w:date="2026-01-01T00:00:00Z">
        <w:r>
          <w:rPr>
            <w:rStyle w:val="NormalTok"/>
          </w:rPr>
          <w:t xml:space="preserve">(</w:t>
        </w:r>
      </w:ins>
      <w:ins w:id="317" w:author="PR Preview" w:date="2026-01-01T00:00:00Z">
        <w:r>
          <w:rPr>
            <w:rStyle w:val="FunctionTok"/>
          </w:rPr>
          <w:t xml:space="preserve">abs</w:t>
        </w:r>
      </w:ins>
      <w:ins w:id="318" w:author="PR Preview" w:date="2026-01-01T00:00:00Z">
        <w:r>
          <w:rPr>
            <w:rStyle w:val="NormalTok"/>
          </w:rPr>
          <w:t xml:space="preserve">(residual </w:t>
        </w:r>
      </w:ins>
      <w:ins w:id="319" w:author="PR Preview" w:date="2026-01-01T00:00:00Z">
        <w:r>
          <w:rPr>
            <w:rStyle w:val="SpecialCharTok"/>
          </w:rPr>
          <w:t xml:space="preserve">-</w:t>
        </w:r>
      </w:ins>
      <w:ins w:id="320" w:author="PR Preview" w:date="2026-01-01T00:00:00Z">
        <w:r>
          <w:rPr>
            <w:rStyle w:val="NormalTok"/>
          </w:rPr>
          <w:t xml:space="preserve"> (</w:t>
        </w:r>
      </w:ins>
      <w:ins w:id="321" w:author="PR Preview" w:date="2026-01-01T00:00:00Z">
        <w:r>
          <w:rPr>
            <w:rStyle w:val="SpecialCharTok"/>
          </w:rPr>
          <w:t xml:space="preserve">-</w:t>
        </w:r>
      </w:ins>
      <w:ins w:id="322" w:author="PR Preview" w:date="2026-01-01T00:00:00Z">
        <w:r>
          <w:rPr>
            <w:rStyle w:val="NormalTok"/>
          </w:rPr>
          <w:t xml:space="preserve">prediction_error)))</w:t>
        </w:r>
      </w:ins>
      <w:ins w:id="323" w:author="PR Preview" w:date="2026-01-01T00:00:00Z">
        <w:r>
          <w:br/>
        </w:r>
      </w:ins>
      <w:ins w:id="324" w:author="PR Preview" w:date="2026-01-01T00:00:00Z">
        <w:r>
          <w:rPr>
            <w:rStyle w:val="CommentTok"/>
          </w:rPr>
          <w:t xml:space="preserve">#&gt; [1] 0</w:t>
        </w:r>
      </w:ins>
    </w:p>
    <w:p>
      <w:pPr>
        <w:pStyle w:val="Heading4"/>
      </w:pPr>
      <w:ins w:id="325" w:author="PR Preview" w:date="2026-01-01T00:00:00Z">
        <w:r>
          <w:t xml:space="preserve">Python</w:t>
        </w:r>
      </w:ins>
    </w:p>
    <w:p>
      <w:pPr>
        <w:pStyle w:val="SourceCode"/>
      </w:pPr>
      <w:ins w:id="326" w:author="PR Preview" w:date="2026-01-01T00:00:00Z">
        <w:r>
          <w:rPr>
            <w:rStyle w:val="ImportTok"/>
          </w:rPr>
          <w:t xml:space="preserve">import</w:t>
        </w:r>
      </w:ins>
      <w:ins w:id="327" w:author="PR Preview" w:date="2026-01-01T00:00:00Z">
        <w:r>
          <w:rPr>
            <w:rStyle w:val="NormalTok"/>
          </w:rPr>
          <w:t xml:space="preserve"> numpy </w:t>
        </w:r>
      </w:ins>
      <w:ins w:id="328" w:author="PR Preview" w:date="2026-01-01T00:00:00Z">
        <w:r>
          <w:rPr>
            <w:rStyle w:val="ImportTok"/>
          </w:rPr>
          <w:t xml:space="preserve">as</w:t>
        </w:r>
      </w:ins>
      <w:ins w:id="329" w:author="PR Preview" w:date="2026-01-01T00:00:00Z">
        <w:r>
          <w:rPr>
            <w:rStyle w:val="NormalTok"/>
          </w:rPr>
          <w:t xml:space="preserve"> np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ImportTok"/>
          </w:rPr>
          <w:t xml:space="preserve">import</w:t>
        </w:r>
      </w:ins>
      <w:ins w:id="332" w:author="PR Preview" w:date="2026-01-01T00:00:00Z">
        <w:r>
          <w:rPr>
            <w:rStyle w:val="NormalTok"/>
          </w:rPr>
          <w:t xml:space="preserve"> pandas </w:t>
        </w:r>
      </w:ins>
      <w:ins w:id="333" w:author="PR Preview" w:date="2026-01-01T00:00:00Z">
        <w:r>
          <w:rPr>
            <w:rStyle w:val="ImportTok"/>
          </w:rPr>
          <w:t xml:space="preserve">as</w:t>
        </w:r>
      </w:ins>
      <w:ins w:id="334" w:author="PR Preview" w:date="2026-01-01T00:00:00Z">
        <w:r>
          <w:rPr>
            <w:rStyle w:val="NormalTok"/>
          </w:rPr>
          <w:t xml:space="preserve"> pd</w:t>
        </w:r>
      </w:ins>
      <w:ins w:id="335" w:author="PR Preview" w:date="2026-01-01T00:00:00Z">
        <w:r>
          <w:br/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NormalTok"/>
          </w:rPr>
          <w:t xml:space="preserve">birthwt </w:t>
        </w:r>
      </w:ins>
      <w:ins w:id="338" w:author="PR Preview" w:date="2026-01-01T00:00:00Z">
        <w:r>
          <w:rPr>
            <w:rStyle w:val="OperatorTok"/>
          </w:rPr>
          <w:t xml:space="preserve">=</w:t>
        </w:r>
      </w:ins>
      <w:ins w:id="339" w:author="PR Preview" w:date="2026-01-01T00:00:00Z">
        <w:r>
          <w:rPr>
            <w:rStyle w:val="NormalTok"/>
          </w:rPr>
          <w:t xml:space="preserve"> pd.read_csv(</w:t>
        </w:r>
      </w:ins>
      <w:ins w:id="340" w:author="PR Preview" w:date="2026-01-01T00:00:00Z">
        <w:r>
          <w:rPr>
            <w:rStyle w:val="StringTok"/>
          </w:rPr>
          <w:t xml:space="preserve">"data/birthwt.csv"</w:t>
        </w:r>
      </w:ins>
      <w:ins w:id="341" w:author="PR Preview" w:date="2026-01-01T00:00:00Z">
        <w:r>
          <w:rPr>
            <w:rStyle w:val="NormalTok"/>
          </w:rPr>
          <w:t xml:space="preserve">)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NormalTok"/>
          </w:rPr>
          <w:t xml:space="preserve">X </w:t>
        </w:r>
      </w:ins>
      <w:ins w:id="344" w:author="PR Preview" w:date="2026-01-01T00:00:00Z">
        <w:r>
          <w:rPr>
            <w:rStyle w:val="OperatorTok"/>
          </w:rPr>
          <w:t xml:space="preserve">=</w:t>
        </w:r>
      </w:ins>
      <w:ins w:id="345" w:author="PR Preview" w:date="2026-01-01T00:00:00Z">
        <w:r>
          <w:rPr>
            <w:rStyle w:val="NormalTok"/>
          </w:rPr>
          <w:t xml:space="preserve"> np.column_stack([np.ones(</w:t>
        </w:r>
      </w:ins>
      <w:ins w:id="346" w:author="PR Preview" w:date="2026-01-01T00:00:00Z">
        <w:r>
          <w:rPr>
            <w:rStyle w:val="BuiltInTok"/>
          </w:rPr>
          <w:t xml:space="preserve">len</w:t>
        </w:r>
      </w:ins>
      <w:ins w:id="347" w:author="PR Preview" w:date="2026-01-01T00:00:00Z">
        <w:r>
          <w:rPr>
            <w:rStyle w:val="NormalTok"/>
          </w:rPr>
          <w:t xml:space="preserve">(birthwt)), birthwt[</w:t>
        </w:r>
      </w:ins>
      <w:ins w:id="348" w:author="PR Preview" w:date="2026-01-01T00:00:00Z">
        <w:r>
          <w:rPr>
            <w:rStyle w:val="StringTok"/>
          </w:rPr>
          <w:t xml:space="preserve">"lwt"</w:t>
        </w:r>
      </w:ins>
      <w:ins w:id="349" w:author="PR Preview" w:date="2026-01-01T00:00:00Z">
        <w:r>
          <w:rPr>
            <w:rStyle w:val="NormalTok"/>
          </w:rPr>
          <w:t xml:space="preserve">]])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NormalTok"/>
          </w:rPr>
          <w:t xml:space="preserve">y </w:t>
        </w:r>
      </w:ins>
      <w:ins w:id="352" w:author="PR Preview" w:date="2026-01-01T00:00:00Z">
        <w:r>
          <w:rPr>
            <w:rStyle w:val="OperatorTok"/>
          </w:rPr>
          <w:t xml:space="preserve">=</w:t>
        </w:r>
      </w:ins>
      <w:ins w:id="353" w:author="PR Preview" w:date="2026-01-01T00:00:00Z">
        <w:r>
          <w:rPr>
            <w:rStyle w:val="NormalTok"/>
          </w:rPr>
          <w:t xml:space="preserve"> birthwt[</w:t>
        </w:r>
      </w:ins>
      <w:ins w:id="354" w:author="PR Preview" w:date="2026-01-01T00:00:00Z">
        <w:r>
          <w:rPr>
            <w:rStyle w:val="StringTok"/>
          </w:rPr>
          <w:t xml:space="preserve">"bwt"</w:t>
        </w:r>
      </w:ins>
      <w:ins w:id="355" w:author="PR Preview" w:date="2026-01-01T00:00:00Z">
        <w:r>
          <w:rPr>
            <w:rStyle w:val="NormalTok"/>
          </w:rPr>
          <w:t xml:space="preserve">].to_numpy(dtype</w:t>
        </w:r>
      </w:ins>
      <w:ins w:id="356" w:author="PR Preview" w:date="2026-01-01T00:00:00Z">
        <w:r>
          <w:rPr>
            <w:rStyle w:val="OperatorTok"/>
          </w:rPr>
          <w:t xml:space="preserve">=</w:t>
        </w:r>
      </w:ins>
      <w:ins w:id="357" w:author="PR Preview" w:date="2026-01-01T00:00:00Z">
        <w:r>
          <w:rPr>
            <w:rStyle w:val="BuiltInTok"/>
          </w:rPr>
          <w:t xml:space="preserve">float</w:t>
        </w:r>
      </w:ins>
      <w:ins w:id="358" w:author="PR Preview" w:date="2026-01-01T00:00:00Z">
        <w:r>
          <w:rPr>
            <w:rStyle w:val="NormalTok"/>
          </w:rPr>
          <w:t xml:space="preserve">)</w:t>
        </w:r>
      </w:ins>
      <w:ins w:id="359" w:author="PR Preview" w:date="2026-01-01T00:00:00Z">
        <w:r>
          <w:br/>
        </w:r>
      </w:ins>
      <w:ins w:id="360" w:author="PR Preview" w:date="2026-01-01T00:00:00Z">
        <w:r>
          <w:rPr>
            <w:rStyle w:val="NormalTok"/>
          </w:rPr>
          <w:t xml:space="preserve">coef </w:t>
        </w:r>
      </w:ins>
      <w:ins w:id="361" w:author="PR Preview" w:date="2026-01-01T00:00:00Z">
        <w:r>
          <w:rPr>
            <w:rStyle w:val="OperatorTok"/>
          </w:rPr>
          <w:t xml:space="preserve">=</w:t>
        </w:r>
      </w:ins>
      <w:ins w:id="362" w:author="PR Preview" w:date="2026-01-01T00:00:00Z">
        <w:r>
          <w:rPr>
            <w:rStyle w:val="NormalTok"/>
          </w:rPr>
          <w:t xml:space="preserve"> np.linalg.lstsq(X, y, rcond</w:t>
        </w:r>
      </w:ins>
      <w:ins w:id="363" w:author="PR Preview" w:date="2026-01-01T00:00:00Z">
        <w:r>
          <w:rPr>
            <w:rStyle w:val="OperatorTok"/>
          </w:rPr>
          <w:t xml:space="preserve">=</w:t>
        </w:r>
      </w:ins>
      <w:ins w:id="364" w:author="PR Preview" w:date="2026-01-01T00:00:00Z">
        <w:r>
          <w:rPr>
            <w:rStyle w:val="VariableTok"/>
          </w:rPr>
          <w:t xml:space="preserve">None</w:t>
        </w:r>
      </w:ins>
      <w:ins w:id="365" w:author="PR Preview" w:date="2026-01-01T00:00:00Z">
        <w:r>
          <w:rPr>
            <w:rStyle w:val="NormalTok"/>
          </w:rPr>
          <w:t xml:space="preserve">)[</w:t>
        </w:r>
      </w:ins>
      <w:ins w:id="366" w:author="PR Preview" w:date="2026-01-01T00:00:00Z">
        <w:r>
          <w:rPr>
            <w:rStyle w:val="DecValTok"/>
          </w:rPr>
          <w:t xml:space="preserve">0</w:t>
        </w:r>
      </w:ins>
      <w:ins w:id="367" w:author="PR Preview" w:date="2026-01-01T00:00:00Z">
        <w:r>
          <w:rPr>
            <w:rStyle w:val="NormalTok"/>
          </w:rPr>
          <w:t xml:space="preserve">]</w:t>
        </w:r>
      </w:ins>
      <w:ins w:id="368" w:author="PR Preview" w:date="2026-01-01T00:00:00Z">
        <w:r>
          <w:br/>
        </w:r>
      </w:ins>
      <w:ins w:id="369" w:author="PR Preview" w:date="2026-01-01T00:00:00Z">
        <w:r>
          <w:rPr>
            <w:rStyle w:val="NormalTok"/>
          </w:rPr>
          <w:t xml:space="preserve">fitted_bwt </w:t>
        </w:r>
      </w:ins>
      <w:ins w:id="370" w:author="PR Preview" w:date="2026-01-01T00:00:00Z">
        <w:r>
          <w:rPr>
            <w:rStyle w:val="OperatorTok"/>
          </w:rPr>
          <w:t xml:space="preserve">=</w:t>
        </w:r>
      </w:ins>
      <w:ins w:id="371" w:author="PR Preview" w:date="2026-01-01T00:00:00Z">
        <w:r>
          <w:rPr>
            <w:rStyle w:val="NormalTok"/>
          </w:rPr>
          <w:t xml:space="preserve"> X </w:t>
        </w:r>
      </w:ins>
      <w:ins w:id="372" w:author="PR Preview" w:date="2026-01-01T00:00:00Z">
        <w:r>
          <w:rPr>
            <w:rStyle w:val="OperatorTok"/>
          </w:rPr>
          <w:t xml:space="preserve">@</w:t>
        </w:r>
      </w:ins>
      <w:ins w:id="373" w:author="PR Preview" w:date="2026-01-01T00:00:00Z">
        <w:r>
          <w:rPr>
            <w:rStyle w:val="NormalTok"/>
          </w:rPr>
          <w:t xml:space="preserve"> coef</w:t>
        </w:r>
      </w:ins>
      <w:ins w:id="374" w:author="PR Preview" w:date="2026-01-01T00:00:00Z">
        <w:r>
          <w:br/>
        </w:r>
      </w:ins>
      <w:ins w:id="375" w:author="PR Preview" w:date="2026-01-01T00:00:00Z">
        <w:r>
          <w:rPr>
            <w:rStyle w:val="NormalTok"/>
          </w:rPr>
          <w:t xml:space="preserve">residual </w:t>
        </w:r>
      </w:ins>
      <w:ins w:id="376" w:author="PR Preview" w:date="2026-01-01T00:00:00Z">
        <w:r>
          <w:rPr>
            <w:rStyle w:val="OperatorTok"/>
          </w:rPr>
          <w:t xml:space="preserve">=</w:t>
        </w:r>
      </w:ins>
      <w:ins w:id="377" w:author="PR Preview" w:date="2026-01-01T00:00:00Z">
        <w:r>
          <w:rPr>
            <w:rStyle w:val="NormalTok"/>
          </w:rPr>
          <w:t xml:space="preserve"> y </w:t>
        </w:r>
      </w:ins>
      <w:ins w:id="378" w:author="PR Preview" w:date="2026-01-01T00:00:00Z">
        <w:r>
          <w:rPr>
            <w:rStyle w:val="OperatorTok"/>
          </w:rPr>
          <w:t xml:space="preserve">-</w:t>
        </w:r>
      </w:ins>
      <w:ins w:id="379" w:author="PR Preview" w:date="2026-01-01T00:00:00Z">
        <w:r>
          <w:rPr>
            <w:rStyle w:val="NormalTok"/>
          </w:rPr>
          <w:t xml:space="preserve"> fitted_bwt</w:t>
        </w:r>
      </w:ins>
      <w:ins w:id="380" w:author="PR Preview" w:date="2026-01-01T00:00:00Z">
        <w:r>
          <w:br/>
        </w:r>
      </w:ins>
      <w:ins w:id="381" w:author="PR Preview" w:date="2026-01-01T00:00:00Z">
        <w:r>
          <w:rPr>
            <w:rStyle w:val="NormalTok"/>
          </w:rPr>
          <w:t xml:space="preserve">prediction_error </w:t>
        </w:r>
      </w:ins>
      <w:ins w:id="382" w:author="PR Preview" w:date="2026-01-01T00:00:00Z">
        <w:r>
          <w:rPr>
            <w:rStyle w:val="OperatorTok"/>
          </w:rPr>
          <w:t xml:space="preserve">=</w:t>
        </w:r>
      </w:ins>
      <w:ins w:id="383" w:author="PR Preview" w:date="2026-01-01T00:00:00Z">
        <w:r>
          <w:rPr>
            <w:rStyle w:val="NormalTok"/>
          </w:rPr>
          <w:t xml:space="preserve"> fitted_bwt </w:t>
        </w:r>
      </w:ins>
      <w:ins w:id="384" w:author="PR Preview" w:date="2026-01-01T00:00:00Z">
        <w:r>
          <w:rPr>
            <w:rStyle w:val="OperatorTok"/>
          </w:rPr>
          <w:t xml:space="preserve">-</w:t>
        </w:r>
      </w:ins>
      <w:ins w:id="385" w:author="PR Preview" w:date="2026-01-01T00:00:00Z">
        <w:r>
          <w:rPr>
            <w:rStyle w:val="NormalTok"/>
          </w:rPr>
          <w:t xml:space="preserve"> y</w:t>
        </w:r>
      </w:ins>
      <w:ins w:id="386" w:author="PR Preview" w:date="2026-01-01T00:00:00Z">
        <w:r>
          <w:br/>
        </w:r>
      </w:ins>
      <w:ins w:id="387" w:author="PR Preview" w:date="2026-01-01T00:00:00Z">
        <w:r>
          <w:rPr>
            <w:rStyle w:val="BuiltInTok"/>
          </w:rPr>
          <w:t xml:space="preserve">print</w:t>
        </w:r>
      </w:ins>
      <w:ins w:id="388" w:author="PR Preview" w:date="2026-01-01T00:00:00Z">
        <w:r>
          <w:rPr>
            <w:rStyle w:val="NormalTok"/>
          </w:rPr>
          <w:t xml:space="preserve">(pd.DataFrame({</w:t>
        </w:r>
      </w:ins>
      <w:ins w:id="389" w:author="PR Preview" w:date="2026-01-01T00:00:00Z">
        <w:r>
          <w:br/>
        </w:r>
      </w:ins>
      <w:ins w:id="390" w:author="PR Preview" w:date="2026-01-01T00:00:00Z">
        <w:r>
          <w:rPr>
            <w:rStyle w:val="NormalTok"/>
          </w:rPr>
          <w:t xml:space="preserve">    </w:t>
        </w:r>
      </w:ins>
      <w:ins w:id="391" w:author="PR Preview" w:date="2026-01-01T00:00:00Z">
        <w:r>
          <w:rPr>
            <w:rStyle w:val="StringTok"/>
          </w:rPr>
          <w:t xml:space="preserve">"bwt"</w:t>
        </w:r>
      </w:ins>
      <w:ins w:id="392" w:author="PR Preview" w:date="2026-01-01T00:00:00Z">
        <w:r>
          <w:rPr>
            <w:rStyle w:val="NormalTok"/>
          </w:rPr>
          <w:t xml:space="preserve">: y,</w:t>
        </w:r>
      </w:ins>
      <w:ins w:id="393" w:author="PR Preview" w:date="2026-01-01T00:00:00Z">
        <w:r>
          <w:br/>
        </w:r>
      </w:ins>
      <w:ins w:id="394" w:author="PR Preview" w:date="2026-01-01T00:00:00Z">
        <w:r>
          <w:rPr>
            <w:rStyle w:val="NormalTok"/>
          </w:rPr>
          <w:t xml:space="preserve">    </w:t>
        </w:r>
      </w:ins>
      <w:ins w:id="395" w:author="PR Preview" w:date="2026-01-01T00:00:00Z">
        <w:r>
          <w:rPr>
            <w:rStyle w:val="StringTok"/>
          </w:rPr>
          <w:t xml:space="preserve">"fitted"</w:t>
        </w:r>
      </w:ins>
      <w:ins w:id="396" w:author="PR Preview" w:date="2026-01-01T00:00:00Z">
        <w:r>
          <w:rPr>
            <w:rStyle w:val="NormalTok"/>
          </w:rPr>
          <w:t xml:space="preserve">: fitted_bwt.</w:t>
        </w:r>
      </w:ins>
      <w:ins w:id="397" w:author="PR Preview" w:date="2026-01-01T00:00:00Z">
        <w:r>
          <w:rPr>
            <w:rStyle w:val="BuiltInTok"/>
          </w:rPr>
          <w:t xml:space="preserve">round</w:t>
        </w:r>
      </w:ins>
      <w:ins w:id="398" w:author="PR Preview" w:date="2026-01-01T00:00:00Z">
        <w:r>
          <w:rPr>
            <w:rStyle w:val="NormalTok"/>
          </w:rPr>
          <w:t xml:space="preserve">(</w:t>
        </w:r>
      </w:ins>
      <w:ins w:id="399" w:author="PR Preview" w:date="2026-01-01T00:00:00Z">
        <w:r>
          <w:rPr>
            <w:rStyle w:val="DecValTok"/>
          </w:rPr>
          <w:t xml:space="preserve">1</w:t>
        </w:r>
      </w:ins>
      <w:ins w:id="400" w:author="PR Preview" w:date="2026-01-01T00:00:00Z">
        <w:r>
          <w:rPr>
            <w:rStyle w:val="NormalTok"/>
          </w:rPr>
          <w:t xml:space="preserve">),</w:t>
        </w:r>
      </w:ins>
      <w:ins w:id="401" w:author="PR Preview" w:date="2026-01-01T00:00:00Z">
        <w:r>
          <w:br/>
        </w:r>
      </w:ins>
      <w:ins w:id="402" w:author="PR Preview" w:date="2026-01-01T00:00:00Z">
        <w:r>
          <w:rPr>
            <w:rStyle w:val="NormalTok"/>
          </w:rPr>
          <w:t xml:space="preserve">    </w:t>
        </w:r>
      </w:ins>
      <w:ins w:id="403" w:author="PR Preview" w:date="2026-01-01T00:00:00Z">
        <w:r>
          <w:rPr>
            <w:rStyle w:val="StringTok"/>
          </w:rPr>
          <w:t xml:space="preserve">"residual"</w:t>
        </w:r>
      </w:ins>
      <w:ins w:id="404" w:author="PR Preview" w:date="2026-01-01T00:00:00Z">
        <w:r>
          <w:rPr>
            <w:rStyle w:val="NormalTok"/>
          </w:rPr>
          <w:t xml:space="preserve">: residual.</w:t>
        </w:r>
      </w:ins>
      <w:ins w:id="405" w:author="PR Preview" w:date="2026-01-01T00:00:00Z">
        <w:r>
          <w:rPr>
            <w:rStyle w:val="BuiltInTok"/>
          </w:rPr>
          <w:t xml:space="preserve">round</w:t>
        </w:r>
      </w:ins>
      <w:ins w:id="406" w:author="PR Preview" w:date="2026-01-01T00:00:00Z">
        <w:r>
          <w:rPr>
            <w:rStyle w:val="NormalTok"/>
          </w:rPr>
          <w:t xml:space="preserve">(</w:t>
        </w:r>
      </w:ins>
      <w:ins w:id="407" w:author="PR Preview" w:date="2026-01-01T00:00:00Z">
        <w:r>
          <w:rPr>
            <w:rStyle w:val="DecValTok"/>
          </w:rPr>
          <w:t xml:space="preserve">1</w:t>
        </w:r>
      </w:ins>
      <w:ins w:id="408" w:author="PR Preview" w:date="2026-01-01T00:00:00Z">
        <w:r>
          <w:rPr>
            <w:rStyle w:val="NormalTok"/>
          </w:rPr>
          <w:t xml:space="preserve">),</w:t>
        </w:r>
      </w:ins>
      <w:ins w:id="409" w:author="PR Preview" w:date="2026-01-01T00:00:00Z">
        <w:r>
          <w:br/>
        </w:r>
      </w:ins>
      <w:ins w:id="410" w:author="PR Preview" w:date="2026-01-01T00:00:00Z">
        <w:r>
          <w:rPr>
            <w:rStyle w:val="NormalTok"/>
          </w:rPr>
          <w:t xml:space="preserve">    </w:t>
        </w:r>
      </w:ins>
      <w:ins w:id="411" w:author="PR Preview" w:date="2026-01-01T00:00:00Z">
        <w:r>
          <w:rPr>
            <w:rStyle w:val="StringTok"/>
          </w:rPr>
          <w:t xml:space="preserve">"minus_prediction_error"</w:t>
        </w:r>
      </w:ins>
      <w:ins w:id="412" w:author="PR Preview" w:date="2026-01-01T00:00:00Z">
        <w:r>
          <w:rPr>
            <w:rStyle w:val="NormalTok"/>
          </w:rPr>
          <w:t xml:space="preserve">: (</w:t>
        </w:r>
      </w:ins>
      <w:ins w:id="413" w:author="PR Preview" w:date="2026-01-01T00:00:00Z">
        <w:r>
          <w:rPr>
            <w:rStyle w:val="OperatorTok"/>
          </w:rPr>
          <w:t xml:space="preserve">-</w:t>
        </w:r>
      </w:ins>
      <w:ins w:id="414" w:author="PR Preview" w:date="2026-01-01T00:00:00Z">
        <w:r>
          <w:rPr>
            <w:rStyle w:val="NormalTok"/>
          </w:rPr>
          <w:t xml:space="preserve">prediction_error).</w:t>
        </w:r>
      </w:ins>
      <w:ins w:id="415" w:author="PR Preview" w:date="2026-01-01T00:00:00Z">
        <w:r>
          <w:rPr>
            <w:rStyle w:val="BuiltInTok"/>
          </w:rPr>
          <w:t xml:space="preserve">round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DecValTok"/>
          </w:rPr>
          <w:t xml:space="preserve">1</w:t>
        </w:r>
      </w:ins>
      <w:ins w:id="418" w:author="PR Preview" w:date="2026-01-01T00:00:00Z">
        <w:r>
          <w:rPr>
            <w:rStyle w:val="NormalTok"/>
          </w:rPr>
          <w:t xml:space="preserve">),</w:t>
        </w:r>
      </w:ins>
      <w:ins w:id="419" w:author="PR Preview" w:date="2026-01-01T00:00:00Z">
        <w:r>
          <w:br/>
        </w:r>
      </w:ins>
      <w:ins w:id="420" w:author="PR Preview" w:date="2026-01-01T00:00:00Z">
        <w:r>
          <w:rPr>
            <w:rStyle w:val="NormalTok"/>
          </w:rPr>
          <w:t xml:space="preserve">}).head())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CommentTok"/>
          </w:rPr>
          <w:t xml:space="preserve">#&gt;       bwt  fitted  residual  minus_prediction_error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rPr>
            <w:rStyle w:val="CommentTok"/>
          </w:rPr>
          <w:t xml:space="preserve">#&gt; 0  2523.0  3175.7    -652.7                  -652.7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CommentTok"/>
          </w:rPr>
          <w:t xml:space="preserve">#&gt; 1  2551.0  3056.1    -505.1                  -505.1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CommentTok"/>
          </w:rPr>
          <w:t xml:space="preserve">#&gt; 2  2557.0  2834.7    -277.7                  -277.7</w:t>
        </w:r>
      </w:ins>
      <w:ins w:id="429" w:author="PR Preview" w:date="2026-01-01T00:00:00Z">
        <w:r>
          <w:br/>
        </w:r>
      </w:ins>
      <w:ins w:id="430" w:author="PR Preview" w:date="2026-01-01T00:00:00Z">
        <w:r>
          <w:rPr>
            <w:rStyle w:val="CommentTok"/>
          </w:rPr>
          <w:t xml:space="preserve">#&gt; 3  2594.0  2848.0    -254.0                  -254.0</w:t>
        </w:r>
      </w:ins>
      <w:ins w:id="431" w:author="PR Preview" w:date="2026-01-01T00:00:00Z">
        <w:r>
          <w:br/>
        </w:r>
      </w:ins>
      <w:ins w:id="432" w:author="PR Preview" w:date="2026-01-01T00:00:00Z">
        <w:r>
          <w:rPr>
            <w:rStyle w:val="CommentTok"/>
          </w:rPr>
          <w:t xml:space="preserve">#&gt; 4  2600.0  2843.5    -243.5                  -243.5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BuiltInTok"/>
          </w:rPr>
          <w:t xml:space="preserve">print</w:t>
        </w:r>
      </w:ins>
      <w:ins w:id="435" w:author="PR Preview" w:date="2026-01-01T00:00:00Z">
        <w:r>
          <w:rPr>
            <w:rStyle w:val="NormalTok"/>
          </w:rPr>
          <w:t xml:space="preserve">(np.</w:t>
        </w:r>
      </w:ins>
      <w:ins w:id="436" w:author="PR Preview" w:date="2026-01-01T00:00:00Z">
        <w:r>
          <w:rPr>
            <w:rStyle w:val="BuiltInTok"/>
          </w:rPr>
          <w:t xml:space="preserve">max</w:t>
        </w:r>
      </w:ins>
      <w:ins w:id="437" w:author="PR Preview" w:date="2026-01-01T00:00:00Z">
        <w:r>
          <w:rPr>
            <w:rStyle w:val="NormalTok"/>
          </w:rPr>
          <w:t xml:space="preserve">(np.</w:t>
        </w:r>
      </w:ins>
      <w:ins w:id="438" w:author="PR Preview" w:date="2026-01-01T00:00:00Z">
        <w:r>
          <w:rPr>
            <w:rStyle w:val="BuiltInTok"/>
          </w:rPr>
          <w:t xml:space="preserve">abs</w:t>
        </w:r>
      </w:ins>
      <w:ins w:id="439" w:author="PR Preview" w:date="2026-01-01T00:00:00Z">
        <w:r>
          <w:rPr>
            <w:rStyle w:val="NormalTok"/>
          </w:rPr>
          <w:t xml:space="preserve">(residual </w:t>
        </w:r>
      </w:ins>
      <w:ins w:id="440" w:author="PR Preview" w:date="2026-01-01T00:00:00Z">
        <w:r>
          <w:rPr>
            <w:rStyle w:val="OperatorTok"/>
          </w:rPr>
          <w:t xml:space="preserve">-</w:t>
        </w:r>
      </w:ins>
      <w:ins w:id="441" w:author="PR Preview" w:date="2026-01-01T00:00:00Z">
        <w:r>
          <w:rPr>
            <w:rStyle w:val="NormalTok"/>
          </w:rPr>
          <w:t xml:space="preserve"> (</w:t>
        </w:r>
      </w:ins>
      <w:ins w:id="442" w:author="PR Preview" w:date="2026-01-01T00:00:00Z">
        <w:r>
          <w:rPr>
            <w:rStyle w:val="OperatorTok"/>
          </w:rPr>
          <w:t xml:space="preserve">-</w:t>
        </w:r>
      </w:ins>
      <w:ins w:id="443" w:author="PR Preview" w:date="2026-01-01T00:00:00Z">
        <w:r>
          <w:rPr>
            <w:rStyle w:val="NormalTok"/>
          </w:rPr>
          <w:t xml:space="preserve">prediction_error))))</w:t>
        </w:r>
      </w:ins>
      <w:ins w:id="444" w:author="PR Preview" w:date="2026-01-01T00:00:00Z">
        <w:r>
          <w:br/>
        </w:r>
      </w:ins>
      <w:ins w:id="445" w:author="PR Preview" w:date="2026-01-01T00:00:00Z">
        <w:r>
          <w:rPr>
            <w:rStyle w:val="CommentTok"/>
          </w:rPr>
          <w:t xml:space="preserve">#&gt; 0.0</w:t>
        </w:r>
      </w:ins>
    </w:p>
    <w:p>
      <w:pPr>
        <w:pStyle w:val="FirstParagraph"/>
      </w:pPr>
      <w:ins w:id="446" w:author="PR Preview" w:date="2026-01-01T00:00:00Z">
        <w:r>
          <w:t xml:space="preserve">The last two columns agree in every row,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 the largest difference between them over all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189 babies is 0,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as</w:t>
        </w:r>
      </w:ins>
      <w:ins w:id="453" w:author="PR Preview" w:date="2026-01-01T00:00:00Z">
        <w:r>
          <w:t xml:space="preserve"> </w:t>
        </w:r>
      </w:ins>
      <w:hyperlink w:anchor="cor-residual-prediction-error">
        <w:ins w:id="454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says.</w:t>
        </w:r>
      </w:ins>
    </w:p>
    <w:bookmarkEnd w:id="20"/>
    <w:bookmarkStart w:id="22" w:name="rem-prediction-error"/>
    <w:p>
      <w:pPr>
        <w:pStyle w:val="BodyText"/>
      </w:pPr>
      <w:ins w:id="457" w:author="PR Preview" w:date="2026-01-01T00:00:00Z">
        <w:r>
          <w:rPr>
            <w:i/>
            <w:iCs/>
          </w:rPr>
          <w:t xml:space="preserve">Remark 1</w:t>
        </w:r>
      </w:ins>
      <w:ins w:id="458" w:author="PR Preview" w:date="2026-01-01T00:00:00Z">
        <w:r>
          <w:t xml:space="preserve"> (Prediction errors and residuals). </w:t>
        </w:r>
      </w:ins>
      <w:ins w:id="459" w:author="PR Preview" w:date="2026-01-01T00:00:00Z">
        <w:r>
          <w:t xml:space="preserve">The prediction in</w:t>
        </w:r>
      </w:ins>
      <w:ins w:id="460" w:author="PR Preview" w:date="2026-01-01T00:00:00Z">
        <w:r>
          <w:t xml:space="preserve"> </w:t>
        </w:r>
      </w:ins>
      <w:hyperlink w:anchor="def-prediction-error">
        <w:ins w:id="4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can be a</w:t>
        </w:r>
      </w:ins>
      <w:ins w:id="464" w:author="PR Preview" w:date="2026-01-01T00:00:00Z">
        <w:r>
          <w:t xml:space="preserve"> </w:t>
        </w:r>
      </w:ins>
      <w:hyperlink w:anchor="def-fitted-value">
        <w:ins w:id="465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for an observation used to fit the model,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or a prediction for an observation that was not used to fit the model.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Prediction error is oriented the same way as</w:t>
        </w:r>
      </w:ins>
      <w:ins w:id="473" w:author="PR Preview" w:date="2026-01-01T00:00:00Z">
        <w:r>
          <w:t xml:space="preserve"> </w:t>
        </w:r>
      </w:ins>
      <w:hyperlink r:id="rId21">
        <w:ins w:id="474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475" w:author="PR Preview" w:date="2026-01-01T00:00:00Z">
        <w:r>
          <w:t xml:space="preserve">: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estimate minus true value.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ins w:id="478" w:author="PR Preview" w:date="2026-01-01T00:00:00Z">
        <w:r>
          <w:t xml:space="preserve">For an observation used to fit the model,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the prediction error is the negative of the residual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(</w:t>
        </w:r>
      </w:ins>
      <w:hyperlink w:anchor="thm-prediction-error-residual">
        <w:ins w:id="4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84" w:author="PR Preview" w:date="2026-01-01T00:00:00Z">
        <w:r>
          <w:t xml:space="preserve">),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so the two differ only in orientation.</w:t>
        </w:r>
      </w:ins>
    </w:p>
    <w:bookmarkEnd w:id="22"/>
    <w:bookmarkEnd w:id="23"/>
    <w:bookmarkStart w:id="35" w:name="sec-prediction-mse"/>
    <w:p>
      <w:pPr>
        <w:pStyle w:val="Heading2"/>
      </w:pPr>
      <w:ins w:id="487" w:author="PR Preview" w:date="2026-01-01T00:00:00Z">
        <w:r>
          <w:t xml:space="preserve">2 Mean squared error of predictions</w:t>
        </w:r>
      </w:ins>
    </w:p>
    <w:bookmarkStart w:id="24" w:name="def-prediction-mse"/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Definition 5 (Mean squared error of predictions)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rPr>
            <w:b/>
            <w:bCs/>
          </w:rPr>
          <w:t xml:space="preserve">mean squared error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of predictions</w:t>
        </w:r>
      </w:ins>
      <w:ins w:id="49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of observed outcomes</w:t>
        </w:r>
      </w:ins>
      <w:ins w:id="4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the mean of their squared</w:t>
        </w:r>
      </w:ins>
      <w:ins w:id="501" w:author="PR Preview" w:date="2026-01-01T00:00:00Z">
        <w:r>
          <w:t xml:space="preserve"> </w:t>
        </w:r>
      </w:ins>
      <w:hyperlink w:anchor="def-prediction-error">
        <w:ins w:id="502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5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4"/>
    <w:bookmarkStart w:id="28" w:name="rem-prediction-mse"/>
    <w:p>
      <w:pPr>
        <w:pStyle w:val="FirstParagraph"/>
      </w:pPr>
      <w:ins w:id="504" w:author="PR Preview" w:date="2026-01-01T00:00:00Z">
        <w:r>
          <w:rPr>
            <w:i/>
            <w:iCs/>
          </w:rPr>
          <w:t xml:space="preserve">Remark 2</w:t>
        </w:r>
      </w:ins>
      <w:ins w:id="505" w:author="PR Preview" w:date="2026-01-01T00:00:00Z">
        <w:r>
          <w:t xml:space="preserve"> (Prediction MSE, estimator MSE and RSS). </w:t>
        </w:r>
      </w:ins>
      <w:hyperlink w:anchor="def-prediction-mse">
        <w:ins w:id="50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averages squared errors over observations,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where the</w:t>
        </w:r>
      </w:ins>
      <w:ins w:id="511" w:author="PR Preview" w:date="2026-01-01T00:00:00Z">
        <w:r>
          <w:t xml:space="preserve"> </w:t>
        </w:r>
      </w:ins>
      <w:hyperlink r:id="rId25">
        <w:ins w:id="512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takes an expectation over repeated samples.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On the data used to fit the model,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mean squared error of the fitted values is the</w:t>
        </w:r>
      </w:ins>
      <w:ins w:id="519" w:author="PR Preview" w:date="2026-01-01T00:00:00Z">
        <w:r>
          <w:t xml:space="preserve"> </w:t>
        </w:r>
      </w:ins>
      <w:hyperlink r:id="rId26">
        <w:ins w:id="520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divided by</w:t>
        </w:r>
      </w:ins>
      <w:ins w:id="523" w:author="PR Preview" w:date="2026-01-01T00:00:00Z">
        <w:r>
          <w:t xml:space="preserve"> </w:t>
        </w:r>
      </w:ins>
      <m:oMath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r:id="rId27">
        <w:ins w:id="526" w:author="PR Preview" w:date="2026-01-01T00:00:00Z">
          <w:r>
            <w:rPr>
              <w:rStyle w:val="Hyperlink"/>
            </w:rPr>
            <w:t xml:space="preserve">mean squared error and RSS</w:t>
          </w:r>
        </w:ins>
      </w:hyperlink>
      <w:ins w:id="52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8"/>
    <w:bookmarkStart w:id="34" w:name="exm-fitted-residual-error"/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Example 3 (Fitted values, residuals, and prediction errors for three points)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Take the points</w:t>
        </w:r>
      </w:ins>
      <w:ins w:id="5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 the line with</w:t>
        </w:r>
      </w:ins>
      <w:ins w:id="53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and</w:t>
        </w:r>
      </w:ins>
      <w:ins w:id="54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from</w:t>
        </w:r>
      </w:ins>
      <w:ins w:id="544" w:author="PR Preview" w:date="2026-01-01T00:00:00Z">
        <w:r>
          <w:t xml:space="preserve"> </w:t>
        </w:r>
      </w:ins>
      <w:hyperlink r:id="rId29">
        <w:ins w:id="545" w:author="PR Preview" w:date="2026-01-01T00:00:00Z">
          <w:r>
            <w:rPr>
              <w:rStyle w:val="Hyperlink"/>
            </w:rPr>
            <w:t xml:space="preserve">the residual sum of squares example</w:t>
          </w:r>
        </w:ins>
      </w:hyperlink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and treat the line as the fitted model.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ins w:id="549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shows the observed outcomes,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 fitted values on the line,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 the residual of the second point.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3"/>
        </w:tc>
      </w:tr>
    </w:tbl>
    <w:p>
      <w:pPr>
        <w:pStyle w:val="BodyText"/>
      </w:pPr>
      <w:ins w:id="556" w:author="PR Preview" w:date="2026-01-01T00:00:00Z">
        <w:r>
          <w:t xml:space="preserve">The mean squared error of these predictions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57" w:author="PR Preview" w:date="2026-01-01T00:00:00Z">
        <w:r>
          <w:t xml:space="preserve">the residual sum of squares,</w:t>
        </w:r>
      </w:ins>
      <w:ins w:id="558" w:author="PR Preview" w:date="2026-01-01T00:00:00Z">
        <w:r>
          <w:t xml:space="preserve"> </w:t>
        </w:r>
      </w:ins>
      <m:oMath>
        <m:r>
          <m:t>0.25</m:t>
        </m:r>
      </m:oMath>
      <w:ins w:id="559" w:author="PR Preview" w:date="2026-01-01T00:00:00Z">
        <w:r>
          <w:t xml:space="preserve">, divided by</w:t>
        </w:r>
      </w:ins>
      <w:ins w:id="5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561" w:author="PR Preview" w:date="2026-01-01T00:00:00Z">
        <w:r>
          <w:t xml:space="preserve">.</w:t>
        </w:r>
      </w:ins>
    </w:p>
    <w:bookmarkEnd w:id="34"/>
    <w:bookmarkEnd w:id="35"/>
    <w:bookmarkStart w:id="44" w:name="sec-estimation-vs-prediction"/>
    <w:p>
      <w:pPr>
        <w:pStyle w:val="Heading2"/>
      </w:pPr>
      <w:ins w:id="562" w:author="PR Preview" w:date="2026-01-01T00:00:00Z">
        <w:r>
          <w:t xml:space="preserve">3 Estimation versus prediction</w:t>
        </w:r>
      </w:ins>
    </w:p>
    <w:bookmarkStart w:id="41" w:name="rem-estimation-vs-prediction"/>
    <w:p>
      <w:pPr>
        <w:pStyle w:val="FirstParagraph"/>
      </w:pPr>
      <w:ins w:id="563" w:author="PR Preview" w:date="2026-01-01T00:00:00Z">
        <w:r>
          <w:rPr>
            <w:i/>
            <w:iCs/>
          </w:rPr>
          <w:t xml:space="preserve">Remark 3</w:t>
        </w:r>
      </w:ins>
      <w:ins w:id="564" w:author="PR Preview" w:date="2026-01-01T00:00:00Z">
        <w:r>
          <w:t xml:space="preserve"> (Estimation versus prediction). </w:t>
        </w:r>
      </w:ins>
      <w:ins w:id="565" w:author="PR Preview" w:date="2026-01-01T00:00:00Z">
        <w:r>
          <w:t xml:space="preserve">Estimation and prediction both measure error as a signed difference,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and both summarize it with a mean squared error,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but they aim at different targets:</w:t>
        </w:r>
      </w:ins>
    </w:p>
    <w:p>
      <w:pPr>
        <w:pStyle w:val="Compact"/>
        <w:numPr>
          <w:ilvl w:val="0"/>
          <w:numId w:val="1001"/>
        </w:numPr>
      </w:pPr>
      <w:ins w:id="570" w:author="PR Preview" w:date="2026-01-01T00:00:00Z">
        <w:r>
          <w:rPr>
            <w:b/>
            <w:bCs/>
          </w:rPr>
          <w:t xml:space="preserve">Target.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</w:t>
        </w:r>
      </w:ins>
      <w:ins w:id="573" w:author="PR Preview" w:date="2026-01-01T00:00:00Z">
        <w:r>
          <w:t xml:space="preserve"> </w:t>
        </w:r>
      </w:ins>
      <w:hyperlink r:id="rId36">
        <w:ins w:id="574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aims at a fixed, unknown</w:t>
        </w:r>
      </w:ins>
      <w:ins w:id="577" w:author="PR Preview" w:date="2026-01-01T00:00:00Z">
        <w:r>
          <w:t xml:space="preserve"> </w:t>
        </w:r>
      </w:ins>
      <w:hyperlink r:id="rId37">
        <w:ins w:id="578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579" w:author="PR Preview" w:date="2026-01-01T00:00:00Z">
        <w:r>
          <w:t xml:space="preserve">.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</w:t>
        </w:r>
      </w:ins>
      <w:ins w:id="582" w:author="PR Preview" w:date="2026-01-01T00:00:00Z">
        <w:r>
          <w:t xml:space="preserve"> </w:t>
        </w:r>
      </w:ins>
      <w:hyperlink w:anchor="def-prediction">
        <w:ins w:id="58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aims at an outcome</w:t>
        </w:r>
      </w:ins>
      <w:ins w:id="586" w:author="PR Preview" w:date="2026-01-01T00:00:00Z">
        <w:r>
          <w:t xml:space="preserve"> </w:t>
        </w:r>
      </w:ins>
      <m:oMath>
        <m:r>
          <m:t>y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which is a random quantity even when the model is known exactly.</w:t>
        </w:r>
      </w:ins>
    </w:p>
    <w:p>
      <w:pPr>
        <w:pStyle w:val="Compact"/>
        <w:numPr>
          <w:ilvl w:val="0"/>
          <w:numId w:val="1001"/>
        </w:numPr>
      </w:pPr>
      <w:ins w:id="590" w:author="PR Preview" w:date="2026-01-01T00:00:00Z">
        <w:r>
          <w:rPr>
            <w:b/>
            <w:bCs/>
          </w:rPr>
          <w:t xml:space="preserve">Error.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</w:t>
        </w:r>
      </w:ins>
      <w:ins w:id="593" w:author="PR Preview" w:date="2026-01-01T00:00:00Z">
        <w:r>
          <w:t xml:space="preserve"> </w:t>
        </w:r>
      </w:ins>
      <w:hyperlink r:id="rId21">
        <w:ins w:id="594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the estimate minus the estimand.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The</w:t>
        </w:r>
      </w:ins>
      <w:ins w:id="599" w:author="PR Preview" w:date="2026-01-01T00:00:00Z">
        <w:r>
          <w:t xml:space="preserve"> </w:t>
        </w:r>
      </w:ins>
      <w:hyperlink w:anchor="def-prediction-error">
        <w:ins w:id="60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is the prediction minus the outcome.</w:t>
        </w:r>
      </w:ins>
    </w:p>
    <w:p>
      <w:pPr>
        <w:pStyle w:val="Compact"/>
        <w:numPr>
          <w:ilvl w:val="0"/>
          <w:numId w:val="1001"/>
        </w:numPr>
      </w:pPr>
      <w:ins w:id="603" w:author="PR Preview" w:date="2026-01-01T00:00:00Z">
        <w:r>
          <w:rPr>
            <w:b/>
            <w:bCs/>
          </w:rPr>
          <w:t xml:space="preserve">Mean squared error.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The</w:t>
        </w:r>
      </w:ins>
      <w:ins w:id="606" w:author="PR Preview" w:date="2026-01-01T00:00:00Z">
        <w:r>
          <w:t xml:space="preserve"> </w:t>
        </w:r>
      </w:ins>
      <w:hyperlink r:id="rId38">
        <w:ins w:id="607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 an expectation over repeated samples.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The</w:t>
        </w:r>
      </w:ins>
      <w:ins w:id="612" w:author="PR Preview" w:date="2026-01-01T00:00:00Z">
        <w:r>
          <w:t xml:space="preserve"> </w:t>
        </w:r>
      </w:ins>
      <w:hyperlink w:anchor="def-prediction-mse">
        <w:ins w:id="613" w:author="PR Preview" w:date="2026-01-01T00:00:00Z">
          <w:r>
            <w:rPr>
              <w:rStyle w:val="Hyperlink"/>
            </w:rPr>
            <w:t xml:space="preserve">mean squared error of predictions</w:t>
          </w:r>
        </w:ins>
      </w:hyperlink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is an average over observations.</w:t>
        </w:r>
      </w:ins>
    </w:p>
    <w:p>
      <w:pPr>
        <w:pStyle w:val="Compact"/>
        <w:numPr>
          <w:ilvl w:val="0"/>
          <w:numId w:val="1001"/>
        </w:numPr>
      </w:pPr>
      <w:ins w:id="616" w:author="PR Preview" w:date="2026-01-01T00:00:00Z">
        <w:r>
          <w:rPr>
            <w:b/>
            <w:bCs/>
          </w:rPr>
          <w:t xml:space="preserve">What cannot be removed.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The error of a consistent estimator shrinks toward zero as the sample grows.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 prediction’s expected squared error cannot fall below the</w:t>
        </w:r>
      </w:ins>
      <w:ins w:id="621" w:author="PR Preview" w:date="2026-01-01T00:00:00Z">
        <w:r>
          <w:t xml:space="preserve"> </w:t>
        </w:r>
      </w:ins>
      <w:hyperlink r:id="rId39">
        <w:ins w:id="622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variance of the outcome around its conditional mean.</w:t>
        </w:r>
      </w:ins>
    </w:p>
    <w:p>
      <w:pPr>
        <w:pStyle w:val="FirstParagraph"/>
      </w:pPr>
      <w:hyperlink r:id="rId40">
        <w:ins w:id="626" w:author="PR Preview" w:date="2026-01-01T00:00:00Z">
          <w:r>
            <w:rPr>
              <w:rStyle w:val="Hyperlink"/>
            </w:rPr>
            <w:t xml:space="preserve">Validating Predictions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estimates the prediction error on new observations.</w:t>
        </w:r>
      </w:ins>
    </w:p>
    <w:bookmarkEnd w:id="41"/>
    <w:bookmarkStart w:id="43" w:name="refs"/>
    <w:bookmarkStart w:id="42" w:name="ref-hosmer1989applied"/>
    <w:p>
      <w:pPr>
        <w:pStyle w:val="Bibliography"/>
      </w:pPr>
      <w:ins w:id="629" w:author="PR Preview" w:date="2026-01-01T00:00:00Z">
        <w:r>
          <w:t xml:space="preserve">Hosmer, David W., and Stanley Lemeshow. 1989.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rPr>
            <w:i/>
            <w:iCs/>
          </w:rPr>
          <w:t xml:space="preserve">Applied Logistic Regression</w:t>
        </w:r>
      </w:ins>
      <w:ins w:id="632" w:author="PR Preview" w:date="2026-01-01T00:00:00Z">
        <w:r>
          <w:t xml:space="preserve">. Wiley.</w:t>
        </w:r>
      </w:ins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6" Type="http://schemas.openxmlformats.org/officeDocument/2006/relationships/hyperlink" Target="correlation-regression.qmd#def-rss" TargetMode="External"/><Relationship Id="rId29" Type="http://schemas.openxmlformats.org/officeDocument/2006/relationships/hyperlink" Target="correlation-regression.qmd#exm-rss" TargetMode="External"/><Relationship Id="rId27" Type="http://schemas.openxmlformats.org/officeDocument/2006/relationships/hyperlink" Target="correlation-regression.qmd#thm-mse-rss" TargetMode="External"/><Relationship Id="rId19" Type="http://schemas.openxmlformats.org/officeDocument/2006/relationships/hyperlink" Target="data/birthwt.csv" TargetMode="External"/><Relationship Id="rId37" Type="http://schemas.openxmlformats.org/officeDocument/2006/relationships/hyperlink" Target="estimation.qmd#def-estimand" TargetMode="External"/><Relationship Id="rId36" Type="http://schemas.openxmlformats.org/officeDocument/2006/relationships/hyperlink" Target="estimation.qmd#def-estimate" TargetMode="External"/><Relationship Id="rId21" Type="http://schemas.openxmlformats.org/officeDocument/2006/relationships/hyperlink" Target="estimation.qmd#def-estimation-error" TargetMode="External"/><Relationship Id="rId25" Type="http://schemas.openxmlformats.org/officeDocument/2006/relationships/hyperlink" Target="estimation.qmd#def-mse" TargetMode="External"/><Relationship Id="rId38" Type="http://schemas.openxmlformats.org/officeDocument/2006/relationships/hyperlink" Target="estimation.qmd#mean-squared-error" TargetMode="External"/><Relationship Id="rId18" Type="http://schemas.openxmlformats.org/officeDocument/2006/relationships/hyperlink" Target="https://cran.r-project.org/package=MASS" TargetMode="External"/><Relationship Id="rId40" Type="http://schemas.openxmlformats.org/officeDocument/2006/relationships/hyperlink" Target="model-validation.qmd" TargetMode="External"/><Relationship Id="rId39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orrelation-regression.qmd#def-rss" TargetMode="External"/><Relationship Id="rId29" Type="http://schemas.openxmlformats.org/officeDocument/2006/relationships/hyperlink" Target="correlation-regression.qmd#exm-rss" TargetMode="External"/><Relationship Id="rId27" Type="http://schemas.openxmlformats.org/officeDocument/2006/relationships/hyperlink" Target="correlation-regression.qmd#thm-mse-rss" TargetMode="External"/><Relationship Id="rId19" Type="http://schemas.openxmlformats.org/officeDocument/2006/relationships/hyperlink" Target="data/birthwt.csv" TargetMode="External"/><Relationship Id="rId37" Type="http://schemas.openxmlformats.org/officeDocument/2006/relationships/hyperlink" Target="estimation.qmd#def-estimand" TargetMode="External"/><Relationship Id="rId36" Type="http://schemas.openxmlformats.org/officeDocument/2006/relationships/hyperlink" Target="estimation.qmd#def-estimate" TargetMode="External"/><Relationship Id="rId21" Type="http://schemas.openxmlformats.org/officeDocument/2006/relationships/hyperlink" Target="estimation.qmd#def-estimation-error" TargetMode="External"/><Relationship Id="rId25" Type="http://schemas.openxmlformats.org/officeDocument/2006/relationships/hyperlink" Target="estimation.qmd#def-mse" TargetMode="External"/><Relationship Id="rId38" Type="http://schemas.openxmlformats.org/officeDocument/2006/relationships/hyperlink" Target="estimation.qmd#mean-squared-error" TargetMode="External"/><Relationship Id="rId18" Type="http://schemas.openxmlformats.org/officeDocument/2006/relationships/hyperlink" Target="https://cran.r-project.org/package=MASS" TargetMode="External"/><Relationship Id="rId40" Type="http://schemas.openxmlformats.org/officeDocument/2006/relationships/hyperlink" Target="model-validation.qmd" TargetMode="External"/><Relationship Id="rId39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2026-10-15T07:32:10Z</dcterms:created>
  <dcterms:modified xsi:type="dcterms:W3CDTF">2026-10-15T07:32:10Z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