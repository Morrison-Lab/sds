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BodyText"/>
      </w:pPr>
      <w:del w:id="14" w:author="PR Preview" w:date="2026-01-01T00:00:00Z">
        <w:r>
          <w:rPr>
            <w:i/>
            <w:iCs/>
          </w:rPr>
          <w:delText xml:space="preserve">Remark 5</w:delText>
        </w:r>
      </w:del>
      <w:del w:id="15" w:author="PR Preview" w:date="2026-01-01T00:00:00Z">
        <w:r>
          <w:delText xml:space="preserve"> (Standardized values have no units). </w:delText>
        </w:r>
      </w:del>
      <w:del w:id="16" w:author="PR Preview" w:date="2026-01-01T00:00:00Z">
        <w:r>
          <w:delText xml:space="preserve">In</w:delText>
        </w:r>
      </w:del>
      <w:del w:id="17" w:author="PR Preview" w:date="2026-01-01T00:00:00Z">
        <w:r>
          <w:delText xml:space="preserve"> </w:delText>
        </w:r>
      </w:del>
      <w:hyperlink w:anchor="exr-standardize">
        <w:del w:id="18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standardized value of a cholesterol of 250 mg/dL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number of sample standard deviations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between 250 and the sample mean.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Standardizing puts variables measured in different units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on a comparable scale.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example, a salary in dollars and an age in years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both become unitless numbers of standard deviations.</w:delText>
        </w:r>
      </w:del>
    </w:p>
    <w:p>
      <w:pPr>
        <w:pStyle w:val="FirstParagraph"/>
      </w:pPr>
      <w:ins w:id="34" w:author="PR Preview" w:date="2026-01-01T00:00:00Z">
        <w:r>
          <w:rPr>
            <w:i/>
            <w:iCs/>
          </w:rPr>
          <w:t xml:space="preserve">Remark 5</w:t>
        </w:r>
      </w:ins>
      <w:ins w:id="35" w:author="PR Preview" w:date="2026-01-01T00:00:00Z">
        <w:r>
          <w:t xml:space="preserve"> (Source: Standardization). </w:t>
        </w:r>
      </w:ins>
      <w:ins w:id="36" w:author="PR Preview" w:date="2026-01-01T00:00:00Z">
        <w:r>
          <w:t xml:space="preserve">James et al. (2021, sec. 4.7.6, p. 183)</w:t>
        </w:r>
      </w:ins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Géron (2017, ch. 2)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describes the same operation but says it divides by the variance;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standard deviation is used here, as in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James et al. (2021)</w:t>
        </w:r>
      </w:ins>
      <w:ins w:id="46" w:author="PR Preview" w:date="2026-01-01T00:00:00Z">
        <w:r>
          <w:t xml:space="preserve">.</w:t>
        </w:r>
      </w:ins>
    </w:p>
    <w:bookmarkEnd w:id="123"/>
    <w:bookmarkStart w:id="124" w:name="rem-standardization-units"/>
    <w:p>
      <w:pPr>
        <w:pStyle w:val="BodyText"/>
      </w:pPr>
      <w:ins w:id="47" w:author="PR Preview" w:date="2026-01-01T00:00:00Z">
        <w:r>
          <w:rPr>
            <w:i/>
            <w:iCs/>
          </w:rPr>
          <w:t xml:space="preserve">Remark 6</w:t>
        </w:r>
      </w:ins>
      <w:ins w:id="48" w:author="PR Preview" w:date="2026-01-01T00:00:00Z">
        <w:r>
          <w:t xml:space="preserve"> (Standardized values have no units). </w:t>
        </w:r>
      </w:ins>
      <w:ins w:id="49" w:author="PR Preview" w:date="2026-01-01T00:00:00Z">
        <w:r>
          <w:t xml:space="preserve">In</w:t>
        </w:r>
      </w:ins>
      <w:ins w:id="50" w:author="PR Preview" w:date="2026-01-01T00:00:00Z">
        <w:r>
          <w:t xml:space="preserve"> </w:t>
        </w:r>
      </w:ins>
      <w:hyperlink w:anchor="exr-standardize">
        <w:ins w:id="51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standardized value of a cholesterol of 250 mg/dL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 number of sample standard deviations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between 250 and the sample mean.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Standardizing puts variables measured in different units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on a comparable scale.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For example, a salary in dollars and an age in years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both become unitless numbers of standard deviations.</w:t>
        </w:r>
      </w:ins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ins w:id="67" w:author="PR Preview" w:date="2026-01-01T00:00:00Z">
        <w:r>
          <w:rPr>
            <w:i/>
            <w:iCs/>
          </w:rPr>
          <w:t xml:space="preserve">Remark 7</w:t>
        </w:r>
      </w:ins>
      <w:ins w:id="68" w:author="PR Preview" w:date="2026-01-01T00:00:00Z">
        <w:r>
          <w:t xml:space="preserve"> (Source: Standardized values have mean 0 and standard deviation 1). </w:t>
        </w:r>
      </w:ins>
      <w:ins w:id="69" w:author="PR Preview" w:date="2026-01-01T00:00:00Z">
        <w:r>
          <w:t xml:space="preserve">Stated for the standardized Caravan variables in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James et al. (2021, sec. 4.7.6, p. 183)</w:t>
        </w:r>
      </w:ins>
      <w:ins w:id="72" w:author="PR Preview" w:date="2026-01-01T00:00:00Z">
        <w:r>
          <w:t xml:space="preserve">;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proof is the elementary calculation.</w:t>
        </w:r>
      </w:ins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BodyText"/>
      </w:pPr>
      <w:del w:id="75" w:author="PR Preview" w:date="2026-01-01T00:00:00Z">
        <w:r>
          <w:rPr>
            <w:i/>
            <w:iCs/>
          </w:rPr>
          <w:delText xml:space="preserve">Remark 6</w:delText>
        </w:r>
      </w:del>
      <w:del w:id="76" w:author="PR Preview" w:date="2026-01-01T00:00:00Z">
        <w:r>
          <w:delText xml:space="preserve"> (Min-max scaling and outliers). </w:delText>
        </w:r>
      </w:del>
      <w:del w:id="77" w:author="PR Preview" w:date="2026-01-01T00:00:00Z">
        <w:r>
          <w:delText xml:space="preserve">Every min-max scaled value lies in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9" w:author="PR Preview" w:date="2026-01-01T00:00:00Z">
        <w:r>
          <w:delText xml:space="preserve">: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the minimum maps to</w:delText>
        </w:r>
      </w:del>
      <w:del w:id="82" w:author="PR Preview" w:date="2026-01-01T00:00:00Z">
        <w:r>
          <w:delText xml:space="preserve"> </w:delText>
        </w:r>
      </w:del>
      <m:oMath>
        <m:r>
          <m:t>0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and the maximum maps to</w:delText>
        </w:r>
      </w:del>
      <w:del w:id="85" w:author="PR Preview" w:date="2026-01-01T00:00:00Z">
        <w:r>
          <w:delText xml:space="preserve"> </w:delText>
        </w:r>
      </w:del>
      <m:oMath>
        <m:r>
          <m:t>1</m:t>
        </m:r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example, if median incomes range from 0 to 15,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 income of 0 maps to</w:delText>
        </w:r>
      </w:del>
      <w:del w:id="91" w:author="PR Preview" w:date="2026-01-01T00:00:00Z">
        <w:r>
          <w:delText xml:space="preserve"> </w:delText>
        </w:r>
      </w:del>
      <m:oMath>
        <m:r>
          <m:t>0</m:t>
        </m:r>
      </m:oMath>
      <w:del w:id="92" w:author="PR Preview" w:date="2026-01-01T00:00:00Z">
        <w:r>
          <w:delText xml:space="preserve">, and an income of 15 maps to</w:delText>
        </w:r>
      </w:del>
      <w:del w:id="93" w:author="PR Preview" w:date="2026-01-01T00:00:00Z">
        <w:r>
          <w:delText xml:space="preserve"> </w:delText>
        </w:r>
      </w:del>
      <m:oMath>
        <m:r>
          <m:t>1</m:t>
        </m:r>
      </m:oMath>
      <w:del w:id="94" w:author="PR Preview" w:date="2026-01-01T00:00:00Z">
        <w:r>
          <w:delText xml:space="preserve">.</w:delText>
        </w:r>
      </w:del>
    </w:p>
    <w:p>
      <w:pPr>
        <w:pStyle w:val="FirstParagraph"/>
      </w:pPr>
      <w:ins w:id="95" w:author="PR Preview" w:date="2026-01-01T00:00:00Z">
        <w:r>
          <w:rPr>
            <w:i/>
            <w:iCs/>
          </w:rPr>
          <w:t xml:space="preserve">Remark 8</w:t>
        </w:r>
      </w:ins>
      <w:ins w:id="96" w:author="PR Preview" w:date="2026-01-01T00:00:00Z">
        <w:r>
          <w:t xml:space="preserve"> (Source: Min-max scaling). </w:t>
        </w:r>
      </w:ins>
      <w:ins w:id="97" w:author="PR Preview" w:date="2026-01-01T00:00:00Z">
        <w:r>
          <w:t xml:space="preserve">Géron (2017, ch. 2)</w:t>
        </w:r>
      </w:ins>
      <w:ins w:id="98" w:author="PR Preview" w:date="2026-01-01T00:00:00Z">
        <w:r>
          <w:t xml:space="preserve">.</w:t>
        </w:r>
      </w:ins>
    </w:p>
    <w:bookmarkEnd w:id="129"/>
    <w:bookmarkStart w:id="130" w:name="rem-min-max-outliers"/>
    <w:p>
      <w:pPr>
        <w:pStyle w:val="BodyText"/>
      </w:pPr>
      <w:ins w:id="99" w:author="PR Preview" w:date="2026-01-01T00:00:00Z">
        <w:r>
          <w:rPr>
            <w:i/>
            <w:iCs/>
          </w:rPr>
          <w:t xml:space="preserve">Remark 9</w:t>
        </w:r>
      </w:ins>
      <w:ins w:id="100" w:author="PR Preview" w:date="2026-01-01T00:00:00Z">
        <w:r>
          <w:t xml:space="preserve"> (Min-max scaling and outliers). </w:t>
        </w:r>
      </w:ins>
      <w:ins w:id="101" w:author="PR Preview" w:date="2026-01-01T00:00:00Z">
        <w:r>
          <w:t xml:space="preserve">Every min-max scaled value lies in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3" w:author="PR Preview" w:date="2026-01-01T00:00:00Z">
        <w:r>
          <w:t xml:space="preserve">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 minimum maps to</w:t>
        </w:r>
      </w:ins>
      <w:ins w:id="106" w:author="PR Preview" w:date="2026-01-01T00:00:00Z">
        <w:r>
          <w:t xml:space="preserve"> </w:t>
        </w:r>
      </w:ins>
      <m:oMath>
        <m:r>
          <m:t>0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the maximum maps to</w:t>
        </w:r>
      </w:ins>
      <w:ins w:id="109" w:author="PR Preview" w:date="2026-01-01T00:00:00Z">
        <w:r>
          <w:t xml:space="preserve"> </w:t>
        </w:r>
      </w:ins>
      <m:oMath>
        <m:r>
          <m:t>1</m:t>
        </m:r>
      </m:oMath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 example, if median incomes range from 0 to 15,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 income of 0 maps to</w:t>
        </w:r>
      </w:ins>
      <w:ins w:id="115" w:author="PR Preview" w:date="2026-01-01T00:00:00Z">
        <w:r>
          <w:t xml:space="preserve"> </w:t>
        </w:r>
      </w:ins>
      <m:oMath>
        <m:r>
          <m:t>0</m:t>
        </m:r>
      </m:oMath>
      <w:ins w:id="116" w:author="PR Preview" w:date="2026-01-01T00:00:00Z">
        <w:r>
          <w:t xml:space="preserve">, and an income of 15 maps to</w:t>
        </w:r>
      </w:ins>
      <w:ins w:id="117" w:author="PR Preview" w:date="2026-01-01T00:00:00Z">
        <w:r>
          <w:t xml:space="preserve"> </w:t>
        </w:r>
      </w:ins>
      <m:oMath>
        <m:r>
          <m:t>1</m:t>
        </m:r>
      </m:oMath>
      <w:ins w:id="118" w:author="PR Preview" w:date="2026-01-01T00:00:00Z">
        <w:r>
          <w:t xml:space="preserve">.</w:t>
        </w:r>
      </w:ins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9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0"/>
    <w:bookmarkStart w:id="14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9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9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2026-10-15T19:50:09Z</dcterms:created>
  <dcterms:modified xsi:type="dcterms:W3CDTF">2026-10-15T19:50:09Z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