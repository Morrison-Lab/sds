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sol-loocv">
        <w:del w:id="47" w:author="PR Preview" w:date="2026-01-01T00:00:00Z">
          <w:r>
            <w:rPr>
              <w:rStyle w:val="Hyperlink"/>
            </w:rPr>
            <w:delText xml:space="preserve">Solution 9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sol-loocv">
        <w:ins w:id="95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81" Type="http://schemas.openxmlformats.org/officeDocument/2006/relationships/image" Target="media/rId181.png"/><Relationship Id="rId248" Type="http://schemas.openxmlformats.org/officeDocument/2006/relationships/image" Target="media/rId248.png"/><Relationship Id="rId100" Type="http://schemas.openxmlformats.org/officeDocument/2006/relationships/image" Target="media/rId100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39" Type="http://schemas.openxmlformats.org/officeDocument/2006/relationships/image" Target="media/rId139.png"/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8" Type="http://schemas.openxmlformats.org/officeDocument/2006/relationships/hyperlink" Target="correlation-regression.qmd#def-ols" TargetMode="External"/><Relationship Id="rId198" Type="http://schemas.openxmlformats.org/officeDocument/2006/relationships/hyperlink" Target="correlation-regression.qmd#def-slr-covariate-vector" TargetMode="External"/><Relationship Id="rId212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estimation.qmd#def-SE" TargetMode="External"/><Relationship Id="rId70" Type="http://schemas.openxmlformats.org/officeDocument/2006/relationships/hyperlink" Target="estimation.qmd#def-bias" TargetMode="External"/><Relationship Id="rId233" Type="http://schemas.openxmlformats.org/officeDocument/2006/relationships/hyperlink" Target="exploratory-descriptive.qmd#def-sample-sd" TargetMode="External"/><Relationship Id="rId258" Type="http://schemas.openxmlformats.org/officeDocument/2006/relationships/hyperlink" Target="exploratory-descriptive.qmd#def-standardization" TargetMode="External"/><Relationship Id="rId262" Type="http://schemas.openxmlformats.org/officeDocument/2006/relationships/hyperlink" Target="https://doi.org/10.1007/978-0-387-84858-7" TargetMode="External"/><Relationship Id="rId264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3" Type="http://schemas.openxmlformats.org/officeDocument/2006/relationships/hyperlink" Target="https://morrison-lab.github.io/pds/expectation.html#def-loss-function" TargetMode="External"/><Relationship Id="rId82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79" Type="http://schemas.openxmlformats.org/officeDocument/2006/relationships/hyperlink" Target="https://morrison-lab.github.io/pds/expectation.html#thm-linearity-expectation" TargetMode="External"/><Relationship Id="rId76" Type="http://schemas.openxmlformats.org/officeDocument/2006/relationships/hyperlink" Target="https://morrison-lab.github.io/pds/variance-covariance.html#def-variance" TargetMode="External"/><Relationship Id="rId80" Type="http://schemas.openxmlformats.org/officeDocument/2006/relationships/hyperlink" Target="https://morrison-lab.github.io/pds/variance-covariance.html#thm-variance" TargetMode="External"/><Relationship Id="rId266" Type="http://schemas.openxmlformats.org/officeDocument/2006/relationships/hyperlink" Target="https://www.gastonsanchez.com/matrix4sl/" TargetMode="External"/><Relationship Id="rId203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2026-10-15T08:16:19Z</dcterms:created>
  <dcterms:modified xsi:type="dcterms:W3CDTF">2026-10-15T08:16:19Z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