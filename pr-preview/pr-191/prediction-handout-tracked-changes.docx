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del w:id="1" w:author="PR Preview" w:date="2026-01-01T00:00:00Z">
        <w:r>
          <w:delText xml:space="preserve">Last modified: 2026-10-15 00:58:20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00:58:41 (PDT)</w:t>
        </w:r>
      </w:ins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0"/>
    <w:bookmarkStart w:id="12" w:name="rem-why-cond-mean"/>
    <w:p>
      <w:pPr>
        <w:pStyle w:val="FirstParagraph"/>
      </w:pPr>
      <w:ins w:id="3" w:author="PR Preview" w:date="2026-01-01T00:00:00Z">
        <w:r>
          <w:rPr>
            <w:i/>
            <w:iCs/>
          </w:rPr>
          <w:t xml:space="preserve">Remark 1</w:t>
        </w:r>
      </w:ins>
      <w:ins w:id="4" w:author="PR Preview" w:date="2026-01-01T00:00:00Z">
        <w:r>
          <w:t xml:space="preserve"> (Why the estimated conditional mean is the usual prediction). </w:t>
        </w:r>
      </w:ins>
      <w:ins w:id="5" w:author="PR Preview" w:date="2026-01-01T00:00:00Z">
        <w:r>
          <w:t xml:space="preserve">The prediction in</w:t>
        </w:r>
      </w:ins>
      <w:ins w:id="6" w:author="PR Preview" w:date="2026-01-01T00:00:00Z">
        <w:r>
          <w:t xml:space="preserve"> </w:t>
        </w:r>
      </w:ins>
      <w:hyperlink w:anchor="exm-prediction-cond-mean">
        <w:ins w:id="7" w:author="PR Preview" w:date="2026-01-01T00:00:00Z">
          <w:r>
            <w:rPr>
              <w:rStyle w:val="Hyperlink"/>
            </w:rPr>
            <w:t xml:space="preserve">Example 1</w:t>
          </w:r>
        </w:ins>
      </w:hyperlink>
      <w:ins w:id="8" w:author="PR Preview" w:date="2026-01-01T00:00:00Z">
        <w:r>
          <w:t xml:space="preserve"> </w:t>
        </w:r>
      </w:ins>
      <w:ins w:id="9" w:author="PR Preview" w:date="2026-01-01T00:00:00Z">
        <w:r>
          <w:t xml:space="preserve">is chosen</w:t>
        </w:r>
      </w:ins>
      <w:ins w:id="10" w:author="PR Preview" w:date="2026-01-01T00:00:00Z">
        <w:r>
          <w:t xml:space="preserve"> </w:t>
        </w:r>
      </w:ins>
      <w:ins w:id="11" w:author="PR Preview" w:date="2026-01-01T00:00:00Z">
        <w:r>
          <w:t xml:space="preserve">because the conditional mean is the best possible prediction under squared error loss.</w:t>
        </w:r>
      </w:ins>
      <w:ins w:id="12" w:author="PR Preview" w:date="2026-01-01T00:00:00Z">
        <w:r>
          <w:t xml:space="preserve"> </w:t>
        </w:r>
      </w:ins>
      <w:ins w:id="13" w:author="PR Preview" w:date="2026-01-01T00:00:00Z">
        <w:r>
          <w:t xml:space="preserve">Among all functions</w:t>
        </w:r>
      </w:ins>
      <w:ins w:id="14" w:author="PR Preview" w:date="2026-01-01T00:00:00Z">
        <w:r>
          <w:t xml:space="preserve"> </w:t>
        </w:r>
      </w:ins>
      <m:oMath>
        <m:r>
          <m:t>h</m:t>
        </m:r>
      </m:oMath>
      <w:ins w:id="15" w:author="PR Preview" w:date="2026-01-01T00:00:00Z">
        <w:r>
          <w:t xml:space="preserve"> </w:t>
        </w:r>
      </w:ins>
      <w:ins w:id="16" w:author="PR Preview" w:date="2026-01-01T00:00:00Z">
        <w:r>
          <w:t xml:space="preserve">of the covariate,</w:t>
        </w:r>
      </w:ins>
      <w:ins w:id="17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ins w:id="18" w:author="PR Preview" w:date="2026-01-01T00:00:00Z">
        <w:r>
          <w:t xml:space="preserve"> </w:t>
        </w:r>
      </w:ins>
      <w:ins w:id="19" w:author="PR Preview" w:date="2026-01-01T00:00:00Z">
        <w:r>
          <w:t xml:space="preserve">has the smallest expected squared error</w:t>
        </w:r>
      </w:ins>
      <w:ins w:id="20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ins w:id="21" w:author="PR Preview" w:date="2026-01-01T00:00:00Z">
        <w:r>
          <w:t xml:space="preserve"> </w:t>
        </w:r>
      </w:ins>
      <w:ins w:id="22" w:author="PR Preview" w:date="2026-01-01T00:00:00Z">
        <w:r>
          <w:t xml:space="preserve">(</w:t>
        </w:r>
      </w:ins>
      <w:hyperlink r:id="rId11">
        <w:ins w:id="23" w:author="PR Preview" w:date="2026-01-01T00:00:00Z">
          <w:r>
            <w:rPr>
              <w:rStyle w:val="Hyperlink"/>
            </w:rPr>
            <w:t xml:space="preserve">conditional mean minimizes squared-error risk</w:t>
          </w:r>
        </w:ins>
      </w:hyperlink>
      <w:ins w:id="24" w:author="PR Preview" w:date="2026-01-01T00:00:00Z">
        <w:r>
          <w:t xml:space="preserve">).</w:t>
        </w:r>
      </w:ins>
      <w:ins w:id="25" w:author="PR Preview" w:date="2026-01-01T00:00:00Z">
        <w:r>
          <w:t xml:space="preserve"> </w:t>
        </w:r>
      </w:ins>
      <w:ins w:id="26" w:author="PR Preview" w:date="2026-01-01T00:00:00Z">
        <w:r>
          <w:t xml:space="preserve">The conditional mean is unknown,</w:t>
        </w:r>
      </w:ins>
      <w:ins w:id="27" w:author="PR Preview" w:date="2026-01-01T00:00:00Z">
        <w:r>
          <w:t xml:space="preserve"> </w:t>
        </w:r>
      </w:ins>
      <w:ins w:id="28" w:author="PR Preview" w:date="2026-01-01T00:00:00Z">
        <w:r>
          <w:t xml:space="preserve">so we estimate it from data and predict with the estimate.</w:t>
        </w:r>
      </w:ins>
    </w:p>
    <w:p>
      <w:pPr>
        <w:pStyle w:val="BodyText"/>
      </w:pPr>
      <w:ins w:id="29" w:author="PR Preview" w:date="2026-01-01T00:00:00Z">
        <w:r>
          <w:t xml:space="preserve">The target depends on the loss.</w:t>
        </w:r>
      </w:ins>
      <w:ins w:id="30" w:author="PR Preview" w:date="2026-01-01T00:00:00Z">
        <w:r>
          <w:t xml:space="preserve"> </w:t>
        </w:r>
      </w:ins>
      <w:ins w:id="31" w:author="PR Preview" w:date="2026-01-01T00:00:00Z">
        <w:r>
          <w:t xml:space="preserve">For absolute error loss, the best prediction is the conditional median instead,</w:t>
        </w:r>
      </w:ins>
      <w:ins w:id="32" w:author="PR Preview" w:date="2026-01-01T00:00:00Z">
        <w:r>
          <w:t xml:space="preserve"> </w:t>
        </w:r>
      </w:ins>
      <w:ins w:id="33" w:author="PR Preview" w:date="2026-01-01T00:00:00Z">
        <w:r>
          <w:t xml:space="preserve">and other losses have other targets</w:t>
        </w:r>
      </w:ins>
      <w:ins w:id="34" w:author="PR Preview" w:date="2026-01-01T00:00:00Z">
        <w:r>
          <w:t xml:space="preserve"> </w:t>
        </w:r>
      </w:ins>
      <w:ins w:id="35" w:author="PR Preview" w:date="2026-01-01T00:00:00Z">
        <w:r>
          <w:t xml:space="preserve">(Hastie et al. 2009, 20)</w:t>
        </w:r>
      </w:ins>
      <w:ins w:id="36" w:author="PR Preview" w:date="2026-01-01T00:00:00Z">
        <w:r>
          <w:t xml:space="preserve">.</w:t>
        </w:r>
      </w:ins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ins w:id="37" w:author="PR Preview" w:date="2026-01-01T00:00:00Z">
        <w:r>
          <w:rPr>
            <w:i/>
            <w:iCs/>
          </w:rPr>
          <w:t xml:space="preserve">Remark 2</w:t>
        </w:r>
      </w:ins>
      <w:ins w:id="38" w:author="PR Preview" w:date="2026-01-01T00:00:00Z">
        <w:r>
          <w:t xml:space="preserve"> (Why the fitted value is the estimated conditional mean). </w:t>
        </w:r>
      </w:ins>
      <w:ins w:id="39" w:author="PR Preview" w:date="2026-01-01T00:00:00Z">
        <w:r>
          <w:t xml:space="preserve">The</w:t>
        </w:r>
      </w:ins>
      <w:ins w:id="40" w:author="PR Preview" w:date="2026-01-01T00:00:00Z">
        <w:r>
          <w:t xml:space="preserve"> </w:t>
        </w:r>
      </w:ins>
      <w:hyperlink w:anchor="def-fitted-value">
        <w:ins w:id="41" w:author="PR Preview" w:date="2026-01-01T00:00:00Z">
          <w:r>
            <w:rPr>
              <w:rStyle w:val="Hyperlink"/>
            </w:rPr>
            <w:t xml:space="preserve">fitted value</w:t>
          </w:r>
        </w:ins>
      </w:hyperlink>
      <w:ins w:id="42" w:author="PR Preview" w:date="2026-01-01T00:00:00Z">
        <w:r>
          <w:t xml:space="preserve"> </w:t>
        </w:r>
      </w:ins>
      <w:ins w:id="43" w:author="PR Preview" w:date="2026-01-01T00:00:00Z">
        <w:r>
          <w:t xml:space="preserve">is the prediction at the observed covariate value</w:t>
        </w:r>
      </w:ins>
      <w:ins w:id="44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</m:sub>
        </m:sSub>
      </m:oMath>
      <w:ins w:id="45" w:author="PR Preview" w:date="2026-01-01T00:00:00Z">
        <w:r>
          <w:t xml:space="preserve">,</w:t>
        </w:r>
      </w:ins>
      <w:ins w:id="46" w:author="PR Preview" w:date="2026-01-01T00:00:00Z">
        <w:r>
          <w:t xml:space="preserve"> </w:t>
        </w:r>
      </w:ins>
      <w:ins w:id="47" w:author="PR Preview" w:date="2026-01-01T00:00:00Z">
        <w:r>
          <w:t xml:space="preserve">so for the prediction in</w:t>
        </w:r>
      </w:ins>
      <w:ins w:id="48" w:author="PR Preview" w:date="2026-01-01T00:00:00Z">
        <w:r>
          <w:t xml:space="preserve"> </w:t>
        </w:r>
      </w:ins>
      <w:hyperlink w:anchor="exm-prediction-cond-mean">
        <w:ins w:id="49" w:author="PR Preview" w:date="2026-01-01T00:00:00Z">
          <w:r>
            <w:rPr>
              <w:rStyle w:val="Hyperlink"/>
            </w:rPr>
            <w:t xml:space="preserve">Example 1</w:t>
          </w:r>
        </w:ins>
      </w:hyperlink>
      <w:ins w:id="50" w:author="PR Preview" w:date="2026-01-01T00:00:00Z">
        <w:r>
          <w:t xml:space="preserve"> </w:t>
        </w:r>
      </w:ins>
      <w:ins w:id="51" w:author="PR Preview" w:date="2026-01-01T00:00:00Z">
        <w:r>
          <w:t xml:space="preserve">it is the estimated conditional mean at</w:t>
        </w:r>
      </w:ins>
      <w:ins w:id="52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</m:sub>
        </m:sSub>
      </m:oMath>
      <w:ins w:id="53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54" w:author="PR Preview" w:date="2026-01-01T00:00:00Z">
        <w:r>
          <w:t xml:space="preserve">It is chosen for the reason in</w:t>
        </w:r>
      </w:ins>
      <w:ins w:id="55" w:author="PR Preview" w:date="2026-01-01T00:00:00Z">
        <w:r>
          <w:t xml:space="preserve"> </w:t>
        </w:r>
      </w:ins>
      <w:hyperlink w:anchor="rem-why-cond-mean">
        <w:ins w:id="56" w:author="PR Preview" w:date="2026-01-01T00:00:00Z">
          <w:r>
            <w:rPr>
              <w:rStyle w:val="Hyperlink"/>
            </w:rPr>
            <w:t xml:space="preserve">Remark 1</w:t>
          </w:r>
        </w:ins>
      </w:hyperlink>
      <w:ins w:id="57" w:author="PR Preview" w:date="2026-01-01T00:00:00Z">
        <w:r>
          <w:t xml:space="preserve">:</w:t>
        </w:r>
      </w:ins>
      <w:ins w:id="58" w:author="PR Preview" w:date="2026-01-01T00:00:00Z">
        <w:r>
          <w:t xml:space="preserve"> </w:t>
        </w:r>
      </w:ins>
      <w:ins w:id="59" w:author="PR Preview" w:date="2026-01-01T00:00:00Z">
        <w:r>
          <w:t xml:space="preserve">the conditional mean is the best prediction under squared error loss.</w:t>
        </w:r>
      </w:ins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15"/>
    <w:bookmarkStart w:id="16" w:name="def-prediction-error"/>
    <w:p>
      <w:pPr>
        <w:pStyle w:val="FirstParagraph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del w:id="60" w:author="PR Preview" w:date="2026-01-01T00:00:00Z">
        <w:r>
          <w:rPr>
            <w:i/>
            <w:iCs/>
          </w:rPr>
          <w:delText xml:space="preserve">Remark 1</w:delText>
        </w:r>
      </w:del>
      <w:del w:id="61" w:author="PR Preview" w:date="2026-01-01T00:00:00Z">
        <w:r>
          <w:delText xml:space="preserve"> (Prediction errors and residuals). </w:delText>
        </w:r>
      </w:del>
      <w:del w:id="62" w:author="PR Preview" w:date="2026-01-01T00:00:00Z">
        <w:r>
          <w:delText xml:space="preserve">The prediction in</w:delText>
        </w:r>
      </w:del>
      <w:del w:id="63" w:author="PR Preview" w:date="2026-01-01T00:00:00Z">
        <w:r>
          <w:delText xml:space="preserve"> </w:delText>
        </w:r>
      </w:del>
      <w:hyperlink w:anchor="def-prediction-error">
        <w:del w:id="64" w:author="PR Preview" w:date="2026-01-01T00:00:00Z">
          <w:r>
            <w:rPr>
              <w:rStyle w:val="Hyperlink"/>
            </w:rPr>
            <w:delText xml:space="preserve">Definition 4</w:delText>
          </w:r>
        </w:del>
      </w:hyperlink>
      <w:del w:id="65" w:author="PR Preview" w:date="2026-01-01T00:00:00Z">
        <w:r>
          <w:delText xml:space="preserve"> </w:delText>
        </w:r>
      </w:del>
      <w:del w:id="66" w:author="PR Preview" w:date="2026-01-01T00:00:00Z">
        <w:r>
          <w:delText xml:space="preserve">can be a</w:delText>
        </w:r>
      </w:del>
      <w:del w:id="67" w:author="PR Preview" w:date="2026-01-01T00:00:00Z">
        <w:r>
          <w:delText xml:space="preserve"> </w:delText>
        </w:r>
      </w:del>
      <w:hyperlink w:anchor="def-fitted-value">
        <w:del w:id="68" w:author="PR Preview" w:date="2026-01-01T00:00:00Z">
          <w:r>
            <w:rPr>
              <w:rStyle w:val="Hyperlink"/>
            </w:rPr>
            <w:delText xml:space="preserve">fitted value</w:delText>
          </w:r>
        </w:del>
      </w:hyperlink>
      <w:del w:id="69" w:author="PR Preview" w:date="2026-01-01T00:00:00Z">
        <w:r>
          <w:delText xml:space="preserve">,</w:delText>
        </w:r>
      </w:del>
      <w:del w:id="70" w:author="PR Preview" w:date="2026-01-01T00:00:00Z">
        <w:r>
          <w:delText xml:space="preserve"> </w:delText>
        </w:r>
      </w:del>
      <w:del w:id="71" w:author="PR Preview" w:date="2026-01-01T00:00:00Z">
        <w:r>
          <w:delText xml:space="preserve">for an observation used to fit the model,</w:delText>
        </w:r>
      </w:del>
      <w:del w:id="72" w:author="PR Preview" w:date="2026-01-01T00:00:00Z">
        <w:r>
          <w:delText xml:space="preserve"> </w:delText>
        </w:r>
      </w:del>
      <w:del w:id="73" w:author="PR Preview" w:date="2026-01-01T00:00:00Z">
        <w:r>
          <w:delText xml:space="preserve">or a prediction for an observation that was not used to fit the model.</w:delText>
        </w:r>
      </w:del>
      <w:del w:id="74" w:author="PR Preview" w:date="2026-01-01T00:00:00Z">
        <w:r>
          <w:delText xml:space="preserve"> </w:delText>
        </w:r>
      </w:del>
      <w:del w:id="75" w:author="PR Preview" w:date="2026-01-01T00:00:00Z">
        <w:r>
          <w:delText xml:space="preserve">Prediction error is oriented the same way as</w:delText>
        </w:r>
      </w:del>
      <w:del w:id="76" w:author="PR Preview" w:date="2026-01-01T00:00:00Z">
        <w:r>
          <w:delText xml:space="preserve"> </w:delText>
        </w:r>
      </w:del>
      <w:hyperlink r:id="rId24">
        <w:del w:id="77" w:author="PR Preview" w:date="2026-01-01T00:00:00Z">
          <w:r>
            <w:rPr>
              <w:rStyle w:val="Hyperlink"/>
            </w:rPr>
            <w:delText xml:space="preserve">estimation error</w:delText>
          </w:r>
        </w:del>
      </w:hyperlink>
      <w:del w:id="78" w:author="PR Preview" w:date="2026-01-01T00:00:00Z">
        <w:r>
          <w:delText xml:space="preserve">:</w:delText>
        </w:r>
      </w:del>
      <w:del w:id="79" w:author="PR Preview" w:date="2026-01-01T00:00:00Z">
        <w:r>
          <w:delText xml:space="preserve"> </w:delText>
        </w:r>
      </w:del>
      <w:del w:id="80" w:author="PR Preview" w:date="2026-01-01T00:00:00Z">
        <w:r>
          <w:delText xml:space="preserve">estimate minus true value.</w:delText>
        </w:r>
      </w:del>
    </w:p>
    <w:p>
      <w:pPr>
        <w:pStyle w:val="BodyText"/>
      </w:pPr>
      <w:ins w:id="81" w:author="PR Preview" w:date="2026-01-01T00:00:00Z">
        <w:r>
          <w:rPr>
            <w:i/>
            <w:iCs/>
          </w:rPr>
          <w:t xml:space="preserve">Remark 3</w:t>
        </w:r>
      </w:ins>
      <w:ins w:id="82" w:author="PR Preview" w:date="2026-01-01T00:00:00Z">
        <w:r>
          <w:t xml:space="preserve"> (Prediction errors and residuals). </w:t>
        </w:r>
      </w:ins>
      <w:ins w:id="83" w:author="PR Preview" w:date="2026-01-01T00:00:00Z">
        <w:r>
          <w:t xml:space="preserve">The prediction in</w:t>
        </w:r>
      </w:ins>
      <w:ins w:id="84" w:author="PR Preview" w:date="2026-01-01T00:00:00Z">
        <w:r>
          <w:t xml:space="preserve"> </w:t>
        </w:r>
      </w:ins>
      <w:hyperlink w:anchor="def-prediction-error">
        <w:ins w:id="85" w:author="PR Preview" w:date="2026-01-01T00:00:00Z">
          <w:r>
            <w:rPr>
              <w:rStyle w:val="Hyperlink"/>
            </w:rPr>
            <w:t xml:space="preserve">Definition 4</w:t>
          </w:r>
        </w:ins>
      </w:hyperlink>
      <w:ins w:id="86" w:author="PR Preview" w:date="2026-01-01T00:00:00Z">
        <w:r>
          <w:t xml:space="preserve"> </w:t>
        </w:r>
      </w:ins>
      <w:ins w:id="87" w:author="PR Preview" w:date="2026-01-01T00:00:00Z">
        <w:r>
          <w:t xml:space="preserve">can be a</w:t>
        </w:r>
      </w:ins>
      <w:ins w:id="88" w:author="PR Preview" w:date="2026-01-01T00:00:00Z">
        <w:r>
          <w:t xml:space="preserve"> </w:t>
        </w:r>
      </w:ins>
      <w:hyperlink w:anchor="def-fitted-value">
        <w:ins w:id="89" w:author="PR Preview" w:date="2026-01-01T00:00:00Z">
          <w:r>
            <w:rPr>
              <w:rStyle w:val="Hyperlink"/>
            </w:rPr>
            <w:t xml:space="preserve">fitted value</w:t>
          </w:r>
        </w:ins>
      </w:hyperlink>
      <w:ins w:id="90" w:author="PR Preview" w:date="2026-01-01T00:00:00Z">
        <w:r>
          <w:t xml:space="preserve">,</w:t>
        </w:r>
      </w:ins>
      <w:ins w:id="91" w:author="PR Preview" w:date="2026-01-01T00:00:00Z">
        <w:r>
          <w:t xml:space="preserve"> </w:t>
        </w:r>
      </w:ins>
      <w:ins w:id="92" w:author="PR Preview" w:date="2026-01-01T00:00:00Z">
        <w:r>
          <w:t xml:space="preserve">for an observation used to fit the model,</w:t>
        </w:r>
      </w:ins>
      <w:ins w:id="93" w:author="PR Preview" w:date="2026-01-01T00:00:00Z">
        <w:r>
          <w:t xml:space="preserve"> </w:t>
        </w:r>
      </w:ins>
      <w:ins w:id="94" w:author="PR Preview" w:date="2026-01-01T00:00:00Z">
        <w:r>
          <w:t xml:space="preserve">or a prediction for an observation that was not used to fit the model.</w:t>
        </w:r>
      </w:ins>
      <w:ins w:id="95" w:author="PR Preview" w:date="2026-01-01T00:00:00Z">
        <w:r>
          <w:t xml:space="preserve"> </w:t>
        </w:r>
      </w:ins>
      <w:ins w:id="96" w:author="PR Preview" w:date="2026-01-01T00:00:00Z">
        <w:r>
          <w:t xml:space="preserve">Prediction error is oriented the same way as</w:t>
        </w:r>
      </w:ins>
      <w:ins w:id="97" w:author="PR Preview" w:date="2026-01-01T00:00:00Z">
        <w:r>
          <w:t xml:space="preserve"> </w:t>
        </w:r>
      </w:ins>
      <w:hyperlink r:id="rId24">
        <w:ins w:id="98" w:author="PR Preview" w:date="2026-01-01T00:00:00Z">
          <w:r>
            <w:rPr>
              <w:rStyle w:val="Hyperlink"/>
            </w:rPr>
            <w:t xml:space="preserve">estimation error</w:t>
          </w:r>
        </w:ins>
      </w:hyperlink>
      <w:ins w:id="99" w:author="PR Preview" w:date="2026-01-01T00:00:00Z">
        <w:r>
          <w:t xml:space="preserve">:</w:t>
        </w:r>
      </w:ins>
      <w:ins w:id="100" w:author="PR Preview" w:date="2026-01-01T00:00:00Z">
        <w:r>
          <w:t xml:space="preserve"> </w:t>
        </w:r>
      </w:ins>
      <w:ins w:id="101" w:author="PR Preview" w:date="2026-01-01T00:00:00Z">
        <w:r>
          <w:t xml:space="preserve">estimate minus true value.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7"/>
    <w:bookmarkStart w:id="31" w:name="rem-prediction-mse"/>
    <w:p>
      <w:pPr>
        <w:pStyle w:val="FirstParagraph"/>
      </w:pPr>
      <w:del w:id="102" w:author="PR Preview" w:date="2026-01-01T00:00:00Z">
        <w:r>
          <w:rPr>
            <w:i/>
            <w:iCs/>
          </w:rPr>
          <w:delText xml:space="preserve">Remark 2</w:delText>
        </w:r>
      </w:del>
      <w:del w:id="103" w:author="PR Preview" w:date="2026-01-01T00:00:00Z">
        <w:r>
          <w:delText xml:space="preserve"> (Prediction MSE, estimator MSE and RSS). </w:delText>
        </w:r>
      </w:del>
      <w:hyperlink w:anchor="def-prediction-mse">
        <w:del w:id="104" w:author="PR Preview" w:date="2026-01-01T00:00:00Z">
          <w:r>
            <w:rPr>
              <w:rStyle w:val="Hyperlink"/>
            </w:rPr>
            <w:delText xml:space="preserve">Definition 5</w:delText>
          </w:r>
        </w:del>
      </w:hyperlink>
      <w:del w:id="105" w:author="PR Preview" w:date="2026-01-01T00:00:00Z">
        <w:r>
          <w:delText xml:space="preserve"> </w:delText>
        </w:r>
      </w:del>
      <w:del w:id="106" w:author="PR Preview" w:date="2026-01-01T00:00:00Z">
        <w:r>
          <w:delText xml:space="preserve">averages squared errors over observations,</w:delText>
        </w:r>
      </w:del>
      <w:del w:id="107" w:author="PR Preview" w:date="2026-01-01T00:00:00Z">
        <w:r>
          <w:delText xml:space="preserve"> </w:delText>
        </w:r>
      </w:del>
      <w:del w:id="108" w:author="PR Preview" w:date="2026-01-01T00:00:00Z">
        <w:r>
          <w:delText xml:space="preserve">where the</w:delText>
        </w:r>
      </w:del>
      <w:del w:id="109" w:author="PR Preview" w:date="2026-01-01T00:00:00Z">
        <w:r>
          <w:delText xml:space="preserve"> </w:delText>
        </w:r>
      </w:del>
      <w:hyperlink r:id="rId28">
        <w:del w:id="110" w:author="PR Preview" w:date="2026-01-01T00:00:00Z">
          <w:r>
            <w:rPr>
              <w:rStyle w:val="Hyperlink"/>
            </w:rPr>
            <w:delText xml:space="preserve">mean squared error of an estimator</w:delText>
          </w:r>
        </w:del>
      </w:hyperlink>
      <w:del w:id="111" w:author="PR Preview" w:date="2026-01-01T00:00:00Z">
        <w:r>
          <w:delText xml:space="preserve"> </w:delText>
        </w:r>
      </w:del>
      <w:del w:id="112" w:author="PR Preview" w:date="2026-01-01T00:00:00Z">
        <w:r>
          <w:delText xml:space="preserve">takes an expectation over repeated samples.</w:delText>
        </w:r>
      </w:del>
      <w:del w:id="113" w:author="PR Preview" w:date="2026-01-01T00:00:00Z">
        <w:r>
          <w:delText xml:space="preserve"> </w:delText>
        </w:r>
      </w:del>
      <w:del w:id="114" w:author="PR Preview" w:date="2026-01-01T00:00:00Z">
        <w:r>
          <w:delText xml:space="preserve">On the data used to fit the model,</w:delText>
        </w:r>
      </w:del>
      <w:del w:id="115" w:author="PR Preview" w:date="2026-01-01T00:00:00Z">
        <w:r>
          <w:delText xml:space="preserve"> </w:delText>
        </w:r>
      </w:del>
      <w:del w:id="116" w:author="PR Preview" w:date="2026-01-01T00:00:00Z">
        <w:r>
          <w:delText xml:space="preserve">the mean squared error of the fitted values is the</w:delText>
        </w:r>
      </w:del>
      <w:del w:id="117" w:author="PR Preview" w:date="2026-01-01T00:00:00Z">
        <w:r>
          <w:delText xml:space="preserve"> </w:delText>
        </w:r>
      </w:del>
      <w:hyperlink r:id="rId29">
        <w:del w:id="118" w:author="PR Preview" w:date="2026-01-01T00:00:00Z">
          <w:r>
            <w:rPr>
              <w:rStyle w:val="Hyperlink"/>
            </w:rPr>
            <w:delText xml:space="preserve">residual sum of squares</w:delText>
          </w:r>
        </w:del>
      </w:hyperlink>
      <w:del w:id="119" w:author="PR Preview" w:date="2026-01-01T00:00:00Z">
        <w:r>
          <w:delText xml:space="preserve"> </w:delText>
        </w:r>
      </w:del>
      <w:del w:id="120" w:author="PR Preview" w:date="2026-01-01T00:00:00Z">
        <w:r>
          <w:delText xml:space="preserve">divided by</w:delText>
        </w:r>
      </w:del>
      <w:del w:id="121" w:author="PR Preview" w:date="2026-01-01T00:00:00Z">
        <w:r>
          <w:delText xml:space="preserve"> </w:delText>
        </w:r>
      </w:del>
      <m:oMath>
        <m:r>
          <m:t>n</m:t>
        </m:r>
      </m:oMath>
      <w:del w:id="122" w:author="PR Preview" w:date="2026-01-01T00:00:00Z">
        <w:r>
          <w:delText xml:space="preserve"> </w:delText>
        </w:r>
      </w:del>
      <w:del w:id="123" w:author="PR Preview" w:date="2026-01-01T00:00:00Z">
        <w:r>
          <w:delText xml:space="preserve">(</w:delText>
        </w:r>
      </w:del>
      <w:hyperlink r:id="rId30">
        <w:del w:id="124" w:author="PR Preview" w:date="2026-01-01T00:00:00Z">
          <w:r>
            <w:rPr>
              <w:rStyle w:val="Hyperlink"/>
            </w:rPr>
            <w:delText xml:space="preserve">mean squared error and RSS</w:delText>
          </w:r>
        </w:del>
      </w:hyperlink>
      <w:del w:id="125" w:author="PR Preview" w:date="2026-01-01T00:00:00Z">
        <w:r>
          <w:delText xml:space="preserve">):</w:delText>
        </w:r>
      </w:del>
    </w:p>
    <w:p>
      <w:pPr>
        <w:pStyle w:val="FirstParagraph"/>
      </w:pPr>
      <w:ins w:id="126" w:author="PR Preview" w:date="2026-01-01T00:00:00Z">
        <w:r>
          <w:rPr>
            <w:i/>
            <w:iCs/>
          </w:rPr>
          <w:t xml:space="preserve">Remark 4</w:t>
        </w:r>
      </w:ins>
      <w:ins w:id="127" w:author="PR Preview" w:date="2026-01-01T00:00:00Z">
        <w:r>
          <w:t xml:space="preserve"> (Prediction MSE, estimator MSE and RSS). </w:t>
        </w:r>
      </w:ins>
      <w:hyperlink w:anchor="def-prediction-mse">
        <w:ins w:id="128" w:author="PR Preview" w:date="2026-01-01T00:00:00Z">
          <w:r>
            <w:rPr>
              <w:rStyle w:val="Hyperlink"/>
            </w:rPr>
            <w:t xml:space="preserve">Definition 5</w:t>
          </w:r>
        </w:ins>
      </w:hyperlink>
      <w:ins w:id="129" w:author="PR Preview" w:date="2026-01-01T00:00:00Z">
        <w:r>
          <w:t xml:space="preserve"> </w:t>
        </w:r>
      </w:ins>
      <w:ins w:id="130" w:author="PR Preview" w:date="2026-01-01T00:00:00Z">
        <w:r>
          <w:t xml:space="preserve">averages squared errors over observations,</w:t>
        </w:r>
      </w:ins>
      <w:ins w:id="131" w:author="PR Preview" w:date="2026-01-01T00:00:00Z">
        <w:r>
          <w:t xml:space="preserve"> </w:t>
        </w:r>
      </w:ins>
      <w:ins w:id="132" w:author="PR Preview" w:date="2026-01-01T00:00:00Z">
        <w:r>
          <w:t xml:space="preserve">where the</w:t>
        </w:r>
      </w:ins>
      <w:ins w:id="133" w:author="PR Preview" w:date="2026-01-01T00:00:00Z">
        <w:r>
          <w:t xml:space="preserve"> </w:t>
        </w:r>
      </w:ins>
      <w:hyperlink r:id="rId28">
        <w:ins w:id="134" w:author="PR Preview" w:date="2026-01-01T00:00:00Z">
          <w:r>
            <w:rPr>
              <w:rStyle w:val="Hyperlink"/>
            </w:rPr>
            <w:t xml:space="preserve">mean squared error of an estimator</w:t>
          </w:r>
        </w:ins>
      </w:hyperlink>
      <w:ins w:id="135" w:author="PR Preview" w:date="2026-01-01T00:00:00Z">
        <w:r>
          <w:t xml:space="preserve"> </w:t>
        </w:r>
      </w:ins>
      <w:ins w:id="136" w:author="PR Preview" w:date="2026-01-01T00:00:00Z">
        <w:r>
          <w:t xml:space="preserve">takes an expectation over repeated samples.</w:t>
        </w:r>
      </w:ins>
      <w:ins w:id="137" w:author="PR Preview" w:date="2026-01-01T00:00:00Z">
        <w:r>
          <w:t xml:space="preserve"> </w:t>
        </w:r>
      </w:ins>
      <w:ins w:id="138" w:author="PR Preview" w:date="2026-01-01T00:00:00Z">
        <w:r>
          <w:t xml:space="preserve">On the data used to fit the model,</w:t>
        </w:r>
      </w:ins>
      <w:ins w:id="139" w:author="PR Preview" w:date="2026-01-01T00:00:00Z">
        <w:r>
          <w:t xml:space="preserve"> </w:t>
        </w:r>
      </w:ins>
      <w:ins w:id="140" w:author="PR Preview" w:date="2026-01-01T00:00:00Z">
        <w:r>
          <w:t xml:space="preserve">the mean squared error of the fitted values is the</w:t>
        </w:r>
      </w:ins>
      <w:ins w:id="141" w:author="PR Preview" w:date="2026-01-01T00:00:00Z">
        <w:r>
          <w:t xml:space="preserve"> </w:t>
        </w:r>
      </w:ins>
      <w:hyperlink r:id="rId29">
        <w:ins w:id="142" w:author="PR Preview" w:date="2026-01-01T00:00:00Z">
          <w:r>
            <w:rPr>
              <w:rStyle w:val="Hyperlink"/>
            </w:rPr>
            <w:t xml:space="preserve">residual sum of squares</w:t>
          </w:r>
        </w:ins>
      </w:hyperlink>
      <w:ins w:id="143" w:author="PR Preview" w:date="2026-01-01T00:00:00Z">
        <w:r>
          <w:t xml:space="preserve"> </w:t>
        </w:r>
      </w:ins>
      <w:ins w:id="144" w:author="PR Preview" w:date="2026-01-01T00:00:00Z">
        <w:r>
          <w:t xml:space="preserve">divided by</w:t>
        </w:r>
      </w:ins>
      <w:ins w:id="145" w:author="PR Preview" w:date="2026-01-01T00:00:00Z">
        <w:r>
          <w:t xml:space="preserve"> </w:t>
        </w:r>
      </w:ins>
      <m:oMath>
        <m:r>
          <m:t>n</m:t>
        </m:r>
      </m:oMath>
      <w:ins w:id="146" w:author="PR Preview" w:date="2026-01-01T00:00:00Z">
        <w:r>
          <w:t xml:space="preserve"> </w:t>
        </w:r>
      </w:ins>
      <w:ins w:id="147" w:author="PR Preview" w:date="2026-01-01T00:00:00Z">
        <w:r>
          <w:t xml:space="preserve">(</w:t>
        </w:r>
      </w:ins>
      <w:hyperlink r:id="rId30">
        <w:ins w:id="148" w:author="PR Preview" w:date="2026-01-01T00:00:00Z">
          <w:r>
            <w:rPr>
              <w:rStyle w:val="Hyperlink"/>
            </w:rPr>
            <w:t xml:space="preserve">mean squared error and RSS</w:t>
          </w:r>
        </w:ins>
      </w:hyperlink>
      <w:ins w:id="149" w:author="PR Preview" w:date="2026-01-01T00:00:00Z">
        <w:r>
          <w:t xml:space="preserve">):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9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del w:id="150" w:author="PR Preview" w:date="2026-01-01T00:00:00Z">
        <w:r>
          <w:rPr>
            <w:i/>
            <w:iCs/>
          </w:rPr>
          <w:delText xml:space="preserve">Remark 3</w:delText>
        </w:r>
      </w:del>
      <w:del w:id="151" w:author="PR Preview" w:date="2026-01-01T00:00:00Z">
        <w:r>
          <w:delText xml:space="preserve"> (Estimation versus prediction). </w:delText>
        </w:r>
      </w:del>
      <w:del w:id="152" w:author="PR Preview" w:date="2026-01-01T00:00:00Z">
        <w:r>
          <w:delText xml:space="preserve">Estimation and prediction both measure error as a signed difference,</w:delText>
        </w:r>
      </w:del>
      <w:del w:id="153" w:author="PR Preview" w:date="2026-01-01T00:00:00Z">
        <w:r>
          <w:delText xml:space="preserve"> </w:delText>
        </w:r>
      </w:del>
      <w:del w:id="154" w:author="PR Preview" w:date="2026-01-01T00:00:00Z">
        <w:r>
          <w:delText xml:space="preserve">and both summarize it with a mean squared error,</w:delText>
        </w:r>
      </w:del>
      <w:del w:id="155" w:author="PR Preview" w:date="2026-01-01T00:00:00Z">
        <w:r>
          <w:delText xml:space="preserve"> </w:delText>
        </w:r>
      </w:del>
      <w:del w:id="156" w:author="PR Preview" w:date="2026-01-01T00:00:00Z">
        <w:r>
          <w:delText xml:space="preserve">but they aim at different targets:</w:delText>
        </w:r>
      </w:del>
    </w:p>
    <w:p>
      <w:pPr>
        <w:pStyle w:val="FirstParagraph"/>
      </w:pPr>
      <w:ins w:id="157" w:author="PR Preview" w:date="2026-01-01T00:00:00Z">
        <w:r>
          <w:rPr>
            <w:i/>
            <w:iCs/>
          </w:rPr>
          <w:t xml:space="preserve">Remark 5</w:t>
        </w:r>
      </w:ins>
      <w:ins w:id="158" w:author="PR Preview" w:date="2026-01-01T00:00:00Z">
        <w:r>
          <w:t xml:space="preserve"> (Estimation versus prediction). </w:t>
        </w:r>
      </w:ins>
      <w:ins w:id="159" w:author="PR Preview" w:date="2026-01-01T00:00:00Z">
        <w:r>
          <w:t xml:space="preserve">Estimation and prediction both measure error as a signed difference,</w:t>
        </w:r>
      </w:ins>
      <w:ins w:id="160" w:author="PR Preview" w:date="2026-01-01T00:00:00Z">
        <w:r>
          <w:t xml:space="preserve"> </w:t>
        </w:r>
      </w:ins>
      <w:ins w:id="161" w:author="PR Preview" w:date="2026-01-01T00:00:00Z">
        <w:r>
          <w:t xml:space="preserve">and both summarize it with a mean squared error,</w:t>
        </w:r>
      </w:ins>
      <w:ins w:id="162" w:author="PR Preview" w:date="2026-01-01T00:00:00Z">
        <w:r>
          <w:t xml:space="preserve"> </w:t>
        </w:r>
      </w:ins>
      <w:ins w:id="163" w:author="PR Preview" w:date="2026-01-01T00:00:00Z">
        <w:r>
          <w:t xml:space="preserve">but they aim at different targets:</w:t>
        </w:r>
      </w:ins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mean squared error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Start w:id="48" w:name="refs"/>
    <w:bookmarkStart w:id="46" w:name="ref-hastie2009elements"/>
    <w:p>
      <w:pPr>
        <w:pStyle w:val="Bibliography"/>
      </w:pPr>
      <w:ins w:id="164" w:author="PR Preview" w:date="2026-01-01T00:00:00Z">
        <w:r>
          <w:t xml:space="preserve">Hastie, Trevor, Robert Tibshirani, and Jerome Friedman. 2009.</w:t>
        </w:r>
      </w:ins>
      <w:ins w:id="165" w:author="PR Preview" w:date="2026-01-01T00:00:00Z">
        <w:r>
          <w:t xml:space="preserve"> </w:t>
        </w:r>
      </w:ins>
      <w:ins w:id="166" w:author="PR Preview" w:date="2026-01-01T00:00:00Z">
        <w:r>
          <w:rPr>
            <w:i/>
            <w:iCs/>
          </w:rPr>
          <w:t xml:space="preserve">The Elements of Statistical Learning: Data Mining, Inference, and Prediction</w:t>
        </w:r>
      </w:ins>
      <w:ins w:id="167" w:author="PR Preview" w:date="2026-01-01T00:00:00Z">
        <w:r>
          <w:t xml:space="preserve">. 2nd ed. Springer.</w:t>
        </w:r>
      </w:ins>
      <w:ins w:id="168" w:author="PR Preview" w:date="2026-01-01T00:00:00Z">
        <w:r>
          <w:t xml:space="preserve"> </w:t>
        </w:r>
      </w:ins>
      <w:hyperlink r:id="rId45">
        <w:ins w:id="169" w:author="PR Preview" w:date="2026-01-01T00:00:00Z">
          <w:r>
            <w:rPr>
              <w:rStyle w:val="Hyperlink"/>
            </w:rPr>
            <w:t xml:space="preserve">https://doi.org/10.1007/978-0-387-84858-7</w:t>
          </w:r>
        </w:ins>
      </w:hyperlink>
      <w:ins w:id="170" w:author="PR Preview" w:date="2026-01-01T00:00:00Z">
        <w:r>
          <w:t xml:space="preserve">.</w:t>
        </w:r>
      </w:ins>
    </w:p>
    <w:bookmarkEnd w:id="46"/>
    <w:bookmarkStart w:id="4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png"/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5" Type="http://schemas.openxmlformats.org/officeDocument/2006/relationships/hyperlink" Target="https://doi.org/10.1007/978-0-387-84858-7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5" Type="http://schemas.openxmlformats.org/officeDocument/2006/relationships/hyperlink" Target="https://doi.org/10.1007/978-0-387-84858-7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2026-10-15T08:18:13Z</dcterms:created>
  <dcterms:modified xsi:type="dcterms:W3CDTF">2026-10-15T08:18:13Z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00:58:41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