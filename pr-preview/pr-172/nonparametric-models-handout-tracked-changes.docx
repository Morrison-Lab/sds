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2026-10-14 19:34:19 (PDT)</w:delText>
        </w:r>
      </w:del>
    </w:p>
    <w:p>
      <w:pPr>
        <w:pStyle w:val="Heading2"/>
      </w:pPr>
      <w:del w:id="2" w:author="PR Preview" w:date="2026-01-01T00:00:00Z">
        <w:r>
          <w:delText xml:space="preserve">1 Empirical CDF</w:delText>
        </w:r>
      </w:del>
    </w:p>
    <w:p>
      <w:pPr>
        <w:pStyle w:val="FirstParagraph"/>
      </w:pPr>
      <w:del w:id="3" w:author="PR Preview" w:date="2026-01-01T00:00:00Z">
        <w:r>
          <w:rPr>
            <w:b/>
            <w:bCs/>
          </w:rPr>
          <w:delText xml:space="preserve">Definition 1 (Empirical CDF)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For observed values</w:delText>
        </w:r>
      </w:del>
      <w:del w:id="6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del w:id="7" w:author="PR Preview" w:date="2026-01-01T00:00:00Z">
        <w:r>
          <w:delText xml:space="preserve">,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the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rPr>
            <w:b/>
            <w:bCs/>
          </w:rPr>
          <w:delText xml:space="preserve">empirical cumulative distribution function</w:delText>
        </w:r>
      </w:del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(</w:delText>
        </w:r>
      </w:del>
      <w:del w:id="14" w:author="PR Preview" w:date="2026-01-01T00:00:00Z">
        <w:r>
          <w:rPr>
            <w:b/>
            <w:bCs/>
          </w:rPr>
          <w:delText xml:space="preserve">empirical CDF</w:delText>
        </w:r>
      </w:del>
      <w:del w:id="15" w:author="PR Preview" w:date="2026-01-01T00:00:00Z">
        <w:r>
          <w:delText xml:space="preserve">)</w:delText>
        </w:r>
      </w:del>
      <w:del w:id="16" w:author="PR Preview" w:date="2026-01-01T00:00:00Z">
        <w:r>
          <w:delText xml:space="preserve"> </w:delText>
        </w:r>
      </w:del>
      <w:del w:id="17" w:author="PR Preview" w:date="2026-01-01T00:00:00Z">
        <w:r>
          <w:delText xml:space="preserve">is the function</w:delText>
        </w:r>
      </w:del>
    </w:p>
    <w:p>
      <w:pPr>
        <w:pStyle w:val="Date"/>
      </w:pPr>
      <w:ins w:id="18" w:author="PR Preview" w:date="2026-01-01T00:00:00Z">
        <w:r>
          <w:t xml:space="preserve">Last modified: 2026-10-14 22:26:00 (PDT)</w:t>
        </w:r>
      </w:ins>
    </w:p>
    <w:bookmarkStart w:id="14" w:name="empirical-distribution"/>
    <w:p>
      <w:pPr>
        <w:pStyle w:val="Heading2"/>
      </w:pPr>
      <w:ins w:id="19" w:author="PR Preview" w:date="2026-01-01T00:00:00Z">
        <w:r>
          <w:t xml:space="preserve">1 Empirical distribution</w:t>
        </w:r>
      </w:ins>
    </w:p>
    <w:bookmarkStart w:id="10" w:name="def-empirical-distribution"/>
    <w:p>
      <w:pPr>
        <w:pStyle w:val="FirstParagraph"/>
      </w:pPr>
      <w:ins w:id="20" w:author="PR Preview" w:date="2026-01-01T00:00:00Z">
        <w:r>
          <w:rPr>
            <w:b/>
            <w:bCs/>
          </w:rPr>
          <w:t xml:space="preserve">Definition 1 (Empirical distribution)</w:t>
        </w:r>
      </w:ins>
      <w:ins w:id="21" w:author="PR Preview" w:date="2026-01-01T00:00:00Z">
        <w:r>
          <w:t xml:space="preserve"> </w:t>
        </w:r>
      </w:ins>
      <w:ins w:id="22" w:author="PR Preview" w:date="2026-01-01T00:00:00Z">
        <w:r>
          <w:t xml:space="preserve">For observed values</w:t>
        </w:r>
      </w:ins>
      <w:ins w:id="23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ins w:id="24" w:author="PR Preview" w:date="2026-01-01T00:00:00Z">
        <w:r>
          <w:t xml:space="preserve">,</w:t>
        </w:r>
      </w:ins>
      <w:ins w:id="25" w:author="PR Preview" w:date="2026-01-01T00:00:00Z">
        <w:r>
          <w:t xml:space="preserve"> </w:t>
        </w:r>
      </w:ins>
      <w:ins w:id="26" w:author="PR Preview" w:date="2026-01-01T00:00:00Z">
        <w:r>
          <w:t xml:space="preserve">the</w:t>
        </w:r>
      </w:ins>
      <w:ins w:id="27" w:author="PR Preview" w:date="2026-01-01T00:00:00Z">
        <w:r>
          <w:t xml:space="preserve"> </w:t>
        </w:r>
      </w:ins>
      <w:ins w:id="28" w:author="PR Preview" w:date="2026-01-01T00:00:00Z">
        <w:r>
          <w:rPr>
            <w:b/>
            <w:bCs/>
          </w:rPr>
          <w:t xml:space="preserve">empirical distribution</w:t>
        </w:r>
      </w:ins>
      <w:ins w:id="29" w:author="PR Preview" w:date="2026-01-01T00:00:00Z">
        <w:r>
          <w:t xml:space="preserve"> </w:t>
        </w:r>
      </w:ins>
      <w:ins w:id="30" w:author="PR Preview" w:date="2026-01-01T00:00:00Z">
        <w:r>
          <w:t xml:space="preserve">is the distribution of a value</w:t>
        </w:r>
      </w:ins>
      <w:ins w:id="31" w:author="PR Preview" w:date="2026-01-01T00:00:00Z">
        <w:r>
          <w:t xml:space="preserve"> </w:t>
        </w:r>
      </w:ins>
      <w:hyperlink r:id="rId9">
        <w:ins w:id="32" w:author="PR Preview" w:date="2026-01-01T00:00:00Z">
          <w:r>
            <w:rPr>
              <w:rStyle w:val="Hyperlink"/>
            </w:rPr>
            <w:t xml:space="preserve">chosen at random</w:t>
          </w:r>
        </w:ins>
      </w:hyperlink>
      <w:ins w:id="33" w:author="PR Preview" w:date="2026-01-01T00:00:00Z">
        <w:r>
          <w:t xml:space="preserve"> </w:t>
        </w:r>
      </w:ins>
      <w:ins w:id="34" w:author="PR Preview" w:date="2026-01-01T00:00:00Z">
        <w:r>
          <w:t xml:space="preserve">from the sample,</w:t>
        </w:r>
      </w:ins>
      <w:ins w:id="35" w:author="PR Preview" w:date="2026-01-01T00:00:00Z">
        <w:r>
          <w:t xml:space="preserve"> </w:t>
        </w:r>
      </w:ins>
      <w:ins w:id="36" w:author="PR Preview" w:date="2026-01-01T00:00:00Z">
        <w:r>
          <w:t xml:space="preserve">each of the</w:t>
        </w:r>
      </w:ins>
      <w:ins w:id="37" w:author="PR Preview" w:date="2026-01-01T00:00:00Z">
        <w:r>
          <w:t xml:space="preserve"> </w:t>
        </w:r>
      </w:ins>
      <m:oMath>
        <m:r>
          <m:t>n</m:t>
        </m:r>
      </m:oMath>
      <w:ins w:id="38" w:author="PR Preview" w:date="2026-01-01T00:00:00Z">
        <w:r>
          <w:t xml:space="preserve"> </w:t>
        </w:r>
      </w:ins>
      <w:ins w:id="39" w:author="PR Preview" w:date="2026-01-01T00:00:00Z">
        <w:r>
          <w:t xml:space="preserve">observations being equally likely:</w:t>
        </w:r>
      </w:ins>
      <w:ins w:id="40" w:author="PR Preview" w:date="2026-01-01T00:00:00Z">
        <w:r>
          <w:t xml:space="preserve"> </w:t>
        </w:r>
      </w:ins>
      <w:ins w:id="41" w:author="PR Preview" w:date="2026-01-01T00:00:00Z">
        <w:r>
          <w:t xml:space="preserve">the probability that the value falls in a set</w:t>
        </w:r>
      </w:ins>
      <w:ins w:id="42" w:author="PR Preview" w:date="2026-01-01T00:00:00Z">
        <w:r>
          <w:t xml:space="preserve"> </w:t>
        </w:r>
      </w:ins>
      <m:oMath>
        <m:r>
          <m:t>A</m:t>
        </m:r>
      </m:oMath>
      <w:ins w:id="43" w:author="PR Preview" w:date="2026-01-01T00:00:00Z">
        <w:r>
          <w:t xml:space="preserve"> </w:t>
        </w:r>
      </w:ins>
      <w:ins w:id="44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exm-empirical-distribution"/>
    <w:p>
      <w:pPr>
        <w:pStyle w:val="FirstParagraph"/>
      </w:pPr>
      <w:ins w:id="45" w:author="PR Preview" w:date="2026-01-01T00:00:00Z">
        <w:r>
          <w:rPr>
            <w:b/>
            <w:bCs/>
          </w:rPr>
          <w:t xml:space="preserve">Example 1 (Numerical example: empirical distribution)</w:t>
        </w:r>
      </w:ins>
      <w:ins w:id="46" w:author="PR Preview" w:date="2026-01-01T00:00:00Z">
        <w:r>
          <w:t xml:space="preserve"> </w:t>
        </w:r>
      </w:ins>
      <w:ins w:id="47" w:author="PR Preview" w:date="2026-01-01T00:00:00Z">
        <w:r>
          <w:t xml:space="preserve">Suppose the observed values are</w:t>
        </w:r>
      </w:ins>
      <w:ins w:id="48" w:author="PR Preview" w:date="2026-01-01T00:00:00Z">
        <w:r>
          <w:t xml:space="preserve"> </w:t>
        </w:r>
      </w:ins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ins w:id="49" w:author="PR Preview" w:date="2026-01-01T00:00:00Z">
        <w:r>
          <w:t xml:space="preserve">, so</w:t>
        </w:r>
      </w:ins>
      <w:ins w:id="50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4</m:t>
        </m:r>
      </m:oMath>
      <w:ins w:id="51" w:author="PR Preview" w:date="2026-01-01T00:00:00Z">
        <w:r>
          <w:t xml:space="preserve">,</w:t>
        </w:r>
      </w:ins>
      <w:ins w:id="52" w:author="PR Preview" w:date="2026-01-01T00:00:00Z">
        <w:r>
          <w:t xml:space="preserve"> </w:t>
        </w:r>
      </w:ins>
      <w:ins w:id="53" w:author="PR Preview" w:date="2026-01-01T00:00:00Z">
        <w:r>
          <w:t xml:space="preserve">and let</w:t>
        </w:r>
      </w:ins>
      <w:ins w:id="54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ins w:id="55" w:author="PR Preview" w:date="2026-01-01T00:00:00Z">
        <w:r>
          <w:t xml:space="preserve">.</w:t>
        </w:r>
      </w:ins>
      <w:ins w:id="56" w:author="PR Preview" w:date="2026-01-01T00:00:00Z">
        <w:r>
          <w:t xml:space="preserve"> </w:t>
        </w:r>
      </w:ins>
      <w:ins w:id="57" w:author="PR Preview" w:date="2026-01-01T00:00:00Z">
        <w:r>
          <w:t xml:space="preserve">Two of the four values (4 and 3) lie in</w:t>
        </w:r>
      </w:ins>
      <w:ins w:id="58" w:author="PR Preview" w:date="2026-01-01T00:00:00Z">
        <w:r>
          <w:t xml:space="preserve"> </w:t>
        </w:r>
      </w:ins>
      <m:oMath>
        <m:r>
          <m:t>A</m:t>
        </m:r>
      </m:oMath>
      <w:ins w:id="59" w:author="PR Preview" w:date="2026-01-01T00:00:00Z">
        <w:r>
          <w:t xml:space="preserve">,</w:t>
        </w:r>
      </w:ins>
      <w:ins w:id="60" w:author="PR Preview" w:date="2026-01-01T00:00:00Z">
        <w:r>
          <w:t xml:space="preserve"> </w:t>
        </w:r>
      </w:ins>
      <w:ins w:id="61" w:author="PR Preview" w:date="2026-01-01T00:00:00Z">
        <w:r>
          <w:t xml:space="preserve">so the empirical distribution gives</w:t>
        </w:r>
      </w:ins>
      <w:ins w:id="62" w:author="PR Preview" w:date="2026-01-01T00:00:00Z">
        <w:r>
          <w:t xml:space="preserve"> </w:t>
        </w:r>
      </w:ins>
      <m:oMath>
        <m:r>
          <m:t>A</m:t>
        </m:r>
      </m:oMath>
      <w:ins w:id="63" w:author="PR Preview" w:date="2026-01-01T00:00:00Z">
        <w:r>
          <w:t xml:space="preserve"> </w:t>
        </w:r>
      </w:ins>
      <w:ins w:id="64" w:author="PR Preview" w:date="2026-01-01T00:00:00Z">
        <w:r>
          <w:t xml:space="preserve">probability</w:t>
        </w:r>
      </w:ins>
      <w:ins w:id="65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ins w:id="66" w:author="PR Preview" w:date="2026-01-01T00:00:00Z">
        <w:r>
          <w:t xml:space="preserve">.</w:t>
        </w:r>
      </w:ins>
      <w:ins w:id="67" w:author="PR Preview" w:date="2026-01-01T00:00:00Z">
        <w:r>
          <w:t xml:space="preserve"> </w:t>
        </w:r>
      </w:ins>
      <w:ins w:id="68" w:author="PR Preview" w:date="2026-01-01T00:00:00Z">
        <w:r>
          <w:t xml:space="preserve">Each observed value has probability</w:t>
        </w:r>
      </w:ins>
      <w:ins w:id="69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/</m:t>
        </m:r>
        <m:r>
          <m:t>4</m:t>
        </m:r>
      </m:oMath>
      <w:ins w:id="70" w:author="PR Preview" w:date="2026-01-01T00:00:00Z">
        <w:r>
          <w:t xml:space="preserve">,</w:t>
        </w:r>
      </w:ins>
      <w:ins w:id="71" w:author="PR Preview" w:date="2026-01-01T00:00:00Z">
        <w:r>
          <w:t xml:space="preserve"> </w:t>
        </w:r>
      </w:ins>
      <w:ins w:id="72" w:author="PR Preview" w:date="2026-01-01T00:00:00Z">
        <w:r>
          <w:t xml:space="preserve">and any set containing none of them has probability</w:t>
        </w:r>
      </w:ins>
      <w:ins w:id="73" w:author="PR Preview" w:date="2026-01-01T00:00:00Z">
        <w:r>
          <w:t xml:space="preserve"> </w:t>
        </w:r>
      </w:ins>
      <m:oMath>
        <m:r>
          <m:t>0</m:t>
        </m:r>
      </m:oMath>
      <w:ins w:id="74" w:author="PR Preview" w:date="2026-01-01T00:00:00Z">
        <w:r>
          <w:t xml:space="preserve">.</w:t>
        </w:r>
      </w:ins>
    </w:p>
    <w:bookmarkEnd w:id="11"/>
    <w:p>
      <w:pPr>
        <w:pStyle w:val="BodyText"/>
      </w:pPr>
      <w:ins w:id="75" w:author="PR Preview" w:date="2026-01-01T00:00:00Z">
        <w:r>
          <w:rPr>
            <w:i/>
            <w:iCs/>
          </w:rPr>
          <w:t xml:space="preserve">Remark</w:t>
        </w:r>
      </w:ins>
      <w:ins w:id="76" w:author="PR Preview" w:date="2026-01-01T00:00:00Z">
        <w:r>
          <w:t xml:space="preserve"> (What</w:t>
        </w:r>
      </w:ins>
      <w:ins w:id="77" w:author="PR Preview" w:date="2026-01-01T00:00:00Z">
        <w:r>
          <w:t xml:space="preserve"> </w:t>
        </w:r>
      </w:ins>
      <w:ins w:id="78" w:author="PR Preview" w:date="2026-01-01T00:00:00Z">
        <w:r>
          <w:t xml:space="preserve">“empirical”</w:t>
        </w:r>
      </w:ins>
      <w:ins w:id="79" w:author="PR Preview" w:date="2026-01-01T00:00:00Z">
        <w:r>
          <w:t xml:space="preserve"> </w:t>
        </w:r>
      </w:ins>
      <w:ins w:id="80" w:author="PR Preview" w:date="2026-01-01T00:00:00Z">
        <w:r>
          <w:t xml:space="preserve">means). </w:t>
        </w:r>
      </w:ins>
      <w:ins w:id="81" w:author="PR Preview" w:date="2026-01-01T00:00:00Z">
        <w:r>
          <w:t xml:space="preserve">“Empirical”</w:t>
        </w:r>
      </w:ins>
      <w:ins w:id="82" w:author="PR Preview" w:date="2026-01-01T00:00:00Z">
        <w:r>
          <w:t xml:space="preserve"> </w:t>
        </w:r>
      </w:ins>
      <w:ins w:id="83" w:author="PR Preview" w:date="2026-01-01T00:00:00Z">
        <w:r>
          <w:t xml:space="preserve">means computed from the observed data,</w:t>
        </w:r>
      </w:ins>
      <w:ins w:id="84" w:author="PR Preview" w:date="2026-01-01T00:00:00Z">
        <w:r>
          <w:t xml:space="preserve"> </w:t>
        </w:r>
      </w:ins>
      <w:ins w:id="85" w:author="PR Preview" w:date="2026-01-01T00:00:00Z">
        <w:r>
          <w:t xml:space="preserve">not from a model or a population.</w:t>
        </w:r>
      </w:ins>
      <w:ins w:id="86" w:author="PR Preview" w:date="2026-01-01T00:00:00Z">
        <w:r>
          <w:t xml:space="preserve"> </w:t>
        </w:r>
      </w:ins>
      <w:ins w:id="87" w:author="PR Preview" w:date="2026-01-01T00:00:00Z">
        <w:r>
          <w:t xml:space="preserve">An empirical quantity is the matching population quantity</w:t>
        </w:r>
      </w:ins>
      <w:ins w:id="88" w:author="PR Preview" w:date="2026-01-01T00:00:00Z">
        <w:r>
          <w:t xml:space="preserve"> </w:t>
        </w:r>
      </w:ins>
      <w:ins w:id="89" w:author="PR Preview" w:date="2026-01-01T00:00:00Z">
        <w:r>
          <w:t xml:space="preserve">with the</w:t>
        </w:r>
      </w:ins>
      <w:ins w:id="90" w:author="PR Preview" w:date="2026-01-01T00:00:00Z">
        <w:r>
          <w:t xml:space="preserve"> </w:t>
        </w:r>
      </w:ins>
      <w:hyperlink r:id="rId12">
        <w:ins w:id="91" w:author="PR Preview" w:date="2026-01-01T00:00:00Z">
          <w:r>
            <w:rPr>
              <w:rStyle w:val="Hyperlink"/>
            </w:rPr>
            <w:t xml:space="preserve">population distribution</w:t>
          </w:r>
        </w:ins>
      </w:hyperlink>
      <w:ins w:id="92" w:author="PR Preview" w:date="2026-01-01T00:00:00Z">
        <w:r>
          <w:t xml:space="preserve"> </w:t>
        </w:r>
      </w:ins>
      <w:ins w:id="93" w:author="PR Preview" w:date="2026-01-01T00:00:00Z">
        <w:r>
          <w:t xml:space="preserve">replaced by the empirical distribution.</w:t>
        </w:r>
      </w:ins>
      <w:ins w:id="94" w:author="PR Preview" w:date="2026-01-01T00:00:00Z">
        <w:r>
          <w:t xml:space="preserve"> </w:t>
        </w:r>
      </w:ins>
      <w:ins w:id="95" w:author="PR Preview" w:date="2026-01-01T00:00:00Z">
        <w:r>
          <w:t xml:space="preserve">For example,</w:t>
        </w:r>
      </w:ins>
      <w:ins w:id="96" w:author="PR Preview" w:date="2026-01-01T00:00:00Z">
        <w:r>
          <w:t xml:space="preserve"> </w:t>
        </w:r>
      </w:ins>
      <w:ins w:id="97" w:author="PR Preview" w:date="2026-01-01T00:00:00Z">
        <w:r>
          <w:t xml:space="preserve">the mean of the empirical distribution is the</w:t>
        </w:r>
      </w:ins>
      <w:ins w:id="98" w:author="PR Preview" w:date="2026-01-01T00:00:00Z">
        <w:r>
          <w:t xml:space="preserve"> </w:t>
        </w:r>
      </w:ins>
      <w:hyperlink r:id="rId13">
        <w:ins w:id="99" w:author="PR Preview" w:date="2026-01-01T00:00:00Z">
          <w:r>
            <w:rPr>
              <w:rStyle w:val="Hyperlink"/>
            </w:rPr>
            <w:t xml:space="preserve">sample mean</w:t>
          </w:r>
        </w:ins>
      </w:hyperlink>
      <w:ins w:id="100" w:author="PR Preview" w:date="2026-01-01T00:00:00Z">
        <w:r>
          <w:t xml:space="preserve">,</w:t>
        </w:r>
      </w:ins>
      <w:ins w:id="101" w:author="PR Preview" w:date="2026-01-01T00:00:00Z">
        <w:r>
          <w:t xml:space="preserve"> </w:t>
        </w:r>
      </w:ins>
      <w:ins w:id="102" w:author="PR Preview" w:date="2026-01-01T00:00:00Z">
        <w:r>
          <w:t xml:space="preserve">and its CDF is the</w:t>
        </w:r>
      </w:ins>
      <w:ins w:id="103" w:author="PR Preview" w:date="2026-01-01T00:00:00Z">
        <w:r>
          <w:t xml:space="preserve"> </w:t>
        </w:r>
      </w:ins>
      <w:hyperlink w:anchor="def-empirical-cdf">
        <w:ins w:id="104" w:author="PR Preview" w:date="2026-01-01T00:00:00Z">
          <w:r>
            <w:rPr>
              <w:rStyle w:val="Hyperlink"/>
            </w:rPr>
            <w:t xml:space="preserve">empirical CDF</w:t>
          </w:r>
        </w:ins>
      </w:hyperlink>
      <w:ins w:id="105" w:author="PR Preview" w:date="2026-01-01T00:00:00Z">
        <w:r>
          <w:t xml:space="preserve">.</w:t>
        </w:r>
      </w:ins>
      <w:ins w:id="106" w:author="PR Preview" w:date="2026-01-01T00:00:00Z">
        <w:r>
          <w:t xml:space="preserve"> </w:t>
        </w:r>
      </w:ins>
      <w:ins w:id="107" w:author="PR Preview" w:date="2026-01-01T00:00:00Z">
        <w:r>
          <w:t xml:space="preserve">Machine learning uses the same replacement</w:t>
        </w:r>
      </w:ins>
      <w:ins w:id="108" w:author="PR Preview" w:date="2026-01-01T00:00:00Z">
        <w:r>
          <w:t xml:space="preserve"> </w:t>
        </w:r>
      </w:ins>
      <w:ins w:id="109" w:author="PR Preview" w:date="2026-01-01T00:00:00Z">
        <w:r>
          <w:t xml:space="preserve">to turn the risk of a prediction model into its</w:t>
        </w:r>
      </w:ins>
      <w:ins w:id="110" w:author="PR Preview" w:date="2026-01-01T00:00:00Z">
        <w:r>
          <w:t xml:space="preserve"> </w:t>
        </w:r>
      </w:ins>
      <w:ins w:id="111" w:author="PR Preview" w:date="2026-01-01T00:00:00Z">
        <w:r>
          <w:rPr>
            <w:i/>
            <w:iCs/>
          </w:rPr>
          <w:t xml:space="preserve">empirical risk</w:t>
        </w:r>
      </w:ins>
      <w:ins w:id="112" w:author="PR Preview" w:date="2026-01-01T00:00:00Z">
        <w:r>
          <w:t xml:space="preserve">.</w:t>
        </w:r>
      </w:ins>
    </w:p>
    <w:p>
      <w:pPr>
        <w:pStyle w:val="BodyText"/>
      </w:pPr>
      <w:ins w:id="113" w:author="PR Preview" w:date="2026-01-01T00:00:00Z">
        <w:r>
          <w:t xml:space="preserve">Because it needs only the data in hand,</w:t>
        </w:r>
      </w:ins>
      <w:ins w:id="114" w:author="PR Preview" w:date="2026-01-01T00:00:00Z">
        <w:r>
          <w:t xml:space="preserve"> </w:t>
        </w:r>
      </w:ins>
      <w:ins w:id="115" w:author="PR Preview" w:date="2026-01-01T00:00:00Z">
        <w:r>
          <w:t xml:space="preserve">an empirical quantity can always be computed,</w:t>
        </w:r>
      </w:ins>
      <w:ins w:id="116" w:author="PR Preview" w:date="2026-01-01T00:00:00Z">
        <w:r>
          <w:t xml:space="preserve"> </w:t>
        </w:r>
      </w:ins>
      <w:ins w:id="117" w:author="PR Preview" w:date="2026-01-01T00:00:00Z">
        <w:r>
          <w:t xml:space="preserve">and it serves as an estimate of the population quantity it mimics.</w:t>
        </w:r>
      </w:ins>
      <w:ins w:id="118" w:author="PR Preview" w:date="2026-01-01T00:00:00Z">
        <w:r>
          <w:t xml:space="preserve"> </w:t>
        </w:r>
      </w:ins>
      <w:ins w:id="119" w:author="PR Preview" w:date="2026-01-01T00:00:00Z">
        <w:r>
          <w:t xml:space="preserve">The bootstrap rests on this replacement:</w:t>
        </w:r>
      </w:ins>
      <w:ins w:id="120" w:author="PR Preview" w:date="2026-01-01T00:00:00Z">
        <w:r>
          <w:t xml:space="preserve"> </w:t>
        </w:r>
      </w:ins>
      <w:ins w:id="121" w:author="PR Preview" w:date="2026-01-01T00:00:00Z">
        <w:r>
          <w:t xml:space="preserve">it estimates the variability of a statistic</w:t>
        </w:r>
      </w:ins>
      <w:ins w:id="122" w:author="PR Preview" w:date="2026-01-01T00:00:00Z">
        <w:r>
          <w:t xml:space="preserve"> </w:t>
        </w:r>
      </w:ins>
      <w:ins w:id="123" w:author="PR Preview" w:date="2026-01-01T00:00:00Z">
        <w:r>
          <w:t xml:space="preserve">by sampling from the empirical distribution</w:t>
        </w:r>
      </w:ins>
      <w:ins w:id="124" w:author="PR Preview" w:date="2026-01-01T00:00:00Z">
        <w:r>
          <w:t xml:space="preserve"> </w:t>
        </w:r>
      </w:ins>
      <w:ins w:id="125" w:author="PR Preview" w:date="2026-01-01T00:00:00Z">
        <w:r>
          <w:t xml:space="preserve">(Hastie et al. 2009, sec. 7.11, p. 250; Efron and Tibshirani 1993)</w:t>
        </w:r>
      </w:ins>
      <w:ins w:id="126" w:author="PR Preview" w:date="2026-01-01T00:00:00Z">
        <w:r>
          <w:t xml:space="preserve">.</w:t>
        </w:r>
      </w:ins>
    </w:p>
    <w:bookmarkEnd w:id="14"/>
    <w:bookmarkStart w:id="18" w:name="empirical-cdf"/>
    <w:p>
      <w:pPr>
        <w:pStyle w:val="Heading2"/>
      </w:pPr>
      <w:ins w:id="127" w:author="PR Preview" w:date="2026-01-01T00:00:00Z">
        <w:r>
          <w:t xml:space="preserve">2 Empirical CDF</w:t>
        </w:r>
      </w:ins>
    </w:p>
    <w:bookmarkStart w:id="16" w:name="def-empirical-cdf"/>
    <w:p>
      <w:pPr>
        <w:pStyle w:val="FirstParagraph"/>
      </w:pPr>
      <w:ins w:id="128" w:author="PR Preview" w:date="2026-01-01T00:00:00Z">
        <w:r>
          <w:rPr>
            <w:b/>
            <w:bCs/>
          </w:rPr>
          <w:t xml:space="preserve">Definition 2 (Empirical CDF)</w:t>
        </w:r>
      </w:ins>
      <w:ins w:id="129" w:author="PR Preview" w:date="2026-01-01T00:00:00Z">
        <w:r>
          <w:t xml:space="preserve"> </w:t>
        </w:r>
      </w:ins>
      <w:ins w:id="130" w:author="PR Preview" w:date="2026-01-01T00:00:00Z">
        <w:r>
          <w:t xml:space="preserve">For observed values</w:t>
        </w:r>
      </w:ins>
      <w:ins w:id="131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ins w:id="132" w:author="PR Preview" w:date="2026-01-01T00:00:00Z">
        <w:r>
          <w:t xml:space="preserve">,</w:t>
        </w:r>
      </w:ins>
      <w:ins w:id="133" w:author="PR Preview" w:date="2026-01-01T00:00:00Z">
        <w:r>
          <w:t xml:space="preserve"> </w:t>
        </w:r>
      </w:ins>
      <w:ins w:id="134" w:author="PR Preview" w:date="2026-01-01T00:00:00Z">
        <w:r>
          <w:t xml:space="preserve">the</w:t>
        </w:r>
      </w:ins>
      <w:ins w:id="135" w:author="PR Preview" w:date="2026-01-01T00:00:00Z">
        <w:r>
          <w:t xml:space="preserve"> </w:t>
        </w:r>
      </w:ins>
      <w:ins w:id="136" w:author="PR Preview" w:date="2026-01-01T00:00:00Z">
        <w:r>
          <w:rPr>
            <w:b/>
            <w:bCs/>
          </w:rPr>
          <w:t xml:space="preserve">empirical cumulative distribution function</w:t>
        </w:r>
      </w:ins>
      <w:ins w:id="137" w:author="PR Preview" w:date="2026-01-01T00:00:00Z">
        <w:r>
          <w:t xml:space="preserve"> </w:t>
        </w:r>
      </w:ins>
      <w:ins w:id="138" w:author="PR Preview" w:date="2026-01-01T00:00:00Z">
        <w:r>
          <w:t xml:space="preserve">(</w:t>
        </w:r>
      </w:ins>
      <w:ins w:id="139" w:author="PR Preview" w:date="2026-01-01T00:00:00Z">
        <w:r>
          <w:rPr>
            <w:b/>
            <w:bCs/>
          </w:rPr>
          <w:t xml:space="preserve">empirical CDF</w:t>
        </w:r>
      </w:ins>
      <w:ins w:id="140" w:author="PR Preview" w:date="2026-01-01T00:00:00Z">
        <w:r>
          <w:t xml:space="preserve">)</w:t>
        </w:r>
      </w:ins>
      <w:ins w:id="141" w:author="PR Preview" w:date="2026-01-01T00:00:00Z">
        <w:r>
          <w:t xml:space="preserve"> </w:t>
        </w:r>
      </w:ins>
      <w:ins w:id="142" w:author="PR Preview" w:date="2026-01-01T00:00:00Z">
        <w:r>
          <w:t xml:space="preserve">is the</w:t>
        </w:r>
      </w:ins>
      <w:ins w:id="143" w:author="PR Preview" w:date="2026-01-01T00:00:00Z">
        <w:r>
          <w:t xml:space="preserve"> </w:t>
        </w:r>
      </w:ins>
      <w:hyperlink r:id="rId15">
        <w:ins w:id="144" w:author="PR Preview" w:date="2026-01-01T00:00:00Z">
          <w:r>
            <w:rPr>
              <w:rStyle w:val="Hyperlink"/>
            </w:rPr>
            <w:t xml:space="preserve">CDF</w:t>
          </w:r>
        </w:ins>
      </w:hyperlink>
      <w:ins w:id="145" w:author="PR Preview" w:date="2026-01-01T00:00:00Z">
        <w:r>
          <w:t xml:space="preserve"> </w:t>
        </w:r>
      </w:ins>
      <w:ins w:id="146" w:author="PR Preview" w:date="2026-01-01T00:00:00Z">
        <w:r>
          <w:t xml:space="preserve">of the</w:t>
        </w:r>
      </w:ins>
      <w:ins w:id="147" w:author="PR Preview" w:date="2026-01-01T00:00:00Z">
        <w:r>
          <w:t xml:space="preserve"> </w:t>
        </w:r>
      </w:ins>
      <w:hyperlink w:anchor="def-empirical-distribution">
        <w:ins w:id="148" w:author="PR Preview" w:date="2026-01-01T00:00:00Z">
          <w:r>
            <w:rPr>
              <w:rStyle w:val="Hyperlink"/>
            </w:rPr>
            <w:t xml:space="preserve">empirical distribution</w:t>
          </w:r>
        </w:ins>
      </w:hyperlink>
      <w:ins w:id="149" w:author="PR Preview" w:date="2026-01-01T00:00:00Z">
        <w:r>
          <w:t xml:space="preserve">,</w:t>
        </w:r>
      </w:ins>
      <w:ins w:id="150" w:author="PR Preview" w:date="2026-01-01T00:00:00Z">
        <w:r>
          <w:t xml:space="preserve"> </w:t>
        </w:r>
      </w:ins>
      <w:ins w:id="151" w:author="PR Preview" w:date="2026-01-01T00:00:00Z">
        <w:r>
          <w:t xml:space="preserve">the function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16"/>
    <w:bookmarkStart w:id="17" w:name="exm-empirical-cdf"/>
    <w:p>
      <w:pPr>
        <w:pStyle w:val="BodyText"/>
      </w:pPr>
      <w:del w:id="152" w:author="PR Preview" w:date="2026-01-01T00:00:00Z">
        <w:r>
          <w:rPr>
            <w:b/>
            <w:bCs/>
          </w:rPr>
          <w:delText xml:space="preserve">Example 1 (Numerical example: empirical CDF)</w:delText>
        </w:r>
      </w:del>
      <w:del w:id="153" w:author="PR Preview" w:date="2026-01-01T00:00:00Z">
        <w:r>
          <w:delText xml:space="preserve"> </w:delText>
        </w:r>
      </w:del>
      <w:del w:id="154" w:author="PR Preview" w:date="2026-01-01T00:00:00Z">
        <w:r>
          <w:delText xml:space="preserve">Suppose the observed values are</w:delText>
        </w:r>
      </w:del>
      <w:del w:id="155" w:author="PR Preview" w:date="2026-01-01T00:00:00Z">
        <w:r>
          <w:delText xml:space="preserve"> </w:delText>
        </w:r>
      </w:del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del w:id="156" w:author="PR Preview" w:date="2026-01-01T00:00:00Z">
        <w:r>
          <w:delText xml:space="preserve">, so</w:delText>
        </w:r>
      </w:del>
      <w:del w:id="157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=</m:t>
        </m:r>
        <m:r>
          <m:t>4</m:t>
        </m:r>
      </m:oMath>
      <w:del w:id="158" w:author="PR Preview" w:date="2026-01-01T00:00:00Z">
        <w:r>
          <w:delText xml:space="preserve">.</w:delText>
        </w:r>
      </w:del>
      <w:del w:id="159" w:author="PR Preview" w:date="2026-01-01T00:00:00Z">
        <w:r>
          <w:delText xml:space="preserve"> </w:delText>
        </w:r>
      </w:del>
      <w:del w:id="160" w:author="PR Preview" w:date="2026-01-01T00:00:00Z">
        <w:r>
          <w:delText xml:space="preserve">Two of the four values (1 and 3) are at most 3.5, so:</w:delText>
        </w:r>
      </w:del>
    </w:p>
    <w:p>
      <w:pPr>
        <w:pStyle w:val="BodyText"/>
      </w:pPr>
      <w:ins w:id="161" w:author="PR Preview" w:date="2026-01-01T00:00:00Z">
        <w:r>
          <w:rPr>
            <w:b/>
            <w:bCs/>
          </w:rPr>
          <w:t xml:space="preserve">Example 2 (Numerical example: empirical CDF)</w:t>
        </w:r>
      </w:ins>
      <w:ins w:id="162" w:author="PR Preview" w:date="2026-01-01T00:00:00Z">
        <w:r>
          <w:t xml:space="preserve"> </w:t>
        </w:r>
      </w:ins>
      <w:ins w:id="163" w:author="PR Preview" w:date="2026-01-01T00:00:00Z">
        <w:r>
          <w:t xml:space="preserve">Suppose the observed values are</w:t>
        </w:r>
      </w:ins>
      <w:ins w:id="164" w:author="PR Preview" w:date="2026-01-01T00:00:00Z">
        <w:r>
          <w:t xml:space="preserve"> </w:t>
        </w:r>
      </w:ins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ins w:id="165" w:author="PR Preview" w:date="2026-01-01T00:00:00Z">
        <w:r>
          <w:t xml:space="preserve">, so</w:t>
        </w:r>
      </w:ins>
      <w:ins w:id="166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4</m:t>
        </m:r>
      </m:oMath>
      <w:ins w:id="167" w:author="PR Preview" w:date="2026-01-01T00:00:00Z">
        <w:r>
          <w:t xml:space="preserve">.</w:t>
        </w:r>
      </w:ins>
      <w:ins w:id="168" w:author="PR Preview" w:date="2026-01-01T00:00:00Z">
        <w:r>
          <w:t xml:space="preserve"> </w:t>
        </w:r>
      </w:ins>
      <w:ins w:id="169" w:author="PR Preview" w:date="2026-01-01T00:00:00Z">
        <w:r>
          <w:t xml:space="preserve">Two of the four values (1 and 3) are at most 3.5, so: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bookmarkEnd w:id="18"/>
    <w:bookmarkStart w:id="21" w:name="order-statistics"/>
    <w:p>
      <w:pPr>
        <w:pStyle w:val="Heading2"/>
      </w:pPr>
      <w:del w:id="170" w:author="PR Preview" w:date="2026-01-01T00:00:00Z">
        <w:r>
          <w:delText xml:space="preserve">2 Order statistics</w:delText>
        </w:r>
      </w:del>
    </w:p>
    <w:p>
      <w:pPr>
        <w:pStyle w:val="FirstParagraph"/>
      </w:pPr>
      <w:del w:id="171" w:author="PR Preview" w:date="2026-01-01T00:00:00Z">
        <w:r>
          <w:rPr>
            <w:b/>
            <w:bCs/>
          </w:rPr>
          <w:delText xml:space="preserve">Definition 2 (Order statistics)</w:delText>
        </w:r>
      </w:del>
      <w:del w:id="172" w:author="PR Preview" w:date="2026-01-01T00:00:00Z">
        <w:r>
          <w:delText xml:space="preserve"> </w:delText>
        </w:r>
      </w:del>
      <w:del w:id="173" w:author="PR Preview" w:date="2026-01-01T00:00:00Z">
        <w:r>
          <w:delText xml:space="preserve">For observed values</w:delText>
        </w:r>
      </w:del>
      <w:del w:id="174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del w:id="175" w:author="PR Preview" w:date="2026-01-01T00:00:00Z">
        <w:r>
          <w:delText xml:space="preserve">,</w:delText>
        </w:r>
      </w:del>
      <w:del w:id="176" w:author="PR Preview" w:date="2026-01-01T00:00:00Z">
        <w:r>
          <w:delText xml:space="preserve"> </w:delText>
        </w:r>
      </w:del>
      <w:del w:id="177" w:author="PR Preview" w:date="2026-01-01T00:00:00Z">
        <w:r>
          <w:delText xml:space="preserve">the</w:delText>
        </w:r>
      </w:del>
      <w:del w:id="178" w:author="PR Preview" w:date="2026-01-01T00:00:00Z">
        <w:r>
          <w:delText xml:space="preserve"> </w:delText>
        </w:r>
      </w:del>
      <w:del w:id="179" w:author="PR Preview" w:date="2026-01-01T00:00:00Z">
        <w:r>
          <w:rPr>
            <w:b/>
            <w:bCs/>
          </w:rPr>
          <w:delText xml:space="preserve">order statistics</w:delText>
        </w:r>
      </w:del>
      <w:del w:id="180" w:author="PR Preview" w:date="2026-01-01T00:00:00Z">
        <w:r>
          <w:delText xml:space="preserve"> </w:delText>
        </w:r>
      </w:del>
      <w:del w:id="181" w:author="PR Preview" w:date="2026-01-01T00:00:00Z">
        <w:r>
          <w:delText xml:space="preserve">are the same values sorted in increasing order,</w:delText>
        </w:r>
      </w:del>
      <w:del w:id="182" w:author="PR Preview" w:date="2026-01-01T00:00:00Z">
        <w:r>
          <w:delText xml:space="preserve"> </w:delText>
        </w:r>
      </w:del>
      <w:del w:id="183" w:author="PR Preview" w:date="2026-01-01T00:00:00Z">
        <w:r>
          <w:delText xml:space="preserve">written</w:delText>
        </w:r>
      </w:del>
    </w:p>
    <w:p>
      <w:pPr>
        <w:pStyle w:val="Heading2"/>
      </w:pPr>
      <w:ins w:id="184" w:author="PR Preview" w:date="2026-01-01T00:00:00Z">
        <w:r>
          <w:t xml:space="preserve">3 Order statistics</w:t>
        </w:r>
      </w:ins>
    </w:p>
    <w:bookmarkStart w:id="19" w:name="def-order-statistics"/>
    <w:p>
      <w:pPr>
        <w:pStyle w:val="FirstParagraph"/>
      </w:pPr>
      <w:ins w:id="185" w:author="PR Preview" w:date="2026-01-01T00:00:00Z">
        <w:r>
          <w:rPr>
            <w:b/>
            <w:bCs/>
          </w:rPr>
          <w:t xml:space="preserve">Definition 3 (Order statistics)</w:t>
        </w:r>
      </w:ins>
      <w:ins w:id="186" w:author="PR Preview" w:date="2026-01-01T00:00:00Z">
        <w:r>
          <w:t xml:space="preserve"> </w:t>
        </w:r>
      </w:ins>
      <w:ins w:id="187" w:author="PR Preview" w:date="2026-01-01T00:00:00Z">
        <w:r>
          <w:t xml:space="preserve">For observed values</w:t>
        </w:r>
      </w:ins>
      <w:ins w:id="188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ins w:id="189" w:author="PR Preview" w:date="2026-01-01T00:00:00Z">
        <w:r>
          <w:t xml:space="preserve">,</w:t>
        </w:r>
      </w:ins>
      <w:ins w:id="190" w:author="PR Preview" w:date="2026-01-01T00:00:00Z">
        <w:r>
          <w:t xml:space="preserve"> </w:t>
        </w:r>
      </w:ins>
      <w:ins w:id="191" w:author="PR Preview" w:date="2026-01-01T00:00:00Z">
        <w:r>
          <w:t xml:space="preserve">the</w:t>
        </w:r>
      </w:ins>
      <w:ins w:id="192" w:author="PR Preview" w:date="2026-01-01T00:00:00Z">
        <w:r>
          <w:t xml:space="preserve"> </w:t>
        </w:r>
      </w:ins>
      <w:ins w:id="193" w:author="PR Preview" w:date="2026-01-01T00:00:00Z">
        <w:r>
          <w:rPr>
            <w:b/>
            <w:bCs/>
          </w:rPr>
          <w:t xml:space="preserve">order statistics</w:t>
        </w:r>
      </w:ins>
      <w:ins w:id="194" w:author="PR Preview" w:date="2026-01-01T00:00:00Z">
        <w:r>
          <w:t xml:space="preserve"> </w:t>
        </w:r>
      </w:ins>
      <w:ins w:id="195" w:author="PR Preview" w:date="2026-01-01T00:00:00Z">
        <w:r>
          <w:t xml:space="preserve">are the same values sorted in increasing order,</w:t>
        </w:r>
      </w:ins>
      <w:ins w:id="196" w:author="PR Preview" w:date="2026-01-01T00:00:00Z">
        <w:r>
          <w:t xml:space="preserve"> </w:t>
        </w:r>
      </w:ins>
      <w:ins w:id="197" w:author="PR Preview" w:date="2026-01-01T00:00:00Z">
        <w:r>
          <w:t xml:space="preserve">written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9"/>
    <w:bookmarkStart w:id="20" w:name="exm-order-statistics"/>
    <w:p>
      <w:pPr>
        <w:pStyle w:val="BodyText"/>
      </w:pPr>
      <w:del w:id="198" w:author="PR Preview" w:date="2026-01-01T00:00:00Z">
        <w:r>
          <w:rPr>
            <w:b/>
            <w:bCs/>
          </w:rPr>
          <w:delText xml:space="preserve">Example 2 (Numerical example: order statistics)</w:delText>
        </w:r>
      </w:del>
      <w:del w:id="199" w:author="PR Preview" w:date="2026-01-01T00:00:00Z">
        <w:r>
          <w:delText xml:space="preserve"> </w:delText>
        </w:r>
      </w:del>
      <w:del w:id="200" w:author="PR Preview" w:date="2026-01-01T00:00:00Z">
        <w:r>
          <w:delText xml:space="preserve">If the observed values are</w:delText>
        </w:r>
      </w:del>
      <w:del w:id="201" w:author="PR Preview" w:date="2026-01-01T00:00:00Z">
        <w:r>
          <w:delText xml:space="preserve"> </w:delText>
        </w:r>
      </w:del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del w:id="202" w:author="PR Preview" w:date="2026-01-01T00:00:00Z">
        <w:r>
          <w:delText xml:space="preserve">,</w:delText>
        </w:r>
      </w:del>
      <w:del w:id="203" w:author="PR Preview" w:date="2026-01-01T00:00:00Z">
        <w:r>
          <w:delText xml:space="preserve"> </w:delText>
        </w:r>
      </w:del>
      <w:del w:id="204" w:author="PR Preview" w:date="2026-01-01T00:00:00Z">
        <w:r>
          <w:delText xml:space="preserve">then the order statistics are</w:delText>
        </w:r>
      </w:del>
      <w:del w:id="205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del w:id="206" w:author="PR Preview" w:date="2026-01-01T00:00:00Z">
        <w:r>
          <w:delText xml:space="preserve">,</w:delText>
        </w:r>
      </w:del>
      <w:del w:id="207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del w:id="208" w:author="PR Preview" w:date="2026-01-01T00:00:00Z">
        <w:r>
          <w:delText xml:space="preserve">,</w:delText>
        </w:r>
      </w:del>
      <w:del w:id="209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del w:id="210" w:author="PR Preview" w:date="2026-01-01T00:00:00Z">
        <w:r>
          <w:delText xml:space="preserve">, and</w:delText>
        </w:r>
      </w:del>
      <w:del w:id="211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del w:id="212" w:author="PR Preview" w:date="2026-01-01T00:00:00Z">
        <w:r>
          <w:delText xml:space="preserve">.</w:delText>
        </w:r>
      </w:del>
    </w:p>
    <w:p>
      <w:pPr>
        <w:pStyle w:val="Heading2"/>
      </w:pPr>
      <w:del w:id="213" w:author="PR Preview" w:date="2026-01-01T00:00:00Z">
        <w:r>
          <w:delText xml:space="preserve">3 Sample quantiles</w:delText>
        </w:r>
      </w:del>
    </w:p>
    <w:p>
      <w:pPr>
        <w:pStyle w:val="FirstParagraph"/>
      </w:pPr>
      <w:del w:id="214" w:author="PR Preview" w:date="2026-01-01T00:00:00Z">
        <w:r>
          <w:rPr>
            <w:b/>
            <w:bCs/>
          </w:rPr>
          <w:delText xml:space="preserve">Definition 3 (Sample quantile function)</w:delText>
        </w:r>
      </w:del>
      <w:del w:id="215" w:author="PR Preview" w:date="2026-01-01T00:00:00Z">
        <w:r>
          <w:delText xml:space="preserve"> </w:delText>
        </w:r>
      </w:del>
      <w:del w:id="216" w:author="PR Preview" w:date="2026-01-01T00:00:00Z">
        <w:r>
          <w:delText xml:space="preserve">Given an</w:delText>
        </w:r>
      </w:del>
      <w:del w:id="217" w:author="PR Preview" w:date="2026-01-01T00:00:00Z">
        <w:r>
          <w:delText xml:space="preserve"> </w:delText>
        </w:r>
      </w:del>
      <w:hyperlink w:anchor="def-empirical-cdf">
        <w:del w:id="218" w:author="PR Preview" w:date="2026-01-01T00:00:00Z">
          <w:r>
            <w:rPr>
              <w:rStyle w:val="Hyperlink"/>
            </w:rPr>
            <w:delText xml:space="preserve">empirical CDF</w:delText>
          </w:r>
        </w:del>
      </w:hyperlink>
      <w:del w:id="219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F</m:t>
            </m:r>
          </m:e>
        </m:acc>
      </m:oMath>
      <w:del w:id="220" w:author="PR Preview" w:date="2026-01-01T00:00:00Z">
        <w:r>
          <w:delText xml:space="preserve">,</w:delText>
        </w:r>
      </w:del>
      <w:del w:id="221" w:author="PR Preview" w:date="2026-01-01T00:00:00Z">
        <w:r>
          <w:delText xml:space="preserve"> </w:delText>
        </w:r>
      </w:del>
      <w:del w:id="222" w:author="PR Preview" w:date="2026-01-01T00:00:00Z">
        <w:r>
          <w:delText xml:space="preserve">the</w:delText>
        </w:r>
      </w:del>
      <w:del w:id="223" w:author="PR Preview" w:date="2026-01-01T00:00:00Z">
        <w:r>
          <w:delText xml:space="preserve"> </w:delText>
        </w:r>
      </w:del>
      <w:del w:id="224" w:author="PR Preview" w:date="2026-01-01T00:00:00Z">
        <w:r>
          <w:rPr>
            <w:b/>
            <w:bCs/>
          </w:rPr>
          <w:delText xml:space="preserve">sample quantile function</w:delText>
        </w:r>
      </w:del>
      <w:del w:id="225" w:author="PR Preview" w:date="2026-01-01T00:00:00Z">
        <w:r>
          <w:delText xml:space="preserve"> </w:delText>
        </w:r>
      </w:del>
      <w:del w:id="226" w:author="PR Preview" w:date="2026-01-01T00:00:00Z">
        <w:r>
          <w:delText xml:space="preserve">(also called the</w:delText>
        </w:r>
      </w:del>
      <w:del w:id="227" w:author="PR Preview" w:date="2026-01-01T00:00:00Z">
        <w:r>
          <w:delText xml:space="preserve"> </w:delText>
        </w:r>
      </w:del>
      <w:del w:id="228" w:author="PR Preview" w:date="2026-01-01T00:00:00Z">
        <w:r>
          <w:rPr>
            <w:b/>
            <w:bCs/>
          </w:rPr>
          <w:delText xml:space="preserve">empirical quantile function</w:delText>
        </w:r>
      </w:del>
      <w:del w:id="229" w:author="PR Preview" w:date="2026-01-01T00:00:00Z">
        <w:r>
          <w:delText xml:space="preserve">)</w:delText>
        </w:r>
      </w:del>
      <w:del w:id="230" w:author="PR Preview" w:date="2026-01-01T00:00:00Z">
        <w:r>
          <w:delText xml:space="preserve"> </w:delText>
        </w:r>
      </w:del>
      <w:del w:id="231" w:author="PR Preview" w:date="2026-01-01T00:00:00Z">
        <w:r>
          <w:delText xml:space="preserve">is</w:delText>
        </w:r>
      </w:del>
    </w:p>
    <w:p>
      <w:pPr>
        <w:pStyle w:val="BodyText"/>
      </w:pPr>
      <w:ins w:id="232" w:author="PR Preview" w:date="2026-01-01T00:00:00Z">
        <w:r>
          <w:rPr>
            <w:b/>
            <w:bCs/>
          </w:rPr>
          <w:t xml:space="preserve">Example 3 (Numerical example: order statistics)</w:t>
        </w:r>
      </w:ins>
      <w:ins w:id="233" w:author="PR Preview" w:date="2026-01-01T00:00:00Z">
        <w:r>
          <w:t xml:space="preserve"> </w:t>
        </w:r>
      </w:ins>
      <w:ins w:id="234" w:author="PR Preview" w:date="2026-01-01T00:00:00Z">
        <w:r>
          <w:t xml:space="preserve">If the observed values are</w:t>
        </w:r>
      </w:ins>
      <w:ins w:id="235" w:author="PR Preview" w:date="2026-01-01T00:00:00Z">
        <w:r>
          <w:t xml:space="preserve"> </w:t>
        </w:r>
      </w:ins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ins w:id="236" w:author="PR Preview" w:date="2026-01-01T00:00:00Z">
        <w:r>
          <w:t xml:space="preserve">,</w:t>
        </w:r>
      </w:ins>
      <w:ins w:id="237" w:author="PR Preview" w:date="2026-01-01T00:00:00Z">
        <w:r>
          <w:t xml:space="preserve"> </w:t>
        </w:r>
      </w:ins>
      <w:ins w:id="238" w:author="PR Preview" w:date="2026-01-01T00:00:00Z">
        <w:r>
          <w:t xml:space="preserve">then the order statistics are</w:t>
        </w:r>
      </w:ins>
      <w:ins w:id="239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ins w:id="240" w:author="PR Preview" w:date="2026-01-01T00:00:00Z">
        <w:r>
          <w:t xml:space="preserve">,</w:t>
        </w:r>
      </w:ins>
      <w:ins w:id="241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ins w:id="242" w:author="PR Preview" w:date="2026-01-01T00:00:00Z">
        <w:r>
          <w:t xml:space="preserve">,</w:t>
        </w:r>
      </w:ins>
      <w:ins w:id="243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ins w:id="244" w:author="PR Preview" w:date="2026-01-01T00:00:00Z">
        <w:r>
          <w:t xml:space="preserve">, and</w:t>
        </w:r>
      </w:ins>
      <w:ins w:id="245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ins w:id="246" w:author="PR Preview" w:date="2026-01-01T00:00:00Z">
        <w:r>
          <w:t xml:space="preserve">.</w:t>
        </w:r>
      </w:ins>
    </w:p>
    <w:bookmarkEnd w:id="20"/>
    <w:bookmarkEnd w:id="21"/>
    <w:bookmarkStart w:id="28" w:name="sample-quantiles"/>
    <w:p>
      <w:pPr>
        <w:pStyle w:val="Heading2"/>
      </w:pPr>
      <w:ins w:id="247" w:author="PR Preview" w:date="2026-01-01T00:00:00Z">
        <w:r>
          <w:t xml:space="preserve">4 Sample quantiles</w:t>
        </w:r>
      </w:ins>
    </w:p>
    <w:bookmarkStart w:id="22" w:name="def-sample-quantile"/>
    <w:p>
      <w:pPr>
        <w:pStyle w:val="FirstParagraph"/>
      </w:pPr>
      <w:ins w:id="248" w:author="PR Preview" w:date="2026-01-01T00:00:00Z">
        <w:r>
          <w:rPr>
            <w:b/>
            <w:bCs/>
          </w:rPr>
          <w:t xml:space="preserve">Definition 4 (Sample quantile function)</w:t>
        </w:r>
      </w:ins>
      <w:ins w:id="249" w:author="PR Preview" w:date="2026-01-01T00:00:00Z">
        <w:r>
          <w:t xml:space="preserve"> </w:t>
        </w:r>
      </w:ins>
      <w:ins w:id="250" w:author="PR Preview" w:date="2026-01-01T00:00:00Z">
        <w:r>
          <w:t xml:space="preserve">Given an</w:t>
        </w:r>
      </w:ins>
      <w:ins w:id="251" w:author="PR Preview" w:date="2026-01-01T00:00:00Z">
        <w:r>
          <w:t xml:space="preserve"> </w:t>
        </w:r>
      </w:ins>
      <w:hyperlink w:anchor="def-empirical-cdf">
        <w:ins w:id="252" w:author="PR Preview" w:date="2026-01-01T00:00:00Z">
          <w:r>
            <w:rPr>
              <w:rStyle w:val="Hyperlink"/>
            </w:rPr>
            <w:t xml:space="preserve">empirical CDF</w:t>
          </w:r>
        </w:ins>
      </w:hyperlink>
      <w:ins w:id="253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F</m:t>
            </m:r>
          </m:e>
        </m:acc>
      </m:oMath>
      <w:ins w:id="254" w:author="PR Preview" w:date="2026-01-01T00:00:00Z">
        <w:r>
          <w:t xml:space="preserve">,</w:t>
        </w:r>
      </w:ins>
      <w:ins w:id="255" w:author="PR Preview" w:date="2026-01-01T00:00:00Z">
        <w:r>
          <w:t xml:space="preserve"> </w:t>
        </w:r>
      </w:ins>
      <w:ins w:id="256" w:author="PR Preview" w:date="2026-01-01T00:00:00Z">
        <w:r>
          <w:t xml:space="preserve">the</w:t>
        </w:r>
      </w:ins>
      <w:ins w:id="257" w:author="PR Preview" w:date="2026-01-01T00:00:00Z">
        <w:r>
          <w:t xml:space="preserve"> </w:t>
        </w:r>
      </w:ins>
      <w:ins w:id="258" w:author="PR Preview" w:date="2026-01-01T00:00:00Z">
        <w:r>
          <w:rPr>
            <w:b/>
            <w:bCs/>
          </w:rPr>
          <w:t xml:space="preserve">sample quantile function</w:t>
        </w:r>
      </w:ins>
      <w:ins w:id="259" w:author="PR Preview" w:date="2026-01-01T00:00:00Z">
        <w:r>
          <w:t xml:space="preserve"> </w:t>
        </w:r>
      </w:ins>
      <w:ins w:id="260" w:author="PR Preview" w:date="2026-01-01T00:00:00Z">
        <w:r>
          <w:t xml:space="preserve">(also called the</w:t>
        </w:r>
      </w:ins>
      <w:ins w:id="261" w:author="PR Preview" w:date="2026-01-01T00:00:00Z">
        <w:r>
          <w:t xml:space="preserve"> </w:t>
        </w:r>
      </w:ins>
      <w:ins w:id="262" w:author="PR Preview" w:date="2026-01-01T00:00:00Z">
        <w:r>
          <w:rPr>
            <w:b/>
            <w:bCs/>
          </w:rPr>
          <w:t xml:space="preserve">empirical quantile function</w:t>
        </w:r>
      </w:ins>
      <w:ins w:id="263" w:author="PR Preview" w:date="2026-01-01T00:00:00Z">
        <w:r>
          <w:t xml:space="preserve">)</w:t>
        </w:r>
      </w:ins>
      <w:ins w:id="264" w:author="PR Preview" w:date="2026-01-01T00:00:00Z">
        <w:r>
          <w:t xml:space="preserve"> </w:t>
        </w:r>
      </w:ins>
      <w:ins w:id="265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"/>
    <w:bookmarkStart w:id="23" w:name="def-sample-p-quantile"/>
    <w:p>
      <w:pPr>
        <w:pStyle w:val="FirstParagraph"/>
      </w:pPr>
      <w:del w:id="266" w:author="PR Preview" w:date="2026-01-01T00:00:00Z">
        <w:r>
          <w:rPr>
            <w:b/>
            <w:bCs/>
          </w:rPr>
          <w:delText xml:space="preserve">Definition 4 (Sample quantile)</w:delText>
        </w:r>
      </w:del>
      <w:del w:id="267" w:author="PR Preview" w:date="2026-01-01T00:00:00Z">
        <w:r>
          <w:delText xml:space="preserve"> </w:delText>
        </w:r>
      </w:del>
      <w:del w:id="268" w:author="PR Preview" w:date="2026-01-01T00:00:00Z">
        <w:r>
          <w:delText xml:space="preserve">For a given</w:delText>
        </w:r>
      </w:del>
      <w:del w:id="269" w:author="PR Preview" w:date="2026-01-01T00:00:00Z">
        <w:r>
          <w:delText xml:space="preserve"> </w:delText>
        </w:r>
      </w:del>
      <m:oMath>
        <m:r>
          <m:t>p</m:t>
        </m:r>
      </m:oMath>
      <w:del w:id="270" w:author="PR Preview" w:date="2026-01-01T00:00:00Z">
        <w:r>
          <w:delText xml:space="preserve">, the value</w:delText>
        </w:r>
      </w:del>
      <w:del w:id="271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del w:id="272" w:author="PR Preview" w:date="2026-01-01T00:00:00Z">
        <w:r>
          <w:delText xml:space="preserve"> </w:delText>
        </w:r>
      </w:del>
      <w:del w:id="273" w:author="PR Preview" w:date="2026-01-01T00:00:00Z">
        <w:r>
          <w:delText xml:space="preserve">of the</w:delText>
        </w:r>
      </w:del>
      <w:del w:id="274" w:author="PR Preview" w:date="2026-01-01T00:00:00Z">
        <w:r>
          <w:delText xml:space="preserve"> </w:delText>
        </w:r>
      </w:del>
      <w:hyperlink w:anchor="def-sample-quantile">
        <w:del w:id="275" w:author="PR Preview" w:date="2026-01-01T00:00:00Z">
          <w:r>
            <w:rPr>
              <w:rStyle w:val="Hyperlink"/>
            </w:rPr>
            <w:delText xml:space="preserve">sample quantile function</w:delText>
          </w:r>
        </w:del>
      </w:hyperlink>
      <w:del w:id="276" w:author="PR Preview" w:date="2026-01-01T00:00:00Z">
        <w:r>
          <w:delText xml:space="preserve"> </w:delText>
        </w:r>
      </w:del>
      <w:del w:id="277" w:author="PR Preview" w:date="2026-01-01T00:00:00Z">
        <w:r>
          <w:delText xml:space="preserve">is the</w:delText>
        </w:r>
      </w:del>
      <w:del w:id="278" w:author="PR Preview" w:date="2026-01-01T00:00:00Z">
        <w:r>
          <w:delText xml:space="preserve"> </w:delText>
        </w:r>
      </w:del>
      <w:del w:id="279" w:author="PR Preview" w:date="2026-01-01T00:00:00Z">
        <w:r>
          <w:rPr>
            <w:b/>
            <w:bCs/>
          </w:rPr>
          <w:delText xml:space="preserve">sample</w:delText>
        </w:r>
      </w:del>
      <w:del w:id="280" w:author="PR Preview" w:date="2026-01-01T00:00:00Z">
        <w:r>
          <w:rPr>
            <w:b/>
            <w:bCs/>
          </w:rPr>
          <w:delText xml:space="preserve"> </w:delText>
        </w:r>
      </w:del>
      <m:oMath>
        <m:r>
          <m:t>p</m:t>
        </m:r>
      </m:oMath>
      <w:del w:id="281" w:author="PR Preview" w:date="2026-01-01T00:00:00Z">
        <w:r>
          <w:rPr>
            <w:b/>
            <w:bCs/>
          </w:rPr>
          <w:delText xml:space="preserve"> </w:delText>
        </w:r>
      </w:del>
      <w:del w:id="282" w:author="PR Preview" w:date="2026-01-01T00:00:00Z">
        <w:r>
          <w:rPr>
            <w:b/>
            <w:bCs/>
          </w:rPr>
          <w:delText xml:space="preserve">quantile</w:delText>
        </w:r>
      </w:del>
      <w:del w:id="283" w:author="PR Preview" w:date="2026-01-01T00:00:00Z">
        <w:r>
          <w:delText xml:space="preserve">,</w:delText>
        </w:r>
      </w:del>
      <w:del w:id="284" w:author="PR Preview" w:date="2026-01-01T00:00:00Z">
        <w:r>
          <w:delText xml:space="preserve"> </w:delText>
        </w:r>
      </w:del>
      <w:del w:id="285" w:author="PR Preview" w:date="2026-01-01T00:00:00Z">
        <w:r>
          <w:delText xml:space="preserve">also called the</w:delText>
        </w:r>
      </w:del>
      <w:del w:id="286" w:author="PR Preview" w:date="2026-01-01T00:00:00Z">
        <w:r>
          <w:delText xml:space="preserve"> </w:delText>
        </w:r>
      </w:del>
      <w:del w:id="287" w:author="PR Preview" w:date="2026-01-01T00:00:00Z">
        <w:r>
          <w:rPr>
            <w:b/>
            <w:bCs/>
          </w:rPr>
          <w:delText xml:space="preserve">sample</w:delText>
        </w:r>
      </w:del>
      <w:del w:id="288" w:author="PR Preview" w:date="2026-01-01T00:00:00Z">
        <w:r>
          <w:rPr>
            <w:b/>
            <w:bCs/>
          </w:rPr>
          <w:delText xml:space="preserve"> </w:delText>
        </w:r>
      </w:del>
      <m:oMath>
        <m:r>
          <m:t>100</m:t>
        </m:r>
        <m:r>
          <m:t>p</m:t>
        </m:r>
      </m:oMath>
      <w:del w:id="289" w:author="PR Preview" w:date="2026-01-01T00:00:00Z">
        <w:r>
          <w:rPr>
            <w:b/>
            <w:bCs/>
          </w:rPr>
          <w:delText xml:space="preserve">th percentile</w:delText>
        </w:r>
      </w:del>
      <w:del w:id="290" w:author="PR Preview" w:date="2026-01-01T00:00:00Z">
        <w:r>
          <w:delText xml:space="preserve">.</w:delText>
        </w:r>
      </w:del>
    </w:p>
    <w:p>
      <w:pPr>
        <w:pStyle w:val="FirstParagraph"/>
      </w:pPr>
      <w:ins w:id="291" w:author="PR Preview" w:date="2026-01-01T00:00:00Z">
        <w:r>
          <w:rPr>
            <w:b/>
            <w:bCs/>
          </w:rPr>
          <w:t xml:space="preserve">Definition 5 (Sample quantile)</w:t>
        </w:r>
      </w:ins>
      <w:ins w:id="292" w:author="PR Preview" w:date="2026-01-01T00:00:00Z">
        <w:r>
          <w:t xml:space="preserve"> </w:t>
        </w:r>
      </w:ins>
      <w:ins w:id="293" w:author="PR Preview" w:date="2026-01-01T00:00:00Z">
        <w:r>
          <w:t xml:space="preserve">For a given</w:t>
        </w:r>
      </w:ins>
      <w:ins w:id="294" w:author="PR Preview" w:date="2026-01-01T00:00:00Z">
        <w:r>
          <w:t xml:space="preserve"> </w:t>
        </w:r>
      </w:ins>
      <m:oMath>
        <m:r>
          <m:t>p</m:t>
        </m:r>
      </m:oMath>
      <w:ins w:id="295" w:author="PR Preview" w:date="2026-01-01T00:00:00Z">
        <w:r>
          <w:t xml:space="preserve">, the value</w:t>
        </w:r>
      </w:ins>
      <w:ins w:id="296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ins w:id="297" w:author="PR Preview" w:date="2026-01-01T00:00:00Z">
        <w:r>
          <w:t xml:space="preserve"> </w:t>
        </w:r>
      </w:ins>
      <w:ins w:id="298" w:author="PR Preview" w:date="2026-01-01T00:00:00Z">
        <w:r>
          <w:t xml:space="preserve">of the</w:t>
        </w:r>
      </w:ins>
      <w:ins w:id="299" w:author="PR Preview" w:date="2026-01-01T00:00:00Z">
        <w:r>
          <w:t xml:space="preserve"> </w:t>
        </w:r>
      </w:ins>
      <w:hyperlink w:anchor="def-sample-quantile">
        <w:ins w:id="300" w:author="PR Preview" w:date="2026-01-01T00:00:00Z">
          <w:r>
            <w:rPr>
              <w:rStyle w:val="Hyperlink"/>
            </w:rPr>
            <w:t xml:space="preserve">sample quantile function</w:t>
          </w:r>
        </w:ins>
      </w:hyperlink>
      <w:ins w:id="301" w:author="PR Preview" w:date="2026-01-01T00:00:00Z">
        <w:r>
          <w:t xml:space="preserve"> </w:t>
        </w:r>
      </w:ins>
      <w:ins w:id="302" w:author="PR Preview" w:date="2026-01-01T00:00:00Z">
        <w:r>
          <w:t xml:space="preserve">is the</w:t>
        </w:r>
      </w:ins>
      <w:ins w:id="303" w:author="PR Preview" w:date="2026-01-01T00:00:00Z">
        <w:r>
          <w:t xml:space="preserve"> </w:t>
        </w:r>
      </w:ins>
      <w:ins w:id="304" w:author="PR Preview" w:date="2026-01-01T00:00:00Z">
        <w:r>
          <w:rPr>
            <w:b/>
            <w:bCs/>
          </w:rPr>
          <w:t xml:space="preserve">sample</w:t>
        </w:r>
      </w:ins>
      <w:ins w:id="305" w:author="PR Preview" w:date="2026-01-01T00:00:00Z">
        <w:r>
          <w:rPr>
            <w:b/>
            <w:bCs/>
          </w:rPr>
          <w:t xml:space="preserve"> </w:t>
        </w:r>
      </w:ins>
      <m:oMath>
        <m:r>
          <m:t>p</m:t>
        </m:r>
      </m:oMath>
      <w:ins w:id="306" w:author="PR Preview" w:date="2026-01-01T00:00:00Z">
        <w:r>
          <w:rPr>
            <w:b/>
            <w:bCs/>
          </w:rPr>
          <w:t xml:space="preserve"> </w:t>
        </w:r>
      </w:ins>
      <w:ins w:id="307" w:author="PR Preview" w:date="2026-01-01T00:00:00Z">
        <w:r>
          <w:rPr>
            <w:b/>
            <w:bCs/>
          </w:rPr>
          <w:t xml:space="preserve">quantile</w:t>
        </w:r>
      </w:ins>
      <w:ins w:id="308" w:author="PR Preview" w:date="2026-01-01T00:00:00Z">
        <w:r>
          <w:t xml:space="preserve">,</w:t>
        </w:r>
      </w:ins>
      <w:ins w:id="309" w:author="PR Preview" w:date="2026-01-01T00:00:00Z">
        <w:r>
          <w:t xml:space="preserve"> </w:t>
        </w:r>
      </w:ins>
      <w:ins w:id="310" w:author="PR Preview" w:date="2026-01-01T00:00:00Z">
        <w:r>
          <w:t xml:space="preserve">also called the</w:t>
        </w:r>
      </w:ins>
      <w:ins w:id="311" w:author="PR Preview" w:date="2026-01-01T00:00:00Z">
        <w:r>
          <w:t xml:space="preserve"> </w:t>
        </w:r>
      </w:ins>
      <w:ins w:id="312" w:author="PR Preview" w:date="2026-01-01T00:00:00Z">
        <w:r>
          <w:rPr>
            <w:b/>
            <w:bCs/>
          </w:rPr>
          <w:t xml:space="preserve">sample</w:t>
        </w:r>
      </w:ins>
      <w:ins w:id="313" w:author="PR Preview" w:date="2026-01-01T00:00:00Z">
        <w:r>
          <w:rPr>
            <w:b/>
            <w:bCs/>
          </w:rPr>
          <w:t xml:space="preserve"> </w:t>
        </w:r>
      </w:ins>
      <m:oMath>
        <m:r>
          <m:t>100</m:t>
        </m:r>
        <m:r>
          <m:t>p</m:t>
        </m:r>
      </m:oMath>
      <w:ins w:id="314" w:author="PR Preview" w:date="2026-01-01T00:00:00Z">
        <w:r>
          <w:rPr>
            <w:b/>
            <w:bCs/>
          </w:rPr>
          <w:t xml:space="preserve">th percentile</w:t>
        </w:r>
      </w:ins>
      <w:ins w:id="315" w:author="PR Preview" w:date="2026-01-01T00:00:00Z">
        <w:r>
          <w:t xml:space="preserve">.</w:t>
        </w:r>
      </w:ins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del w:id="316" w:author="PR Preview" w:date="2026-01-01T00:00:00Z">
        <w:r>
          <w:rPr>
            <w:b/>
            <w:bCs/>
          </w:rPr>
          <w:delText xml:space="preserve">Example 3 (Numerical example: sample quantiles)</w:delText>
        </w:r>
      </w:del>
      <w:del w:id="317" w:author="PR Preview" w:date="2026-01-01T00:00:00Z">
        <w:r>
          <w:delText xml:space="preserve"> </w:delText>
        </w:r>
      </w:del>
      <w:del w:id="318" w:author="PR Preview" w:date="2026-01-01T00:00:00Z">
        <w:r>
          <w:delText xml:space="preserve">Using the same data</w:delText>
        </w:r>
      </w:del>
      <w:del w:id="319" w:author="PR Preview" w:date="2026-01-01T00:00:00Z">
        <w:r>
          <w:delText xml:space="preserve"> </w:delText>
        </w:r>
      </w:del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del w:id="320" w:author="PR Preview" w:date="2026-01-01T00:00:00Z">
        <w:r>
          <w:delText xml:space="preserve">,</w:delText>
        </w:r>
      </w:del>
      <w:del w:id="321" w:author="PR Preview" w:date="2026-01-01T00:00:00Z">
        <w:r>
          <w:delText xml:space="preserve"> </w:delText>
        </w:r>
      </w:del>
      <w:del w:id="322" w:author="PR Preview" w:date="2026-01-01T00:00:00Z">
        <w:r>
          <w:delText xml:space="preserve">with order statistics</w:delText>
        </w:r>
      </w:del>
      <w:del w:id="323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del w:id="324" w:author="PR Preview" w:date="2026-01-01T00:00:00Z">
        <w:r>
          <w:delText xml:space="preserve">,</w:delText>
        </w:r>
      </w:del>
      <w:del w:id="325" w:author="PR Preview" w:date="2026-01-01T00:00:00Z">
        <w:r>
          <w:delText xml:space="preserve"> </w:delText>
        </w:r>
      </w:del>
      <w:hyperlink w:anchor="thm-sample-quantile-order-statistics">
        <w:del w:id="326" w:author="PR Preview" w:date="2026-01-01T00:00:00Z">
          <w:r>
            <w:rPr>
              <w:rStyle w:val="Hyperlink"/>
            </w:rPr>
            <w:delText xml:space="preserve">Theorem 1</w:delText>
          </w:r>
        </w:del>
      </w:hyperlink>
      <w:del w:id="327" w:author="PR Preview" w:date="2026-01-01T00:00:00Z">
        <w:r>
          <w:delText xml:space="preserve"> </w:delText>
        </w:r>
      </w:del>
      <w:del w:id="328" w:author="PR Preview" w:date="2026-01-01T00:00:00Z">
        <w:r>
          <w:delText xml:space="preserve">says the sample quantile function is a step function:</w:delText>
        </w:r>
      </w:del>
    </w:p>
    <w:p>
      <w:pPr>
        <w:pStyle w:val="BodyText"/>
      </w:pPr>
      <w:ins w:id="329" w:author="PR Preview" w:date="2026-01-01T00:00:00Z">
        <w:r>
          <w:rPr>
            <w:b/>
            <w:bCs/>
          </w:rPr>
          <w:t xml:space="preserve">Example 4 (Numerical example: sample quantiles)</w:t>
        </w:r>
      </w:ins>
      <w:ins w:id="330" w:author="PR Preview" w:date="2026-01-01T00:00:00Z">
        <w:r>
          <w:t xml:space="preserve"> </w:t>
        </w:r>
      </w:ins>
      <w:ins w:id="331" w:author="PR Preview" w:date="2026-01-01T00:00:00Z">
        <w:r>
          <w:t xml:space="preserve">Using the same data</w:t>
        </w:r>
      </w:ins>
      <w:ins w:id="332" w:author="PR Preview" w:date="2026-01-01T00:00:00Z">
        <w:r>
          <w:t xml:space="preserve"> </w:t>
        </w:r>
      </w:ins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ins w:id="333" w:author="PR Preview" w:date="2026-01-01T00:00:00Z">
        <w:r>
          <w:t xml:space="preserve">,</w:t>
        </w:r>
      </w:ins>
      <w:ins w:id="334" w:author="PR Preview" w:date="2026-01-01T00:00:00Z">
        <w:r>
          <w:t xml:space="preserve"> </w:t>
        </w:r>
      </w:ins>
      <w:ins w:id="335" w:author="PR Preview" w:date="2026-01-01T00:00:00Z">
        <w:r>
          <w:t xml:space="preserve">with order statistics</w:t>
        </w:r>
      </w:ins>
      <w:ins w:id="336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ins w:id="337" w:author="PR Preview" w:date="2026-01-01T00:00:00Z">
        <w:r>
          <w:t xml:space="preserve">,</w:t>
        </w:r>
      </w:ins>
      <w:ins w:id="338" w:author="PR Preview" w:date="2026-01-01T00:00:00Z">
        <w:r>
          <w:t xml:space="preserve"> </w:t>
        </w:r>
      </w:ins>
      <w:hyperlink w:anchor="thm-sample-quantile-order-statistics">
        <w:ins w:id="339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340" w:author="PR Preview" w:date="2026-01-01T00:00:00Z">
        <w:r>
          <w:t xml:space="preserve"> </w:t>
        </w:r>
      </w:ins>
      <w:ins w:id="341" w:author="PR Preview" w:date="2026-01-01T00:00:00Z">
        <w:r>
          <w:t xml:space="preserve">says the sample quantile function is a step function:</w:t>
        </w:r>
      </w:ins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del w:id="342" w:author="PR Preview" w:date="2026-01-01T00:00:00Z">
        <w:r>
          <w:rPr>
            <w:i/>
            <w:iCs/>
          </w:rPr>
          <w:delText xml:space="preserve">Remark 1</w:delText>
        </w:r>
      </w:del>
      <w:del w:id="343" w:author="PR Preview" w:date="2026-01-01T00:00:00Z">
        <w:r>
          <w:delText xml:space="preserve"> (Quantile conventions). </w:delText>
        </w:r>
      </w:del>
      <w:del w:id="344" w:author="PR Preview" w:date="2026-01-01T00:00:00Z">
        <w:r>
          <w:delText xml:space="preserve">Other sources, and other software defaults, define sample quantiles differently,</w:delText>
        </w:r>
      </w:del>
      <w:del w:id="345" w:author="PR Preview" w:date="2026-01-01T00:00:00Z">
        <w:r>
          <w:delText xml:space="preserve"> </w:delText>
        </w:r>
      </w:del>
      <w:del w:id="346" w:author="PR Preview" w:date="2026-01-01T00:00:00Z">
        <w:r>
          <w:delText xml:space="preserve">mostly by interpolating between order statistics.</w:delText>
        </w:r>
      </w:del>
      <w:del w:id="347" w:author="PR Preview" w:date="2026-01-01T00:00:00Z">
        <w:r>
          <w:delText xml:space="preserve"> </w:delText>
        </w:r>
      </w:del>
      <w:del w:id="348" w:author="PR Preview" w:date="2026-01-01T00:00:00Z">
        <w:r>
          <w:delText xml:space="preserve">R’s</w:delText>
        </w:r>
      </w:del>
      <w:del w:id="349" w:author="PR Preview" w:date="2026-01-01T00:00:00Z">
        <w:r>
          <w:delText xml:space="preserve"> </w:delText>
        </w:r>
      </w:del>
      <w:del w:id="350" w:author="PR Preview" w:date="2026-01-01T00:00:00Z">
        <w:r>
          <w:rPr>
            <w:rStyle w:val="VerbatimChar"/>
          </w:rPr>
          <w:delText xml:space="preserve">quantile()</w:delText>
        </w:r>
      </w:del>
      <w:del w:id="351" w:author="PR Preview" w:date="2026-01-01T00:00:00Z">
        <w:r>
          <w:delText xml:space="preserve"> </w:delText>
        </w:r>
      </w:del>
      <w:del w:id="352" w:author="PR Preview" w:date="2026-01-01T00:00:00Z">
        <w:r>
          <w:delText xml:space="preserve">offers nine definitions through its</w:delText>
        </w:r>
      </w:del>
      <w:del w:id="353" w:author="PR Preview" w:date="2026-01-01T00:00:00Z">
        <w:r>
          <w:delText xml:space="preserve"> </w:delText>
        </w:r>
      </w:del>
      <w:del w:id="354" w:author="PR Preview" w:date="2026-01-01T00:00:00Z">
        <w:r>
          <w:rPr>
            <w:rStyle w:val="VerbatimChar"/>
          </w:rPr>
          <w:delText xml:space="preserve">type</w:delText>
        </w:r>
      </w:del>
      <w:del w:id="355" w:author="PR Preview" w:date="2026-01-01T00:00:00Z">
        <w:r>
          <w:delText xml:space="preserve"> </w:delText>
        </w:r>
      </w:del>
      <w:del w:id="356" w:author="PR Preview" w:date="2026-01-01T00:00:00Z">
        <w:r>
          <w:delText xml:space="preserve">argument,</w:delText>
        </w:r>
      </w:del>
      <w:del w:id="357" w:author="PR Preview" w:date="2026-01-01T00:00:00Z">
        <w:r>
          <w:delText xml:space="preserve"> </w:delText>
        </w:r>
      </w:del>
      <w:del w:id="358" w:author="PR Preview" w:date="2026-01-01T00:00:00Z">
        <w:r>
          <w:delText xml:space="preserve">and its default (</w:delText>
        </w:r>
      </w:del>
      <w:del w:id="359" w:author="PR Preview" w:date="2026-01-01T00:00:00Z">
        <w:r>
          <w:rPr>
            <w:rStyle w:val="VerbatimChar"/>
          </w:rPr>
          <w:delText xml:space="preserve">type = 7</w:delText>
        </w:r>
      </w:del>
      <w:del w:id="360" w:author="PR Preview" w:date="2026-01-01T00:00:00Z">
        <w:r>
          <w:delText xml:space="preserve">) interpolates,</w:delText>
        </w:r>
      </w:del>
      <w:del w:id="361" w:author="PR Preview" w:date="2026-01-01T00:00:00Z">
        <w:r>
          <w:delText xml:space="preserve"> </w:delText>
        </w:r>
      </w:del>
      <w:del w:id="362" w:author="PR Preview" w:date="2026-01-01T00:00:00Z">
        <w:r>
          <w:delText xml:space="preserve">so</w:delText>
        </w:r>
      </w:del>
      <w:del w:id="363" w:author="PR Preview" w:date="2026-01-01T00:00:00Z">
        <w:r>
          <w:delText xml:space="preserve"> </w:delText>
        </w:r>
      </w:del>
      <w:del w:id="364" w:author="PR Preview" w:date="2026-01-01T00:00:00Z">
        <w:r>
          <w:rPr>
            <w:rStyle w:val="VerbatimChar"/>
          </w:rPr>
          <w:delText xml:space="preserve">quantile(c(4, 1, 7, 3), 0.5)</w:delText>
        </w:r>
      </w:del>
      <w:del w:id="365" w:author="PR Preview" w:date="2026-01-01T00:00:00Z">
        <w:r>
          <w:delText xml:space="preserve"> </w:delText>
        </w:r>
      </w:del>
      <w:del w:id="366" w:author="PR Preview" w:date="2026-01-01T00:00:00Z">
        <w:r>
          <w:delText xml:space="preserve">returns 3.5, not 3.</w:delText>
        </w:r>
      </w:del>
      <w:del w:id="367" w:author="PR Preview" w:date="2026-01-01T00:00:00Z">
        <w:r>
          <w:delText xml:space="preserve"> </w:delText>
        </w:r>
      </w:del>
      <w:del w:id="368" w:author="PR Preview" w:date="2026-01-01T00:00:00Z">
        <w:r>
          <w:delText xml:space="preserve">The usual sample median is another interpolated quantile:</w:delText>
        </w:r>
      </w:del>
      <w:del w:id="369" w:author="PR Preview" w:date="2026-01-01T00:00:00Z">
        <w:r>
          <w:delText xml:space="preserve"> </w:delText>
        </w:r>
      </w:del>
      <w:del w:id="370" w:author="PR Preview" w:date="2026-01-01T00:00:00Z">
        <w:r>
          <w:delText xml:space="preserve">for an even number of observations,</w:delText>
        </w:r>
      </w:del>
      <w:del w:id="371" w:author="PR Preview" w:date="2026-01-01T00:00:00Z">
        <w:r>
          <w:delText xml:space="preserve"> </w:delText>
        </w:r>
      </w:del>
      <w:del w:id="372" w:author="PR Preview" w:date="2026-01-01T00:00:00Z">
        <w:r>
          <w:delText xml:space="preserve">it averages the two middle order statistics.</w:delText>
        </w:r>
      </w:del>
      <w:del w:id="373" w:author="PR Preview" w:date="2026-01-01T00:00:00Z">
        <w:r>
          <w:delText xml:space="preserve"> </w:delText>
        </w:r>
      </w:del>
      <w:del w:id="374" w:author="PR Preview" w:date="2026-01-01T00:00:00Z">
        <w:r>
          <w:delText xml:space="preserve">These notes use</w:delText>
        </w:r>
      </w:del>
      <w:del w:id="375" w:author="PR Preview" w:date="2026-01-01T00:00:00Z">
        <w:r>
          <w:delText xml:space="preserve"> </w:delText>
        </w:r>
      </w:del>
      <w:hyperlink w:anchor="def-sample-quantile">
        <w:del w:id="376" w:author="PR Preview" w:date="2026-01-01T00:00:00Z">
          <w:r>
            <w:rPr>
              <w:rStyle w:val="Hyperlink"/>
            </w:rPr>
            <w:delText xml:space="preserve">Definition 3</w:delText>
          </w:r>
        </w:del>
      </w:hyperlink>
      <w:del w:id="377" w:author="PR Preview" w:date="2026-01-01T00:00:00Z">
        <w:r>
          <w:delText xml:space="preserve">,</w:delText>
        </w:r>
      </w:del>
      <w:del w:id="378" w:author="PR Preview" w:date="2026-01-01T00:00:00Z">
        <w:r>
          <w:delText xml:space="preserve"> </w:delText>
        </w:r>
      </w:del>
      <w:del w:id="379" w:author="PR Preview" w:date="2026-01-01T00:00:00Z">
        <w:r>
          <w:delText xml:space="preserve">which always returns one of the observed values.</w:delText>
        </w:r>
      </w:del>
    </w:p>
    <w:p>
      <w:pPr>
        <w:pStyle w:val="Heading2"/>
      </w:pPr>
      <w:del w:id="380" w:author="PR Preview" w:date="2026-01-01T00:00:00Z">
        <w:r>
          <w:delText xml:space="preserve">4 The empirical CDF and quantile function as generalized inverses</w:delText>
        </w:r>
      </w:del>
    </w:p>
    <w:p>
      <w:pPr>
        <w:pStyle w:val="FirstParagraph"/>
      </w:pPr>
      <w:ins w:id="381" w:author="PR Preview" w:date="2026-01-01T00:00:00Z">
        <w:r>
          <w:rPr>
            <w:i/>
            <w:iCs/>
          </w:rPr>
          <w:t xml:space="preserve">Remark 1</w:t>
        </w:r>
      </w:ins>
      <w:ins w:id="382" w:author="PR Preview" w:date="2026-01-01T00:00:00Z">
        <w:r>
          <w:t xml:space="preserve"> (Quantile conventions). </w:t>
        </w:r>
      </w:ins>
      <w:ins w:id="383" w:author="PR Preview" w:date="2026-01-01T00:00:00Z">
        <w:r>
          <w:t xml:space="preserve">Other sources, and other software defaults, define sample quantiles differently,</w:t>
        </w:r>
      </w:ins>
      <w:ins w:id="384" w:author="PR Preview" w:date="2026-01-01T00:00:00Z">
        <w:r>
          <w:t xml:space="preserve"> </w:t>
        </w:r>
      </w:ins>
      <w:ins w:id="385" w:author="PR Preview" w:date="2026-01-01T00:00:00Z">
        <w:r>
          <w:t xml:space="preserve">mostly by interpolating between order statistics.</w:t>
        </w:r>
      </w:ins>
      <w:ins w:id="386" w:author="PR Preview" w:date="2026-01-01T00:00:00Z">
        <w:r>
          <w:t xml:space="preserve"> </w:t>
        </w:r>
      </w:ins>
      <w:ins w:id="387" w:author="PR Preview" w:date="2026-01-01T00:00:00Z">
        <w:r>
          <w:t xml:space="preserve">R’s</w:t>
        </w:r>
      </w:ins>
      <w:ins w:id="388" w:author="PR Preview" w:date="2026-01-01T00:00:00Z">
        <w:r>
          <w:t xml:space="preserve"> </w:t>
        </w:r>
      </w:ins>
      <w:ins w:id="389" w:author="PR Preview" w:date="2026-01-01T00:00:00Z">
        <w:r>
          <w:rPr>
            <w:rStyle w:val="VerbatimChar"/>
          </w:rPr>
          <w:t xml:space="preserve">quantile()</w:t>
        </w:r>
      </w:ins>
      <w:ins w:id="390" w:author="PR Preview" w:date="2026-01-01T00:00:00Z">
        <w:r>
          <w:t xml:space="preserve"> </w:t>
        </w:r>
      </w:ins>
      <w:ins w:id="391" w:author="PR Preview" w:date="2026-01-01T00:00:00Z">
        <w:r>
          <w:t xml:space="preserve">offers nine definitions through its</w:t>
        </w:r>
      </w:ins>
      <w:ins w:id="392" w:author="PR Preview" w:date="2026-01-01T00:00:00Z">
        <w:r>
          <w:t xml:space="preserve"> </w:t>
        </w:r>
      </w:ins>
      <w:ins w:id="393" w:author="PR Preview" w:date="2026-01-01T00:00:00Z">
        <w:r>
          <w:rPr>
            <w:rStyle w:val="VerbatimChar"/>
          </w:rPr>
          <w:t xml:space="preserve">type</w:t>
        </w:r>
      </w:ins>
      <w:ins w:id="394" w:author="PR Preview" w:date="2026-01-01T00:00:00Z">
        <w:r>
          <w:t xml:space="preserve"> </w:t>
        </w:r>
      </w:ins>
      <w:ins w:id="395" w:author="PR Preview" w:date="2026-01-01T00:00:00Z">
        <w:r>
          <w:t xml:space="preserve">argument,</w:t>
        </w:r>
      </w:ins>
      <w:ins w:id="396" w:author="PR Preview" w:date="2026-01-01T00:00:00Z">
        <w:r>
          <w:t xml:space="preserve"> </w:t>
        </w:r>
      </w:ins>
      <w:ins w:id="397" w:author="PR Preview" w:date="2026-01-01T00:00:00Z">
        <w:r>
          <w:t xml:space="preserve">and its default (</w:t>
        </w:r>
      </w:ins>
      <w:ins w:id="398" w:author="PR Preview" w:date="2026-01-01T00:00:00Z">
        <w:r>
          <w:rPr>
            <w:rStyle w:val="VerbatimChar"/>
          </w:rPr>
          <w:t xml:space="preserve">type = 7</w:t>
        </w:r>
      </w:ins>
      <w:ins w:id="399" w:author="PR Preview" w:date="2026-01-01T00:00:00Z">
        <w:r>
          <w:t xml:space="preserve">) interpolates,</w:t>
        </w:r>
      </w:ins>
      <w:ins w:id="400" w:author="PR Preview" w:date="2026-01-01T00:00:00Z">
        <w:r>
          <w:t xml:space="preserve"> </w:t>
        </w:r>
      </w:ins>
      <w:ins w:id="401" w:author="PR Preview" w:date="2026-01-01T00:00:00Z">
        <w:r>
          <w:t xml:space="preserve">so</w:t>
        </w:r>
      </w:ins>
      <w:ins w:id="402" w:author="PR Preview" w:date="2026-01-01T00:00:00Z">
        <w:r>
          <w:t xml:space="preserve"> </w:t>
        </w:r>
      </w:ins>
      <w:ins w:id="403" w:author="PR Preview" w:date="2026-01-01T00:00:00Z">
        <w:r>
          <w:rPr>
            <w:rStyle w:val="VerbatimChar"/>
          </w:rPr>
          <w:t xml:space="preserve">quantile(c(4, 1, 7, 3), 0.5)</w:t>
        </w:r>
      </w:ins>
      <w:ins w:id="404" w:author="PR Preview" w:date="2026-01-01T00:00:00Z">
        <w:r>
          <w:t xml:space="preserve"> </w:t>
        </w:r>
      </w:ins>
      <w:ins w:id="405" w:author="PR Preview" w:date="2026-01-01T00:00:00Z">
        <w:r>
          <w:t xml:space="preserve">returns 3.5, not 3.</w:t>
        </w:r>
      </w:ins>
      <w:ins w:id="406" w:author="PR Preview" w:date="2026-01-01T00:00:00Z">
        <w:r>
          <w:t xml:space="preserve"> </w:t>
        </w:r>
      </w:ins>
      <w:ins w:id="407" w:author="PR Preview" w:date="2026-01-01T00:00:00Z">
        <w:r>
          <w:t xml:space="preserve">The usual sample median is another interpolated quantile:</w:t>
        </w:r>
      </w:ins>
      <w:ins w:id="408" w:author="PR Preview" w:date="2026-01-01T00:00:00Z">
        <w:r>
          <w:t xml:space="preserve"> </w:t>
        </w:r>
      </w:ins>
      <w:ins w:id="409" w:author="PR Preview" w:date="2026-01-01T00:00:00Z">
        <w:r>
          <w:t xml:space="preserve">for an even number of observations,</w:t>
        </w:r>
      </w:ins>
      <w:ins w:id="410" w:author="PR Preview" w:date="2026-01-01T00:00:00Z">
        <w:r>
          <w:t xml:space="preserve"> </w:t>
        </w:r>
      </w:ins>
      <w:ins w:id="411" w:author="PR Preview" w:date="2026-01-01T00:00:00Z">
        <w:r>
          <w:t xml:space="preserve">it averages the two middle order statistics.</w:t>
        </w:r>
      </w:ins>
      <w:ins w:id="412" w:author="PR Preview" w:date="2026-01-01T00:00:00Z">
        <w:r>
          <w:t xml:space="preserve"> </w:t>
        </w:r>
      </w:ins>
      <w:ins w:id="413" w:author="PR Preview" w:date="2026-01-01T00:00:00Z">
        <w:r>
          <w:t xml:space="preserve">These notes use</w:t>
        </w:r>
      </w:ins>
      <w:ins w:id="414" w:author="PR Preview" w:date="2026-01-01T00:00:00Z">
        <w:r>
          <w:t xml:space="preserve"> </w:t>
        </w:r>
      </w:ins>
      <w:hyperlink w:anchor="def-sample-quantile">
        <w:ins w:id="415" w:author="PR Preview" w:date="2026-01-01T00:00:00Z">
          <w:r>
            <w:rPr>
              <w:rStyle w:val="Hyperlink"/>
            </w:rPr>
            <w:t xml:space="preserve">Definition 4</w:t>
          </w:r>
        </w:ins>
      </w:hyperlink>
      <w:ins w:id="416" w:author="PR Preview" w:date="2026-01-01T00:00:00Z">
        <w:r>
          <w:t xml:space="preserve">,</w:t>
        </w:r>
      </w:ins>
      <w:ins w:id="417" w:author="PR Preview" w:date="2026-01-01T00:00:00Z">
        <w:r>
          <w:t xml:space="preserve"> </w:t>
        </w:r>
      </w:ins>
      <w:ins w:id="418" w:author="PR Preview" w:date="2026-01-01T00:00:00Z">
        <w:r>
          <w:t xml:space="preserve">which always returns one of the observed values.</w:t>
        </w:r>
      </w:ins>
    </w:p>
    <w:bookmarkEnd w:id="27"/>
    <w:bookmarkEnd w:id="28"/>
    <w:bookmarkStart w:id="43" w:name="X098afd29d2cc0af81e1daaf31ade1d91d7df2a7"/>
    <w:p>
      <w:pPr>
        <w:pStyle w:val="Heading2"/>
      </w:pPr>
      <w:ins w:id="419" w:author="PR Preview" w:date="2026-01-01T00:00:00Z">
        <w:r>
          <w:t xml:space="preserve">5 The empirical CDF and quantile function as generalized inverses</w:t>
        </w:r>
      </w:ins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bookmarkStart w:id="42" w:name="refs"/>
    <w:bookmarkStart w:id="39" w:name="ref-efron1993introduction"/>
    <w:p>
      <w:pPr>
        <w:pStyle w:val="Bibliography"/>
      </w:pPr>
      <w:ins w:id="420" w:author="PR Preview" w:date="2026-01-01T00:00:00Z">
        <w:r>
          <w:t xml:space="preserve">Efron, Bradley, and Robert J. Tibshirani. 1993.</w:t>
        </w:r>
      </w:ins>
      <w:ins w:id="421" w:author="PR Preview" w:date="2026-01-01T00:00:00Z">
        <w:r>
          <w:t xml:space="preserve"> </w:t>
        </w:r>
      </w:ins>
      <w:ins w:id="422" w:author="PR Preview" w:date="2026-01-01T00:00:00Z">
        <w:r>
          <w:rPr>
            <w:i/>
            <w:iCs/>
          </w:rPr>
          <w:t xml:space="preserve">An Introduction to the Bootstrap</w:t>
        </w:r>
      </w:ins>
      <w:ins w:id="423" w:author="PR Preview" w:date="2026-01-01T00:00:00Z">
        <w:r>
          <w:t xml:space="preserve">. Monographs on Statistics and Applied Probability 57. Chapman &amp; Hall/CRC.</w:t>
        </w:r>
      </w:ins>
      <w:ins w:id="424" w:author="PR Preview" w:date="2026-01-01T00:00:00Z">
        <w:r>
          <w:t xml:space="preserve"> </w:t>
        </w:r>
      </w:ins>
      <w:hyperlink r:id="rId38">
        <w:ins w:id="425" w:author="PR Preview" w:date="2026-01-01T00:00:00Z">
          <w:r>
            <w:rPr>
              <w:rStyle w:val="Hyperlink"/>
            </w:rPr>
            <w:t xml:space="preserve">https://doi.org/10.1201/9780429246593</w:t>
          </w:r>
        </w:ins>
      </w:hyperlink>
      <w:ins w:id="426" w:author="PR Preview" w:date="2026-01-01T00:00:00Z">
        <w:r>
          <w:t xml:space="preserve">.</w:t>
        </w:r>
      </w:ins>
    </w:p>
    <w:bookmarkEnd w:id="39"/>
    <w:bookmarkStart w:id="41" w:name="ref-hastie2009elements"/>
    <w:p>
      <w:pPr>
        <w:pStyle w:val="Bibliography"/>
      </w:pPr>
      <w:ins w:id="427" w:author="PR Preview" w:date="2026-01-01T00:00:00Z">
        <w:r>
          <w:t xml:space="preserve">Hastie, Trevor, Robert Tibshirani, and Jerome Friedman. 2009.</w:t>
        </w:r>
      </w:ins>
      <w:ins w:id="428" w:author="PR Preview" w:date="2026-01-01T00:00:00Z">
        <w:r>
          <w:t xml:space="preserve"> </w:t>
        </w:r>
      </w:ins>
      <w:ins w:id="429" w:author="PR Preview" w:date="2026-01-01T00:00:00Z">
        <w:r>
          <w:rPr>
            <w:i/>
            <w:iCs/>
          </w:rPr>
          <w:t xml:space="preserve">The Elements of Statistical Learning: Data Mining, Inference, and Prediction</w:t>
        </w:r>
      </w:ins>
      <w:ins w:id="430" w:author="PR Preview" w:date="2026-01-01T00:00:00Z">
        <w:r>
          <w:t xml:space="preserve">. 2nd ed. Springer.</w:t>
        </w:r>
      </w:ins>
      <w:ins w:id="431" w:author="PR Preview" w:date="2026-01-01T00:00:00Z">
        <w:r>
          <w:t xml:space="preserve"> </w:t>
        </w:r>
      </w:ins>
      <w:hyperlink r:id="rId40">
        <w:ins w:id="432" w:author="PR Preview" w:date="2026-01-01T00:00:00Z">
          <w:r>
            <w:rPr>
              <w:rStyle w:val="Hyperlink"/>
            </w:rPr>
            <w:t xml:space="preserve">https://doi.org/10.1007/978-0-387-84858-7</w:t>
          </w:r>
        </w:ins>
      </w:hyperlink>
      <w:ins w:id="433" w:author="PR Preview" w:date="2026-01-01T00:00:00Z">
        <w:r>
          <w:t xml:space="preserve">.</w:t>
        </w:r>
      </w:ins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image" Target="media/rId29.png"/><Relationship Id="rId33" Type="http://schemas.openxmlformats.org/officeDocument/2006/relationships/image" Target="media/rId33.png"/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0" Type="http://schemas.openxmlformats.org/officeDocument/2006/relationships/hyperlink" Target="https://doi.org/10.1007/978-0-387-84858-7" TargetMode="External"/><Relationship Id="rId38" Type="http://schemas.openxmlformats.org/officeDocument/2006/relationships/hyperlink" Target="https://doi.org/10.1201/9780429246593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0" Type="http://schemas.openxmlformats.org/officeDocument/2006/relationships/hyperlink" Target="https://doi.org/10.1007/978-0-387-84858-7" TargetMode="External"/><Relationship Id="rId38" Type="http://schemas.openxmlformats.org/officeDocument/2006/relationships/hyperlink" Target="https://doi.org/10.1201/9780429246593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2026-10-15T05:37:15Z</dcterms:created>
  <dcterms:modified xsi:type="dcterms:W3CDTF">2026-10-15T05:37:15Z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22:26:00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