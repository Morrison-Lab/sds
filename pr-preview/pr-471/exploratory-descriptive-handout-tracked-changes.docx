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6 (Population parameter)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population parameter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number computed from the population distribution (</w:delText>
        </w:r>
      </w:del>
      <w:hyperlink w:anchor="def-population-distribution">
        <w:del w:id="1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1" w:author="PR Preview" w:date="2026-01-01T00:00:00Z">
        <w:r>
          <w:delText xml:space="preserve">),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such as its</w:delText>
        </w:r>
      </w:del>
      <w:del w:id="14" w:author="PR Preview" w:date="2026-01-01T00:00:00Z">
        <w:r>
          <w:delText xml:space="preserve"> </w:delText>
        </w:r>
      </w:del>
      <w:hyperlink r:id="rId26">
        <w:del w:id="15" w:author="PR Preview" w:date="2026-01-01T00:00:00Z">
          <w:r>
            <w:rPr>
              <w:rStyle w:val="Hyperlink"/>
            </w:rPr>
            <w:delText xml:space="preserve">population mean</w:delText>
          </w:r>
        </w:del>
      </w:hyperlink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 population parameter is fixed.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It is usually unknown.</w:delText>
        </w:r>
      </w:del>
    </w:p>
    <w:p>
      <w:pPr>
        <w:pStyle w:val="BodyText"/>
      </w:pPr>
      <w:ins w:id="21" w:author="PR Preview" w:date="2026-01-01T00:00:00Z">
        <w:r>
          <w:rPr>
            <w:b/>
            <w:bCs/>
          </w:rPr>
          <w:t xml:space="preserve">Definition 6 (Population parameter)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population parameter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a number computed from the population distribution (</w:t>
        </w:r>
      </w:ins>
      <w:hyperlink w:anchor="def-population-distribution">
        <w:ins w:id="2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9" w:author="PR Preview" w:date="2026-01-01T00:00:00Z">
        <w:r>
          <w:t xml:space="preserve">),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such as its</w:t>
        </w:r>
      </w:ins>
      <w:ins w:id="32" w:author="PR Preview" w:date="2026-01-01T00:00:00Z">
        <w:r>
          <w:t xml:space="preserve"> </w:t>
        </w:r>
      </w:ins>
      <w:hyperlink r:id="rId26">
        <w:ins w:id="33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34" w:author="PR Preview" w:date="2026-01-01T00:00:00Z">
        <w:r>
          <w:t xml:space="preserve">.</w:t>
        </w:r>
      </w:ins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ins w:id="35" w:author="PR Preview" w:date="2026-01-01T00:00:00Z">
        <w:r>
          <w:rPr>
            <w:i/>
            <w:iCs/>
          </w:rPr>
          <w:t xml:space="preserve">Remark 1</w:t>
        </w:r>
      </w:ins>
      <w:ins w:id="36" w:author="PR Preview" w:date="2026-01-01T00:00:00Z">
        <w:r>
          <w:t xml:space="preserve"> (Population parameters are fixed and usually unknown). </w:t>
        </w:r>
      </w:ins>
      <w:ins w:id="37" w:author="PR Preview" w:date="2026-01-01T00:00:00Z">
        <w:r>
          <w:t xml:space="preserve">A population parameter is fixed.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It is usually unknown.</w:t>
        </w:r>
      </w:ins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del w:id="40" w:author="PR Preview" w:date="2026-01-01T00:00:00Z">
        <w:r>
          <w:rPr>
            <w:i/>
            <w:iCs/>
          </w:rPr>
          <w:delText xml:space="preserve">Remark 1</w:delText>
        </w:r>
      </w:del>
      <w:del w:id="41" w:author="PR Preview" w:date="2026-01-01T00:00:00Z">
        <w:r>
          <w:delText xml:space="preserve"> (Units of the standard deviation). </w:delText>
        </w:r>
      </w:del>
      <w:del w:id="42" w:author="PR Preview" w:date="2026-01-01T00:00:00Z">
        <w:r>
          <w:delText xml:space="preserve">The standard deviation has the same units as the observations,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which makes it easier to interpret than the variance,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whose units are squared.</w:delText>
        </w:r>
      </w:del>
    </w:p>
    <w:p>
      <w:pPr>
        <w:pStyle w:val="BodyText"/>
      </w:pPr>
      <w:ins w:id="47" w:author="PR Preview" w:date="2026-01-01T00:00:00Z">
        <w:r>
          <w:rPr>
            <w:i/>
            <w:iCs/>
          </w:rPr>
          <w:t xml:space="preserve">Remark 2</w:t>
        </w:r>
      </w:ins>
      <w:ins w:id="48" w:author="PR Preview" w:date="2026-01-01T00:00:00Z">
        <w:r>
          <w:t xml:space="preserve"> (Units of the standard deviation). </w:t>
        </w:r>
      </w:ins>
      <w:ins w:id="49" w:author="PR Preview" w:date="2026-01-01T00:00:00Z">
        <w:r>
          <w:t xml:space="preserve">The standard deviation has the same units as the observations,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which makes it easier to interpret than the variance,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whose units are squared.</w:t>
        </w:r>
      </w:ins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del w:id="54" w:author="PR Preview" w:date="2026-01-01T00:00:00Z">
        <w:r>
          <w:rPr>
            <w:i/>
            <w:iCs/>
          </w:rPr>
          <w:delText xml:space="preserve">Remark 2</w:delText>
        </w:r>
      </w:del>
      <w:del w:id="55" w:author="PR Preview" w:date="2026-01-01T00:00:00Z">
        <w:r>
          <w:delText xml:space="preserve"> (Quartiles in software). </w:delText>
        </w:r>
      </w:del>
      <w:del w:id="56" w:author="PR Preview" w:date="2026-01-01T00:00:00Z">
        <w:r>
          <w:delText xml:space="preserve">With an odd number of observations,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the sample 0.5 quantile equals the</w:delText>
        </w:r>
      </w:del>
      <w:del w:id="59" w:author="PR Preview" w:date="2026-01-01T00:00:00Z">
        <w:r>
          <w:delText xml:space="preserve"> </w:delText>
        </w:r>
      </w:del>
      <w:hyperlink w:anchor="def-sample-median">
        <w:del w:id="60" w:author="PR Preview" w:date="2026-01-01T00:00:00Z">
          <w:r>
            <w:rPr>
              <w:rStyle w:val="Hyperlink"/>
            </w:rPr>
            <w:delText xml:space="preserve">sample median</w:delText>
          </w:r>
        </w:del>
      </w:hyperlink>
      <w:del w:id="61" w:author="PR Preview" w:date="2026-01-01T00:00:00Z">
        <w:r>
          <w:delText xml:space="preserve">;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with an even number they can differ,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because the median averages the two middle order statistics.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Software packages compute quartiles with different quantile definitions,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so they can disagree slightly for the same data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(</w:delText>
        </w:r>
      </w:del>
      <w:hyperlink r:id="rId45">
        <w:del w:id="72" w:author="PR Preview" w:date="2026-01-01T00:00:00Z">
          <w:r>
            <w:rPr>
              <w:rStyle w:val="Hyperlink"/>
            </w:rPr>
            <w:delText xml:space="preserve">quantile conventions</w:delText>
          </w:r>
        </w:del>
      </w:hyperlink>
      <w:del w:id="73" w:author="PR Preview" w:date="2026-01-01T00:00:00Z">
        <w:r>
          <w:delText xml:space="preserve">);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R’s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rPr>
            <w:rStyle w:val="VerbatimChar"/>
          </w:rPr>
          <w:delText xml:space="preserve">quantile(type = 1)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matches this definition,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and R’s default,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rPr>
            <w:rStyle w:val="VerbatimChar"/>
          </w:rPr>
          <w:delText xml:space="preserve">type = 7</w:delText>
        </w:r>
      </w:del>
      <w:del w:id="84" w:author="PR Preview" w:date="2026-01-01T00:00:00Z">
        <w:r>
          <w:delText xml:space="preserve">, interpolates.</w:delText>
        </w:r>
      </w:del>
    </w:p>
    <w:p>
      <w:pPr>
        <w:pStyle w:val="BodyText"/>
      </w:pPr>
      <w:ins w:id="85" w:author="PR Preview" w:date="2026-01-01T00:00:00Z">
        <w:r>
          <w:rPr>
            <w:i/>
            <w:iCs/>
          </w:rPr>
          <w:t xml:space="preserve">Remark 3</w:t>
        </w:r>
      </w:ins>
      <w:ins w:id="86" w:author="PR Preview" w:date="2026-01-01T00:00:00Z">
        <w:r>
          <w:t xml:space="preserve"> (Quartiles in software). </w:t>
        </w:r>
      </w:ins>
      <w:ins w:id="87" w:author="PR Preview" w:date="2026-01-01T00:00:00Z">
        <w:r>
          <w:t xml:space="preserve">With an odd number of observations,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the sample 0.5 quantile equals the</w:t>
        </w:r>
      </w:ins>
      <w:ins w:id="90" w:author="PR Preview" w:date="2026-01-01T00:00:00Z">
        <w:r>
          <w:t xml:space="preserve"> </w:t>
        </w:r>
      </w:ins>
      <w:hyperlink w:anchor="def-sample-median">
        <w:ins w:id="91" w:author="PR Preview" w:date="2026-01-01T00:00:00Z">
          <w:r>
            <w:rPr>
              <w:rStyle w:val="Hyperlink"/>
            </w:rPr>
            <w:t xml:space="preserve">sample median</w:t>
          </w:r>
        </w:ins>
      </w:hyperlink>
      <w:ins w:id="92" w:author="PR Preview" w:date="2026-01-01T00:00:00Z">
        <w:r>
          <w:t xml:space="preserve">;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with an even number they can differ,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because the median averages the two middle order statistics.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Software packages compute quartiles with different quantile definitions,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so they can disagree slightly for the same data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(</w:t>
        </w:r>
      </w:ins>
      <w:hyperlink r:id="rId45">
        <w:ins w:id="103" w:author="PR Preview" w:date="2026-01-01T00:00:00Z">
          <w:r>
            <w:rPr>
              <w:rStyle w:val="Hyperlink"/>
            </w:rPr>
            <w:t xml:space="preserve">quantile conventions</w:t>
          </w:r>
        </w:ins>
      </w:hyperlink>
      <w:ins w:id="104" w:author="PR Preview" w:date="2026-01-01T00:00:00Z">
        <w:r>
          <w:t xml:space="preserve">);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R’s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rStyle w:val="VerbatimChar"/>
          </w:rPr>
          <w:t xml:space="preserve">quantile(type = 1)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matches this definition,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and R’s default,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rStyle w:val="VerbatimChar"/>
          </w:rPr>
          <w:t xml:space="preserve">type = 7</w:t>
        </w:r>
      </w:ins>
      <w:ins w:id="115" w:author="PR Preview" w:date="2026-01-01T00:00:00Z">
        <w:r>
          <w:t xml:space="preserve">, interpolates.</w:t>
        </w:r>
      </w:ins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del w:id="116" w:author="PR Preview" w:date="2026-01-01T00:00:00Z">
        <w:r>
          <w:rPr>
            <w:i/>
            <w:iCs/>
          </w:rPr>
          <w:delText xml:space="preserve">Remark 3</w:delText>
        </w:r>
      </w:del>
      <w:del w:id="117" w:author="PR Preview" w:date="2026-01-01T00:00:00Z">
        <w:r>
          <w:delText xml:space="preserve"> (Whisker rules). </w:delText>
        </w:r>
      </w:del>
      <w:del w:id="118" w:author="PR Preview" w:date="2026-01-01T00:00:00Z">
        <w:r>
          <w:delText xml:space="preserve">The</w:delText>
        </w:r>
      </w:del>
      <w:del w:id="119" w:author="PR Preview" w:date="2026-01-01T00:00:00Z">
        <w:r>
          <w:delText xml:space="preserve"> </w:delText>
        </w:r>
      </w:del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whisker rule is the default in R’s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rPr>
            <w:rStyle w:val="VerbatimChar"/>
          </w:rPr>
          <w:delText xml:space="preserve">boxplot()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rPr>
            <w:rStyle w:val="VerbatimChar"/>
          </w:rPr>
          <w:delText xml:space="preserve">ggplot2::geom_boxplot()</w:delText>
        </w:r>
      </w:del>
      <w:del w:id="128" w:author="PR Preview" w:date="2026-01-01T00:00:00Z">
        <w:r>
          <w:delText xml:space="preserve">;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other software and authors use other rules,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such as whiskers that run to the minimum and maximum.</w:delText>
        </w:r>
      </w:del>
    </w:p>
    <w:p>
      <w:pPr>
        <w:pStyle w:val="BodyText"/>
      </w:pPr>
      <w:ins w:id="133" w:author="PR Preview" w:date="2026-01-01T00:00:00Z">
        <w:r>
          <w:rPr>
            <w:i/>
            <w:iCs/>
          </w:rPr>
          <w:t xml:space="preserve">Remark 4</w:t>
        </w:r>
      </w:ins>
      <w:ins w:id="134" w:author="PR Preview" w:date="2026-01-01T00:00:00Z">
        <w:r>
          <w:t xml:space="preserve"> (Whisker rules). </w:t>
        </w:r>
      </w:ins>
      <w:ins w:id="135" w:author="PR Preview" w:date="2026-01-01T00:00:00Z">
        <w:r>
          <w:t xml:space="preserve">The</w:t>
        </w:r>
      </w:ins>
      <w:ins w:id="136" w:author="PR Preview" w:date="2026-01-01T00:00:00Z">
        <w:r>
          <w:t xml:space="preserve"> </w:t>
        </w:r>
      </w:ins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whisker rule is the default in R’s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rPr>
            <w:rStyle w:val="VerbatimChar"/>
          </w:rPr>
          <w:t xml:space="preserve">boxplot()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rPr>
            <w:rStyle w:val="VerbatimChar"/>
          </w:rPr>
          <w:t xml:space="preserve">ggplot2::geom_boxplot()</w:t>
        </w:r>
      </w:ins>
      <w:ins w:id="145" w:author="PR Preview" w:date="2026-01-01T00:00:00Z">
        <w:r>
          <w:t xml:space="preserve">;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other software and authors use other rules,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such as whiskers that run to the minimum and maximum.</w:t>
        </w:r>
      </w:ins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del w:id="150" w:author="PR Preview" w:date="2026-01-01T00:00:00Z">
        <w:r>
          <w:rPr>
            <w:i/>
            <w:iCs/>
          </w:rPr>
          <w:delText xml:space="preserve">Remark 4</w:delText>
        </w:r>
      </w:del>
      <w:del w:id="151" w:author="PR Preview" w:date="2026-01-01T00:00:00Z">
        <w:r>
          <w:delText xml:space="preserve"> (The Pearson correlation coefficient estimates the population correlation). </w:delText>
        </w:r>
      </w:del>
      <w:del w:id="152" w:author="PR Preview" w:date="2026-01-01T00:00:00Z">
        <w:r>
          <w:delText xml:space="preserve">The Pearson correlation coefficient is a sample estimate of the</w:delText>
        </w:r>
      </w:del>
      <w:del w:id="153" w:author="PR Preview" w:date="2026-01-01T00:00:00Z">
        <w:r>
          <w:delText xml:space="preserve"> </w:delText>
        </w:r>
      </w:del>
      <w:hyperlink r:id="rId97">
        <w:del w:id="154" w:author="PR Preview" w:date="2026-01-01T00:00:00Z">
          <w:r>
            <w:rPr>
              <w:rStyle w:val="Hyperlink"/>
            </w:rPr>
            <w:delText xml:space="preserve">population correlation</w:delText>
          </w:r>
        </w:del>
      </w:hyperlink>
      <w:del w:id="155" w:author="PR Preview" w:date="2026-01-01T00:00:00Z">
        <w:r>
          <w:delText xml:space="preserve">.</w:delText>
        </w:r>
      </w:del>
    </w:p>
    <w:p>
      <w:pPr>
        <w:pStyle w:val="BodyText"/>
      </w:pPr>
      <w:ins w:id="156" w:author="PR Preview" w:date="2026-01-01T00:00:00Z">
        <w:r>
          <w:rPr>
            <w:i/>
            <w:iCs/>
          </w:rPr>
          <w:t xml:space="preserve">Remark 5</w:t>
        </w:r>
      </w:ins>
      <w:ins w:id="157" w:author="PR Preview" w:date="2026-01-01T00:00:00Z">
        <w:r>
          <w:t xml:space="preserve"> (The Pearson correlation coefficient estimates the population correlation). </w:t>
        </w:r>
      </w:ins>
      <w:ins w:id="158" w:author="PR Preview" w:date="2026-01-01T00:00:00Z">
        <w:r>
          <w:t xml:space="preserve">The Pearson correlation coefficient is a sample estimate of the</w:t>
        </w:r>
      </w:ins>
      <w:ins w:id="159" w:author="PR Preview" w:date="2026-01-01T00:00:00Z">
        <w:r>
          <w:t xml:space="preserve"> </w:t>
        </w:r>
      </w:ins>
      <w:hyperlink r:id="rId97">
        <w:ins w:id="160" w:author="PR Preview" w:date="2026-01-01T00:00:00Z">
          <w:r>
            <w:rPr>
              <w:rStyle w:val="Hyperlink"/>
            </w:rPr>
            <w:t xml:space="preserve">population correlation</w:t>
          </w:r>
        </w:ins>
      </w:hyperlink>
      <w:ins w:id="161" w:author="PR Preview" w:date="2026-01-01T00:00:00Z">
        <w:r>
          <w:t xml:space="preserve">.</w:t>
        </w:r>
      </w:ins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del w:id="162" w:author="PR Preview" w:date="2026-01-01T00:00:00Z">
        <w:r>
          <w:rPr>
            <w:i/>
            <w:iCs/>
          </w:rPr>
          <w:delText xml:space="preserve">Remark 5</w:delText>
        </w:r>
      </w:del>
      <w:del w:id="163" w:author="PR Preview" w:date="2026-01-01T00:00:00Z">
        <w:r>
          <w:delText xml:space="preserve"> (Source: Standardization). </w:delText>
        </w:r>
      </w:del>
      <w:del w:id="164" w:author="PR Preview" w:date="2026-01-01T00:00:00Z">
        <w:r>
          <w:delText xml:space="preserve">James et al. [21, Sec. 4.7.6], p. 183</w:delText>
        </w:r>
      </w:del>
      <w:del w:id="165" w:author="PR Preview" w:date="2026-01-01T00:00:00Z">
        <w:r>
          <w:delText xml:space="preserve">.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Géron [22, Ch. 2]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describes the same operation but says it divides by the variance;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the standard deviation is used here, as in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James et al. [21]</w:delText>
        </w:r>
      </w:del>
      <w:del w:id="174" w:author="PR Preview" w:date="2026-01-01T00:00:00Z">
        <w:r>
          <w:delText xml:space="preserve">.</w:delText>
        </w:r>
      </w:del>
    </w:p>
    <w:p>
      <w:pPr>
        <w:pStyle w:val="BodyText"/>
      </w:pPr>
      <w:del w:id="175" w:author="PR Preview" w:date="2026-01-01T00:00:00Z">
        <w:r>
          <w:rPr>
            <w:i/>
            <w:iCs/>
          </w:rPr>
          <w:delText xml:space="preserve">Remark 6</w:delText>
        </w:r>
      </w:del>
      <w:del w:id="176" w:author="PR Preview" w:date="2026-01-01T00:00:00Z">
        <w:r>
          <w:delText xml:space="preserve"> (Standardized values have no units). </w:delText>
        </w:r>
      </w:del>
      <w:del w:id="177" w:author="PR Preview" w:date="2026-01-01T00:00:00Z">
        <w:r>
          <w:delText xml:space="preserve">In</w:delText>
        </w:r>
      </w:del>
      <w:del w:id="178" w:author="PR Preview" w:date="2026-01-01T00:00:00Z">
        <w:r>
          <w:delText xml:space="preserve"> </w:delText>
        </w:r>
      </w:del>
      <w:hyperlink w:anchor="exr-standardize">
        <w:del w:id="179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180" w:author="PR Preview" w:date="2026-01-01T00:00:00Z">
        <w:r>
          <w:delText xml:space="preserve">,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the standardized value of a cholesterol of 250 mg/dL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is the number of sample standard deviations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between 250 and the sample mean.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Standardizing puts variables measured in different units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on a comparable scale.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For example, a salary in dollars and an age in years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both become unitless numbers of standard deviations.</w:delText>
        </w:r>
      </w:del>
    </w:p>
    <w:p>
      <w:pPr>
        <w:pStyle w:val="BodyText"/>
      </w:pPr>
      <w:ins w:id="195" w:author="PR Preview" w:date="2026-01-01T00:00:00Z">
        <w:r>
          <w:rPr>
            <w:i/>
            <w:iCs/>
          </w:rPr>
          <w:t xml:space="preserve">Remark 6</w:t>
        </w:r>
      </w:ins>
      <w:ins w:id="196" w:author="PR Preview" w:date="2026-01-01T00:00:00Z">
        <w:r>
          <w:t xml:space="preserve"> (Source: Standardization). </w:t>
        </w:r>
      </w:ins>
      <w:ins w:id="197" w:author="PR Preview" w:date="2026-01-01T00:00:00Z">
        <w:r>
          <w:t xml:space="preserve">James et al. [21, Sec. 4.7.6], p. 183</w:t>
        </w:r>
      </w:ins>
      <w:ins w:id="198" w:author="PR Preview" w:date="2026-01-01T00:00:00Z">
        <w:r>
          <w:t xml:space="preserve">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Géron [22, Ch. 2]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describes the same operation but says it divides by the variance;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the standard deviation is used here, as in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James et al. [21]</w:t>
        </w:r>
      </w:ins>
      <w:ins w:id="207" w:author="PR Preview" w:date="2026-01-01T00:00:00Z">
        <w:r>
          <w:t xml:space="preserve">.</w:t>
        </w:r>
      </w:ins>
    </w:p>
    <w:bookmarkEnd w:id="133"/>
    <w:bookmarkStart w:id="134" w:name="rem-standardization-units"/>
    <w:p>
      <w:pPr>
        <w:pStyle w:val="BodyText"/>
      </w:pPr>
      <w:ins w:id="208" w:author="PR Preview" w:date="2026-01-01T00:00:00Z">
        <w:r>
          <w:rPr>
            <w:i/>
            <w:iCs/>
          </w:rPr>
          <w:t xml:space="preserve">Remark 7</w:t>
        </w:r>
      </w:ins>
      <w:ins w:id="209" w:author="PR Preview" w:date="2026-01-01T00:00:00Z">
        <w:r>
          <w:t xml:space="preserve"> (Standardized values have no units). </w:t>
        </w:r>
      </w:ins>
      <w:ins w:id="210" w:author="PR Preview" w:date="2026-01-01T00:00:00Z">
        <w:r>
          <w:t xml:space="preserve">In</w:t>
        </w:r>
      </w:ins>
      <w:ins w:id="211" w:author="PR Preview" w:date="2026-01-01T00:00:00Z">
        <w:r>
          <w:t xml:space="preserve"> </w:t>
        </w:r>
      </w:ins>
      <w:hyperlink w:anchor="exr-standardize">
        <w:ins w:id="212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213" w:author="PR Preview" w:date="2026-01-01T00:00:00Z">
        <w:r>
          <w:t xml:space="preserve">,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the standardized value of a cholesterol of 250 mg/dL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is the number of sample standard deviations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between 250 and the sample mean.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Standardizing puts variables measured in different units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on a comparable scale.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For example, a salary in dollars and an age in years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both become unitless numbers of standard deviations.</w:t>
        </w:r>
      </w:ins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del w:id="228" w:author="PR Preview" w:date="2026-01-01T00:00:00Z">
        <w:r>
          <w:rPr>
            <w:i/>
            <w:iCs/>
          </w:rPr>
          <w:delText xml:space="preserve">Remark 7</w:delText>
        </w:r>
      </w:del>
      <w:del w:id="229" w:author="PR Preview" w:date="2026-01-01T00:00:00Z">
        <w:r>
          <w:delText xml:space="preserve"> (Source: Standardized values have sample mean 0 and sample standard deviation 1). </w:delText>
        </w:r>
      </w:del>
      <w:del w:id="230" w:author="PR Preview" w:date="2026-01-01T00:00:00Z">
        <w:r>
          <w:delText xml:space="preserve">Stated for the standardized Caravan variables in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James et al. [21, Sec. 4.7.6], p. 183</w:delText>
        </w:r>
      </w:del>
      <w:del w:id="233" w:author="PR Preview" w:date="2026-01-01T00:00:00Z">
        <w:r>
          <w:delText xml:space="preserve">;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the proof is the elementary calculation.</w:delText>
        </w:r>
      </w:del>
    </w:p>
    <w:p>
      <w:pPr>
        <w:pStyle w:val="BodyText"/>
      </w:pPr>
      <w:ins w:id="236" w:author="PR Preview" w:date="2026-01-01T00:00:00Z">
        <w:r>
          <w:rPr>
            <w:i/>
            <w:iCs/>
          </w:rPr>
          <w:t xml:space="preserve">Remark 8</w:t>
        </w:r>
      </w:ins>
      <w:ins w:id="237" w:author="PR Preview" w:date="2026-01-01T00:00:00Z">
        <w:r>
          <w:t xml:space="preserve"> (Source: Standardized values have sample mean 0 and sample standard deviation 1). </w:t>
        </w:r>
      </w:ins>
      <w:ins w:id="238" w:author="PR Preview" w:date="2026-01-01T00:00:00Z">
        <w:r>
          <w:t xml:space="preserve">Stated for the standardized Caravan variables in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James et al. [21, Sec. 4.7.6], p. 183</w:t>
        </w:r>
      </w:ins>
      <w:ins w:id="241" w:author="PR Preview" w:date="2026-01-01T00:00:00Z">
        <w:r>
          <w:t xml:space="preserve">;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the proof is the elementary calculation.</w:t>
        </w:r>
      </w:ins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del w:id="244" w:author="PR Preview" w:date="2026-01-01T00:00:00Z">
        <w:r>
          <w:rPr>
            <w:i/>
            <w:iCs/>
          </w:rPr>
          <w:delText xml:space="preserve">Remark 8</w:delText>
        </w:r>
      </w:del>
      <w:del w:id="245" w:author="PR Preview" w:date="2026-01-01T00:00:00Z">
        <w:r>
          <w:delText xml:space="preserve"> (Min-max scaling and outliers). </w:delText>
        </w:r>
      </w:del>
      <w:del w:id="246" w:author="PR Preview" w:date="2026-01-01T00:00:00Z">
        <w:r>
          <w:delText xml:space="preserve">Every min-max scaled value lies in</w:delText>
        </w:r>
      </w:del>
      <w:del w:id="24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48" w:author="PR Preview" w:date="2026-01-01T00:00:00Z">
        <w:r>
          <w:delText xml:space="preserve">: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the minimum maps to</w:delText>
        </w:r>
      </w:del>
      <w:del w:id="251" w:author="PR Preview" w:date="2026-01-01T00:00:00Z">
        <w:r>
          <w:delText xml:space="preserve"> </w:delText>
        </w:r>
      </w:del>
      <m:oMath>
        <m:r>
          <m:t>0</m:t>
        </m:r>
      </m:oMath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and the maximum maps to</w:delText>
        </w:r>
      </w:del>
      <w:del w:id="254" w:author="PR Preview" w:date="2026-01-01T00:00:00Z">
        <w:r>
          <w:delText xml:space="preserve"> </w:delText>
        </w:r>
      </w:del>
      <m:oMath>
        <m:r>
          <m:t>1</m:t>
        </m:r>
      </m:oMath>
      <w:del w:id="255" w:author="PR Preview" w:date="2026-01-01T00:00:00Z">
        <w:r>
          <w:delText xml:space="preserve">.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For example, if median incomes range from 0 to 15,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an income of 0 maps to</w:delText>
        </w:r>
      </w:del>
      <w:del w:id="260" w:author="PR Preview" w:date="2026-01-01T00:00:00Z">
        <w:r>
          <w:delText xml:space="preserve"> </w:delText>
        </w:r>
      </w:del>
      <m:oMath>
        <m:r>
          <m:t>0</m:t>
        </m:r>
      </m:oMath>
      <w:del w:id="261" w:author="PR Preview" w:date="2026-01-01T00:00:00Z">
        <w:r>
          <w:delText xml:space="preserve">, and an income of 15 maps to</w:delText>
        </w:r>
      </w:del>
      <w:del w:id="262" w:author="PR Preview" w:date="2026-01-01T00:00:00Z">
        <w:r>
          <w:delText xml:space="preserve"> </w:delText>
        </w:r>
      </w:del>
      <m:oMath>
        <m:r>
          <m:t>1</m:t>
        </m:r>
      </m:oMath>
      <w:del w:id="263" w:author="PR Preview" w:date="2026-01-01T00:00:00Z">
        <w:r>
          <w:delText xml:space="preserve">.</w:delText>
        </w:r>
      </w:del>
    </w:p>
    <w:p>
      <w:pPr>
        <w:pStyle w:val="BodyText"/>
      </w:pPr>
      <w:ins w:id="264" w:author="PR Preview" w:date="2026-01-01T00:00:00Z">
        <w:r>
          <w:rPr>
            <w:i/>
            <w:iCs/>
          </w:rPr>
          <w:t xml:space="preserve">Remark 9</w:t>
        </w:r>
      </w:ins>
      <w:ins w:id="265" w:author="PR Preview" w:date="2026-01-01T00:00:00Z">
        <w:r>
          <w:t xml:space="preserve"> (Min-max scaling and outliers). </w:t>
        </w:r>
      </w:ins>
      <w:ins w:id="266" w:author="PR Preview" w:date="2026-01-01T00:00:00Z">
        <w:r>
          <w:t xml:space="preserve">Every min-max scaled value lies in</w:t>
        </w:r>
      </w:ins>
      <w:ins w:id="26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68" w:author="PR Preview" w:date="2026-01-01T00:00:00Z">
        <w:r>
          <w:t xml:space="preserve">: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the minimum maps to</w:t>
        </w:r>
      </w:ins>
      <w:ins w:id="271" w:author="PR Preview" w:date="2026-01-01T00:00:00Z">
        <w:r>
          <w:t xml:space="preserve"> </w:t>
        </w:r>
      </w:ins>
      <m:oMath>
        <m:r>
          <m:t>0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and the maximum maps to</w:t>
        </w:r>
      </w:ins>
      <w:ins w:id="274" w:author="PR Preview" w:date="2026-01-01T00:00:00Z">
        <w:r>
          <w:t xml:space="preserve"> </w:t>
        </w:r>
      </w:ins>
      <m:oMath>
        <m:r>
          <m:t>1</m:t>
        </m:r>
      </m:oMath>
      <w:ins w:id="275" w:author="PR Preview" w:date="2026-01-01T00:00:00Z">
        <w:r>
          <w:t xml:space="preserve">.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For example, if median incomes range from 0 to 15,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an income of 0 maps to</w:t>
        </w:r>
      </w:ins>
      <w:ins w:id="280" w:author="PR Preview" w:date="2026-01-01T00:00:00Z">
        <w:r>
          <w:t xml:space="preserve"> </w:t>
        </w:r>
      </w:ins>
      <m:oMath>
        <m:r>
          <m:t>0</m:t>
        </m:r>
      </m:oMath>
      <w:ins w:id="281" w:author="PR Preview" w:date="2026-01-01T00:00:00Z">
        <w:r>
          <w:t xml:space="preserve">, and an income of 15 maps to</w:t>
        </w:r>
      </w:ins>
      <w:ins w:id="282" w:author="PR Preview" w:date="2026-01-01T00:00:00Z">
        <w:r>
          <w:t xml:space="preserve"> </w:t>
        </w:r>
      </w:ins>
      <m:oMath>
        <m:r>
          <m:t>1</m:t>
        </m:r>
      </m:oMath>
      <w:ins w:id="283" w:author="PR Preview" w:date="2026-01-01T00:00:00Z">
        <w:r>
          <w:t xml:space="preserve">.</w:t>
        </w:r>
      </w:ins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2026-10-24T00:15:40Z</dcterms:created>
  <dcterms:modified xsi:type="dcterms:W3CDTF">2026-10-24T00:15:40Z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