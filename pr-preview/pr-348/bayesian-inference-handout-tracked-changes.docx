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del w:id="1" w:author="PR Preview" w:date="2026-01-01T00:00:00Z">
        <w:r>
          <w:delText xml:space="preserve">Last modified: 2026-10-19 00:48:10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01:01:02 (PDT)</w:t>
        </w:r>
      </w:ins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[1, Ch. 12]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9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3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</w:t>
      </w:r>
      <w:r>
        <w:t xml:space="preserve"> </w:t>
      </w:r>
      <w:hyperlink r:id="rId12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def-bayesian-paradigm"/>
    <w:p>
      <w:pPr>
        <w:pStyle w:val="BodyText"/>
      </w:pPr>
      <w:del w:id="3" w:author="PR Preview" w:date="2026-01-01T00:00:00Z">
        <w:r>
          <w:rPr>
            <w:b/>
            <w:bCs/>
          </w:rPr>
          <w:delText xml:space="preserve">Definition 2 (Bayesian paradigm)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In the</w:delText>
        </w:r>
      </w:del>
      <w:del w:id="6" w:author="PR Preview" w:date="2026-01-01T00:00:00Z">
        <w:r>
          <w:delText xml:space="preserve"> </w:delText>
        </w:r>
      </w:del>
      <w:del w:id="7" w:author="PR Preview" w:date="2026-01-01T00:00:00Z">
        <w:r>
          <w:rPr>
            <w:b/>
            <w:bCs/>
          </w:rPr>
          <w:delText xml:space="preserve">Bayesian</w:delText>
        </w:r>
      </w:del>
      <w:del w:id="8" w:author="PR Preview" w:date="2026-01-01T00:00:00Z">
        <w:r>
          <w:delText xml:space="preserve"> </w:delText>
        </w:r>
      </w:del>
      <w:del w:id="9" w:author="PR Preview" w:date="2026-01-01T00:00:00Z">
        <w:r>
          <w:delText xml:space="preserve">paradigm of statistical inference,</w:delText>
        </w:r>
      </w:del>
      <w:del w:id="10" w:author="PR Preview" w:date="2026-01-01T00:00:00Z">
        <w:r>
          <w:delText xml:space="preserve"> </w:delText>
        </w:r>
      </w:del>
      <w:del w:id="11" w:author="PR Preview" w:date="2026-01-01T00:00:00Z">
        <w:r>
          <w:delText xml:space="preserve">an unknown parameter</w:delText>
        </w:r>
      </w:del>
      <w:del w:id="12" w:author="PR Preview" w:date="2026-01-01T00:00:00Z">
        <w:r>
          <w:delText xml:space="preserve"> </w:delText>
        </w:r>
      </w:del>
      <m:oMath>
        <m:r>
          <m:t>θ</m:t>
        </m:r>
      </m:oMath>
      <w:del w:id="13" w:author="PR Preview" w:date="2026-01-01T00:00:00Z">
        <w:r>
          <w:delText xml:space="preserve"> </w:delText>
        </w:r>
      </w:del>
      <w:del w:id="14" w:author="PR Preview" w:date="2026-01-01T00:00:00Z">
        <w:r>
          <w:delText xml:space="preserve">is a random variable with its own probability distribution,</w:delText>
        </w:r>
      </w:del>
      <w:del w:id="15" w:author="PR Preview" w:date="2026-01-01T00:00:00Z">
        <w:r>
          <w:delText xml:space="preserve"> </w:delText>
        </w:r>
      </w:del>
      <w:del w:id="16" w:author="PR Preview" w:date="2026-01-01T00:00:00Z">
        <w:r>
          <w:delText xml:space="preserve">and probability measures degree of belief</w:delText>
        </w:r>
      </w:del>
      <w:del w:id="17" w:author="PR Preview" w:date="2026-01-01T00:00:00Z">
        <w:r>
          <w:delText xml:space="preserve"> </w:delText>
        </w:r>
      </w:del>
      <w:del w:id="18" w:author="PR Preview" w:date="2026-01-01T00:00:00Z">
        <w:r>
          <w:delText xml:space="preserve">[1, Ch. 12], p. 272</w:delText>
        </w:r>
      </w:del>
      <w:del w:id="19" w:author="PR Preview" w:date="2026-01-01T00:00:00Z">
        <w:r>
          <w:delText xml:space="preserve"> </w:delText>
        </w:r>
      </w:del>
      <w:del w:id="20" w:author="PR Preview" w:date="2026-01-01T00:00:00Z">
        <w:r>
          <w:delText xml:space="preserve">[3]</w:delText>
        </w:r>
      </w:del>
      <w:del w:id="21" w:author="PR Preview" w:date="2026-01-01T00:00:00Z">
        <w:r>
          <w:delText xml:space="preserve">.</w:delText>
        </w:r>
      </w:del>
    </w:p>
    <w:p>
      <w:pPr>
        <w:pStyle w:val="BodyText"/>
      </w:pPr>
      <w:ins w:id="22" w:author="PR Preview" w:date="2026-01-01T00:00:00Z">
        <w:r>
          <w:rPr>
            <w:b/>
            <w:bCs/>
          </w:rPr>
          <w:t xml:space="preserve">Definition 2 (Bayesian paradigm)</w:t>
        </w:r>
      </w:ins>
      <w:ins w:id="23" w:author="PR Preview" w:date="2026-01-01T00:00:00Z">
        <w:r>
          <w:t xml:space="preserve"> </w:t>
        </w:r>
      </w:ins>
      <w:ins w:id="24" w:author="PR Preview" w:date="2026-01-01T00:00:00Z">
        <w:r>
          <w:t xml:space="preserve">In the</w:t>
        </w:r>
      </w:ins>
      <w:ins w:id="25" w:author="PR Preview" w:date="2026-01-01T00:00:00Z">
        <w:r>
          <w:t xml:space="preserve"> </w:t>
        </w:r>
      </w:ins>
      <w:ins w:id="26" w:author="PR Preview" w:date="2026-01-01T00:00:00Z">
        <w:r>
          <w:rPr>
            <w:b/>
            <w:bCs/>
          </w:rPr>
          <w:t xml:space="preserve">Bayesian</w:t>
        </w:r>
      </w:ins>
      <w:ins w:id="27" w:author="PR Preview" w:date="2026-01-01T00:00:00Z">
        <w:r>
          <w:t xml:space="preserve"> </w:t>
        </w:r>
      </w:ins>
      <w:ins w:id="28" w:author="PR Preview" w:date="2026-01-01T00:00:00Z">
        <w:r>
          <w:t xml:space="preserve">paradigm of statistical inference,</w:t>
        </w:r>
      </w:ins>
      <w:ins w:id="29" w:author="PR Preview" w:date="2026-01-01T00:00:00Z">
        <w:r>
          <w:t xml:space="preserve"> </w:t>
        </w:r>
      </w:ins>
      <w:ins w:id="30" w:author="PR Preview" w:date="2026-01-01T00:00:00Z">
        <w:r>
          <w:t xml:space="preserve">an unknown parameter</w:t>
        </w:r>
      </w:ins>
      <w:ins w:id="31" w:author="PR Preview" w:date="2026-01-01T00:00:00Z">
        <w:r>
          <w:t xml:space="preserve"> </w:t>
        </w:r>
      </w:ins>
      <m:oMath>
        <m:r>
          <m:t>θ</m:t>
        </m:r>
      </m:oMath>
      <w:ins w:id="32" w:author="PR Preview" w:date="2026-01-01T00:00:00Z">
        <w:r>
          <w:t xml:space="preserve"> </w:t>
        </w:r>
      </w:ins>
      <w:ins w:id="33" w:author="PR Preview" w:date="2026-01-01T00:00:00Z">
        <w:r>
          <w:t xml:space="preserve">is a random variable with its own probability distribution,</w:t>
        </w:r>
      </w:ins>
      <w:ins w:id="34" w:author="PR Preview" w:date="2026-01-01T00:00:00Z">
        <w:r>
          <w:t xml:space="preserve"> </w:t>
        </w:r>
      </w:ins>
      <w:ins w:id="35" w:author="PR Preview" w:date="2026-01-01T00:00:00Z">
        <w:r>
          <w:t xml:space="preserve">and probability measures degree of belief</w:t>
        </w:r>
      </w:ins>
      <w:ins w:id="36" w:author="PR Preview" w:date="2026-01-01T00:00:00Z">
        <w:r>
          <w:t xml:space="preserve"> </w:t>
        </w:r>
      </w:ins>
      <w:ins w:id="37" w:author="PR Preview" w:date="2026-01-01T00:00:00Z">
        <w:r>
          <w:t xml:space="preserve">[1, Ch. 12], p. 272</w:t>
        </w:r>
      </w:ins>
      <w:ins w:id="38" w:author="PR Preview" w:date="2026-01-01T00:00:00Z">
        <w:r>
          <w:t xml:space="preserve">.</w:t>
        </w:r>
      </w:ins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4"/>
    <w:bookmarkStart w:id="15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5"/>
    <w:bookmarkStart w:id="16" w:name="def-prior"/>
    <w:p>
      <w:pPr>
        <w:pStyle w:val="BodyText"/>
      </w:pPr>
      <w:del w:id="39" w:author="PR Preview" w:date="2026-01-01T00:00:00Z">
        <w:r>
          <w:rPr>
            <w:b/>
            <w:bCs/>
          </w:rPr>
          <w:delText xml:space="preserve">Definition 3 (Prior distribution)</w:delText>
        </w:r>
      </w:del>
      <w:del w:id="40" w:author="PR Preview" w:date="2026-01-01T00:00:00Z">
        <w:r>
          <w:delText xml:space="preserve"> </w:delText>
        </w:r>
      </w:del>
      <w:del w:id="41" w:author="PR Preview" w:date="2026-01-01T00:00:00Z">
        <w:r>
          <w:delText xml:space="preserve">The</w:delText>
        </w:r>
      </w:del>
      <w:del w:id="42" w:author="PR Preview" w:date="2026-01-01T00:00:00Z">
        <w:r>
          <w:delText xml:space="preserve"> </w:delText>
        </w:r>
      </w:del>
      <w:del w:id="43" w:author="PR Preview" w:date="2026-01-01T00:00:00Z">
        <w:r>
          <w:rPr>
            <w:b/>
            <w:bCs/>
          </w:rPr>
          <w:delText xml:space="preserve">prior distribution</w:delText>
        </w:r>
      </w:del>
      <w:del w:id="44" w:author="PR Preview" w:date="2026-01-01T00:00:00Z">
        <w:r>
          <w:delText xml:space="preserve"> </w:delText>
        </w:r>
      </w:del>
      <w:del w:id="45" w:author="PR Preview" w:date="2026-01-01T00:00:00Z">
        <w:r>
          <w:delText xml:space="preserve">of a parameter</w:delText>
        </w:r>
      </w:del>
      <w:del w:id="46" w:author="PR Preview" w:date="2026-01-01T00:00:00Z">
        <w:r>
          <w:delText xml:space="preserve"> </w:delText>
        </w:r>
      </w:del>
      <m:oMath>
        <m:r>
          <m:t>θ</m:t>
        </m:r>
      </m:oMath>
      <w:del w:id="47" w:author="PR Preview" w:date="2026-01-01T00:00:00Z">
        <w:r>
          <w:delText xml:space="preserve">,</w:delText>
        </w:r>
      </w:del>
      <w:del w:id="48" w:author="PR Preview" w:date="2026-01-01T00:00:00Z">
        <w:r>
          <w:delText xml:space="preserve"> </w:delText>
        </w:r>
      </w:del>
      <w:del w:id="49" w:author="PR Preview" w:date="2026-01-01T00:00:00Z">
        <w:r>
          <w:delText xml:space="preserve">with density or probability mass function</w:delText>
        </w:r>
      </w:del>
      <w:del w:id="50" w:author="PR Preview" w:date="2026-01-01T00:00:00Z">
        <w:r>
          <w:delText xml:space="preserve"> </w:delText>
        </w:r>
      </w:del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del w:id="51" w:author="PR Preview" w:date="2026-01-01T00:00:00Z">
        <w:r>
          <w:delText xml:space="preserve">,</w:delText>
        </w:r>
      </w:del>
      <w:del w:id="52" w:author="PR Preview" w:date="2026-01-01T00:00:00Z">
        <w:r>
          <w:delText xml:space="preserve"> </w:delText>
        </w:r>
      </w:del>
      <w:del w:id="53" w:author="PR Preview" w:date="2026-01-01T00:00:00Z">
        <w:r>
          <w:delText xml:space="preserve">is the probability distribution that describes</w:delText>
        </w:r>
      </w:del>
      <w:del w:id="54" w:author="PR Preview" w:date="2026-01-01T00:00:00Z">
        <w:r>
          <w:delText xml:space="preserve"> </w:delText>
        </w:r>
      </w:del>
      <w:del w:id="55" w:author="PR Preview" w:date="2026-01-01T00:00:00Z">
        <w:r>
          <w:delText xml:space="preserve">what is believed about</w:delText>
        </w:r>
      </w:del>
      <w:del w:id="56" w:author="PR Preview" w:date="2026-01-01T00:00:00Z">
        <w:r>
          <w:delText xml:space="preserve"> </w:delText>
        </w:r>
      </w:del>
      <m:oMath>
        <m:r>
          <m:t>θ</m:t>
        </m:r>
      </m:oMath>
      <w:del w:id="57" w:author="PR Preview" w:date="2026-01-01T00:00:00Z">
        <w:r>
          <w:delText xml:space="preserve"> </w:delText>
        </w:r>
      </w:del>
      <w:del w:id="58" w:author="PR Preview" w:date="2026-01-01T00:00:00Z">
        <w:r>
          <w:delText xml:space="preserve">before the data are observed</w:delText>
        </w:r>
      </w:del>
      <w:del w:id="59" w:author="PR Preview" w:date="2026-01-01T00:00:00Z">
        <w:r>
          <w:delText xml:space="preserve"> </w:delText>
        </w:r>
      </w:del>
      <w:del w:id="60" w:author="PR Preview" w:date="2026-01-01T00:00:00Z">
        <w:r>
          <w:delText xml:space="preserve">[4]</w:delText>
        </w:r>
      </w:del>
      <w:del w:id="61" w:author="PR Preview" w:date="2026-01-01T00:00:00Z">
        <w:r>
          <w:delText xml:space="preserve">.</w:delText>
        </w:r>
      </w:del>
    </w:p>
    <w:p>
      <w:pPr>
        <w:pStyle w:val="BodyText"/>
      </w:pPr>
      <w:ins w:id="62" w:author="PR Preview" w:date="2026-01-01T00:00:00Z">
        <w:r>
          <w:rPr>
            <w:b/>
            <w:bCs/>
          </w:rPr>
          <w:t xml:space="preserve">Definition 3 (Prior distribution)</w:t>
        </w:r>
      </w:ins>
      <w:ins w:id="63" w:author="PR Preview" w:date="2026-01-01T00:00:00Z">
        <w:r>
          <w:t xml:space="preserve"> </w:t>
        </w:r>
      </w:ins>
      <w:ins w:id="64" w:author="PR Preview" w:date="2026-01-01T00:00:00Z">
        <w:r>
          <w:t xml:space="preserve">The</w:t>
        </w:r>
      </w:ins>
      <w:ins w:id="65" w:author="PR Preview" w:date="2026-01-01T00:00:00Z">
        <w:r>
          <w:t xml:space="preserve"> </w:t>
        </w:r>
      </w:ins>
      <w:ins w:id="66" w:author="PR Preview" w:date="2026-01-01T00:00:00Z">
        <w:r>
          <w:rPr>
            <w:b/>
            <w:bCs/>
          </w:rPr>
          <w:t xml:space="preserve">prior distribution</w:t>
        </w:r>
      </w:ins>
      <w:ins w:id="67" w:author="PR Preview" w:date="2026-01-01T00:00:00Z">
        <w:r>
          <w:t xml:space="preserve"> </w:t>
        </w:r>
      </w:ins>
      <w:ins w:id="68" w:author="PR Preview" w:date="2026-01-01T00:00:00Z">
        <w:r>
          <w:t xml:space="preserve">of a parameter</w:t>
        </w:r>
      </w:ins>
      <w:ins w:id="69" w:author="PR Preview" w:date="2026-01-01T00:00:00Z">
        <w:r>
          <w:t xml:space="preserve"> </w:t>
        </w:r>
      </w:ins>
      <m:oMath>
        <m:r>
          <m:t>θ</m:t>
        </m:r>
      </m:oMath>
      <w:ins w:id="70" w:author="PR Preview" w:date="2026-01-01T00:00:00Z">
        <w:r>
          <w:t xml:space="preserve">,</w:t>
        </w:r>
      </w:ins>
      <w:ins w:id="71" w:author="PR Preview" w:date="2026-01-01T00:00:00Z">
        <w:r>
          <w:t xml:space="preserve"> </w:t>
        </w:r>
      </w:ins>
      <w:ins w:id="72" w:author="PR Preview" w:date="2026-01-01T00:00:00Z">
        <w:r>
          <w:t xml:space="preserve">with density or probability mass function</w:t>
        </w:r>
      </w:ins>
      <w:ins w:id="73" w:author="PR Preview" w:date="2026-01-01T00:00:00Z">
        <w:r>
          <w:t xml:space="preserve"> </w:t>
        </w:r>
      </w:ins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ins w:id="74" w:author="PR Preview" w:date="2026-01-01T00:00:00Z">
        <w:r>
          <w:t xml:space="preserve">,</w:t>
        </w:r>
      </w:ins>
      <w:ins w:id="75" w:author="PR Preview" w:date="2026-01-01T00:00:00Z">
        <w:r>
          <w:t xml:space="preserve"> </w:t>
        </w:r>
      </w:ins>
      <w:ins w:id="76" w:author="PR Preview" w:date="2026-01-01T00:00:00Z">
        <w:r>
          <w:t xml:space="preserve">is the probability distribution that describes</w:t>
        </w:r>
      </w:ins>
      <w:ins w:id="77" w:author="PR Preview" w:date="2026-01-01T00:00:00Z">
        <w:r>
          <w:t xml:space="preserve"> </w:t>
        </w:r>
      </w:ins>
      <w:ins w:id="78" w:author="PR Preview" w:date="2026-01-01T00:00:00Z">
        <w:r>
          <w:t xml:space="preserve">what is believed about</w:t>
        </w:r>
      </w:ins>
      <w:ins w:id="79" w:author="PR Preview" w:date="2026-01-01T00:00:00Z">
        <w:r>
          <w:t xml:space="preserve"> </w:t>
        </w:r>
      </w:ins>
      <m:oMath>
        <m:r>
          <m:t>θ</m:t>
        </m:r>
      </m:oMath>
      <w:ins w:id="80" w:author="PR Preview" w:date="2026-01-01T00:00:00Z">
        <w:r>
          <w:t xml:space="preserve"> </w:t>
        </w:r>
      </w:ins>
      <w:ins w:id="81" w:author="PR Preview" w:date="2026-01-01T00:00:00Z">
        <w:r>
          <w:t xml:space="preserve">before the data are observed.</w:t>
        </w:r>
      </w:ins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6"/>
    <w:bookmarkStart w:id="17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π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8"/>
    <w:bookmarkEnd w:id="19"/>
    <w:bookmarkStart w:id="74" w:name="sec-bayes-equation"/>
    <w:p>
      <w:pPr>
        <w:pStyle w:val="Heading2"/>
      </w:pPr>
      <w:r>
        <w:t xml:space="preserve">2 Bayes’ theorem for parameters</w:t>
      </w:r>
    </w:p>
    <w:bookmarkStart w:id="21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1"/>
    <w:bookmarkStart w:id="22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2"/>
    <w:bookmarkStart w:id="23" w:name="def-marginal-likelihood"/>
    <w:p>
      <w:pPr>
        <w:pStyle w:val="BodyText"/>
      </w:pPr>
      <w:r>
        <w:rPr>
          <w:b/>
          <w:bCs/>
        </w:rPr>
        <w:t xml:space="preserve">Definition 5 (Marginal likelihood (evidence))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\operatorname{p}(\mathord{\smash[b]{\underset{\raise.3ex\hbox{$\scriptstyle\sim$}}{y}}\vphantom{y}}) \stackrel{\text{def}}{=}\int \operatorname{p}(\mathord{\smash[b]{\underset{\raise.3ex\hbox{$\scriptstyle\sim$}}{y}}\vphantom{y}}\mid \theta)\, \operatorname{p}(\theta)\, d\theta,
    $$</w:t>
      </w:r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3"/>
    <w:bookmarkStart w:id="25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w:r>
        <w:t xml:space="preserve">$\operatorname{p}(\mathord{\smash[b]{\underset{\raise.3ex\hbox{$\scriptstyle\sim$}}{y}}\vphantom{y}}) &gt; 0$</w:t>
      </w:r>
      <w:r>
        <w:t xml:space="preserve">, then</w:t>
      </w:r>
    </w:p>
    <w:p>
      <w:pPr>
        <w:pStyle w:val="BodyText"/>
      </w:pPr>
      <w:bookmarkStart w:id="24" w:name="eq-bayes-posterior"/>
      <w:r>
        <w:t xml:space="preserve">$$
    \operatorname{p}(\theta\mid \mathord{\smash[b]{\underset{\raise.3ex\hbox{$\scriptstyle\sim$}}{y}}\vphantom{y}})
    =
    \frac{\operatorname{p}(\mathord{\smash[b]{\underset{\raise.3ex\hbox{$\scriptstyle\sim$}}{y}}\vphantom{y}}\mid \theta)\, \operatorname{p}(\theta)}{\operatorname{p}(\mathord{\smash[b]{\underset{\raise.3ex\hbox{$\scriptstyle\sim$}}{y}}\vphantom{y}})}.
     \qquad(1)$$</w:t>
      </w:r>
      <w:bookmarkEnd w:id="24"/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w:r>
        <w:t xml:space="preserve">$\operatorname{p}(\theta\mid \mathord{\smash[b]{\underset{\raise.3ex\hbox{$\scriptstyle\sim$}}{y}}\vphantom{y}}) = 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$\operatorname{p}(\theta, \mathord{\smash[b]{\underset{\raise.3ex\hbox{$\scriptstyle\sim$}}{y}}\vphantom{y}}) =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is the marginal density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\int \operatorname{p}(\theta, \mathord{\smash[b]{\underset{\raise.3ex\hbox{$\scriptstyle\sim$}}{y}}\vphantom{y}})\, d\theta
    &amp;&amp; \text{(marginalizing over $\theta$)}\\
    &amp;= \int \operatorname{p}(\mathord{\smash[b]{\underset{\raise.3ex\hbox{$\scriptstyle\sim$}}{y}}\vphantom{y}}\mid \theta)\, \operatorname{p}(\theta)\, d\theta
    &amp;&amp; \text{(substituting the factorization of $\operatorname{p}(\theta, \mathord{\smash[b]{\underset{\raise.3ex\hbox{$\scriptstyle\sim$}}{y}}\vphantom{y}})$)},
    \end{aligned}
    $$</w:t>
      </w:r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w:r>
        <w:t xml:space="preserve">$\operatorname{p}(\theta,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6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w:r>
        <w:t xml:space="preserve">$\operatorname{p}(\mathord{\smash[b]{\underset{\raise.3ex\hbox{$\scriptstyle\sim$}}{y}}\vphantom{y}}\mid \theta) = \theta^3$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\operatorname{p}(\mathord{\smash[b]{\underset{\raise.3ex\hbox{$\scriptstyle\sim$}}{y}}\vphantom{y}}\mid 0.5)\, \operatorname{p}(0.5) + \operatorname{p}(\mathord{\smash[b]{\underset{\raise.3ex\hbox{$\scriptstyle\sim$}}{y}}\vphantom{y}}\mid 0.8)\, \operatorname{p}(0.8)\\
    &amp;= 0.5^3 \cdot 0.9 + 0.8^3 \cdot 0.1\\
    &amp;= 0.1125 + 0.0512\\
    &amp;= 0.1637.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\operatorname{p}(0.8 \mid \mathord{\smash[b]{\underset{\raise.3ex\hbox{$\scriptstyle\sim$}}{y}}\vphantom{y}})
    &amp;= \frac{\operatorname{p}(\mathord{\smash[b]{\underset{\raise.3ex\hbox{$\scriptstyle\sim$}}{y}}\vphantom{y}}\mid 0.8)\, \operatorname{p}(0.8)}{\operatorname{p}(\mathord{\smash[b]{\underset{\raise.3ex\hbox{$\scriptstyle\sim$}}{y}}\vphantom{y}})}\\
    &amp;= \frac{0.0512}{0.1637}\\
    &amp;\approx 0.313,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$\operatorname{p}(0.5 \mid \mathord{\smash[b]{\underset{\raise.3ex\hbox{$\scriptstyle\sim$}}{y}}\vphantom{y}}) = 0.1125 / 0.1637 \approx 0.687$</w:t>
      </w:r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6"/>
    <w:bookmarkStart w:id="30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7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8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9" w:name="eq-marginal-likelihood-uniform-exm-3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0"/>
    <w:bookmarkStart w:id="32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held fixed,</w:t>
      </w:r>
    </w:p>
    <w:p>
      <w:pPr>
        <w:pStyle w:val="BodyText"/>
      </w:pPr>
      <w:bookmarkStart w:id="31" w:name="eq-bayes-proportional"/>
      <w:r>
        <w:t xml:space="preserve">$$
    \underbrace{\operatorname{p}(\theta\mid \mathord{\smash[b]{\underset{\raise.3ex\hbox{$\scriptstyle\sim$}}{y}}\vphantom{y}})}_{\text{posterior}}
    \;\propto\;
    \underbrace{\operatorname{p}(\mathord{\smash[b]{\underset{\raise.3ex\hbox{$\scriptstyle\sim$}}{y}}\vphantom{y}}\mid \theta)}_{\text{likelihood}}
    \cdot
    \underbrace{\operatorname{p}(\theta)}_{\text{prior}}.
     \qquad(5)$$</w:t>
      </w:r>
      <w:bookmarkEnd w:id="31"/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[1, Ch. 12], p. 272</w:t>
      </w:r>
      <w:r>
        <w:t xml:space="preserve">.</w:t>
      </w:r>
    </w:p>
    <w:bookmarkStart w:id="39" w:name="sec-bayes-normal-normal"/>
    <w:p>
      <w:pPr>
        <w:pStyle w:val="Heading3"/>
      </w:pPr>
      <w:r>
        <w:t xml:space="preserve">2.1 A Gaussian mean with a Gaussian prior</w:t>
      </w:r>
    </w:p>
    <w:bookmarkStart w:id="38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5" w:name="eq-normal-normal-exm"/>
      <w:r>
        <w:t xml:space="preserve">$$
    \begin{aligned}
    \operatorname{p}(\mathord{\smash[b]{\underset{\raise.3ex\hbox{$\scriptstyle\sim$}}{x}}\vphantom{x}}\mid \mu)
    &amp;= \prod_{i=1}^n(2\pi)^{-1/2} \operatorname{exp}\mathopen{}\left\{-\frac{1}{2}(x_i- \mu)^2\right\}\mathclose{}
    &amp;&amp; \text{(independent Gaussian observations)}\\
    &amp;= (2\pi)^{-n/2} \operatorname{exp}\mathopen{}\left\{-\frac{1}{2}\sum_{i=1}^n(x_i- \mu)^2\right\}\mathclose{}
    &amp;&amp; \text{(combining the exponents)}\\
    &amp;= (2\pi)^{-n/2} \operatorname{exp}\mathopen{}\left\{-\frac{1}{2}\sum_{i=1}^n\mathopen{}\left(x_i^2 - 2 \mu x_i+ \mu^2\right)\mathclose{}\right\}\mathclose{}
    &amp;&amp; \text{(expanding each square)}\\
    &amp;= (2\pi)^{-n/2} \operatorname{exp}\mathopen{}\left\{-\frac{1}{2}\mathopen{}\left(\sum_{i=1}^nx_i^2 - \sum_{i=1}^n2 \mu x_i+ \sum_{i=1}^n\mu^2\right)\mathclose{}\right\}\mathclose{}
    &amp;&amp; \text{(splitting the sum)}\\
    &amp;= (2\pi)^{-n/2} \operatorname{exp}\mathopen{}\left\{-\frac{1}{2}\mathopen{}\left(\sum_{i=1}^nx_i^2 - 2 \mu\sum_{i=1}^nx_i+ \sum_{i=1}^n\mu^2\right)\mathclose{}\right\}\mathclose{}
    &amp;&amp; \text{(factoring the constant $2 \mu$ out of the middle sum)}\\
    &amp;= (2\pi)^{-n/2} \operatorname{exp}\mathopen{}\left\{-\frac{1}{2}\mathopen{}\left(\sum_{i=1}^nx_i^2 - 2 \mu\sum_{i=1}^nx_i+ n \mu^2\right)\mathclose{}\right\}\mathclose{}
    &amp;&amp; \text{(summing the constant $\mu^2$ over $n$ terms)}\\
    &amp;= (2\pi)^{-n/2} \operatorname{exp}\mathopen{}\left\{-\frac{1}{2}\mathopen{}\left(\sum_{i=1}^nx_i^2 - 2 \mu n \bar x + n \mu^2\right)\mathclose{}\right\}\mathclose{}
    &amp;&amp; \text{(substituting $\sum_{i=1}^nx_i= n \bar x$)}\\
    &amp;= (2\pi)^{-n/2} \operatorname{exp}\mathopen{}\left\{-\frac{1}{2}\mathopen{}\left(\sum_{i=1}^nx_i^2 + \mathopen{}\left(n \mu^2 - 2 \mu n \bar x\right)\mathclose{}\right)\mathclose{}\right\}\mathclose{}
    &amp;&amp; \text{(reordering and grouping the terms that involve $\mu$)}\\
    &amp;= (2\pi)^{-n/2} \operatorname{exp}\mathopen{}\left\{-\frac{1}{2}\sum_{i=1}^nx_i^2 - \frac{1}{2}\mathopen{}\left(n \mu^2 - 2 \mu n \bar x\right)\mathclose{}\right\}\mathclose{}
    &amp;&amp; \text{(distributing $-\tfrac{1}{2}$)}\\
    &amp;= (2\pi)^{-n/2} \operatorname{exp}\mathopen{}\left\{-\frac{1}{2}\sum_{i=1}^nx_i^2\right\}\mathclose{}
      \cdot \operatorname{exp}\mathopen{}\left\{-\frac{1}{2}\mathopen{}\left(n \mu^2 - 2 \mu n \bar x\right)\mathclose{}\right\}\mathclose{}
    &amp;&amp; \text{(writing the exponential of a sum as a product of exponentials)}\\
    &amp;\propto \operatorname{exp}\mathopen{}\left\{-\frac{1}{2}\mathopen{}\left(n \mu^2 - 2 \mu n \bar x\right)\mathclose{}\right\}\mathclose{}
    &amp;&amp; \text{(dropping factors that do not involve $\mu$)},
    \end{aligned}
     \qquad(6)$$</w:t>
      </w:r>
      <w:bookmarkEnd w:id="35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6" w:name="eq-normal-normal-exm-2"/>
      <w:r>
        <w:t xml:space="preserve">$$
    \begin{aligned}
    \operatorname{p}(\mu\mid \mathord{\smash[b]{\underset{\raise.3ex\hbox{$\scriptstyle\sim$}}{x}}\vphantom{x}})
    &amp;\propto \operatorname{p}(\mathord{\smash[b]{\underset{\raise.3ex\hbox{$\scriptstyle\sim$}}{x}}\vphantom{x}}\mid \mu)\, \operatorname{p}(\mu)
    &amp;&amp; \text{(posterior is proportional to likelihood times prior)}\\
    &amp;\propto \operatorname{exp}\mathopen{}\left\{-\frac{1}{2}\mathopen{}\left(n \mu^2 - 2 \mu n \bar x\right)\mathclose{}\right\}\mathclose{}
      \cdot \operatorname{exp}\mathopen{}\left\{-\frac{1}{2}\mu^2\right\}\mathclose{}
    &amp;&amp; \text{(substituting likelihood and prior)}\\
    &amp;= \operatorname{exp}\mathopen{}\left\{-\frac{1}{2}\mathopen{}\left(n \mu^2 - 2 \mu n \bar x\right)\mathclose{} - \frac{1}{2}\mu^2\right\}\mathclose{}
    &amp;&amp; \text{(writing a product of exponentials as the exponential of a sum)}\\
    &amp;= \operatorname{exp}\mathopen{}\left\{-\frac{1}{2}\mathopen{}\left(n \mu^2 - 2 \mu n \bar x + \mu^2\right)\mathclose{}\right\}\mathclose{}
    &amp;&amp; \text{(factoring out $-\tfrac{1}{2}$)}\\
    &amp;= \operatorname{exp}\mathopen{}\left\{-\frac{1}{2}\mathopen{}\left(n \mu^2 + \mu^2 - 2 \mu n \bar x\right)\mathclose{}\right\}\mathclose{}
    &amp;&amp; \text{(reordering the terms)}\\
    &amp;= \operatorname{exp}\mathopen{}\left\{-\frac{1}{2}\mathopen{}\left((n+1)\mu^2 - 2 \mu n \bar x\right)\mathclose{}\right\}\mathclose{}
    &amp;&amp; \text{(collecting the $\mu^2$ terms)}\\
    &amp;= \operatorname{exp}\mathopen{}\left\{-\frac{1}{2}(n+1)\mathopen{}\left(\mu^2 - 2 \mu\frac{n}{n+1} \bar x\right)\mathclose{}\right\}\mathclose{}
    &amp;&amp; \text{(factoring out $n+1$)}\\
    &amp;= \operatorname{exp}\mathopen{}\left\{-\frac{1}{2}(n+1)\mathopen{}\left(\mu^2 - 2 \mu m\right)\mathclose{}\right\}\mathclose{}
    &amp;&amp; \text{(definition of $m$)}\\
    &amp;= \operatorname{exp}\mathopen{}\left\{-\frac{1}{2}(n+1)\mathopen{}\left((\mu- m)^2 - m^2\right)\mathclose{}\right\}\mathclose{}
    &amp;&amp; \text{(completing the square)}\\
    &amp;\propto \operatorname{exp}\mathopen{}\left\{-\frac{1}{2}(n+1)(\mu- m)^2\right\}\mathclose{}
    &amp;&amp; \text{(dropping the factor $\operatorname{exp}\mathopen{}\left\{\tfrac{1}{2}(n+1)m^2\right\}\mathclose{}$)}.
    \end{aligned}
     \qquad(7)$$</w:t>
      </w:r>
      <w:bookmarkEnd w:id="36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7" w:name="eq-normal-normal-exm-3"/>
      <w:r>
        <w:t xml:space="preserve">$$
    \mu\mid \mathord{\smash[b]{\underset{\raise.3ex\hbox{$\scriptstyle\sim$}}{x}}\vphantom{x}}\;\sim\; \operatorname{N}\mathopen{}\left(\frac{n}{n+1}\bar{x},\; \frac{1}{n+1}\right)\mathclose{}.
     \qquad(8)$$</w:t>
      </w:r>
      <w:bookmarkEnd w:id="37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8"/>
    <w:bookmarkEnd w:id="39"/>
    <w:bookmarkStart w:id="52" w:name="sec-bayes-map"/>
    <w:p>
      <w:pPr>
        <w:pStyle w:val="Heading3"/>
      </w:pPr>
      <w:r>
        <w:t xml:space="preserve">2.2 The posterior mode</w:t>
      </w:r>
    </w:p>
    <w:bookmarkStart w:id="41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40" w:name="eq-map"/>
      <w:r>
        <w:t xml:space="preserve">$$\hat{\theta}_{\text{MAP}} \stackrel{\text{def}}{=}\arg \max_\theta\operatorname{p}(\theta\mid \mathord{\smash[b]{\underset{\raise.3ex\hbox{$\scriptstyle\sim$}}{y}}\vphantom{y}}) \qquad(9)$$</w:t>
      </w:r>
      <w:bookmarkEnd w:id="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1"/>
    <w:bookmarkStart w:id="43" w:name="exm-map-beta-bernoulli"/>
    <w:p>
      <w:pPr>
        <w:pStyle w:val="BodyText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2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3"/>
    <w:bookmarkStart w:id="44" w:name="rem-map-posterior-mode"/>
    <w:p>
      <w:pPr>
        <w:pStyle w:val="BodyText"/>
      </w:pPr>
      <w:r>
        <w:rPr>
          <w:i/>
          <w:iCs/>
        </w:rPr>
        <w:t xml:space="preserve">Remark 2</w:t>
      </w:r>
      <w:r>
        <w:t xml:space="preserve"> (The MAP estimate is the posterior mode). </w:t>
      </w:r>
      <w:r>
        <w:t xml:space="preserve">The MAP estimate is the mode of the posterior distribution.</w:t>
      </w:r>
    </w:p>
    <w:bookmarkEnd w:id="44"/>
    <w:bookmarkStart w:id="46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5" w:name="eq-map-penalized"/>
      <w:r>
        <w:t xml:space="preserve">$$
    \hat{\theta}_{\text{MAP}}
    = \arg \min_\theta\mathopen{}\left(-\operatorname{log}\mathopen{}\left\{\operatorname{p}(\mathord{\smash[b]{\underset{\raise.3ex\hbox{$\scriptstyle\sim$}}{y}}\vphantom{y}}\mid \theta)\right\}\mathclose{} - \operatorname{log}\mathopen{}\left\{\operatorname{p}(\theta)\right\}\mathclose{}\right)\mathclose{}.
     \qquad(10)$$</w:t>
      </w:r>
      <w:bookmarkEnd w:id="45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w:r>
        <w:t xml:space="preserve">$$
    \arg \max_\theta\operatorname{p}(\theta\mid \mathord{\smash[b]{\underset{\raise.3ex\hbox{$\scriptstyle\sim$}}{y}}\vphantom{y}})
    = \arg \max_\theta\mathopen{}\left(\operatorname{log}\mathopen{}\left\{\operatorname{p}(\mathord{\smash[b]{\underset{\raise.3ex\hbox{$\scriptstyle\sim$}}{y}}\vphantom{y}}\mid \theta)\right\}\mathclose{} + \operatorname{log}\mathopen{}\left\{\operatorname{p}(\theta)\right\}\mathclose{}\right)\mathclose{}.
    $$</w:t>
      </w:r>
    </w:p>
    <w:p>
      <w:pPr>
        <w:pStyle w:val="FirstParagraph"/>
      </w:pPr>
      <w:r>
        <w:t xml:space="preserve">Maximizing a function is the same as minimizing its negative.</w:t>
      </w:r>
    </w:p>
    <w:bookmarkStart w:id="51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50"/>
        </w:tc>
      </w:tr>
    </w:tbl>
    <w:bookmarkEnd w:id="51"/>
    <w:bookmarkEnd w:id="52"/>
    <w:bookmarkStart w:id="68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[1, Ch. 12], p. 272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5" w:name="def-credible-interval"/>
    <w:p>
      <w:pPr>
        <w:pStyle w:val="BodyText"/>
      </w:pPr>
      <w:del w:id="82" w:author="PR Preview" w:date="2026-01-01T00:00:00Z">
        <w:r>
          <w:rPr>
            <w:b/>
            <w:bCs/>
          </w:rPr>
          <w:delText xml:space="preserve">Definition 7 (Credible interval)</w:delText>
        </w:r>
      </w:del>
      <w:del w:id="83" w:author="PR Preview" w:date="2026-01-01T00:00:00Z">
        <w:r>
          <w:delText xml:space="preserve"> </w:delText>
        </w:r>
      </w:del>
      <w:del w:id="84" w:author="PR Preview" w:date="2026-01-01T00:00:00Z">
        <w:r>
          <w:delText xml:space="preserve">A</w:delText>
        </w:r>
      </w:del>
      <w:del w:id="85" w:author="PR Preview" w:date="2026-01-01T00:00:00Z">
        <w:r>
          <w:delText xml:space="preserve"> </w:delText>
        </w:r>
      </w:del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del w:id="86" w:author="PR Preview" w:date="2026-01-01T00:00:00Z">
        <w:r>
          <w:delText xml:space="preserve"> </w:delText>
        </w:r>
      </w:del>
      <w:del w:id="87" w:author="PR Preview" w:date="2026-01-01T00:00:00Z">
        <w:r>
          <w:rPr>
            <w:b/>
            <w:bCs/>
          </w:rPr>
          <w:delText xml:space="preserve">credible interval</w:delText>
        </w:r>
      </w:del>
      <w:del w:id="88" w:author="PR Preview" w:date="2026-01-01T00:00:00Z">
        <w:r>
          <w:delText xml:space="preserve"> </w:delText>
        </w:r>
      </w:del>
      <w:del w:id="89" w:author="PR Preview" w:date="2026-01-01T00:00:00Z">
        <w:r>
          <w:delText xml:space="preserve">for a parameter</w:delText>
        </w:r>
      </w:del>
      <w:del w:id="90" w:author="PR Preview" w:date="2026-01-01T00:00:00Z">
        <w:r>
          <w:delText xml:space="preserve"> </w:delText>
        </w:r>
      </w:del>
      <m:oMath>
        <m:r>
          <m:t>θ</m:t>
        </m:r>
      </m:oMath>
      <w:del w:id="91" w:author="PR Preview" w:date="2026-01-01T00:00:00Z">
        <w:r>
          <w:delText xml:space="preserve">,</w:delText>
        </w:r>
      </w:del>
      <w:del w:id="92" w:author="PR Preview" w:date="2026-01-01T00:00:00Z">
        <w:r>
          <w:delText xml:space="preserve"> </w:delText>
        </w:r>
      </w:del>
      <w:del w:id="93" w:author="PR Preview" w:date="2026-01-01T00:00:00Z">
        <w:r>
          <w:delText xml:space="preserve">given observed data</w:delText>
        </w:r>
      </w:del>
      <w:del w:id="94" w:author="PR Preview" w:date="2026-01-01T00:00:00Z">
        <w:r>
          <w:delText xml:space="preserve"> </w:delText>
        </w:r>
      </w:del>
      <w:del w:id="95" w:author="PR Preview" w:date="2026-01-01T00:00:00Z">
        <w:r>
          <w:delText xml:space="preserve">$\mathord{\smash[b]{\underset{\raise.3ex\hbox{$\scriptstyle\sim$}}{y}}\vphantom{y}}$</w:delText>
        </w:r>
      </w:del>
      <w:del w:id="96" w:author="PR Preview" w:date="2026-01-01T00:00:00Z">
        <w:r>
          <w:delText xml:space="preserve">,</w:delText>
        </w:r>
      </w:del>
      <w:del w:id="97" w:author="PR Preview" w:date="2026-01-01T00:00:00Z">
        <w:r>
          <w:delText xml:space="preserve"> </w:delText>
        </w:r>
      </w:del>
      <w:del w:id="98" w:author="PR Preview" w:date="2026-01-01T00:00:00Z">
        <w:r>
          <w:delText xml:space="preserve">is an interval</w:delText>
        </w:r>
      </w:del>
      <w:del w:id="99" w:author="PR Preview" w:date="2026-01-01T00:00:00Z">
        <w:r>
          <w:delText xml:space="preserve"> </w:delText>
        </w:r>
      </w:del>
      <w:del w:id="100" w:author="PR Preview" w:date="2026-01-01T00:00:00Z">
        <w:r>
          <w:delText xml:space="preserve">$\mathopen{}\left[l(\mathord{\smash[b]{\underset{\raise.3ex\hbox{$\scriptstyle\sim$}}{y}}\vphantom{y}}),\, r(\mathord{\smash[b]{\underset{\raise.3ex\hbox{$\scriptstyle\sim$}}{y}}\vphantom{y}})\right]\mathclose{}$</w:delText>
        </w:r>
      </w:del>
      <w:del w:id="101" w:author="PR Preview" w:date="2026-01-01T00:00:00Z">
        <w:r>
          <w:delText xml:space="preserve"> </w:delText>
        </w:r>
      </w:del>
      <w:del w:id="102" w:author="PR Preview" w:date="2026-01-01T00:00:00Z">
        <w:r>
          <w:delText xml:space="preserve">whose</w:delText>
        </w:r>
      </w:del>
      <w:del w:id="103" w:author="PR Preview" w:date="2026-01-01T00:00:00Z">
        <w:r>
          <w:delText xml:space="preserve"> </w:delText>
        </w:r>
      </w:del>
      <w:hyperlink w:anchor="def-posterior">
        <w:del w:id="104" w:author="PR Preview" w:date="2026-01-01T00:00:00Z">
          <w:r>
            <w:rPr>
              <w:rStyle w:val="Hyperlink"/>
            </w:rPr>
            <w:delText xml:space="preserve">posterior</w:delText>
          </w:r>
        </w:del>
      </w:hyperlink>
      <w:del w:id="105" w:author="PR Preview" w:date="2026-01-01T00:00:00Z">
        <w:r>
          <w:delText xml:space="preserve"> </w:delText>
        </w:r>
      </w:del>
      <w:del w:id="106" w:author="PR Preview" w:date="2026-01-01T00:00:00Z">
        <w:r>
          <w:delText xml:space="preserve">probability is</w:delText>
        </w:r>
      </w:del>
      <w:del w:id="107" w:author="PR Preview" w:date="2026-01-01T00:00:00Z">
        <w:r>
          <w:delText xml:space="preserve"> </w:delText>
        </w:r>
      </w:del>
      <m:oMath>
        <m:r>
          <m:t>1</m:t>
        </m:r>
        <m:r>
          <m:rPr>
            <m:sty m:val="p"/>
          </m:rPr>
          <m:t>−</m:t>
        </m:r>
        <m:r>
          <m:t>α</m:t>
        </m:r>
      </m:oMath>
      <w:del w:id="108" w:author="PR Preview" w:date="2026-01-01T00:00:00Z">
        <w:r>
          <w:delText xml:space="preserve"> </w:delText>
        </w:r>
      </w:del>
      <w:del w:id="109" w:author="PR Preview" w:date="2026-01-01T00:00:00Z">
        <w:r>
          <w:delText xml:space="preserve">[9]</w:delText>
        </w:r>
      </w:del>
      <w:del w:id="110" w:author="PR Preview" w:date="2026-01-01T00:00:00Z">
        <w:r>
          <w:delText xml:space="preserve">:</w:delText>
        </w:r>
      </w:del>
    </w:p>
    <w:p>
      <w:pPr>
        <w:pStyle w:val="BodyText"/>
      </w:pPr>
      <w:ins w:id="111" w:author="PR Preview" w:date="2026-01-01T00:00:00Z">
        <w:r>
          <w:rPr>
            <w:b/>
            <w:bCs/>
          </w:rPr>
          <w:t xml:space="preserve">Definition 7 (Credible interval)</w:t>
        </w:r>
      </w:ins>
      <w:ins w:id="112" w:author="PR Preview" w:date="2026-01-01T00:00:00Z">
        <w:r>
          <w:t xml:space="preserve"> </w:t>
        </w:r>
      </w:ins>
      <w:ins w:id="113" w:author="PR Preview" w:date="2026-01-01T00:00:00Z">
        <w:r>
          <w:t xml:space="preserve">A</w:t>
        </w:r>
      </w:ins>
      <w:ins w:id="114" w:author="PR Preview" w:date="2026-01-01T00:00:00Z">
        <w:r>
          <w:t xml:space="preserve"> </w:t>
        </w:r>
      </w:ins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ins w:id="115" w:author="PR Preview" w:date="2026-01-01T00:00:00Z">
        <w:r>
          <w:t xml:space="preserve"> </w:t>
        </w:r>
      </w:ins>
      <w:ins w:id="116" w:author="PR Preview" w:date="2026-01-01T00:00:00Z">
        <w:r>
          <w:rPr>
            <w:b/>
            <w:bCs/>
          </w:rPr>
          <w:t xml:space="preserve">credible interval</w:t>
        </w:r>
      </w:ins>
      <w:ins w:id="117" w:author="PR Preview" w:date="2026-01-01T00:00:00Z">
        <w:r>
          <w:t xml:space="preserve"> </w:t>
        </w:r>
      </w:ins>
      <w:ins w:id="118" w:author="PR Preview" w:date="2026-01-01T00:00:00Z">
        <w:r>
          <w:t xml:space="preserve">for a parameter</w:t>
        </w:r>
      </w:ins>
      <w:ins w:id="119" w:author="PR Preview" w:date="2026-01-01T00:00:00Z">
        <w:r>
          <w:t xml:space="preserve"> </w:t>
        </w:r>
      </w:ins>
      <m:oMath>
        <m:r>
          <m:t>θ</m:t>
        </m:r>
      </m:oMath>
      <w:ins w:id="120" w:author="PR Preview" w:date="2026-01-01T00:00:00Z">
        <w:r>
          <w:t xml:space="preserve">,</w:t>
        </w:r>
      </w:ins>
      <w:ins w:id="121" w:author="PR Preview" w:date="2026-01-01T00:00:00Z">
        <w:r>
          <w:t xml:space="preserve"> </w:t>
        </w:r>
      </w:ins>
      <w:ins w:id="122" w:author="PR Preview" w:date="2026-01-01T00:00:00Z">
        <w:r>
          <w:t xml:space="preserve">given observed data</w:t>
        </w:r>
      </w:ins>
      <w:ins w:id="123" w:author="PR Preview" w:date="2026-01-01T00:00:00Z">
        <w:r>
          <w:t xml:space="preserve"> </w:t>
        </w:r>
      </w:ins>
      <w:ins w:id="124" w:author="PR Preview" w:date="2026-01-01T00:00:00Z">
        <w:r>
          <w:t xml:space="preserve">$\mathord{\smash[b]{\underset{\raise.3ex\hbox{$\scriptstyle\sim$}}{y}}\vphantom{y}}$</w:t>
        </w:r>
      </w:ins>
      <w:ins w:id="125" w:author="PR Preview" w:date="2026-01-01T00:00:00Z">
        <w:r>
          <w:t xml:space="preserve">,</w:t>
        </w:r>
      </w:ins>
      <w:ins w:id="126" w:author="PR Preview" w:date="2026-01-01T00:00:00Z">
        <w:r>
          <w:t xml:space="preserve"> </w:t>
        </w:r>
      </w:ins>
      <w:ins w:id="127" w:author="PR Preview" w:date="2026-01-01T00:00:00Z">
        <w:r>
          <w:t xml:space="preserve">is an interval</w:t>
        </w:r>
      </w:ins>
      <w:ins w:id="128" w:author="PR Preview" w:date="2026-01-01T00:00:00Z">
        <w:r>
          <w:t xml:space="preserve"> </w:t>
        </w:r>
      </w:ins>
      <w:ins w:id="129" w:author="PR Preview" w:date="2026-01-01T00:00:00Z">
        <w:r>
          <w:t xml:space="preserve">$\mathopen{}\left[l(\mathord{\smash[b]{\underset{\raise.3ex\hbox{$\scriptstyle\sim$}}{y}}\vphantom{y}}),\, r(\mathord{\smash[b]{\underset{\raise.3ex\hbox{$\scriptstyle\sim$}}{y}}\vphantom{y}})\right]\mathclose{}$</w:t>
        </w:r>
      </w:ins>
      <w:ins w:id="130" w:author="PR Preview" w:date="2026-01-01T00:00:00Z">
        <w:r>
          <w:t xml:space="preserve"> </w:t>
        </w:r>
      </w:ins>
      <w:ins w:id="131" w:author="PR Preview" w:date="2026-01-01T00:00:00Z">
        <w:r>
          <w:t xml:space="preserve">whose</w:t>
        </w:r>
      </w:ins>
      <w:ins w:id="132" w:author="PR Preview" w:date="2026-01-01T00:00:00Z">
        <w:r>
          <w:t xml:space="preserve"> </w:t>
        </w:r>
      </w:ins>
      <w:hyperlink w:anchor="def-posterior">
        <w:ins w:id="133" w:author="PR Preview" w:date="2026-01-01T00:00:00Z">
          <w:r>
            <w:rPr>
              <w:rStyle w:val="Hyperlink"/>
            </w:rPr>
            <w:t xml:space="preserve">posterior</w:t>
          </w:r>
        </w:ins>
      </w:hyperlink>
      <w:ins w:id="134" w:author="PR Preview" w:date="2026-01-01T00:00:00Z">
        <w:r>
          <w:t xml:space="preserve"> </w:t>
        </w:r>
      </w:ins>
      <w:hyperlink r:id="rId54">
        <w:ins w:id="135" w:author="PR Preview" w:date="2026-01-01T00:00:00Z">
          <w:r>
            <w:rPr>
              <w:rStyle w:val="Hyperlink"/>
            </w:rPr>
            <w:t xml:space="preserve">probability</w:t>
          </w:r>
        </w:ins>
      </w:hyperlink>
      <w:ins w:id="136" w:author="PR Preview" w:date="2026-01-01T00:00:00Z">
        <w:r>
          <w:t xml:space="preserve"> </w:t>
        </w:r>
      </w:ins>
      <w:ins w:id="137" w:author="PR Preview" w:date="2026-01-01T00:00:00Z">
        <w:r>
          <w:t xml:space="preserve">is</w:t>
        </w:r>
      </w:ins>
      <w:ins w:id="138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−</m:t>
        </m:r>
        <m:r>
          <m:t>α</m:t>
        </m:r>
      </m:oMath>
      <w:ins w:id="139" w:author="PR Preview" w:date="2026-01-01T00:00:00Z">
        <w:r>
          <w:t xml:space="preserve">:</w:t>
        </w:r>
      </w:ins>
    </w:p>
    <w:p>
      <w:pPr>
        <w:pStyle w:val="BodyText"/>
      </w:pPr>
      <w:r>
        <w:t xml:space="preserve">$$
    \Pr\mathopen{}\left(l(\mathord{\smash[b]{\underset{\raise.3ex\hbox{$\scriptstyle\sim$}}{y}}\vphantom{y}}) \le \theta\le r(\mathord{\smash[b]{\underset{\raise.3ex\hbox{$\scriptstyle\sim$}}{y}}\vphantom{y}}) \mid \mathord{\smash[b]{\underset{\raise.3ex\hbox{$\scriptstyle\sim$}}{Y}}\vphantom{Y}}= \mathord{\smash[b]{\underset{\raise.3ex\hbox{$\scriptstyle\sim$}}{y}}\vphantom{y}}\right)\mathclose{} = 1 - \alpha.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5"/>
    <w:p>
      <w:pPr>
        <w:pStyle w:val="BodyText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6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6"/>
    <w:bookmarkStart w:id="57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7"/>
    <w:bookmarkStart w:id="62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1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61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62"/>
    <w:bookmarkStart w:id="67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6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6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7"/>
    <w:p>
      <w:pPr>
        <w:pStyle w:val="BodyText"/>
      </w:pPr>
      <w:r>
        <w:t xml:space="preserve">Casella and Berger [10, Sec. 9.2.4], pp. 435–439</w:t>
      </w:r>
      <w:r>
        <w:t xml:space="preserve"> </w:t>
      </w:r>
      <w:r>
        <w:t xml:space="preserve">covers Bayesian intervals.</w:t>
      </w:r>
    </w:p>
    <w:bookmarkEnd w:id="68"/>
    <w:bookmarkStart w:id="73" w:name="sec-bayes-parameter-space"/>
    <w:p>
      <w:pPr>
        <w:pStyle w:val="Heading3"/>
      </w:pPr>
      <w:r>
        <w:t xml:space="preserve">2.4 The parameter space</w:t>
      </w:r>
    </w:p>
    <w:bookmarkStart w:id="69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9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[1, Ch. 12], p. 273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70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70"/>
    <w:bookmarkStart w:id="71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$\operatorname{p}(\theta\mid \mathord{\smash[b]{\underset{\raise.3ex\hbox{$\scriptstyle\sim$}}{y}}\vphantom{y}})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$\operatorname{p}(\mathord{\smash[b]{\underset{\raise.3ex\hbox{$\scriptstyle\sim$}}{y}}\vphantom{y}}\mid \theta) \cdot 0 = 0$</w:t>
      </w:r>
      <w:r>
        <w:t xml:space="preserve">.</w:t>
      </w:r>
    </w:p>
    <w:bookmarkStart w:id="72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72"/>
    <w:p>
      <w:pPr>
        <w:pStyle w:val="Compact"/>
        <w:numPr>
          <w:ilvl w:val="0"/>
          <w:numId w:val="1002"/>
        </w:numPr>
      </w:pPr>
      <w:r>
        <w:t xml:space="preserve">Hogg et al. [11, Sec. 6.8], pp. 298–305</w:t>
      </w:r>
      <w:r>
        <w:t xml:space="preserve"> </w:t>
      </w:r>
      <w:r>
        <w:t xml:space="preserve">covers Bayesian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[10, Sec. 7.2.3], pp. 324–325</w:t>
      </w:r>
      <w:r>
        <w:t xml:space="preserve"> </w:t>
      </w:r>
      <w:r>
        <w:t xml:space="preserve">covers Bayes estimators.</w:t>
      </w:r>
    </w:p>
    <w:p>
      <w:pPr>
        <w:pStyle w:val="Compact"/>
        <w:numPr>
          <w:ilvl w:val="0"/>
          <w:numId w:val="1002"/>
        </w:numPr>
      </w:pPr>
      <w:r>
        <w:t xml:space="preserve">Rice [12, Sec. 8.6], pp. 285–297</w:t>
      </w:r>
      <w:r>
        <w:t xml:space="preserve"> </w:t>
      </w:r>
      <w:r>
        <w:t xml:space="preserve">covers the Bayesian approach to parameter estimation.</w:t>
      </w:r>
    </w:p>
    <w:bookmarkEnd w:id="73"/>
    <w:bookmarkEnd w:id="74"/>
    <w:bookmarkStart w:id="105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[1, Ch. 12], p. 276</w:t>
      </w:r>
      <w:r>
        <w:t xml:space="preserve">.</w:t>
      </w:r>
    </w:p>
    <w:bookmarkStart w:id="88" w:name="sec-bayes-conjugate"/>
    <w:p>
      <w:pPr>
        <w:pStyle w:val="Heading3"/>
      </w:pPr>
      <w:r>
        <w:t xml:space="preserve">3.1 Conjugate priors</w:t>
      </w:r>
    </w:p>
    <w:bookmarkStart w:id="75" w:name="def-conjugate-prior"/>
    <w:p>
      <w:pPr>
        <w:pStyle w:val="FirstParagraph"/>
      </w:pPr>
      <w:del w:id="140" w:author="PR Preview" w:date="2026-01-01T00:00:00Z">
        <w:r>
          <w:rPr>
            <w:b/>
            <w:bCs/>
          </w:rPr>
          <w:delText xml:space="preserve">Definition 10 (Conjugate prior)</w:delText>
        </w:r>
      </w:del>
      <w:del w:id="141" w:author="PR Preview" w:date="2026-01-01T00:00:00Z">
        <w:r>
          <w:delText xml:space="preserve"> </w:delText>
        </w:r>
      </w:del>
      <w:del w:id="142" w:author="PR Preview" w:date="2026-01-01T00:00:00Z">
        <w:r>
          <w:delText xml:space="preserve">A family of prior distributions is</w:delText>
        </w:r>
      </w:del>
      <w:del w:id="143" w:author="PR Preview" w:date="2026-01-01T00:00:00Z">
        <w:r>
          <w:delText xml:space="preserve"> </w:delText>
        </w:r>
      </w:del>
      <w:del w:id="144" w:author="PR Preview" w:date="2026-01-01T00:00:00Z">
        <w:r>
          <w:rPr>
            <w:b/>
            <w:bCs/>
          </w:rPr>
          <w:delText xml:space="preserve">conjugate</w:delText>
        </w:r>
      </w:del>
      <w:del w:id="145" w:author="PR Preview" w:date="2026-01-01T00:00:00Z">
        <w:r>
          <w:delText xml:space="preserve"> </w:delText>
        </w:r>
      </w:del>
      <w:del w:id="146" w:author="PR Preview" w:date="2026-01-01T00:00:00Z">
        <w:r>
          <w:delText xml:space="preserve">to a likelihood</w:delText>
        </w:r>
      </w:del>
      <w:del w:id="147" w:author="PR Preview" w:date="2026-01-01T00:00:00Z">
        <w:r>
          <w:delText xml:space="preserve"> </w:delText>
        </w:r>
      </w:del>
      <w:del w:id="148" w:author="PR Preview" w:date="2026-01-01T00:00:00Z">
        <w:r>
          <w:delText xml:space="preserve">if, for every prior in the family and every possible data set,</w:delText>
        </w:r>
      </w:del>
      <w:del w:id="149" w:author="PR Preview" w:date="2026-01-01T00:00:00Z">
        <w:r>
          <w:delText xml:space="preserve"> </w:delText>
        </w:r>
      </w:del>
      <w:del w:id="150" w:author="PR Preview" w:date="2026-01-01T00:00:00Z">
        <w:r>
          <w:delText xml:space="preserve">the</w:delText>
        </w:r>
      </w:del>
      <w:del w:id="151" w:author="PR Preview" w:date="2026-01-01T00:00:00Z">
        <w:r>
          <w:delText xml:space="preserve"> </w:delText>
        </w:r>
      </w:del>
      <w:hyperlink w:anchor="def-posterior">
        <w:del w:id="152" w:author="PR Preview" w:date="2026-01-01T00:00:00Z">
          <w:r>
            <w:rPr>
              <w:rStyle w:val="Hyperlink"/>
            </w:rPr>
            <w:delText xml:space="preserve">posterior</w:delText>
          </w:r>
        </w:del>
      </w:hyperlink>
      <w:del w:id="153" w:author="PR Preview" w:date="2026-01-01T00:00:00Z">
        <w:r>
          <w:delText xml:space="preserve"> </w:delText>
        </w:r>
      </w:del>
      <w:del w:id="154" w:author="PR Preview" w:date="2026-01-01T00:00:00Z">
        <w:r>
          <w:delText xml:space="preserve">is also in the family</w:delText>
        </w:r>
      </w:del>
      <w:del w:id="155" w:author="PR Preview" w:date="2026-01-01T00:00:00Z">
        <w:r>
          <w:delText xml:space="preserve"> </w:delText>
        </w:r>
      </w:del>
      <w:del w:id="156" w:author="PR Preview" w:date="2026-01-01T00:00:00Z">
        <w:r>
          <w:delText xml:space="preserve">[13]</w:delText>
        </w:r>
      </w:del>
      <w:del w:id="157" w:author="PR Preview" w:date="2026-01-01T00:00:00Z">
        <w:r>
          <w:delText xml:space="preserve">.</w:delText>
        </w:r>
      </w:del>
    </w:p>
    <w:p>
      <w:pPr>
        <w:pStyle w:val="FirstParagraph"/>
      </w:pPr>
      <w:ins w:id="158" w:author="PR Preview" w:date="2026-01-01T00:00:00Z">
        <w:r>
          <w:rPr>
            <w:b/>
            <w:bCs/>
          </w:rPr>
          <w:t xml:space="preserve">Definition 10 (Conjugate prior)</w:t>
        </w:r>
      </w:ins>
      <w:ins w:id="159" w:author="PR Preview" w:date="2026-01-01T00:00:00Z">
        <w:r>
          <w:t xml:space="preserve"> </w:t>
        </w:r>
      </w:ins>
      <w:ins w:id="160" w:author="PR Preview" w:date="2026-01-01T00:00:00Z">
        <w:r>
          <w:t xml:space="preserve">A family of prior distributions is</w:t>
        </w:r>
      </w:ins>
      <w:ins w:id="161" w:author="PR Preview" w:date="2026-01-01T00:00:00Z">
        <w:r>
          <w:t xml:space="preserve"> </w:t>
        </w:r>
      </w:ins>
      <w:ins w:id="162" w:author="PR Preview" w:date="2026-01-01T00:00:00Z">
        <w:r>
          <w:rPr>
            <w:b/>
            <w:bCs/>
          </w:rPr>
          <w:t xml:space="preserve">conjugate</w:t>
        </w:r>
      </w:ins>
      <w:ins w:id="163" w:author="PR Preview" w:date="2026-01-01T00:00:00Z">
        <w:r>
          <w:t xml:space="preserve"> </w:t>
        </w:r>
      </w:ins>
      <w:ins w:id="164" w:author="PR Preview" w:date="2026-01-01T00:00:00Z">
        <w:r>
          <w:t xml:space="preserve">to a likelihood</w:t>
        </w:r>
      </w:ins>
      <w:ins w:id="165" w:author="PR Preview" w:date="2026-01-01T00:00:00Z">
        <w:r>
          <w:t xml:space="preserve"> </w:t>
        </w:r>
      </w:ins>
      <w:ins w:id="166" w:author="PR Preview" w:date="2026-01-01T00:00:00Z">
        <w:r>
          <w:t xml:space="preserve">if, for every prior in the family and every possible data set,</w:t>
        </w:r>
      </w:ins>
      <w:ins w:id="167" w:author="PR Preview" w:date="2026-01-01T00:00:00Z">
        <w:r>
          <w:t xml:space="preserve"> </w:t>
        </w:r>
      </w:ins>
      <w:ins w:id="168" w:author="PR Preview" w:date="2026-01-01T00:00:00Z">
        <w:r>
          <w:t xml:space="preserve">the</w:t>
        </w:r>
      </w:ins>
      <w:ins w:id="169" w:author="PR Preview" w:date="2026-01-01T00:00:00Z">
        <w:r>
          <w:t xml:space="preserve"> </w:t>
        </w:r>
      </w:ins>
      <w:hyperlink w:anchor="def-posterior">
        <w:ins w:id="170" w:author="PR Preview" w:date="2026-01-01T00:00:00Z">
          <w:r>
            <w:rPr>
              <w:rStyle w:val="Hyperlink"/>
            </w:rPr>
            <w:t xml:space="preserve">posterior</w:t>
          </w:r>
        </w:ins>
      </w:hyperlink>
      <w:ins w:id="171" w:author="PR Preview" w:date="2026-01-01T00:00:00Z">
        <w:r>
          <w:t xml:space="preserve"> </w:t>
        </w:r>
      </w:ins>
      <w:ins w:id="172" w:author="PR Preview" w:date="2026-01-01T00:00:00Z">
        <w:r>
          <w:t xml:space="preserve">is also in the family.</w:t>
        </w:r>
      </w:ins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75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6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7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\operatorname{p}(\mathord{\smash[b]{\underset{\raise.3ex\hbox{$\scriptstyle\sim$}}{y}}\vphantom{y}}\mid \pi)
    &amp;= \prod_{i=1}^n\pi^{y_i}(1-\pi)^{1-y_i}
    &amp;&amp; \text{(independent Bernoulli observations)}\\
    &amp;= \pi^{\sum_i y_i}(1-\pi)^{n - \sum_i y_i}
    &amp;&amp; \text{(adding exponents)}\\
    &amp;= \pi^{r}(1-\pi)^{n-r}
    &amp;&amp; \text{(definition of $r$)}.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\operatorname{p}(\pi\mid \mathord{\smash[b]{\underset{\raise.3ex\hbox{$\scriptstyle\sim$}}{y}}\vphantom{y}})
    &amp;\propto \pi^{r}(1-\pi)^{n-r} \cdot \pi^{a-1}(1-\pi)^{b-1}
    &amp;&amp; \text{(likelihood times prior)}\\
    &amp;= \pi^{a + r - 1}(1-\pi)^{b + n - r - 1}
    &amp;&amp; \text{(adding exponents)},
    \end{aligned}
    $$</w:t>
      </w:r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[10, Sec. 3.3], p. 107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7"/>
    <w:bookmarkStart w:id="87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[14], [15, Sec. 7.2]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8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9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6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7"/>
    <w:bookmarkEnd w:id="88"/>
    <w:bookmarkStart w:id="100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[1, Ch. 12], p. 276</w:t>
      </w:r>
      <w:r>
        <w:t xml:space="preserve">.</w:t>
      </w:r>
    </w:p>
    <w:bookmarkStart w:id="89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9"/>
    <w:bookmarkStart w:id="90" w:name="rem-informative-prior-pull"/>
    <w:p>
      <w:pPr>
        <w:pStyle w:val="BodyText"/>
      </w:pPr>
      <w:r>
        <w:rPr>
          <w:i/>
          <w:iCs/>
        </w:rPr>
        <w:t xml:space="preserve">Remark 3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90"/>
    <w:bookmarkStart w:id="91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91"/>
    <w:bookmarkStart w:id="92" w:name="def-flat-prior"/>
    <w:p>
      <w:pPr>
        <w:pStyle w:val="BodyText"/>
      </w:pPr>
      <w:r>
        <w:rPr>
          <w:b/>
          <w:bCs/>
        </w:rPr>
        <w:t xml:space="preserve">Definition 13 (Flat prior (uniform prior))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 prior</w:t>
      </w:r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92"/>
    <w:p>
      <w:pPr>
        <w:pStyle w:val="BodyText"/>
      </w:pPr>
      <w:r>
        <w:t xml:space="preserve">A flat prior is a common choice of noninformative prior,</w:t>
      </w:r>
      <w:r>
        <w:t xml:space="preserve"> </w:t>
      </w:r>
      <w:r>
        <w:t xml:space="preserve">but</w:t>
      </w:r>
      <w:r>
        <w:t xml:space="preserve"> </w:t>
      </w:r>
      <w:r>
        <w:t xml:space="preserve">“noninformative prior”</w:t>
      </w:r>
      <w:r>
        <w:t xml:space="preserve"> </w:t>
      </w:r>
      <w:r>
        <w:t xml:space="preserve">is the broader idea:</w:t>
      </w:r>
      <w:r>
        <w:t xml:space="preserve"> </w:t>
      </w:r>
      <w:r>
        <w:t xml:space="preserve">other noninformative priors, such as Jeffreys priors, are not flat.</w:t>
      </w:r>
    </w:p>
    <w:bookmarkStart w:id="93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3"/>
    <w:bookmarkStart w:id="94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4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4"/>
    <w:bookmarkStart w:id="95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[10], Theorem 2.1.5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5"/>
    <w:bookmarkStart w:id="97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w:r>
        <w:t xml:space="preserve">$$
    \operatorname{p}(\theta\mid \mathord{\smash[b]{\underset{\raise.3ex\hbox{$\scriptstyle\sim$}}{y}}\vphantom{y}}) \propto \mathcal{L}(\theta),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6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\mathcal{L}(\theta)\, \operatorname{p}(\theta)$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8" w:name="rem-flat-prior-improper"/>
    <w:p>
      <w:pPr>
        <w:pStyle w:val="BodyText"/>
      </w:pPr>
      <w:r>
        <w:rPr>
          <w:i/>
          <w:iCs/>
        </w:rPr>
        <w:t xml:space="preserve">Remark 4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8"/>
    <w:bookmarkStart w:id="99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9"/>
    <w:bookmarkEnd w:id="100"/>
    <w:bookmarkStart w:id="104" w:name="sec-bayes-skeptical"/>
    <w:p>
      <w:pPr>
        <w:pStyle w:val="Heading3"/>
      </w:pPr>
      <w:r>
        <w:t xml:space="preserve">3.3 A skeptical prior</w:t>
      </w:r>
    </w:p>
    <w:bookmarkStart w:id="101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[1, Ch. 12], p. 277</w:t>
      </w:r>
      <w:r>
        <w:t xml:space="preserve">.</w:t>
      </w:r>
    </w:p>
    <w:bookmarkEnd w:id="101"/>
    <w:bookmarkStart w:id="102" w:name="rem-skeptical-prior-meaning"/>
    <w:p>
      <w:pPr>
        <w:pStyle w:val="BodyText"/>
      </w:pPr>
      <w:r>
        <w:rPr>
          <w:i/>
          <w:iCs/>
        </w:rPr>
        <w:t xml:space="preserve">Remark 5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102"/>
    <w:bookmarkStart w:id="103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\operatorname{p}(\mu\mid \mathord{\smash[b]{\underset{\raise.3ex\hbox{$\scriptstyle\sim$}}{x}}\vphantom{x}})
    &amp;\propto \operatorname{exp}\mathopen{}\left\{-\frac{1}{2}\mathopen{}\left(n \mu^2 - 2 \mu n \bar x\right)\mathclose{}\right\}\mathclose{}
      \cdot \operatorname{exp}\mathopen{}\left\{-\frac{1}{2}\frac{\mu^2}{\tau^2}\right\}\mathclose{}
    &amp;&amp; \text{(likelihood times prior)}\\
    &amp;= \operatorname{exp}\mathopen{}\left\{-\frac{1}{2}\mathopen{}\left(\mathopen{}\left(n + \frac{1}{\tau^2}\right)\mathclose{}\mu^2 - 2 \mu n \bar x\right)\mathclose{}\right\}\mathclose{}
    &amp;&amp; \text{(adding exponents)}\\
    &amp;= \operatorname{exp}\mathopen{}\left\{-\frac{1}{2}\mathopen{}\left(n + \frac{1}{\tau^2}\right)\mathclose{}\mathopen{}\left(\mu^2 - 2 \mu m_\tau\right)\mathclose{}\right\}\mathclose{}
    &amp;&amp; \text{(factoring; definition of $m_\tau$)}\\
    &amp;= \operatorname{exp}\mathopen{}\left\{-\frac{1}{2}\mathopen{}\left(n + \frac{1}{\tau^2}\right)\mathclose{}\mathopen{}\left((\mu- m_\tau)^2 - m_\tau^2\right)\mathclose{}\right\}\mathclose{}
    &amp;&amp; \text{(completing the square)}\\
    &amp;\propto \operatorname{exp}\mathopen{}\left\{-\frac{1}{2}\mathopen{}\left(n + \frac{1}{\tau^2}\right)\mathclose{}(\mu- m_\tau)^2\right\}\mathclose{}
    &amp;&amp; \text{(dropping a factor that does not involve $\mu$)}.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$\mu\mid \mathord{\smash[b]{\underset{\raise.3ex\hbox{$\scriptstyle\sim$}}{x}}\vphantom{x}}\sim \operatorname{N}\mathopen{}\left(m_\tau,\; 1 / (n + 1/\tau^2)\right)\mathclose{}$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3"/>
    <w:bookmarkEnd w:id="104"/>
    <w:bookmarkEnd w:id="105"/>
    <w:bookmarkStart w:id="136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[16, Sec. 6.3], p. 143, [17, Sec. 4.3.2], pp. 82-83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6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7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the distribution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</w:t>
      </w:r>
      <w:r>
        <w:t xml:space="preserve"> </w:t>
      </w:r>
      <w:r>
        <w:t xml:space="preserve">before any data are observed</w:t>
      </w:r>
      <w:r>
        <w:t xml:space="preserve"> </w:t>
      </w:r>
      <w:r>
        <w:t xml:space="preserve">[16, Sec. 1.3], p. 7, eq. 1.3</w:t>
      </w:r>
      <w:r>
        <w:t xml:space="preserve">:</w:t>
      </w:r>
    </w:p>
    <w:p>
      <w:pPr>
        <w:pStyle w:val="BodyText"/>
      </w:pPr>
      <w:r>
        <w:t xml:space="preserve">$$
    \operatorname{p}(\mathord{\smash[b]{\underset{\raise.3ex\hbox{$\scriptstyle\sim$}}{y}}\vphantom{y}}) = \int \operatorname{p}(\mathord{\smash[b]{\underset{\raise.3ex\hbox{$\scriptstyle\sim$}}{y}}\vphantom{y}}\mid \theta)\, \operatorname{p}(\theta)\, d\theta.
    $$</w:t>
      </w:r>
    </w:p>
    <w:bookmarkEnd w:id="107"/>
    <w:bookmarkStart w:id="108" w:name="exm-prior-predictive"/>
    <w:p>
      <w:pPr>
        <w:pStyle w:val="FirstParagraph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[16, Sec. 2.4], p. 34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8"/>
    <w:bookmarkStart w:id="109" w:name="rem-prior-predictive-marginal-likelihood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prior predictive distribution and the marginal likelihood). </w:t>
      </w:r>
      <w:r>
        <w:t xml:space="preserve">The prior predictive distribution (</w:t>
      </w:r>
      <w:hyperlink w:anchor="def-prior-predictive">
        <w:r>
          <w:rPr>
            <w:rStyle w:val="Hyperlink"/>
          </w:rPr>
          <w:t xml:space="preserve">Definition 16</w:t>
        </w:r>
      </w:hyperlink>
      <w:r>
        <w:t xml:space="preserve">)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[16, Sec. 1.3], p. 7, eq. 1.3</w:t>
      </w:r>
      <w:r>
        <w:t xml:space="preserve">.</w:t>
      </w:r>
    </w:p>
    <w:bookmarkEnd w:id="109"/>
    <w:bookmarkStart w:id="110" w:name="def-posterior-predictive"/>
    <w:p>
      <w:pPr>
        <w:pStyle w:val="BodyText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\operatorname{p}(y^{\mathrm{new}} \mid \mathord{\smash[b]{\underset{\raise.3ex\hbox{$\scriptstyle\sim$}}{y}}\vphantom{y}}) = \int \operatorname{p}(y^{\mathrm{new}} \mid \theta)\, \operatorname{p}(\theta\mid \mathord{\smash[b]{\underset{\raise.3ex\hbox{$\scriptstyle\sim$}}{y}}\vphantom{y}})\, d\theta,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[16, Sec. 1.3], p. 7, eq. 1.4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as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110"/>
    <w:bookmarkStart w:id="111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w:r>
        <w:t xml:space="preserve">$\operatorname{p}(\pi\mid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w:r>
        <w:t xml:space="preserve">$$
    \begin{aligned}
    \Pr\mathopen{}\left(Y^{\mathrm{new}} = 1 \mid \mathord{\smash[b]{\underset{\raise.3ex\hbox{$\scriptstyle\sim$}}{y}}\vphantom{y}}\right)\mathclose{}
    &amp;= \int_0^1 \Pr\mathopen{}\left(Y^{\mathrm{new}} = 1 \mid \pi\right)\mathclose{}\, \operatorname{p}(\pi\mid \mathord{\smash[b]{\underset{\raise.3ex\hbox{$\scriptstyle\sim$}}{y}}\vphantom{y}})\, d\pi
    &amp;&amp; \text{(definition of the posterior predictive distribution)}\\
    &amp;= \int_0^1 \pi\, \operatorname{p}(\pi\mid \mathord{\smash[b]{\underset{\raise.3ex\hbox{$\scriptstyle\sim$}}{y}}\vphantom{y}})\, d\pi
    &amp;&amp; \text{(Bernoulli model)}\\
    &amp;= \operatorname{E}\mathopen{}\left[\pi\mid \mathord{\smash[b]{\underset{\raise.3ex\hbox{$\scriptstyle\sim$}}{y}}\vphantom{y}}\right]\mathclose{}
    &amp;&amp; \text{(definition of the posterior mean)}.
    \end{aligned}
    $$</w:t>
      </w:r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11"/>
    <w:bookmarkStart w:id="112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[16, Sec. 6.3], p. 145</w:t>
      </w:r>
      <w:r>
        <w:t xml:space="preserve">.</w:t>
      </w:r>
    </w:p>
    <w:bookmarkEnd w:id="112"/>
    <w:bookmarkStart w:id="113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5"/>
        </w:numPr>
      </w:pPr>
      <w:r>
        <w:t xml:space="preserve">the number of mothers who smoked,</w:t>
      </w:r>
      <w:r>
        <w:t xml:space="preserve"> </w:t>
      </w:r>
      <w:r>
        <w:t xml:space="preserve">$T_1(\mathord{\smash[b]{\underset{\raise.3ex\hbox{$\scriptstyle\sim$}}{y}}\vphantom{y}}) = \sum_{i=1}^ny_i$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spread of the smoking proportions across the three race groups,</w:t>
      </w:r>
      <w:r>
        <w:t xml:space="preserve"> </w:t>
      </w:r>
      <w:r>
        <w:t xml:space="preserve">$T_2(\mathord{\smash[b]{\underset{\raise.3ex\hbox{$\scriptstyle\sim$}}{y}}\vphantom{y}}) = \max_g \bar{y}_g - \min_g \bar{y}_g$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13"/>
    <w:bookmarkStart w:id="114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[17, Sec. 4.3.2], pp. 82-83</w:t>
      </w:r>
      <w:r>
        <w:t xml:space="preserve">.</w:t>
      </w:r>
    </w:p>
    <w:bookmarkEnd w:id="114"/>
    <w:bookmarkStart w:id="122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6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w:r>
        <w:t xml:space="preserve">$T_1(\mathord{\smash[b]{\underset{\raise.3ex\hbox{$\scriptstyle\sim$}}{Y}}\vphantom{Y}})$</w:t>
      </w:r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1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21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22"/>
    <w:bookmarkStart w:id="123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[16, Sec. 6.3], pp. 143-145</w:t>
      </w:r>
      <w:r>
        <w:t xml:space="preserve">.</w:t>
      </w:r>
    </w:p>
    <w:bookmarkEnd w:id="123"/>
    <w:bookmarkStart w:id="131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w:r>
        <w:t xml:space="preserve">$T_2(\mathord{\smash[b]{\underset{\raise.3ex\hbox{$\scriptstyle\sim$}}{Y}}\vphantom{Y}}^{\mathrm{rep}})$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0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30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31"/>
    <w:bookmarkStart w:id="132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w:r>
        <w:t xml:space="preserve">$$
    p_B = \Pr\mathopen{}\left(T(\mathord{\smash[b]{\underset{\raise.3ex\hbox{$\scriptstyle\sim$}}{Y}}\vphantom{Y}}^{\mathrm{rep}}) \ge T(\mathord{\smash[b]{\underset{\raise.3ex\hbox{$\scriptstyle\sim$}}{y}}\vphantom{y}}) \mid \mathord{\smash[b]{\underset{\raise.3ex\hbox{$\scriptstyle\sim$}}{y}}\vphantom{y}}\right)\mathclose{},
    $$</w:t>
      </w:r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[16, Sec. 6.3], p. 146</w:t>
      </w:r>
      <w:r>
        <w:t xml:space="preserve">.</w:t>
      </w:r>
    </w:p>
    <w:bookmarkEnd w:id="132"/>
    <w:bookmarkStart w:id="134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33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4"/>
    <w:bookmarkStart w:id="135" w:name="rem-ppp-value-estimate"/>
    <w:p>
      <w:pPr>
        <w:pStyle w:val="BodyText"/>
      </w:pPr>
      <w:r>
        <w:rPr>
          <w:i/>
          <w:iCs/>
        </w:rPr>
        <w:t xml:space="preserve">Remark 7</w:t>
      </w:r>
      <w:r>
        <w:t xml:space="preserve"> (Estimating and interpreting the posterior predictive p-value).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35"/>
    <w:bookmarkEnd w:id="136"/>
    <w:bookmarkStart w:id="144" w:name="sec-bayes-hierarchies"/>
    <w:p>
      <w:pPr>
        <w:pStyle w:val="Heading2"/>
      </w:pPr>
      <w:r>
        <w:t xml:space="preserve">5 Distributions and hierarchies</w:t>
      </w:r>
    </w:p>
    <w:bookmarkStart w:id="137" w:name="def-hierarchical-model"/>
    <w:p>
      <w:pPr>
        <w:pStyle w:val="FirstParagraph"/>
      </w:pPr>
      <w:r>
        <w:rPr>
          <w:b/>
          <w:bCs/>
        </w:rPr>
        <w:t xml:space="preserve">Definition 22 (Hierarchical model (multilevel model))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[1, Ch. 12], p. 281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37"/>
    <w:bookmarkStart w:id="138" w:name="rem-hierarchical-model-structure"/>
    <w:p>
      <w:pPr>
        <w:pStyle w:val="BodyText"/>
      </w:pPr>
      <w:r>
        <w:rPr>
          <w:i/>
          <w:iCs/>
        </w:rPr>
        <w:t xml:space="preserve">Remark 8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8"/>
    <w:bookmarkStart w:id="139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39"/>
    <w:bookmarkStart w:id="140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40"/>
    <w:bookmarkStart w:id="141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41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[1, Ch. 12], p. 281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[1, Ch. 11]</w:t>
      </w:r>
      <w:r>
        <w:t xml:space="preserve"> </w:t>
      </w:r>
      <w:r>
        <w:t xml:space="preserve">and in</w:t>
      </w:r>
      <w:r>
        <w:t xml:space="preserve"> </w:t>
      </w:r>
      <w:hyperlink r:id="rId142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43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44"/>
    <w:bookmarkStart w:id="159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53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8"/>
        </w:numPr>
      </w:pPr>
      <w:hyperlink r:id="rId145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8"/>
        </w:numPr>
      </w:pPr>
      <w:hyperlink r:id="rId146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8"/>
        </w:numPr>
      </w:pPr>
      <w:hyperlink r:id="rId147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8"/>
        </w:numPr>
      </w:pPr>
      <w:hyperlink r:id="rId148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8"/>
        </w:numPr>
      </w:pPr>
      <w:hyperlink r:id="rId149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8"/>
        </w:numPr>
      </w:pPr>
      <w:hyperlink r:id="rId150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8"/>
        </w:numPr>
      </w:pPr>
      <w:hyperlink r:id="rId151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8"/>
        </w:numPr>
      </w:pPr>
      <w:hyperlink r:id="rId152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53"/>
    <w:bookmarkStart w:id="158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9"/>
        </w:numPr>
      </w:pPr>
      <w:r>
        <w:t xml:space="preserve">Ross [21]</w:t>
      </w:r>
      <w:r>
        <w:t xml:space="preserve">, a free online textbook</w:t>
      </w:r>
    </w:p>
    <w:p>
      <w:pPr>
        <w:pStyle w:val="Compact"/>
        <w:numPr>
          <w:ilvl w:val="0"/>
          <w:numId w:val="1009"/>
        </w:numPr>
      </w:pPr>
      <w:r>
        <w:t xml:space="preserve">Aragon [22]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9"/>
        </w:numPr>
      </w:pPr>
      <w:r>
        <w:t xml:space="preserve">McElreath [17]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8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54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5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6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7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9"/>
        </w:numPr>
      </w:pPr>
      <w:r>
        <w:t xml:space="preserve">Korner-Nievergelt and Korner-Nievergelt [23]</w:t>
      </w:r>
    </w:p>
    <w:p>
      <w:pPr>
        <w:pStyle w:val="Compact"/>
        <w:numPr>
          <w:ilvl w:val="0"/>
          <w:numId w:val="1009"/>
        </w:numPr>
      </w:pPr>
      <w:r>
        <w:t xml:space="preserve">Cowles [24]</w:t>
      </w:r>
    </w:p>
    <w:p>
      <w:pPr>
        <w:pStyle w:val="Compact"/>
        <w:numPr>
          <w:ilvl w:val="0"/>
          <w:numId w:val="1009"/>
        </w:numPr>
      </w:pPr>
      <w:r>
        <w:t xml:space="preserve">Kéry et al. [25]</w:t>
      </w:r>
    </w:p>
    <w:p>
      <w:pPr>
        <w:pStyle w:val="Compact"/>
        <w:numPr>
          <w:ilvl w:val="0"/>
          <w:numId w:val="1009"/>
        </w:numPr>
      </w:pPr>
      <w:r>
        <w:t xml:space="preserve">Hobbs and Hooten [26]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9">
        <w:r>
          <w:rPr>
            <w:rStyle w:val="Hyperlink"/>
          </w:rPr>
          <w:t xml:space="preserve">PLS 207</w:t>
        </w:r>
      </w:hyperlink>
    </w:p>
    <w:bookmarkEnd w:id="158"/>
    <w:bookmarkEnd w:id="159"/>
    <w:bookmarkStart w:id="207" w:name="references"/>
    <w:p>
      <w:pPr>
        <w:pStyle w:val="Heading2"/>
      </w:pPr>
      <w:r>
        <w:t xml:space="preserve">References</w:t>
      </w:r>
    </w:p>
    <w:bookmarkStart w:id="206" w:name="refs"/>
    <w:bookmarkStart w:id="161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60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61"/>
    <w:bookmarkStart w:id="163" w:name="ref-wikipedia_frequentist_inferen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“Frequentist inference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2">
        <w:r>
          <w:rPr>
            <w:rStyle w:val="Hyperlink"/>
          </w:rPr>
          <w:t xml:space="preserve">https://en.wikipedia.org/wiki/Frequentist_inference</w:t>
        </w:r>
      </w:hyperlink>
    </w:p>
    <w:bookmarkEnd w:id="163"/>
    <w:bookmarkStart w:id="165" w:name="ref-wikipedia_bayesian_statis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statistics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https://en.wikipedia.org/wiki/Bayesian_statistics</w:t>
        </w:r>
      </w:hyperlink>
    </w:p>
    <w:bookmarkEnd w:id="165"/>
    <w:bookmarkStart w:id="167" w:name="ref-wikipedia_prior_probabi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“Prior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6">
        <w:r>
          <w:rPr>
            <w:rStyle w:val="Hyperlink"/>
          </w:rPr>
          <w:t xml:space="preserve">https://en.wikipedia.org/wiki/Prior_probability</w:t>
        </w:r>
      </w:hyperlink>
    </w:p>
    <w:bookmarkEnd w:id="167"/>
    <w:bookmarkStart w:id="169" w:name="ref-wikipedia_posterior_probability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“Posterior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https://en.wikipedia.org/wiki/Posterior_probability</w:t>
        </w:r>
      </w:hyperlink>
    </w:p>
    <w:bookmarkEnd w:id="169"/>
    <w:bookmarkStart w:id="171" w:name="ref-wikipedia_marginal_likelihoo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“Marginal likelihood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https://en.wikipedia.org/wiki/Marginal_likelihood</w:t>
        </w:r>
      </w:hyperlink>
    </w:p>
    <w:bookmarkEnd w:id="171"/>
    <w:bookmarkStart w:id="173" w:name="ref-wikipedia_bayes_theorem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https://en.wikipedia.org/wiki/Bayes%27_theorem</w:t>
        </w:r>
      </w:hyperlink>
    </w:p>
    <w:bookmarkEnd w:id="173"/>
    <w:bookmarkStart w:id="175" w:name="X871396e0f5ab7b472f10de45599a17f11852f5b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“Maximum a posteriori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https://en.wikipedia.org/wiki/Maximum_a_posteriori_estimation</w:t>
        </w:r>
      </w:hyperlink>
    </w:p>
    <w:bookmarkEnd w:id="175"/>
    <w:bookmarkStart w:id="177" w:name="ref-wikipedia_credible_interv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“Credible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https://en.wikipedia.org/wiki/Credible_interval</w:t>
        </w:r>
      </w:hyperlink>
    </w:p>
    <w:bookmarkEnd w:id="177"/>
    <w:bookmarkStart w:id="179" w:name="ref-CaseBerg01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78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79"/>
    <w:bookmarkStart w:id="180" w:name="ref-hoggtanis2015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80"/>
    <w:bookmarkStart w:id="181" w:name="ref-rice2007mathemat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81"/>
    <w:bookmarkStart w:id="183" w:name="ref-wikipedia_conjugate_pri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“Conjugate prior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2">
        <w:r>
          <w:rPr>
            <w:rStyle w:val="Hyperlink"/>
          </w:rPr>
          <w:t xml:space="preserve">https://en.wikipedia.org/wiki/Conjugate_prior</w:t>
        </w:r>
      </w:hyperlink>
    </w:p>
    <w:bookmarkEnd w:id="183"/>
    <w:bookmarkStart w:id="184" w:name="ref-hosmer1989applied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184"/>
    <w:bookmarkStart w:id="186" w:name="ref-venables2002modern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W. N. Venables and B. D. Ripley,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, 4th ed. New York: Springer, 2002. doi:</w:t>
      </w:r>
      <w:r>
        <w:t xml:space="preserve"> </w:t>
      </w:r>
      <w:hyperlink r:id="rId185">
        <w:r>
          <w:rPr>
            <w:rStyle w:val="Hyperlink"/>
          </w:rPr>
          <w:t xml:space="preserve">10.1007/978-0-387-21706-2</w:t>
        </w:r>
      </w:hyperlink>
      <w:r>
        <w:t xml:space="preserve">.</w:t>
      </w:r>
    </w:p>
    <w:bookmarkEnd w:id="186"/>
    <w:bookmarkStart w:id="188" w:name="ref-gelman2013bda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A. Gelman, J. B. Carlin, H. S. Stern, D. B. Dunson, A. Vehtari, and D. B. Rubin,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, 3rd ed. in Chapman &amp; hall/CRC texts in statistical science. Boca Raton, FL: CRC Press, 2013. doi:</w:t>
      </w:r>
      <w:r>
        <w:t xml:space="preserve"> </w:t>
      </w:r>
      <w:hyperlink r:id="rId187">
        <w:r>
          <w:rPr>
            <w:rStyle w:val="Hyperlink"/>
          </w:rPr>
          <w:t xml:space="preserve">10.1201/b16018</w:t>
        </w:r>
      </w:hyperlink>
      <w:r>
        <w:t xml:space="preserve">.</w:t>
      </w:r>
    </w:p>
    <w:bookmarkEnd w:id="188"/>
    <w:bookmarkStart w:id="189" w:name="ref-statrethink2e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R. McElreath,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, Second edition. in Chapman &amp; hall/CRC texts in statistical science series. Boca Raton, FL: CRC Press, 2020.</w:t>
      </w:r>
    </w:p>
    <w:bookmarkEnd w:id="189"/>
    <w:bookmarkStart w:id="191" w:name="X251fce381c68f4be8e1b2ff4193232d14fa7d18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“Posterior predictive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0">
        <w:r>
          <w:rPr>
            <w:rStyle w:val="Hyperlink"/>
          </w:rPr>
          <w:t xml:space="preserve">https://en.wikipedia.org/wiki/Posterior_predictive_distribution</w:t>
        </w:r>
      </w:hyperlink>
    </w:p>
    <w:bookmarkEnd w:id="191"/>
    <w:bookmarkStart w:id="193" w:name="Xea103239a4db138db144761a8bb4f764e3355f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hierarchical modeling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2">
        <w:r>
          <w:rPr>
            <w:rStyle w:val="Hyperlink"/>
          </w:rPr>
          <w:t xml:space="preserve">https://en.wikipedia.org/wiki/Bayesian_hierarchical_modeling</w:t>
        </w:r>
      </w:hyperlink>
    </w:p>
    <w:bookmarkEnd w:id="193"/>
    <w:bookmarkStart w:id="195" w:name="ref-wikipedia_hyperparameter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“Hyperparameter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4">
        <w:r>
          <w:rPr>
            <w:rStyle w:val="Hyperlink"/>
          </w:rPr>
          <w:t xml:space="preserve">https://en.wikipedia.org/wiki/Hyperparameter</w:t>
        </w:r>
      </w:hyperlink>
    </w:p>
    <w:bookmarkEnd w:id="195"/>
    <w:bookmarkStart w:id="197" w:name="ref-rossbayes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Online, 2022. Available:</w:t>
      </w:r>
      <w:r>
        <w:t xml:space="preserve"> </w:t>
      </w:r>
      <w:hyperlink r:id="rId196">
        <w:r>
          <w:rPr>
            <w:rStyle w:val="Hyperlink"/>
          </w:rPr>
          <w:t xml:space="preserve">https://bookdown.org/kevin_davisross/bayesian-reasoning-and-methods/</w:t>
        </w:r>
      </w:hyperlink>
    </w:p>
    <w:bookmarkEnd w:id="197"/>
    <w:bookmarkStart w:id="199" w:name="ref-aragon2018population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T. J. Aragon,</w:t>
      </w:r>
      <w:r>
        <w:t xml:space="preserve"> </w:t>
      </w:r>
      <w:r>
        <w:t xml:space="preserve">“Population health thinking with</w:t>
      </w:r>
      <w:r>
        <w:t xml:space="preserve"> </w:t>
      </w:r>
      <w:r>
        <w:t xml:space="preserve">Bayesian</w:t>
      </w:r>
      <w:r>
        <w:t xml:space="preserve"> </w:t>
      </w:r>
      <w:r>
        <w:t xml:space="preserve">networks,”</w:t>
      </w:r>
      <w:r>
        <w:t xml:space="preserve"> </w:t>
      </w:r>
      <w:r>
        <w:t xml:space="preserve">2018, Available:</w:t>
      </w:r>
      <w:r>
        <w:t xml:space="preserve"> </w:t>
      </w:r>
      <w:hyperlink r:id="rId198">
        <w:r>
          <w:rPr>
            <w:rStyle w:val="Hyperlink"/>
          </w:rPr>
          <w:t xml:space="preserve">https://escholarship.org/uc/item/8000r5m5</w:t>
        </w:r>
      </w:hyperlink>
    </w:p>
    <w:bookmarkEnd w:id="199"/>
    <w:bookmarkStart w:id="200" w:name="ref-korner.bayes.ecology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F. Korner-Nievergelt and F. Korner-Nievergelt,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, 1st ed. Amsterdam, [Netherlands: Academic Press, 2015.</w:t>
      </w:r>
    </w:p>
    <w:bookmarkEnd w:id="200"/>
    <w:bookmarkStart w:id="202" w:name="ref-CowlesMaryKathryn2013ABSW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M. K. Cowles,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, vol. 98. in Springer texts in statistics, vol. 98. New York, NY: Springer Nature, 2013. doi:</w:t>
      </w:r>
      <w:r>
        <w:t xml:space="preserve"> </w:t>
      </w:r>
      <w:hyperlink r:id="rId201">
        <w:r>
          <w:rPr>
            <w:rStyle w:val="Hyperlink"/>
          </w:rPr>
          <w:t xml:space="preserve">10.1007/978-1-4614-5696-4</w:t>
        </w:r>
      </w:hyperlink>
      <w:r>
        <w:t xml:space="preserve">.</w:t>
      </w:r>
    </w:p>
    <w:bookmarkEnd w:id="202"/>
    <w:bookmarkStart w:id="204" w:name="ref-kery-bayes-pop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Marc. Kéry, Michael. Schaub, and S. R. Beissinger,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, 1st ed. Boston: Academic Press, 2012. Available:</w:t>
      </w:r>
      <w:r>
        <w:t xml:space="preserve"> </w:t>
      </w:r>
      <w:hyperlink r:id="rId203">
        <w:r>
          <w:rPr>
            <w:rStyle w:val="Hyperlink"/>
          </w:rPr>
          <w:t xml:space="preserve">https://shop.elsevier.com/books/bayesian-population-analysis-using-winbugs/kery/978-0-12-387020-9</w:t>
        </w:r>
      </w:hyperlink>
    </w:p>
    <w:bookmarkEnd w:id="204"/>
    <w:bookmarkStart w:id="205" w:name="ref-HobbsN.Thompson2015Bmas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N. T. Hobbs and M. B. Hooten,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, STU - Student edition. Princeton: Princeton University Press, 2015.</w:t>
      </w:r>
    </w:p>
    <w:bookmarkEnd w:id="205"/>
    <w:bookmarkEnd w:id="206"/>
    <w:bookmarkEnd w:id="20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3" Type="http://schemas.openxmlformats.org/officeDocument/2006/relationships/image" Target="media/rId63.png"/><Relationship Id="rId124" Type="http://schemas.openxmlformats.org/officeDocument/2006/relationships/image" Target="media/rId124.png"/><Relationship Id="rId127" Type="http://schemas.openxmlformats.org/officeDocument/2006/relationships/image" Target="media/rId127.png"/><Relationship Id="rId80" Type="http://schemas.openxmlformats.org/officeDocument/2006/relationships/image" Target="media/rId80.png"/><Relationship Id="rId83" Type="http://schemas.openxmlformats.org/officeDocument/2006/relationships/image" Target="media/rId83.png"/><Relationship Id="rId115" Type="http://schemas.openxmlformats.org/officeDocument/2006/relationships/image" Target="media/rId115.png"/><Relationship Id="rId118" Type="http://schemas.openxmlformats.org/officeDocument/2006/relationships/image" Target="media/rId118.png"/><Relationship Id="rId47" Type="http://schemas.openxmlformats.org/officeDocument/2006/relationships/image" Target="media/rId47.png"/><Relationship Id="rId58" Type="http://schemas.openxmlformats.org/officeDocument/2006/relationships/image" Target="media/rId58.png"/><Relationship Id="rId133" Type="http://schemas.openxmlformats.org/officeDocument/2006/relationships/hyperlink" Target="bayesian-examples.qmd#exm-bayes-logistic" TargetMode="External"/><Relationship Id="rId42" Type="http://schemas.openxmlformats.org/officeDocument/2006/relationships/hyperlink" Target="bayesian-inference.qmd#exm-beta-bernoulli" TargetMode="External"/><Relationship Id="rId78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2" Type="http://schemas.openxmlformats.org/officeDocument/2006/relationships/hyperlink" Target="estimation.qmd#def-sampling-distribution" TargetMode="External"/><Relationship Id="rId196" Type="http://schemas.openxmlformats.org/officeDocument/2006/relationships/hyperlink" Target="https://bookdown.org/kevin_davisross/bayesian-reasoning-and-methods/" TargetMode="External"/><Relationship Id="rId152" Type="http://schemas.openxmlformats.org/officeDocument/2006/relationships/hyperlink" Target="https://catalog.ucdavis.edu/search/?q=BAX+442" TargetMode="External"/><Relationship Id="rId148" Type="http://schemas.openxmlformats.org/officeDocument/2006/relationships/hyperlink" Target="https://catalog.ucdavis.edu/search/?q=ECL+234" TargetMode="External"/><Relationship Id="rId149" Type="http://schemas.openxmlformats.org/officeDocument/2006/relationships/hyperlink" Target="https://catalog.ucdavis.edu/search/?q=PLS+207" TargetMode="External"/><Relationship Id="rId151" Type="http://schemas.openxmlformats.org/officeDocument/2006/relationships/hyperlink" Target="https://catalog.ucdavis.edu/search/?q=POL+280" TargetMode="External"/><Relationship Id="rId150" Type="http://schemas.openxmlformats.org/officeDocument/2006/relationships/hyperlink" Target="https://catalog.ucdavis.edu/search/?q=PSC+205H" TargetMode="External"/><Relationship Id="rId145" Type="http://schemas.openxmlformats.org/officeDocument/2006/relationships/hyperlink" Target="https://catalog.ucdavis.edu/search/?q=STA+015C" TargetMode="External"/><Relationship Id="rId146" Type="http://schemas.openxmlformats.org/officeDocument/2006/relationships/hyperlink" Target="https://catalog.ucdavis.edu/search/?q=STA+035C" TargetMode="External"/><Relationship Id="rId147" Type="http://schemas.openxmlformats.org/officeDocument/2006/relationships/hyperlink" Target="https://catalog.ucdavis.edu/search/?q=STA+145" TargetMode="External"/><Relationship Id="rId185" Type="http://schemas.openxmlformats.org/officeDocument/2006/relationships/hyperlink" Target="https://doi.org/10.1007/978-0-387-21706-2" TargetMode="External"/><Relationship Id="rId201" Type="http://schemas.openxmlformats.org/officeDocument/2006/relationships/hyperlink" Target="https://doi.org/10.1007/978-1-4614-5696-4" TargetMode="External"/><Relationship Id="rId160" Type="http://schemas.openxmlformats.org/officeDocument/2006/relationships/hyperlink" Target="https://doi.org/10.1201/9781315182780" TargetMode="External"/><Relationship Id="rId187" Type="http://schemas.openxmlformats.org/officeDocument/2006/relationships/hyperlink" Target="https://doi.org/10.1201/b16018" TargetMode="External"/><Relationship Id="rId172" Type="http://schemas.openxmlformats.org/officeDocument/2006/relationships/hyperlink" Target="https://en.wikipedia.org/wiki/Bayes%27_theorem" TargetMode="External"/><Relationship Id="rId192" Type="http://schemas.openxmlformats.org/officeDocument/2006/relationships/hyperlink" Target="https://en.wikipedia.org/wiki/Bayesian_hierarchical_modeling" TargetMode="External"/><Relationship Id="rId164" Type="http://schemas.openxmlformats.org/officeDocument/2006/relationships/hyperlink" Target="https://en.wikipedia.org/wiki/Bayesian_statistics" TargetMode="External"/><Relationship Id="rId182" Type="http://schemas.openxmlformats.org/officeDocument/2006/relationships/hyperlink" Target="https://en.wikipedia.org/wiki/Conjugate_prior" TargetMode="External"/><Relationship Id="rId176" Type="http://schemas.openxmlformats.org/officeDocument/2006/relationships/hyperlink" Target="https://en.wikipedia.org/wiki/Credible_interval" TargetMode="External"/><Relationship Id="rId162" Type="http://schemas.openxmlformats.org/officeDocument/2006/relationships/hyperlink" Target="https://en.wikipedia.org/wiki/Frequentist_inference" TargetMode="External"/><Relationship Id="rId194" Type="http://schemas.openxmlformats.org/officeDocument/2006/relationships/hyperlink" Target="https://en.wikipedia.org/wiki/Hyperparameter" TargetMode="External"/><Relationship Id="rId170" Type="http://schemas.openxmlformats.org/officeDocument/2006/relationships/hyperlink" Target="https://en.wikipedia.org/wiki/Marginal_likelihood" TargetMode="External"/><Relationship Id="rId174" Type="http://schemas.openxmlformats.org/officeDocument/2006/relationships/hyperlink" Target="https://en.wikipedia.org/wiki/Maximum_a_posteriori_estimation" TargetMode="External"/><Relationship Id="rId190" Type="http://schemas.openxmlformats.org/officeDocument/2006/relationships/hyperlink" Target="https://en.wikipedia.org/wiki/Posterior_predictive_distribution" TargetMode="External"/><Relationship Id="rId168" Type="http://schemas.openxmlformats.org/officeDocument/2006/relationships/hyperlink" Target="https://en.wikipedia.org/wiki/Posterior_probability" TargetMode="External"/><Relationship Id="rId166" Type="http://schemas.openxmlformats.org/officeDocument/2006/relationships/hyperlink" Target="https://en.wikipedia.org/wiki/Prior_probability" TargetMode="External"/><Relationship Id="rId198" Type="http://schemas.openxmlformats.org/officeDocument/2006/relationships/hyperlink" Target="https://escholarship.org/uc/item/8000r5m5" TargetMode="External"/><Relationship Id="rId156" Type="http://schemas.openxmlformats.org/officeDocument/2006/relationships/hyperlink" Target="https://github.com/rmcelreath/stat_rethinking_2024" TargetMode="External"/><Relationship Id="rId20" Type="http://schemas.openxmlformats.org/officeDocument/2006/relationships/hyperlink" Target="https://morrison-lab.github.io/pds/expectation.html#def-cond-pdf" TargetMode="External"/><Relationship Id="rId54" Type="http://schemas.openxmlformats.org/officeDocument/2006/relationships/hyperlink" Target="https://morrison-lab.github.io/pds/probability-basics.html#def-probability" TargetMode="External"/><Relationship Id="rId33" Type="http://schemas.openxmlformats.org/officeDocument/2006/relationships/hyperlink" Target="https://morrison-lab.github.io/pds/probability-basics.html#thm-bayes" TargetMode="External"/><Relationship Id="rId142" Type="http://schemas.openxmlformats.org/officeDocument/2006/relationships/hyperlink" Target="https://morrison-lab.github.io/rme/chapters/intro-multilevel-models.html" TargetMode="External"/><Relationship Id="rId203" Type="http://schemas.openxmlformats.org/officeDocument/2006/relationships/hyperlink" Target="https://shop.elsevier.com/books/bayesian-population-analysis-using-winbugs/kery/978-0-12-387020-9" TargetMode="External"/><Relationship Id="rId79" Type="http://schemas.openxmlformats.org/officeDocument/2006/relationships/hyperlink" Target="https://vincentarelbundock.github.io/Rdatasets/csv/MASS/birthwt.csv" TargetMode="External"/><Relationship Id="rId178" Type="http://schemas.openxmlformats.org/officeDocument/2006/relationships/hyperlink" Target="https://www.cengage.com/c/statistical-inference-2e-casella-berger/9780534243128/" TargetMode="External"/><Relationship Id="rId154" Type="http://schemas.openxmlformats.org/officeDocument/2006/relationships/hyperlink" Target="https://www.youtube.com/@rmcelreath/playlists" TargetMode="External"/><Relationship Id="rId157" Type="http://schemas.openxmlformats.org/officeDocument/2006/relationships/hyperlink" Target="https://www.youtube.com/playlist?list=PL3x6DOfs2NGhiIU3mxd_gUyqzmbLesmjh" TargetMode="External"/><Relationship Id="rId155" Type="http://schemas.openxmlformats.org/officeDocument/2006/relationships/hyperlink" Target="https://www.youtube.com/playlist?list=PLDcUM9US4XdNOlqSyhe38US8mFgmqzI14" TargetMode="External"/><Relationship Id="rId106" Type="http://schemas.openxmlformats.org/officeDocument/2006/relationships/hyperlink" Target="https://www.youtube.com/watch?v=JX_UyidsQNg" TargetMode="External"/><Relationship Id="rId143" Type="http://schemas.openxmlformats.org/officeDocument/2006/relationships/hyperlink" Target="https://www.youtube.com/watch?v=jh3RltVrQ-Q" TargetMode="External"/><Relationship Id="rId76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3" Type="http://schemas.openxmlformats.org/officeDocument/2006/relationships/hyperlink" Target="inference.qmd#def-confidence-interval" TargetMode="External"/><Relationship Id="rId34" Type="http://schemas.openxmlformats.org/officeDocument/2006/relationships/hyperlink" Target="intro-MLEs.qmd#def-lik" TargetMode="External"/><Relationship Id="rId96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133" Type="http://schemas.openxmlformats.org/officeDocument/2006/relationships/hyperlink" Target="bayesian-examples.qmd#exm-bayes-logistic" TargetMode="External"/><Relationship Id="rId42" Type="http://schemas.openxmlformats.org/officeDocument/2006/relationships/hyperlink" Target="bayesian-inference.qmd#exm-beta-bernoulli" TargetMode="External"/><Relationship Id="rId78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2" Type="http://schemas.openxmlformats.org/officeDocument/2006/relationships/hyperlink" Target="estimation.qmd#def-sampling-distribution" TargetMode="External"/><Relationship Id="rId196" Type="http://schemas.openxmlformats.org/officeDocument/2006/relationships/hyperlink" Target="https://bookdown.org/kevin_davisross/bayesian-reasoning-and-methods/" TargetMode="External"/><Relationship Id="rId152" Type="http://schemas.openxmlformats.org/officeDocument/2006/relationships/hyperlink" Target="https://catalog.ucdavis.edu/search/?q=BAX+442" TargetMode="External"/><Relationship Id="rId148" Type="http://schemas.openxmlformats.org/officeDocument/2006/relationships/hyperlink" Target="https://catalog.ucdavis.edu/search/?q=ECL+234" TargetMode="External"/><Relationship Id="rId149" Type="http://schemas.openxmlformats.org/officeDocument/2006/relationships/hyperlink" Target="https://catalog.ucdavis.edu/search/?q=PLS+207" TargetMode="External"/><Relationship Id="rId151" Type="http://schemas.openxmlformats.org/officeDocument/2006/relationships/hyperlink" Target="https://catalog.ucdavis.edu/search/?q=POL+280" TargetMode="External"/><Relationship Id="rId150" Type="http://schemas.openxmlformats.org/officeDocument/2006/relationships/hyperlink" Target="https://catalog.ucdavis.edu/search/?q=PSC+205H" TargetMode="External"/><Relationship Id="rId145" Type="http://schemas.openxmlformats.org/officeDocument/2006/relationships/hyperlink" Target="https://catalog.ucdavis.edu/search/?q=STA+015C" TargetMode="External"/><Relationship Id="rId146" Type="http://schemas.openxmlformats.org/officeDocument/2006/relationships/hyperlink" Target="https://catalog.ucdavis.edu/search/?q=STA+035C" TargetMode="External"/><Relationship Id="rId147" Type="http://schemas.openxmlformats.org/officeDocument/2006/relationships/hyperlink" Target="https://catalog.ucdavis.edu/search/?q=STA+145" TargetMode="External"/><Relationship Id="rId185" Type="http://schemas.openxmlformats.org/officeDocument/2006/relationships/hyperlink" Target="https://doi.org/10.1007/978-0-387-21706-2" TargetMode="External"/><Relationship Id="rId201" Type="http://schemas.openxmlformats.org/officeDocument/2006/relationships/hyperlink" Target="https://doi.org/10.1007/978-1-4614-5696-4" TargetMode="External"/><Relationship Id="rId160" Type="http://schemas.openxmlformats.org/officeDocument/2006/relationships/hyperlink" Target="https://doi.org/10.1201/9781315182780" TargetMode="External"/><Relationship Id="rId187" Type="http://schemas.openxmlformats.org/officeDocument/2006/relationships/hyperlink" Target="https://doi.org/10.1201/b16018" TargetMode="External"/><Relationship Id="rId172" Type="http://schemas.openxmlformats.org/officeDocument/2006/relationships/hyperlink" Target="https://en.wikipedia.org/wiki/Bayes%27_theorem" TargetMode="External"/><Relationship Id="rId192" Type="http://schemas.openxmlformats.org/officeDocument/2006/relationships/hyperlink" Target="https://en.wikipedia.org/wiki/Bayesian_hierarchical_modeling" TargetMode="External"/><Relationship Id="rId164" Type="http://schemas.openxmlformats.org/officeDocument/2006/relationships/hyperlink" Target="https://en.wikipedia.org/wiki/Bayesian_statistics" TargetMode="External"/><Relationship Id="rId182" Type="http://schemas.openxmlformats.org/officeDocument/2006/relationships/hyperlink" Target="https://en.wikipedia.org/wiki/Conjugate_prior" TargetMode="External"/><Relationship Id="rId176" Type="http://schemas.openxmlformats.org/officeDocument/2006/relationships/hyperlink" Target="https://en.wikipedia.org/wiki/Credible_interval" TargetMode="External"/><Relationship Id="rId162" Type="http://schemas.openxmlformats.org/officeDocument/2006/relationships/hyperlink" Target="https://en.wikipedia.org/wiki/Frequentist_inference" TargetMode="External"/><Relationship Id="rId194" Type="http://schemas.openxmlformats.org/officeDocument/2006/relationships/hyperlink" Target="https://en.wikipedia.org/wiki/Hyperparameter" TargetMode="External"/><Relationship Id="rId170" Type="http://schemas.openxmlformats.org/officeDocument/2006/relationships/hyperlink" Target="https://en.wikipedia.org/wiki/Marginal_likelihood" TargetMode="External"/><Relationship Id="rId174" Type="http://schemas.openxmlformats.org/officeDocument/2006/relationships/hyperlink" Target="https://en.wikipedia.org/wiki/Maximum_a_posteriori_estimation" TargetMode="External"/><Relationship Id="rId190" Type="http://schemas.openxmlformats.org/officeDocument/2006/relationships/hyperlink" Target="https://en.wikipedia.org/wiki/Posterior_predictive_distribution" TargetMode="External"/><Relationship Id="rId168" Type="http://schemas.openxmlformats.org/officeDocument/2006/relationships/hyperlink" Target="https://en.wikipedia.org/wiki/Posterior_probability" TargetMode="External"/><Relationship Id="rId166" Type="http://schemas.openxmlformats.org/officeDocument/2006/relationships/hyperlink" Target="https://en.wikipedia.org/wiki/Prior_probability" TargetMode="External"/><Relationship Id="rId198" Type="http://schemas.openxmlformats.org/officeDocument/2006/relationships/hyperlink" Target="https://escholarship.org/uc/item/8000r5m5" TargetMode="External"/><Relationship Id="rId156" Type="http://schemas.openxmlformats.org/officeDocument/2006/relationships/hyperlink" Target="https://github.com/rmcelreath/stat_rethinking_2024" TargetMode="External"/><Relationship Id="rId20" Type="http://schemas.openxmlformats.org/officeDocument/2006/relationships/hyperlink" Target="https://morrison-lab.github.io/pds/expectation.html#def-cond-pdf" TargetMode="External"/><Relationship Id="rId54" Type="http://schemas.openxmlformats.org/officeDocument/2006/relationships/hyperlink" Target="https://morrison-lab.github.io/pds/probability-basics.html#def-probability" TargetMode="External"/><Relationship Id="rId33" Type="http://schemas.openxmlformats.org/officeDocument/2006/relationships/hyperlink" Target="https://morrison-lab.github.io/pds/probability-basics.html#thm-bayes" TargetMode="External"/><Relationship Id="rId142" Type="http://schemas.openxmlformats.org/officeDocument/2006/relationships/hyperlink" Target="https://morrison-lab.github.io/rme/chapters/intro-multilevel-models.html" TargetMode="External"/><Relationship Id="rId203" Type="http://schemas.openxmlformats.org/officeDocument/2006/relationships/hyperlink" Target="https://shop.elsevier.com/books/bayesian-population-analysis-using-winbugs/kery/978-0-12-387020-9" TargetMode="External"/><Relationship Id="rId79" Type="http://schemas.openxmlformats.org/officeDocument/2006/relationships/hyperlink" Target="https://vincentarelbundock.github.io/Rdatasets/csv/MASS/birthwt.csv" TargetMode="External"/><Relationship Id="rId178" Type="http://schemas.openxmlformats.org/officeDocument/2006/relationships/hyperlink" Target="https://www.cengage.com/c/statistical-inference-2e-casella-berger/9780534243128/" TargetMode="External"/><Relationship Id="rId154" Type="http://schemas.openxmlformats.org/officeDocument/2006/relationships/hyperlink" Target="https://www.youtube.com/@rmcelreath/playlists" TargetMode="External"/><Relationship Id="rId157" Type="http://schemas.openxmlformats.org/officeDocument/2006/relationships/hyperlink" Target="https://www.youtube.com/playlist?list=PL3x6DOfs2NGhiIU3mxd_gUyqzmbLesmjh" TargetMode="External"/><Relationship Id="rId155" Type="http://schemas.openxmlformats.org/officeDocument/2006/relationships/hyperlink" Target="https://www.youtube.com/playlist?list=PLDcUM9US4XdNOlqSyhe38US8mFgmqzI14" TargetMode="External"/><Relationship Id="rId106" Type="http://schemas.openxmlformats.org/officeDocument/2006/relationships/hyperlink" Target="https://www.youtube.com/watch?v=JX_UyidsQNg" TargetMode="External"/><Relationship Id="rId143" Type="http://schemas.openxmlformats.org/officeDocument/2006/relationships/hyperlink" Target="https://www.youtube.com/watch?v=jh3RltVrQ-Q" TargetMode="External"/><Relationship Id="rId76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3" Type="http://schemas.openxmlformats.org/officeDocument/2006/relationships/hyperlink" Target="inference.qmd#def-confidence-interval" TargetMode="External"/><Relationship Id="rId34" Type="http://schemas.openxmlformats.org/officeDocument/2006/relationships/hyperlink" Target="intro-MLEs.qmd#def-lik" TargetMode="External"/><Relationship Id="rId96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2026-10-19T08:07:57Z</dcterms:created>
  <dcterms:modified xsi:type="dcterms:W3CDTF">2026-10-19T08:07:57Z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01:01:02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