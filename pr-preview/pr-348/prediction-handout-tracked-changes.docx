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01:01:02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 (Residual)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residual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for observation</w:delText>
        </w:r>
      </w:del>
      <w:del w:id="10" w:author="PR Preview" w:date="2026-01-01T00:00:00Z">
        <w:r>
          <w:delText xml:space="preserve"> </w:delText>
        </w:r>
      </w:del>
      <m:oMath>
        <m:r>
          <m:t>i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its observed outcome minus its</w:delText>
        </w:r>
      </w:del>
      <w:del w:id="13" w:author="PR Preview" w:date="2026-01-01T00:00:00Z">
        <w:r>
          <w:delText xml:space="preserve"> </w:delText>
        </w:r>
      </w:del>
      <w:hyperlink w:anchor="def-fitted-value">
        <w:del w:id="14" w:author="PR Preview" w:date="2026-01-01T00:00:00Z">
          <w:r>
            <w:rPr>
              <w:rStyle w:val="Hyperlink"/>
            </w:rPr>
            <w:delText xml:space="preserve">fitted value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[2]</w:delText>
        </w:r>
      </w:del>
      <w:del w:id="17" w:author="PR Preview" w:date="2026-01-01T00:00:00Z">
        <w:r>
          <w:delText xml:space="preserve">:</w:delText>
        </w:r>
      </w:del>
    </w:p>
    <w:p>
      <w:pPr>
        <w:pStyle w:val="BodyText"/>
      </w:pPr>
      <w:ins w:id="18" w:author="PR Preview" w:date="2026-01-01T00:00:00Z">
        <w:r>
          <w:rPr>
            <w:b/>
            <w:bCs/>
          </w:rPr>
          <w:t xml:space="preserve">Definition 3 (Residual)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residual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for observation</w:t>
        </w:r>
      </w:ins>
      <w:ins w:id="25" w:author="PR Preview" w:date="2026-01-01T00:00:00Z">
        <w:r>
          <w:t xml:space="preserve"> </w:t>
        </w:r>
      </w:ins>
      <m:oMath>
        <m:r>
          <m:t>i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its observed outcome minus its</w:t>
        </w:r>
      </w:ins>
      <w:ins w:id="28" w:author="PR Preview" w:date="2026-01-01T00:00:00Z">
        <w:r>
          <w:t xml:space="preserve"> </w:t>
        </w:r>
      </w:ins>
      <w:hyperlink w:anchor="def-fitted-value">
        <w:ins w:id="29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del w:id="31" w:author="PR Preview" w:date="2026-01-01T00:00:00Z">
        <w:r>
          <w:rPr>
            <w:b/>
            <w:bCs/>
          </w:rPr>
          <w:delText xml:space="preserve">Definition 5 (Mean squared error of predictions)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sample mean squared error (sMSE)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 predictions,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also called their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rPr>
            <w:b/>
            <w:bCs/>
          </w:rPr>
          <w:delText xml:space="preserve">mean squared error</w:delText>
        </w:r>
      </w:del>
      <w:del w:id="42" w:author="PR Preview" w:date="2026-01-01T00:00:00Z">
        <w:r>
          <w:delText xml:space="preserve">,</w:delText>
        </w:r>
      </w:del>
      <w:del w:id="4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of observed outcomes</w:delText>
        </w:r>
      </w:del>
      <w:del w:id="4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is the mean of their squared</w:delText>
        </w:r>
      </w:del>
      <w:del w:id="49" w:author="PR Preview" w:date="2026-01-01T00:00:00Z">
        <w:r>
          <w:delText xml:space="preserve"> </w:delText>
        </w:r>
      </w:del>
      <w:hyperlink w:anchor="def-prediction-error">
        <w:del w:id="50" w:author="PR Preview" w:date="2026-01-01T00:00:00Z">
          <w:r>
            <w:rPr>
              <w:rStyle w:val="Hyperlink"/>
            </w:rPr>
            <w:delText xml:space="preserve">prediction errors</w:delText>
          </w:r>
        </w:del>
      </w:hyperlink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[4]</w:delText>
        </w:r>
      </w:del>
      <w:del w:id="53" w:author="PR Preview" w:date="2026-01-01T00:00:00Z">
        <w:r>
          <w:delText xml:space="preserve">:</w:delText>
        </w:r>
      </w:del>
    </w:p>
    <w:p>
      <w:pPr>
        <w:pStyle w:val="FirstParagraph"/>
      </w:pPr>
      <w:ins w:id="54" w:author="PR Preview" w:date="2026-01-01T00:00:00Z">
        <w:r>
          <w:rPr>
            <w:b/>
            <w:bCs/>
          </w:rPr>
          <w:t xml:space="preserve">Definition 5 (Mean squared error of predictions)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b/>
            <w:bCs/>
          </w:rPr>
          <w:t xml:space="preserve">sample mean squared error (sMSE)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of predictions,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also called their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rPr>
            <w:b/>
            <w:bCs/>
          </w:rPr>
          <w:t xml:space="preserve">mean squared error</w:t>
        </w:r>
      </w:ins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of observed outcomes</w:t>
        </w:r>
      </w:ins>
      <w:ins w:id="6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is the mean of their squared</w:t>
        </w:r>
      </w:ins>
      <w:ins w:id="72" w:author="PR Preview" w:date="2026-01-01T00:00:00Z">
        <w:r>
          <w:t xml:space="preserve"> </w:t>
        </w:r>
      </w:ins>
      <w:hyperlink w:anchor="def-prediction-error">
        <w:ins w:id="73" w:author="PR Preview" w:date="2026-01-01T00:00:00Z">
          <w:r>
            <w:rPr>
              <w:rStyle w:val="Hyperlink"/>
            </w:rPr>
            <w:t xml:space="preserve">prediction errors</w:t>
          </w:r>
        </w:ins>
      </w:hyperlink>
      <w:ins w:id="7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2026-10-19T08:20:37Z</dcterms:created>
  <dcterms:modified xsi:type="dcterms:W3CDTF">2026-10-19T08:20:37Z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01:01:02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