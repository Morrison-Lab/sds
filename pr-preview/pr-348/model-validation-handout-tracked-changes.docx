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22:03:59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0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9" w:name="def-irreducible-error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35 (Irreducible error)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be a</w:t>
        </w:r>
      </w:ins>
      <w:ins w:id="8" w:author="PR Preview" w:date="2026-01-01T00:00:00Z">
        <w:r>
          <w:t xml:space="preserve"> </w:t>
        </w:r>
      </w:ins>
      <w:hyperlink w:anchor="def-new-observation">
        <w:ins w:id="9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relative to the random</w:t>
        </w:r>
      </w:ins>
      <w:ins w:id="12" w:author="PR Preview" w:date="2026-01-01T00:00:00Z">
        <w:r>
          <w:t xml:space="preserve"> </w:t>
        </w:r>
      </w:ins>
      <w:hyperlink w:anchor="def-training-set">
        <w:ins w:id="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7"/>
        </w:numPr>
      </w:pPr>
      <m:oMath>
        <m:r>
          <m:t>ν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be the</w:t>
        </w:r>
      </w:ins>
      <w:ins w:id="18" w:author="PR Preview" w:date="2026-01-01T00:00:00Z">
        <w:r>
          <w:t xml:space="preserve"> </w:t>
        </w:r>
      </w:ins>
      <w:hyperlink w:anchor="def-noise">
        <w:ins w:id="1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of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at the</w:t>
        </w:r>
      </w:ins>
      <w:ins w:id="25" w:author="PR Preview" w:date="2026-01-01T00:00:00Z">
        <w:r>
          <w:t xml:space="preserve"> </w:t>
        </w:r>
      </w:ins>
      <w:hyperlink w:anchor="def-covariate">
        <w:ins w:id="2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value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0" w:author="PR Preview" w:date="2026-01-01T00:00:00Z">
        <w:r>
          <w:t xml:space="preserve">.</w:t>
        </w:r>
      </w:ins>
    </w:p>
    <w:p>
      <w:pPr>
        <w:pStyle w:val="FirstParagraph"/>
      </w:pPr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irreducible error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at</w:t>
        </w:r>
      </w:ins>
      <w:ins w:id="36" w:author="PR Preview" w:date="2026-01-01T00:00:00Z">
        <w:r>
          <w:t xml:space="preserve"> </w:t>
        </w:r>
      </w:ins>
      <m:oMath>
        <m:r>
          <m:t>x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</w:t>
        </w:r>
      </w:ins>
      <w:ins w:id="39" w:author="PR Preview" w:date="2026-01-01T00:00:00Z">
        <w:r>
          <w:t xml:space="preserve"> </w:t>
        </w:r>
      </w:ins>
      <w:hyperlink r:id="rId137">
        <w:ins w:id="40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of the noise:</w:t>
        </w:r>
      </w:ins>
    </w:p>
    <w:p>
      <w:pPr>
        <w:pStyle w:val="BodyText"/>
      </w:pPr>
      <w:bookmarkStart w:id="138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ins w:id="43" w:author="PR Preview" w:date="2026-01-01T00:00:00Z">
        <w:r>
          <w:t xml:space="preserve">Source: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Wikipedia contributors [7]</w:t>
        </w:r>
      </w:ins>
      <w:ins w:id="46" w:author="PR Preview" w:date="2026-01-01T00:00:00Z">
        <w:r>
          <w:t xml:space="preserve">;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James et al. [5, Sec. 2.2.2]</w:t>
        </w:r>
      </w:ins>
      <w:ins w:id="49" w:author="PR Preview" w:date="2026-01-01T00:00:00Z">
        <w:r>
          <w:t xml:space="preserve">.</w:t>
        </w:r>
      </w:ins>
    </w:p>
    <w:bookmarkEnd w:id="139"/>
    <w:bookmarkStart w:id="141" w:name="exm-irreducible-error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Example 23 (The irreducible error of a normal population)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Take a</w:t>
        </w:r>
      </w:ins>
      <w:ins w:id="53" w:author="PR Preview" w:date="2026-01-01T00:00:00Z">
        <w:r>
          <w:t xml:space="preserve"> </w:t>
        </w:r>
      </w:ins>
      <w:hyperlink r:id="rId140">
        <w:ins w:id="5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whose outcome given the</w:t>
        </w:r>
      </w:ins>
      <w:ins w:id="57" w:author="PR Preview" w:date="2026-01-01T00:00:00Z">
        <w:r>
          <w:t xml:space="preserve"> </w:t>
        </w:r>
      </w:ins>
      <w:hyperlink w:anchor="def-covariate">
        <w:ins w:id="5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value</w:t>
        </w:r>
      </w:ins>
      <w:ins w:id="61" w:author="PR Preview" w:date="2026-01-01T00:00:00Z">
        <w:r>
          <w:t xml:space="preserve"> </w:t>
        </w:r>
      </w:ins>
      <m:oMath>
        <m:r>
          <m:t>x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has the</w:t>
        </w:r>
      </w:ins>
      <w:ins w:id="64" w:author="PR Preview" w:date="2026-01-01T00:00:00Z">
        <w:r>
          <w:t xml:space="preserve"> </w:t>
        </w:r>
      </w:ins>
      <w:hyperlink r:id="rId97">
        <w:ins w:id="65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66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7" w:author="PR Preview" w:date="2026-01-01T00:00:00Z">
        <w:r>
          <w:t xml:space="preserve">, where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</w:t>
        </w:r>
      </w:ins>
      <w:ins w:id="71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Its</w:t>
        </w:r>
      </w:ins>
      <w:ins w:id="75" w:author="PR Preview" w:date="2026-01-01T00:00:00Z">
        <w:r>
          <w:t xml:space="preserve"> </w:t>
        </w:r>
      </w:ins>
      <w:hyperlink w:anchor="def-noise">
        <w:ins w:id="7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77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has the normal distribution with mean</w:t>
        </w:r>
      </w:ins>
      <w:ins w:id="80" w:author="PR Preview" w:date="2026-01-01T00:00:00Z">
        <w:r>
          <w:t xml:space="preserve"> </w:t>
        </w:r>
      </w:ins>
      <m:oMath>
        <m:r>
          <m:t>0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w:hyperlink r:id="rId137">
        <w:ins w:id="8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8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</w:t>
        </w:r>
      </w:ins>
      <w:ins w:id="89" w:author="PR Preview" w:date="2026-01-01T00:00:00Z">
        <w:r>
          <w:t xml:space="preserve"> </w:t>
        </w:r>
      </w:ins>
      <w:hyperlink w:anchor="def-irreducible-error">
        <w:ins w:id="90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at every</w:t>
        </w:r>
      </w:ins>
      <w:ins w:id="93" w:author="PR Preview" w:date="2026-01-01T00:00:00Z">
        <w:r>
          <w:t xml:space="preserve"> </w:t>
        </w:r>
      </w:ins>
      <m:oMath>
        <m:r>
          <m:t>x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therefore</w:t>
        </w:r>
      </w:ins>
      <w:ins w:id="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97" w:author="PR Preview" w:date="2026-01-01T00:00:00Z">
        <w:r>
          <w:t xml:space="preserve">.</w:t>
        </w:r>
      </w:ins>
    </w:p>
    <w:bookmarkEnd w:id="141"/>
    <w:bookmarkStart w:id="142" w:name="rem-irreducible-error"/>
    <w:p>
      <w:pPr>
        <w:pStyle w:val="BodyText"/>
      </w:pPr>
      <w:ins w:id="98" w:author="PR Preview" w:date="2026-01-01T00:00:00Z">
        <w:r>
          <w:rPr>
            <w:i/>
            <w:iCs/>
          </w:rPr>
          <w:t xml:space="preserve">Remark 11</w:t>
        </w:r>
      </w:ins>
      <w:ins w:id="99" w:author="PR Preview" w:date="2026-01-01T00:00:00Z">
        <w:r>
          <w:t xml:space="preserve"> (What the irreducible error does and does not depend on). </w:t>
        </w:r>
      </w:ins>
      <w:ins w:id="100" w:author="PR Preview" w:date="2026-01-01T00:00:00Z">
        <w:r>
          <w:t xml:space="preserve">The</w:t>
        </w:r>
      </w:ins>
      <w:ins w:id="101" w:author="PR Preview" w:date="2026-01-01T00:00:00Z">
        <w:r>
          <w:t xml:space="preserve"> </w:t>
        </w:r>
      </w:ins>
      <w:hyperlink w:anchor="def-irreducible-error">
        <w:ins w:id="102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10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does not depend on the</w:t>
        </w:r>
      </w:ins>
      <w:ins w:id="106" w:author="PR Preview" w:date="2026-01-01T00:00:00Z">
        <w:r>
          <w:t xml:space="preserve"> </w:t>
        </w:r>
      </w:ins>
      <w:hyperlink w:anchor="def-fitting-procedure">
        <w:ins w:id="10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8" w:author="PR Preview" w:date="2026-01-01T00:00:00Z">
        <w:r>
          <w:t xml:space="preserve"> </w:t>
        </w:r>
      </w:ins>
      <m:oMath>
        <m:r>
          <m:t>g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so no choice of</w:t>
        </w:r>
      </w:ins>
      <w:ins w:id="112" w:author="PR Preview" w:date="2026-01-01T00:00:00Z">
        <w:r>
          <w:t xml:space="preserve"> </w:t>
        </w:r>
      </w:ins>
      <w:hyperlink r:id="rId18">
        <w:ins w:id="11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can remove it.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It is defined at the single</w:t>
        </w:r>
      </w:ins>
      <w:ins w:id="118" w:author="PR Preview" w:date="2026-01-01T00:00:00Z">
        <w:r>
          <w:t xml:space="preserve"> </w:t>
        </w:r>
      </w:ins>
      <w:hyperlink w:anchor="def-covariate">
        <w:ins w:id="11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value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so it may differ from one covariate value to another: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it does not assume constant</w:t>
        </w:r>
      </w:ins>
      <w:ins w:id="128" w:author="PR Preview" w:date="2026-01-01T00:00:00Z">
        <w:r>
          <w:t xml:space="preserve"> </w:t>
        </w:r>
      </w:ins>
      <w:hyperlink w:anchor="def-noise">
        <w:ins w:id="12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30" w:author="PR Preview" w:date="2026-01-01T00:00:00Z">
        <w:r>
          <w:t xml:space="preserve"> </w:t>
        </w:r>
      </w:ins>
      <w:hyperlink r:id="rId137">
        <w:ins w:id="13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across covariate values.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 example, in</w:t>
        </w:r>
      </w:ins>
      <w:ins w:id="136" w:author="PR Preview" w:date="2026-01-01T00:00:00Z">
        <w:r>
          <w:t xml:space="preserve"> </w:t>
        </w:r>
      </w:ins>
      <w:hyperlink w:anchor="exm-irreducible-error">
        <w:ins w:id="137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every prediction has</w:t>
        </w:r>
      </w:ins>
      <w:ins w:id="141" w:author="PR Preview" w:date="2026-01-01T00:00:00Z">
        <w:r>
          <w:t xml:space="preserve"> </w:t>
        </w:r>
      </w:ins>
      <w:hyperlink w:anchor="def-epe">
        <w:ins w:id="142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at least</w:t>
        </w:r>
      </w:ins>
      <w:ins w:id="1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6" w:author="PR Preview" w:date="2026-01-01T00:00:00Z">
        <w:r>
          <w:t xml:space="preserve">.</w:t>
        </w:r>
      </w:ins>
    </w:p>
    <w:bookmarkEnd w:id="142"/>
    <w:bookmarkStart w:id="14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8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43"/>
    <w:bookmarkStart w:id="14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9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2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147" w:author="PR Preview" w:date="2026-01-01T00:00:00Z">
        <w:r>
          <w:delText xml:space="preserve">The algebra did not use that the new pair has the same</w:delText>
        </w:r>
      </w:del>
      <w:del w:id="148" w:author="PR Preview" w:date="2026-01-01T00:00:00Z">
        <w:r>
          <w:delText xml:space="preserve"> </w:delText>
        </w:r>
      </w:del>
      <w:hyperlink r:id="rId149">
        <w:del w:id="149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as the training data.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Suppose the new pair came from a</w:delText>
        </w:r>
      </w:del>
      <w:del w:id="154" w:author="PR Preview" w:date="2026-01-01T00:00:00Z">
        <w:r>
          <w:delText xml:space="preserve"> </w:delText>
        </w:r>
      </w:del>
      <w:hyperlink r:id="rId140">
        <w:del w:id="155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whose mean function differed from the training population’s.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Then</w:delText>
        </w:r>
      </w:del>
      <w:del w:id="160" w:author="PR Preview" w:date="2026-01-01T00:00:00Z">
        <w:r>
          <w:delText xml:space="preserve"> </w:delText>
        </w:r>
      </w:del>
      <w:hyperlink w:anchor="eq-epe-after-noise">
        <w:del w:id="1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would still hold, with the new population’s mean function and noise variance.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Its</w:delText>
        </w:r>
      </w:del>
      <w:del w:id="166" w:author="PR Preview" w:date="2026-01-01T00:00:00Z">
        <w:r>
          <w:delText xml:space="preserve"> </w:delText>
        </w:r>
      </w:del>
      <w:hyperlink r:id="rId132">
        <w:del w:id="167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term would include the</w:delText>
        </w:r>
      </w:del>
      <w:del w:id="170" w:author="PR Preview" w:date="2026-01-01T00:00:00Z">
        <w:r>
          <w:delText xml:space="preserve"> </w:delText>
        </w:r>
      </w:del>
      <w:hyperlink r:id="rId150">
        <w:del w:id="17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from that difference.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So it would no longer measure how well the procedure</w:delText>
        </w:r>
      </w:del>
      <w:del w:id="176" w:author="PR Preview" w:date="2026-01-01T00:00:00Z">
        <w:r>
          <w:delText xml:space="preserve"> </w:delText>
        </w:r>
      </w:del>
      <w:hyperlink r:id="rId151">
        <w:del w:id="177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180" w:author="PR Preview" w:date="2026-01-01T00:00:00Z">
        <w:r>
          <w:t xml:space="preserve">The algebra did not use that the new pair has the same</w:t>
        </w:r>
      </w:ins>
      <w:ins w:id="181" w:author="PR Preview" w:date="2026-01-01T00:00:00Z">
        <w:r>
          <w:t xml:space="preserve"> </w:t>
        </w:r>
      </w:ins>
      <w:hyperlink r:id="rId149">
        <w:ins w:id="182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as the training data.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Suppose the new pair came from a</w:t>
        </w:r>
      </w:ins>
      <w:ins w:id="187" w:author="PR Preview" w:date="2026-01-01T00:00:00Z">
        <w:r>
          <w:t xml:space="preserve"> </w:t>
        </w:r>
      </w:ins>
      <w:hyperlink r:id="rId140">
        <w:ins w:id="188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whose mean function differed from the training population’s.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Then</w:t>
        </w:r>
      </w:ins>
      <w:ins w:id="193" w:author="PR Preview" w:date="2026-01-01T00:00:00Z">
        <w:r>
          <w:t xml:space="preserve"> </w:t>
        </w:r>
      </w:ins>
      <w:hyperlink w:anchor="eq-epe-after-noise">
        <w:ins w:id="194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would still hold, with the new population’s mean function and noise variance.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Its</w:t>
        </w:r>
      </w:ins>
      <w:ins w:id="199" w:author="PR Preview" w:date="2026-01-01T00:00:00Z">
        <w:r>
          <w:t xml:space="preserve"> </w:t>
        </w:r>
      </w:ins>
      <w:hyperlink r:id="rId132">
        <w:ins w:id="200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term would include the</w:t>
        </w:r>
      </w:ins>
      <w:ins w:id="203" w:author="PR Preview" w:date="2026-01-01T00:00:00Z">
        <w:r>
          <w:t xml:space="preserve"> </w:t>
        </w:r>
      </w:ins>
      <w:hyperlink r:id="rId150">
        <w:ins w:id="20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from that difference.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So it would no longer measure how well the procedure</w:t>
        </w:r>
      </w:ins>
      <w:ins w:id="209" w:author="PR Preview" w:date="2026-01-01T00:00:00Z">
        <w:r>
          <w:t xml:space="preserve"> </w:t>
        </w:r>
      </w:ins>
      <w:hyperlink r:id="rId151">
        <w:ins w:id="210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training population’s mean function.</w:t>
        </w:r>
      </w:ins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5" w:name="exm-epe-split-noise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23 (The two pMSEs differ by the noise variance)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Take a population whose mean function is known:</w:delText>
        </w:r>
      </w:del>
      <w:del w:id="21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with</w:delText>
        </w:r>
      </w:del>
      <w:del w:id="21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20" w:author="PR Preview" w:date="2026-01-01T00:00:00Z">
        <w:r>
          <w:delText xml:space="preserve">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Fix</w:delText>
        </w:r>
      </w:del>
      <w:del w:id="2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24" w:author="PR Preview" w:date="2026-01-01T00:00:00Z">
        <w:r>
          <w:delText xml:space="preserve">, where</w:delText>
        </w:r>
      </w:del>
      <w:del w:id="22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26" w:author="PR Preview" w:date="2026-01-01T00:00:00Z">
        <w:r>
          <w:delText xml:space="preserve">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fit a cubic polynomial by least squares to</w:delText>
        </w:r>
      </w:del>
      <w:del w:id="2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observations.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We draw</w:delText>
        </w:r>
      </w:del>
      <w:del w:id="23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training sets,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each with its own new outcome at</w:delText>
        </w:r>
      </w:del>
      <w:del w:id="239" w:author="PR Preview" w:date="2026-01-01T00:00:00Z">
        <w:r>
          <w:delText xml:space="preserve"> </w:delText>
        </w:r>
      </w:del>
      <m:oMath>
        <m:r>
          <m:t>x</m:t>
        </m:r>
      </m:oMath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Example 24 (The two pMSEs differ by the noise variance)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Take a population whose mean function is known:</w:t>
        </w:r>
      </w:ins>
      <w:ins w:id="24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with</w:t>
        </w:r>
      </w:ins>
      <w:ins w:id="24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50" w:author="PR Preview" w:date="2026-01-01T00:00:00Z">
        <w:r>
          <w:t xml:space="preserve">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Fix</w:t>
        </w:r>
      </w:ins>
      <w:ins w:id="2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54" w:author="PR Preview" w:date="2026-01-01T00:00:00Z">
        <w:r>
          <w:t xml:space="preserve">, where</w:t>
        </w:r>
      </w:ins>
      <w:ins w:id="25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 fit a cubic polynomial by least squares to</w:t>
        </w:r>
      </w:ins>
      <w:ins w:id="25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observations.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We draw</w:t>
        </w:r>
      </w:ins>
      <w:ins w:id="26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training sets,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each with its own new outcome at</w:t>
        </w:r>
      </w:ins>
      <w:ins w:id="269" w:author="PR Preview" w:date="2026-01-01T00:00:00Z">
        <w:r>
          <w:t xml:space="preserve"> </w:t>
        </w:r>
      </w:ins>
      <m:oMath>
        <m:r>
          <m:t>x</m:t>
        </m:r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del w:id="273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274" w:author="PR Preview" w:date="2026-01-01T00:00:00Z">
        <w:r>
          <w:delText xml:space="preserve"> </w:delText>
        </w:r>
      </w:del>
      <w:hyperlink w:anchor="eq-epe-after-noise">
        <w:del w:id="275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Exercise 6 (Separate the bias)</w:t>
        </w:r>
      </w:ins>
      <w:ins w:id="279" w:author="PR Preview" w:date="2026-01-01T00:00:00Z">
        <w:r>
          <w:t xml:space="preserve"> </w:t>
        </w:r>
      </w:ins>
      <w:hyperlink w:anchor="eq-epe-after-noise">
        <w:ins w:id="280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del w:id="283" w:author="PR Preview" w:date="2026-01-01T00:00:00Z">
        <w:r>
          <w:rPr>
            <w:i/>
            <w:iCs/>
          </w:rPr>
          <w:delText xml:space="preserve">Proof</w:delText>
        </w:r>
      </w:del>
      <w:del w:id="284" w:author="PR Preview" w:date="2026-01-01T00:00:00Z">
        <w:r>
          <w:delText xml:space="preserve">. </w:delText>
        </w:r>
      </w:del>
      <w:del w:id="285" w:author="PR Preview" w:date="2026-01-01T00:00:00Z">
        <w:r>
          <w:delText xml:space="preserve">Every expectation below is conditional on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87" w:author="PR Preview" w:date="2026-01-01T00:00:00Z">
        <w:r>
          <w:delText xml:space="preserve">, as in the exercises.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By</w:delText>
        </w:r>
      </w:del>
      <w:del w:id="290" w:author="PR Preview" w:date="2026-01-01T00:00:00Z">
        <w:r>
          <w:delText xml:space="preserve"> </w:delText>
        </w:r>
      </w:del>
      <w:hyperlink w:anchor="sol-epe-split-noise">
        <w:del w:id="291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292" w:author="PR Preview" w:date="2026-01-01T00:00:00Z">
        <w:r>
          <w:delText xml:space="preserve">, the expected squared prediction error is the noise variance plus the pMSE of the prediction, used as an</w:delText>
        </w:r>
      </w:del>
      <w:del w:id="293" w:author="PR Preview" w:date="2026-01-01T00:00:00Z">
        <w:r>
          <w:delText xml:space="preserve"> </w:delText>
        </w:r>
      </w:del>
      <w:hyperlink r:id="rId133">
        <w:del w:id="29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of</w:delText>
        </w:r>
      </w:del>
      <w:del w:id="297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98" w:author="PR Preview" w:date="2026-01-01T00:00:00Z">
        <w:r>
          <w:delText xml:space="preserve">.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By</w:delText>
        </w:r>
      </w:del>
      <w:del w:id="301" w:author="PR Preview" w:date="2026-01-01T00:00:00Z">
        <w:r>
          <w:delText xml:space="preserve"> </w:delText>
        </w:r>
      </w:del>
      <w:hyperlink w:anchor="sol-epe-split-bias">
        <w:del w:id="302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303" w:author="PR Preview" w:date="2026-01-01T00:00:00Z">
        <w:r>
          <w:delText xml:space="preserve">, that pMSE is the squared bias plus the variance.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Substituting</w:delText>
        </w:r>
      </w:del>
      <w:del w:id="306" w:author="PR Preview" w:date="2026-01-01T00:00:00Z">
        <w:r>
          <w:delText xml:space="preserve"> </w:delText>
        </w:r>
      </w:del>
      <w:hyperlink w:anchor="eq-epe-after-bias">
        <w:del w:id="307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into</w:delText>
        </w:r>
      </w:del>
      <w:del w:id="310" w:author="PR Preview" w:date="2026-01-01T00:00:00Z">
        <w:r>
          <w:delText xml:space="preserve"> </w:delText>
        </w:r>
      </w:del>
      <w:hyperlink w:anchor="eq-epe-after-noise">
        <w:del w:id="31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3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313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In</w:delText>
        </w:r>
      </w:del>
      <w:del w:id="316" w:author="PR Preview" w:date="2026-01-01T00:00:00Z">
        <w:r>
          <w:delText xml:space="preserve"> </w:delText>
        </w:r>
      </w:del>
      <w:hyperlink w:anchor="thm-epe-decomposition">
        <w:del w:id="31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 term</w:delText>
        </w:r>
      </w:del>
      <w:del w:id="32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is the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rPr>
            <w:b/>
            <w:bCs/>
          </w:rPr>
          <w:delText xml:space="preserve">irreducible error</w:delText>
        </w:r>
      </w:del>
      <w:del w:id="326" w:author="PR Preview" w:date="2026-01-01T00:00:00Z">
        <w:r>
          <w:delText xml:space="preserve">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It does not depend on the fitting procedure</w:delText>
        </w:r>
      </w:del>
      <w:del w:id="329" w:author="PR Preview" w:date="2026-01-01T00:00:00Z">
        <w:r>
          <w:delText xml:space="preserve"> </w:delText>
        </w:r>
      </w:del>
      <m:oMath>
        <m:r>
          <m:t>g</m:t>
        </m:r>
      </m:oMath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so no choice of prediction can remove it.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 theorem concerns the single covariate value</w:delText>
        </w:r>
      </w:del>
      <w:del w:id="335" w:author="PR Preview" w:date="2026-01-01T00:00:00Z">
        <w:r>
          <w:delText xml:space="preserve"> </w:delText>
        </w:r>
      </w:del>
      <m:oMath>
        <m:r>
          <m:t>x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so</w:delText>
        </w:r>
      </w:del>
      <w:del w:id="3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may differ from one covariate value to another: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it does not assume constant noise variance across covariate values.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For example, in</w:delText>
        </w:r>
      </w:del>
      <w:del w:id="346" w:author="PR Preview" w:date="2026-01-01T00:00:00Z">
        <w:r>
          <w:delText xml:space="preserve"> </w:delText>
        </w:r>
      </w:del>
      <w:hyperlink w:anchor="exr-epe-three-sources">
        <w:del w:id="347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so every prediction there has expected squared error at least</w:delText>
        </w:r>
      </w:del>
      <w:del w:id="353" w:author="PR Preview" w:date="2026-01-01T00:00:00Z">
        <w:r>
          <w:delText xml:space="preserve"> </w:delText>
        </w:r>
      </w:del>
      <m:oMath>
        <m:r>
          <m:t>3</m:t>
        </m:r>
      </m:oMath>
      <w:del w:id="354" w:author="PR Preview" w:date="2026-01-01T00:00:00Z">
        <w:r>
          <w:delText xml:space="preserve">.</w:delText>
        </w:r>
      </w:del>
    </w:p>
    <w:p>
      <w:pPr>
        <w:pStyle w:val="BodyText"/>
      </w:pPr>
      <w:del w:id="355" w:author="PR Preview" w:date="2026-01-01T00:00:00Z">
        <w:r>
          <w:delText xml:space="preserve">Source: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Wikipedia contributors [7]</w:delText>
        </w:r>
      </w:del>
      <w:del w:id="358" w:author="PR Preview" w:date="2026-01-01T00:00:00Z">
        <w:r>
          <w:delText xml:space="preserve">.</w:delText>
        </w:r>
      </w:del>
    </w:p>
    <w:p>
      <w:pPr>
        <w:pStyle w:val="BodyText"/>
      </w:pPr>
      <w:del w:id="359" w:author="PR Preview" w:date="2026-01-01T00:00:00Z">
        <w:r>
          <w:rPr>
            <w:i/>
            <w:iCs/>
          </w:rPr>
          <w:delText xml:space="preserve">Remark</w:delText>
        </w:r>
      </w:del>
      <w:del w:id="360" w:author="PR Preview" w:date="2026-01-01T00:00:00Z">
        <w:r>
          <w:delText xml:space="preserve">. </w:delText>
        </w:r>
      </w:del>
      <w:del w:id="361" w:author="PR Preview" w:date="2026-01-01T00:00:00Z">
        <w:r>
          <w:delText xml:space="preserve">This expected prediction error decomposition into squared bias, variance, and irreducible error follows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James et al. [5, Sec. 2.2.2]</w:delText>
        </w:r>
      </w:del>
      <w:del w:id="364" w:author="PR Preview" w:date="2026-01-01T00:00:00Z">
        <w:r>
          <w:delText xml:space="preserve">.</w:delText>
        </w:r>
      </w:del>
    </w:p>
    <w:p>
      <w:pPr>
        <w:pStyle w:val="BodyText"/>
      </w:pPr>
      <w:del w:id="365" w:author="PR Preview" w:date="2026-01-01T00:00:00Z">
        <w:r>
          <w:rPr>
            <w:i/>
            <w:iCs/>
          </w:rPr>
          <w:delText xml:space="preserve">Remark 11</w:delText>
        </w:r>
      </w:del>
      <w:del w:id="366" w:author="PR Preview" w:date="2026-01-01T00:00:00Z">
        <w:r>
          <w:delText xml:space="preserve"> (Other names, and how the expected error splits). </w:delText>
        </w:r>
      </w:del>
      <w:del w:id="367" w:author="PR Preview" w:date="2026-01-01T00:00:00Z">
        <w:r>
          <w:delText xml:space="preserve">Hastie et al. [3, Sec. 7.2]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also call</w:delText>
        </w:r>
      </w:del>
      <w:del w:id="37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i/>
            <w:iCs/>
          </w:rPr>
          <w:delText xml:space="preserve">test error</w:delText>
        </w:r>
      </w:del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 in sec. 7.12 the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rPr>
            <w:i/>
            <w:iCs/>
          </w:rPr>
          <w:delText xml:space="preserve">conditional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test error.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It is the</w:delText>
        </w:r>
      </w:del>
      <w:del w:id="384" w:author="PR Preview" w:date="2026-01-01T00:00:00Z">
        <w:r>
          <w:delText xml:space="preserve"> </w:delText>
        </w:r>
      </w:del>
      <w:hyperlink r:id="rId161">
        <w:del w:id="385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of the prediction</w:delText>
        </w:r>
      </w:del>
      <w:del w:id="3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under the</w:delText>
        </w:r>
      </w:del>
      <w:del w:id="391" w:author="PR Preview" w:date="2026-01-01T00:00:00Z">
        <w:r>
          <w:delText xml:space="preserve"> </w:delText>
        </w:r>
      </w:del>
      <w:hyperlink r:id="rId66">
        <w:del w:id="39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93" w:author="PR Preview" w:date="2026-01-01T00:00:00Z">
        <w:r>
          <w:delText xml:space="preserve"> </w:delText>
        </w:r>
      </w:del>
      <m:oMath>
        <m:r>
          <m:t>L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computed with the training set held fixed.</w:delText>
        </w:r>
      </w:del>
    </w:p>
    <w:p>
      <w:pPr>
        <w:pStyle w:val="FirstParagraph"/>
      </w:pPr>
      <w:ins w:id="397" w:author="PR Preview" w:date="2026-01-01T00:00:00Z">
        <w:r>
          <w:rPr>
            <w:i/>
            <w:iCs/>
          </w:rPr>
          <w:t xml:space="preserve">Proof</w:t>
        </w:r>
      </w:ins>
      <w:ins w:id="398" w:author="PR Preview" w:date="2026-01-01T00:00:00Z">
        <w:r>
          <w:t xml:space="preserve">. </w:t>
        </w:r>
      </w:ins>
      <w:ins w:id="399" w:author="PR Preview" w:date="2026-01-01T00:00:00Z">
        <w:r>
          <w:t xml:space="preserve">Every expectation below is conditional on</w:t>
        </w:r>
      </w:ins>
      <w:ins w:id="4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01" w:author="PR Preview" w:date="2026-01-01T00:00:00Z">
        <w:r>
          <w:t xml:space="preserve">, as in the exercises.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By</w:t>
        </w:r>
      </w:ins>
      <w:ins w:id="404" w:author="PR Preview" w:date="2026-01-01T00:00:00Z">
        <w:r>
          <w:t xml:space="preserve"> </w:t>
        </w:r>
      </w:ins>
      <w:hyperlink w:anchor="sol-epe-split-noise">
        <w:ins w:id="40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406" w:author="PR Preview" w:date="2026-01-01T00:00:00Z">
        <w:r>
          <w:t xml:space="preserve">, the expected squared prediction error is the noise variance plus the pMSE of the prediction, used as an</w:t>
        </w:r>
      </w:ins>
      <w:ins w:id="407" w:author="PR Preview" w:date="2026-01-01T00:00:00Z">
        <w:r>
          <w:t xml:space="preserve"> </w:t>
        </w:r>
      </w:ins>
      <w:hyperlink r:id="rId133">
        <w:ins w:id="40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of</w:t>
        </w:r>
      </w:ins>
      <w:ins w:id="41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By</w:t>
        </w:r>
      </w:ins>
      <w:ins w:id="415" w:author="PR Preview" w:date="2026-01-01T00:00:00Z">
        <w:r>
          <w:t xml:space="preserve"> </w:t>
        </w:r>
      </w:ins>
      <w:hyperlink w:anchor="sol-epe-split-bias">
        <w:ins w:id="416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417" w:author="PR Preview" w:date="2026-01-01T00:00:00Z">
        <w:r>
          <w:t xml:space="preserve">, that pMSE is the squared bias plus the variance.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Substituting</w:t>
        </w:r>
      </w:ins>
      <w:ins w:id="420" w:author="PR Preview" w:date="2026-01-01T00:00:00Z">
        <w:r>
          <w:t xml:space="preserve"> </w:t>
        </w:r>
      </w:ins>
      <w:hyperlink w:anchor="eq-epe-after-bias">
        <w:ins w:id="421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into</w:t>
        </w:r>
      </w:ins>
      <w:ins w:id="424" w:author="PR Preview" w:date="2026-01-01T00:00:00Z">
        <w:r>
          <w:t xml:space="preserve"> </w:t>
        </w:r>
      </w:ins>
      <w:hyperlink w:anchor="eq-epe-after-noise">
        <w:ins w:id="425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4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rem-generalization-error"/>
    <w:p>
      <w:pPr>
        <w:pStyle w:val="FirstParagraph"/>
      </w:pPr>
      <w:ins w:id="427" w:author="PR Preview" w:date="2026-01-01T00:00:00Z">
        <w:r>
          <w:rPr>
            <w:i/>
            <w:iCs/>
          </w:rPr>
          <w:t xml:space="preserve">Remark 12</w:t>
        </w:r>
      </w:ins>
      <w:ins w:id="428" w:author="PR Preview" w:date="2026-01-01T00:00:00Z">
        <w:r>
          <w:t xml:space="preserve"> (Other names, and how the expected error splits). </w:t>
        </w:r>
      </w:ins>
      <w:ins w:id="429" w:author="PR Preview" w:date="2026-01-01T00:00:00Z">
        <w:r>
          <w:t xml:space="preserve">Hastie et al. [3, Sec. 7.2]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also call</w:t>
        </w:r>
      </w:ins>
      <w:ins w:id="4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i/>
            <w:iCs/>
          </w:rPr>
          <w:t xml:space="preserve">test error</w:t>
        </w:r>
      </w:ins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 in sec. 7.12 the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rPr>
            <w:i/>
            <w:iCs/>
          </w:rPr>
          <w:t xml:space="preserve">conditional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test error.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It is the</w:t>
        </w:r>
      </w:ins>
      <w:ins w:id="446" w:author="PR Preview" w:date="2026-01-01T00:00:00Z">
        <w:r>
          <w:t xml:space="preserve"> </w:t>
        </w:r>
      </w:ins>
      <w:hyperlink r:id="rId161">
        <w:ins w:id="447" w:author="PR Preview" w:date="2026-01-01T00:00:00Z">
          <w:r>
            <w:rPr>
              <w:rStyle w:val="Hyperlink"/>
            </w:rPr>
            <w:t xml:space="preserve">risk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 the prediction</w:t>
        </w:r>
      </w:ins>
      <w:ins w:id="4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under the</w:t>
        </w:r>
      </w:ins>
      <w:ins w:id="453" w:author="PR Preview" w:date="2026-01-01T00:00:00Z">
        <w:r>
          <w:t xml:space="preserve"> </w:t>
        </w:r>
      </w:ins>
      <w:hyperlink r:id="rId66">
        <w:ins w:id="45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55" w:author="PR Preview" w:date="2026-01-01T00:00:00Z">
        <w:r>
          <w:t xml:space="preserve"> </w:t>
        </w:r>
      </w:ins>
      <m:oMath>
        <m:r>
          <m:t>L</m:t>
        </m:r>
      </m:oMath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2"/>
    <w:bookmarkStart w:id="164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lexibility"/>
    <w:p>
      <w:pPr>
        <w:pStyle w:val="FirstParagraph"/>
      </w:pPr>
      <w:del w:id="459" w:author="PR Preview" w:date="2026-01-01T00:00:00Z">
        <w:r>
          <w:rPr>
            <w:i/>
            <w:iCs/>
          </w:rPr>
          <w:delText xml:space="preserve">Remark 12</w:delText>
        </w:r>
      </w:del>
      <w:del w:id="460" w:author="PR Preview" w:date="2026-01-01T00:00:00Z">
        <w:r>
          <w:delText xml:space="preserve"> (Source: Flexibility). </w:delText>
        </w:r>
      </w:del>
      <w:del w:id="461" w:author="PR Preview" w:date="2026-01-01T00:00:00Z">
        <w:r>
          <w:delText xml:space="preserve">James et al. [5, Sec. 2.1.3]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464" w:author="PR Preview" w:date="2026-01-01T00:00:00Z">
        <w:r>
          <w:rPr>
            <w:i/>
            <w:iCs/>
          </w:rPr>
          <w:delText xml:space="preserve">Remark 13</w:delText>
        </w:r>
      </w:del>
      <w:del w:id="465" w:author="PR Preview" w:date="2026-01-01T00:00:00Z">
        <w:r>
          <w:delText xml:space="preserve"> (Polynomial degree orders flexibility). </w:delText>
        </w:r>
      </w:del>
      <w:del w:id="466" w:author="PR Preview" w:date="2026-01-01T00:00:00Z">
        <w:r>
          <w:delText xml:space="preserve">Least-squares polynomial fits are ordered by degree: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 polynomial of degree</w:delText>
        </w:r>
      </w:del>
      <w:del w:id="469" w:author="PR Preview" w:date="2026-01-01T00:00:00Z">
        <w:r>
          <w:delText xml:space="preserve"> </w:delText>
        </w:r>
      </w:del>
      <m:oMath>
        <m:r>
          <m:t>d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also a polynomial of degree</w:delText>
        </w:r>
      </w:del>
      <w:del w:id="47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whose coefficient of</w:delText>
        </w:r>
      </w:del>
      <w:del w:id="47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is zero,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so the fit of degree</w:delText>
        </w:r>
      </w:del>
      <w:del w:id="48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</w:delText>
        </w:r>
      </w:del>
      <w:del w:id="483" w:author="PR Preview" w:date="2026-01-01T00:00:00Z">
        <w:r>
          <w:delText xml:space="preserve"> </w:delText>
        </w:r>
      </w:del>
      <w:hyperlink w:anchor="def-flexibility">
        <w:del w:id="48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as the fit of degree</w:delText>
        </w:r>
      </w:del>
      <w:del w:id="487" w:author="PR Preview" w:date="2026-01-01T00:00:00Z">
        <w:r>
          <w:delText xml:space="preserve"> </w:delText>
        </w:r>
      </w:del>
      <m:oMath>
        <m:r>
          <m:t>d</m:t>
        </m:r>
      </m:oMath>
      <w:del w:id="488" w:author="PR Preview" w:date="2026-01-01T00:00:00Z">
        <w:r>
          <w:delText xml:space="preserve">.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 four fits of</w:delText>
        </w:r>
      </w:del>
      <w:del w:id="491" w:author="PR Preview" w:date="2026-01-01T00:00:00Z">
        <w:r>
          <w:delText xml:space="preserve"> </w:delText>
        </w:r>
      </w:del>
      <w:hyperlink w:anchor="exr-overfitting">
        <w:del w:id="49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are ordered this way.</w:delText>
        </w:r>
      </w:del>
      <w:del w:id="495" w:author="PR Preview" w:date="2026-01-01T00:00:00Z">
        <w:r>
          <w:delText xml:space="preserve"> </w:delText>
        </w:r>
      </w:del>
      <w:hyperlink w:anchor="def-flexibility">
        <w:del w:id="496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is narrower than the informal use of the word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in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James et al. [5, Sec. 2.1.3]</w:delText>
        </w:r>
      </w:del>
      <w:del w:id="503" w:author="PR Preview" w:date="2026-01-01T00:00:00Z">
        <w:r>
          <w:delText xml:space="preserve">: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it orders only procedures whose candidate sets are nested.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Other procedures can be compared by other measures,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such as the effective number of parameters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[3, Sec. 7.6]</w:delText>
        </w:r>
      </w:del>
      <w:del w:id="512" w:author="PR Preview" w:date="2026-01-01T00:00:00Z">
        <w:r>
          <w:delText xml:space="preserve">.</w:delText>
        </w:r>
      </w:del>
    </w:p>
    <w:p>
      <w:pPr>
        <w:pStyle w:val="FirstParagraph"/>
      </w:pPr>
      <w:ins w:id="513" w:author="PR Preview" w:date="2026-01-01T00:00:00Z">
        <w:r>
          <w:rPr>
            <w:i/>
            <w:iCs/>
          </w:rPr>
          <w:t xml:space="preserve">Remark 13</w:t>
        </w:r>
      </w:ins>
      <w:ins w:id="514" w:author="PR Preview" w:date="2026-01-01T00:00:00Z">
        <w:r>
          <w:t xml:space="preserve"> (Source: Flexibility). </w:t>
        </w:r>
      </w:ins>
      <w:ins w:id="515" w:author="PR Preview" w:date="2026-01-01T00:00:00Z">
        <w:r>
          <w:t xml:space="preserve">James et al. [5, Sec. 2.1.3]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use flexibility without a formal definition.</w:t>
        </w:r>
      </w:ins>
    </w:p>
    <w:bookmarkEnd w:id="165"/>
    <w:bookmarkStart w:id="166" w:name="rem-flexibility"/>
    <w:p>
      <w:pPr>
        <w:pStyle w:val="BodyText"/>
      </w:pPr>
      <w:ins w:id="518" w:author="PR Preview" w:date="2026-01-01T00:00:00Z">
        <w:r>
          <w:rPr>
            <w:i/>
            <w:iCs/>
          </w:rPr>
          <w:t xml:space="preserve">Remark 14</w:t>
        </w:r>
      </w:ins>
      <w:ins w:id="519" w:author="PR Preview" w:date="2026-01-01T00:00:00Z">
        <w:r>
          <w:t xml:space="preserve"> (Polynomial degree orders flexibility). </w:t>
        </w:r>
      </w:ins>
      <w:ins w:id="520" w:author="PR Preview" w:date="2026-01-01T00:00:00Z">
        <w:r>
          <w:t xml:space="preserve">Least-squares polynomial fits are ordered by degree: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 polynomial of degree</w:t>
        </w:r>
      </w:ins>
      <w:ins w:id="523" w:author="PR Preview" w:date="2026-01-01T00:00:00Z">
        <w:r>
          <w:t xml:space="preserve"> </w:t>
        </w:r>
      </w:ins>
      <m:oMath>
        <m:r>
          <m:t>d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also a polynomial of degree</w:t>
        </w:r>
      </w:ins>
      <w:ins w:id="52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whose coefficient of</w:t>
        </w:r>
      </w:ins>
      <w:ins w:id="52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is zero,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so the fit of degree</w:t>
        </w:r>
      </w:ins>
      <w:ins w:id="5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</w:t>
        </w:r>
      </w:ins>
      <w:ins w:id="537" w:author="PR Preview" w:date="2026-01-01T00:00:00Z">
        <w:r>
          <w:t xml:space="preserve"> </w:t>
        </w:r>
      </w:ins>
      <w:hyperlink w:anchor="def-flexibility">
        <w:ins w:id="53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as the fit of degree</w:t>
        </w:r>
      </w:ins>
      <w:ins w:id="541" w:author="PR Preview" w:date="2026-01-01T00:00:00Z">
        <w:r>
          <w:t xml:space="preserve"> </w:t>
        </w:r>
      </w:ins>
      <m:oMath>
        <m:r>
          <m:t>d</m:t>
        </m:r>
      </m:oMath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four fits of</w:t>
        </w:r>
      </w:ins>
      <w:ins w:id="545" w:author="PR Preview" w:date="2026-01-01T00:00:00Z">
        <w:r>
          <w:t xml:space="preserve"> </w:t>
        </w:r>
      </w:ins>
      <w:hyperlink w:anchor="exr-overfitting">
        <w:ins w:id="54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are ordered this way.</w:t>
        </w:r>
      </w:ins>
      <w:ins w:id="549" w:author="PR Preview" w:date="2026-01-01T00:00:00Z">
        <w:r>
          <w:t xml:space="preserve"> </w:t>
        </w:r>
      </w:ins>
      <w:hyperlink w:anchor="def-flexibility">
        <w:ins w:id="550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narrower than the informal use of the word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in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James et al. [5, Sec. 2.1.3]</w:t>
        </w:r>
      </w:ins>
      <w:ins w:id="557" w:author="PR Preview" w:date="2026-01-01T00:00:00Z">
        <w:r>
          <w:t xml:space="preserve">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it orders only procedures whose candidate sets are nested.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Other procedures can be compared by other measures,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such as the effective number of parameters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[3, Sec. 7.6]</w:t>
        </w:r>
      </w:ins>
      <w:ins w:id="566" w:author="PR Preview" w:date="2026-01-01T00:00:00Z">
        <w:r>
          <w:t xml:space="preserve">.</w:t>
        </w:r>
      </w:ins>
    </w:p>
    <w:bookmarkEnd w:id="166"/>
    <w:bookmarkStart w:id="168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8"/>
    <w:bookmarkStart w:id="169" w:name="rem-overfitting-tradeoff"/>
    <w:p>
      <w:pPr>
        <w:pStyle w:val="BodyText"/>
      </w:pPr>
      <w:del w:id="567" w:author="PR Preview" w:date="2026-01-01T00:00:00Z">
        <w:r>
          <w:rPr>
            <w:i/>
            <w:iCs/>
          </w:rPr>
          <w:delText xml:space="preserve">Remark 14</w:delText>
        </w:r>
      </w:del>
      <w:del w:id="568" w:author="PR Preview" w:date="2026-01-01T00:00:00Z">
        <w:r>
          <w:delText xml:space="preserve"> (Overfitting and the trade-off). </w:delText>
        </w:r>
      </w:del>
      <w:del w:id="569" w:author="PR Preview" w:date="2026-01-01T00:00:00Z">
        <w:r>
          <w:delText xml:space="preserve">By</w:delText>
        </w:r>
      </w:del>
      <w:del w:id="570" w:author="PR Preview" w:date="2026-01-01T00:00:00Z">
        <w:r>
          <w:delText xml:space="preserve"> </w:delText>
        </w:r>
      </w:del>
      <w:hyperlink w:anchor="thm-epe-decomposition">
        <w:del w:id="57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72" w:author="PR Preview" w:date="2026-01-01T00:00:00Z">
        <w:r>
          <w:delText xml:space="preserve">,</w:delText>
        </w:r>
      </w:del>
      <w:del w:id="57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is the squared bias plus the variance plus</w:delText>
        </w:r>
      </w:del>
      <w:del w:id="57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77" w:author="PR Preview" w:date="2026-01-01T00:00:00Z">
        <w:r>
          <w:delText xml:space="preserve">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Under a</w:delText>
        </w:r>
      </w:del>
      <w:del w:id="580" w:author="PR Preview" w:date="2026-01-01T00:00:00Z">
        <w:r>
          <w:delText xml:space="preserve"> </w:delText>
        </w:r>
      </w:del>
      <w:hyperlink w:anchor="def-bias-variance-tradeoff">
        <w:del w:id="581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among</w:delText>
        </w:r>
      </w:del>
      <w:del w:id="5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585" w:author="PR Preview" w:date="2026-01-01T00:00:00Z">
        <w:r>
          <w:delText xml:space="preserve">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moving from</w:delText>
        </w:r>
      </w:del>
      <w:del w:id="5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to</w:delText>
        </w:r>
      </w:del>
      <w:del w:id="5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lowers the expected squared prediction error at</w:delText>
        </w:r>
      </w:del>
      <w:del w:id="594" w:author="PR Preview" w:date="2026-01-01T00:00:00Z">
        <w:r>
          <w:delText xml:space="preserve"> </w:delText>
        </w:r>
      </w:del>
      <m:oMath>
        <m:r>
          <m:t>x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when the squared bias falls by more than the variance rises,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and raises it otherwise.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The smallest of</w:delText>
        </w:r>
      </w:del>
      <w:del w:id="60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often at some</w:delText>
        </w:r>
      </w:del>
      <w:del w:id="60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with</w:delText>
        </w:r>
      </w:del>
      <w:del w:id="6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[5, Sec. 2.2.2]</w:delText>
        </w:r>
      </w:del>
      <w:del w:id="610" w:author="PR Preview" w:date="2026-01-01T00:00:00Z">
        <w:r>
          <w:delText xml:space="preserve">,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but not always: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if the mean function</w:delText>
        </w:r>
      </w:del>
      <w:del w:id="615" w:author="PR Preview" w:date="2026-01-01T00:00:00Z">
        <w:r>
          <w:delText xml:space="preserve"> </w:delText>
        </w:r>
      </w:del>
      <m:oMath>
        <m:r>
          <m:t>μ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is among the functions that candidate</w:delText>
        </w:r>
      </w:del>
      <w:del w:id="618" w:author="PR Preview" w:date="2026-01-01T00:00:00Z">
        <w:r>
          <w:delText xml:space="preserve"> </w:delText>
        </w:r>
      </w:del>
      <m:oMath>
        <m:r>
          <m:t>1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can fit,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the squared bias of</w:delText>
        </w:r>
      </w:del>
      <w:del w:id="6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can be zero,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and then no more flexible</w:delText>
        </w:r>
      </w:del>
      <w:del w:id="6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has a smaller squared bias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and, under the trade-off, none has a smaller variance,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so none has a smaller expected squared prediction error.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Past the candidate with the smallest expected squared prediction error,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the more flexible candidates have lowered their squared bias by less than they have raised their variance,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 their fitted models tend to</w:delText>
        </w:r>
      </w:del>
      <w:del w:id="641" w:author="PR Preview" w:date="2026-01-01T00:00:00Z">
        <w:r>
          <w:delText xml:space="preserve"> </w:delText>
        </w:r>
      </w:del>
      <w:hyperlink w:anchor="def-overfitting">
        <w:del w:id="642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643" w:author="PR Preview" w:date="2026-01-01T00:00:00Z">
        <w:r>
          <w:delText xml:space="preserve">: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648" w:author="PR Preview" w:date="2026-01-01T00:00:00Z">
        <w:r>
          <w:rPr>
            <w:i/>
            <w:iCs/>
          </w:rPr>
          <w:delText xml:space="preserve">Remark 15</w:delText>
        </w:r>
      </w:del>
      <w:del w:id="649" w:author="PR Preview" w:date="2026-01-01T00:00:00Z">
        <w:r>
          <w:delText xml:space="preserve"> (Coefficients per observation). </w:delText>
        </w:r>
      </w:del>
      <w:del w:id="650" w:author="PR Preview" w:date="2026-01-01T00:00:00Z">
        <w:r>
          <w:delText xml:space="preserve">Adding coefficients to a least-squares fit makes it</w:delText>
        </w:r>
      </w:del>
      <w:del w:id="651" w:author="PR Preview" w:date="2026-01-01T00:00:00Z">
        <w:r>
          <w:delText xml:space="preserve"> </w:delText>
        </w:r>
      </w:del>
      <w:hyperlink w:anchor="def-flexibility">
        <w:del w:id="65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as before.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With few observations per coefficient,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the variance this adds can outweigh the squared bias it removes,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which is the overfitting side of</w:delText>
        </w:r>
      </w:del>
      <w:del w:id="661" w:author="PR Preview" w:date="2026-01-01T00:00:00Z">
        <w:r>
          <w:delText xml:space="preserve"> </w:delText>
        </w:r>
      </w:del>
      <w:hyperlink w:anchor="rem-overfitting-tradeoff">
        <w:del w:id="662" w:author="PR Preview" w:date="2026-01-01T00:00:00Z">
          <w:r>
            <w:rPr>
              <w:rStyle w:val="Hyperlink"/>
            </w:rPr>
            <w:delText xml:space="preserve">Remark 14</w:delText>
          </w:r>
        </w:del>
      </w:hyperlink>
      <w:del w:id="663" w:author="PR Preview" w:date="2026-01-01T00:00:00Z">
        <w:r>
          <w:delText xml:space="preserve">.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In</w:delText>
        </w:r>
      </w:del>
      <w:del w:id="666" w:author="PR Preview" w:date="2026-01-01T00:00:00Z">
        <w:r>
          <w:delText xml:space="preserve"> </w:delText>
        </w:r>
      </w:del>
      <w:hyperlink w:anchor="exr-overfitting">
        <w:del w:id="66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68" w:author="PR Preview" w:date="2026-01-01T00:00:00Z">
        <w:r>
          <w:delText xml:space="preserve">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each added power of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rPr>
            <w:rStyle w:val="VerbatimChar"/>
          </w:rPr>
          <w:delText xml:space="preserve">wt</w:delText>
        </w:r>
      </w:del>
      <w:del w:id="673" w:author="PR Preview" w:date="2026-01-01T00:00:00Z">
        <w:r>
          <w:delText xml:space="preserve">, like an added predictor,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one more coefficient fitted to the same 20 cars: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ins w:id="678" w:author="PR Preview" w:date="2026-01-01T00:00:00Z">
        <w:r>
          <w:rPr>
            <w:i/>
            <w:iCs/>
          </w:rPr>
          <w:t xml:space="preserve">Remark 15</w:t>
        </w:r>
      </w:ins>
      <w:ins w:id="679" w:author="PR Preview" w:date="2026-01-01T00:00:00Z">
        <w:r>
          <w:t xml:space="preserve"> (Overfitting and the trade-off). </w:t>
        </w:r>
      </w:ins>
      <w:ins w:id="680" w:author="PR Preview" w:date="2026-01-01T00:00:00Z">
        <w:r>
          <w:t xml:space="preserve">By</w:t>
        </w:r>
      </w:ins>
      <w:ins w:id="681" w:author="PR Preview" w:date="2026-01-01T00:00:00Z">
        <w:r>
          <w:t xml:space="preserve"> </w:t>
        </w:r>
      </w:ins>
      <w:hyperlink w:anchor="thm-epe-decomposition">
        <w:ins w:id="68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the squared bias plus the variance plus</w:t>
        </w:r>
      </w:ins>
      <w:ins w:id="68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88" w:author="PR Preview" w:date="2026-01-01T00:00:00Z">
        <w:r>
          <w:t xml:space="preserve">.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Under a</w:t>
        </w:r>
      </w:ins>
      <w:ins w:id="691" w:author="PR Preview" w:date="2026-01-01T00:00:00Z">
        <w:r>
          <w:t xml:space="preserve"> </w:t>
        </w:r>
      </w:ins>
      <w:hyperlink w:anchor="def-bias-variance-tradeoff">
        <w:ins w:id="692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among</w:t>
        </w:r>
      </w:ins>
      <w:ins w:id="6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moving from</w:t>
        </w:r>
      </w:ins>
      <w:ins w:id="6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to</w:t>
        </w:r>
      </w:ins>
      <w:ins w:id="7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lowers the expected squared prediction error at</w:t>
        </w:r>
      </w:ins>
      <w:ins w:id="705" w:author="PR Preview" w:date="2026-01-01T00:00:00Z">
        <w:r>
          <w:t xml:space="preserve"> </w:t>
        </w:r>
      </w:ins>
      <m:oMath>
        <m:r>
          <m:t>x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when the squared bias falls by more than the variance rises,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 raises it otherwise.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The smallest of</w:t>
        </w:r>
      </w:ins>
      <w:ins w:id="71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is often at some</w:t>
        </w:r>
      </w:ins>
      <w:ins w:id="71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with</w:t>
        </w:r>
      </w:ins>
      <w:ins w:id="71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[5, Sec. 2.2.2]</w:t>
        </w:r>
      </w:ins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but not always: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if the mean function</w:t>
        </w:r>
      </w:ins>
      <w:ins w:id="726" w:author="PR Preview" w:date="2026-01-01T00:00:00Z">
        <w:r>
          <w:t xml:space="preserve"> </w:t>
        </w:r>
      </w:ins>
      <m:oMath>
        <m:r>
          <m:t>μ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 among the functions that candidate</w:t>
        </w:r>
      </w:ins>
      <w:ins w:id="729" w:author="PR Preview" w:date="2026-01-01T00:00:00Z">
        <w:r>
          <w:t xml:space="preserve"> </w:t>
        </w:r>
      </w:ins>
      <m:oMath>
        <m:r>
          <m:t>1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can fit,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the squared bias of</w:t>
        </w:r>
      </w:ins>
      <w:ins w:id="7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can be zero,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 then no more flexible</w:t>
        </w:r>
      </w:ins>
      <w:ins w:id="7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has a smaller squared bias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and, under the trade-off, none has a smaller variance,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so none has a smaller expected squared prediction error.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Past the candidate with the smallest expected squared prediction error,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the more flexible candidates have lowered their squared bias by less than they have raised their variance,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their fitted models tend to</w:t>
        </w:r>
      </w:ins>
      <w:ins w:id="752" w:author="PR Preview" w:date="2026-01-01T00:00:00Z">
        <w:r>
          <w:t xml:space="preserve"> </w:t>
        </w:r>
      </w:ins>
      <w:hyperlink w:anchor="def-overfitting">
        <w:ins w:id="753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754" w:author="PR Preview" w:date="2026-01-01T00:00:00Z">
        <w:r>
          <w:t xml:space="preserve">: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but predict new observations worse.</w:t>
        </w:r>
      </w:ins>
    </w:p>
    <w:bookmarkEnd w:id="169"/>
    <w:bookmarkStart w:id="170" w:name="rem-overfitting-causes"/>
    <w:p>
      <w:pPr>
        <w:pStyle w:val="BodyText"/>
      </w:pPr>
      <w:ins w:id="759" w:author="PR Preview" w:date="2026-01-01T00:00:00Z">
        <w:r>
          <w:rPr>
            <w:i/>
            <w:iCs/>
          </w:rPr>
          <w:t xml:space="preserve">Remark 16</w:t>
        </w:r>
      </w:ins>
      <w:ins w:id="760" w:author="PR Preview" w:date="2026-01-01T00:00:00Z">
        <w:r>
          <w:t xml:space="preserve"> (Coefficients per observation). </w:t>
        </w:r>
      </w:ins>
      <w:ins w:id="761" w:author="PR Preview" w:date="2026-01-01T00:00:00Z">
        <w:r>
          <w:t xml:space="preserve">Adding coefficients to a least-squares fit makes it</w:t>
        </w:r>
      </w:ins>
      <w:ins w:id="762" w:author="PR Preview" w:date="2026-01-01T00:00:00Z">
        <w:r>
          <w:t xml:space="preserve"> </w:t>
        </w:r>
      </w:ins>
      <w:hyperlink w:anchor="def-flexibility">
        <w:ins w:id="76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as before.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With few observations per coefficient,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 variance this adds can outweigh the squared bias it removes,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which is the overfitting side of</w:t>
        </w:r>
      </w:ins>
      <w:ins w:id="772" w:author="PR Preview" w:date="2026-01-01T00:00:00Z">
        <w:r>
          <w:t xml:space="preserve"> </w:t>
        </w:r>
      </w:ins>
      <w:hyperlink w:anchor="rem-overfitting-tradeoff">
        <w:ins w:id="773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In</w:t>
        </w:r>
      </w:ins>
      <w:ins w:id="777" w:author="PR Preview" w:date="2026-01-01T00:00:00Z">
        <w:r>
          <w:t xml:space="preserve"> </w:t>
        </w:r>
      </w:ins>
      <w:hyperlink w:anchor="exr-overfitting">
        <w:ins w:id="77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each added power of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rPr>
            <w:rStyle w:val="VerbatimChar"/>
          </w:rPr>
          <w:t xml:space="preserve">wt</w:t>
        </w:r>
      </w:ins>
      <w:ins w:id="784" w:author="PR Preview" w:date="2026-01-01T00:00:00Z">
        <w:r>
          <w:t xml:space="preserve">, like an added predictor,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 one more coefficient fitted to the same 20 cars: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 degree-4 fit has five coefficients for those 20 cars.</w:t>
        </w:r>
      </w:ins>
    </w:p>
    <w:bookmarkEnd w:id="170"/>
    <w:bookmarkStart w:id="17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1"/>
    <w:bookmarkStart w:id="17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2"/>
    <w:bookmarkStart w:id="173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4" w:name="rem-training-mse-optimistic"/>
    <w:p>
      <w:pPr>
        <w:pStyle w:val="BodyText"/>
      </w:pPr>
      <w:del w:id="789" w:author="PR Preview" w:date="2026-01-01T00:00:00Z">
        <w:r>
          <w:rPr>
            <w:i/>
            <w:iCs/>
          </w:rPr>
          <w:delText xml:space="preserve">Remark 16</w:delText>
        </w:r>
      </w:del>
      <w:del w:id="790" w:author="PR Preview" w:date="2026-01-01T00:00:00Z">
        <w:r>
          <w:delText xml:space="preserve"> (Training error is optimistic). </w:delText>
        </w:r>
      </w:del>
      <w:del w:id="791" w:author="PR Preview" w:date="2026-01-01T00:00:00Z">
        <w:r>
          <w:delText xml:space="preserve">The same argument fails for the training set.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The training pairs are not independent of</w:delText>
        </w:r>
      </w:del>
      <w:del w:id="7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5" w:author="PR Preview" w:date="2026-01-01T00:00:00Z">
        <w:r>
          <w:delText xml:space="preserve">: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they are</w:delText>
        </w:r>
      </w:del>
      <w:del w:id="7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and</w:delText>
        </w:r>
      </w:del>
      <w:del w:id="8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was fitted to make their prediction errors small.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So the argument of</w:delText>
        </w:r>
      </w:del>
      <w:del w:id="807" w:author="PR Preview" w:date="2026-01-01T00:00:00Z">
        <w:r>
          <w:delText xml:space="preserve"> </w:delText>
        </w:r>
      </w:del>
      <w:hyperlink w:anchor="thm-held-out-unbiased">
        <w:del w:id="80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each loss has conditional expectation</w:delText>
        </w:r>
      </w:del>
      <w:del w:id="8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does not hold for them,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 the</w:delText>
        </w:r>
      </w:del>
      <w:del w:id="818" w:author="PR Preview" w:date="2026-01-01T00:00:00Z">
        <w:r>
          <w:delText xml:space="preserve"> </w:delText>
        </w:r>
      </w:del>
      <w:hyperlink w:anchor="def-training-mse">
        <w:del w:id="81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82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is typically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rPr>
            <w:i/>
            <w:iCs/>
          </w:rPr>
          <w:delText xml:space="preserve">smaller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than</w:delText>
        </w:r>
      </w:del>
      <w:del w:id="8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[3, Sec. 7.4]</w:delText>
        </w:r>
      </w:del>
      <w:del w:id="830" w:author="PR Preview" w:date="2026-01-01T00:00:00Z">
        <w:r>
          <w:delText xml:space="preserve">.</w:delText>
        </w:r>
      </w:del>
      <w:del w:id="831" w:author="PR Preview" w:date="2026-01-01T00:00:00Z">
        <w:r>
          <w:delText xml:space="preserve"> </w:delText>
        </w:r>
      </w:del>
      <w:hyperlink w:anchor="exr-overfitting">
        <w:del w:id="83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shows the pattern: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training sRMSE keeps falling as the degree grows,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839" w:author="PR Preview" w:date="2026-01-01T00:00:00Z">
        <w:r>
          <w:rPr>
            <w:b/>
            <w:bCs/>
          </w:rPr>
          <w:delText xml:space="preserve">Example 24 (Training error and generalization error by degree)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Real data never reveal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but a simulation can,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because it can draw as many new observations as we like.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Here the population is known:</w:delText>
        </w:r>
      </w:del>
      <w:del w:id="8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and</w:delText>
        </w:r>
      </w:del>
      <w:del w:id="85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854" w:author="PR Preview" w:date="2026-01-01T00:00:00Z">
        <w:r>
          <w:delText xml:space="preserve">,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with</w:delText>
        </w:r>
      </w:del>
      <w:del w:id="85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858" w:author="PR Preview" w:date="2026-01-01T00:00:00Z">
        <w:r>
          <w:delText xml:space="preserve">.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We draw one training set of</w:delText>
        </w:r>
      </w:del>
      <w:del w:id="86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observations,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fit a polynomial in</w:delText>
        </w:r>
      </w:del>
      <w:del w:id="866" w:author="PR Preview" w:date="2026-01-01T00:00:00Z">
        <w:r>
          <w:delText xml:space="preserve"> </w:delText>
        </w:r>
      </w:del>
      <m:oMath>
        <m:r>
          <m:t>x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of each degree from 1 to 10 by least squares,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and score each fit on the training set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and on</w:delText>
        </w:r>
      </w:del>
      <w:del w:id="87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new observations.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By</w:delText>
        </w:r>
      </w:del>
      <w:del w:id="878" w:author="PR Preview" w:date="2026-01-01T00:00:00Z">
        <w:r>
          <w:delText xml:space="preserve"> </w:delText>
        </w:r>
      </w:del>
      <w:hyperlink w:anchor="thm-held-out-unbiased">
        <w:del w:id="87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the second score has expectation</w:delText>
        </w:r>
      </w:del>
      <w:del w:id="8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given the training set,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 with</w:delText>
        </w:r>
      </w:del>
      <w:del w:id="88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891" w:author="PR Preview" w:date="2026-01-01T00:00:00Z">
        <w:r>
          <w:rPr>
            <w:i/>
            <w:iCs/>
          </w:rPr>
          <w:t xml:space="preserve">Remark 17</w:t>
        </w:r>
      </w:ins>
      <w:ins w:id="892" w:author="PR Preview" w:date="2026-01-01T00:00:00Z">
        <w:r>
          <w:t xml:space="preserve"> (Training error is optimistic). </w:t>
        </w:r>
      </w:ins>
      <w:ins w:id="893" w:author="PR Preview" w:date="2026-01-01T00:00:00Z">
        <w:r>
          <w:t xml:space="preserve">The same argument fails for the training set.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The training pairs are not independent of</w:t>
        </w:r>
      </w:ins>
      <w:ins w:id="8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7" w:author="PR Preview" w:date="2026-01-01T00:00:00Z">
        <w:r>
          <w:t xml:space="preserve">: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they are</w:t>
        </w:r>
      </w:ins>
      <w:ins w:id="9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was fitted to make their prediction errors small.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So the argument of</w:t>
        </w:r>
      </w:ins>
      <w:ins w:id="909" w:author="PR Preview" w:date="2026-01-01T00:00:00Z">
        <w:r>
          <w:t xml:space="preserve"> </w:t>
        </w:r>
      </w:ins>
      <w:hyperlink w:anchor="thm-held-out-unbiased">
        <w:ins w:id="91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that each loss has conditional expectation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does not hold for them,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the</w:t>
        </w:r>
      </w:ins>
      <w:ins w:id="920" w:author="PR Preview" w:date="2026-01-01T00:00:00Z">
        <w:r>
          <w:t xml:space="preserve"> </w:t>
        </w:r>
      </w:ins>
      <w:hyperlink w:anchor="def-training-mse">
        <w:ins w:id="92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92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is typically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i/>
            <w:iCs/>
          </w:rPr>
          <w:t xml:space="preserve">smaller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than</w:t>
        </w:r>
      </w:ins>
      <w:ins w:id="9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[3, Sec. 7.4]</w:t>
        </w:r>
      </w:ins>
      <w:ins w:id="932" w:author="PR Preview" w:date="2026-01-01T00:00:00Z">
        <w:r>
          <w:t xml:space="preserve">.</w:t>
        </w:r>
      </w:ins>
      <w:ins w:id="933" w:author="PR Preview" w:date="2026-01-01T00:00:00Z">
        <w:r>
          <w:t xml:space="preserve"> </w:t>
        </w:r>
      </w:ins>
      <w:hyperlink w:anchor="exr-overfitting">
        <w:ins w:id="93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shows the pattern: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training sRMSE keeps falling as the degree grows,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while held-out sRMSE does not.</w:t>
        </w:r>
      </w:ins>
    </w:p>
    <w:bookmarkEnd w:id="174"/>
    <w:bookmarkStart w:id="179" w:name="exm-train-test-error-simulated"/>
    <w:p>
      <w:pPr>
        <w:pStyle w:val="BodyText"/>
      </w:pPr>
      <w:ins w:id="941" w:author="PR Preview" w:date="2026-01-01T00:00:00Z">
        <w:r>
          <w:rPr>
            <w:b/>
            <w:bCs/>
          </w:rPr>
          <w:t xml:space="preserve">Example 25 (Training error and generalization error by degree)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Real data never reveal</w:t>
        </w:r>
      </w:ins>
      <w:ins w:id="94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but a simulation can,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because it can draw as many new observations as we like.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Here the population is known:</w:t>
        </w:r>
      </w:ins>
      <w:ins w:id="9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and</w:t>
        </w:r>
      </w:ins>
      <w:ins w:id="95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56" w:author="PR Preview" w:date="2026-01-01T00:00:00Z">
        <w:r>
          <w:t xml:space="preserve">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with</w:t>
        </w:r>
      </w:ins>
      <w:ins w:id="95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960" w:author="PR Preview" w:date="2026-01-01T00:00:00Z">
        <w:r>
          <w:t xml:space="preserve">.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We draw one training set of</w:t>
        </w:r>
      </w:ins>
      <w:ins w:id="9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observations,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fit a polynomial in</w:t>
        </w:r>
      </w:ins>
      <w:ins w:id="968" w:author="PR Preview" w:date="2026-01-01T00:00:00Z">
        <w:r>
          <w:t xml:space="preserve"> </w:t>
        </w:r>
      </w:ins>
      <m:oMath>
        <m:r>
          <m:t>x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 each degree from 1 to 10 by least squares,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 score each fit on the training set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and on</w:t>
        </w:r>
      </w:ins>
      <w:ins w:id="97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new observations.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By</w:t>
        </w:r>
      </w:ins>
      <w:ins w:id="980" w:author="PR Preview" w:date="2026-01-01T00:00:00Z">
        <w:r>
          <w:t xml:space="preserve"> </w:t>
        </w:r>
      </w:ins>
      <w:hyperlink w:anchor="thm-held-out-unbiased">
        <w:ins w:id="98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the second score has expectation</w:t>
        </w:r>
      </w:ins>
      <w:ins w:id="98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given the training set,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 with</w:t>
        </w:r>
      </w:ins>
      <w:ins w:id="99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9"/>
    <w:bookmarkEnd w:id="180"/>
    <w:bookmarkStart w:id="229" w:name="sec-data-splits"/>
    <w:p>
      <w:pPr>
        <w:pStyle w:val="Heading2"/>
      </w:pPr>
      <w:r>
        <w:t xml:space="preserve">5 Training, validation, and test sets</w:t>
      </w:r>
    </w:p>
    <w:bookmarkStart w:id="18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1"/>
    <w:bookmarkStart w:id="18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2"/>
    <w:bookmarkStart w:id="184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4"/>
    <w:bookmarkStart w:id="185" w:name="exm-data-splits-sizes"/>
    <w:p>
      <w:pPr>
        <w:pStyle w:val="BodyText"/>
      </w:pPr>
      <w:del w:id="993" w:author="PR Preview" w:date="2026-01-01T00:00:00Z">
        <w:r>
          <w:rPr>
            <w:b/>
            <w:bCs/>
          </w:rPr>
          <w:delText xml:space="preserve">Example 25 (Split sizes for 32 cars)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In</w:delText>
        </w:r>
      </w:del>
      <w:del w:id="996" w:author="PR Preview" w:date="2026-01-01T00:00:00Z">
        <w:r>
          <w:delText xml:space="preserve"> </w:delText>
        </w:r>
      </w:del>
      <w:hyperlink w:anchor="exr-data-splits">
        <w:del w:id="997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998" w:author="PR Preview" w:date="2026-01-01T00:00:00Z">
        <w:r>
          <w:delText xml:space="preserve">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a rule of 60% / 20% / 20% on</w:delText>
        </w:r>
      </w:del>
      <w:del w:id="10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cars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gives sets of 19, 6, and 7 cars,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1008" w:author="PR Preview" w:date="2026-01-01T00:00:00Z">
        <w:r>
          <w:rPr>
            <w:b/>
            <w:bCs/>
          </w:rPr>
          <w:t xml:space="preserve">Example 26 (Split sizes for 32 cars)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In</w:t>
        </w:r>
      </w:ins>
      <w:ins w:id="1011" w:author="PR Preview" w:date="2026-01-01T00:00:00Z">
        <w:r>
          <w:t xml:space="preserve"> </w:t>
        </w:r>
      </w:ins>
      <w:hyperlink w:anchor="exr-data-splits">
        <w:ins w:id="101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013" w:author="PR Preview" w:date="2026-01-01T00:00:00Z">
        <w:r>
          <w:t xml:space="preserve">,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a rule of 60% / 20% / 20% on</w:t>
        </w:r>
      </w:ins>
      <w:ins w:id="10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cars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gives sets of 19, 6, and 7 cars,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 the 7 test cars are used only once, after the model is chosen.</w:t>
        </w:r>
      </w:ins>
    </w:p>
    <w:bookmarkEnd w:id="185"/>
    <w:bookmarkStart w:id="187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7"/>
    <w:bookmarkStart w:id="188" w:name="exm-tuning-parameter"/>
    <w:p>
      <w:pPr>
        <w:pStyle w:val="BodyText"/>
      </w:pPr>
      <w:del w:id="1023" w:author="PR Preview" w:date="2026-01-01T00:00:00Z">
        <w:r>
          <w:rPr>
            <w:b/>
            <w:bCs/>
          </w:rPr>
          <w:delText xml:space="preserve">Example 26 (Polynomial degree)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In</w:delText>
        </w:r>
      </w:del>
      <w:del w:id="1026" w:author="PR Preview" w:date="2026-01-01T00:00:00Z">
        <w:r>
          <w:delText xml:space="preserve"> </w:delText>
        </w:r>
      </w:del>
      <w:hyperlink w:anchor="exr-overfitting">
        <w:del w:id="102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least squares computes the coefficients of each polynomial from the 20 training cars,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but the degree</w:delText>
        </w:r>
      </w:del>
      <w:del w:id="1033" w:author="PR Preview" w:date="2026-01-01T00:00:00Z">
        <w:r>
          <w:delText xml:space="preserve"> </w:delText>
        </w:r>
      </w:del>
      <m:oMath>
        <m:r>
          <m:t>d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is fixed before the fit.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So the degree is a</w:delText>
        </w:r>
      </w:del>
      <w:del w:id="1038" w:author="PR Preview" w:date="2026-01-01T00:00:00Z">
        <w:r>
          <w:delText xml:space="preserve"> </w:delText>
        </w:r>
      </w:del>
      <w:hyperlink w:anchor="def-tuning-parameter">
        <w:del w:id="1039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of least-squares polynomial fitting,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and the four fits are</w:delText>
        </w:r>
      </w:del>
      <w:del w:id="104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with</w:delText>
        </w:r>
      </w:del>
      <w:del w:id="104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048" w:author="PR Preview" w:date="2026-01-01T00:00:00Z">
        <w:r>
          <w:delText xml:space="preserve">.</w:delText>
        </w:r>
      </w:del>
    </w:p>
    <w:p>
      <w:pPr>
        <w:pStyle w:val="BodyText"/>
      </w:pPr>
      <w:ins w:id="1049" w:author="PR Preview" w:date="2026-01-01T00:00:00Z">
        <w:r>
          <w:rPr>
            <w:b/>
            <w:bCs/>
          </w:rPr>
          <w:t xml:space="preserve">Example 27 (Polynomial degree)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In</w:t>
        </w:r>
      </w:ins>
      <w:ins w:id="1052" w:author="PR Preview" w:date="2026-01-01T00:00:00Z">
        <w:r>
          <w:t xml:space="preserve"> </w:t>
        </w:r>
      </w:ins>
      <w:hyperlink w:anchor="exr-overfitting">
        <w:ins w:id="105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54" w:author="PR Preview" w:date="2026-01-01T00:00:00Z">
        <w:r>
          <w:t xml:space="preserve">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least squares computes the coefficients of each polynomial from the 20 training cars,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but the degree</w:t>
        </w:r>
      </w:ins>
      <w:ins w:id="1059" w:author="PR Preview" w:date="2026-01-01T00:00:00Z">
        <w:r>
          <w:t xml:space="preserve"> </w:t>
        </w:r>
      </w:ins>
      <m:oMath>
        <m:r>
          <m:t>d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is fixed before the fit.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So the degree is a</w:t>
        </w:r>
      </w:ins>
      <w:ins w:id="1064" w:author="PR Preview" w:date="2026-01-01T00:00:00Z">
        <w:r>
          <w:t xml:space="preserve"> </w:t>
        </w:r>
      </w:ins>
      <w:hyperlink w:anchor="def-tuning-parameter">
        <w:ins w:id="1065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of least-squares polynomial fitting,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 the four fits are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with</w:t>
        </w:r>
      </w:ins>
      <w:ins w:id="107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074" w:author="PR Preview" w:date="2026-01-01T00:00:00Z">
        <w:r>
          <w:t xml:space="preserve">.</w:t>
        </w:r>
      </w:ins>
    </w:p>
    <w:bookmarkEnd w:id="188"/>
    <w:bookmarkStart w:id="189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9"/>
    <w:bookmarkStart w:id="190" w:name="exm-model-selection"/>
    <w:p>
      <w:pPr>
        <w:pStyle w:val="BodyText"/>
      </w:pPr>
      <w:del w:id="1075" w:author="PR Preview" w:date="2026-01-01T00:00:00Z">
        <w:r>
          <w:rPr>
            <w:b/>
            <w:bCs/>
          </w:rPr>
          <w:delText xml:space="preserve">Example 27 (Choosing a polynomial degree)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In</w:delText>
        </w:r>
      </w:del>
      <w:del w:id="1078" w:author="PR Preview" w:date="2026-01-01T00:00:00Z">
        <w:r>
          <w:delText xml:space="preserve"> </w:delText>
        </w:r>
      </w:del>
      <w:hyperlink w:anchor="exm-tuning-parameter">
        <w:del w:id="1079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080" w:author="PR Preview" w:date="2026-01-01T00:00:00Z">
        <w:r>
          <w:delText xml:space="preserve">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the candidates are the least-squares fitted models from four polynomial model families,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 families of degree</w:delText>
        </w:r>
      </w:del>
      <w:del w:id="1085" w:author="PR Preview" w:date="2026-01-01T00:00:00Z">
        <w:r>
          <w:delText xml:space="preserve"> </w:delText>
        </w:r>
      </w:del>
      <m:oMath>
        <m:r>
          <m:t>1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(</w:delText>
        </w:r>
      </w:del>
      <w:del w:id="1088" w:author="PR Preview" w:date="2026-01-01T00:00:00Z">
        <w:r>
          <w:delText xml:space="preserve">“linear”</w:delText>
        </w:r>
      </w:del>
      <w:del w:id="1089" w:author="PR Preview" w:date="2026-01-01T00:00:00Z">
        <w:r>
          <w:delText xml:space="preserve">),</w:delText>
        </w:r>
      </w:del>
      <w:del w:id="1090" w:author="PR Preview" w:date="2026-01-01T00:00:00Z">
        <w:r>
          <w:delText xml:space="preserve"> </w:delText>
        </w:r>
      </w:del>
      <m:oMath>
        <m:r>
          <m:t>2</m:t>
        </m:r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(</w:delText>
        </w:r>
      </w:del>
      <w:del w:id="1093" w:author="PR Preview" w:date="2026-01-01T00:00:00Z">
        <w:r>
          <w:delText xml:space="preserve">“quadratic”</w:delText>
        </w:r>
      </w:del>
      <w:del w:id="1094" w:author="PR Preview" w:date="2026-01-01T00:00:00Z">
        <w:r>
          <w:delText xml:space="preserve">),</w:delText>
        </w:r>
      </w:del>
      <w:del w:id="1095" w:author="PR Preview" w:date="2026-01-01T00:00:00Z">
        <w:r>
          <w:delText xml:space="preserve"> </w:delText>
        </w:r>
      </w:del>
      <m:oMath>
        <m:r>
          <m:t>3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(</w:delText>
        </w:r>
      </w:del>
      <w:del w:id="1098" w:author="PR Preview" w:date="2026-01-01T00:00:00Z">
        <w:r>
          <w:delText xml:space="preserve">“cubic”</w:delText>
        </w:r>
      </w:del>
      <w:del w:id="1099" w:author="PR Preview" w:date="2026-01-01T00:00:00Z">
        <w:r>
          <w:delText xml:space="preserve">) and</w:delText>
        </w:r>
      </w:del>
      <w:del w:id="1100" w:author="PR Preview" w:date="2026-01-01T00:00:00Z">
        <w:r>
          <w:delText xml:space="preserve"> </w:delText>
        </w:r>
      </w:del>
      <m:oMath>
        <m:r>
          <m:t>4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del w:id="1103" w:author="PR Preview" w:date="2026-01-01T00:00:00Z">
        <w:r>
          <w:delText xml:space="preserve">“quartic”</w:delText>
        </w:r>
      </w:del>
      <w:del w:id="1104" w:author="PR Preview" w:date="2026-01-01T00:00:00Z">
        <w:r>
          <w:delText xml:space="preserve">).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Choosing among these four fitted models is model selection,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Example 28 (Choosing a polynomial degree)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In</w:t>
        </w:r>
      </w:ins>
      <w:ins w:id="1112" w:author="PR Preview" w:date="2026-01-01T00:00:00Z">
        <w:r>
          <w:t xml:space="preserve"> </w:t>
        </w:r>
      </w:ins>
      <w:hyperlink w:anchor="exm-tuning-parameter">
        <w:ins w:id="111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114" w:author="PR Preview" w:date="2026-01-01T00:00:00Z">
        <w:r>
          <w:t xml:space="preserve">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the candidates are the least-squares fitted models from four polynomial model families,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the families of degree</w:t>
        </w:r>
      </w:ins>
      <w:ins w:id="1119" w:author="PR Preview" w:date="2026-01-01T00:00:00Z">
        <w:r>
          <w:t xml:space="preserve"> </w:t>
        </w:r>
      </w:ins>
      <m:oMath>
        <m:r>
          <m:t>1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(</w:t>
        </w:r>
      </w:ins>
      <w:ins w:id="1122" w:author="PR Preview" w:date="2026-01-01T00:00:00Z">
        <w:r>
          <w:t xml:space="preserve">“linear”</w:t>
        </w:r>
      </w:ins>
      <w:ins w:id="1123" w:author="PR Preview" w:date="2026-01-01T00:00:00Z">
        <w:r>
          <w:t xml:space="preserve">),</w:t>
        </w:r>
      </w:ins>
      <w:ins w:id="1124" w:author="PR Preview" w:date="2026-01-01T00:00:00Z">
        <w:r>
          <w:t xml:space="preserve"> </w:t>
        </w:r>
      </w:ins>
      <m:oMath>
        <m:r>
          <m:t>2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(</w:t>
        </w:r>
      </w:ins>
      <w:ins w:id="1127" w:author="PR Preview" w:date="2026-01-01T00:00:00Z">
        <w:r>
          <w:t xml:space="preserve">“quadratic”</w:t>
        </w:r>
      </w:ins>
      <w:ins w:id="1128" w:author="PR Preview" w:date="2026-01-01T00:00:00Z">
        <w:r>
          <w:t xml:space="preserve">),</w:t>
        </w:r>
      </w:ins>
      <w:ins w:id="1129" w:author="PR Preview" w:date="2026-01-01T00:00:00Z">
        <w:r>
          <w:t xml:space="preserve"> </w:t>
        </w:r>
      </w:ins>
      <m:oMath>
        <m:r>
          <m:t>3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(</w:t>
        </w:r>
      </w:ins>
      <w:ins w:id="1132" w:author="PR Preview" w:date="2026-01-01T00:00:00Z">
        <w:r>
          <w:t xml:space="preserve">“cubic”</w:t>
        </w:r>
      </w:ins>
      <w:ins w:id="1133" w:author="PR Preview" w:date="2026-01-01T00:00:00Z">
        <w:r>
          <w:t xml:space="preserve">) and</w:t>
        </w:r>
      </w:ins>
      <w:ins w:id="1134" w:author="PR Preview" w:date="2026-01-01T00:00:00Z">
        <w:r>
          <w:t xml:space="preserve"> </w:t>
        </w:r>
      </w:ins>
      <m:oMath>
        <m:r>
          <m:t>4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(</w:t>
        </w:r>
      </w:ins>
      <w:ins w:id="1137" w:author="PR Preview" w:date="2026-01-01T00:00:00Z">
        <w:r>
          <w:t xml:space="preserve">“quartic”</w:t>
        </w:r>
      </w:ins>
      <w:ins w:id="1138" w:author="PR Preview" w:date="2026-01-01T00:00:00Z">
        <w:r>
          <w:t xml:space="preserve">).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Choosing among these four fitted models is model selection,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and the observations it uses are cars held out from fitting.</w:t>
        </w:r>
      </w:ins>
    </w:p>
    <w:bookmarkEnd w:id="190"/>
    <w:bookmarkStart w:id="192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2"/>
    <w:bookmarkStart w:id="194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6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rem-data-splits"/>
    <w:p>
      <w:pPr>
        <w:pStyle w:val="FirstParagraph"/>
      </w:pPr>
      <w:del w:id="1143" w:author="PR Preview" w:date="2026-01-01T00:00:00Z">
        <w:r>
          <w:rPr>
            <w:i/>
            <w:iCs/>
          </w:rPr>
          <w:delText xml:space="preserve">Remark 17</w:delText>
        </w:r>
      </w:del>
      <w:del w:id="1144" w:author="PR Preview" w:date="2026-01-01T00:00:00Z">
        <w:r>
          <w:delText xml:space="preserve"> (What each set is for). </w:delText>
        </w:r>
      </w:del>
      <w:del w:id="1145" w:author="PR Preview" w:date="2026-01-01T00:00:00Z">
        <w:r>
          <w:delText xml:space="preserve">Each set of a</w:delText>
        </w:r>
      </w:del>
      <w:del w:id="1146" w:author="PR Preview" w:date="2026-01-01T00:00:00Z">
        <w:r>
          <w:delText xml:space="preserve"> </w:delText>
        </w:r>
      </w:del>
      <w:hyperlink w:anchor="def-data-splits">
        <w:del w:id="114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has one job:</w:delText>
        </w:r>
      </w:del>
    </w:p>
    <w:p>
      <w:pPr>
        <w:pStyle w:val="FirstParagraph"/>
      </w:pPr>
      <w:ins w:id="1150" w:author="PR Preview" w:date="2026-01-01T00:00:00Z">
        <w:r>
          <w:rPr>
            <w:i/>
            <w:iCs/>
          </w:rPr>
          <w:t xml:space="preserve">Remark 18</w:t>
        </w:r>
      </w:ins>
      <w:ins w:id="1151" w:author="PR Preview" w:date="2026-01-01T00:00:00Z">
        <w:r>
          <w:t xml:space="preserve"> (What each set is for). </w:t>
        </w:r>
      </w:ins>
      <w:ins w:id="1152" w:author="PR Preview" w:date="2026-01-01T00:00:00Z">
        <w:r>
          <w:t xml:space="preserve">Each set of a</w:t>
        </w:r>
      </w:ins>
      <w:ins w:id="1153" w:author="PR Preview" w:date="2026-01-01T00:00:00Z">
        <w:r>
          <w:t xml:space="preserve"> </w:t>
        </w:r>
      </w:ins>
      <w:hyperlink w:anchor="def-data-splits">
        <w:ins w:id="115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0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0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4"/>
    <w:bookmarkStart w:id="205" w:name="rem-validation-test-error"/>
    <w:p>
      <w:pPr>
        <w:pStyle w:val="BodyText"/>
      </w:pPr>
      <w:del w:id="1157" w:author="PR Preview" w:date="2026-01-01T00:00:00Z">
        <w:r>
          <w:rPr>
            <w:i/>
            <w:iCs/>
          </w:rPr>
          <w:delText xml:space="preserve">Remark 18</w:delText>
        </w:r>
      </w:del>
      <w:del w:id="1158" w:author="PR Preview" w:date="2026-01-01T00:00:00Z">
        <w:r>
          <w:delText xml:space="preserve"> (What the validation and test errors estimate). </w:delText>
        </w:r>
      </w:del>
      <w:del w:id="1159" w:author="PR Preview" w:date="2026-01-01T00:00:00Z">
        <w:r>
          <w:delText xml:space="preserve">The</w:delText>
        </w:r>
      </w:del>
      <w:del w:id="1160" w:author="PR Preview" w:date="2026-01-01T00:00:00Z">
        <w:r>
          <w:delText xml:space="preserve"> </w:delText>
        </w:r>
      </w:del>
      <w:hyperlink w:anchor="def-validation-error">
        <w:del w:id="1161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and the</w:delText>
        </w:r>
      </w:del>
      <w:del w:id="1164" w:author="PR Preview" w:date="2026-01-01T00:00:00Z">
        <w:r>
          <w:delText xml:space="preserve"> </w:delText>
        </w:r>
      </w:del>
      <w:hyperlink w:anchor="def-test-error">
        <w:del w:id="1165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differ from the</w:delText>
        </w:r>
      </w:del>
      <w:del w:id="1168" w:author="PR Preview" w:date="2026-01-01T00:00:00Z">
        <w:r>
          <w:delText xml:space="preserve"> </w:delText>
        </w:r>
      </w:del>
      <w:hyperlink w:anchor="def-training-mse">
        <w:del w:id="116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17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only in the set that scores the rule.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The rule was not fitted to the validation or test set,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so each estimates the</w:delText>
        </w:r>
      </w:del>
      <w:del w:id="1177" w:author="PR Preview" w:date="2026-01-01T00:00:00Z">
        <w:r>
          <w:delText xml:space="preserve"> </w:delText>
        </w:r>
      </w:del>
      <w:hyperlink w:anchor="def-generalization-error">
        <w:del w:id="1178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of the fitted rule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without the optimism of the training error.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The</w:delText>
        </w:r>
      </w:del>
      <w:del w:id="1185" w:author="PR Preview" w:date="2026-01-01T00:00:00Z">
        <w:r>
          <w:delText xml:space="preserve"> </w:delText>
        </w:r>
      </w:del>
      <w:hyperlink w:anchor="def-validation-choice">
        <w:del w:id="118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selects the rule with the smallest validation error,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so the validation error of the chosen rule is still optimistic;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1193" w:author="PR Preview" w:date="2026-01-01T00:00:00Z">
        <w:r>
          <w:rPr>
            <w:i/>
            <w:iCs/>
          </w:rPr>
          <w:t xml:space="preserve">Remark 19</w:t>
        </w:r>
      </w:ins>
      <w:ins w:id="1194" w:author="PR Preview" w:date="2026-01-01T00:00:00Z">
        <w:r>
          <w:t xml:space="preserve"> (What the validation and test errors estimate). </w:t>
        </w:r>
      </w:ins>
      <w:ins w:id="1195" w:author="PR Preview" w:date="2026-01-01T00:00:00Z">
        <w:r>
          <w:t xml:space="preserve">The</w:t>
        </w:r>
      </w:ins>
      <w:ins w:id="1196" w:author="PR Preview" w:date="2026-01-01T00:00:00Z">
        <w:r>
          <w:t xml:space="preserve"> </w:t>
        </w:r>
      </w:ins>
      <w:hyperlink w:anchor="def-validation-error">
        <w:ins w:id="1197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and the</w:t>
        </w:r>
      </w:ins>
      <w:ins w:id="1200" w:author="PR Preview" w:date="2026-01-01T00:00:00Z">
        <w:r>
          <w:t xml:space="preserve"> </w:t>
        </w:r>
      </w:ins>
      <w:hyperlink w:anchor="def-test-error">
        <w:ins w:id="1201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differ from the</w:t>
        </w:r>
      </w:ins>
      <w:ins w:id="1204" w:author="PR Preview" w:date="2026-01-01T00:00:00Z">
        <w:r>
          <w:t xml:space="preserve"> </w:t>
        </w:r>
      </w:ins>
      <w:hyperlink w:anchor="def-training-mse">
        <w:ins w:id="1205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20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only in the set that scores the rule.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The rule was not fitted to the validation or test set,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so each estimates the</w:t>
        </w:r>
      </w:ins>
      <w:ins w:id="1213" w:author="PR Preview" w:date="2026-01-01T00:00:00Z">
        <w:r>
          <w:t xml:space="preserve"> </w:t>
        </w:r>
      </w:ins>
      <w:hyperlink w:anchor="def-generalization-error">
        <w:ins w:id="121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of the fitted rule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without the optimism of the training error.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The</w:t>
        </w:r>
      </w:ins>
      <w:ins w:id="1221" w:author="PR Preview" w:date="2026-01-01T00:00:00Z">
        <w:r>
          <w:t xml:space="preserve"> </w:t>
        </w:r>
      </w:ins>
      <w:hyperlink w:anchor="def-validation-choice">
        <w:ins w:id="122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selects the rule with the smallest validation error,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so the validation error of the chosen rule is still optimistic;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5"/>
    <w:bookmarkStart w:id="228" w:name="exm-train-validation-test-split"/>
    <w:p>
      <w:pPr>
        <w:pStyle w:val="BodyText"/>
      </w:pPr>
      <w:del w:id="1229" w:author="PR Preview" w:date="2026-01-01T00:00:00Z">
        <w:r>
          <w:rPr>
            <w:b/>
            <w:bCs/>
          </w:rPr>
          <w:delText xml:space="preserve">Example 28 (Numerical example)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This example (</w:delText>
        </w:r>
      </w:del>
      <w:hyperlink w:anchor="exm-train-validation-test-split">
        <w:del w:id="123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1233" w:author="PR Preview" w:date="2026-01-01T00:00:00Z">
        <w:r>
          <w:delText xml:space="preserve">)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uses R’s built-in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rPr>
            <w:rStyle w:val="VerbatimChar"/>
          </w:rPr>
          <w:delText xml:space="preserve">mtcars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dataset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cars)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to predict fuel efficiency (</w:delText>
        </w:r>
      </w:del>
      <w:del w:id="1246" w:author="PR Preview" w:date="2026-01-01T00:00:00Z">
        <w:r>
          <w:rPr>
            <w:rStyle w:val="VerbatimChar"/>
          </w:rPr>
          <w:delText xml:space="preserve">mpg</w:delText>
        </w:r>
      </w:del>
      <w:del w:id="1247" w:author="PR Preview" w:date="2026-01-01T00:00:00Z">
        <w:r>
          <w:delText xml:space="preserve">)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from vehicle weight (</w:delText>
        </w:r>
      </w:del>
      <w:del w:id="1250" w:author="PR Preview" w:date="2026-01-01T00:00:00Z">
        <w:r>
          <w:rPr>
            <w:rStyle w:val="VerbatimChar"/>
          </w:rPr>
          <w:delText xml:space="preserve">wt</w:delText>
        </w:r>
      </w:del>
      <w:del w:id="1251" w:author="PR Preview" w:date="2026-01-01T00:00:00Z">
        <w:r>
          <w:delText xml:space="preserve">).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It uses one random split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to compare linear,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quadratic,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cubic,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and quartic models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(</w:delText>
        </w:r>
      </w:del>
      <w:del w:id="1264" w:author="PR Preview" w:date="2026-01-01T00:00:00Z">
        <w:r>
          <w:rPr>
            <w:rStyle w:val="VerbatimChar"/>
          </w:rPr>
          <w:delText xml:space="preserve">mpg ~ wt</w:delText>
        </w:r>
      </w:del>
      <w:del w:id="1265" w:author="PR Preview" w:date="2026-01-01T00:00:00Z">
        <w:r>
          <w:delText xml:space="preserve">,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rPr>
            <w:rStyle w:val="VerbatimChar"/>
          </w:rPr>
          <w:delText xml:space="preserve">mpg ~ wt + I(wt^2)</w:delText>
        </w:r>
      </w:del>
      <w:del w:id="1268" w:author="PR Preview" w:date="2026-01-01T00:00:00Z">
        <w:r>
          <w:delText xml:space="preserve">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271" w:author="PR Preview" w:date="2026-01-01T00:00:00Z">
        <w:r>
          <w:delText xml:space="preserve">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and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276" w:author="PR Preview" w:date="2026-01-01T00:00:00Z">
        <w:r>
          <w:delText xml:space="preserve">)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on a validation set,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then reports the chosen model’s test sRMSE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on untouched test data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[5, p. 213]</w:delText>
        </w:r>
      </w:del>
      <w:del w:id="1285" w:author="PR Preview" w:date="2026-01-01T00:00:00Z">
        <w:r>
          <w:delText xml:space="preserve">.</w:delText>
        </w:r>
      </w:del>
    </w:p>
    <w:p>
      <w:pPr>
        <w:pStyle w:val="BodyText"/>
      </w:pPr>
      <w:ins w:id="1286" w:author="PR Preview" w:date="2026-01-01T00:00:00Z">
        <w:r>
          <w:rPr>
            <w:b/>
            <w:bCs/>
          </w:rPr>
          <w:t xml:space="preserve">Example 29 (Numerical example)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This example (</w:t>
        </w:r>
      </w:ins>
      <w:hyperlink w:anchor="exm-train-validation-test-split">
        <w:ins w:id="1289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1290" w:author="PR Preview" w:date="2026-01-01T00:00:00Z">
        <w:r>
          <w:t xml:space="preserve">)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uses R’s built-in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rPr>
            <w:rStyle w:val="VerbatimChar"/>
          </w:rPr>
          <w:t xml:space="preserve">mtcars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dataset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cars)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to predict fuel efficiency (</w:t>
        </w:r>
      </w:ins>
      <w:ins w:id="1303" w:author="PR Preview" w:date="2026-01-01T00:00:00Z">
        <w:r>
          <w:rPr>
            <w:rStyle w:val="VerbatimChar"/>
          </w:rPr>
          <w:t xml:space="preserve">mpg</w:t>
        </w:r>
      </w:ins>
      <w:ins w:id="1304" w:author="PR Preview" w:date="2026-01-01T00:00:00Z">
        <w:r>
          <w:t xml:space="preserve">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from vehicle weight (</w:t>
        </w:r>
      </w:ins>
      <w:ins w:id="1307" w:author="PR Preview" w:date="2026-01-01T00:00:00Z">
        <w:r>
          <w:rPr>
            <w:rStyle w:val="VerbatimChar"/>
          </w:rPr>
          <w:t xml:space="preserve">wt</w:t>
        </w:r>
      </w:ins>
      <w:ins w:id="1308" w:author="PR Preview" w:date="2026-01-01T00:00:00Z">
        <w:r>
          <w:t xml:space="preserve">).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It uses one random split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to compare linear,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quadratic,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cubic,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and quartic models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(</w:t>
        </w:r>
      </w:ins>
      <w:ins w:id="1321" w:author="PR Preview" w:date="2026-01-01T00:00:00Z">
        <w:r>
          <w:rPr>
            <w:rStyle w:val="VerbatimChar"/>
          </w:rPr>
          <w:t xml:space="preserve">mpg ~ wt</w:t>
        </w:r>
      </w:ins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rPr>
            <w:rStyle w:val="VerbatimChar"/>
          </w:rPr>
          <w:t xml:space="preserve">mpg ~ wt + I(wt^2)</w:t>
        </w:r>
      </w:ins>
      <w:ins w:id="1325" w:author="PR Preview" w:date="2026-01-01T00:00:00Z">
        <w:r>
          <w:t xml:space="preserve">,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rPr>
            <w:rStyle w:val="VerbatimChar"/>
          </w:rPr>
          <w:t xml:space="preserve">mpg ~ wt + I(wt^2) + I(wt^3)</w:t>
        </w:r>
      </w:ins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and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333" w:author="PR Preview" w:date="2026-01-01T00:00:00Z">
        <w:r>
          <w:t xml:space="preserve">)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on a validation set,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then reports the chosen model’s test sRMSE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on untouched test data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[5, p. 213]</w:t>
        </w:r>
      </w:ins>
      <w:ins w:id="134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8"/>
    <w:bookmarkEnd w:id="229"/>
    <w:bookmarkStart w:id="26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1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1"/>
        </w:numPr>
      </w:pPr>
      <w:r>
        <w:t xml:space="preserve">How many times is a given car used for fitting, and how many times for prediction?</w:t>
      </w:r>
    </w:p>
    <w:bookmarkEnd w:id="230"/>
    <w:bookmarkStart w:id="23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2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2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1"/>
    <w:bookmarkStart w:id="233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s"/>
    <w:p>
      <w:pPr>
        <w:pStyle w:val="FirstParagraph"/>
      </w:pPr>
      <w:del w:id="1343" w:author="PR Preview" w:date="2026-01-01T00:00:00Z">
        <w:r>
          <w:rPr>
            <w:i/>
            <w:iCs/>
          </w:rPr>
          <w:delText xml:space="preserve">Remark 19</w:delText>
        </w:r>
      </w:del>
      <w:del w:id="1344" w:author="PR Preview" w:date="2026-01-01T00:00:00Z">
        <w:r>
          <w:delText xml:space="preserve"> (Source: Folds). </w:delText>
        </w:r>
      </w:del>
      <w:del w:id="1345" w:author="PR Preview" w:date="2026-01-01T00:00:00Z">
        <w:r>
          <w:delText xml:space="preserve">James et al. [5, Sec. 5.1.3]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and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Hastie et al. [3, Sec. 7.10.1]</w:delText>
        </w:r>
      </w:del>
      <w:del w:id="1350" w:author="PR Preview" w:date="2026-01-01T00:00:00Z">
        <w:r>
          <w:delText xml:space="preserve">,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who split the data into</w:delText>
        </w:r>
      </w:del>
      <w:del w:id="1353" w:author="PR Preview" w:date="2026-01-01T00:00:00Z">
        <w:r>
          <w:delText xml:space="preserve"> </w:delText>
        </w:r>
      </w:del>
      <m:oMath>
        <m:r>
          <m:t>k</m:t>
        </m:r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1356" w:author="PR Preview" w:date="2026-01-01T00:00:00Z">
        <w:r>
          <w:rPr>
            <w:i/>
            <w:iCs/>
          </w:rPr>
          <w:t xml:space="preserve">Remark 20</w:t>
        </w:r>
      </w:ins>
      <w:ins w:id="1357" w:author="PR Preview" w:date="2026-01-01T00:00:00Z">
        <w:r>
          <w:t xml:space="preserve"> (Source: Folds). </w:t>
        </w:r>
      </w:ins>
      <w:ins w:id="1358" w:author="PR Preview" w:date="2026-01-01T00:00:00Z">
        <w:r>
          <w:t xml:space="preserve">James et al. [5, Sec. 5.1.3]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and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Hastie et al. [3, Sec. 7.10.1]</w:t>
        </w:r>
      </w:ins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who split the data into</w:t>
        </w:r>
      </w:ins>
      <w:ins w:id="1366" w:author="PR Preview" w:date="2026-01-01T00:00:00Z">
        <w:r>
          <w:t xml:space="preserve"> </w:t>
        </w:r>
      </w:ins>
      <m:oMath>
        <m:r>
          <m:t>k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roughly equal-sized parts.</w:t>
        </w:r>
      </w:ins>
    </w:p>
    <w:bookmarkEnd w:id="234"/>
    <w:bookmarkStart w:id="236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assignment"/>
    <w:p>
      <w:pPr>
        <w:pStyle w:val="FirstParagraph"/>
      </w:pPr>
      <w:del w:id="1369" w:author="PR Preview" w:date="2026-01-01T00:00:00Z">
        <w:r>
          <w:rPr>
            <w:i/>
            <w:iCs/>
          </w:rPr>
          <w:delText xml:space="preserve">Remark 20</w:delText>
        </w:r>
      </w:del>
      <w:del w:id="1370" w:author="PR Preview" w:date="2026-01-01T00:00:00Z">
        <w:r>
          <w:delText xml:space="preserve"> (Source: Fold assignment). </w:delText>
        </w:r>
      </w:del>
      <w:del w:id="1371" w:author="PR Preview" w:date="2026-01-01T00:00:00Z">
        <w:r>
          <w:delText xml:space="preserve">The fold-assignment function</w:delText>
        </w:r>
      </w:del>
      <w:del w:id="137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follows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Hastie et al. [3, Sec. 7.10.1]</w:delText>
        </w:r>
      </w:del>
      <w:del w:id="1377" w:author="PR Preview" w:date="2026-01-01T00:00:00Z">
        <w:r>
          <w:delText xml:space="preserve">.</w:delText>
        </w:r>
      </w:del>
    </w:p>
    <w:p>
      <w:pPr>
        <w:pStyle w:val="FirstParagraph"/>
      </w:pPr>
      <w:ins w:id="1378" w:author="PR Preview" w:date="2026-01-01T00:00:00Z">
        <w:r>
          <w:rPr>
            <w:i/>
            <w:iCs/>
          </w:rPr>
          <w:t xml:space="preserve">Remark 21</w:t>
        </w:r>
      </w:ins>
      <w:ins w:id="1379" w:author="PR Preview" w:date="2026-01-01T00:00:00Z">
        <w:r>
          <w:t xml:space="preserve"> (Source: Fold assignment). </w:t>
        </w:r>
      </w:ins>
      <w:ins w:id="1380" w:author="PR Preview" w:date="2026-01-01T00:00:00Z">
        <w:r>
          <w:t xml:space="preserve">The fold-assignment function</w:t>
        </w:r>
      </w:ins>
      <w:ins w:id="138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follows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Hastie et al. [3, Sec. 7.10.1]</w:t>
        </w:r>
      </w:ins>
      <w:ins w:id="1386" w:author="PR Preview" w:date="2026-01-01T00:00:00Z">
        <w:r>
          <w:t xml:space="preserve">.</w:t>
        </w:r>
      </w:ins>
    </w:p>
    <w:bookmarkEnd w:id="239"/>
    <w:bookmarkStart w:id="241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fold-out-rule"/>
    <w:p>
      <w:pPr>
        <w:pStyle w:val="FirstParagraph"/>
      </w:pPr>
      <w:del w:id="1387" w:author="PR Preview" w:date="2026-01-01T00:00:00Z">
        <w:r>
          <w:rPr>
            <w:i/>
            <w:iCs/>
          </w:rPr>
          <w:delText xml:space="preserve">Remark 21</w:delText>
        </w:r>
      </w:del>
      <w:del w:id="1388" w:author="PR Preview" w:date="2026-01-01T00:00:00Z">
        <w:r>
          <w:delText xml:space="preserve"> (Source: Fold-out rule). </w:delText>
        </w:r>
      </w:del>
      <w:del w:id="1389" w:author="PR Preview" w:date="2026-01-01T00:00:00Z">
        <w:r>
          <w:delText xml:space="preserve">Hastie et al. [3, Sec. 7.10.1]</w:delText>
        </w:r>
      </w:del>
      <w:del w:id="1390" w:author="PR Preview" w:date="2026-01-01T00:00:00Z">
        <w:r>
          <w:delText xml:space="preserve">,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who write the fitted function with the</w:delText>
        </w:r>
      </w:del>
      <w:del w:id="1393" w:author="PR Preview" w:date="2026-01-01T00:00:00Z">
        <w:r>
          <w:delText xml:space="preserve"> </w:delText>
        </w:r>
      </w:del>
      <m:oMath>
        <m:r>
          <m:t>k</m:t>
        </m:r>
      </m:oMath>
      <w:del w:id="1394" w:author="PR Preview" w:date="2026-01-01T00:00:00Z">
        <w:r>
          <w:delText xml:space="preserve">th part of the data removed as</w:delText>
        </w:r>
      </w:del>
      <w:del w:id="139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1396" w:author="PR Preview" w:date="2026-01-01T00:00:00Z">
        <w:r>
          <w:delText xml:space="preserve">.</w:delText>
        </w:r>
      </w:del>
    </w:p>
    <w:p>
      <w:pPr>
        <w:pStyle w:val="FirstParagraph"/>
      </w:pPr>
      <w:ins w:id="1397" w:author="PR Preview" w:date="2026-01-01T00:00:00Z">
        <w:r>
          <w:rPr>
            <w:i/>
            <w:iCs/>
          </w:rPr>
          <w:t xml:space="preserve">Remark 22</w:t>
        </w:r>
      </w:ins>
      <w:ins w:id="1398" w:author="PR Preview" w:date="2026-01-01T00:00:00Z">
        <w:r>
          <w:t xml:space="preserve"> (Source: Fold-out rule). </w:t>
        </w:r>
      </w:ins>
      <w:ins w:id="1399" w:author="PR Preview" w:date="2026-01-01T00:00:00Z">
        <w:r>
          <w:t xml:space="preserve">Hastie et al. [3, Sec. 7.10.1]</w:t>
        </w:r>
      </w:ins>
      <w:ins w:id="1400" w:author="PR Preview" w:date="2026-01-01T00:00:00Z">
        <w:r>
          <w:t xml:space="preserve">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who write the fitted function with the</w:t>
        </w:r>
      </w:ins>
      <w:ins w:id="1403" w:author="PR Preview" w:date="2026-01-01T00:00:00Z">
        <w:r>
          <w:t xml:space="preserve"> </w:t>
        </w:r>
      </w:ins>
      <m:oMath>
        <m:r>
          <m:t>k</m:t>
        </m:r>
      </m:oMath>
      <w:ins w:id="1404" w:author="PR Preview" w:date="2026-01-01T00:00:00Z">
        <w:r>
          <w:t xml:space="preserve">th part of the data removed as</w:t>
        </w:r>
      </w:ins>
      <w:ins w:id="140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1406" w:author="PR Preview" w:date="2026-01-01T00:00:00Z">
        <w:r>
          <w:t xml:space="preserve">.</w:t>
        </w:r>
      </w:ins>
    </w:p>
    <w:bookmarkEnd w:id="242"/>
    <w:bookmarkStart w:id="243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3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3"/>
    <w:bookmarkStart w:id="244" w:name="rem-kfold-vs-validation-set"/>
    <w:p>
      <w:pPr>
        <w:pStyle w:val="BodyText"/>
      </w:pPr>
      <w:del w:id="1407" w:author="PR Preview" w:date="2026-01-01T00:00:00Z">
        <w:r>
          <w:rPr>
            <w:i/>
            <w:iCs/>
          </w:rPr>
          <w:delText xml:space="preserve">Remark 22</w:delText>
        </w:r>
      </w:del>
      <w:del w:id="1408" w:author="PR Preview" w:date="2026-01-01T00:00:00Z">
        <w:r>
          <w:delText xml:space="preserve"> (Cross-validation instead of a single validation set). </w:delText>
        </w:r>
      </w:del>
      <w:del w:id="1409" w:author="PR Preview" w:date="2026-01-01T00:00:00Z">
        <w:r>
          <w:delText xml:space="preserve">If data are limited,</w:delText>
        </w:r>
      </w:del>
      <w:del w:id="1410" w:author="PR Preview" w:date="2026-01-01T00:00:00Z">
        <w:r>
          <w:delText xml:space="preserve"> </w:delText>
        </w:r>
      </w:del>
      <m:oMath>
        <m:r>
          <m:t>k</m:t>
        </m:r>
      </m:oMath>
      <w:del w:id="1411" w:author="PR Preview" w:date="2026-01-01T00:00:00Z">
        <w:r>
          <w:delText xml:space="preserve">-fold cross-validation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can replace the single validation set of</w:delText>
        </w:r>
      </w:del>
      <w:del w:id="1414" w:author="PR Preview" w:date="2026-01-01T00:00:00Z">
        <w:r>
          <w:delText xml:space="preserve"> </w:delText>
        </w:r>
      </w:del>
      <w:hyperlink w:anchor="def-data-splits">
        <w:del w:id="1415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for more stable tuning.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In</w:delText>
        </w:r>
      </w:del>
      <w:del w:id="1420" w:author="PR Preview" w:date="2026-01-01T00:00:00Z">
        <w:r>
          <w:delText xml:space="preserve"> </w:delText>
        </w:r>
      </w:del>
      <w:hyperlink w:anchor="exr-kfold">
        <w:del w:id="142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1422" w:author="PR Preview" w:date="2026-01-01T00:00:00Z">
        <w:r>
          <w:delText xml:space="preserve">,</w:delText>
        </w:r>
      </w:del>
      <w:del w:id="14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folds of 8 cars each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1428" w:author="PR Preview" w:date="2026-01-01T00:00:00Z">
        <w:r>
          <w:rPr>
            <w:i/>
            <w:iCs/>
          </w:rPr>
          <w:t xml:space="preserve">Remark 23</w:t>
        </w:r>
      </w:ins>
      <w:ins w:id="1429" w:author="PR Preview" w:date="2026-01-01T00:00:00Z">
        <w:r>
          <w:t xml:space="preserve"> (Cross-validation instead of a single validation set). </w:t>
        </w:r>
      </w:ins>
      <w:ins w:id="1430" w:author="PR Preview" w:date="2026-01-01T00:00:00Z">
        <w:r>
          <w:t xml:space="preserve">If data are limited,</w:t>
        </w:r>
      </w:ins>
      <w:ins w:id="1431" w:author="PR Preview" w:date="2026-01-01T00:00:00Z">
        <w:r>
          <w:t xml:space="preserve"> </w:t>
        </w:r>
      </w:ins>
      <m:oMath>
        <m:r>
          <m:t>k</m:t>
        </m:r>
      </m:oMath>
      <w:ins w:id="1432" w:author="PR Preview" w:date="2026-01-01T00:00:00Z">
        <w:r>
          <w:t xml:space="preserve">-fold cross-validation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can replace the single validation set of</w:t>
        </w:r>
      </w:ins>
      <w:ins w:id="1435" w:author="PR Preview" w:date="2026-01-01T00:00:00Z">
        <w:r>
          <w:t xml:space="preserve"> </w:t>
        </w:r>
      </w:ins>
      <w:hyperlink w:anchor="def-data-splits">
        <w:ins w:id="1436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for more stable tuning.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In</w:t>
        </w:r>
      </w:ins>
      <w:ins w:id="1441" w:author="PR Preview" w:date="2026-01-01T00:00:00Z">
        <w:r>
          <w:t xml:space="preserve"> </w:t>
        </w:r>
      </w:ins>
      <w:hyperlink w:anchor="exr-kfold">
        <w:ins w:id="1442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443" w:author="PR Preview" w:date="2026-01-01T00:00:00Z">
        <w:r>
          <w:t xml:space="preserve">,</w:t>
        </w:r>
      </w:ins>
      <w:ins w:id="14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folds of 8 cars each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give 4 fits on 24 cars each.</w:t>
        </w:r>
      </w:ins>
    </w:p>
    <w:bookmarkEnd w:id="244"/>
    <w:bookmarkStart w:id="246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7" w:name="rem-source-cv-estimate"/>
    <w:p>
      <w:pPr>
        <w:pStyle w:val="FirstParagraph"/>
      </w:pPr>
      <w:del w:id="1449" w:author="PR Preview" w:date="2026-01-01T00:00:00Z">
        <w:r>
          <w:rPr>
            <w:i/>
            <w:iCs/>
          </w:rPr>
          <w:delText xml:space="preserve">Remark 23</w:delText>
        </w:r>
      </w:del>
      <w:del w:id="1450" w:author="PR Preview" w:date="2026-01-01T00:00:00Z">
        <w:r>
          <w:delText xml:space="preserve"> (Source: Cross-validation estimate). </w:delText>
        </w:r>
      </w:del>
      <w:del w:id="1451" w:author="PR Preview" w:date="2026-01-01T00:00:00Z">
        <w:r>
          <w:delText xml:space="preserve">Hastie et al. [3, Sec. 7.10.1]</w:delText>
        </w:r>
      </w:del>
      <w:del w:id="1452" w:author="PR Preview" w:date="2026-01-01T00:00:00Z">
        <w:r>
          <w:delText xml:space="preserve">, for the per-observation form with the fold index</w:delText>
        </w:r>
      </w:del>
      <w:del w:id="145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454" w:author="PR Preview" w:date="2026-01-01T00:00:00Z">
        <w:r>
          <w:delText xml:space="preserve">.</w:delText>
        </w:r>
      </w:del>
    </w:p>
    <w:p>
      <w:pPr>
        <w:pStyle w:val="BodyText"/>
      </w:pPr>
      <w:del w:id="1455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Rewrite the</w:delText>
        </w:r>
      </w:del>
      <w:del w:id="1458" w:author="PR Preview" w:date="2026-01-01T00:00:00Z">
        <w:r>
          <w:delText xml:space="preserve"> </w:delText>
        </w:r>
      </w:del>
      <w:hyperlink w:anchor="def-cv-estimate">
        <w:del w:id="145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460" w:author="PR Preview" w:date="2026-01-01T00:00:00Z">
        <w:r>
          <w:delText xml:space="preserve"> </w:delText>
        </w:r>
      </w:del>
      <w:hyperlink w:anchor="eq-cv-estimate">
        <w:del w:id="146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as</w:delText>
        </w:r>
      </w:del>
      <w:del w:id="14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times a double sum: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an outer sum over the fold numbers</w:delText>
        </w:r>
      </w:del>
      <w:del w:id="146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and an inner sum over the observations</w:delText>
        </w:r>
      </w:del>
      <w:del w:id="1472" w:author="PR Preview" w:date="2026-01-01T00:00:00Z">
        <w:r>
          <w:delText xml:space="preserve"> </w:delText>
        </w:r>
      </w:del>
      <m:oMath>
        <m:r>
          <m:t>i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in</w:delText>
        </w:r>
      </w:del>
      <w:del w:id="1475" w:author="PR Preview" w:date="2026-01-01T00:00:00Z">
        <w:r>
          <w:delText xml:space="preserve"> </w:delText>
        </w:r>
      </w:del>
      <w:hyperlink w:anchor="def-folds">
        <w:del w:id="147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4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478" w:author="PR Preview" w:date="2026-01-01T00:00:00Z">
        <w:r>
          <w:delText xml:space="preserve">.</w:delText>
        </w:r>
      </w:del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Then simplify the summand, so that it no longer uses the fold assignment</w:delText>
        </w:r>
      </w:del>
      <w:del w:id="148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482" w:author="PR Preview" w:date="2026-01-01T00:00:00Z">
        <w:r>
          <w:delText xml:space="preserve">.</w:delText>
        </w:r>
      </w:del>
    </w:p>
    <w:p>
      <w:pPr>
        <w:pStyle w:val="BodyText"/>
      </w:pPr>
      <w:del w:id="1483" w:author="PR Preview" w:date="2026-01-01T00:00:00Z">
        <w:r>
          <w:rPr>
            <w:i/>
            <w:iCs/>
          </w:rPr>
          <w:delText xml:space="preserve">Solution 10</w:delText>
        </w:r>
      </w:del>
      <w:del w:id="1484" w:author="PR Preview" w:date="2026-01-01T00:00:00Z">
        <w:r>
          <w:delText xml:space="preserve">. </w:delText>
        </w:r>
      </w:del>
      <w:del w:id="1485" w:author="PR Preview" w:date="2026-01-01T00:00:00Z">
        <w:r>
          <w:delText xml:space="preserve">The folds</w:delText>
        </w:r>
      </w:del>
      <w:del w:id="14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partition</w:delText>
        </w:r>
      </w:del>
      <w:del w:id="1489" w:author="PR Preview" w:date="2026-01-01T00:00:00Z">
        <w:r>
          <w:delText xml:space="preserve"> </w:delText>
        </w:r>
      </w:del>
      <m:oMath>
        <m:r>
          <m:t>I</m:t>
        </m:r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(</w:delText>
        </w:r>
      </w:del>
      <w:hyperlink w:anchor="def-folds">
        <w:del w:id="1492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1493" w:author="PR Preview" w:date="2026-01-01T00:00:00Z">
        <w:r>
          <w:delText xml:space="preserve">),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so summing over the observations of each fold and then over the folds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adds each term of</w:delText>
        </w:r>
      </w:del>
      <w:del w:id="1498" w:author="PR Preview" w:date="2026-01-01T00:00:00Z">
        <w:r>
          <w:delText xml:space="preserve"> </w:delText>
        </w:r>
      </w:del>
      <w:hyperlink w:anchor="eq-cv-estimate">
        <w:del w:id="149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exactly once.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For</w:delText>
        </w:r>
      </w:del>
      <w:del w:id="150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505" w:author="PR Preview" w:date="2026-01-01T00:00:00Z">
        <w:r>
          <w:delText xml:space="preserve">,</w:delText>
        </w:r>
      </w:del>
      <w:del w:id="1506" w:author="PR Preview" w:date="2026-01-01T00:00:00Z">
        <w:r>
          <w:delText xml:space="preserve"> </w:delText>
        </w:r>
      </w:del>
      <w:hyperlink w:anchor="eq-fold-assignment">
        <w:del w:id="1507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also puts</w:delText>
        </w:r>
      </w:del>
      <w:del w:id="1510" w:author="PR Preview" w:date="2026-01-01T00:00:00Z">
        <w:r>
          <w:delText xml:space="preserve"> </w:delText>
        </w:r>
      </w:del>
      <m:oMath>
        <m:r>
          <m:t>i</m:t>
        </m:r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in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514" w:author="PR Preview" w:date="2026-01-01T00:00:00Z">
        <w:r>
          <w:delText xml:space="preserve">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and the folds are disjoint,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so</w:delText>
        </w:r>
      </w:del>
      <w:del w:id="151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520" w:author="PR Preview" w:date="2026-01-01T00:00:00Z">
        <w:r>
          <w:delText xml:space="preserve">.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Then</w:delText>
        </w:r>
      </w:del>
    </w:p>
    <w:p>
      <w:pPr>
        <w:pStyle w:val="FirstParagraph"/>
      </w:pPr>
      <w:ins w:id="1523" w:author="PR Preview" w:date="2026-01-01T00:00:00Z">
        <w:r>
          <w:rPr>
            <w:i/>
            <w:iCs/>
          </w:rPr>
          <w:t xml:space="preserve">Remark 24</w:t>
        </w:r>
      </w:ins>
      <w:ins w:id="1524" w:author="PR Preview" w:date="2026-01-01T00:00:00Z">
        <w:r>
          <w:t xml:space="preserve"> (Source: Cross-validation estimate). </w:t>
        </w:r>
      </w:ins>
      <w:ins w:id="1525" w:author="PR Preview" w:date="2026-01-01T00:00:00Z">
        <w:r>
          <w:t xml:space="preserve">Hastie et al. [3, Sec. 7.10.1]</w:t>
        </w:r>
      </w:ins>
      <w:ins w:id="1526" w:author="PR Preview" w:date="2026-01-01T00:00:00Z">
        <w:r>
          <w:t xml:space="preserve">, for the per-observation form with the fold index</w:t>
        </w:r>
      </w:ins>
      <w:ins w:id="152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528" w:author="PR Preview" w:date="2026-01-01T00:00:00Z">
        <w:r>
          <w:t xml:space="preserve">.</w:t>
        </w:r>
      </w:ins>
    </w:p>
    <w:bookmarkEnd w:id="247"/>
    <w:bookmarkStart w:id="248" w:name="exr-cv-estimate-by-fold"/>
    <w:p>
      <w:pPr>
        <w:pStyle w:val="BodyText"/>
      </w:pPr>
      <w:ins w:id="1529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Rewrite the</w:t>
        </w:r>
      </w:ins>
      <w:ins w:id="1532" w:author="PR Preview" w:date="2026-01-01T00:00:00Z">
        <w:r>
          <w:t xml:space="preserve"> </w:t>
        </w:r>
      </w:ins>
      <w:hyperlink w:anchor="def-cv-estimate">
        <w:ins w:id="153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534" w:author="PR Preview" w:date="2026-01-01T00:00:00Z">
        <w:r>
          <w:t xml:space="preserve"> </w:t>
        </w:r>
      </w:ins>
      <w:hyperlink w:anchor="eq-cv-estimate">
        <w:ins w:id="1535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as</w:t>
        </w:r>
      </w:ins>
      <w:ins w:id="15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times a double sum: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 outer sum over the fold numbers</w:t>
        </w:r>
      </w:ins>
      <w:ins w:id="1543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 an inner sum over the observations</w:t>
        </w:r>
      </w:ins>
      <w:ins w:id="1546" w:author="PR Preview" w:date="2026-01-01T00:00:00Z">
        <w:r>
          <w:t xml:space="preserve"> </w:t>
        </w:r>
      </w:ins>
      <m:oMath>
        <m:r>
          <m:t>i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in</w:t>
        </w:r>
      </w:ins>
      <w:ins w:id="1549" w:author="PR Preview" w:date="2026-01-01T00:00:00Z">
        <w:r>
          <w:t xml:space="preserve"> </w:t>
        </w:r>
      </w:ins>
      <w:hyperlink w:anchor="def-folds">
        <w:ins w:id="155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5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552" w:author="PR Preview" w:date="2026-01-01T00:00:00Z">
        <w:r>
          <w:t xml:space="preserve">.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Then simplify the summand, so that it no longer uses the fold assignment</w:t>
        </w:r>
      </w:ins>
      <w:ins w:id="155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556" w:author="PR Preview" w:date="2026-01-01T00:00:00Z">
        <w:r>
          <w:t xml:space="preserve">.</w:t>
        </w:r>
      </w:ins>
    </w:p>
    <w:bookmarkEnd w:id="248"/>
    <w:bookmarkStart w:id="249" w:name="sol-cv-estimate-by-fold"/>
    <w:p>
      <w:pPr>
        <w:pStyle w:val="BodyText"/>
      </w:pPr>
      <w:ins w:id="1557" w:author="PR Preview" w:date="2026-01-01T00:00:00Z">
        <w:r>
          <w:rPr>
            <w:i/>
            <w:iCs/>
          </w:rPr>
          <w:t xml:space="preserve">Solution 10</w:t>
        </w:r>
      </w:ins>
      <w:ins w:id="1558" w:author="PR Preview" w:date="2026-01-01T00:00:00Z">
        <w:r>
          <w:t xml:space="preserve">. </w:t>
        </w:r>
      </w:ins>
      <w:ins w:id="1559" w:author="PR Preview" w:date="2026-01-01T00:00:00Z">
        <w:r>
          <w:t xml:space="preserve">The folds</w:t>
        </w:r>
      </w:ins>
      <w:ins w:id="15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partition</w:t>
        </w:r>
      </w:ins>
      <w:ins w:id="1563" w:author="PR Preview" w:date="2026-01-01T00:00:00Z">
        <w:r>
          <w:t xml:space="preserve"> </w:t>
        </w:r>
      </w:ins>
      <m:oMath>
        <m:r>
          <m:t>I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(</w:t>
        </w:r>
      </w:ins>
      <w:hyperlink w:anchor="def-folds">
        <w:ins w:id="1566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567" w:author="PR Preview" w:date="2026-01-01T00:00:00Z">
        <w:r>
          <w:t xml:space="preserve">),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so summing over the observations of each fold and then over the folds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adds each term of</w:t>
        </w:r>
      </w:ins>
      <w:ins w:id="1572" w:author="PR Preview" w:date="2026-01-01T00:00:00Z">
        <w:r>
          <w:t xml:space="preserve"> </w:t>
        </w:r>
      </w:ins>
      <w:hyperlink w:anchor="eq-cv-estimate">
        <w:ins w:id="1573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exactly once.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For</w:t>
        </w:r>
      </w:ins>
      <w:ins w:id="15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579" w:author="PR Preview" w:date="2026-01-01T00:00:00Z">
        <w:r>
          <w:t xml:space="preserve">,</w:t>
        </w:r>
      </w:ins>
      <w:ins w:id="1580" w:author="PR Preview" w:date="2026-01-01T00:00:00Z">
        <w:r>
          <w:t xml:space="preserve"> </w:t>
        </w:r>
      </w:ins>
      <w:hyperlink w:anchor="eq-fold-assignment">
        <w:ins w:id="1581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also puts</w:t>
        </w:r>
      </w:ins>
      <w:ins w:id="1584" w:author="PR Preview" w:date="2026-01-01T00:00:00Z">
        <w:r>
          <w:t xml:space="preserve"> </w:t>
        </w:r>
      </w:ins>
      <m:oMath>
        <m:r>
          <m:t>i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in</w:t>
        </w:r>
      </w:ins>
      <w:ins w:id="15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and the folds are disjoint,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so</w:t>
        </w:r>
      </w:ins>
      <w:ins w:id="159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1594" w:author="PR Preview" w:date="2026-01-01T00:00:00Z">
        <w:r>
          <w:t xml:space="preserve">.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9"/>
    <w:bookmarkStart w:id="25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3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mse"/>
    <w:p>
      <w:pPr>
        <w:pStyle w:val="FirstParagraph"/>
      </w:pPr>
      <w:del w:id="1597" w:author="PR Preview" w:date="2026-01-01T00:00:00Z">
        <w:r>
          <w:rPr>
            <w:i/>
            <w:iCs/>
          </w:rPr>
          <w:delText xml:space="preserve">Remark 24</w:delText>
        </w:r>
      </w:del>
      <w:del w:id="1598" w:author="PR Preview" w:date="2026-01-01T00:00:00Z">
        <w:r>
          <w:delText xml:space="preserve"> (Source: Fold mean squared error). </w:delText>
        </w:r>
      </w:del>
      <w:del w:id="1599" w:author="PR Preview" w:date="2026-01-01T00:00:00Z">
        <w:r>
          <w:delText xml:space="preserve">James et al. [5, Sec. 5.1.3]</w:delText>
        </w:r>
      </w:del>
      <w:del w:id="1600" w:author="PR Preview" w:date="2026-01-01T00:00:00Z">
        <w:r>
          <w:delText xml:space="preserve">, who write the fold mean squared errors as</w:delText>
        </w:r>
      </w:del>
      <w:del w:id="1601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1602" w:author="PR Preview" w:date="2026-01-01T00:00:00Z">
        <w:r>
          <w:delText xml:space="preserve">.</w:delText>
        </w:r>
      </w:del>
    </w:p>
    <w:p>
      <w:pPr>
        <w:pStyle w:val="BodyText"/>
      </w:pPr>
      <w:del w:id="1603" w:author="PR Preview" w:date="2026-01-01T00:00:00Z">
        <w:r>
          <w:rPr>
            <w:i/>
            <w:iCs/>
          </w:rPr>
          <w:delText xml:space="preserve">Remark 25</w:delText>
        </w:r>
      </w:del>
      <w:del w:id="1604" w:author="PR Preview" w:date="2026-01-01T00:00:00Z">
        <w:r>
          <w:delText xml:space="preserve"> (What the cross-validation estimate estimates). </w:delText>
        </w:r>
      </w:del>
      <w:del w:id="1605" w:author="PR Preview" w:date="2026-01-01T00:00:00Z">
        <w:r>
          <w:delText xml:space="preserve">Each prediction in</w:delText>
        </w:r>
      </w:del>
      <w:del w:id="1606" w:author="PR Preview" w:date="2026-01-01T00:00:00Z">
        <w:r>
          <w:delText xml:space="preserve"> </w:delText>
        </w:r>
      </w:del>
      <w:hyperlink w:anchor="eq-cv-estimate">
        <w:del w:id="1607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comes from a rule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that did not see the observation it predicts,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so each squared error is scored as in</w:delText>
        </w:r>
      </w:del>
      <w:del w:id="1614" w:author="PR Preview" w:date="2026-01-01T00:00:00Z">
        <w:r>
          <w:delText xml:space="preserve"> </w:delText>
        </w:r>
      </w:del>
      <w:hyperlink w:anchor="thm-held-out-unbiased">
        <w:del w:id="161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616" w:author="PR Preview" w:date="2026-01-01T00:00:00Z">
        <w:r>
          <w:delText xml:space="preserve">.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But the rule for fold</w:delText>
        </w:r>
      </w:del>
      <w:del w:id="16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was fitted to</w:delText>
        </w:r>
      </w:del>
      <w:del w:id="16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observations,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not</w:delText>
        </w:r>
      </w:del>
      <w:del w:id="1627" w:author="PR Preview" w:date="2026-01-01T00:00:00Z">
        <w:r>
          <w:delText xml:space="preserve"> </w:delText>
        </w:r>
      </w:del>
      <m:oMath>
        <m:r>
          <m:t>n</m:t>
        </m:r>
      </m:oMath>
      <w:del w:id="1628" w:author="PR Preview" w:date="2026-01-01T00:00:00Z">
        <w:r>
          <w:delText xml:space="preserve">,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and the</w:delText>
        </w:r>
      </w:del>
      <w:del w:id="1631" w:author="PR Preview" w:date="2026-01-01T00:00:00Z">
        <w:r>
          <w:delText xml:space="preserve"> </w:delText>
        </w:r>
      </w:del>
      <m:oMath>
        <m:r>
          <m:t>k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rules differ from one another and from the rule fitted to all</w:delText>
        </w:r>
      </w:del>
      <w:del w:id="1634" w:author="PR Preview" w:date="2026-01-01T00:00:00Z">
        <w:r>
          <w:delText xml:space="preserve"> </w:delText>
        </w:r>
      </w:del>
      <m:oMath>
        <m:r>
          <m:t>n</m:t>
        </m:r>
      </m:oMath>
      <w:del w:id="1635" w:author="PR Preview" w:date="2026-01-01T00:00:00Z">
        <w:r>
          <w:delText xml:space="preserve">.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So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estimates the</w:delText>
        </w:r>
      </w:del>
      <w:del w:id="1641" w:author="PR Preview" w:date="2026-01-01T00:00:00Z">
        <w:r>
          <w:delText xml:space="preserve"> </w:delText>
        </w:r>
      </w:del>
      <w:hyperlink w:anchor="def-expected-generalization-error">
        <w:del w:id="164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of the fitting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rPr>
            <w:i/>
            <w:iCs/>
          </w:rPr>
          <w:delText xml:space="preserve">procedure</w:delText>
        </w:r>
      </w:del>
      <w:del w:id="1647" w:author="PR Preview" w:date="2026-01-01T00:00:00Z">
        <w:r>
          <w:delText xml:space="preserve"> </w:delText>
        </w:r>
      </w:del>
      <m:oMath>
        <m:r>
          <m:t>g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at the smaller training-set sizes</w:delText>
        </w:r>
      </w:del>
      <w:del w:id="16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651" w:author="PR Preview" w:date="2026-01-01T00:00:00Z">
        <w:r>
          <w:delText xml:space="preserve">,</w:delText>
        </w:r>
      </w:del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which is</w:delText>
        </w:r>
      </w:del>
      <w:del w:id="16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when every fold has</w:delText>
        </w:r>
      </w:del>
      <w:del w:id="16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observations,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rather than</w:delText>
        </w:r>
      </w:del>
      <w:del w:id="16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for the one rule fitted to all the data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[3, Sec. 7.12]</w:delText>
        </w:r>
      </w:del>
      <w:del w:id="1667" w:author="PR Preview" w:date="2026-01-01T00:00:00Z">
        <w:r>
          <w:delText xml:space="preserve">.</w:delText>
        </w:r>
      </w:del>
    </w:p>
    <w:p>
      <w:pPr>
        <w:pStyle w:val="FirstParagraph"/>
      </w:pPr>
      <w:ins w:id="1668" w:author="PR Preview" w:date="2026-01-01T00:00:00Z">
        <w:r>
          <w:rPr>
            <w:i/>
            <w:iCs/>
          </w:rPr>
          <w:t xml:space="preserve">Remark 25</w:t>
        </w:r>
      </w:ins>
      <w:ins w:id="1669" w:author="PR Preview" w:date="2026-01-01T00:00:00Z">
        <w:r>
          <w:t xml:space="preserve"> (Source: Fold mean squared error). </w:t>
        </w:r>
      </w:ins>
      <w:ins w:id="1670" w:author="PR Preview" w:date="2026-01-01T00:00:00Z">
        <w:r>
          <w:t xml:space="preserve">James et al. [5, Sec. 5.1.3]</w:t>
        </w:r>
      </w:ins>
      <w:ins w:id="1671" w:author="PR Preview" w:date="2026-01-01T00:00:00Z">
        <w:r>
          <w:t xml:space="preserve">, who write the fold mean squared errors as</w:t>
        </w:r>
      </w:ins>
      <w:ins w:id="1672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1673" w:author="PR Preview" w:date="2026-01-01T00:00:00Z">
        <w:r>
          <w:t xml:space="preserve">.</w:t>
        </w:r>
      </w:ins>
    </w:p>
    <w:bookmarkEnd w:id="254"/>
    <w:bookmarkStart w:id="255" w:name="rem-cv-estimate"/>
    <w:p>
      <w:pPr>
        <w:pStyle w:val="BodyText"/>
      </w:pPr>
      <w:ins w:id="1674" w:author="PR Preview" w:date="2026-01-01T00:00:00Z">
        <w:r>
          <w:rPr>
            <w:i/>
            <w:iCs/>
          </w:rPr>
          <w:t xml:space="preserve">Remark 26</w:t>
        </w:r>
      </w:ins>
      <w:ins w:id="1675" w:author="PR Preview" w:date="2026-01-01T00:00:00Z">
        <w:r>
          <w:t xml:space="preserve"> (What the cross-validation estimate estimates). </w:t>
        </w:r>
      </w:ins>
      <w:ins w:id="1676" w:author="PR Preview" w:date="2026-01-01T00:00:00Z">
        <w:r>
          <w:t xml:space="preserve">Each prediction in</w:t>
        </w:r>
      </w:ins>
      <w:ins w:id="1677" w:author="PR Preview" w:date="2026-01-01T00:00:00Z">
        <w:r>
          <w:t xml:space="preserve"> </w:t>
        </w:r>
      </w:ins>
      <w:hyperlink w:anchor="eq-cv-estimate">
        <w:ins w:id="1678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comes from a rule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that did not see the observation it predicts,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so each squared error is scored as in</w:t>
        </w:r>
      </w:ins>
      <w:ins w:id="1685" w:author="PR Preview" w:date="2026-01-01T00:00:00Z">
        <w:r>
          <w:t xml:space="preserve"> </w:t>
        </w:r>
      </w:ins>
      <w:hyperlink w:anchor="thm-held-out-unbiased">
        <w:ins w:id="168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87" w:author="PR Preview" w:date="2026-01-01T00:00:00Z">
        <w:r>
          <w:t xml:space="preserve">.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But the rule for fold</w:t>
        </w:r>
      </w:ins>
      <w:ins w:id="16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was fitted to</w:t>
        </w:r>
      </w:ins>
      <w:ins w:id="16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observations,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not</w:t>
        </w:r>
      </w:ins>
      <w:ins w:id="1698" w:author="PR Preview" w:date="2026-01-01T00:00:00Z">
        <w:r>
          <w:t xml:space="preserve"> </w:t>
        </w:r>
      </w:ins>
      <m:oMath>
        <m:r>
          <m:t>n</m:t>
        </m:r>
      </m:oMath>
      <w:ins w:id="1699" w:author="PR Preview" w:date="2026-01-01T00:00:00Z">
        <w:r>
          <w:t xml:space="preserve">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and the</w:t>
        </w:r>
      </w:ins>
      <w:ins w:id="1702" w:author="PR Preview" w:date="2026-01-01T00:00:00Z">
        <w:r>
          <w:t xml:space="preserve"> </w:t>
        </w:r>
      </w:ins>
      <m:oMath>
        <m:r>
          <m:t>k</m:t>
        </m:r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rules differ from one another and from the rule fitted to all</w:t>
        </w:r>
      </w:ins>
      <w:ins w:id="1705" w:author="PR Preview" w:date="2026-01-01T00:00:00Z">
        <w:r>
          <w:t xml:space="preserve"> </w:t>
        </w:r>
      </w:ins>
      <m:oMath>
        <m:r>
          <m:t>n</m:t>
        </m:r>
      </m:oMath>
      <w:ins w:id="1706" w:author="PR Preview" w:date="2026-01-01T00:00:00Z">
        <w:r>
          <w:t xml:space="preserve">.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So</w:t>
        </w:r>
      </w:ins>
      <w:ins w:id="17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estimates the</w:t>
        </w:r>
      </w:ins>
      <w:ins w:id="1712" w:author="PR Preview" w:date="2026-01-01T00:00:00Z">
        <w:r>
          <w:t xml:space="preserve"> </w:t>
        </w:r>
      </w:ins>
      <w:hyperlink w:anchor="def-expected-generalization-error">
        <w:ins w:id="1713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of the fitting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rPr>
            <w:i/>
            <w:iCs/>
          </w:rPr>
          <w:t xml:space="preserve">procedure</w:t>
        </w:r>
      </w:ins>
      <w:ins w:id="1718" w:author="PR Preview" w:date="2026-01-01T00:00:00Z">
        <w:r>
          <w:t xml:space="preserve"> </w:t>
        </w:r>
      </w:ins>
      <m:oMath>
        <m:r>
          <m:t>g</m:t>
        </m:r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at the smaller training-set sizes</w:t>
        </w:r>
      </w:ins>
      <w:ins w:id="17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which is</w:t>
        </w:r>
      </w:ins>
      <w:ins w:id="172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when every fold has</w:t>
        </w:r>
      </w:ins>
      <w:ins w:id="17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observations,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rather than</w:t>
        </w:r>
      </w:ins>
      <w:ins w:id="173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for the one rule fitted to all the data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[3, Sec. 7.12]</w:t>
        </w:r>
      </w:ins>
      <w:ins w:id="1738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5"/>
    <w:bookmarkStart w:id="256" w:name="rem-choosing-k"/>
    <w:p>
      <w:pPr>
        <w:pStyle w:val="BodyText"/>
      </w:pPr>
      <w:del w:id="1739" w:author="PR Preview" w:date="2026-01-01T00:00:00Z">
        <w:r>
          <w:rPr>
            <w:i/>
            <w:iCs/>
          </w:rPr>
          <w:delText xml:space="preserve">Remark 26</w:delText>
        </w:r>
      </w:del>
      <w:del w:id="1740" w:author="PR Preview" w:date="2026-01-01T00:00:00Z">
        <w:r>
          <w:delText xml:space="preserve"> (Choosing the number of folds). </w:delText>
        </w:r>
      </w:del>
      <w:del w:id="1741" w:author="PR Preview" w:date="2026-01-01T00:00:00Z">
        <w:r>
          <w:delText xml:space="preserve">The number of folds</w:delText>
        </w:r>
      </w:del>
      <w:del w:id="1742" w:author="PR Preview" w:date="2026-01-01T00:00:00Z">
        <w:r>
          <w:delText xml:space="preserve"> </w:delText>
        </w:r>
      </w:del>
      <m:oMath>
        <m:r>
          <m:t>k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trades bias against variance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in the cross-validation estimate itself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[5, Sec. 5.1.4]</w:delText>
        </w:r>
      </w:del>
      <w:del w:id="1749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4"/>
        </w:numPr>
      </w:pPr>
      <w:del w:id="1750" w:author="PR Preview" w:date="2026-01-01T00:00:00Z">
        <w:r>
          <w:rPr>
            <w:b/>
            <w:bCs/>
          </w:rPr>
          <w:delText xml:space="preserve">Bias.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Each rule in</w:delText>
        </w:r>
      </w:del>
      <w:del w:id="1753" w:author="PR Preview" w:date="2026-01-01T00:00:00Z">
        <w:r>
          <w:delText xml:space="preserve"> </w:delText>
        </w:r>
      </w:del>
      <w:hyperlink w:anchor="eq-cv-estimate">
        <w:del w:id="175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is fitted to about</w:delText>
        </w:r>
      </w:del>
      <w:del w:id="17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observations.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 rule fitted to fewer observations usually predicts worse,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so</w:delText>
        </w:r>
      </w:del>
      <w:del w:id="17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tends to overstate the expected generalization error of a rule fitted to all</w:delText>
        </w:r>
      </w:del>
      <w:del w:id="1767" w:author="PR Preview" w:date="2026-01-01T00:00:00Z">
        <w:r>
          <w:delText xml:space="preserve"> </w:delText>
        </w:r>
      </w:del>
      <m:oMath>
        <m:r>
          <m:t>n</m:t>
        </m:r>
      </m:oMath>
      <w:del w:id="1768" w:author="PR Preview" w:date="2026-01-01T00:00:00Z">
        <w:r>
          <w:delText xml:space="preserve">.</w:delText>
        </w:r>
      </w:del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The overstatement shrinks as</w:delText>
        </w:r>
      </w:del>
      <w:del w:id="1771" w:author="PR Preview" w:date="2026-01-01T00:00:00Z">
        <w:r>
          <w:delText xml:space="preserve"> </w:delText>
        </w:r>
      </w:del>
      <m:oMath>
        <m:r>
          <m:t>k</m:t>
        </m:r>
      </m:oMath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grows.</w:delText>
        </w:r>
      </w:del>
    </w:p>
    <w:p>
      <w:pPr>
        <w:pStyle w:val="BodyText"/>
      </w:pPr>
      <w:ins w:id="1774" w:author="PR Preview" w:date="2026-01-01T00:00:00Z">
        <w:r>
          <w:rPr>
            <w:i/>
            <w:iCs/>
          </w:rPr>
          <w:t xml:space="preserve">Remark 27</w:t>
        </w:r>
      </w:ins>
      <w:ins w:id="1775" w:author="PR Preview" w:date="2026-01-01T00:00:00Z">
        <w:r>
          <w:t xml:space="preserve"> (Choosing the number of folds). </w:t>
        </w:r>
      </w:ins>
      <w:ins w:id="1776" w:author="PR Preview" w:date="2026-01-01T00:00:00Z">
        <w:r>
          <w:t xml:space="preserve">The number of folds</w:t>
        </w:r>
      </w:ins>
      <w:ins w:id="1777" w:author="PR Preview" w:date="2026-01-01T00:00:00Z">
        <w:r>
          <w:t xml:space="preserve"> </w:t>
        </w:r>
      </w:ins>
      <m:oMath>
        <m:r>
          <m:t>k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trades bias against variance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in the cross-validation estimate itself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[5, Sec. 5.1.4]</w:t>
        </w:r>
      </w:ins>
      <w:ins w:id="178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ins w:id="1785" w:author="PR Preview" w:date="2026-01-01T00:00:00Z">
        <w:r>
          <w:rPr>
            <w:b/>
            <w:bCs/>
          </w:rPr>
          <w:t xml:space="preserve">Bias.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Each rule in</w:t>
        </w:r>
      </w:ins>
      <w:ins w:id="1788" w:author="PR Preview" w:date="2026-01-01T00:00:00Z">
        <w:r>
          <w:t xml:space="preserve"> </w:t>
        </w:r>
      </w:ins>
      <w:hyperlink w:anchor="eq-cv-estimate">
        <w:ins w:id="1789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is fitted to about</w:t>
        </w:r>
      </w:ins>
      <w:ins w:id="17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observations.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A rule fitted to fewer observations usually predicts worse,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so</w:t>
        </w:r>
      </w:ins>
      <w:ins w:id="17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tends to overstate the expected generalization error of a rule fitted to all</w:t>
        </w:r>
      </w:ins>
      <w:ins w:id="1802" w:author="PR Preview" w:date="2026-01-01T00:00:00Z">
        <w:r>
          <w:t xml:space="preserve"> </w:t>
        </w:r>
      </w:ins>
      <m:oMath>
        <m:r>
          <m:t>n</m:t>
        </m:r>
      </m:oMath>
      <w:ins w:id="1803" w:author="PR Preview" w:date="2026-01-01T00:00:00Z">
        <w:r>
          <w:t xml:space="preserve">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The overstatement shrinks as</w:t>
        </w:r>
      </w:ins>
      <w:ins w:id="1806" w:author="PR Preview" w:date="2026-01-01T00:00:00Z">
        <w:r>
          <w:t xml:space="preserve"> </w:t>
        </w:r>
      </w:ins>
      <m:oMath>
        <m:r>
          <m:t>k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6"/>
    <w:bookmarkStart w:id="261" w:name="exm-kfold-simulated"/>
    <w:p>
      <w:pPr>
        <w:pStyle w:val="BodyText"/>
      </w:pPr>
      <w:del w:id="1809" w:author="PR Preview" w:date="2026-01-01T00:00:00Z">
        <w:r>
          <w:rPr>
            <w:b/>
            <w:bCs/>
          </w:rPr>
          <w:delText xml:space="preserve">Example 29 (Cross-validation versus the generalization error)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This example applies</w:delText>
        </w:r>
      </w:del>
      <w:del w:id="181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81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with</w:delText>
        </w:r>
      </w:del>
      <w:del w:id="18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to the simulated training set of</w:delText>
        </w:r>
      </w:del>
      <w:del w:id="1819" w:author="PR Preview" w:date="2026-01-01T00:00:00Z">
        <w:r>
          <w:delText xml:space="preserve"> </w:delText>
        </w:r>
      </w:del>
      <w:hyperlink w:anchor="exm-train-test-error-simulated">
        <w:del w:id="182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821" w:author="PR Preview" w:date="2026-01-01T00:00:00Z">
        <w:r>
          <w:delText xml:space="preserve">,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using only those 30 observations.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The function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rPr>
            <w:rStyle w:val="VerbatimChar"/>
          </w:rPr>
          <w:delText xml:space="preserve">assign_folds()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assigns each observation to a fold at random,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rPr>
            <w:rStyle w:val="VerbatimChar"/>
          </w:rPr>
          <w:delText xml:space="preserve">cv_squared_errors()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fits the model once per fold without that fold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and returns each observation’s squared prediction error,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and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rPr>
            <w:rStyle w:val="VerbatimChar"/>
          </w:rPr>
          <w:delText xml:space="preserve">cv_mse()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averages them, which is</w:delText>
        </w:r>
      </w:del>
      <w:del w:id="1842" w:author="PR Preview" w:date="2026-01-01T00:00:00Z">
        <w:r>
          <w:delText xml:space="preserve"> </w:delText>
        </w:r>
      </w:del>
      <w:hyperlink w:anchor="eq-cv-estimate">
        <w:del w:id="1843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844" w:author="PR Preview" w:date="2026-01-01T00:00:00Z">
        <w:r>
          <w:delText xml:space="preserve">.</w:delText>
        </w:r>
      </w:del>
    </w:p>
    <w:p>
      <w:pPr>
        <w:pStyle w:val="BodyText"/>
      </w:pPr>
      <w:ins w:id="1845" w:author="PR Preview" w:date="2026-01-01T00:00:00Z">
        <w:r>
          <w:rPr>
            <w:b/>
            <w:bCs/>
          </w:rPr>
          <w:t xml:space="preserve">Example 30 (Cross-validation versus the generalization error)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This example applies</w:t>
        </w:r>
      </w:ins>
      <w:ins w:id="184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84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with</w:t>
        </w:r>
      </w:ins>
      <w:ins w:id="18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to the simulated training set of</w:t>
        </w:r>
      </w:ins>
      <w:ins w:id="1855" w:author="PR Preview" w:date="2026-01-01T00:00:00Z">
        <w:r>
          <w:t xml:space="preserve"> </w:t>
        </w:r>
      </w:ins>
      <w:hyperlink w:anchor="exm-train-test-error-simulated">
        <w:ins w:id="1856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using only those 30 observations.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The function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rPr>
            <w:rStyle w:val="VerbatimChar"/>
          </w:rPr>
          <w:t xml:space="preserve">assign_folds()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assigns each observation to a fold at random,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rPr>
            <w:rStyle w:val="VerbatimChar"/>
          </w:rPr>
          <w:t xml:space="preserve">cv_squared_errors()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fits the model once per fold without that fold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and returns each observation’s squared prediction error,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and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rPr>
            <w:rStyle w:val="VerbatimChar"/>
          </w:rPr>
          <w:t xml:space="preserve">cv_mse()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averages them, which is</w:t>
        </w:r>
      </w:ins>
      <w:ins w:id="1878" w:author="PR Preview" w:date="2026-01-01T00:00:00Z">
        <w:r>
          <w:t xml:space="preserve"> </w:t>
        </w:r>
      </w:ins>
      <w:hyperlink w:anchor="eq-cv-estimate">
        <w:ins w:id="1879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88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1881" w:author="PR Preview" w:date="2026-01-01T00:00:00Z">
        <w:r>
          <w:delText xml:space="preserve">The same fold assignment is used for every degree,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so the degrees are compared on the same splits.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The table and figure report the square root of each cross-validation estimate,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so that it is in the same unit as the training sRMSE and generalization pRMSE of</w:delText>
        </w:r>
      </w:del>
      <w:del w:id="1888" w:author="PR Preview" w:date="2026-01-01T00:00:00Z">
        <w:r>
          <w:delText xml:space="preserve"> </w:delText>
        </w:r>
      </w:del>
      <w:hyperlink w:anchor="exm-train-test-error-simulated">
        <w:del w:id="1889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890" w:author="PR Preview" w:date="2026-01-01T00:00:00Z">
        <w:r>
          <w:delText xml:space="preserve">.</w:delText>
        </w:r>
      </w:del>
    </w:p>
    <w:p>
      <w:pPr>
        <w:pStyle w:val="FirstParagraph"/>
      </w:pPr>
      <w:ins w:id="1891" w:author="PR Preview" w:date="2026-01-01T00:00:00Z">
        <w:r>
          <w:t xml:space="preserve">The same fold assignment is used for every degree,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so the degrees are compared on the same splits.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The table and figure report the square root of each cross-validation estimate,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so that it is in the same unit as the training sRMSE and generalization pRMSE of</w:t>
        </w:r>
      </w:ins>
      <w:ins w:id="1898" w:author="PR Preview" w:date="2026-01-01T00:00:00Z">
        <w:r>
          <w:t xml:space="preserve"> </w:t>
        </w:r>
      </w:ins>
      <w:hyperlink w:anchor="exm-train-test-error-simulated">
        <w:ins w:id="1899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90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1901" w:author="PR Preview" w:date="2026-01-01T00:00:00Z">
        <w:r>
          <w:delText xml:space="preserve">The cross-validation estimate is smallest at degree 3,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and the estimated generalization error at degree 5.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Unlike the training error,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the cross-validation estimate does not keep falling as the degree grows,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so it does not simply reward higher degrees.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It is not an estimate of</w:delText>
        </w:r>
      </w:del>
      <w:del w:id="19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for the fit to all 30 observations, though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(</w:delText>
        </w:r>
      </w:del>
      <w:hyperlink w:anchor="rem-cv-estimate">
        <w:del w:id="191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1918" w:author="PR Preview" w:date="2026-01-01T00:00:00Z">
        <w:r>
          <w:delText xml:space="preserve">).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Each of its fits uses only 24 observations.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At degree 10,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polynomials fitted to 24 points predict their held-out points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much worse than the fit to all 30 predicts new data: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the cross-validation estimate is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1931" w:author="PR Preview" w:date="2026-01-01T00:00:00Z">
        <w:r>
          <w:delText xml:space="preserve">Part of that gap is expected: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by</w:delText>
        </w:r>
      </w:del>
      <w:del w:id="1934" w:author="PR Preview" w:date="2026-01-01T00:00:00Z">
        <w:r>
          <w:delText xml:space="preserve"> </w:delText>
        </w:r>
      </w:del>
      <w:hyperlink w:anchor="rem-cv-estimate">
        <w:del w:id="1935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1936" w:author="PR Preview" w:date="2026-01-01T00:00:00Z">
        <w:r>
          <w:delText xml:space="preserve">,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with</w:delText>
        </w:r>
      </w:del>
      <w:del w:id="1939" w:author="PR Preview" w:date="2026-01-01T00:00:00Z">
        <w:r>
          <w:delText xml:space="preserve"> </w:delText>
        </w:r>
      </w:del>
      <m:oMath>
        <m:r>
          <m:t>g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the least-squares fit of a degree-10 polynomial,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the cross-validation estimate targets</w:delText>
        </w:r>
      </w:del>
      <w:del w:id="194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1945" w:author="PR Preview" w:date="2026-01-01T00:00:00Z">
        <w:r>
          <w:delText xml:space="preserve">,</w:delText>
        </w:r>
      </w:del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not the expected generalization error of a fit to 30 points.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A simulation of many training sets of each size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1952" w:author="PR Preview" w:date="2026-01-01T00:00:00Z">
        <w:r>
          <w:t xml:space="preserve">The cross-validation estimate is smallest at degree 3,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and the estimated generalization error at degree 5.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Unlike the training error,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the cross-validation estimate does not keep falling as the degree grows,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so it does not simply reward higher degrees.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It is not an estimate of</w:t>
        </w:r>
      </w:ins>
      <w:ins w:id="196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for the fit to all 30 observations, though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(</w:t>
        </w:r>
      </w:ins>
      <w:hyperlink w:anchor="rem-cv-estimate">
        <w:ins w:id="1968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1969" w:author="PR Preview" w:date="2026-01-01T00:00:00Z">
        <w:r>
          <w:t xml:space="preserve">).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Each of its fits uses only 24 observations.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At degree 10,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polynomials fitted to 24 points predict their held-out points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much worse than the fit to all 30 predicts new data: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the cross-validation estimate is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1982" w:author="PR Preview" w:date="2026-01-01T00:00:00Z">
        <w:r>
          <w:t xml:space="preserve">Part of that gap is expected: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by</w:t>
        </w:r>
      </w:ins>
      <w:ins w:id="1985" w:author="PR Preview" w:date="2026-01-01T00:00:00Z">
        <w:r>
          <w:t xml:space="preserve"> </w:t>
        </w:r>
      </w:ins>
      <w:hyperlink w:anchor="rem-cv-estimate">
        <w:ins w:id="1986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1987" w:author="PR Preview" w:date="2026-01-01T00:00:00Z">
        <w:r>
          <w:t xml:space="preserve">,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with</w:t>
        </w:r>
      </w:ins>
      <w:ins w:id="1990" w:author="PR Preview" w:date="2026-01-01T00:00:00Z">
        <w:r>
          <w:t xml:space="preserve"> </w:t>
        </w:r>
      </w:ins>
      <m:oMath>
        <m:r>
          <m:t>g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the least-squares fit of a degree-10 polynomial,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the cross-validation estimate targets</w:t>
        </w:r>
      </w:ins>
      <w:ins w:id="199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1996" w:author="PR Preview" w:date="2026-01-01T00:00:00Z">
        <w:r>
          <w:t xml:space="preserve">,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not the expected generalization error of a fit to 30 points.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A simulation of many training sets of each size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1"/>
    <w:bookmarkStart w:id="264" w:name="exm-kfold-mtcars"/>
    <w:p>
      <w:pPr>
        <w:pStyle w:val="BodyText"/>
      </w:pPr>
      <w:del w:id="2003" w:author="PR Preview" w:date="2026-01-01T00:00:00Z">
        <w:r>
          <w:rPr>
            <w:b/>
            <w:bCs/>
          </w:rPr>
          <w:delText xml:space="preserve">Example 30 (Four-fold cross-validation of the</w:delText>
        </w:r>
      </w:del>
      <w:del w:id="2004" w:author="PR Preview" w:date="2026-01-01T00:00:00Z">
        <w:r>
          <w:rPr>
            <w:b/>
            <w:bCs/>
          </w:rPr>
          <w:delText xml:space="preserve"> </w:delText>
        </w:r>
      </w:del>
      <w:del w:id="200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006" w:author="PR Preview" w:date="2026-01-01T00:00:00Z">
        <w:r>
          <w:rPr>
            <w:b/>
            <w:bCs/>
          </w:rPr>
          <w:delText xml:space="preserve"> </w:delText>
        </w:r>
      </w:del>
      <w:del w:id="2007" w:author="PR Preview" w:date="2026-01-01T00:00:00Z">
        <w:r>
          <w:rPr>
            <w:b/>
            <w:bCs/>
          </w:rPr>
          <w:delText xml:space="preserve">polynomials)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This example applies the</w:delText>
        </w:r>
      </w:del>
      <w:del w:id="20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folds of</w:delText>
        </w:r>
      </w:del>
      <w:del w:id="2013" w:author="PR Preview" w:date="2026-01-01T00:00:00Z">
        <w:r>
          <w:delText xml:space="preserve"> </w:delText>
        </w:r>
      </w:del>
      <w:hyperlink w:anchor="exr-kfold">
        <w:del w:id="201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to the four polynomial models of</w:delText>
        </w:r>
      </w:del>
      <w:del w:id="2017" w:author="PR Preview" w:date="2026-01-01T00:00:00Z">
        <w:r>
          <w:delText xml:space="preserve"> </w:delText>
        </w:r>
      </w:del>
      <w:hyperlink w:anchor="exr-overfitting">
        <w:del w:id="20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019" w:author="PR Preview" w:date="2026-01-01T00:00:00Z">
        <w:r>
          <w:delText xml:space="preserve">,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now using all</w:delText>
        </w:r>
      </w:del>
      <w:del w:id="20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cars</w:delText>
        </w:r>
      </w:del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and the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rPr>
            <w:rStyle w:val="VerbatimChar"/>
          </w:rPr>
          <w:delText xml:space="preserve">cv_mse()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function of</w:delText>
        </w:r>
      </w:del>
      <w:del w:id="2031" w:author="PR Preview" w:date="2026-01-01T00:00:00Z">
        <w:r>
          <w:delText xml:space="preserve"> </w:delText>
        </w:r>
      </w:del>
      <w:hyperlink w:anchor="exm-kfold-simulated">
        <w:del w:id="2032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2033" w:author="PR Preview" w:date="2026-01-01T00:00:00Z">
        <w:r>
          <w:delText xml:space="preserve">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fold assignment is random,</w:delText>
        </w:r>
      </w:del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so the estimate is too;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to show how much,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042" w:author="PR Preview" w:date="2026-01-01T00:00:00Z">
        <w:r>
          <w:rPr>
            <w:b/>
            <w:bCs/>
          </w:rPr>
          <w:t xml:space="preserve">Example 31 (Four-fold cross-validation of the</w:t>
        </w:r>
      </w:ins>
      <w:ins w:id="2043" w:author="PR Preview" w:date="2026-01-01T00:00:00Z">
        <w:r>
          <w:rPr>
            <w:b/>
            <w:bCs/>
          </w:rPr>
          <w:t xml:space="preserve"> </w:t>
        </w:r>
      </w:ins>
      <w:ins w:id="204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045" w:author="PR Preview" w:date="2026-01-01T00:00:00Z">
        <w:r>
          <w:rPr>
            <w:b/>
            <w:bCs/>
          </w:rPr>
          <w:t xml:space="preserve"> </w:t>
        </w:r>
      </w:ins>
      <w:ins w:id="2046" w:author="PR Preview" w:date="2026-01-01T00:00:00Z">
        <w:r>
          <w:rPr>
            <w:b/>
            <w:bCs/>
          </w:rPr>
          <w:t xml:space="preserve">polynomials)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This example applies the</w:t>
        </w:r>
      </w:ins>
      <w:ins w:id="20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folds of</w:t>
        </w:r>
      </w:ins>
      <w:ins w:id="2052" w:author="PR Preview" w:date="2026-01-01T00:00:00Z">
        <w:r>
          <w:t xml:space="preserve"> </w:t>
        </w:r>
      </w:ins>
      <w:hyperlink w:anchor="exr-kfold">
        <w:ins w:id="205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to the four polynomial models of</w:t>
        </w:r>
      </w:ins>
      <w:ins w:id="2056" w:author="PR Preview" w:date="2026-01-01T00:00:00Z">
        <w:r>
          <w:t xml:space="preserve"> </w:t>
        </w:r>
      </w:ins>
      <w:hyperlink w:anchor="exr-overfitting">
        <w:ins w:id="205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058" w:author="PR Preview" w:date="2026-01-01T00:00:00Z">
        <w:r>
          <w:t xml:space="preserve">,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now using all</w:t>
        </w:r>
      </w:ins>
      <w:ins w:id="20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cars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and the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rPr>
            <w:rStyle w:val="VerbatimChar"/>
          </w:rPr>
          <w:t xml:space="preserve">cv_mse()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function of</w:t>
        </w:r>
      </w:ins>
      <w:ins w:id="2070" w:author="PR Preview" w:date="2026-01-01T00:00:00Z">
        <w:r>
          <w:t xml:space="preserve"> </w:t>
        </w:r>
      </w:ins>
      <w:hyperlink w:anchor="exm-kfold-simulated">
        <w:ins w:id="207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072" w:author="PR Preview" w:date="2026-01-01T00:00:00Z">
        <w:r>
          <w:t xml:space="preserve">.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The fold assignment is random,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so the estimate is too;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to show how much,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081" w:author="PR Preview" w:date="2026-01-01T00:00:00Z">
        <w:r>
          <w:delText xml:space="preserve">Each row of</w:delText>
        </w:r>
      </w:del>
      <w:del w:id="2082" w:author="PR Preview" w:date="2026-01-01T00:00:00Z">
        <w:r>
          <w:delText xml:space="preserve"> </w:delText>
        </w:r>
      </w:del>
      <w:hyperlink w:anchor="tbl-cv-mtcars-repeats">
        <w:del w:id="208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holds, for each degree,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the square root of</w:delText>
        </w:r>
      </w:del>
      <w:del w:id="20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(</w:delText>
        </w:r>
      </w:del>
      <w:hyperlink w:anchor="eq-cv-estimate">
        <w:del w:id="209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092" w:author="PR Preview" w:date="2026-01-01T00:00:00Z">
        <w:r>
          <w:delText xml:space="preserve">) for one fold assignment.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Across fold assignments,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the estimate for one degree varied by as much as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0.32 mpg,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but every assignment chose degree 2: the estimates moved, and the winner did not.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A single run of</w:delText>
        </w:r>
      </w:del>
      <w:del w:id="2103" w:author="PR Preview" w:date="2026-01-01T00:00:00Z">
        <w:r>
          <w:delText xml:space="preserve"> </w:delText>
        </w:r>
      </w:del>
      <m:oMath>
        <m:r>
          <m:t>k</m:t>
        </m:r>
      </m:oMath>
      <w:del w:id="2104" w:author="PR Preview" w:date="2026-01-01T00:00:00Z">
        <w:r>
          <w:delText xml:space="preserve">-fold cross-validation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reports one of these rows,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so a small difference between two models’ estimates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111" w:author="PR Preview" w:date="2026-01-01T00:00:00Z">
        <w:r>
          <w:t xml:space="preserve">Each row of</w:t>
        </w:r>
      </w:ins>
      <w:ins w:id="2112" w:author="PR Preview" w:date="2026-01-01T00:00:00Z">
        <w:r>
          <w:t xml:space="preserve"> </w:t>
        </w:r>
      </w:ins>
      <w:hyperlink w:anchor="tbl-cv-mtcars-repeats">
        <w:ins w:id="211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holds, for each degree,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the square root of</w:t>
        </w:r>
      </w:ins>
      <w:ins w:id="21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(</w:t>
        </w:r>
      </w:ins>
      <w:hyperlink w:anchor="eq-cv-estimate">
        <w:ins w:id="212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122" w:author="PR Preview" w:date="2026-01-01T00:00:00Z">
        <w:r>
          <w:t xml:space="preserve">) for one fold assignment.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Across fold assignments,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the estimate for one degree varied by as much as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0.32 mpg,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but every assignment chose degree 2: the estimates moved, and the winner did not.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A single run of</w:t>
        </w:r>
      </w:ins>
      <w:ins w:id="2133" w:author="PR Preview" w:date="2026-01-01T00:00:00Z">
        <w:r>
          <w:t xml:space="preserve"> </w:t>
        </w:r>
      </w:ins>
      <m:oMath>
        <m:r>
          <m:t>k</m:t>
        </m:r>
      </m:oMath>
      <w:ins w:id="2134" w:author="PR Preview" w:date="2026-01-01T00:00:00Z">
        <w:r>
          <w:t xml:space="preserve">-fold cross-validation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reports one of these rows,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so a small difference between two models’ estimates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may not survive a different split.</w:t>
        </w:r>
      </w:ins>
    </w:p>
    <w:bookmarkEnd w:id="264"/>
    <w:bookmarkEnd w:id="265"/>
    <w:bookmarkStart w:id="293" w:name="sec-loocv"/>
    <w:p>
      <w:pPr>
        <w:pStyle w:val="Heading2"/>
      </w:pPr>
      <w:r>
        <w:t xml:space="preserve">7 Leave-one-out cross-validation</w:t>
      </w:r>
    </w:p>
    <w:bookmarkStart w:id="26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2141" w:author="PR Preview" w:date="2026-01-01T00:00:00Z">
        <w:r>
          <w:delText xml:space="preserve">If we run the procedure twice,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with two different random fold assignments,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can the two values of</w:delText>
        </w:r>
      </w:del>
      <w:del w:id="21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(</w:delText>
        </w:r>
      </w:del>
      <w:hyperlink w:anchor="eq-cv-estimate">
        <w:del w:id="214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15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6"/>
        </w:numPr>
      </w:pPr>
      <w:ins w:id="2151" w:author="PR Preview" w:date="2026-01-01T00:00:00Z">
        <w:r>
          <w:t xml:space="preserve">If we run the procedure twice,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with two different random fold assignments,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can the two values of</w:t>
        </w:r>
      </w:ins>
      <w:ins w:id="21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(</w:t>
        </w:r>
      </w:ins>
      <w:hyperlink w:anchor="eq-cv-estimate">
        <w:ins w:id="2159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160" w:author="PR Preview" w:date="2026-01-01T00:00:00Z">
        <w:r>
          <w:t xml:space="preserve">) differ?</w:t>
        </w:r>
      </w:ins>
    </w:p>
    <w:bookmarkEnd w:id="266"/>
    <w:bookmarkStart w:id="26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2161" w:author="PR Preview" w:date="2026-01-01T00:00:00Z">
        <w:r>
          <w:delText xml:space="preserve">No.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With one car per fold,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every assignment of cars to folds produces the same 32 fits,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only numbered differently,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and</w:delText>
        </w:r>
      </w:del>
      <w:del w:id="2170" w:author="PR Preview" w:date="2026-01-01T00:00:00Z">
        <w:r>
          <w:delText xml:space="preserve"> </w:delText>
        </w:r>
      </w:del>
      <w:hyperlink w:anchor="eq-cv-estimate">
        <w:del w:id="217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does not depend on the numbering.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Unlike</w:delText>
        </w:r>
      </w:del>
      <w:del w:id="2176" w:author="PR Preview" w:date="2026-01-01T00:00:00Z">
        <w:r>
          <w:delText xml:space="preserve"> </w:delText>
        </w:r>
      </w:del>
      <w:hyperlink w:anchor="exm-kfold-mtcars">
        <w:del w:id="2177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2178" w:author="PR Preview" w:date="2026-01-01T00:00:00Z">
        <w:r>
          <w:delText xml:space="preserve">,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181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is</w:delText>
        </w:r>
      </w:del>
      <w:del w:id="218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18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with</w:delText>
        </w:r>
      </w:del>
      <w:del w:id="21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191" w:author="PR Preview" w:date="2026-01-01T00:00:00Z">
        <w:r>
          <w:delText xml:space="preserve">,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so that each of the</w:delText>
        </w:r>
      </w:del>
      <w:del w:id="2194" w:author="PR Preview" w:date="2026-01-01T00:00:00Z">
        <w:r>
          <w:delText xml:space="preserve"> </w:delText>
        </w:r>
      </w:del>
      <m:oMath>
        <m:r>
          <m:t>n</m:t>
        </m:r>
      </m:oMath>
      <w:del w:id="2195" w:author="PR Preview" w:date="2026-01-01T00:00:00Z">
        <w:r>
          <w:delText xml:space="preserve"> </w:delText>
        </w:r>
      </w:del>
      <w:hyperlink w:anchor="def-folds">
        <w:del w:id="219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holds one observation,</w:delText>
        </w:r>
      </w:del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and the</w:delText>
        </w:r>
      </w:del>
      <w:del w:id="2201" w:author="PR Preview" w:date="2026-01-01T00:00:00Z">
        <w:r>
          <w:delText xml:space="preserve"> </w:delText>
        </w:r>
      </w:del>
      <w:hyperlink w:anchor="def-fold-out-rule">
        <w:del w:id="220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20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of observation</w:delText>
        </w:r>
      </w:del>
      <w:del w:id="2206" w:author="PR Preview" w:date="2026-01-01T00:00:00Z">
        <w:r>
          <w:delText xml:space="preserve"> </w:delText>
        </w:r>
      </w:del>
      <m:oMath>
        <m:r>
          <m:t>i</m:t>
        </m:r>
      </m:oMath>
      <w:del w:id="2207" w:author="PR Preview" w:date="2026-01-01T00:00:00Z">
        <w:r>
          <w:delText xml:space="preserve">’s</w:delText>
        </w:r>
      </w:del>
      <w:del w:id="2208" w:author="PR Preview" w:date="2026-01-01T00:00:00Z">
        <w:r>
          <w:delText xml:space="preserve"> </w:delText>
        </w:r>
      </w:del>
      <w:hyperlink w:anchor="def-fold-assignment">
        <w:del w:id="220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is fitted to all observations except observation</w:delText>
        </w:r>
      </w:del>
      <w:del w:id="2212" w:author="PR Preview" w:date="2026-01-01T00:00:00Z">
        <w:r>
          <w:delText xml:space="preserve"> </w:delText>
        </w:r>
      </w:del>
      <m:oMath>
        <m:r>
          <m:t>i</m:t>
        </m:r>
      </m:oMath>
      <w:del w:id="2213" w:author="PR Preview" w:date="2026-01-01T00:00:00Z">
        <w:r>
          <w:delText xml:space="preserve">.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Its</w:delText>
        </w:r>
      </w:del>
      <w:del w:id="2216" w:author="PR Preview" w:date="2026-01-01T00:00:00Z">
        <w:r>
          <w:delText xml:space="preserve"> </w:delText>
        </w:r>
      </w:del>
      <w:hyperlink w:anchor="def-cv-estimate">
        <w:del w:id="221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(</w:delText>
        </w:r>
      </w:del>
      <w:hyperlink w:anchor="eq-cv-estimate">
        <w:del w:id="222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with</w:delText>
        </w:r>
      </w:del>
      <w:del w:id="222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22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7"/>
        </w:numPr>
      </w:pPr>
      <w:ins w:id="2225" w:author="PR Preview" w:date="2026-01-01T00:00:00Z">
        <w:r>
          <w:t xml:space="preserve">No.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With one car per fold,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every assignment of cars to folds produces the same 32 fits,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only numbered differently,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and</w:t>
        </w:r>
      </w:ins>
      <w:ins w:id="2234" w:author="PR Preview" w:date="2026-01-01T00:00:00Z">
        <w:r>
          <w:t xml:space="preserve"> </w:t>
        </w:r>
      </w:ins>
      <w:hyperlink w:anchor="eq-cv-estimate">
        <w:ins w:id="2235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does not depend on the numbering.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Unlike</w:t>
        </w:r>
      </w:ins>
      <w:ins w:id="2240" w:author="PR Preview" w:date="2026-01-01T00:00:00Z">
        <w:r>
          <w:t xml:space="preserve"> </w:t>
        </w:r>
      </w:ins>
      <w:hyperlink w:anchor="exm-kfold-mtcars">
        <w:ins w:id="2241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2242" w:author="PR Preview" w:date="2026-01-01T00:00:00Z">
        <w:r>
          <w:t xml:space="preserve">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the estimate is not random.</w:t>
        </w:r>
      </w:ins>
    </w:p>
    <w:bookmarkEnd w:id="267"/>
    <w:bookmarkStart w:id="269" w:name="def-loocv"/>
    <w:p>
      <w:pPr>
        <w:pStyle w:val="FirstParagraph"/>
      </w:pPr>
      <w:ins w:id="2245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rPr>
            <w:b/>
            <w:bCs/>
          </w:rPr>
          <w:t xml:space="preserve">Leave-one-out cross-validation (LOOCV)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is</w:t>
        </w:r>
      </w:ins>
      <w:ins w:id="225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25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with</w:t>
        </w:r>
      </w:ins>
      <w:ins w:id="22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255" w:author="PR Preview" w:date="2026-01-01T00:00:00Z">
        <w:r>
          <w:t xml:space="preserve">,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so that each of the</w:t>
        </w:r>
      </w:ins>
      <w:ins w:id="2258" w:author="PR Preview" w:date="2026-01-01T00:00:00Z">
        <w:r>
          <w:t xml:space="preserve"> </w:t>
        </w:r>
      </w:ins>
      <m:oMath>
        <m:r>
          <m:t>n</m:t>
        </m:r>
      </m:oMath>
      <w:ins w:id="2259" w:author="PR Preview" w:date="2026-01-01T00:00:00Z">
        <w:r>
          <w:t xml:space="preserve"> </w:t>
        </w:r>
      </w:ins>
      <w:hyperlink w:anchor="def-folds">
        <w:ins w:id="226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holds one observation,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and the</w:t>
        </w:r>
      </w:ins>
      <w:ins w:id="2265" w:author="PR Preview" w:date="2026-01-01T00:00:00Z">
        <w:r>
          <w:t xml:space="preserve"> </w:t>
        </w:r>
      </w:ins>
      <w:hyperlink w:anchor="def-fold-out-rule">
        <w:ins w:id="226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26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of observation</w:t>
        </w:r>
      </w:ins>
      <w:ins w:id="2270" w:author="PR Preview" w:date="2026-01-01T00:00:00Z">
        <w:r>
          <w:t xml:space="preserve"> </w:t>
        </w:r>
      </w:ins>
      <m:oMath>
        <m:r>
          <m:t>i</m:t>
        </m:r>
      </m:oMath>
      <w:ins w:id="2271" w:author="PR Preview" w:date="2026-01-01T00:00:00Z">
        <w:r>
          <w:t xml:space="preserve">’s</w:t>
        </w:r>
      </w:ins>
      <w:ins w:id="2272" w:author="PR Preview" w:date="2026-01-01T00:00:00Z">
        <w:r>
          <w:t xml:space="preserve"> </w:t>
        </w:r>
      </w:ins>
      <w:hyperlink w:anchor="def-fold-assignment">
        <w:ins w:id="227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is fitted to all observations except observation</w:t>
        </w:r>
      </w:ins>
      <w:ins w:id="2276" w:author="PR Preview" w:date="2026-01-01T00:00:00Z">
        <w:r>
          <w:t xml:space="preserve"> </w:t>
        </w:r>
      </w:ins>
      <m:oMath>
        <m:r>
          <m:t>i</m:t>
        </m:r>
      </m:oMath>
      <w:ins w:id="2277" w:author="PR Preview" w:date="2026-01-01T00:00:00Z">
        <w:r>
          <w:t xml:space="preserve">.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Its</w:t>
        </w:r>
      </w:ins>
      <w:ins w:id="2280" w:author="PR Preview" w:date="2026-01-01T00:00:00Z">
        <w:r>
          <w:t xml:space="preserve"> </w:t>
        </w:r>
      </w:ins>
      <w:hyperlink w:anchor="def-cv-estimate">
        <w:ins w:id="22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(</w:t>
        </w:r>
      </w:ins>
      <w:hyperlink w:anchor="eq-cv-estimate">
        <w:ins w:id="2284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with</w:t>
        </w:r>
      </w:ins>
      <w:ins w:id="228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288" w:author="PR Preview" w:date="2026-01-01T00:00:00Z">
        <w:r>
          <w:t xml:space="preserve">) is</w:t>
        </w:r>
      </w:ins>
    </w:p>
    <w:p>
      <w:pPr>
        <w:pStyle w:val="BodyText"/>
      </w:pPr>
      <w:bookmarkStart w:id="26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9"/>
    <w:bookmarkStart w:id="27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0"/>
    <w:p>
      <w:pPr>
        <w:pStyle w:val="BodyText"/>
      </w:pPr>
      <w:del w:id="2289" w:author="PR Preview" w:date="2026-01-01T00:00:00Z">
        <w:r>
          <w:rPr>
            <w:i/>
            <w:iCs/>
          </w:rPr>
          <w:delText xml:space="preserve">Proof</w:delText>
        </w:r>
      </w:del>
      <w:del w:id="2290" w:author="PR Preview" w:date="2026-01-01T00:00:00Z">
        <w:r>
          <w:delText xml:space="preserve">. </w:delText>
        </w:r>
      </w:del>
      <w:del w:id="2291" w:author="PR Preview" w:date="2026-01-01T00:00:00Z">
        <w:r>
          <w:delText xml:space="preserve">This is the solution to</w:delText>
        </w:r>
      </w:del>
      <w:del w:id="2292" w:author="PR Preview" w:date="2026-01-01T00:00:00Z">
        <w:r>
          <w:delText xml:space="preserve"> </w:delText>
        </w:r>
      </w:del>
      <w:hyperlink w:anchor="exr-loocv">
        <w:del w:id="229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294" w:author="PR Preview" w:date="2026-01-01T00:00:00Z">
        <w:r>
          <w:delText xml:space="preserve">, part 3, worked in</w:delText>
        </w:r>
      </w:del>
      <w:del w:id="2295" w:author="PR Preview" w:date="2026-01-01T00:00:00Z">
        <w:r>
          <w:delText xml:space="preserve"> </w:delText>
        </w:r>
      </w:del>
      <w:hyperlink w:anchor="sol-loocv">
        <w:del w:id="229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2297" w:author="PR Preview" w:date="2026-01-01T00:00:00Z">
        <w:r>
          <w:delText xml:space="preserve">.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It uses</w:delText>
        </w:r>
      </w:del>
      <w:del w:id="2300" w:author="PR Preview" w:date="2026-01-01T00:00:00Z">
        <w:r>
          <w:delText xml:space="preserve"> </w:delText>
        </w:r>
      </w:del>
      <w:hyperlink w:anchor="eq-cv-estimate">
        <w:del w:id="230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and</w:delText>
        </w:r>
      </w:del>
      <w:del w:id="2304" w:author="PR Preview" w:date="2026-01-01T00:00:00Z">
        <w:r>
          <w:delText xml:space="preserve"> </w:delText>
        </w:r>
      </w:del>
      <w:hyperlink w:anchor="eq-fold-out-rule">
        <w:del w:id="2305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306" w:author="PR Preview" w:date="2026-01-01T00:00:00Z">
        <w:r>
          <w:delText xml:space="preserve">.</w:delText>
        </w:r>
      </w:del>
    </w:p>
    <w:p>
      <w:pPr>
        <w:pStyle w:val="BodyText"/>
      </w:pPr>
      <w:ins w:id="2307" w:author="PR Preview" w:date="2026-01-01T00:00:00Z">
        <w:r>
          <w:rPr>
            <w:i/>
            <w:iCs/>
          </w:rPr>
          <w:t xml:space="preserve">Proof</w:t>
        </w:r>
      </w:ins>
      <w:ins w:id="2308" w:author="PR Preview" w:date="2026-01-01T00:00:00Z">
        <w:r>
          <w:t xml:space="preserve">. </w:t>
        </w:r>
      </w:ins>
      <w:ins w:id="2309" w:author="PR Preview" w:date="2026-01-01T00:00:00Z">
        <w:r>
          <w:t xml:space="preserve">This is the solution to</w:t>
        </w:r>
      </w:ins>
      <w:ins w:id="2310" w:author="PR Preview" w:date="2026-01-01T00:00:00Z">
        <w:r>
          <w:t xml:space="preserve"> </w:t>
        </w:r>
      </w:ins>
      <w:hyperlink w:anchor="exr-loocv">
        <w:ins w:id="231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312" w:author="PR Preview" w:date="2026-01-01T00:00:00Z">
        <w:r>
          <w:t xml:space="preserve">, part 3, worked in</w:t>
        </w:r>
      </w:ins>
      <w:ins w:id="2313" w:author="PR Preview" w:date="2026-01-01T00:00:00Z">
        <w:r>
          <w:t xml:space="preserve"> </w:t>
        </w:r>
      </w:ins>
      <w:hyperlink w:anchor="sol-loocv">
        <w:ins w:id="231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2315" w:author="PR Preview" w:date="2026-01-01T00:00:00Z">
        <w:r>
          <w:t xml:space="preserve">.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It uses</w:t>
        </w:r>
      </w:ins>
      <w:ins w:id="2318" w:author="PR Preview" w:date="2026-01-01T00:00:00Z">
        <w:r>
          <w:t xml:space="preserve"> </w:t>
        </w:r>
      </w:ins>
      <w:hyperlink w:anchor="eq-cv-estimate">
        <w:ins w:id="2319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and</w:t>
        </w:r>
      </w:ins>
      <w:ins w:id="2322" w:author="PR Preview" w:date="2026-01-01T00:00:00Z">
        <w:r>
          <w:t xml:space="preserve"> </w:t>
        </w:r>
      </w:ins>
      <w:hyperlink w:anchor="eq-fold-out-rule">
        <w:ins w:id="2323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32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2325" w:author="PR Preview" w:date="2026-01-01T00:00:00Z">
        <w:r>
          <w:delText xml:space="preserve">With</w:delText>
        </w:r>
      </w:del>
      <w:del w:id="23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327" w:author="PR Preview" w:date="2026-01-01T00:00:00Z">
        <w:r>
          <w:delText xml:space="preserve">, the</w:delText>
        </w:r>
      </w:del>
      <w:del w:id="2328" w:author="PR Preview" w:date="2026-01-01T00:00:00Z">
        <w:r>
          <w:delText xml:space="preserve"> </w:delText>
        </w:r>
      </w:del>
      <m:oMath>
        <m:r>
          <m:t>n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nonempty, disjoint</w:delText>
        </w:r>
      </w:del>
      <w:del w:id="2331" w:author="PR Preview" w:date="2026-01-01T00:00:00Z">
        <w:r>
          <w:delText xml:space="preserve"> </w:delText>
        </w:r>
      </w:del>
      <w:hyperlink w:anchor="def-folds">
        <w:del w:id="233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of</w:delText>
        </w:r>
      </w:del>
      <w:del w:id="2335" w:author="PR Preview" w:date="2026-01-01T00:00:00Z">
        <w:r>
          <w:delText xml:space="preserve"> </w:delText>
        </w:r>
      </w:del>
      <w:hyperlink w:anchor="eq-folds">
        <w:del w:id="2336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partition the</w:delText>
        </w:r>
      </w:del>
      <w:del w:id="2339" w:author="PR Preview" w:date="2026-01-01T00:00:00Z">
        <w:r>
          <w:delText xml:space="preserve"> </w:delText>
        </w:r>
      </w:del>
      <m:oMath>
        <m:r>
          <m:t>n</m:t>
        </m:r>
      </m:oMath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indices of</w:delText>
        </w:r>
      </w:del>
      <w:del w:id="2342" w:author="PR Preview" w:date="2026-01-01T00:00:00Z">
        <w:r>
          <w:delText xml:space="preserve"> </w:delText>
        </w:r>
      </w:del>
      <m:oMath>
        <m:r>
          <m:t>I</m:t>
        </m:r>
      </m:oMath>
      <w:del w:id="2343" w:author="PR Preview" w:date="2026-01-01T00:00:00Z">
        <w:r>
          <w:delText xml:space="preserve">,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so each fold holds exactly one index.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(A partition of</w:delText>
        </w:r>
      </w:del>
      <w:del w:id="2348" w:author="PR Preview" w:date="2026-01-01T00:00:00Z">
        <w:r>
          <w:delText xml:space="preserve"> </w:delText>
        </w:r>
      </w:del>
      <m:oMath>
        <m:r>
          <m:t>n</m:t>
        </m:r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indices into</w:delText>
        </w:r>
      </w:del>
      <w:del w:id="2351" w:author="PR Preview" w:date="2026-01-01T00:00:00Z">
        <w:r>
          <w:delText xml:space="preserve"> </w:delText>
        </w:r>
      </w:del>
      <m:oMath>
        <m:r>
          <m:t>n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2354" w:author="PR Preview" w:date="2026-01-01T00:00:00Z">
        <w:r>
          <w:delText xml:space="preserve">For observation</w:delText>
        </w:r>
      </w:del>
      <w:del w:id="2355" w:author="PR Preview" w:date="2026-01-01T00:00:00Z">
        <w:r>
          <w:delText xml:space="preserve"> </w:delText>
        </w:r>
      </w:del>
      <m:oMath>
        <m:r>
          <m:t>i</m:t>
        </m:r>
      </m:oMath>
      <w:del w:id="2356" w:author="PR Preview" w:date="2026-01-01T00:00:00Z">
        <w:r>
          <w:delText xml:space="preserve">,</w:delText>
        </w:r>
      </w:del>
      <w:del w:id="2357" w:author="PR Preview" w:date="2026-01-01T00:00:00Z">
        <w:r>
          <w:delText xml:space="preserve"> </w:delText>
        </w:r>
      </w:del>
      <w:hyperlink w:anchor="eq-fold-assignment">
        <w:del w:id="2358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gives</w:delText>
        </w:r>
      </w:del>
      <w:del w:id="23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362" w:author="PR Preview" w:date="2026-01-01T00:00:00Z">
        <w:r>
          <w:delText xml:space="preserve">,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so</w:delText>
        </w:r>
      </w:del>
      <w:del w:id="23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366" w:author="PR Preview" w:date="2026-01-01T00:00:00Z">
        <w:r>
          <w:delText xml:space="preserve">.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(Fold</w:delText>
        </w:r>
      </w:del>
      <w:del w:id="236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holds one index, and that index is</w:delText>
        </w:r>
      </w:del>
      <w:del w:id="2372" w:author="PR Preview" w:date="2026-01-01T00:00:00Z">
        <w:r>
          <w:delText xml:space="preserve"> </w:delText>
        </w:r>
      </w:del>
      <m:oMath>
        <m:r>
          <m:t>i</m:t>
        </m:r>
      </m:oMath>
      <w:del w:id="237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2374" w:author="PR Preview" w:date="2026-01-01T00:00:00Z">
        <w:r>
          <w:delText xml:space="preserve">Let</w:delText>
        </w:r>
      </w:del>
      <w:del w:id="2375" w:author="PR Preview" w:date="2026-01-01T00:00:00Z">
        <w:r>
          <w:delText xml:space="preserve"> </w:delText>
        </w:r>
      </w:del>
      <m:oMath>
        <m:r>
          <m:t>g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be the</w:delText>
        </w:r>
      </w:del>
      <w:del w:id="2378" w:author="PR Preview" w:date="2026-01-01T00:00:00Z">
        <w:r>
          <w:delText xml:space="preserve"> </w:delText>
        </w:r>
      </w:del>
      <w:hyperlink w:anchor="def-fitting-procedure">
        <w:del w:id="237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80" w:author="PR Preview" w:date="2026-01-01T00:00:00Z">
        <w:r>
          <w:delText xml:space="preserve">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the rule that maps a training set to a fitted prediction rule.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The</w:delText>
        </w:r>
      </w:del>
      <w:del w:id="2385" w:author="PR Preview" w:date="2026-01-01T00:00:00Z">
        <w:r>
          <w:delText xml:space="preserve"> </w:delText>
        </w:r>
      </w:del>
      <w:hyperlink w:anchor="def-fold-out-rule">
        <w:del w:id="238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of observation</w:delText>
        </w:r>
      </w:del>
      <w:del w:id="2389" w:author="PR Preview" w:date="2026-01-01T00:00:00Z">
        <w:r>
          <w:delText xml:space="preserve"> </w:delText>
        </w:r>
      </w:del>
      <m:oMath>
        <m:r>
          <m:t>i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is then</w:delText>
        </w:r>
      </w:del>
      <w:del w:id="239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93" w:author="PR Preview" w:date="2026-01-01T00:00:00Z">
        <w:r>
          <w:delText xml:space="preserve">.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(</w:delText>
        </w:r>
      </w:del>
      <w:hyperlink w:anchor="eq-fold-out-rule">
        <w:del w:id="2396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with</w:delText>
        </w:r>
      </w:del>
      <w:del w:id="23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400" w:author="PR Preview" w:date="2026-01-01T00:00:00Z">
        <w:r>
          <w:delText xml:space="preserve">.)</w:delText>
        </w:r>
      </w:del>
    </w:p>
    <w:p>
      <w:pPr>
        <w:numPr>
          <w:ilvl w:val="0"/>
          <w:numId w:val="1018"/>
        </w:numPr>
      </w:pPr>
      <w:ins w:id="2401" w:author="PR Preview" w:date="2026-01-01T00:00:00Z">
        <w:r>
          <w:t xml:space="preserve">With</w:t>
        </w:r>
      </w:ins>
      <w:ins w:id="240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03" w:author="PR Preview" w:date="2026-01-01T00:00:00Z">
        <w:r>
          <w:t xml:space="preserve">, the</w:t>
        </w:r>
      </w:ins>
      <w:ins w:id="2404" w:author="PR Preview" w:date="2026-01-01T00:00:00Z">
        <w:r>
          <w:t xml:space="preserve"> </w:t>
        </w:r>
      </w:ins>
      <m:oMath>
        <m:r>
          <m:t>n</m:t>
        </m:r>
      </m:oMath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nonempty, disjoint</w:t>
        </w:r>
      </w:ins>
      <w:ins w:id="2407" w:author="PR Preview" w:date="2026-01-01T00:00:00Z">
        <w:r>
          <w:t xml:space="preserve"> </w:t>
        </w:r>
      </w:ins>
      <w:hyperlink w:anchor="def-folds">
        <w:ins w:id="240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of</w:t>
        </w:r>
      </w:ins>
      <w:ins w:id="2411" w:author="PR Preview" w:date="2026-01-01T00:00:00Z">
        <w:r>
          <w:t xml:space="preserve"> </w:t>
        </w:r>
      </w:ins>
      <w:hyperlink w:anchor="eq-folds">
        <w:ins w:id="2412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partition the</w:t>
        </w:r>
      </w:ins>
      <w:ins w:id="2415" w:author="PR Preview" w:date="2026-01-01T00:00:00Z">
        <w:r>
          <w:t xml:space="preserve"> </w:t>
        </w:r>
      </w:ins>
      <m:oMath>
        <m:r>
          <m:t>n</m:t>
        </m:r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indices of</w:t>
        </w:r>
      </w:ins>
      <w:ins w:id="2418" w:author="PR Preview" w:date="2026-01-01T00:00:00Z">
        <w:r>
          <w:t xml:space="preserve"> </w:t>
        </w:r>
      </w:ins>
      <m:oMath>
        <m:r>
          <m:t>I</m:t>
        </m:r>
      </m:oMath>
      <w:ins w:id="2419" w:author="PR Preview" w:date="2026-01-01T00:00:00Z">
        <w:r>
          <w:t xml:space="preserve">,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so each fold holds exactly one index.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(A partition of</w:t>
        </w:r>
      </w:ins>
      <w:ins w:id="2424" w:author="PR Preview" w:date="2026-01-01T00:00:00Z">
        <w:r>
          <w:t xml:space="preserve"> </w:t>
        </w:r>
      </w:ins>
      <m:oMath>
        <m:r>
          <m:t>n</m:t>
        </m:r>
      </m:oMath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indices into</w:t>
        </w:r>
      </w:ins>
      <w:ins w:id="2427" w:author="PR Preview" w:date="2026-01-01T00:00:00Z">
        <w:r>
          <w:t xml:space="preserve"> </w:t>
        </w:r>
      </w:ins>
      <m:oMath>
        <m:r>
          <m:t>n</m:t>
        </m:r>
      </m:oMath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8"/>
        </w:numPr>
      </w:pPr>
      <w:ins w:id="2430" w:author="PR Preview" w:date="2026-01-01T00:00:00Z">
        <w:r>
          <w:t xml:space="preserve">For observation</w:t>
        </w:r>
      </w:ins>
      <w:ins w:id="2431" w:author="PR Preview" w:date="2026-01-01T00:00:00Z">
        <w:r>
          <w:t xml:space="preserve"> </w:t>
        </w:r>
      </w:ins>
      <m:oMath>
        <m:r>
          <m:t>i</m:t>
        </m:r>
      </m:oMath>
      <w:ins w:id="2432" w:author="PR Preview" w:date="2026-01-01T00:00:00Z">
        <w:r>
          <w:t xml:space="preserve">,</w:t>
        </w:r>
      </w:ins>
      <w:ins w:id="2433" w:author="PR Preview" w:date="2026-01-01T00:00:00Z">
        <w:r>
          <w:t xml:space="preserve"> </w:t>
        </w:r>
      </w:ins>
      <w:hyperlink w:anchor="eq-fold-assignment">
        <w:ins w:id="243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gives</w:t>
        </w:r>
      </w:ins>
      <w:ins w:id="24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so</w:t>
        </w:r>
      </w:ins>
      <w:ins w:id="24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442" w:author="PR Preview" w:date="2026-01-01T00:00:00Z">
        <w:r>
          <w:t xml:space="preserve">.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(Fold</w:t>
        </w:r>
      </w:ins>
      <w:ins w:id="244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holds one index, and that index is</w:t>
        </w:r>
      </w:ins>
      <w:ins w:id="2448" w:author="PR Preview" w:date="2026-01-01T00:00:00Z">
        <w:r>
          <w:t xml:space="preserve"> </w:t>
        </w:r>
      </w:ins>
      <m:oMath>
        <m:r>
          <m:t>i</m:t>
        </m:r>
      </m:oMath>
      <w:ins w:id="2449" w:author="PR Preview" w:date="2026-01-01T00:00:00Z">
        <w:r>
          <w:t xml:space="preserve">.)</w:t>
        </w:r>
      </w:ins>
    </w:p>
    <w:p>
      <w:pPr>
        <w:numPr>
          <w:ilvl w:val="0"/>
          <w:numId w:val="1018"/>
        </w:numPr>
      </w:pPr>
      <w:ins w:id="2450" w:author="PR Preview" w:date="2026-01-01T00:00:00Z">
        <w:r>
          <w:t xml:space="preserve">Let</w:t>
        </w:r>
      </w:ins>
      <w:ins w:id="2451" w:author="PR Preview" w:date="2026-01-01T00:00:00Z">
        <w:r>
          <w:t xml:space="preserve"> </w:t>
        </w:r>
      </w:ins>
      <m:oMath>
        <m:r>
          <m:t>g</m:t>
        </m:r>
      </m:oMath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be the</w:t>
        </w:r>
      </w:ins>
      <w:ins w:id="2454" w:author="PR Preview" w:date="2026-01-01T00:00:00Z">
        <w:r>
          <w:t xml:space="preserve"> </w:t>
        </w:r>
      </w:ins>
      <w:hyperlink w:anchor="def-fitting-procedure">
        <w:ins w:id="24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56" w:author="PR Preview" w:date="2026-01-01T00:00:00Z">
        <w:r>
          <w:t xml:space="preserve">,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the rule that maps a training set to a fitted prediction rule.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The</w:t>
        </w:r>
      </w:ins>
      <w:ins w:id="2461" w:author="PR Preview" w:date="2026-01-01T00:00:00Z">
        <w:r>
          <w:t xml:space="preserve"> </w:t>
        </w:r>
      </w:ins>
      <w:hyperlink w:anchor="def-fold-out-rule">
        <w:ins w:id="24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of observation</w:t>
        </w:r>
      </w:ins>
      <w:ins w:id="2465" w:author="PR Preview" w:date="2026-01-01T00:00:00Z">
        <w:r>
          <w:t xml:space="preserve"> </w:t>
        </w:r>
      </w:ins>
      <m:oMath>
        <m:r>
          <m:t>i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then</w:t>
        </w:r>
      </w:ins>
      <w:ins w:id="246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69" w:author="PR Preview" w:date="2026-01-01T00:00:00Z">
        <w:r>
          <w:t xml:space="preserve">.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(</w:t>
        </w:r>
      </w:ins>
      <w:hyperlink w:anchor="eq-fold-out-rule">
        <w:ins w:id="247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with</w:t>
        </w:r>
      </w:ins>
      <w:ins w:id="24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476" w:author="PR Preview" w:date="2026-01-01T00:00:00Z">
        <w:r>
          <w:t xml:space="preserve">.)</w:t>
        </w:r>
      </w:ins>
    </w:p>
    <w:p>
      <w:pPr>
        <w:numPr>
          <w:ilvl w:val="0"/>
          <w:numId w:val="1018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2477" w:author="PR Preview" w:date="2026-01-01T00:00:00Z">
        <w:r>
          <w:delText xml:space="preserve">Hence each term</w:delText>
        </w:r>
      </w:del>
      <w:del w:id="247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of</w:delText>
        </w:r>
      </w:del>
      <w:del w:id="2481" w:author="PR Preview" w:date="2026-01-01T00:00:00Z">
        <w:r>
          <w:delText xml:space="preserve"> </w:delText>
        </w:r>
      </w:del>
      <w:hyperlink w:anchor="eq-cv-estimate">
        <w:del w:id="248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is the same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for every fold assignment.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(Each term is a function of the rule in step 4,</w:delText>
        </w:r>
      </w:del>
      <w:del w:id="24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and</w:delText>
        </w:r>
      </w:del>
      <w:del w:id="24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49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2494" w:author="PR Preview" w:date="2026-01-01T00:00:00Z">
        <w:r>
          <w:delText xml:space="preserve">Therefore the sum over</w:delText>
        </w:r>
      </w:del>
      <w:del w:id="24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in</w:delText>
        </w:r>
      </w:del>
      <w:del w:id="2498" w:author="PR Preview" w:date="2026-01-01T00:00:00Z">
        <w:r>
          <w:delText xml:space="preserve"> </w:delText>
        </w:r>
      </w:del>
      <w:hyperlink w:anchor="eq-cv-estimate">
        <w:del w:id="249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and its factor</w:delText>
        </w:r>
      </w:del>
      <w:del w:id="250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50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8"/>
        </w:numPr>
      </w:pPr>
      <w:ins w:id="2505" w:author="PR Preview" w:date="2026-01-01T00:00:00Z">
        <w:r>
          <w:t xml:space="preserve">Hence each term</w:t>
        </w:r>
      </w:ins>
      <w:ins w:id="250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of</w:t>
        </w:r>
      </w:ins>
      <w:ins w:id="2509" w:author="PR Preview" w:date="2026-01-01T00:00:00Z">
        <w:r>
          <w:t xml:space="preserve"> </w:t>
        </w:r>
      </w:ins>
      <w:hyperlink w:anchor="eq-cv-estimate">
        <w:ins w:id="251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is the same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for every fold assignment.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(Each term is a function of the rule in step 4,</w:t>
        </w:r>
      </w:ins>
      <w:ins w:id="25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and</w:t>
        </w:r>
      </w:ins>
      <w:ins w:id="25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521" w:author="PR Preview" w:date="2026-01-01T00:00:00Z">
        <w:r>
          <w:t xml:space="preserve">.)</w:t>
        </w:r>
      </w:ins>
    </w:p>
    <w:p>
      <w:pPr>
        <w:numPr>
          <w:ilvl w:val="0"/>
          <w:numId w:val="1018"/>
        </w:numPr>
      </w:pPr>
      <w:ins w:id="2522" w:author="PR Preview" w:date="2026-01-01T00:00:00Z">
        <w:r>
          <w:t xml:space="preserve">Therefore the sum over</w:t>
        </w:r>
      </w:ins>
      <w:ins w:id="25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in</w:t>
        </w:r>
      </w:ins>
      <w:ins w:id="2526" w:author="PR Preview" w:date="2026-01-01T00:00:00Z">
        <w:r>
          <w:t xml:space="preserve"> </w:t>
        </w:r>
      </w:ins>
      <w:hyperlink w:anchor="eq-cv-estimate">
        <w:ins w:id="2527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528" w:author="PR Preview" w:date="2026-01-01T00:00:00Z">
        <w:r>
          <w:t xml:space="preserve">,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and its factor</w:t>
        </w:r>
      </w:ins>
      <w:ins w:id="25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53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2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del w:id="2533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\qquad(52)$$</w:delText>
        </w:r>
      </w:del>
      <w:bookmarkEnd w:id="268"/>
    </w:p>
    <w:p>
      <w:pPr>
        <w:pStyle w:val="FirstParagraph"/>
      </w:pPr>
      <w:del w:id="2534" w:author="PR Preview" w:date="2026-01-01T00:00:00Z">
        <w:r>
          <w:rPr>
            <w:i/>
            <w:iCs/>
          </w:rPr>
          <w:delText xml:space="preserve">Remark 27</w:delText>
        </w:r>
      </w:del>
      <w:del w:id="2535" w:author="PR Preview" w:date="2026-01-01T00:00:00Z">
        <w:r>
          <w:delText xml:space="preserve"> (The term vector of simple linear regression). </w:delText>
        </w:r>
      </w:del>
      <w:del w:id="2536" w:author="PR Preview" w:date="2026-01-01T00:00:00Z">
        <w:r>
          <w:delText xml:space="preserve">In simple linear regression the terms are</w:delText>
        </w:r>
      </w:del>
      <w:del w:id="2537" w:author="PR Preview" w:date="2026-01-01T00:00:00Z">
        <w:r>
          <w:delText xml:space="preserve"> </w:delText>
        </w:r>
      </w:del>
      <m:oMath>
        <m:r>
          <m:t>1</m:t>
        </m:r>
      </m:oMath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and</w:delText>
        </w:r>
      </w:del>
      <w:del w:id="2540" w:author="PR Preview" w:date="2026-01-01T00:00:00Z">
        <w:r>
          <w:delText xml:space="preserve"> </w:delText>
        </w:r>
      </w:del>
      <m:oMath>
        <m:r>
          <m:t>x</m:t>
        </m:r>
      </m:oMath>
      <w:del w:id="2541" w:author="PR Preview" w:date="2026-01-01T00:00:00Z">
        <w:r>
          <w:delText xml:space="preserve">,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so the</w:delText>
        </w:r>
      </w:del>
      <w:del w:id="2544" w:author="PR Preview" w:date="2026-01-01T00:00:00Z">
        <w:r>
          <w:delText xml:space="preserve"> </w:delText>
        </w:r>
      </w:del>
      <w:hyperlink w:anchor="def-term-vector">
        <w:del w:id="2545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$\mathord{\smash[b]{\underset{\raise.3ex\hbox{$\scriptstyle\sim$}}{t}}\vphantom{t}}_{i}$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is the</w:delText>
        </w:r>
      </w:del>
      <w:del w:id="2550" w:author="PR Preview" w:date="2026-01-01T00:00:00Z">
        <w:r>
          <w:delText xml:space="preserve"> </w:delText>
        </w:r>
      </w:del>
      <w:hyperlink r:id="rId273">
        <w:del w:id="2551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$\mathord{\smash[b]{\underset{\raise.3ex\hbox{$\scriptstyle\sim$}}{x}}\vphantom{x}}_i$</w:delText>
        </w:r>
      </w:del>
      <w:del w:id="2554" w:author="PR Preview" w:date="2026-01-01T00:00:00Z">
        <w:r>
          <w:delText xml:space="preserve">.</w:delText>
        </w:r>
      </w:del>
    </w:p>
    <w:p>
      <w:pPr>
        <w:pStyle w:val="BodyText"/>
      </w:pPr>
      <w:bookmarkStart w:id="271" w:name="eq-term-vector"/>
      <w:ins w:id="2555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\qquad(53)$$</w:t>
        </w:r>
      </w:ins>
      <w:bookmarkEnd w:id="271"/>
    </w:p>
    <w:bookmarkEnd w:id="272"/>
    <w:bookmarkStart w:id="274" w:name="rem-term-vector"/>
    <w:p>
      <w:pPr>
        <w:pStyle w:val="FirstParagraph"/>
      </w:pPr>
      <w:ins w:id="2556" w:author="PR Preview" w:date="2026-01-01T00:00:00Z">
        <w:r>
          <w:rPr>
            <w:i/>
            <w:iCs/>
          </w:rPr>
          <w:t xml:space="preserve">Remark 28</w:t>
        </w:r>
      </w:ins>
      <w:ins w:id="2557" w:author="PR Preview" w:date="2026-01-01T00:00:00Z">
        <w:r>
          <w:t xml:space="preserve"> (The term vector of simple linear regression). </w:t>
        </w:r>
      </w:ins>
      <w:ins w:id="2558" w:author="PR Preview" w:date="2026-01-01T00:00:00Z">
        <w:r>
          <w:t xml:space="preserve">In simple linear regression the terms are</w:t>
        </w:r>
      </w:ins>
      <w:ins w:id="2559" w:author="PR Preview" w:date="2026-01-01T00:00:00Z">
        <w:r>
          <w:t xml:space="preserve"> </w:t>
        </w:r>
      </w:ins>
      <m:oMath>
        <m:r>
          <m:t>1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and</w:t>
        </w:r>
      </w:ins>
      <w:ins w:id="2562" w:author="PR Preview" w:date="2026-01-01T00:00:00Z">
        <w:r>
          <w:t xml:space="preserve"> </w:t>
        </w:r>
      </w:ins>
      <m:oMath>
        <m:r>
          <m:t>x</m:t>
        </m:r>
      </m:oMath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so the</w:t>
        </w:r>
      </w:ins>
      <w:ins w:id="2566" w:author="PR Preview" w:date="2026-01-01T00:00:00Z">
        <w:r>
          <w:t xml:space="preserve"> </w:t>
        </w:r>
      </w:ins>
      <w:hyperlink w:anchor="def-term-vector">
        <w:ins w:id="2567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$\mathord{\smash[b]{\underset{\raise.3ex\hbox{$\scriptstyle\sim$}}{t}}\vphantom{t}}_{i}$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is the</w:t>
        </w:r>
      </w:ins>
      <w:ins w:id="2572" w:author="PR Preview" w:date="2026-01-01T00:00:00Z">
        <w:r>
          <w:t xml:space="preserve"> </w:t>
        </w:r>
      </w:ins>
      <w:hyperlink r:id="rId273">
        <w:ins w:id="2573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$\mathord{\smash[b]{\underset{\raise.3ex\hbox{$\scriptstyle\sim$}}{x}}\vphantom{x}}_i$</w:t>
        </w:r>
      </w:ins>
      <w:ins w:id="2576" w:author="PR Preview" w:date="2026-01-01T00:00:00Z">
        <w:r>
          <w:t xml:space="preserve">.</w:t>
        </w:r>
      </w:ins>
    </w:p>
    <w:bookmarkEnd w:id="274"/>
    <w:bookmarkStart w:id="276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del w:id="2577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\qquad(53)$$</w:delText>
        </w:r>
      </w:del>
      <w:bookmarkEnd w:id="272"/>
    </w:p>
    <w:p>
      <w:pPr>
        <w:pStyle w:val="FirstParagraph"/>
      </w:pPr>
      <w:del w:id="2578" w:author="PR Preview" w:date="2026-01-01T00:00:00Z">
        <w:r>
          <w:rPr>
            <w:i/>
            <w:iCs/>
          </w:rPr>
          <w:delText xml:space="preserve">Remark 28</w:delText>
        </w:r>
      </w:del>
      <w:del w:id="2579" w:author="PR Preview" w:date="2026-01-01T00:00:00Z">
        <w:r>
          <w:delText xml:space="preserve"> (Source: Cross-product matrix (sum-of-squares and cross-products matrix)). </w:delText>
        </w:r>
      </w:del>
      <w:del w:id="2580" w:author="PR Preview" w:date="2026-01-01T00:00:00Z">
        <w:r>
          <w:delText xml:space="preserve">Also called a</w:delText>
        </w:r>
      </w:del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[11], chap. </w:delText>
        </w:r>
      </w:del>
      <w:del w:id="2585" w:author="PR Preview" w:date="2026-01-01T00:00:00Z">
        <w:r>
          <w:delText xml:space="preserve">“Matrix Cross-Products”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(see</w:delText>
        </w:r>
      </w:del>
      <w:del w:id="2588" w:author="PR Preview" w:date="2026-01-01T00:00:00Z">
        <w:r>
          <w:delText xml:space="preserve"> </w:delText>
        </w:r>
      </w:del>
      <w:hyperlink r:id="rId277">
        <w:del w:id="2589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2590" w:author="PR Preview" w:date="2026-01-01T00:00:00Z">
        <w:r>
          <w:delText xml:space="preserve">).</w:delText>
        </w:r>
      </w:del>
    </w:p>
    <w:p>
      <w:pPr>
        <w:pStyle w:val="BodyText"/>
      </w:pPr>
      <w:del w:id="2591" w:author="PR Preview" w:date="2026-01-01T00:00:00Z">
        <w:r>
          <w:rPr>
            <w:i/>
            <w:iCs/>
          </w:rPr>
          <w:delText xml:space="preserve">Remark 29</w:delText>
        </w:r>
      </w:del>
      <w:del w:id="2592" w:author="PR Preview" w:date="2026-01-01T00:00:00Z">
        <w:r>
          <w:delText xml:space="preserve"> (Cross-product matrix as a matrix product). </w:delText>
        </w:r>
      </w:del>
      <w:del w:id="2593" w:author="PR Preview" w:date="2026-01-01T00:00:00Z">
        <w:r>
          <w:delText xml:space="preserve">Let</w:delText>
        </w:r>
      </w:del>
      <w:del w:id="2594" w:author="PR Preview" w:date="2026-01-01T00:00:00Z">
        <w:r>
          <w:delText xml:space="preserve"> </w:delText>
        </w:r>
      </w:del>
      <m:oMath>
        <m:r>
          <m:t>D</m:t>
        </m:r>
      </m:oMath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be the matrix whose rows are the transposed</w:delText>
        </w:r>
      </w:del>
      <w:del w:id="2597" w:author="PR Preview" w:date="2026-01-01T00:00:00Z">
        <w:r>
          <w:delText xml:space="preserve"> </w:delText>
        </w:r>
      </w:del>
      <w:hyperlink w:anchor="def-term-vector">
        <w:del w:id="2598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${\mathord{\smash[b]{\underset{\raise.3ex\hbox{$\scriptstyle\sim$}}{t}}\vphantom{t}}_{i}}^{\top}$</w:delText>
        </w:r>
      </w:del>
      <w:del w:id="2601" w:author="PR Preview" w:date="2026-01-01T00:00:00Z">
        <w:r>
          <w:delText xml:space="preserve">,</w:delText>
        </w:r>
      </w:del>
      <w:del w:id="260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603" w:author="PR Preview" w:date="2026-01-01T00:00:00Z">
        <w:r>
          <w:delText xml:space="preserve">.</w:delText>
        </w:r>
      </w:del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The cross-product matrix then equals the matrix product</w:delText>
        </w:r>
      </w:del>
    </w:p>
    <w:p>
      <w:pPr>
        <w:pStyle w:val="BodyText"/>
      </w:pPr>
      <w:bookmarkStart w:id="275" w:name="eq-cross-product-matrix"/>
      <w:ins w:id="2606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  </w:r>
      </w:ins>
      <w:bookmarkEnd w:id="275"/>
    </w:p>
    <w:bookmarkEnd w:id="276"/>
    <w:bookmarkStart w:id="278" w:name="rem-source-cross-product-matrix"/>
    <w:p>
      <w:pPr>
        <w:pStyle w:val="FirstParagraph"/>
      </w:pPr>
      <w:ins w:id="2607" w:author="PR Preview" w:date="2026-01-01T00:00:00Z">
        <w:r>
          <w:rPr>
            <w:i/>
            <w:iCs/>
          </w:rPr>
          <w:t xml:space="preserve">Remark 29</w:t>
        </w:r>
      </w:ins>
      <w:ins w:id="2608" w:author="PR Preview" w:date="2026-01-01T00:00:00Z">
        <w:r>
          <w:t xml:space="preserve"> (Source: Cross-product matrix (sum-of-squares and cross-products matrix)). </w:t>
        </w:r>
      </w:ins>
      <w:ins w:id="2609" w:author="PR Preview" w:date="2026-01-01T00:00:00Z">
        <w:r>
          <w:t xml:space="preserve">Also called a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rPr>
            <w:b/>
            <w:bCs/>
          </w:rPr>
          <w:t xml:space="preserve">sum-of-squares and cross-products matrix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[11], chap. </w:t>
        </w:r>
      </w:ins>
      <w:ins w:id="2614" w:author="PR Preview" w:date="2026-01-01T00:00:00Z">
        <w:r>
          <w:t xml:space="preserve">“Matrix Cross-Products”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(see</w:t>
        </w:r>
      </w:ins>
      <w:ins w:id="2617" w:author="PR Preview" w:date="2026-01-01T00:00:00Z">
        <w:r>
          <w:t xml:space="preserve"> </w:t>
        </w:r>
      </w:ins>
      <w:hyperlink r:id="rId277">
        <w:ins w:id="2618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2619" w:author="PR Preview" w:date="2026-01-01T00:00:00Z">
        <w:r>
          <w:t xml:space="preserve">).</w:t>
        </w:r>
      </w:ins>
    </w:p>
    <w:bookmarkEnd w:id="278"/>
    <w:bookmarkStart w:id="281" w:name="rem-cross-product-matrix"/>
    <w:p>
      <w:pPr>
        <w:pStyle w:val="BodyText"/>
      </w:pPr>
      <w:ins w:id="2620" w:author="PR Preview" w:date="2026-01-01T00:00:00Z">
        <w:r>
          <w:rPr>
            <w:i/>
            <w:iCs/>
          </w:rPr>
          <w:t xml:space="preserve">Remark 30</w:t>
        </w:r>
      </w:ins>
      <w:ins w:id="2621" w:author="PR Preview" w:date="2026-01-01T00:00:00Z">
        <w:r>
          <w:t xml:space="preserve"> (Cross-product matrix as a matrix product). </w:t>
        </w:r>
      </w:ins>
      <w:ins w:id="2622" w:author="PR Preview" w:date="2026-01-01T00:00:00Z">
        <w:r>
          <w:t xml:space="preserve">Let</w:t>
        </w:r>
      </w:ins>
      <w:ins w:id="2623" w:author="PR Preview" w:date="2026-01-01T00:00:00Z">
        <w:r>
          <w:t xml:space="preserve"> </w:t>
        </w:r>
      </w:ins>
      <m:oMath>
        <m:r>
          <m:t>D</m:t>
        </m:r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be the matrix whose rows are the transposed</w:t>
        </w:r>
      </w:ins>
      <w:ins w:id="2626" w:author="PR Preview" w:date="2026-01-01T00:00:00Z">
        <w:r>
          <w:t xml:space="preserve"> </w:t>
        </w:r>
      </w:ins>
      <w:hyperlink w:anchor="def-term-vector">
        <w:ins w:id="262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${\mathord{\smash[b]{\underset{\raise.3ex\hbox{$\scriptstyle\sim$}}{t}}\vphantom{t}}_{i}}^{\top}$</w:t>
        </w:r>
      </w:ins>
      <w:ins w:id="2630" w:author="PR Preview" w:date="2026-01-01T00:00:00Z">
        <w:r>
          <w:t xml:space="preserve">,</w:t>
        </w:r>
      </w:ins>
      <w:ins w:id="263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632" w:author="PR Preview" w:date="2026-01-01T00:00:00Z">
        <w:r>
          <w:t xml:space="preserve">.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1"/>
    <w:bookmarkStart w:id="284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del w:id="2635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\qquad(54)$$</w:delText>
        </w:r>
      </w:del>
      <w:bookmarkEnd w:id="280"/>
    </w:p>
    <w:p>
      <w:pPr>
        <w:pStyle w:val="BodyText"/>
      </w:pPr>
      <w:bookmarkStart w:id="283" w:name="eq-leverage"/>
      <w:ins w:id="2636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  </w:r>
      </w:ins>
      <w:bookmarkEnd w:id="2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4"/>
    <w:bookmarkStart w:id="286" w:name="rem-source-leverage"/>
    <w:p>
      <w:pPr>
        <w:pStyle w:val="BodyText"/>
      </w:pPr>
      <w:del w:id="2637" w:author="PR Preview" w:date="2026-01-01T00:00:00Z">
        <w:r>
          <w:rPr>
            <w:i/>
            <w:iCs/>
          </w:rPr>
          <w:delText xml:space="preserve">Remark 30</w:delText>
        </w:r>
      </w:del>
      <w:del w:id="2638" w:author="PR Preview" w:date="2026-01-01T00:00:00Z">
        <w:r>
          <w:delText xml:space="preserve"> (Source: Leverage). </w:delText>
        </w:r>
      </w:del>
      <w:del w:id="2639" w:author="PR Preview" w:date="2026-01-01T00:00:00Z">
        <w:r>
          <w:delText xml:space="preserve">James et al. [5, Sec. 3.3.3]</w:delText>
        </w:r>
      </w:del>
      <w:del w:id="2640" w:author="PR Preview" w:date="2026-01-01T00:00:00Z">
        <w:r>
          <w:delText xml:space="preserve">,</w:delText>
        </w:r>
      </w:del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written here with term vectors and the matrix</w:delText>
        </w:r>
      </w:del>
      <w:del w:id="2643" w:author="PR Preview" w:date="2026-01-01T00:00:00Z">
        <w:r>
          <w:delText xml:space="preserve"> </w:delText>
        </w:r>
      </w:del>
      <m:oMath>
        <m:r>
          <m:t>A</m:t>
        </m:r>
      </m:oMath>
      <w:del w:id="2644" w:author="PR Preview" w:date="2026-01-01T00:00:00Z">
        <w:r>
          <w:delText xml:space="preserve">,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as in</w:delText>
        </w:r>
      </w:del>
      <w:del w:id="2647" w:author="PR Preview" w:date="2026-01-01T00:00:00Z">
        <w:r>
          <w:delText xml:space="preserve"> </w:delText>
        </w:r>
      </w:del>
      <w:hyperlink r:id="rId285">
        <w:del w:id="2648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2649" w:author="PR Preview" w:date="2026-01-01T00:00:00Z">
        <w:r>
          <w:delText xml:space="preserve">.</w:delText>
        </w:r>
      </w:del>
    </w:p>
    <w:p>
      <w:pPr>
        <w:pStyle w:val="BodyText"/>
      </w:pPr>
      <w:ins w:id="2650" w:author="PR Preview" w:date="2026-01-01T00:00:00Z">
        <w:r>
          <w:rPr>
            <w:i/>
            <w:iCs/>
          </w:rPr>
          <w:t xml:space="preserve">Remark 31</w:t>
        </w:r>
      </w:ins>
      <w:ins w:id="2651" w:author="PR Preview" w:date="2026-01-01T00:00:00Z">
        <w:r>
          <w:t xml:space="preserve"> (Source: Leverage). </w:t>
        </w:r>
      </w:ins>
      <w:ins w:id="2652" w:author="PR Preview" w:date="2026-01-01T00:00:00Z">
        <w:r>
          <w:t xml:space="preserve">James et al. [5, Sec. 3.3.3]</w:t>
        </w:r>
      </w:ins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written here with term vectors and the matrix</w:t>
        </w:r>
      </w:ins>
      <w:ins w:id="2656" w:author="PR Preview" w:date="2026-01-01T00:00:00Z">
        <w:r>
          <w:t xml:space="preserve"> </w:t>
        </w:r>
      </w:ins>
      <m:oMath>
        <m:r>
          <m:t>A</m:t>
        </m:r>
      </m:oMath>
      <w:ins w:id="2657" w:author="PR Preview" w:date="2026-01-01T00:00:00Z">
        <w:r>
          <w:t xml:space="preserve">,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as in</w:t>
        </w:r>
      </w:ins>
      <w:ins w:id="2660" w:author="PR Preview" w:date="2026-01-01T00:00:00Z">
        <w:r>
          <w:t xml:space="preserve"> </w:t>
        </w:r>
      </w:ins>
      <w:hyperlink r:id="rId285">
        <w:ins w:id="2661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2662" w:author="PR Preview" w:date="2026-01-01T00:00:00Z">
        <w:r>
          <w:t xml:space="preserve">.</w:t>
        </w:r>
      </w:ins>
    </w:p>
    <w:bookmarkEnd w:id="286"/>
    <w:bookmarkStart w:id="28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0" w:name="rem-source-loocv-shortcut"/>
    <w:p>
      <w:pPr>
        <w:pStyle w:val="BodyText"/>
      </w:pPr>
      <w:del w:id="2663" w:author="PR Preview" w:date="2026-01-01T00:00:00Z">
        <w:r>
          <w:rPr>
            <w:i/>
            <w:iCs/>
          </w:rPr>
          <w:delText xml:space="preserve">Remark 31</w:delText>
        </w:r>
      </w:del>
      <w:del w:id="2664" w:author="PR Preview" w:date="2026-01-01T00:00:00Z">
        <w:r>
          <w:delText xml:space="preserve"> (Source: Leave-one-out cross-validation for least squares). </w:delText>
        </w:r>
      </w:del>
      <w:del w:id="2665" w:author="PR Preview" w:date="2026-01-01T00:00:00Z">
        <w:r>
          <w:delText xml:space="preserve">James et al. [5, Sec. 5.1.2]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states this formula for least squares linear or polynomial regression,</w:delText>
        </w:r>
      </w:del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and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Hastie et al. [3, Sec. 7.10.1]</w:delText>
        </w:r>
      </w:del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2674" w:author="PR Preview" w:date="2026-01-01T00:00:00Z">
        <w:r>
          <w:rPr>
            <w:b/>
            <w:bCs/>
          </w:rPr>
          <w:delText xml:space="preserve">Example 31 (Leave-one-out cross-validation of the</w:delText>
        </w:r>
      </w:del>
      <w:del w:id="2675" w:author="PR Preview" w:date="2026-01-01T00:00:00Z">
        <w:r>
          <w:rPr>
            <w:b/>
            <w:bCs/>
          </w:rPr>
          <w:delText xml:space="preserve"> </w:delText>
        </w:r>
      </w:del>
      <w:del w:id="267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677" w:author="PR Preview" w:date="2026-01-01T00:00:00Z">
        <w:r>
          <w:rPr>
            <w:b/>
            <w:bCs/>
          </w:rPr>
          <w:delText xml:space="preserve"> </w:delText>
        </w:r>
      </w:del>
      <w:del w:id="2678" w:author="PR Preview" w:date="2026-01-01T00:00:00Z">
        <w:r>
          <w:rPr>
            <w:b/>
            <w:bCs/>
          </w:rPr>
          <w:delText xml:space="preserve">polynomials)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This example computes</w:delText>
        </w:r>
      </w:del>
      <w:del w:id="26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for the four</w:delText>
        </w:r>
      </w:del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rPr>
            <w:rStyle w:val="VerbatimChar"/>
          </w:rPr>
          <w:delText xml:space="preserve">mtcars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polynomials</w:delText>
        </w:r>
      </w:del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of</w:delText>
        </w:r>
      </w:del>
      <w:del w:id="2690" w:author="PR Preview" w:date="2026-01-01T00:00:00Z">
        <w:r>
          <w:delText xml:space="preserve"> </w:delText>
        </w:r>
      </w:del>
      <w:hyperlink w:anchor="exr-overfitting">
        <w:del w:id="269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in two ways:</w:delText>
        </w:r>
      </w:del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by fitting each model 32 times, as in</w:delText>
        </w:r>
      </w:del>
      <w:del w:id="2696" w:author="PR Preview" w:date="2026-01-01T00:00:00Z">
        <w:r>
          <w:delText xml:space="preserve"> </w:delText>
        </w:r>
      </w:del>
      <w:hyperlink w:anchor="eq-loocv">
        <w:del w:id="2697" w:author="PR Preview" w:date="2026-01-01T00:00:00Z">
          <w:r>
            <w:rPr>
              <w:rStyle w:val="Hyperlink"/>
            </w:rPr>
            <w:delText xml:space="preserve">Equation 51</w:delText>
          </w:r>
        </w:del>
      </w:hyperlink>
      <w:del w:id="2698" w:author="PR Preview" w:date="2026-01-01T00:00:00Z">
        <w:r>
          <w:delText xml:space="preserve">,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and by the single-fit formula of</w:delText>
        </w:r>
      </w:del>
      <w:del w:id="2701" w:author="PR Preview" w:date="2026-01-01T00:00:00Z">
        <w:r>
          <w:delText xml:space="preserve"> </w:delText>
        </w:r>
      </w:del>
      <w:hyperlink w:anchor="thm-loocv-shortcut">
        <w:del w:id="270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703" w:author="PR Preview" w:date="2026-01-01T00:00:00Z">
        <w:r>
          <w:delText xml:space="preserve">,</w:delText>
        </w:r>
      </w:del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with the leverages from</w:delText>
        </w:r>
      </w:del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rPr>
            <w:rStyle w:val="VerbatimChar"/>
          </w:rPr>
          <w:delText xml:space="preserve">hatvalues()</w:delText>
        </w:r>
      </w:del>
      <w:del w:id="2708" w:author="PR Preview" w:date="2026-01-01T00:00:00Z">
        <w:r>
          <w:delText xml:space="preserve">.</w:delText>
        </w:r>
      </w:del>
    </w:p>
    <w:p>
      <w:pPr>
        <w:pStyle w:val="BodyText"/>
      </w:pPr>
      <w:ins w:id="2709" w:author="PR Preview" w:date="2026-01-01T00:00:00Z">
        <w:r>
          <w:rPr>
            <w:i/>
            <w:iCs/>
          </w:rPr>
          <w:t xml:space="preserve">Remark 32</w:t>
        </w:r>
      </w:ins>
      <w:ins w:id="2710" w:author="PR Preview" w:date="2026-01-01T00:00:00Z">
        <w:r>
          <w:t xml:space="preserve"> (Source: Leave-one-out cross-validation for least squares). </w:t>
        </w:r>
      </w:ins>
      <w:ins w:id="2711" w:author="PR Preview" w:date="2026-01-01T00:00:00Z">
        <w:r>
          <w:t xml:space="preserve">James et al. [5, Sec. 5.1.2]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states this formula for least squares linear or polynomial regression,</w:t>
        </w:r>
      </w:ins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and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Hastie et al. [3, Sec. 7.10.1]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for many linear fitting methods.</w:t>
        </w:r>
      </w:ins>
    </w:p>
    <w:bookmarkEnd w:id="290"/>
    <w:bookmarkStart w:id="291" w:name="exm-loocv-shortcut"/>
    <w:p>
      <w:pPr>
        <w:pStyle w:val="BodyText"/>
      </w:pPr>
      <w:ins w:id="2720" w:author="PR Preview" w:date="2026-01-01T00:00:00Z">
        <w:r>
          <w:rPr>
            <w:b/>
            <w:bCs/>
          </w:rPr>
          <w:t xml:space="preserve">Example 32 (Leave-one-out cross-validation of the</w:t>
        </w:r>
      </w:ins>
      <w:ins w:id="2721" w:author="PR Preview" w:date="2026-01-01T00:00:00Z">
        <w:r>
          <w:rPr>
            <w:b/>
            <w:bCs/>
          </w:rPr>
          <w:t xml:space="preserve"> </w:t>
        </w:r>
      </w:ins>
      <w:ins w:id="2722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723" w:author="PR Preview" w:date="2026-01-01T00:00:00Z">
        <w:r>
          <w:rPr>
            <w:b/>
            <w:bCs/>
          </w:rPr>
          <w:t xml:space="preserve"> </w:t>
        </w:r>
      </w:ins>
      <w:ins w:id="2724" w:author="PR Preview" w:date="2026-01-01T00:00:00Z">
        <w:r>
          <w:rPr>
            <w:b/>
            <w:bCs/>
          </w:rPr>
          <w:t xml:space="preserve">polynomials)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This example computes</w:t>
        </w:r>
      </w:ins>
      <w:ins w:id="27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for the four</w:t>
        </w:r>
      </w:ins>
      <w:ins w:id="2730" w:author="PR Preview" w:date="2026-01-01T00:00:00Z">
        <w:r>
          <w:t xml:space="preserve"> </w:t>
        </w:r>
      </w:ins>
      <w:ins w:id="2731" w:author="PR Preview" w:date="2026-01-01T00:00:00Z">
        <w:r>
          <w:rPr>
            <w:rStyle w:val="VerbatimChar"/>
          </w:rPr>
          <w:t xml:space="preserve">mtcars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polynomials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of</w:t>
        </w:r>
      </w:ins>
      <w:ins w:id="2736" w:author="PR Preview" w:date="2026-01-01T00:00:00Z">
        <w:r>
          <w:t xml:space="preserve"> </w:t>
        </w:r>
      </w:ins>
      <w:hyperlink w:anchor="exr-overfitting">
        <w:ins w:id="273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in two ways: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by fitting each model 32 times, as in</w:t>
        </w:r>
      </w:ins>
      <w:ins w:id="2742" w:author="PR Preview" w:date="2026-01-01T00:00:00Z">
        <w:r>
          <w:t xml:space="preserve"> </w:t>
        </w:r>
      </w:ins>
      <w:hyperlink w:anchor="eq-loocv">
        <w:ins w:id="2743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744" w:author="PR Preview" w:date="2026-01-01T00:00:00Z">
        <w:r>
          <w:t xml:space="preserve">,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and by the single-fit formula of</w:t>
        </w:r>
      </w:ins>
      <w:ins w:id="2747" w:author="PR Preview" w:date="2026-01-01T00:00:00Z">
        <w:r>
          <w:t xml:space="preserve"> </w:t>
        </w:r>
      </w:ins>
      <w:hyperlink w:anchor="thm-loocv-shortcut">
        <w:ins w:id="274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749" w:author="PR Preview" w:date="2026-01-01T00:00:00Z">
        <w:r>
          <w:t xml:space="preserve">,</w:t>
        </w:r>
      </w:ins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with the leverages from</w:t>
        </w:r>
      </w:ins>
      <w:ins w:id="2752" w:author="PR Preview" w:date="2026-01-01T00:00:00Z">
        <w:r>
          <w:t xml:space="preserve"> </w:t>
        </w:r>
      </w:ins>
      <w:ins w:id="2753" w:author="PR Preview" w:date="2026-01-01T00:00:00Z">
        <w:r>
          <w:rPr>
            <w:rStyle w:val="VerbatimChar"/>
          </w:rPr>
          <w:t xml:space="preserve">hatvalues()</w:t>
        </w:r>
      </w:ins>
      <w:ins w:id="275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1"/>
    <w:bookmarkStart w:id="292" w:name="rem-loocv"/>
    <w:p>
      <w:pPr>
        <w:pStyle w:val="BodyText"/>
      </w:pPr>
      <w:del w:id="2755" w:author="PR Preview" w:date="2026-01-01T00:00:00Z">
        <w:r>
          <w:rPr>
            <w:i/>
            <w:iCs/>
          </w:rPr>
          <w:delText xml:space="preserve">Remark 32</w:delText>
        </w:r>
      </w:del>
      <w:del w:id="2756" w:author="PR Preview" w:date="2026-01-01T00:00:00Z">
        <w:r>
          <w:delText xml:space="preserve"> (When to use leave-one-out cross-validation). </w:delText>
        </w:r>
      </w:del>
      <w:del w:id="2757" w:author="PR Preview" w:date="2026-01-01T00:00:00Z">
        <w:r>
          <w:delText xml:space="preserve">LOOCV is the</w:delText>
        </w:r>
      </w:del>
      <w:del w:id="275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end of</w:delText>
        </w:r>
      </w:del>
      <w:del w:id="2761" w:author="PR Preview" w:date="2026-01-01T00:00:00Z">
        <w:r>
          <w:delText xml:space="preserve"> </w:delText>
        </w:r>
      </w:del>
      <w:hyperlink w:anchor="rem-choosing-k">
        <w:del w:id="2762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2763" w:author="PR Preview" w:date="2026-01-01T00:00:00Z">
        <w:r>
          <w:delText xml:space="preserve">.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By</w:delText>
        </w:r>
      </w:del>
      <w:del w:id="2766" w:author="PR Preview" w:date="2026-01-01T00:00:00Z">
        <w:r>
          <w:delText xml:space="preserve"> </w:delText>
        </w:r>
      </w:del>
      <w:hyperlink w:anchor="rem-cv-estimate">
        <w:del w:id="276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2768" w:author="PR Preview" w:date="2026-01-01T00:00:00Z">
        <w:r>
          <w:delText xml:space="preserve">,</w:delText>
        </w:r>
      </w:del>
      <w:del w:id="27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estimates</w:delText>
        </w:r>
      </w:del>
      <w:del w:id="277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for the fitting procedure</w:delText>
        </w:r>
      </w:del>
      <w:del w:id="2775" w:author="PR Preview" w:date="2026-01-01T00:00:00Z">
        <w:r>
          <w:delText xml:space="preserve"> </w:delText>
        </w:r>
      </w:del>
      <m:oMath>
        <m:r>
          <m:t>g</m:t>
        </m:r>
      </m:oMath>
      <w:del w:id="2776" w:author="PR Preview" w:date="2026-01-01T00:00:00Z">
        <w:r>
          <w:delText xml:space="preserve">: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each rule is fitted to</w:delText>
        </w:r>
      </w:del>
      <w:del w:id="27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observations,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so the bias of</w:delText>
        </w:r>
      </w:del>
      <w:del w:id="27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as an estimate of</w:delText>
        </w:r>
      </w:del>
      <w:del w:id="27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is the smallest of any</w:delText>
        </w:r>
      </w:del>
      <w:del w:id="2790" w:author="PR Preview" w:date="2026-01-01T00:00:00Z">
        <w:r>
          <w:delText xml:space="preserve"> </w:delText>
        </w:r>
      </w:del>
      <m:oMath>
        <m:r>
          <m:t>k</m:t>
        </m:r>
      </m:oMath>
      <w:del w:id="2791" w:author="PR Preview" w:date="2026-01-01T00:00:00Z">
        <w:r>
          <w:delText xml:space="preserve">.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But the</w:delText>
        </w:r>
      </w:del>
      <w:del w:id="2794" w:author="PR Preview" w:date="2026-01-01T00:00:00Z">
        <w:r>
          <w:delText xml:space="preserve"> </w:delText>
        </w:r>
      </w:del>
      <m:oMath>
        <m:r>
          <m:t>n</m:t>
        </m:r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training sets are nearly identical,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so the variance of</w:delText>
        </w:r>
      </w:del>
      <w:del w:id="27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can be larger than that of 5- or 10-fold cross-validation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[5, Sec. 5.1.4]</w:delText>
        </w:r>
      </w:del>
      <w:del w:id="2804" w:author="PR Preview" w:date="2026-01-01T00:00:00Z">
        <w:r>
          <w:delText xml:space="preserve">.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For least squares fits,</w:delText>
        </w:r>
      </w:del>
      <w:del w:id="2807" w:author="PR Preview" w:date="2026-01-01T00:00:00Z">
        <w:r>
          <w:delText xml:space="preserve"> </w:delText>
        </w:r>
      </w:del>
      <w:hyperlink w:anchor="thm-loocv-shortcut">
        <w:del w:id="280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computes LOOCV from a single fit;</w:delText>
        </w:r>
      </w:del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for most other fitting methods,</w:delText>
        </w:r>
      </w:del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LOOCV requires</w:delText>
        </w:r>
      </w:del>
      <w:del w:id="2815" w:author="PR Preview" w:date="2026-01-01T00:00:00Z">
        <w:r>
          <w:delText xml:space="preserve"> </w:delText>
        </w:r>
      </w:del>
      <m:oMath>
        <m:r>
          <m:t>n</m:t>
        </m:r>
      </m:oMath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fits.</w:delText>
        </w:r>
      </w:del>
    </w:p>
    <w:p>
      <w:pPr>
        <w:pStyle w:val="BodyText"/>
      </w:pPr>
      <w:ins w:id="2818" w:author="PR Preview" w:date="2026-01-01T00:00:00Z">
        <w:r>
          <w:rPr>
            <w:i/>
            <w:iCs/>
          </w:rPr>
          <w:t xml:space="preserve">Remark 33</w:t>
        </w:r>
      </w:ins>
      <w:ins w:id="2819" w:author="PR Preview" w:date="2026-01-01T00:00:00Z">
        <w:r>
          <w:t xml:space="preserve"> (When to use leave-one-out cross-validation). </w:t>
        </w:r>
      </w:ins>
      <w:ins w:id="2820" w:author="PR Preview" w:date="2026-01-01T00:00:00Z">
        <w:r>
          <w:t xml:space="preserve">LOOCV is the</w:t>
        </w:r>
      </w:ins>
      <w:ins w:id="282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end of</w:t>
        </w:r>
      </w:ins>
      <w:ins w:id="2824" w:author="PR Preview" w:date="2026-01-01T00:00:00Z">
        <w:r>
          <w:t xml:space="preserve"> </w:t>
        </w:r>
      </w:ins>
      <w:hyperlink w:anchor="rem-choosing-k">
        <w:ins w:id="2825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2826" w:author="PR Preview" w:date="2026-01-01T00:00:00Z">
        <w:r>
          <w:t xml:space="preserve">.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By</w:t>
        </w:r>
      </w:ins>
      <w:ins w:id="2829" w:author="PR Preview" w:date="2026-01-01T00:00:00Z">
        <w:r>
          <w:t xml:space="preserve"> </w:t>
        </w:r>
      </w:ins>
      <w:hyperlink w:anchor="rem-cv-estimate">
        <w:ins w:id="2830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2831" w:author="PR Preview" w:date="2026-01-01T00:00:00Z">
        <w:r>
          <w:t xml:space="preserve">,</w:t>
        </w:r>
      </w:ins>
      <w:ins w:id="283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estimates</w:t>
        </w:r>
      </w:ins>
      <w:ins w:id="283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for the fitting procedure</w:t>
        </w:r>
      </w:ins>
      <w:ins w:id="2838" w:author="PR Preview" w:date="2026-01-01T00:00:00Z">
        <w:r>
          <w:t xml:space="preserve"> </w:t>
        </w:r>
      </w:ins>
      <m:oMath>
        <m:r>
          <m:t>g</m:t>
        </m:r>
      </m:oMath>
      <w:ins w:id="2839" w:author="PR Preview" w:date="2026-01-01T00:00:00Z">
        <w:r>
          <w:t xml:space="preserve">: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each rule is fitted to</w:t>
        </w:r>
      </w:ins>
      <w:ins w:id="28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observations,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so the bias of</w:t>
        </w:r>
      </w:ins>
      <w:ins w:id="28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as an estimate of</w:t>
        </w:r>
      </w:ins>
      <w:ins w:id="28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is the smallest of any</w:t>
        </w:r>
      </w:ins>
      <w:ins w:id="2853" w:author="PR Preview" w:date="2026-01-01T00:00:00Z">
        <w:r>
          <w:t xml:space="preserve"> </w:t>
        </w:r>
      </w:ins>
      <m:oMath>
        <m:r>
          <m:t>k</m:t>
        </m:r>
      </m:oMath>
      <w:ins w:id="2854" w:author="PR Preview" w:date="2026-01-01T00:00:00Z">
        <w:r>
          <w:t xml:space="preserve">.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But the</w:t>
        </w:r>
      </w:ins>
      <w:ins w:id="2857" w:author="PR Preview" w:date="2026-01-01T00:00:00Z">
        <w:r>
          <w:t xml:space="preserve"> </w:t>
        </w:r>
      </w:ins>
      <m:oMath>
        <m:r>
          <m:t>n</m:t>
        </m:r>
      </m:oMath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training sets are nearly identical,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so the variance of</w:t>
        </w:r>
      </w:ins>
      <w:ins w:id="28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can be larger than that of 5- or 10-fold cross-validation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[5, Sec. 5.1.4]</w:t>
        </w:r>
      </w:ins>
      <w:ins w:id="2867" w:author="PR Preview" w:date="2026-01-01T00:00:00Z">
        <w:r>
          <w:t xml:space="preserve">.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For least squares fits,</w:t>
        </w:r>
      </w:ins>
      <w:ins w:id="2870" w:author="PR Preview" w:date="2026-01-01T00:00:00Z">
        <w:r>
          <w:t xml:space="preserve"> </w:t>
        </w:r>
      </w:ins>
      <w:hyperlink w:anchor="thm-loocv-shortcut">
        <w:ins w:id="287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computes LOOCV from a single fit;</w:t>
        </w:r>
      </w:ins>
      <w:ins w:id="2874" w:author="PR Preview" w:date="2026-01-01T00:00:00Z">
        <w:r>
          <w:t xml:space="preserve"> </w:t>
        </w:r>
      </w:ins>
      <w:ins w:id="2875" w:author="PR Preview" w:date="2026-01-01T00:00:00Z">
        <w:r>
          <w:t xml:space="preserve">for most other fitting methods,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LOOCV requires</w:t>
        </w:r>
      </w:ins>
      <w:ins w:id="2878" w:author="PR Preview" w:date="2026-01-01T00:00:00Z">
        <w:r>
          <w:t xml:space="preserve"> </w:t>
        </w:r>
      </w:ins>
      <m:oMath>
        <m:r>
          <m:t>n</m:t>
        </m:r>
      </m:oMath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fits.</w:t>
        </w:r>
      </w:ins>
    </w:p>
    <w:bookmarkEnd w:id="292"/>
    <w:bookmarkEnd w:id="293"/>
    <w:bookmarkStart w:id="323" w:name="sec-cv-model-choice"/>
    <w:p>
      <w:pPr>
        <w:pStyle w:val="Heading2"/>
      </w:pPr>
      <w:r>
        <w:t xml:space="preserve">8 Choosing a model by cross-validation</w:t>
      </w:r>
    </w:p>
    <w:bookmarkStart w:id="295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exm-cv-choice-inputs"/>
    <w:p>
      <w:pPr>
        <w:pStyle w:val="FirstParagraph"/>
      </w:pPr>
      <w:del w:id="2881" w:author="PR Preview" w:date="2026-01-01T00:00:00Z">
        <w:r>
          <w:rPr>
            <w:b/>
            <w:bCs/>
          </w:rPr>
          <w:delText xml:space="preserve">Example 32 (Inputs of the cross-validation choice procedure)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delText xml:space="preserve">The</w:delText>
        </w:r>
      </w:del>
      <w:del w:id="2884" w:author="PR Preview" w:date="2026-01-01T00:00:00Z">
        <w:r>
          <w:delText xml:space="preserve"> </w:delText>
        </w:r>
      </w:del>
      <w:hyperlink w:anchor="def-cv-choice">
        <w:del w:id="2885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2886" w:author="PR Preview" w:date="2026-01-01T00:00:00Z">
        <w:r>
          <w:delText xml:space="preserve"> </w:delText>
        </w:r>
      </w:del>
      <m:oMath>
        <m:r>
          <m:t>g</m:t>
        </m:r>
      </m:oMath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2889" w:author="PR Preview" w:date="2026-01-01T00:00:00Z">
        <w:r>
          <w:rPr>
            <w:b/>
            <w:bCs/>
          </w:rPr>
          <w:t xml:space="preserve">Example 33 (Inputs of the cross-validation choice procedure)</w:t>
        </w:r>
      </w:ins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The</w:t>
        </w:r>
      </w:ins>
      <w:ins w:id="2892" w:author="PR Preview" w:date="2026-01-01T00:00:00Z">
        <w:r>
          <w:t xml:space="preserve"> </w:t>
        </w:r>
      </w:ins>
      <w:hyperlink w:anchor="def-cv-choice">
        <w:ins w:id="2893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2894" w:author="PR Preview" w:date="2026-01-01T00:00:00Z">
        <w:r>
          <w:t xml:space="preserve"> </w:t>
        </w:r>
      </w:ins>
      <m:oMath>
        <m:r>
          <m:t>g</m:t>
        </m:r>
      </m:oMath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9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9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9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9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9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8"/>
    <w:bookmarkStart w:id="300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nested-cv"/>
    <w:p>
      <w:pPr>
        <w:pStyle w:val="FirstParagraph"/>
      </w:pPr>
      <w:del w:id="2897" w:author="PR Preview" w:date="2026-01-01T00:00:00Z">
        <w:r>
          <w:rPr>
            <w:i/>
            <w:iCs/>
          </w:rPr>
          <w:delText xml:space="preserve">Remark 33</w:delText>
        </w:r>
      </w:del>
      <w:del w:id="2898" w:author="PR Preview" w:date="2026-01-01T00:00:00Z">
        <w:r>
          <w:delText xml:space="preserve"> (Source: Nested cross-validation). </w:delText>
        </w:r>
      </w:del>
      <w:del w:id="2899" w:author="PR Preview" w:date="2026-01-01T00:00:00Z">
        <w:r>
          <w:delText xml:space="preserve">Hastie et al. [3, Sec. 7.10.2]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for cross-validating every step of a procedure,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choices included.</w:delText>
        </w:r>
      </w:del>
    </w:p>
    <w:p>
      <w:pPr>
        <w:pStyle w:val="BodyText"/>
      </w:pPr>
      <w:del w:id="2904" w:author="PR Preview" w:date="2026-01-01T00:00:00Z">
        <w:r>
          <w:rPr>
            <w:i/>
            <w:iCs/>
          </w:rPr>
          <w:delText xml:space="preserve">Remark 34</w:delText>
        </w:r>
      </w:del>
      <w:del w:id="2905" w:author="PR Preview" w:date="2026-01-01T00:00:00Z">
        <w:r>
          <w:delText xml:space="preserve"> (What is nested). </w:delText>
        </w:r>
      </w:del>
      <w:del w:id="2906" w:author="PR Preview" w:date="2026-01-01T00:00:00Z">
        <w:r>
          <w:delText xml:space="preserve">Each fold-out rule of</w:delText>
        </w:r>
      </w:del>
      <w:del w:id="290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 computed from the observations outside one outer</w:delText>
        </w:r>
      </w:del>
      <w:del w:id="2910" w:author="PR Preview" w:date="2026-01-01T00:00:00Z">
        <w:r>
          <w:delText xml:space="preserve"> </w:delText>
        </w:r>
      </w:del>
      <w:hyperlink w:anchor="def-folds">
        <w:del w:id="291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9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13" w:author="PR Preview" w:date="2026-01-01T00:00:00Z">
        <w:r>
          <w:delText xml:space="preserve">,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so the whole choice,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including the cross-validation that</w:delText>
        </w:r>
      </w:del>
      <w:del w:id="291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runs inside those observations,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never sees</w:delText>
        </w:r>
      </w:del>
      <w:del w:id="29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24" w:author="PR Preview" w:date="2026-01-01T00:00:00Z">
        <w:r>
          <w:delText xml:space="preserve">.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2927" w:author="PR Preview" w:date="2026-01-01T00:00:00Z">
        <w:r>
          <w:rPr>
            <w:i/>
            <w:iCs/>
          </w:rPr>
          <w:delText xml:space="preserve">Remark 35</w:delText>
        </w:r>
      </w:del>
      <w:del w:id="2928" w:author="PR Preview" w:date="2026-01-01T00:00:00Z">
        <w:r>
          <w:delText xml:space="preserve"> (Cross-validation replaces the validation set, not the test set). </w:delText>
        </w:r>
      </w:del>
      <w:del w:id="2929" w:author="PR Preview" w:date="2026-01-01T00:00:00Z">
        <w:r>
          <w:delText xml:space="preserve">Used to choose between models,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cross-validation takes the place of the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rPr>
            <w:i/>
            <w:iCs/>
          </w:rPr>
          <w:delText xml:space="preserve">validation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set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of</w:delText>
        </w:r>
      </w:del>
      <w:del w:id="2938" w:author="PR Preview" w:date="2026-01-01T00:00:00Z">
        <w:r>
          <w:delText xml:space="preserve"> </w:delText>
        </w:r>
      </w:del>
      <w:hyperlink w:anchor="def-data-splits">
        <w:del w:id="293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2940" w:author="PR Preview" w:date="2026-01-01T00:00:00Z">
        <w:r>
          <w:delText xml:space="preserve">,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the one consulted again and again,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and not of the test set, which stays unused until the end.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The cross-validation estimate of the winning model is optimistic: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that model won partly because the particular sample and split happened to favor it,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so its estimate is the smallest of several noisy estimates.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An honest estimate of the chosen model’s error needs data</w:delText>
        </w:r>
      </w:del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that took no part in the choice</w:delText>
        </w:r>
      </w:del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[3, Sec. 7.2]</w:delText>
        </w:r>
      </w:del>
      <w:del w:id="2957" w:author="PR Preview" w:date="2026-01-01T00:00:00Z">
        <w:r>
          <w:delText xml:space="preserve">,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delText xml:space="preserve">such as a</w:delText>
        </w:r>
      </w:del>
      <w:del w:id="2960" w:author="PR Preview" w:date="2026-01-01T00:00:00Z">
        <w:r>
          <w:delText xml:space="preserve"> </w:delText>
        </w:r>
      </w:del>
      <w:hyperlink w:anchor="def-test-set">
        <w:del w:id="2961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962" w:author="PR Preview" w:date="2026-01-01T00:00:00Z">
        <w:r>
          <w:delText xml:space="preserve">,</w:delText>
        </w:r>
      </w:del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or the outer folds of</w:delText>
        </w:r>
      </w:del>
      <w:del w:id="2965" w:author="PR Preview" w:date="2026-01-01T00:00:00Z">
        <w:r>
          <w:delText xml:space="preserve"> </w:delText>
        </w:r>
      </w:del>
      <w:hyperlink w:anchor="def-nested-cv">
        <w:del w:id="2966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2967" w:author="PR Preview" w:date="2026-01-01T00:00:00Z">
        <w:r>
          <w:delText xml:space="preserve">.</w:delText>
        </w:r>
      </w:del>
    </w:p>
    <w:p>
      <w:pPr>
        <w:pStyle w:val="FirstParagraph"/>
      </w:pPr>
      <w:ins w:id="2968" w:author="PR Preview" w:date="2026-01-01T00:00:00Z">
        <w:r>
          <w:rPr>
            <w:i/>
            <w:iCs/>
          </w:rPr>
          <w:t xml:space="preserve">Remark 34</w:t>
        </w:r>
      </w:ins>
      <w:ins w:id="2969" w:author="PR Preview" w:date="2026-01-01T00:00:00Z">
        <w:r>
          <w:t xml:space="preserve"> (Source: Nested cross-validation). </w:t>
        </w:r>
      </w:ins>
      <w:ins w:id="2970" w:author="PR Preview" w:date="2026-01-01T00:00:00Z">
        <w:r>
          <w:t xml:space="preserve">Hastie et al. [3, Sec. 7.10.2]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for cross-validating every step of a procedure,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choices included.</w:t>
        </w:r>
      </w:ins>
    </w:p>
    <w:bookmarkEnd w:id="301"/>
    <w:bookmarkStart w:id="302" w:name="rem-nested-cv"/>
    <w:p>
      <w:pPr>
        <w:pStyle w:val="BodyText"/>
      </w:pPr>
      <w:ins w:id="2975" w:author="PR Preview" w:date="2026-01-01T00:00:00Z">
        <w:r>
          <w:rPr>
            <w:i/>
            <w:iCs/>
          </w:rPr>
          <w:t xml:space="preserve">Remark 35</w:t>
        </w:r>
      </w:ins>
      <w:ins w:id="2976" w:author="PR Preview" w:date="2026-01-01T00:00:00Z">
        <w:r>
          <w:t xml:space="preserve"> (What is nested). </w:t>
        </w:r>
      </w:ins>
      <w:ins w:id="2977" w:author="PR Preview" w:date="2026-01-01T00:00:00Z">
        <w:r>
          <w:t xml:space="preserve">Each fold-out rule of</w:t>
        </w:r>
      </w:ins>
      <w:ins w:id="297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is computed from the observations outside one outer</w:t>
        </w:r>
      </w:ins>
      <w:ins w:id="2981" w:author="PR Preview" w:date="2026-01-01T00:00:00Z">
        <w:r>
          <w:t xml:space="preserve"> </w:t>
        </w:r>
      </w:ins>
      <w:hyperlink w:anchor="def-folds">
        <w:ins w:id="298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9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984" w:author="PR Preview" w:date="2026-01-01T00:00:00Z">
        <w:r>
          <w:t xml:space="preserve">,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so the whole choice,</w:t>
        </w:r>
      </w:ins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including the cross-validation that</w:t>
        </w:r>
      </w:ins>
      <w:ins w:id="298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990" w:author="PR Preview" w:date="2026-01-01T00:00:00Z">
        <w:r>
          <w:t xml:space="preserve"> </w:t>
        </w:r>
      </w:ins>
      <w:ins w:id="2991" w:author="PR Preview" w:date="2026-01-01T00:00:00Z">
        <w:r>
          <w:t xml:space="preserve">runs inside those observations,</w:t>
        </w:r>
      </w:ins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never sees</w:t>
        </w:r>
      </w:ins>
      <w:ins w:id="29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995" w:author="PR Preview" w:date="2026-01-01T00:00:00Z">
        <w:r>
          <w:t xml:space="preserve">.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That inner cross-validation is the nested one.</w:t>
        </w:r>
      </w:ins>
    </w:p>
    <w:bookmarkEnd w:id="302"/>
    <w:bookmarkStart w:id="305" w:name="rem-cv-winner-optimistic"/>
    <w:p>
      <w:pPr>
        <w:pStyle w:val="BodyText"/>
      </w:pPr>
      <w:ins w:id="2998" w:author="PR Preview" w:date="2026-01-01T00:00:00Z">
        <w:r>
          <w:rPr>
            <w:i/>
            <w:iCs/>
          </w:rPr>
          <w:t xml:space="preserve">Remark 36</w:t>
        </w:r>
      </w:ins>
      <w:ins w:id="2999" w:author="PR Preview" w:date="2026-01-01T00:00:00Z">
        <w:r>
          <w:t xml:space="preserve"> (Cross-validation replaces the validation set, not the test set). </w:t>
        </w:r>
      </w:ins>
      <w:ins w:id="3000" w:author="PR Preview" w:date="2026-01-01T00:00:00Z">
        <w:r>
          <w:t xml:space="preserve">Used to choose between models,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cross-validation takes the place of the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rPr>
            <w:i/>
            <w:iCs/>
          </w:rPr>
          <w:t xml:space="preserve">validation</w:t>
        </w:r>
      </w:ins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set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of</w:t>
        </w:r>
      </w:ins>
      <w:ins w:id="3009" w:author="PR Preview" w:date="2026-01-01T00:00:00Z">
        <w:r>
          <w:t xml:space="preserve"> </w:t>
        </w:r>
      </w:ins>
      <w:hyperlink w:anchor="def-data-splits">
        <w:ins w:id="3010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011" w:author="PR Preview" w:date="2026-01-01T00:00:00Z">
        <w:r>
          <w:t xml:space="preserve">,</w:t>
        </w:r>
      </w:ins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the one consulted again and again,</w:t>
        </w:r>
      </w:ins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and not of the test set, which stays unused until the end.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The cross-validation estimate of the winning model is optimistic: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that model won partly because the particular sample and split happened to favor it,</w:t>
        </w:r>
      </w:ins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so its estimate is the smallest of several noisy estimates.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An honest estimate of the chosen model’s error needs data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that took no part in the choice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[3, Sec. 7.2]</w:t>
        </w:r>
      </w:ins>
      <w:ins w:id="3028" w:author="PR Preview" w:date="2026-01-01T00:00:00Z">
        <w:r>
          <w:t xml:space="preserve">,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such as a</w:t>
        </w:r>
      </w:ins>
      <w:ins w:id="3031" w:author="PR Preview" w:date="2026-01-01T00:00:00Z">
        <w:r>
          <w:t xml:space="preserve"> </w:t>
        </w:r>
      </w:ins>
      <w:hyperlink w:anchor="def-test-set">
        <w:ins w:id="303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033" w:author="PR Preview" w:date="2026-01-01T00:00:00Z">
        <w:r>
          <w:t xml:space="preserve">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or the outer folds of</w:t>
        </w:r>
      </w:ins>
      <w:ins w:id="3036" w:author="PR Preview" w:date="2026-01-01T00:00:00Z">
        <w:r>
          <w:t xml:space="preserve"> </w:t>
        </w:r>
      </w:ins>
      <w:hyperlink w:anchor="def-nested-cv">
        <w:ins w:id="3037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038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5"/>
    <w:bookmarkStart w:id="308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7"/>
    </w:p>
    <w:bookmarkEnd w:id="308"/>
    <w:bookmarkStart w:id="309" w:name="rem-source-cv-se"/>
    <w:p>
      <w:pPr>
        <w:pStyle w:val="FirstParagraph"/>
      </w:pPr>
      <w:del w:id="3039" w:author="PR Preview" w:date="2026-01-01T00:00:00Z">
        <w:r>
          <w:rPr>
            <w:i/>
            <w:iCs/>
          </w:rPr>
          <w:delText xml:space="preserve">Remark 36</w:delText>
        </w:r>
      </w:del>
      <w:del w:id="3040" w:author="PR Preview" w:date="2026-01-01T00:00:00Z">
        <w:r>
          <w:delText xml:space="preserve"> (Source: Fold-based standard error). </w:delText>
        </w:r>
      </w:del>
      <w:del w:id="3041" w:author="PR Preview" w:date="2026-01-01T00:00:00Z">
        <w:r>
          <w:delText xml:space="preserve">Hastie et al. [3, Sec. 7.10.1]</w:delText>
        </w:r>
      </w:del>
      <w:del w:id="3042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3043" w:author="PR Preview" w:date="2026-01-01T00:00:00Z">
        <w:r>
          <w:rPr>
            <w:i/>
            <w:iCs/>
          </w:rPr>
          <w:delText xml:space="preserve">Remark 37</w:delText>
        </w:r>
      </w:del>
      <w:del w:id="3044" w:author="PR Preview" w:date="2026-01-01T00:00:00Z">
        <w:r>
          <w:delText xml:space="preserve"> (The fold-based standard error is only a rough guide). </w:delText>
        </w:r>
      </w:del>
      <w:del w:id="3045" w:author="PR Preview" w:date="2026-01-01T00:00:00Z">
        <w:r>
          <w:delText xml:space="preserve">Hastie et al. [3, Sec. 7.10.1]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draw standard-error bars</w:delText>
        </w:r>
      </w:del>
      <w:del w:id="3048" w:author="PR Preview" w:date="2026-01-01T00:00:00Z">
        <w:r>
          <w:delText xml:space="preserve"> </w:delText>
        </w:r>
      </w:del>
      <w:del w:id="3049" w:author="PR Preview" w:date="2026-01-01T00:00:00Z">
        <w:r>
          <w:delText xml:space="preserve">computed from the per-fold errors as in</w:delText>
        </w:r>
      </w:del>
      <w:del w:id="3050" w:author="PR Preview" w:date="2026-01-01T00:00:00Z">
        <w:r>
          <w:delText xml:space="preserve"> </w:delText>
        </w:r>
      </w:del>
      <w:hyperlink w:anchor="eq-cv-se">
        <w:del w:id="3051" w:author="PR Preview" w:date="2026-01-01T00:00:00Z">
          <w:r>
            <w:rPr>
              <w:rStyle w:val="Hyperlink"/>
            </w:rPr>
            <w:delText xml:space="preserve">Equation 59</w:delText>
          </w:r>
        </w:del>
      </w:hyperlink>
      <w:del w:id="3052" w:author="PR Preview" w:date="2026-01-01T00:00:00Z">
        <w:r>
          <w:delText xml:space="preserve">.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That formula treats the</w:delText>
        </w:r>
      </w:del>
      <w:del w:id="3055" w:author="PR Preview" w:date="2026-01-01T00:00:00Z">
        <w:r>
          <w:delText xml:space="preserve"> </w:delText>
        </w:r>
      </w:del>
      <m:oMath>
        <m:r>
          <m:t>k</m:t>
        </m:r>
      </m:oMath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fold errors</w:delText>
        </w:r>
      </w:del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as if they were independent,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which they are not:</w:delText>
        </w:r>
      </w:del>
      <w:del w:id="3062" w:author="PR Preview" w:date="2026-01-01T00:00:00Z">
        <w:r>
          <w:delText xml:space="preserve"> </w:delText>
        </w:r>
      </w:del>
      <w:del w:id="3063" w:author="PR Preview" w:date="2026-01-01T00:00:00Z">
        <w:r>
          <w:delText xml:space="preserve">every pair of folds shares</w:delText>
        </w:r>
      </w:del>
      <w:del w:id="306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folds of training data.</w:delText>
        </w:r>
      </w:del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So</w:delText>
        </w:r>
      </w:del>
      <w:del w:id="306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is a rough indication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of how much</w:delText>
        </w:r>
      </w:del>
      <w:del w:id="30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might change with a different sample,</w:delText>
        </w:r>
      </w:del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not a</w:delText>
        </w:r>
      </w:del>
      <w:del w:id="3079" w:author="PR Preview" w:date="2026-01-01T00:00:00Z">
        <w:r>
          <w:delText xml:space="preserve"> </w:delText>
        </w:r>
      </w:del>
      <w:hyperlink r:id="rId310">
        <w:del w:id="3080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of</w:delText>
        </w:r>
      </w:del>
      <w:del w:id="30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084" w:author="PR Preview" w:date="2026-01-01T00:00:00Z">
        <w:r>
          <w:delText xml:space="preserve">.</w:delText>
        </w:r>
      </w:del>
    </w:p>
    <w:p>
      <w:pPr>
        <w:pStyle w:val="FirstParagraph"/>
      </w:pPr>
      <w:ins w:id="3085" w:author="PR Preview" w:date="2026-01-01T00:00:00Z">
        <w:r>
          <w:rPr>
            <w:i/>
            <w:iCs/>
          </w:rPr>
          <w:t xml:space="preserve">Remark 37</w:t>
        </w:r>
      </w:ins>
      <w:ins w:id="3086" w:author="PR Preview" w:date="2026-01-01T00:00:00Z">
        <w:r>
          <w:t xml:space="preserve"> (Source: Fold-based standard error). </w:t>
        </w:r>
      </w:ins>
      <w:ins w:id="3087" w:author="PR Preview" w:date="2026-01-01T00:00:00Z">
        <w:r>
          <w:t xml:space="preserve">Hastie et al. [3, Sec. 7.10.1]</w:t>
        </w:r>
      </w:ins>
      <w:ins w:id="3088" w:author="PR Preview" w:date="2026-01-01T00:00:00Z">
        <w:r>
          <w:t xml:space="preserve">, who call the result a standard error.</w:t>
        </w:r>
      </w:ins>
    </w:p>
    <w:bookmarkEnd w:id="309"/>
    <w:bookmarkStart w:id="311" w:name="rem-cv-se"/>
    <w:p>
      <w:pPr>
        <w:pStyle w:val="BodyText"/>
      </w:pPr>
      <w:ins w:id="3089" w:author="PR Preview" w:date="2026-01-01T00:00:00Z">
        <w:r>
          <w:rPr>
            <w:i/>
            <w:iCs/>
          </w:rPr>
          <w:t xml:space="preserve">Remark 38</w:t>
        </w:r>
      </w:ins>
      <w:ins w:id="3090" w:author="PR Preview" w:date="2026-01-01T00:00:00Z">
        <w:r>
          <w:t xml:space="preserve"> (The fold-based standard error is only a rough guide). </w:t>
        </w:r>
      </w:ins>
      <w:ins w:id="3091" w:author="PR Preview" w:date="2026-01-01T00:00:00Z">
        <w:r>
          <w:t xml:space="preserve">Hastie et al. [3, Sec. 7.10.1]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draw standard-error bars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computed from the per-fold errors as in</w:t>
        </w:r>
      </w:ins>
      <w:ins w:id="3096" w:author="PR Preview" w:date="2026-01-01T00:00:00Z">
        <w:r>
          <w:t xml:space="preserve"> </w:t>
        </w:r>
      </w:ins>
      <w:hyperlink w:anchor="eq-cv-se">
        <w:ins w:id="3097" w:author="PR Preview" w:date="2026-01-01T00:00:00Z">
          <w:r>
            <w:rPr>
              <w:rStyle w:val="Hyperlink"/>
            </w:rPr>
            <w:t xml:space="preserve">Equation 60</w:t>
          </w:r>
        </w:ins>
      </w:hyperlink>
      <w:ins w:id="3098" w:author="PR Preview" w:date="2026-01-01T00:00:00Z">
        <w:r>
          <w:t xml:space="preserve">.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That formula treats the</w:t>
        </w:r>
      </w:ins>
      <w:ins w:id="3101" w:author="PR Preview" w:date="2026-01-01T00:00:00Z">
        <w:r>
          <w:t xml:space="preserve"> </w:t>
        </w:r>
      </w:ins>
      <m:oMath>
        <m:r>
          <m:t>k</m:t>
        </m:r>
      </m:oMath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fold errors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as if they were independent,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which they are not: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every pair of folds shares</w:t>
        </w:r>
      </w:ins>
      <w:ins w:id="31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folds of training data.</w:t>
        </w:r>
      </w:ins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So</w:t>
        </w:r>
      </w:ins>
      <w:ins w:id="311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is a rough indication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of how much</w:t>
        </w:r>
      </w:ins>
      <w:ins w:id="312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21" w:author="PR Preview" w:date="2026-01-01T00:00:00Z">
        <w:r>
          <w:t xml:space="preserve"> </w:t>
        </w:r>
      </w:ins>
      <w:ins w:id="3122" w:author="PR Preview" w:date="2026-01-01T00:00:00Z">
        <w:r>
          <w:t xml:space="preserve">might change with a different sample,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not a</w:t>
        </w:r>
      </w:ins>
      <w:ins w:id="3125" w:author="PR Preview" w:date="2026-01-01T00:00:00Z">
        <w:r>
          <w:t xml:space="preserve"> </w:t>
        </w:r>
      </w:ins>
      <w:hyperlink r:id="rId310">
        <w:ins w:id="3126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of</w:t>
        </w:r>
      </w:ins>
      <w:ins w:id="31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30" w:author="PR Preview" w:date="2026-01-01T00:00:00Z">
        <w:r>
          <w:t xml:space="preserve">.</w:t>
        </w:r>
      </w:ins>
    </w:p>
    <w:bookmarkEnd w:id="311"/>
    <w:bookmarkStart w:id="313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2"/>
    </w:p>
    <w:bookmarkEnd w:id="313"/>
    <w:bookmarkStart w:id="315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7"/>
    <w:bookmarkStart w:id="322" w:name="exm-one-se-rule"/>
    <w:p>
      <w:pPr>
        <w:pStyle w:val="BodyText"/>
      </w:pPr>
      <w:del w:id="3131" w:author="PR Preview" w:date="2026-01-01T00:00:00Z">
        <w:r>
          <w:rPr>
            <w:b/>
            <w:bCs/>
          </w:rPr>
          <w:delText xml:space="preserve">Example 33 (The one-standard-error rule for the simulated polynomials)</w:delText>
        </w:r>
      </w:del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delText xml:space="preserve">This example applies 10-fold cross-validation</w:delText>
        </w:r>
      </w:del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to the simulated training set of</w:delText>
        </w:r>
      </w:del>
      <w:del w:id="3136" w:author="PR Preview" w:date="2026-01-01T00:00:00Z">
        <w:r>
          <w:delText xml:space="preserve"> </w:delText>
        </w:r>
      </w:del>
      <w:hyperlink w:anchor="exm-train-test-error-simulated">
        <w:del w:id="313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records the sMSE in each fold,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and applies</w:delText>
        </w:r>
      </w:del>
      <w:del w:id="3143" w:author="PR Preview" w:date="2026-01-01T00:00:00Z">
        <w:r>
          <w:delText xml:space="preserve"> </w:delText>
        </w:r>
      </w:del>
      <w:hyperlink w:anchor="def-one-se-rule">
        <w:del w:id="3144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147" w:author="PR Preview" w:date="2026-01-01T00:00:00Z">
        <w:r>
          <w:rPr>
            <w:b/>
            <w:bCs/>
          </w:rPr>
          <w:t xml:space="preserve">Example 34 (The one-standard-error rule for the simulated polynomials)</w:t>
        </w:r>
      </w:ins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This example applies 10-fold cross-validation</w:t>
        </w:r>
      </w:ins>
      <w:ins w:id="3150" w:author="PR Preview" w:date="2026-01-01T00:00:00Z">
        <w:r>
          <w:t xml:space="preserve"> </w:t>
        </w:r>
      </w:ins>
      <w:ins w:id="3151" w:author="PR Preview" w:date="2026-01-01T00:00:00Z">
        <w:r>
          <w:t xml:space="preserve">to the simulated training set of</w:t>
        </w:r>
      </w:ins>
      <w:ins w:id="3152" w:author="PR Preview" w:date="2026-01-01T00:00:00Z">
        <w:r>
          <w:t xml:space="preserve"> </w:t>
        </w:r>
      </w:ins>
      <w:hyperlink w:anchor="exm-train-test-error-simulated">
        <w:ins w:id="315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3154" w:author="PR Preview" w:date="2026-01-01T00:00:00Z">
        <w:r>
          <w:t xml:space="preserve">,</w:t>
        </w:r>
      </w:ins>
      <w:ins w:id="3155" w:author="PR Preview" w:date="2026-01-01T00:00:00Z">
        <w:r>
          <w:t xml:space="preserve"> </w:t>
        </w:r>
      </w:ins>
      <w:ins w:id="3156" w:author="PR Preview" w:date="2026-01-01T00:00:00Z">
        <w:r>
          <w:t xml:space="preserve">records the sMSE in each fold,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and applies</w:t>
        </w:r>
      </w:ins>
      <w:ins w:id="3159" w:author="PR Preview" w:date="2026-01-01T00:00:00Z">
        <w:r>
          <w:t xml:space="preserve"> </w:t>
        </w:r>
      </w:ins>
      <w:hyperlink w:anchor="def-one-se-rule">
        <w:ins w:id="3160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3163" w:author="PR Preview" w:date="2026-01-01T00:00:00Z">
        <w:r>
          <w:delText xml:space="preserve">With 30 observations and 10 folds,</w:delText>
        </w:r>
      </w:del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each fold holds 3 observations,</w:delText>
        </w:r>
      </w:del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so all ten folds have equal size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and</w:delText>
        </w:r>
      </w:del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rPr>
            <w:rStyle w:val="VerbatimChar"/>
          </w:rPr>
          <w:delText xml:space="preserve">cv</w:delText>
        </w:r>
      </w:del>
      <w:del w:id="3172" w:author="PR Preview" w:date="2026-01-01T00:00:00Z">
        <w:r>
          <w:delText xml:space="preserve"> </w:delText>
        </w:r>
      </w:del>
      <w:del w:id="3173" w:author="PR Preview" w:date="2026-01-01T00:00:00Z">
        <w:r>
          <w:delText xml:space="preserve">is</w:delText>
        </w:r>
      </w:del>
      <w:del w:id="31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(</w:delText>
        </w:r>
      </w:del>
      <w:hyperlink w:anchor="rem-cv-estimate">
        <w:del w:id="317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178" w:author="PR Preview" w:date="2026-01-01T00:00:00Z">
        <w:r>
          <w:delText xml:space="preserve">).</w:delText>
        </w:r>
      </w:del>
    </w:p>
    <w:p>
      <w:pPr>
        <w:pStyle w:val="BodyText"/>
      </w:pPr>
      <w:del w:id="3179" w:author="PR Preview" w:date="2026-01-01T00:00:00Z">
        <w:r>
          <w:delText xml:space="preserve">The smallest estimate is at degree 8.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The lowest degree within one fold-based standard error of it</w:delText>
        </w:r>
      </w:del>
      <w:del w:id="3182" w:author="PR Preview" w:date="2026-01-01T00:00:00Z">
        <w:r>
          <w:delText xml:space="preserve"> </w:delText>
        </w:r>
      </w:del>
      <w:del w:id="3183" w:author="PR Preview" w:date="2026-01-01T00:00:00Z">
        <w:r>
          <w:delText xml:space="preserve">is degree 3,</w:delText>
        </w:r>
      </w:del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which is the one-standard-error rule’s choice.</w:delText>
        </w:r>
      </w:del>
      <w:del w:id="3186" w:author="PR Preview" w:date="2026-01-01T00:00:00Z">
        <w:r>
          <w:delText xml:space="preserve"> </w:delText>
        </w:r>
      </w:del>
      <w:del w:id="3187" w:author="PR Preview" w:date="2026-01-01T00:00:00Z">
        <w:r>
          <w:delText xml:space="preserve">The rule prefers the simpler model</w:delText>
        </w:r>
      </w:del>
      <w:del w:id="3188" w:author="PR Preview" w:date="2026-01-01T00:00:00Z">
        <w:r>
          <w:delText xml:space="preserve"> </w:delText>
        </w:r>
      </w:del>
      <w:del w:id="3189" w:author="PR Preview" w:date="2026-01-01T00:00:00Z">
        <w:r>
          <w:delText xml:space="preserve">when the data cannot clearly tell it apart from the degree with the smallest estimate.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Because the data are simulated,</w:delText>
        </w:r>
      </w:del>
      <w:del w:id="3192" w:author="PR Preview" w:date="2026-01-01T00:00:00Z">
        <w:r>
          <w:delText xml:space="preserve"> </w:delText>
        </w:r>
      </w:del>
      <w:del w:id="3193" w:author="PR Preview" w:date="2026-01-01T00:00:00Z">
        <w:r>
          <w:delText xml:space="preserve">we can check both choices against</w:delText>
        </w:r>
      </w:del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the estimated generalization pRMSE of</w:delText>
        </w:r>
      </w:del>
      <w:del w:id="3196" w:author="PR Preview" w:date="2026-01-01T00:00:00Z">
        <w:r>
          <w:delText xml:space="preserve"> </w:delText>
        </w:r>
      </w:del>
      <w:hyperlink w:anchor="exm-train-test-error-simulated">
        <w:del w:id="319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for each: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0.335 for degree 8</w:delText>
        </w:r>
      </w:del>
      <w:del w:id="3202" w:author="PR Preview" w:date="2026-01-01T00:00:00Z">
        <w:r>
          <w:delText xml:space="preserve"> </w:delText>
        </w:r>
      </w:del>
      <w:del w:id="3203" w:author="PR Preview" w:date="2026-01-01T00:00:00Z">
        <w:r>
          <w:delText xml:space="preserve">and 0.315 for degree 3.</w:delText>
        </w:r>
      </w:del>
    </w:p>
    <w:p>
      <w:pPr>
        <w:pStyle w:val="FirstParagraph"/>
      </w:pPr>
      <w:ins w:id="3204" w:author="PR Preview" w:date="2026-01-01T00:00:00Z">
        <w:r>
          <w:t xml:space="preserve">With 30 observations and 10 folds,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each fold holds 3 observations,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so all ten folds have equal size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and</w:t>
        </w:r>
      </w:ins>
      <w:ins w:id="3211" w:author="PR Preview" w:date="2026-01-01T00:00:00Z">
        <w:r>
          <w:t xml:space="preserve"> </w:t>
        </w:r>
      </w:ins>
      <w:ins w:id="3212" w:author="PR Preview" w:date="2026-01-01T00:00:00Z">
        <w:r>
          <w:rPr>
            <w:rStyle w:val="VerbatimChar"/>
          </w:rPr>
          <w:t xml:space="preserve">cv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is</w:t>
        </w:r>
      </w:ins>
      <w:ins w:id="32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(</w:t>
        </w:r>
      </w:ins>
      <w:hyperlink w:anchor="rem-cv-estimate">
        <w:ins w:id="3218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21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1"/>
        </w:tc>
      </w:tr>
    </w:tbl>
    <w:p>
      <w:pPr>
        <w:pStyle w:val="BodyText"/>
      </w:pPr>
      <w:ins w:id="3220" w:author="PR Preview" w:date="2026-01-01T00:00:00Z">
        <w:r>
          <w:t xml:space="preserve">The smallest estimate is at degree 8.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The lowest degree within one fold-based standard error of it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is degree 3,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which is the one-standard-error rule’s choice.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The rule prefers the simpler model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when the data cannot clearly tell it apart from the degree with the smallest estimate.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Because the data are simulated,</w:t>
        </w:r>
      </w:ins>
      <w:ins w:id="3233" w:author="PR Preview" w:date="2026-01-01T00:00:00Z">
        <w:r>
          <w:t xml:space="preserve"> </w:t>
        </w:r>
      </w:ins>
      <w:ins w:id="3234" w:author="PR Preview" w:date="2026-01-01T00:00:00Z">
        <w:r>
          <w:t xml:space="preserve">we can check both choices against</w:t>
        </w:r>
      </w:ins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the estimated generalization pRMSE of</w:t>
        </w:r>
      </w:ins>
      <w:ins w:id="3237" w:author="PR Preview" w:date="2026-01-01T00:00:00Z">
        <w:r>
          <w:t xml:space="preserve"> </w:t>
        </w:r>
      </w:ins>
      <w:hyperlink w:anchor="exm-train-test-error-simulated">
        <w:ins w:id="323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for each: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0.335 for degree 8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and 0.315 for degree 3.</w:t>
        </w:r>
      </w:ins>
    </w:p>
    <w:bookmarkEnd w:id="322"/>
    <w:bookmarkEnd w:id="323"/>
    <w:bookmarkStart w:id="329" w:name="sec-cv-whole-procedure"/>
    <w:p>
      <w:pPr>
        <w:pStyle w:val="Heading2"/>
      </w:pPr>
      <w:r>
        <w:t xml:space="preserve">9 Cross-validating the whole procedure</w:t>
      </w:r>
    </w:p>
    <w:bookmarkStart w:id="32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0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0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1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1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1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6"/>
    <w:bookmarkStart w:id="32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2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2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3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7"/>
    <w:bookmarkStart w:id="328" w:name="rem-cv-every-step"/>
    <w:p>
      <w:pPr>
        <w:pStyle w:val="BodyText"/>
      </w:pPr>
      <w:del w:id="3245" w:author="PR Preview" w:date="2026-01-01T00:00:00Z">
        <w:r>
          <w:rPr>
            <w:i/>
            <w:iCs/>
          </w:rPr>
          <w:delText xml:space="preserve">Remark 38</w:delText>
        </w:r>
      </w:del>
      <w:del w:id="3246" w:author="PR Preview" w:date="2026-01-01T00:00:00Z">
        <w:r>
          <w:delText xml:space="preserve"> (Cross-validate the whole procedure). </w:delText>
        </w:r>
      </w:del>
      <w:del w:id="3247" w:author="PR Preview" w:date="2026-01-01T00:00:00Z">
        <w:r>
          <w:delText xml:space="preserve">Every step that uses the outcome is part of fitting,</w:delText>
        </w:r>
      </w:del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and must be repeated inside each fold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using only that fold’s training observations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[3, Sec. 7.10.2]</w:delText>
        </w:r>
      </w:del>
      <w:del w:id="3254" w:author="PR Preview" w:date="2026-01-01T00:00:00Z">
        <w:r>
          <w:delText xml:space="preserve">.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Such steps include:</w:delText>
        </w:r>
      </w:del>
    </w:p>
    <w:p>
      <w:pPr>
        <w:pStyle w:val="BodyText"/>
      </w:pPr>
      <w:ins w:id="3257" w:author="PR Preview" w:date="2026-01-01T00:00:00Z">
        <w:r>
          <w:rPr>
            <w:i/>
            <w:iCs/>
          </w:rPr>
          <w:t xml:space="preserve">Remark 39</w:t>
        </w:r>
      </w:ins>
      <w:ins w:id="3258" w:author="PR Preview" w:date="2026-01-01T00:00:00Z">
        <w:r>
          <w:t xml:space="preserve"> (Cross-validate the whole procedure). </w:t>
        </w:r>
      </w:ins>
      <w:ins w:id="3259" w:author="PR Preview" w:date="2026-01-01T00:00:00Z">
        <w:r>
          <w:t xml:space="preserve">Every step that uses the outcome is part of fitting,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and must be repeated inside each fold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using only that fold’s training observations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[3, Sec. 7.10.2]</w:t>
        </w:r>
      </w:ins>
      <w:ins w:id="3266" w:author="PR Preview" w:date="2026-01-01T00:00:00Z">
        <w:r>
          <w:t xml:space="preserve">.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4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4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8"/>
    <w:bookmarkEnd w:id="329"/>
    <w:bookmarkStart w:id="33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0"/>
    <w:bookmarkStart w:id="356" w:name="references"/>
    <w:p>
      <w:pPr>
        <w:pStyle w:val="Heading2"/>
      </w:pPr>
      <w:r>
        <w:t xml:space="preserve">References</w:t>
      </w:r>
    </w:p>
    <w:bookmarkStart w:id="355" w:name="refs"/>
    <w:bookmarkStart w:id="33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https://en.wikipedia.org/wiki/Random_seed</w:t>
        </w:r>
      </w:hyperlink>
    </w:p>
    <w:bookmarkEnd w:id="332"/>
    <w:bookmarkStart w:id="33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4"/>
    <w:bookmarkStart w:id="33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6"/>
    <w:bookmarkStart w:id="33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https://en.wikipedia.org/wiki/Generalization_error</w:t>
        </w:r>
      </w:hyperlink>
    </w:p>
    <w:bookmarkEnd w:id="338"/>
    <w:bookmarkStart w:id="34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0"/>
    <w:bookmarkStart w:id="342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https://en.wikipedia.org/wiki/Overfitting</w:t>
        </w:r>
      </w:hyperlink>
    </w:p>
    <w:bookmarkEnd w:id="342"/>
    <w:bookmarkStart w:id="344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https://en.wikipedia.org/wiki/Bias%E2%80%93variance_tradeoff</w:t>
        </w:r>
      </w:hyperlink>
    </w:p>
    <w:bookmarkEnd w:id="344"/>
    <w:bookmarkStart w:id="346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6"/>
    <w:bookmarkStart w:id="348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https://en.wikipedia.org/wiki/Model_selection</w:t>
        </w:r>
      </w:hyperlink>
    </w:p>
    <w:bookmarkEnd w:id="348"/>
    <w:bookmarkStart w:id="350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https://en.wikipedia.org/wiki/Cross-validation_%28statistics%29</w:t>
        </w:r>
      </w:hyperlink>
    </w:p>
    <w:bookmarkEnd w:id="350"/>
    <w:bookmarkStart w:id="352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1">
        <w:r>
          <w:rPr>
            <w:rStyle w:val="Hyperlink"/>
          </w:rPr>
          <w:t xml:space="preserve">https://www.gastonsanchez.com/matrix4sl/</w:t>
        </w:r>
      </w:hyperlink>
    </w:p>
    <w:bookmarkEnd w:id="352"/>
    <w:bookmarkStart w:id="354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https://en.wikipedia.org/wiki/Leverage_%28statistics%29</w:t>
        </w:r>
      </w:hyperlink>
    </w:p>
    <w:bookmarkEnd w:id="354"/>
    <w:bookmarkEnd w:id="355"/>
    <w:bookmarkEnd w:id="3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5" Type="http://schemas.openxmlformats.org/officeDocument/2006/relationships/image" Target="media/rId225.png"/><Relationship Id="rId257" Type="http://schemas.openxmlformats.org/officeDocument/2006/relationships/image" Target="media/rId257.png"/><Relationship Id="rId318" Type="http://schemas.openxmlformats.org/officeDocument/2006/relationships/image" Target="media/rId318.png"/><Relationship Id="rId175" Type="http://schemas.openxmlformats.org/officeDocument/2006/relationships/image" Target="media/rId175.png"/><Relationship Id="rId207" Type="http://schemas.openxmlformats.org/officeDocument/2006/relationships/image" Target="media/rId207.png"/><Relationship Id="rId211" Type="http://schemas.openxmlformats.org/officeDocument/2006/relationships/image" Target="media/rId211.png"/><Relationship Id="rId215" Type="http://schemas.openxmlformats.org/officeDocument/2006/relationships/image" Target="media/rId215.png"/><Relationship Id="rId219" Type="http://schemas.openxmlformats.org/officeDocument/2006/relationships/image" Target="media/rId219.png"/><Relationship Id="rId31" Type="http://schemas.openxmlformats.org/officeDocument/2006/relationships/hyperlink" Target="correlation-regression.qmd#def-normal-equations" TargetMode="External"/><Relationship Id="rId28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3" Type="http://schemas.openxmlformats.org/officeDocument/2006/relationships/hyperlink" Target="correlation-regression.qmd#def-slr-covariate-vector" TargetMode="External"/><Relationship Id="rId285" Type="http://schemas.openxmlformats.org/officeDocument/2006/relationships/hyperlink" Target="correlation-regression.qmd#thm-ols-slr-vector" TargetMode="External"/><Relationship Id="rId310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5" Type="http://schemas.openxmlformats.org/officeDocument/2006/relationships/hyperlink" Target="https://doi.org/10.1007/978-0-387-84858-7" TargetMode="External"/><Relationship Id="rId339" Type="http://schemas.openxmlformats.org/officeDocument/2006/relationships/hyperlink" Target="https://doi.org/10.1007/978-1-0716-1418-1" TargetMode="External"/><Relationship Id="rId343" Type="http://schemas.openxmlformats.org/officeDocument/2006/relationships/hyperlink" Target="https://en.wikipedia.org/wiki/Bias%E2%80%93variance_tradeoff" TargetMode="External"/><Relationship Id="rId349" Type="http://schemas.openxmlformats.org/officeDocument/2006/relationships/hyperlink" Target="https://en.wikipedia.org/wiki/Cross-validation_%28statistics%29" TargetMode="External"/><Relationship Id="rId337" Type="http://schemas.openxmlformats.org/officeDocument/2006/relationships/hyperlink" Target="https://en.wikipedia.org/wiki/Generalization_error" TargetMode="External"/><Relationship Id="rId345" Type="http://schemas.openxmlformats.org/officeDocument/2006/relationships/hyperlink" Target="https://en.wikipedia.org/wiki/Hyperparameter_%28machine_learning%29" TargetMode="External"/><Relationship Id="rId353" Type="http://schemas.openxmlformats.org/officeDocument/2006/relationships/hyperlink" Target="https://en.wikipedia.org/wiki/Leverage_%28statistics%29" TargetMode="External"/><Relationship Id="rId347" Type="http://schemas.openxmlformats.org/officeDocument/2006/relationships/hyperlink" Target="https://en.wikipedia.org/wiki/Model_selection" TargetMode="External"/><Relationship Id="rId341" Type="http://schemas.openxmlformats.org/officeDocument/2006/relationships/hyperlink" Target="https://en.wikipedia.org/wiki/Overfitting" TargetMode="External"/><Relationship Id="rId331" Type="http://schemas.openxmlformats.org/officeDocument/2006/relationships/hyperlink" Target="https://en.wikipedia.org/wiki/Random_seed" TargetMode="External"/><Relationship Id="rId333" Type="http://schemas.openxmlformats.org/officeDocument/2006/relationships/hyperlink" Target="https://en.wikipedia.org/wiki/Training,_validation,_and_test_data_sets" TargetMode="External"/><Relationship Id="rId203" Type="http://schemas.openxmlformats.org/officeDocument/2006/relationships/hyperlink" Target="https://morrison-lab.github.io/lds/chapters/big-ideas.html#def-test-set" TargetMode="External"/><Relationship Id="rId201" Type="http://schemas.openxmlformats.org/officeDocument/2006/relationships/hyperlink" Target="https://morrison-lab.github.io/lds/chapters/big-ideas.html#def-training-set" TargetMode="External"/><Relationship Id="rId20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1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1" Type="http://schemas.openxmlformats.org/officeDocument/2006/relationships/hyperlink" Target="https://www.gastonsanchez.com/matrix4sl/" TargetMode="External"/><Relationship Id="rId277" Type="http://schemas.openxmlformats.org/officeDocument/2006/relationships/hyperlink" Target="https://www.gastonsanchez.com/matrix4sl/cross-products.html#cross-products" TargetMode="External"/><Relationship Id="rId28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3" Type="http://schemas.openxmlformats.org/officeDocument/2006/relationships/hyperlink" Target="correlation-regression.qmd#def-slr-covariate-vector" TargetMode="External"/><Relationship Id="rId285" Type="http://schemas.openxmlformats.org/officeDocument/2006/relationships/hyperlink" Target="correlation-regression.qmd#thm-ols-slr-vector" TargetMode="External"/><Relationship Id="rId310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5" Type="http://schemas.openxmlformats.org/officeDocument/2006/relationships/hyperlink" Target="https://doi.org/10.1007/978-0-387-84858-7" TargetMode="External"/><Relationship Id="rId339" Type="http://schemas.openxmlformats.org/officeDocument/2006/relationships/hyperlink" Target="https://doi.org/10.1007/978-1-0716-1418-1" TargetMode="External"/><Relationship Id="rId343" Type="http://schemas.openxmlformats.org/officeDocument/2006/relationships/hyperlink" Target="https://en.wikipedia.org/wiki/Bias%E2%80%93variance_tradeoff" TargetMode="External"/><Relationship Id="rId349" Type="http://schemas.openxmlformats.org/officeDocument/2006/relationships/hyperlink" Target="https://en.wikipedia.org/wiki/Cross-validation_%28statistics%29" TargetMode="External"/><Relationship Id="rId337" Type="http://schemas.openxmlformats.org/officeDocument/2006/relationships/hyperlink" Target="https://en.wikipedia.org/wiki/Generalization_error" TargetMode="External"/><Relationship Id="rId345" Type="http://schemas.openxmlformats.org/officeDocument/2006/relationships/hyperlink" Target="https://en.wikipedia.org/wiki/Hyperparameter_%28machine_learning%29" TargetMode="External"/><Relationship Id="rId353" Type="http://schemas.openxmlformats.org/officeDocument/2006/relationships/hyperlink" Target="https://en.wikipedia.org/wiki/Leverage_%28statistics%29" TargetMode="External"/><Relationship Id="rId347" Type="http://schemas.openxmlformats.org/officeDocument/2006/relationships/hyperlink" Target="https://en.wikipedia.org/wiki/Model_selection" TargetMode="External"/><Relationship Id="rId341" Type="http://schemas.openxmlformats.org/officeDocument/2006/relationships/hyperlink" Target="https://en.wikipedia.org/wiki/Overfitting" TargetMode="External"/><Relationship Id="rId331" Type="http://schemas.openxmlformats.org/officeDocument/2006/relationships/hyperlink" Target="https://en.wikipedia.org/wiki/Random_seed" TargetMode="External"/><Relationship Id="rId333" Type="http://schemas.openxmlformats.org/officeDocument/2006/relationships/hyperlink" Target="https://en.wikipedia.org/wiki/Training,_validation,_and_test_data_sets" TargetMode="External"/><Relationship Id="rId203" Type="http://schemas.openxmlformats.org/officeDocument/2006/relationships/hyperlink" Target="https://morrison-lab.github.io/lds/chapters/big-ideas.html#def-test-set" TargetMode="External"/><Relationship Id="rId201" Type="http://schemas.openxmlformats.org/officeDocument/2006/relationships/hyperlink" Target="https://morrison-lab.github.io/lds/chapters/big-ideas.html#def-training-set" TargetMode="External"/><Relationship Id="rId20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1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1" Type="http://schemas.openxmlformats.org/officeDocument/2006/relationships/hyperlink" Target="https://www.gastonsanchez.com/matrix4sl/" TargetMode="External"/><Relationship Id="rId277" Type="http://schemas.openxmlformats.org/officeDocument/2006/relationships/hyperlink" Target="https://www.gastonsanchez.com/matrix4sl/cross-products.html#cross-products" TargetMode="External"/><Relationship Id="rId28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2026-10-19T05:22:37Z</dcterms:created>
  <dcterms:modified xsi:type="dcterms:W3CDTF">2026-10-19T05:22:37Z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