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2026-10-18 13:50:54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13:54:36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83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0" w:name="def-optimization-algorithm"/>
    <w:p>
      <w:pPr>
        <w:pStyle w:val="BodyText"/>
      </w:pPr>
      <w:r>
        <w:rPr>
          <w:b/>
          <w:bCs/>
        </w:rPr>
        <w:t xml:space="preserve">Definition 8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9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2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2"/>
    <w:bookmarkStart w:id="33" w:name="def-random-seed"/>
    <w:p>
      <w:pPr>
        <w:pStyle w:val="BodyText"/>
      </w:pPr>
      <w:r>
        <w:rPr>
          <w:b/>
          <w:bCs/>
        </w:rPr>
        <w:t xml:space="preserve">Definition 9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3"/>
    <w:bookmarkStart w:id="34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4"/>
    <w:bookmarkStart w:id="35" w:name="def-preprocessing"/>
    <w:p>
      <w:pPr>
        <w:pStyle w:val="BodyText"/>
      </w:pPr>
      <w:r>
        <w:rPr>
          <w:b/>
          <w:bCs/>
        </w:rPr>
        <w:t xml:space="preserve">Definition 10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5"/>
    <w:bookmarkStart w:id="37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7"/>
    <w:bookmarkStart w:id="38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38"/>
    <w:bookmarkStart w:id="39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39"/>
    <w:bookmarkStart w:id="42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1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2"/>
    <w:bookmarkStart w:id="43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3"/>
    <w:bookmarkStart w:id="45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4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5"/>
    <w:bookmarkStart w:id="46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[3,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6"/>
    <w:bookmarkStart w:id="48" w:name="def-prediction-rule"/>
    <w:p>
      <w:pPr>
        <w:pStyle w:val="BodyText"/>
      </w:pPr>
      <w:r>
        <w:rPr>
          <w:b/>
          <w:bCs/>
        </w:rPr>
        <w:t xml:space="preserve">Definition 14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shorthand for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written without the subscript when the training set is the one in use:</w:t>
      </w:r>
    </w:p>
    <w:p>
      <w:pPr>
        <w:pStyle w:val="BodyText"/>
      </w:pPr>
      <w:bookmarkStart w:id="47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49"/>
    <w:bookmarkStart w:id="50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0"/>
    <w:bookmarkStart w:id="54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2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3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4"/>
    <w:bookmarkStart w:id="55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5"/>
    <w:bookmarkStart w:id="58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57" w:name="eq-noise"/>
      <m:oMathPara>
        <m:oMathParaPr>
          <m:jc m:val="center"/>
        </m:oMathParaPr>
        <m:oMath>
          <m:r>
            <m:t>ν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exm-noise"/>
    <w:p>
      <w:pPr>
        <w:pStyle w:val="FirstParagraph"/>
      </w:pPr>
      <w:r>
        <w:rPr>
          <w:b/>
          <w:bCs/>
        </w:rPr>
        <w:t xml:space="preserve">Example 12 (The noise of one new outcome)</w:t>
      </w:r>
      <w:r>
        <w:t xml:space="preserve"> </w:t>
      </w:r>
      <w:r>
        <w:t xml:space="preserve">Suppose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5.3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4.6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noise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</w:p>
    <w:bookmarkEnd w:id="59"/>
    <w:bookmarkStart w:id="62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has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1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ν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1"/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63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noise-mean-zero"/>
    <w:p>
      <w:pPr>
        <w:pStyle w:val="FirstParagraph"/>
      </w:pPr>
      <w:r>
        <w:rPr>
          <w:b/>
          <w:bCs/>
        </w:rPr>
        <w:t xml:space="preserve">Example 13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6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5"/>
    <w:bookmarkStart w:id="68" w:name="def-observation-loss"/>
    <w:p>
      <w:pPr>
        <w:pStyle w:val="BodyText"/>
      </w:pPr>
      <w:r>
        <w:rPr>
          <w:b/>
          <w:bCs/>
        </w:rPr>
        <w:t xml:space="preserve">Definition 18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66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67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prediction rule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 rule 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68"/>
    <w:bookmarkStart w:id="70" w:name="rem-squared-error-loss"/>
    <w:p>
      <w:pPr>
        <w:pStyle w:val="BodyText"/>
      </w:pPr>
      <w:r>
        <w:rPr>
          <w:i/>
          <w:iCs/>
        </w:rPr>
        <w:t xml:space="preserve">Remark 3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0"/>
    <w:bookmarkStart w:id="72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bookmarkStart w:id="7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72"/>
    <w:bookmarkStart w:id="73" w:name="rem-source-generalization-error"/>
    <w:p>
      <w:pPr>
        <w:pStyle w:val="BodyText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7.2]</w:t>
      </w:r>
      <w:r>
        <w:t xml:space="preserve">.</w:t>
      </w:r>
    </w:p>
    <w:bookmarkEnd w:id="73"/>
    <w:bookmarkStart w:id="75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74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bookmarkEnd w:id="75"/>
    <w:bookmarkStart w:id="76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[5, Sec. 5.1.1]</w:t>
      </w:r>
      <w:r>
        <w:t xml:space="preserve">.</w:t>
      </w:r>
    </w:p>
    <w:bookmarkEnd w:id="76"/>
    <w:bookmarkStart w:id="79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78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1" w:name="def-training-mse"/>
    <w:p>
      <w:pPr>
        <w:pStyle w:val="FirstParagraph"/>
      </w:pPr>
      <w:r>
        <w:rPr>
          <w:b/>
          <w:bCs/>
        </w:rPr>
        <w:t xml:space="preserve">Definition 22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80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[3,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82"/>
    <w:bookmarkEnd w:id="83"/>
    <w:bookmarkStart w:id="88" w:name="overfitting"/>
    <w:p>
      <w:pPr>
        <w:pStyle w:val="Heading2"/>
      </w:pPr>
      <w:r>
        <w:t xml:space="preserve">3 Overfitting</w:t>
      </w:r>
    </w:p>
    <w:bookmarkStart w:id="8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84"/>
    <w:bookmarkStart w:id="8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85"/>
    <w:bookmarkStart w:id="86" w:name="def-overfitting"/>
    <w:p>
      <w:pPr>
        <w:pStyle w:val="FirstParagraph"/>
      </w:pPr>
      <w:r>
        <w:rPr>
          <w:b/>
          <w:bCs/>
        </w:rPr>
        <w:t xml:space="preserve">Definition 23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6"/>
    <w:bookmarkStart w:id="87" w:name="exm-overfitting-polynomial-cars"/>
    <w:p>
      <w:pPr>
        <w:pStyle w:val="BodyText"/>
      </w:pPr>
      <w:r>
        <w:rPr>
          <w:b/>
          <w:bCs/>
        </w:rPr>
        <w:t xml:space="preserve">Example 14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87"/>
    <w:bookmarkEnd w:id="88"/>
    <w:bookmarkStart w:id="177" w:name="sec-generalization-error"/>
    <w:p>
      <w:pPr>
        <w:pStyle w:val="Heading2"/>
      </w:pPr>
      <w:r>
        <w:t xml:space="preserve">4 Generalization error</w:t>
      </w:r>
    </w:p>
    <w:bookmarkStart w:id="89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89"/>
    <w:bookmarkStart w:id="90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90"/>
    <w:bookmarkStart w:id="92" w:name="def-expected-generalization-error"/>
    <w:p>
      <w:pPr>
        <w:pStyle w:val="FirstParagraph"/>
      </w:pPr>
      <w:r>
        <w:rPr>
          <w:b/>
          <w:bCs/>
        </w:rPr>
        <w:t xml:space="preserve">Definition 24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91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1"/>
    </w:p>
    <w:bookmarkEnd w:id="92"/>
    <w:bookmarkStart w:id="93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[3,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93"/>
    <w:bookmarkStart w:id="96" w:name="def-distribution-model"/>
    <w:p>
      <w:pPr>
        <w:pStyle w:val="BodyText"/>
      </w:pPr>
      <w:r>
        <w:rPr>
          <w:b/>
          <w:bCs/>
        </w:rPr>
        <w:t xml:space="preserve">Definition 25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95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100" w:name="exm-distribution-model"/>
    <w:p>
      <w:pPr>
        <w:pStyle w:val="FirstParagraph"/>
      </w:pPr>
      <w:r>
        <w:rPr>
          <w:b/>
          <w:bCs/>
        </w:rPr>
        <w:t xml:space="preserve">Example 15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9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9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00"/>
    <w:bookmarkStart w:id="102" w:name="def-distribution-model-family"/>
    <w:p>
      <w:pPr>
        <w:pStyle w:val="BodyText"/>
      </w:pPr>
      <w:r>
        <w:rPr>
          <w:b/>
          <w:bCs/>
        </w:rPr>
        <w:t xml:space="preserve">Definition 26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0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3" w:name="exm-distribution-model-family"/>
    <w:p>
      <w:pPr>
        <w:pStyle w:val="FirstParagraph"/>
      </w:pPr>
      <w:r>
        <w:rPr>
          <w:b/>
          <w:bCs/>
        </w:rPr>
        <w:t xml:space="preserve">Example 16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03"/>
    <w:bookmarkStart w:id="104" w:name="def-fitted-distribution-model"/>
    <w:p>
      <w:pPr>
        <w:pStyle w:val="BodyText"/>
      </w:pPr>
      <w:r>
        <w:rPr>
          <w:b/>
          <w:bCs/>
        </w:rPr>
        <w:t xml:space="preserve">Definition 27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04"/>
    <w:bookmarkStart w:id="105" w:name="exm-fitted-distribution-model"/>
    <w:p>
      <w:pPr>
        <w:pStyle w:val="BodyText"/>
      </w:pPr>
      <w:r>
        <w:rPr>
          <w:b/>
          <w:bCs/>
        </w:rPr>
        <w:t xml:space="preserve">Example 17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05"/>
    <w:bookmarkStart w:id="107" w:name="def-distribution-model"/>
    <w:p>
      <w:pPr>
        <w:pStyle w:val="BodyText"/>
      </w:pPr>
      <w:r>
        <w:rPr>
          <w:b/>
          <w:bCs/>
        </w:rPr>
        <w:t xml:space="preserve">Definition 28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6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10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0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0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0"/>
    <w:bookmarkStart w:id="112" w:name="def-distribution-model-family"/>
    <w:p>
      <w:pPr>
        <w:pStyle w:val="BodyText"/>
      </w:pPr>
      <w:r>
        <w:rPr>
          <w:b/>
          <w:bCs/>
        </w:rPr>
        <w:t xml:space="preserve">Definition 29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1"/>
    </w:p>
    <w:bookmarkEnd w:id="112"/>
    <w:bookmarkStart w:id="113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3"/>
    <w:bookmarkStart w:id="114" w:name="def-fitted-distribution-model"/>
    <w:p>
      <w:pPr>
        <w:pStyle w:val="BodyText"/>
      </w:pPr>
      <w:r>
        <w:rPr>
          <w:b/>
          <w:bCs/>
        </w:rPr>
        <w:t xml:space="preserve">Definition 30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4"/>
    <w:bookmarkStart w:id="115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5"/>
    <w:bookmarkStart w:id="117" w:name="def-epl"/>
    <w:p>
      <w:pPr>
        <w:pStyle w:val="BodyText"/>
      </w:pPr>
      <w:r>
        <w:rPr>
          <w:b/>
          <w:bCs/>
        </w:rPr>
        <w:t xml:space="preserve">Definition 31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rule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16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rem-epl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18"/>
    <w:bookmarkStart w:id="120" w:name="def-epe"/>
    <w:p>
      <w:pPr>
        <w:pStyle w:val="BodyText"/>
      </w:pPr>
      <w:r>
        <w:rPr>
          <w:b/>
          <w:bCs/>
        </w:rPr>
        <w:t xml:space="preserve">Definition 32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19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rem-epe-mse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21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22"/>
    <w:bookmarkStart w:id="123" w:name="rem-source-epe"/>
    <w:p>
      <w:pPr>
        <w:pStyle w:val="BodyText"/>
      </w:pPr>
      <w:r>
        <w:rPr>
          <w:i/>
          <w:iCs/>
        </w:rPr>
        <w:t xml:space="preserve">Remark 10</w:t>
      </w:r>
      <w:r>
        <w:t xml:space="preserve"> (Source: Expected prediction error at a covariate value). </w:t>
      </w:r>
      <w:r>
        <w:t xml:space="preserve">Hastie et al. [3,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23"/>
    <w:bookmarkStart w:id="124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24"/>
    <w:bookmarkStart w:id="126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17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2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requires.</w:t>
      </w:r>
    </w:p>
    <w:bookmarkEnd w:id="126"/>
    <w:bookmarkStart w:id="128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27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30" w:name="def-average-fit"/>
    <w:p>
      <w:pPr>
        <w:pStyle w:val="BodyText"/>
      </w:pPr>
      <w:r>
        <w:rPr>
          <w:b/>
          <w:bCs/>
        </w:rPr>
        <w:t xml:space="preserve">Definition 33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29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31" w:name="exm-average-fit"/>
    <w:p>
      <w:pPr>
        <w:pStyle w:val="BodyText"/>
      </w:pPr>
      <w:r>
        <w:rPr>
          <w:b/>
          <w:bCs/>
        </w:rPr>
        <w:t xml:space="preserve">Example 21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1"/>
    <w:bookmarkStart w:id="135" w:name="def-prediction-bias"/>
    <w:p>
      <w:pPr>
        <w:pStyle w:val="FirstParagraph"/>
      </w:pPr>
      <w:r>
        <w:rPr>
          <w:b/>
          <w:bCs/>
        </w:rPr>
        <w:t xml:space="preserve">Definition 34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32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3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36" w:name="exm-prediction-bias"/>
    <w:p>
      <w:pPr>
        <w:pStyle w:val="BodyText"/>
      </w:pPr>
      <w:r>
        <w:rPr>
          <w:b/>
          <w:bCs/>
        </w:rPr>
        <w:t xml:space="preserve">Example 22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36"/>
    <w:bookmarkStart w:id="13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7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7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137"/>
    <w:bookmarkStart w:id="13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8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38"/>
    <w:bookmarkStart w:id="140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9">
        <w:r>
          <w:rPr>
            <w:rStyle w:val="Hyperlink"/>
          </w:rPr>
          <w:t xml:space="preserve">population variance</w:t>
        </w:r>
      </w:hyperlink>
      <w:r>
        <w:t xml:space="preserve">, which we take to be finite.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40"/>
    <w:bookmarkStart w:id="148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4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42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43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3"/>
    </w:p>
    <w:p>
      <w:pPr>
        <w:pStyle w:val="FirstParagraph"/>
      </w:pPr>
      <w:r>
        <w:t xml:space="preserve">The noise has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44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14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32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46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47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48"/>
    <w:bookmarkStart w:id="150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9">
        <w:r>
          <w:rPr>
            <w:rStyle w:val="Hyperlink"/>
          </w:rPr>
          <w:t xml:space="preserve">population variance</w:t>
        </w:r>
      </w:hyperlink>
      <w:r>
        <w:t xml:space="preserve">, which we take to be finite.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21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49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49"/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151" w:name="exm-epe-split-noise"/>
    <w:p>
      <w:pPr>
        <w:pStyle w:val="BodyText"/>
      </w:pPr>
      <w:r>
        <w:rPr>
          <w:b/>
          <w:bCs/>
        </w:rPr>
        <w:t xml:space="preserve">Example 23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51"/>
    <w:bookmarkStart w:id="152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52"/>
    <w:bookmarkStart w:id="154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3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53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53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54"/>
    <w:bookmarkStart w:id="156" w:name="thm-epe-decomposition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Theorem 4 (Bias, variance and noise)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Let</w:delText>
        </w:r>
      </w:del>
      <w:del w:id="6" w:author="PR Preview" w:date="2026-01-01T00:00:00Z">
        <w:r>
          <w:delText xml:space="preserve"> </w:delText>
        </w:r>
      </w:del>
      <m:oMath>
        <m:r>
          <m:t>μ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be the</w:delText>
        </w:r>
      </w:del>
      <w:del w:id="9" w:author="PR Preview" w:date="2026-01-01T00:00:00Z">
        <w:r>
          <w:delText xml:space="preserve"> </w:delText>
        </w:r>
      </w:del>
      <w:hyperlink w:anchor="def-mean-function">
        <w:del w:id="10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of the outcome given the covariate.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Suppose that, given</w:delText>
        </w:r>
      </w:del>
      <w:del w:id="1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16" w:author="PR Preview" w:date="2026-01-01T00:00:00Z">
        <w:r>
          <w:delText xml:space="preserve">,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the new outcome is</w:delText>
        </w:r>
      </w:del>
      <w:del w:id="19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del w:id="20" w:author="PR Preview" w:date="2026-01-01T00:00:00Z">
        <w:r>
          <w:delText xml:space="preserve">,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where</w:delText>
        </w:r>
      </w:del>
      <w:del w:id="23" w:author="PR Preview" w:date="2026-01-01T00:00:00Z">
        <w:r>
          <w:delText xml:space="preserve"> </w:delText>
        </w:r>
      </w:del>
      <m:oMath>
        <m:r>
          <m:t>ν</m:t>
        </m:r>
      </m:oMath>
      <w:del w:id="24" w:author="PR Preview" w:date="2026-01-01T00:00:00Z">
        <w:r>
          <w:delText xml:space="preserve">, the noise in the outcome at</w:delText>
        </w:r>
      </w:del>
      <w:del w:id="25" w:author="PR Preview" w:date="2026-01-01T00:00:00Z">
        <w:r>
          <w:delText xml:space="preserve"> </w:delText>
        </w:r>
      </w:del>
      <m:oMath>
        <m:r>
          <m:t>x</m:t>
        </m:r>
      </m:oMath>
      <w:del w:id="26" w:author="PR Preview" w:date="2026-01-01T00:00:00Z">
        <w:r>
          <w:delText xml:space="preserve">, has mean</w:delText>
        </w:r>
      </w:del>
      <w:del w:id="27" w:author="PR Preview" w:date="2026-01-01T00:00:00Z">
        <w:r>
          <w:delText xml:space="preserve"> </w:delText>
        </w:r>
      </w:del>
      <m:oMath>
        <m:r>
          <m:t>0</m:t>
        </m:r>
      </m:oMath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and variance</w:delText>
        </w:r>
      </w:del>
      <w:del w:id="30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31" w:author="PR Preview" w:date="2026-01-01T00:00:00Z">
        <w:r>
          <w:delText xml:space="preserve">,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and that</w:delText>
        </w:r>
      </w:del>
      <w:del w:id="34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is independent of the random training set</w:delText>
        </w:r>
      </w:del>
      <w:del w:id="3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8" w:author="PR Preview" w:date="2026-01-01T00:00:00Z">
        <w:r>
          <w:delText xml:space="preserve">,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and that</w:delText>
        </w:r>
      </w:del>
      <w:del w:id="41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42" w:author="PR Preview" w:date="2026-01-01T00:00:00Z">
        <w:r>
          <w:delText xml:space="preserve">.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Then the</w:delText>
        </w:r>
      </w:del>
      <w:del w:id="45" w:author="PR Preview" w:date="2026-01-01T00:00:00Z">
        <w:r>
          <w:delText xml:space="preserve"> </w:delText>
        </w:r>
      </w:del>
      <w:hyperlink w:anchor="def-epe">
        <w:del w:id="46" w:author="PR Preview" w:date="2026-01-01T00:00:00Z">
          <w:r>
            <w:rPr>
              <w:rStyle w:val="Hyperlink"/>
            </w:rPr>
            <w:delText xml:space="preserve">expected prediction error at</w:delText>
          </w:r>
        </w:del>
        <w:del w:id="47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x</m:t>
          </m:r>
        </m:oMath>
      </w:hyperlink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is the squared</w:delText>
        </w:r>
      </w:del>
      <w:del w:id="50" w:author="PR Preview" w:date="2026-01-01T00:00:00Z">
        <w:r>
          <w:delText xml:space="preserve"> </w:delText>
        </w:r>
      </w:del>
      <w:hyperlink w:anchor="def-prediction-bias">
        <w:del w:id="51" w:author="PR Preview" w:date="2026-01-01T00:00:00Z">
          <w:r>
            <w:rPr>
              <w:rStyle w:val="Hyperlink"/>
            </w:rPr>
            <w:delText xml:space="preserve">bias</w:delText>
          </w:r>
        </w:del>
      </w:hyperlink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of the prediction</w:delText>
        </w:r>
      </w:del>
      <w:del w:id="5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55" w:author="PR Preview" w:date="2026-01-01T00:00:00Z">
        <w:r>
          <w:delText xml:space="preserve">, used as an</w:delText>
        </w:r>
      </w:del>
      <w:del w:id="56" w:author="PR Preview" w:date="2026-01-01T00:00:00Z">
        <w:r>
          <w:delText xml:space="preserve"> </w:delText>
        </w:r>
      </w:del>
      <w:hyperlink r:id="rId133">
        <w:del w:id="57" w:author="PR Preview" w:date="2026-01-01T00:00:00Z">
          <w:r>
            <w:rPr>
              <w:rStyle w:val="Hyperlink"/>
            </w:rPr>
            <w:delText xml:space="preserve">estimator</w:delText>
          </w:r>
        </w:del>
      </w:hyperlink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of</w:delText>
        </w:r>
      </w:del>
      <w:del w:id="60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61" w:author="PR Preview" w:date="2026-01-01T00:00:00Z">
        <w:r>
          <w:delText xml:space="preserve">,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plus its</w:delText>
        </w:r>
      </w:del>
      <w:del w:id="64" w:author="PR Preview" w:date="2026-01-01T00:00:00Z">
        <w:r>
          <w:delText xml:space="preserve"> </w:delText>
        </w:r>
      </w:del>
      <w:hyperlink r:id="rId139">
        <w:del w:id="65" w:author="PR Preview" w:date="2026-01-01T00:00:00Z">
          <w:r>
            <w:rPr>
              <w:rStyle w:val="Hyperlink"/>
            </w:rPr>
            <w:delText xml:space="preserve">variance</w:delText>
          </w:r>
        </w:del>
      </w:hyperlink>
      <w:del w:id="66" w:author="PR Preview" w:date="2026-01-01T00:00:00Z">
        <w:r>
          <w:delText xml:space="preserve">,</w:delText>
        </w:r>
      </w:del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plus</w:delText>
        </w:r>
      </w:del>
      <w:del w:id="69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70" w:author="PR Preview" w:date="2026-01-01T00:00:00Z">
        <w:r>
          <w:delText xml:space="preserve">:</w:delText>
        </w:r>
      </w:del>
    </w:p>
    <w:p>
      <w:pPr>
        <w:pStyle w:val="BodyText"/>
      </w:pPr>
      <w:ins w:id="71" w:author="PR Preview" w:date="2026-01-01T00:00:00Z">
        <w:r>
          <w:rPr>
            <w:b/>
            <w:bCs/>
          </w:rPr>
          <w:t xml:space="preserve">Theorem 4 (Bias, variance and noise)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Let</w:t>
        </w:r>
      </w:ins>
      <w:ins w:id="74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be a</w:t>
        </w:r>
      </w:ins>
      <w:ins w:id="77" w:author="PR Preview" w:date="2026-01-01T00:00:00Z">
        <w:r>
          <w:t xml:space="preserve"> </w:t>
        </w:r>
      </w:ins>
      <w:hyperlink w:anchor="def-new-observation">
        <w:ins w:id="78" w:author="PR Preview" w:date="2026-01-01T00:00:00Z">
          <w:r>
            <w:rPr>
              <w:rStyle w:val="Hyperlink"/>
            </w:rPr>
            <w:t xml:space="preserve">new observation</w:t>
          </w:r>
        </w:ins>
      </w:hyperlink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relative to the random</w:t>
        </w:r>
      </w:ins>
      <w:ins w:id="81" w:author="PR Preview" w:date="2026-01-01T00:00:00Z">
        <w:r>
          <w:t xml:space="preserve"> </w:t>
        </w:r>
      </w:ins>
      <w:hyperlink w:anchor="def-training-set">
        <w:ins w:id="82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8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84" w:author="PR Preview" w:date="2026-01-01T00:00:00Z">
        <w:r>
          <w:t xml:space="preserve">.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Fix</w:t>
        </w:r>
      </w:ins>
      <w:ins w:id="8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88" w:author="PR Preview" w:date="2026-01-01T00:00:00Z">
        <w:r>
          <w:t xml:space="preserve">.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Let</w:t>
        </w:r>
      </w:ins>
      <w:ins w:id="91" w:author="PR Preview" w:date="2026-01-01T00:00:00Z">
        <w:r>
          <w:t xml:space="preserve"> </w:t>
        </w:r>
      </w:ins>
      <m:oMath>
        <m:r>
          <m:t>ν</m:t>
        </m:r>
      </m:oMath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be the</w:t>
        </w:r>
      </w:ins>
      <w:ins w:id="94" w:author="PR Preview" w:date="2026-01-01T00:00:00Z">
        <w:r>
          <w:t xml:space="preserve"> </w:t>
        </w:r>
      </w:ins>
      <w:hyperlink w:anchor="def-noise">
        <w:ins w:id="95" w:author="PR Preview" w:date="2026-01-01T00:00:00Z">
          <w:r>
            <w:rPr>
              <w:rStyle w:val="Hyperlink"/>
            </w:rPr>
            <w:t xml:space="preserve">noise</w:t>
          </w:r>
        </w:ins>
      </w:hyperlink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of</w:t>
        </w:r>
      </w:ins>
      <w:ins w:id="98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99" w:author="PR Preview" w:date="2026-01-01T00:00:00Z">
        <w:r>
          <w:t xml:space="preserve">.</w:t>
        </w:r>
      </w:ins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Let</w:t>
        </w:r>
      </w:ins>
      <w:ins w:id="102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be its</w:t>
        </w:r>
      </w:ins>
      <w:ins w:id="105" w:author="PR Preview" w:date="2026-01-01T00:00:00Z">
        <w:r>
          <w:t xml:space="preserve"> </w:t>
        </w:r>
      </w:ins>
      <w:hyperlink r:id="rId139">
        <w:ins w:id="106" w:author="PR Preview" w:date="2026-01-01T00:00:00Z">
          <w:r>
            <w:rPr>
              <w:rStyle w:val="Hyperlink"/>
            </w:rPr>
            <w:t xml:space="preserve">population variance</w:t>
          </w:r>
        </w:ins>
      </w:hyperlink>
      <w:ins w:id="107" w:author="PR Preview" w:date="2026-01-01T00:00:00Z">
        <w:r>
          <w:t xml:space="preserve">, which we take to be finite.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Suppose also that</w:t>
        </w:r>
      </w:ins>
      <w:ins w:id="110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111" w:author="PR Preview" w:date="2026-01-01T00:00:00Z">
        <w:r>
          <w:t xml:space="preserve">.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Then the</w:t>
        </w:r>
      </w:ins>
      <w:ins w:id="114" w:author="PR Preview" w:date="2026-01-01T00:00:00Z">
        <w:r>
          <w:t xml:space="preserve"> </w:t>
        </w:r>
      </w:ins>
      <w:hyperlink w:anchor="def-epe">
        <w:ins w:id="115" w:author="PR Preview" w:date="2026-01-01T00:00:00Z">
          <w:r>
            <w:rPr>
              <w:rStyle w:val="Hyperlink"/>
            </w:rPr>
            <w:t xml:space="preserve">expected prediction error at</w:t>
          </w:r>
        </w:ins>
        <w:ins w:id="116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x</m:t>
          </m:r>
        </m:oMath>
      </w:hyperlink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is the squared</w:t>
        </w:r>
      </w:ins>
      <w:ins w:id="119" w:author="PR Preview" w:date="2026-01-01T00:00:00Z">
        <w:r>
          <w:t xml:space="preserve"> </w:t>
        </w:r>
      </w:ins>
      <w:hyperlink w:anchor="def-prediction-bias">
        <w:ins w:id="120" w:author="PR Preview" w:date="2026-01-01T00:00:00Z">
          <w:r>
            <w:rPr>
              <w:rStyle w:val="Hyperlink"/>
            </w:rPr>
            <w:t xml:space="preserve">bias</w:t>
          </w:r>
        </w:ins>
      </w:hyperlink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of the prediction</w:t>
        </w:r>
      </w:ins>
      <w:ins w:id="12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124" w:author="PR Preview" w:date="2026-01-01T00:00:00Z">
        <w:r>
          <w:t xml:space="preserve">, used as an</w:t>
        </w:r>
      </w:ins>
      <w:ins w:id="125" w:author="PR Preview" w:date="2026-01-01T00:00:00Z">
        <w:r>
          <w:t xml:space="preserve"> </w:t>
        </w:r>
      </w:ins>
      <w:hyperlink r:id="rId133">
        <w:ins w:id="126" w:author="PR Preview" w:date="2026-01-01T00:00:00Z">
          <w:r>
            <w:rPr>
              <w:rStyle w:val="Hyperlink"/>
            </w:rPr>
            <w:t xml:space="preserve">estimator</w:t>
          </w:r>
        </w:ins>
      </w:hyperlink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of the</w:t>
        </w:r>
      </w:ins>
      <w:ins w:id="129" w:author="PR Preview" w:date="2026-01-01T00:00:00Z">
        <w:r>
          <w:t xml:space="preserve"> </w:t>
        </w:r>
      </w:ins>
      <w:hyperlink w:anchor="def-mean-function">
        <w:ins w:id="130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value</w:t>
        </w:r>
      </w:ins>
      <w:ins w:id="133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34" w:author="PR Preview" w:date="2026-01-01T00:00:00Z">
        <w:r>
          <w:t xml:space="preserve">,</w:t>
        </w:r>
      </w:ins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plus its</w:t>
        </w:r>
      </w:ins>
      <w:ins w:id="137" w:author="PR Preview" w:date="2026-01-01T00:00:00Z">
        <w:r>
          <w:t xml:space="preserve"> </w:t>
        </w:r>
      </w:ins>
      <w:hyperlink r:id="rId139">
        <w:ins w:id="138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139" w:author="PR Preview" w:date="2026-01-01T00:00:00Z">
        <w:r>
          <w:t xml:space="preserve">,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plus</w:t>
        </w:r>
      </w:ins>
      <w:ins w:id="142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143" w:author="PR Preview" w:date="2026-01-01T00:00:00Z">
        <w:r>
          <w:t xml:space="preserve">:</w:t>
        </w:r>
      </w:ins>
    </w:p>
    <w:p>
      <w:pPr>
        <w:pStyle w:val="BodyText"/>
      </w:pPr>
      <w:bookmarkStart w:id="155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57" w:name="def-irreducible-error"/>
    <w:p>
      <w:pPr>
        <w:pStyle w:val="FirstParagraph"/>
      </w:pPr>
      <w:r>
        <w:rPr>
          <w:b/>
          <w:bCs/>
        </w:rPr>
        <w:t xml:space="preserve">Definition 35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[5, Sec. 2.2.2]</w:t>
      </w:r>
      <w:r>
        <w:t xml:space="preserve">.</w:t>
      </w:r>
    </w:p>
    <w:bookmarkStart w:id="159" w:name="rem-generalization-error"/>
    <w:p>
      <w:pPr>
        <w:pStyle w:val="BodyText"/>
      </w:pPr>
      <w:r>
        <w:rPr>
          <w:i/>
          <w:iCs/>
        </w:rPr>
        <w:t xml:space="preserve">Remark 11</w:t>
      </w:r>
      <w:r>
        <w:t xml:space="preserve"> (Other names, and how the expected error splits). </w:t>
      </w:r>
      <w:r>
        <w:t xml:space="preserve">Hastie et al. [3,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15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66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59"/>
    <w:bookmarkStart w:id="161" w:name="def-flexibility"/>
    <w:p>
      <w:pPr>
        <w:pStyle w:val="BodyText"/>
      </w:pPr>
      <w:r>
        <w:rPr>
          <w:b/>
          <w:bCs/>
        </w:rPr>
        <w:t xml:space="preserve">Definition 36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60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bookmarkStart w:id="162" w:name="rem-source-flexibility"/>
    <w:p>
      <w:pPr>
        <w:pStyle w:val="FirstParagraph"/>
      </w:pPr>
      <w:r>
        <w:rPr>
          <w:i/>
          <w:iCs/>
        </w:rPr>
        <w:t xml:space="preserve">Remark 12</w:t>
      </w:r>
      <w:r>
        <w:t xml:space="preserve"> (Source: Flexibility). </w:t>
      </w:r>
      <w:r>
        <w:t xml:space="preserve">James et al. [5, Sec. 2.1.3]</w:t>
      </w:r>
      <w:r>
        <w:t xml:space="preserve"> </w:t>
      </w:r>
      <w:r>
        <w:t xml:space="preserve">use flexibility without a formal definition.</w:t>
      </w:r>
    </w:p>
    <w:bookmarkEnd w:id="162"/>
    <w:bookmarkStart w:id="163" w:name="rem-flexibility"/>
    <w:p>
      <w:pPr>
        <w:pStyle w:val="BodyText"/>
      </w:pPr>
      <w:r>
        <w:rPr>
          <w:i/>
          <w:iCs/>
        </w:rPr>
        <w:t xml:space="preserve">Remark 13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[5,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[3, Sec. 7.6]</w:t>
      </w:r>
      <w:r>
        <w:t xml:space="preserve">.</w:t>
      </w:r>
    </w:p>
    <w:bookmarkEnd w:id="163"/>
    <w:bookmarkStart w:id="165" w:name="def-bias-variance-tradeoff"/>
    <w:p>
      <w:pPr>
        <w:pStyle w:val="BodyText"/>
      </w:pPr>
      <w:r>
        <w:rPr>
          <w:b/>
          <w:bCs/>
        </w:rPr>
        <w:t xml:space="preserve">Definition 37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3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</w:t>
      </w:r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w:bookmarkStart w:id="164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2.2.2]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65"/>
    <w:bookmarkStart w:id="166" w:name="rem-overfitting-tradeoff"/>
    <w:p>
      <w:pPr>
        <w:pStyle w:val="BodyText"/>
      </w:pPr>
      <w:r>
        <w:rPr>
          <w:i/>
          <w:iCs/>
        </w:rPr>
        <w:t xml:space="preserve">Remark 14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66"/>
    <w:bookmarkStart w:id="167" w:name="rem-overfitting-causes"/>
    <w:p>
      <w:pPr>
        <w:pStyle w:val="BodyText"/>
      </w:pPr>
      <w:r>
        <w:rPr>
          <w:i/>
          <w:iCs/>
        </w:rPr>
        <w:t xml:space="preserve">Remark 15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67"/>
    <w:bookmarkStart w:id="168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8"/>
    <w:bookmarkStart w:id="169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69"/>
    <w:bookmarkStart w:id="170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71" w:name="rem-training-mse-optimistic"/>
    <w:p>
      <w:pPr>
        <w:pStyle w:val="BodyText"/>
      </w:pPr>
      <w:r>
        <w:rPr>
          <w:i/>
          <w:iCs/>
        </w:rPr>
        <w:t xml:space="preserve">Remark 16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[3,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71"/>
    <w:bookmarkStart w:id="176" w:name="exm-train-test-error-simulated"/>
    <w:p>
      <w:pPr>
        <w:pStyle w:val="BodyText"/>
      </w:pPr>
      <w:r>
        <w:rPr>
          <w:b/>
          <w:bCs/>
        </w:rPr>
        <w:t xml:space="preserve">Example 24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5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75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76"/>
    <w:bookmarkEnd w:id="177"/>
    <w:bookmarkStart w:id="226" w:name="sec-data-splits"/>
    <w:p>
      <w:pPr>
        <w:pStyle w:val="Heading2"/>
      </w:pPr>
      <w:r>
        <w:t xml:space="preserve">5 Training, validation, and test sets</w:t>
      </w:r>
    </w:p>
    <w:bookmarkStart w:id="178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78"/>
    <w:bookmarkStart w:id="179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79"/>
    <w:bookmarkStart w:id="181" w:name="def-data-splits"/>
    <w:p>
      <w:pPr>
        <w:pStyle w:val="BodyText"/>
      </w:pPr>
      <w:r>
        <w:rPr>
          <w:b/>
          <w:bCs/>
        </w:rPr>
        <w:t xml:space="preserve">Definition 38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bookmarkStart w:id="180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pp. 198–201]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1"/>
    <w:bookmarkStart w:id="182" w:name="exm-data-splits-sizes"/>
    <w:p>
      <w:pPr>
        <w:pStyle w:val="BodyText"/>
      </w:pPr>
      <w:r>
        <w:rPr>
          <w:b/>
          <w:bCs/>
        </w:rPr>
        <w:t xml:space="preserve">Example 25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82"/>
    <w:bookmarkStart w:id="184" w:name="def-tuning-parameter"/>
    <w:p>
      <w:pPr>
        <w:pStyle w:val="BodyText"/>
      </w:pPr>
      <w:r>
        <w:rPr>
          <w:b/>
          <w:bCs/>
        </w:rPr>
        <w:t xml:space="preserve">Definition 39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w:bookmarkStart w:id="183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8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184"/>
    <w:bookmarkStart w:id="185" w:name="exm-tuning-parameter"/>
    <w:p>
      <w:pPr>
        <w:pStyle w:val="BodyText"/>
      </w:pPr>
      <w:r>
        <w:rPr>
          <w:b/>
          <w:bCs/>
        </w:rPr>
        <w:t xml:space="preserve">Example 26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85"/>
    <w:bookmarkStart w:id="186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86"/>
    <w:bookmarkStart w:id="187" w:name="exm-model-selection"/>
    <w:p>
      <w:pPr>
        <w:pStyle w:val="BodyText"/>
      </w:pPr>
      <w:r>
        <w:rPr>
          <w:b/>
          <w:bCs/>
        </w:rPr>
        <w:t xml:space="preserve">Example 27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187"/>
    <w:bookmarkStart w:id="189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88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8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9"/>
    <w:bookmarkStart w:id="191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90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90"/>
    </w:p>
    <w:bookmarkEnd w:id="191"/>
    <w:bookmarkStart w:id="193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92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bookmarkStart w:id="195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194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5"/>
    <w:bookmarkStart w:id="197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96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96"/>
    </w:p>
    <w:bookmarkEnd w:id="197"/>
    <w:bookmarkStart w:id="201" w:name="rem-data-splits"/>
    <w:p>
      <w:pPr>
        <w:pStyle w:val="FirstParagraph"/>
      </w:pPr>
      <w:r>
        <w:rPr>
          <w:i/>
          <w:iCs/>
        </w:rPr>
        <w:t xml:space="preserve">Remark 17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9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9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98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99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00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01"/>
    <w:bookmarkStart w:id="202" w:name="rem-validation-test-error"/>
    <w:p>
      <w:pPr>
        <w:pStyle w:val="BodyText"/>
      </w:pPr>
      <w:r>
        <w:rPr>
          <w:i/>
          <w:iCs/>
        </w:rPr>
        <w:t xml:space="preserve">Remark 18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[3,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02"/>
    <w:bookmarkStart w:id="225" w:name="exm-train-validation-test-split"/>
    <w:p>
      <w:pPr>
        <w:pStyle w:val="BodyText"/>
      </w:pPr>
      <w:r>
        <w:rPr>
          <w:b/>
          <w:bCs/>
        </w:rPr>
        <w:t xml:space="preserve">Example 28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28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[5,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03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0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5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20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1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2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[5, p. 213]</w:t>
            </w:r>
            <w:r>
              <w:t xml:space="preserve">.</w:t>
            </w:r>
          </w:p>
          <w:p/>
        </w:tc>
      </w:tr>
    </w:tbl>
    <w:bookmarkEnd w:id="225"/>
    <w:bookmarkEnd w:id="226"/>
    <w:bookmarkStart w:id="262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27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0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0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0"/>
        </w:numPr>
      </w:pPr>
      <w:r>
        <w:t xml:space="preserve">How many times is a given car used for fitting, and how many times for prediction?</w:t>
      </w:r>
    </w:p>
    <w:bookmarkEnd w:id="227"/>
    <w:bookmarkStart w:id="228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1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1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1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28"/>
    <w:bookmarkStart w:id="230" w:name="def-folds"/>
    <w:p>
      <w:pPr>
        <w:pStyle w:val="FirstParagraph"/>
      </w:pPr>
      <w:r>
        <w:rPr>
          <w:b/>
          <w:bCs/>
        </w:rPr>
        <w:t xml:space="preserve">Definition 46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29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1" w:name="rem-source-folds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Folds). </w:t>
      </w:r>
      <w:r>
        <w:t xml:space="preserve">James et al. [5,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31"/>
    <w:bookmarkStart w:id="233" w:name="def-fold-size"/>
    <w:p>
      <w:pPr>
        <w:pStyle w:val="BodyText"/>
      </w:pPr>
      <w:r>
        <w:rPr>
          <w:b/>
          <w:bCs/>
        </w:rPr>
        <w:t xml:space="preserve">Definition 47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32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5" w:name="def-fold-assignment"/>
    <w:p>
      <w:pPr>
        <w:pStyle w:val="FirstParagraph"/>
      </w:pPr>
      <w:r>
        <w:rPr>
          <w:b/>
          <w:bCs/>
        </w:rPr>
        <w:t xml:space="preserve">Definition 48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34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4"/>
    </w:p>
    <w:bookmarkEnd w:id="235"/>
    <w:bookmarkStart w:id="236" w:name="rem-source-fold-assignment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7.10.1]</w:t>
      </w:r>
      <w:r>
        <w:t xml:space="preserve">.</w:t>
      </w:r>
    </w:p>
    <w:bookmarkEnd w:id="236"/>
    <w:bookmarkStart w:id="238" w:name="def-fold-out-rule"/>
    <w:p>
      <w:pPr>
        <w:pStyle w:val="BodyText"/>
      </w:pPr>
      <w:r>
        <w:rPr>
          <w:b/>
          <w:bCs/>
        </w:rPr>
        <w:t xml:space="preserve">Definition 49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37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7"/>
    </w:p>
    <w:bookmarkEnd w:id="238"/>
    <w:bookmarkStart w:id="239" w:name="rem-source-fold-out-rul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Fold-out rule).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39"/>
    <w:bookmarkStart w:id="240" w:name="def-kfold"/>
    <w:p>
      <w:pPr>
        <w:pStyle w:val="BodyText"/>
      </w:pPr>
      <w:r>
        <w:rPr>
          <w:b/>
          <w:bCs/>
        </w:rPr>
        <w:t xml:space="preserve">Definition 50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2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40"/>
    <w:bookmarkStart w:id="241" w:name="rem-kfold-vs-validation-set"/>
    <w:p>
      <w:pPr>
        <w:pStyle w:val="BodyText"/>
      </w:pPr>
      <w:r>
        <w:rPr>
          <w:i/>
          <w:iCs/>
        </w:rPr>
        <w:t xml:space="preserve">Remark 22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41"/>
    <w:bookmarkStart w:id="243" w:name="def-cv-estimate"/>
    <w:p>
      <w:pPr>
        <w:pStyle w:val="BodyText"/>
      </w:pPr>
      <w:r>
        <w:rPr>
          <w:b/>
          <w:bCs/>
        </w:rPr>
        <w:t xml:space="preserve">Definition 51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42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2"/>
    </w:p>
    <w:bookmarkEnd w:id="243"/>
    <w:bookmarkStart w:id="244" w:name="rem-source-cv-estimat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Cross-validation estimate). </w:t>
      </w:r>
      <w:r>
        <w:t xml:space="preserve">Hastie et al. [3,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44"/>
    <w:bookmarkStart w:id="245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45"/>
    <w:bookmarkStart w:id="246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46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46"/>
    <w:bookmarkStart w:id="248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47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47"/>
    </w:p>
    <w:bookmarkEnd w:id="2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250" w:name="def-fold-mse"/>
    <w:p>
      <w:pPr>
        <w:pStyle w:val="BodyText"/>
      </w:pPr>
      <w:r>
        <w:rPr>
          <w:b/>
          <w:bCs/>
        </w:rPr>
        <w:t xml:space="preserve">Definition 52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49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49"/>
    </w:p>
    <w:bookmarkEnd w:id="250"/>
    <w:bookmarkStart w:id="251" w:name="rem-source-fold-ms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mean squared error). </w:t>
      </w:r>
      <w:r>
        <w:t xml:space="preserve">James et al. [5,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51"/>
    <w:bookmarkStart w:id="252" w:name="rem-cv-estimate"/>
    <w:p>
      <w:pPr>
        <w:pStyle w:val="BodyText"/>
      </w:pPr>
      <w:r>
        <w:rPr>
          <w:i/>
          <w:iCs/>
        </w:rPr>
        <w:t xml:space="preserve">Remark 25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[3,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[5, Sec. 5.1.3]</w:t>
      </w:r>
      <w:r>
        <w:t xml:space="preserve"> </w:t>
      </w:r>
      <w:r>
        <w:t xml:space="preserve">use.</w:t>
      </w:r>
    </w:p>
    <w:bookmarkEnd w:id="252"/>
    <w:bookmarkStart w:id="253" w:name="rem-choosing-k"/>
    <w:p>
      <w:pPr>
        <w:pStyle w:val="BodyText"/>
      </w:pPr>
      <w:r>
        <w:rPr>
          <w:i/>
          <w:iCs/>
        </w:rPr>
        <w:t xml:space="preserve">Remark 26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[5, Sec. 5.1.4]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expected generalization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53"/>
    <w:bookmarkStart w:id="258" w:name="exm-kfold-simulated"/>
    <w:p>
      <w:pPr>
        <w:pStyle w:val="BodyText"/>
      </w:pPr>
      <w:r>
        <w:rPr>
          <w:b/>
          <w:bCs/>
        </w:rPr>
        <w:t xml:space="preserve">Example 29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57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58"/>
    <w:bookmarkStart w:id="261" w:name="exm-kfold-mtcars"/>
    <w:p>
      <w:pPr>
        <w:pStyle w:val="BodyText"/>
      </w:pPr>
      <w:r>
        <w:rPr>
          <w:b/>
          <w:bCs/>
        </w:rPr>
        <w:t xml:space="preserve">Example 30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29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5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60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61"/>
    <w:bookmarkEnd w:id="262"/>
    <w:bookmarkStart w:id="290" w:name="sec-loocv"/>
    <w:p>
      <w:pPr>
        <w:pStyle w:val="Heading2"/>
      </w:pPr>
      <w:r>
        <w:t xml:space="preserve">7 Leave-one-out cross-validation</w:t>
      </w:r>
    </w:p>
    <w:bookmarkStart w:id="263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5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5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) differ?</w:t>
      </w:r>
    </w:p>
    <w:bookmarkEnd w:id="263"/>
    <w:bookmarkStart w:id="264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6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6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6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64"/>
    <w:bookmarkStart w:id="266" w:name="def-loocv"/>
    <w:p>
      <w:pPr>
        <w:pStyle w:val="FirstParagraph"/>
      </w:pPr>
      <w:r>
        <w:rPr>
          <w:b/>
          <w:bCs/>
        </w:rPr>
        <w:t xml:space="preserve">Definition 53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65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6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5.1.2]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66"/>
    <w:bookmarkStart w:id="267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47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7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44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7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7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69" w:name="def-term-vector"/>
    <w:p>
      <w:pPr>
        <w:pStyle w:val="FirstParagraph"/>
      </w:pPr>
      <w:r>
        <w:rPr>
          <w:b/>
          <w:bCs/>
        </w:rPr>
        <w:t xml:space="preserve">Definition 54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68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\qquad(52)$$</w:t>
      </w:r>
      <w:bookmarkEnd w:id="268"/>
    </w:p>
    <w:bookmarkEnd w:id="269"/>
    <w:bookmarkStart w:id="271" w:name="rem-term-vector"/>
    <w:p>
      <w:pPr>
        <w:pStyle w:val="FirstParagraph"/>
      </w:pPr>
      <w:r>
        <w:rPr>
          <w:i/>
          <w:iCs/>
        </w:rPr>
        <w:t xml:space="preserve">Remark 27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70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71"/>
    <w:bookmarkStart w:id="273" w:name="def-cross-product-matrix"/>
    <w:p>
      <w:pPr>
        <w:pStyle w:val="BodyText"/>
      </w:pPr>
      <w:r>
        <w:rPr>
          <w:b/>
          <w:bCs/>
        </w:rPr>
        <w:t xml:space="preserve">Definition 55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72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\qquad(53)$$</w:t>
      </w:r>
      <w:bookmarkEnd w:id="272"/>
    </w:p>
    <w:bookmarkEnd w:id="273"/>
    <w:bookmarkStart w:id="275" w:name="rem-source-cross-product-matrix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[11],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274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75"/>
    <w:bookmarkStart w:id="278" w:name="rem-cross-product-matrix"/>
    <w:p>
      <w:pPr>
        <w:pStyle w:val="BodyText"/>
      </w:pPr>
      <w:r>
        <w:rPr>
          <w:i/>
          <w:iCs/>
        </w:rPr>
        <w:t xml:space="preserve">Remark 29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[11],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74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78"/>
    <w:bookmarkStart w:id="281" w:name="def-leverage"/>
    <w:p>
      <w:pPr>
        <w:pStyle w:val="BodyText"/>
      </w:pPr>
      <w:r>
        <w:rPr>
          <w:b/>
          <w:bCs/>
        </w:rPr>
        <w:t xml:space="preserve">Definition 56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79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[12]</w:t>
      </w:r>
    </w:p>
    <w:p>
      <w:pPr>
        <w:pStyle w:val="BodyText"/>
      </w:pPr>
      <w:bookmarkStart w:id="280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\qquad(54)$$</w:t>
      </w:r>
      <w:bookmarkEnd w:id="2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81"/>
    <w:bookmarkStart w:id="283" w:name="rem-source-leverage"/>
    <w:p>
      <w:pPr>
        <w:pStyle w:val="BodyText"/>
      </w:pPr>
      <w:r>
        <w:rPr>
          <w:i/>
          <w:iCs/>
        </w:rPr>
        <w:t xml:space="preserve">Remark 30</w:t>
      </w:r>
      <w:r>
        <w:t xml:space="preserve"> (Source: Leverage). </w:t>
      </w:r>
      <w:r>
        <w:t xml:space="preserve">James et al. [5,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82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83"/>
    <w:bookmarkStart w:id="286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79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84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6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85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285"/>
    </w:p>
    <w:bookmarkEnd w:id="2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87" w:name="rem-source-loocv-shortcut"/>
    <w:p>
      <w:pPr>
        <w:pStyle w:val="BodyText"/>
      </w:pPr>
      <w:r>
        <w:rPr>
          <w:i/>
          <w:iCs/>
        </w:rPr>
        <w:t xml:space="preserve">Remark 31</w:t>
      </w:r>
      <w:r>
        <w:t xml:space="preserve"> (Source: Leave-one-out cross-validation for least squares). </w:t>
      </w:r>
      <w:r>
        <w:t xml:space="preserve">James et al. [5,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 </w:t>
      </w:r>
      <w:r>
        <w:t xml:space="preserve">for many linear fitting methods.</w:t>
      </w:r>
    </w:p>
    <w:bookmarkEnd w:id="287"/>
    <w:bookmarkStart w:id="288" w:name="exm-loocv-shortcut"/>
    <w:p>
      <w:pPr>
        <w:pStyle w:val="BodyText"/>
      </w:pPr>
      <w:r>
        <w:rPr>
          <w:b/>
          <w:bCs/>
        </w:rPr>
        <w:t xml:space="preserve">Example 31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51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144" w:author="PR Preview" w:date="2026-01-01T00:00:00Z">
        <w:r>
          <w:rPr>
            <w:rStyle w:val="NormalTok"/>
          </w:rPr>
          <w:delText xml:space="preserve">loocv_max_diff </w:delText>
        </w:r>
      </w:del>
      <w:del w:id="145" w:author="PR Preview" w:date="2026-01-01T00:00:00Z">
        <w:r>
          <w:rPr>
            <w:rStyle w:val="OtherTok"/>
          </w:rPr>
          <w:delText xml:space="preserve">&lt;-</w:delText>
        </w:r>
      </w:del>
      <w:del w:id="146" w:author="PR Preview" w:date="2026-01-01T00:00:00Z">
        <w:r>
          <w:rPr>
            <w:rStyle w:val="NormalTok"/>
          </w:rPr>
          <w:delText xml:space="preserve"> </w:delText>
        </w:r>
      </w:del>
      <w:del w:id="147" w:author="PR Preview" w:date="2026-01-01T00:00:00Z">
        <w:r>
          <w:rPr>
            <w:rStyle w:val="FunctionTok"/>
          </w:rPr>
          <w:delText xml:space="preserve">max</w:delText>
        </w:r>
      </w:del>
      <w:del w:id="148" w:author="PR Preview" w:date="2026-01-01T00:00:00Z">
        <w:r>
          <w:rPr>
            <w:rStyle w:val="NormalTok"/>
          </w:rPr>
          <w:delText xml:space="preserve">(</w:delText>
        </w:r>
      </w:del>
      <w:del w:id="149" w:author="PR Preview" w:date="2026-01-01T00:00:00Z">
        <w:r>
          <w:rPr>
            <w:rStyle w:val="FunctionTok"/>
          </w:rPr>
          <w:delText xml:space="preserve">abs</w:delText>
        </w:r>
      </w:del>
      <w:del w:id="150" w:author="PR Preview" w:date="2026-01-01T00:00:00Z">
        <w:r>
          <w:rPr>
            <w:rStyle w:val="NormalTok"/>
          </w:rPr>
          <w:delText xml:space="preserve">(mtcars_loocv</w:delText>
        </w:r>
      </w:del>
      <w:del w:id="151" w:author="PR Preview" w:date="2026-01-01T00:00:00Z">
        <w:r>
          <w:rPr>
            <w:rStyle w:val="SpecialCharTok"/>
          </w:rPr>
          <w:delText xml:space="preserve">$</w:delText>
        </w:r>
      </w:del>
      <w:del w:id="152" w:author="PR Preview" w:date="2026-01-01T00:00:00Z">
        <w:r>
          <w:rPr>
            <w:rStyle w:val="NormalTok"/>
          </w:rPr>
          <w:delText xml:space="preserve">refitting </w:delText>
        </w:r>
      </w:del>
      <w:del w:id="153" w:author="PR Preview" w:date="2026-01-01T00:00:00Z">
        <w:r>
          <w:rPr>
            <w:rStyle w:val="SpecialCharTok"/>
          </w:rPr>
          <w:delText xml:space="preserve">-</w:delText>
        </w:r>
      </w:del>
      <w:del w:id="154" w:author="PR Preview" w:date="2026-01-01T00:00:00Z">
        <w:r>
          <w:rPr>
            <w:rStyle w:val="NormalTok"/>
          </w:rPr>
          <w:delText xml:space="preserve"> mtcars_loocv</w:delText>
        </w:r>
      </w:del>
      <w:del w:id="155" w:author="PR Preview" w:date="2026-01-01T00:00:00Z">
        <w:r>
          <w:rPr>
            <w:rStyle w:val="SpecialCharTok"/>
          </w:rPr>
          <w:delText xml:space="preserve">$</w:delText>
        </w:r>
      </w:del>
      <w:del w:id="156" w:author="PR Preview" w:date="2026-01-01T00:00:00Z">
        <w:r>
          <w:rPr>
            <w:rStyle w:val="NormalTok"/>
          </w:rPr>
          <w:delText xml:space="preserve">formula))</w:delText>
        </w:r>
      </w:del>
      <w:del w:id="157" w:author="PR Preview" w:date="2026-01-01T00:00:00Z">
        <w:r>
          <w:br/>
        </w:r>
      </w:del>
      <w:del w:id="158" w:author="PR Preview" w:date="2026-01-01T00:00:00Z">
        <w:r>
          <w:rPr>
            <w:rStyle w:val="NormalTok"/>
          </w:rPr>
          <w:delText xml:space="preserve">mtcars_best_loocv </w:delText>
        </w:r>
      </w:del>
      <w:del w:id="159" w:author="PR Preview" w:date="2026-01-01T00:00:00Z">
        <w:r>
          <w:rPr>
            <w:rStyle w:val="OtherTok"/>
          </w:rPr>
          <w:delText xml:space="preserve">&lt;-</w:delText>
        </w:r>
      </w:del>
      <w:del w:id="160" w:author="PR Preview" w:date="2026-01-01T00:00:00Z">
        <w:r>
          <w:br/>
        </w:r>
      </w:del>
      <w:del w:id="161" w:author="PR Preview" w:date="2026-01-01T00:00:00Z">
        <w:r>
          <w:rPr>
            <w:rStyle w:val="NormalTok"/>
          </w:rPr>
          <w:delText xml:space="preserve">  mtcars_loocv</w:delText>
        </w:r>
      </w:del>
      <w:del w:id="162" w:author="PR Preview" w:date="2026-01-01T00:00:00Z">
        <w:r>
          <w:rPr>
            <w:rStyle w:val="SpecialCharTok"/>
          </w:rPr>
          <w:delText xml:space="preserve">$</w:delText>
        </w:r>
      </w:del>
      <w:del w:id="163" w:author="PR Preview" w:date="2026-01-01T00:00:00Z">
        <w:r>
          <w:rPr>
            <w:rStyle w:val="NormalTok"/>
          </w:rPr>
          <w:delText xml:space="preserve">degree[</w:delText>
        </w:r>
      </w:del>
      <w:del w:id="164" w:author="PR Preview" w:date="2026-01-01T00:00:00Z">
        <w:r>
          <w:rPr>
            <w:rStyle w:val="FunctionTok"/>
          </w:rPr>
          <w:delText xml:space="preserve">which.min</w:delText>
        </w:r>
      </w:del>
      <w:del w:id="165" w:author="PR Preview" w:date="2026-01-01T00:00:00Z">
        <w:r>
          <w:rPr>
            <w:rStyle w:val="NormalTok"/>
          </w:rPr>
          <w:delText xml:space="preserve">(mtcars_loocv</w:delText>
        </w:r>
      </w:del>
      <w:del w:id="166" w:author="PR Preview" w:date="2026-01-01T00:00:00Z">
        <w:r>
          <w:rPr>
            <w:rStyle w:val="SpecialCharTok"/>
          </w:rPr>
          <w:delText xml:space="preserve">$</w:delText>
        </w:r>
      </w:del>
      <w:del w:id="167" w:author="PR Preview" w:date="2026-01-01T00:00:00Z">
        <w:r>
          <w:rPr>
            <w:rStyle w:val="NormalTok"/>
          </w:rPr>
          <w:delText xml:space="preserve">formula)]</w:delText>
        </w:r>
      </w:del>
      <w:del w:id="168" w:author="PR Preview" w:date="2026-01-01T00:00:00Z">
        <w:r>
          <w:br/>
        </w:r>
      </w:del>
      <w:del w:id="169" w:author="PR Preview" w:date="2026-01-01T00:00:00Z">
        <w:r>
          <w:rPr>
            <w:rStyle w:val="FunctionTok"/>
          </w:rPr>
          <w:delText xml:space="preserve">c</w:delText>
        </w:r>
      </w:del>
      <w:del w:id="170" w:author="PR Preview" w:date="2026-01-01T00:00:00Z">
        <w:r>
          <w:rPr>
            <w:rStyle w:val="NormalTok"/>
          </w:rPr>
          <w:delText xml:space="preserve">(</w:delText>
        </w:r>
      </w:del>
      <w:del w:id="171" w:author="PR Preview" w:date="2026-01-01T00:00:00Z">
        <w:r>
          <w:rPr>
            <w:rStyle w:val="AttributeTok"/>
          </w:rPr>
          <w:delText xml:space="preserve">max_difference =</w:delText>
        </w:r>
      </w:del>
      <w:del w:id="172" w:author="PR Preview" w:date="2026-01-01T00:00:00Z">
        <w:r>
          <w:rPr>
            <w:rStyle w:val="NormalTok"/>
          </w:rPr>
          <w:delText xml:space="preserve"> loocv_max_diff, </w:delText>
        </w:r>
      </w:del>
      <w:del w:id="173" w:author="PR Preview" w:date="2026-01-01T00:00:00Z">
        <w:r>
          <w:rPr>
            <w:rStyle w:val="AttributeTok"/>
          </w:rPr>
          <w:delText xml:space="preserve">best_degree =</w:delText>
        </w:r>
      </w:del>
      <w:del w:id="174" w:author="PR Preview" w:date="2026-01-01T00:00:00Z">
        <w:r>
          <w:rPr>
            <w:rStyle w:val="NormalTok"/>
          </w:rPr>
          <w:delText xml:space="preserve"> mtcars_best_loocv)</w:delText>
        </w:r>
      </w:del>
      <w:del w:id="175" w:author="PR Preview" w:date="2026-01-01T00:00:00Z">
        <w:r>
          <w:br/>
        </w:r>
      </w:del>
      <w:del w:id="176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177" w:author="PR Preview" w:date="2026-01-01T00:00:00Z">
        <w:r>
          <w:br/>
        </w:r>
      </w:del>
      <w:del w:id="178" w:author="PR Preview" w:date="2026-01-01T00:00:00Z">
        <w:r>
          <w:rPr>
            <w:rStyle w:val="CommentTok"/>
          </w:rPr>
          <w:delText xml:space="preserve">#&gt;    8.88178e-15    2.00000e+00</w:delText>
        </w:r>
      </w:del>
    </w:p>
    <w:p>
      <w:pPr>
        <w:pStyle w:val="FirstParagraph"/>
      </w:pPr>
      <w:del w:id="179" w:author="PR Preview" w:date="2026-01-01T00:00:00Z">
        <w:r>
          <w:delText xml:space="preserve">The two columns differ by at most 8.9e-15,</w:delText>
        </w:r>
      </w:del>
      <w:del w:id="180" w:author="PR Preview" w:date="2026-01-01T00:00:00Z">
        <w:r>
          <w:delText xml:space="preserve"> </w:delText>
        </w:r>
      </w:del>
      <w:del w:id="181" w:author="PR Preview" w:date="2026-01-01T00:00:00Z">
        <w:r>
          <w:delText xml:space="preserve">which is rounding error.</w:delText>
        </w:r>
      </w:del>
      <w:del w:id="182" w:author="PR Preview" w:date="2026-01-01T00:00:00Z">
        <w:r>
          <w:delText xml:space="preserve"> </w:delText>
        </w:r>
      </w:del>
      <w:del w:id="183" w:author="PR Preview" w:date="2026-01-01T00:00:00Z">
        <w:r>
          <w:delText xml:space="preserve">The single-fit formula needs one fit per model instead of 32.</w:delText>
        </w:r>
      </w:del>
      <w:del w:id="184" w:author="PR Preview" w:date="2026-01-01T00:00:00Z">
        <w:r>
          <w:delText xml:space="preserve"> </w:delText>
        </w:r>
      </w:del>
      <w:del w:id="185" w:author="PR Preview" w:date="2026-01-01T00:00:00Z">
        <w:r>
          <w:delText xml:space="preserve">LOOCV picks degree 2,</w:delText>
        </w:r>
      </w:del>
      <w:del w:id="186" w:author="PR Preview" w:date="2026-01-01T00:00:00Z">
        <w:r>
          <w:delText xml:space="preserve"> </w:delText>
        </w:r>
      </w:del>
      <w:del w:id="187" w:author="PR Preview" w:date="2026-01-01T00:00:00Z">
        <w:r>
          <w:delText xml:space="preserve">and because LOOCV is not random (</w:delText>
        </w:r>
      </w:del>
      <w:hyperlink w:anchor="lem-loocv-not-random">
        <w:del w:id="188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189" w:author="PR Preview" w:date="2026-01-01T00:00:00Z">
        <w:r>
          <w:delText xml:space="preserve">),</w:delText>
        </w:r>
      </w:del>
      <w:del w:id="190" w:author="PR Preview" w:date="2026-01-01T00:00:00Z">
        <w:r>
          <w:delText xml:space="preserve"> </w:delText>
        </w:r>
      </w:del>
      <w:del w:id="191" w:author="PR Preview" w:date="2026-01-01T00:00:00Z">
        <w:r>
          <w:delText xml:space="preserve">rerunning it always gives the same choice.</w:delText>
        </w:r>
      </w:del>
    </w:p>
    <w:p>
      <w:pPr>
        <w:pStyle w:val="SourceCode"/>
      </w:pPr>
      <w:ins w:id="192" w:author="PR Preview" w:date="2026-01-01T00:00:00Z">
        <w:r>
          <w:rPr>
            <w:rStyle w:val="NormalTok"/>
          </w:rPr>
          <w:t xml:space="preserve">loocv_max_diff </w:t>
        </w:r>
      </w:ins>
      <w:ins w:id="193" w:author="PR Preview" w:date="2026-01-01T00:00:00Z">
        <w:r>
          <w:rPr>
            <w:rStyle w:val="OtherTok"/>
          </w:rPr>
          <w:t xml:space="preserve">&lt;-</w:t>
        </w:r>
      </w:ins>
      <w:ins w:id="194" w:author="PR Preview" w:date="2026-01-01T00:00:00Z">
        <w:r>
          <w:rPr>
            <w:rStyle w:val="NormalTok"/>
          </w:rPr>
          <w:t xml:space="preserve"> </w:t>
        </w:r>
      </w:ins>
      <w:ins w:id="195" w:author="PR Preview" w:date="2026-01-01T00:00:00Z">
        <w:r>
          <w:rPr>
            <w:rStyle w:val="FunctionTok"/>
          </w:rPr>
          <w:t xml:space="preserve">max</w:t>
        </w:r>
      </w:ins>
      <w:ins w:id="196" w:author="PR Preview" w:date="2026-01-01T00:00:00Z">
        <w:r>
          <w:rPr>
            <w:rStyle w:val="NormalTok"/>
          </w:rPr>
          <w:t xml:space="preserve">(</w:t>
        </w:r>
      </w:ins>
      <w:ins w:id="197" w:author="PR Preview" w:date="2026-01-01T00:00:00Z">
        <w:r>
          <w:rPr>
            <w:rStyle w:val="FunctionTok"/>
          </w:rPr>
          <w:t xml:space="preserve">abs</w:t>
        </w:r>
      </w:ins>
      <w:ins w:id="198" w:author="PR Preview" w:date="2026-01-01T00:00:00Z">
        <w:r>
          <w:rPr>
            <w:rStyle w:val="NormalTok"/>
          </w:rPr>
          <w:t xml:space="preserve">(mtcars_loocv</w:t>
        </w:r>
      </w:ins>
      <w:ins w:id="199" w:author="PR Preview" w:date="2026-01-01T00:00:00Z">
        <w:r>
          <w:rPr>
            <w:rStyle w:val="SpecialCharTok"/>
          </w:rPr>
          <w:t xml:space="preserve">$</w:t>
        </w:r>
      </w:ins>
      <w:ins w:id="200" w:author="PR Preview" w:date="2026-01-01T00:00:00Z">
        <w:r>
          <w:rPr>
            <w:rStyle w:val="NormalTok"/>
          </w:rPr>
          <w:t xml:space="preserve">refitting </w:t>
        </w:r>
      </w:ins>
      <w:ins w:id="201" w:author="PR Preview" w:date="2026-01-01T00:00:00Z">
        <w:r>
          <w:rPr>
            <w:rStyle w:val="SpecialCharTok"/>
          </w:rPr>
          <w:t xml:space="preserve">-</w:t>
        </w:r>
      </w:ins>
      <w:ins w:id="202" w:author="PR Preview" w:date="2026-01-01T00:00:00Z">
        <w:r>
          <w:rPr>
            <w:rStyle w:val="NormalTok"/>
          </w:rPr>
          <w:t xml:space="preserve"> mtcars_loocv</w:t>
        </w:r>
      </w:ins>
      <w:ins w:id="203" w:author="PR Preview" w:date="2026-01-01T00:00:00Z">
        <w:r>
          <w:rPr>
            <w:rStyle w:val="SpecialCharTok"/>
          </w:rPr>
          <w:t xml:space="preserve">$</w:t>
        </w:r>
      </w:ins>
      <w:ins w:id="204" w:author="PR Preview" w:date="2026-01-01T00:00:00Z">
        <w:r>
          <w:rPr>
            <w:rStyle w:val="NormalTok"/>
          </w:rPr>
          <w:t xml:space="preserve">formula))</w:t>
        </w:r>
      </w:ins>
      <w:ins w:id="205" w:author="PR Preview" w:date="2026-01-01T00:00:00Z">
        <w:r>
          <w:br/>
        </w:r>
      </w:ins>
      <w:ins w:id="206" w:author="PR Preview" w:date="2026-01-01T00:00:00Z">
        <w:r>
          <w:rPr>
            <w:rStyle w:val="NormalTok"/>
          </w:rPr>
          <w:t xml:space="preserve">mtcars_best_loocv </w:t>
        </w:r>
      </w:ins>
      <w:ins w:id="207" w:author="PR Preview" w:date="2026-01-01T00:00:00Z">
        <w:r>
          <w:rPr>
            <w:rStyle w:val="OtherTok"/>
          </w:rPr>
          <w:t xml:space="preserve">&lt;-</w:t>
        </w:r>
      </w:ins>
      <w:ins w:id="208" w:author="PR Preview" w:date="2026-01-01T00:00:00Z">
        <w:r>
          <w:br/>
        </w:r>
      </w:ins>
      <w:ins w:id="209" w:author="PR Preview" w:date="2026-01-01T00:00:00Z">
        <w:r>
          <w:rPr>
            <w:rStyle w:val="NormalTok"/>
          </w:rPr>
          <w:t xml:space="preserve">  mtcars_loocv</w:t>
        </w:r>
      </w:ins>
      <w:ins w:id="210" w:author="PR Preview" w:date="2026-01-01T00:00:00Z">
        <w:r>
          <w:rPr>
            <w:rStyle w:val="SpecialCharTok"/>
          </w:rPr>
          <w:t xml:space="preserve">$</w:t>
        </w:r>
      </w:ins>
      <w:ins w:id="211" w:author="PR Preview" w:date="2026-01-01T00:00:00Z">
        <w:r>
          <w:rPr>
            <w:rStyle w:val="NormalTok"/>
          </w:rPr>
          <w:t xml:space="preserve">degree[</w:t>
        </w:r>
      </w:ins>
      <w:ins w:id="212" w:author="PR Preview" w:date="2026-01-01T00:00:00Z">
        <w:r>
          <w:rPr>
            <w:rStyle w:val="FunctionTok"/>
          </w:rPr>
          <w:t xml:space="preserve">which.min</w:t>
        </w:r>
      </w:ins>
      <w:ins w:id="213" w:author="PR Preview" w:date="2026-01-01T00:00:00Z">
        <w:r>
          <w:rPr>
            <w:rStyle w:val="NormalTok"/>
          </w:rPr>
          <w:t xml:space="preserve">(mtcars_loocv</w:t>
        </w:r>
      </w:ins>
      <w:ins w:id="214" w:author="PR Preview" w:date="2026-01-01T00:00:00Z">
        <w:r>
          <w:rPr>
            <w:rStyle w:val="SpecialCharTok"/>
          </w:rPr>
          <w:t xml:space="preserve">$</w:t>
        </w:r>
      </w:ins>
      <w:ins w:id="215" w:author="PR Preview" w:date="2026-01-01T00:00:00Z">
        <w:r>
          <w:rPr>
            <w:rStyle w:val="NormalTok"/>
          </w:rPr>
          <w:t xml:space="preserve">formula)]</w:t>
        </w:r>
      </w:ins>
      <w:ins w:id="216" w:author="PR Preview" w:date="2026-01-01T00:00:00Z">
        <w:r>
          <w:br/>
        </w:r>
      </w:ins>
      <w:ins w:id="217" w:author="PR Preview" w:date="2026-01-01T00:00:00Z">
        <w:r>
          <w:rPr>
            <w:rStyle w:val="FunctionTok"/>
          </w:rPr>
          <w:t xml:space="preserve">c</w:t>
        </w:r>
      </w:ins>
      <w:ins w:id="218" w:author="PR Preview" w:date="2026-01-01T00:00:00Z">
        <w:r>
          <w:rPr>
            <w:rStyle w:val="NormalTok"/>
          </w:rPr>
          <w:t xml:space="preserve">(</w:t>
        </w:r>
      </w:ins>
      <w:ins w:id="219" w:author="PR Preview" w:date="2026-01-01T00:00:00Z">
        <w:r>
          <w:rPr>
            <w:rStyle w:val="AttributeTok"/>
          </w:rPr>
          <w:t xml:space="preserve">max_difference =</w:t>
        </w:r>
      </w:ins>
      <w:ins w:id="220" w:author="PR Preview" w:date="2026-01-01T00:00:00Z">
        <w:r>
          <w:rPr>
            <w:rStyle w:val="NormalTok"/>
          </w:rPr>
          <w:t xml:space="preserve"> loocv_max_diff, </w:t>
        </w:r>
      </w:ins>
      <w:ins w:id="221" w:author="PR Preview" w:date="2026-01-01T00:00:00Z">
        <w:r>
          <w:rPr>
            <w:rStyle w:val="AttributeTok"/>
          </w:rPr>
          <w:t xml:space="preserve">best_degree =</w:t>
        </w:r>
      </w:ins>
      <w:ins w:id="222" w:author="PR Preview" w:date="2026-01-01T00:00:00Z">
        <w:r>
          <w:rPr>
            <w:rStyle w:val="NormalTok"/>
          </w:rPr>
          <w:t xml:space="preserve"> mtcars_best_loocv)</w:t>
        </w:r>
      </w:ins>
      <w:ins w:id="223" w:author="PR Preview" w:date="2026-01-01T00:00:00Z">
        <w:r>
          <w:br/>
        </w:r>
      </w:ins>
      <w:ins w:id="224" w:author="PR Preview" w:date="2026-01-01T00:00:00Z">
        <w:r>
          <w:rPr>
            <w:rStyle w:val="CommentTok"/>
          </w:rPr>
          <w:t xml:space="preserve">#&gt; max_difference    best_degree </w:t>
        </w:r>
      </w:ins>
      <w:ins w:id="225" w:author="PR Preview" w:date="2026-01-01T00:00:00Z">
        <w:r>
          <w:br/>
        </w:r>
      </w:ins>
      <w:ins w:id="226" w:author="PR Preview" w:date="2026-01-01T00:00:00Z">
        <w:r>
          <w:rPr>
            <w:rStyle w:val="CommentTok"/>
          </w:rPr>
          <w:t xml:space="preserve">#&gt;    7.10543e-15    2.00000e+00</w:t>
        </w:r>
      </w:ins>
    </w:p>
    <w:p>
      <w:pPr>
        <w:pStyle w:val="FirstParagraph"/>
      </w:pPr>
      <w:ins w:id="227" w:author="PR Preview" w:date="2026-01-01T00:00:00Z">
        <w:r>
          <w:t xml:space="preserve">The two columns differ by at most 7.1e-15,</w:t>
        </w:r>
      </w:ins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which is rounding error.</w:t>
        </w:r>
      </w:ins>
      <w:ins w:id="230" w:author="PR Preview" w:date="2026-01-01T00:00:00Z">
        <w:r>
          <w:t xml:space="preserve"> </w:t>
        </w:r>
      </w:ins>
      <w:ins w:id="231" w:author="PR Preview" w:date="2026-01-01T00:00:00Z">
        <w:r>
          <w:t xml:space="preserve">The single-fit formula needs one fit per model instead of 32.</w:t>
        </w:r>
      </w:ins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LOOCV picks degree 2,</w:t>
        </w:r>
      </w:ins>
      <w:ins w:id="234" w:author="PR Preview" w:date="2026-01-01T00:00:00Z">
        <w:r>
          <w:t xml:space="preserve"> </w:t>
        </w:r>
      </w:ins>
      <w:ins w:id="235" w:author="PR Preview" w:date="2026-01-01T00:00:00Z">
        <w:r>
          <w:t xml:space="preserve">and because LOOCV is not random (</w:t>
        </w:r>
      </w:ins>
      <w:hyperlink w:anchor="lem-loocv-not-random">
        <w:ins w:id="236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237" w:author="PR Preview" w:date="2026-01-01T00:00:00Z">
        <w:r>
          <w:t xml:space="preserve">),</w:t>
        </w:r>
      </w:ins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rerunning it always gives the same choice.</w:t>
        </w:r>
      </w:ins>
    </w:p>
    <w:bookmarkEnd w:id="288"/>
    <w:bookmarkStart w:id="289" w:name="rem-loocv"/>
    <w:p>
      <w:pPr>
        <w:pStyle w:val="BodyText"/>
      </w:pPr>
      <w:r>
        <w:rPr>
          <w:i/>
          <w:iCs/>
        </w:rPr>
        <w:t xml:space="preserve">Remark 32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[5,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89"/>
    <w:bookmarkEnd w:id="290"/>
    <w:bookmarkStart w:id="320" w:name="sec-cv-model-choice"/>
    <w:p>
      <w:pPr>
        <w:pStyle w:val="Heading2"/>
      </w:pPr>
      <w:r>
        <w:t xml:space="preserve">8 Choosing a model by cross-validation</w:t>
      </w:r>
    </w:p>
    <w:bookmarkStart w:id="292" w:name="def-cv-estimate-indexed"/>
    <w:p>
      <w:pPr>
        <w:pStyle w:val="FirstParagraph"/>
      </w:pPr>
      <w:r>
        <w:rPr>
          <w:b/>
          <w:bCs/>
        </w:rPr>
        <w:t xml:space="preserve">Definition 57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9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291"/>
    </w:p>
    <w:bookmarkEnd w:id="292"/>
    <w:bookmarkStart w:id="294" w:name="def-cv-choice"/>
    <w:p>
      <w:pPr>
        <w:pStyle w:val="FirstParagraph"/>
      </w:pPr>
      <w:r>
        <w:rPr>
          <w:b/>
          <w:bCs/>
        </w:rPr>
        <w:t xml:space="preserve">Definition 58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9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293"/>
    </w:p>
    <w:bookmarkEnd w:id="294"/>
    <w:bookmarkStart w:id="295" w:name="exm-cv-choice-inputs"/>
    <w:p>
      <w:pPr>
        <w:pStyle w:val="FirstParagraph"/>
      </w:pPr>
      <w:r>
        <w:rPr>
          <w:b/>
          <w:bCs/>
        </w:rPr>
        <w:t xml:space="preserve">Example 32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18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18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18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18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295"/>
    <w:bookmarkStart w:id="297" w:name="def-nested-cv"/>
    <w:p>
      <w:pPr>
        <w:pStyle w:val="FirstParagraph"/>
      </w:pPr>
      <w:r>
        <w:rPr>
          <w:b/>
          <w:bCs/>
        </w:rPr>
        <w:t xml:space="preserve">Definition 59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96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296"/>
    </w:p>
    <w:bookmarkEnd w:id="297"/>
    <w:bookmarkStart w:id="298" w:name="rem-source-nested-cv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Nested cross-validation). </w:t>
      </w:r>
      <w:r>
        <w:t xml:space="preserve">Hastie et al. [3,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98"/>
    <w:bookmarkStart w:id="299" w:name="rem-nested-cv"/>
    <w:p>
      <w:pPr>
        <w:pStyle w:val="BodyText"/>
      </w:pPr>
      <w:r>
        <w:rPr>
          <w:i/>
          <w:iCs/>
        </w:rPr>
        <w:t xml:space="preserve">Remark 34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99"/>
    <w:bookmarkStart w:id="302" w:name="rem-cv-winner-optimistic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[3,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02"/>
    <w:bookmarkStart w:id="305" w:name="def-cv-se"/>
    <w:p>
      <w:pPr>
        <w:pStyle w:val="BodyText"/>
      </w:pPr>
      <w:r>
        <w:rPr>
          <w:b/>
          <w:bCs/>
        </w:rPr>
        <w:t xml:space="preserve">Definition 60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0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0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04"/>
    </w:p>
    <w:bookmarkEnd w:id="305"/>
    <w:bookmarkStart w:id="306" w:name="rem-source-cv-se"/>
    <w:p>
      <w:pPr>
        <w:pStyle w:val="FirstParagraph"/>
      </w:pPr>
      <w:r>
        <w:rPr>
          <w:i/>
          <w:iCs/>
        </w:rPr>
        <w:t xml:space="preserve">Remark 36</w:t>
      </w:r>
      <w:r>
        <w:t xml:space="preserve"> (Source: Fold-based standard error). </w:t>
      </w:r>
      <w:r>
        <w:t xml:space="preserve">Hastie et al. [3, Sec. 7.10.1]</w:t>
      </w:r>
      <w:r>
        <w:t xml:space="preserve">, who call the result a standard error.</w:t>
      </w:r>
    </w:p>
    <w:bookmarkEnd w:id="306"/>
    <w:bookmarkStart w:id="308" w:name="rem-cv-se"/>
    <w:p>
      <w:pPr>
        <w:pStyle w:val="BodyText"/>
      </w:pPr>
      <w:r>
        <w:rPr>
          <w:i/>
          <w:iCs/>
        </w:rPr>
        <w:t xml:space="preserve">Remark 37</w:t>
      </w:r>
      <w:r>
        <w:t xml:space="preserve"> (The fold-based standard error is only a rough guide). </w:t>
      </w:r>
      <w:r>
        <w:t xml:space="preserve">Hastie et al. [3,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59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30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08"/>
    <w:bookmarkStart w:id="310" w:name="def-fold-mse-indexed"/>
    <w:p>
      <w:pPr>
        <w:pStyle w:val="BodyText"/>
      </w:pPr>
      <w:r>
        <w:rPr>
          <w:b/>
          <w:bCs/>
        </w:rPr>
        <w:t xml:space="preserve">Definition 61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0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09"/>
    </w:p>
    <w:bookmarkEnd w:id="310"/>
    <w:bookmarkStart w:id="312" w:name="def-cv-se-indexed"/>
    <w:p>
      <w:pPr>
        <w:pStyle w:val="FirstParagraph"/>
      </w:pPr>
      <w:r>
        <w:rPr>
          <w:b/>
          <w:bCs/>
        </w:rPr>
        <w:t xml:space="preserve">Definition 62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1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11"/>
    </w:p>
    <w:bookmarkEnd w:id="312"/>
    <w:bookmarkStart w:id="314" w:name="def-one-se-rule"/>
    <w:p>
      <w:pPr>
        <w:pStyle w:val="FirstParagraph"/>
      </w:pPr>
      <w:r>
        <w:rPr>
          <w:b/>
          <w:bCs/>
        </w:rPr>
        <w:t xml:space="preserve">Definition 63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1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[3, Sec. 7.10.1], [5, Sec. 6.1.3]</w:t>
      </w:r>
      <w:r>
        <w:t xml:space="preserve">.</w:t>
      </w:r>
    </w:p>
    <w:bookmarkEnd w:id="314"/>
    <w:bookmarkStart w:id="319" w:name="exm-one-se-rule"/>
    <w:p>
      <w:pPr>
        <w:pStyle w:val="BodyText"/>
      </w:pPr>
      <w:r>
        <w:rPr>
          <w:b/>
          <w:bCs/>
        </w:rPr>
        <w:t xml:space="preserve">Example 33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63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8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59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18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19"/>
    <w:bookmarkEnd w:id="320"/>
    <w:bookmarkStart w:id="326" w:name="sec-cv-whole-procedure"/>
    <w:p>
      <w:pPr>
        <w:pStyle w:val="Heading2"/>
      </w:pPr>
      <w:r>
        <w:t xml:space="preserve">9 Cross-validating the whole procedure</w:t>
      </w:r>
    </w:p>
    <w:bookmarkStart w:id="323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9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9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0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0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0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[3,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23"/>
    <w:bookmarkStart w:id="324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21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1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2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24"/>
    <w:bookmarkStart w:id="325" w:name="rem-cv-every-step"/>
    <w:p>
      <w:pPr>
        <w:pStyle w:val="BodyText"/>
      </w:pPr>
      <w:r>
        <w:rPr>
          <w:i/>
          <w:iCs/>
        </w:rPr>
        <w:t xml:space="preserve">Remark 38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[3,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3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3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[3,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25"/>
    <w:bookmarkEnd w:id="326"/>
    <w:bookmarkStart w:id="327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[11]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27"/>
    <w:bookmarkStart w:id="353" w:name="references"/>
    <w:p>
      <w:pPr>
        <w:pStyle w:val="Heading2"/>
      </w:pPr>
      <w:r>
        <w:t xml:space="preserve">References</w:t>
      </w:r>
    </w:p>
    <w:bookmarkStart w:id="352" w:name="refs"/>
    <w:bookmarkStart w:id="32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8">
        <w:r>
          <w:rPr>
            <w:rStyle w:val="Hyperlink"/>
          </w:rPr>
          <w:t xml:space="preserve">https://en.wikipedia.org/wiki/Random_seed</w:t>
        </w:r>
      </w:hyperlink>
    </w:p>
    <w:bookmarkEnd w:id="329"/>
    <w:bookmarkStart w:id="331" w:name="X872eeefb896459ed139f713ed99a788fac27b0f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0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31"/>
    <w:bookmarkStart w:id="333" w:name="ref-hastie2009elemen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3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33"/>
    <w:bookmarkStart w:id="335" w:name="ref-wikipedia_generalization_err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4">
        <w:r>
          <w:rPr>
            <w:rStyle w:val="Hyperlink"/>
          </w:rPr>
          <w:t xml:space="preserve">https://en.wikipedia.org/wiki/Generalization_error</w:t>
        </w:r>
      </w:hyperlink>
    </w:p>
    <w:bookmarkEnd w:id="335"/>
    <w:bookmarkStart w:id="337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3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37"/>
    <w:bookmarkStart w:id="339" w:name="ref-wikipedia_overfitting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8">
        <w:r>
          <w:rPr>
            <w:rStyle w:val="Hyperlink"/>
          </w:rPr>
          <w:t xml:space="preserve">https://en.wikipedia.org/wiki/Overfitting</w:t>
        </w:r>
      </w:hyperlink>
    </w:p>
    <w:bookmarkEnd w:id="339"/>
    <w:bookmarkStart w:id="341" w:name="ref-wikipedia_bias_variance_tradeoff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0">
        <w:r>
          <w:rPr>
            <w:rStyle w:val="Hyperlink"/>
          </w:rPr>
          <w:t xml:space="preserve">https://en.wikipedia.org/wiki/Bias%E2%80%93variance_tradeoff</w:t>
        </w:r>
      </w:hyperlink>
    </w:p>
    <w:bookmarkEnd w:id="341"/>
    <w:bookmarkStart w:id="343" w:name="Xf37f146c051effb839e1c8a6474af7649839077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2">
        <w:r>
          <w:rPr>
            <w:rStyle w:val="Hyperlink"/>
          </w:rPr>
          <w:t xml:space="preserve">https://en.wikipedia.org/wiki/Hyperparameter_%28machine_learning%29</w:t>
        </w:r>
      </w:hyperlink>
    </w:p>
    <w:bookmarkEnd w:id="343"/>
    <w:bookmarkStart w:id="345" w:name="ref-wikipedia_model_sele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4">
        <w:r>
          <w:rPr>
            <w:rStyle w:val="Hyperlink"/>
          </w:rPr>
          <w:t xml:space="preserve">https://en.wikipedia.org/wiki/Model_selection</w:t>
        </w:r>
      </w:hyperlink>
    </w:p>
    <w:bookmarkEnd w:id="345"/>
    <w:bookmarkStart w:id="347" w:name="X69e5f5a2cf8346a34db43eb05bbd9ce9d7949e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6">
        <w:r>
          <w:rPr>
            <w:rStyle w:val="Hyperlink"/>
          </w:rPr>
          <w:t xml:space="preserve">https://en.wikipedia.org/wiki/Cross-validation_%28statistics%29</w:t>
        </w:r>
      </w:hyperlink>
    </w:p>
    <w:bookmarkEnd w:id="347"/>
    <w:bookmarkStart w:id="349" w:name="ref-sanchez2020matrix4s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48">
        <w:r>
          <w:rPr>
            <w:rStyle w:val="Hyperlink"/>
          </w:rPr>
          <w:t xml:space="preserve">https://www.gastonsanchez.com/matrix4sl/</w:t>
        </w:r>
      </w:hyperlink>
    </w:p>
    <w:bookmarkEnd w:id="349"/>
    <w:bookmarkStart w:id="351" w:name="ref-wikipedia_leverage_statis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0">
        <w:r>
          <w:rPr>
            <w:rStyle w:val="Hyperlink"/>
          </w:rPr>
          <w:t xml:space="preserve">https://en.wikipedia.org/wiki/Leverage_%28statistics%29</w:t>
        </w:r>
      </w:hyperlink>
    </w:p>
    <w:bookmarkEnd w:id="351"/>
    <w:bookmarkEnd w:id="352"/>
    <w:bookmarkEnd w:id="3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2" Type="http://schemas.openxmlformats.org/officeDocument/2006/relationships/image" Target="media/rId222.png"/><Relationship Id="rId254" Type="http://schemas.openxmlformats.org/officeDocument/2006/relationships/image" Target="media/rId254.png"/><Relationship Id="rId315" Type="http://schemas.openxmlformats.org/officeDocument/2006/relationships/image" Target="media/rId315.png"/><Relationship Id="rId172" Type="http://schemas.openxmlformats.org/officeDocument/2006/relationships/image" Target="media/rId172.png"/><Relationship Id="rId204" Type="http://schemas.openxmlformats.org/officeDocument/2006/relationships/image" Target="media/rId204.png"/><Relationship Id="rId208" Type="http://schemas.openxmlformats.org/officeDocument/2006/relationships/image" Target="media/rId208.png"/><Relationship Id="rId212" Type="http://schemas.openxmlformats.org/officeDocument/2006/relationships/image" Target="media/rId212.png"/><Relationship Id="rId216" Type="http://schemas.openxmlformats.org/officeDocument/2006/relationships/image" Target="media/rId216.png"/><Relationship Id="rId31" Type="http://schemas.openxmlformats.org/officeDocument/2006/relationships/hyperlink" Target="correlation-regression.qmd#def-normal-equations" TargetMode="External"/><Relationship Id="rId279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70" Type="http://schemas.openxmlformats.org/officeDocument/2006/relationships/hyperlink" Target="correlation-regression.qmd#def-slr-covariate-vector" TargetMode="External"/><Relationship Id="rId282" Type="http://schemas.openxmlformats.org/officeDocument/2006/relationships/hyperlink" Target="correlation-regression.qmd#thm-ols-slr-vector" TargetMode="External"/><Relationship Id="rId307" Type="http://schemas.openxmlformats.org/officeDocument/2006/relationships/hyperlink" Target="estimation.qmd#def-SE" TargetMode="External"/><Relationship Id="rId146" Type="http://schemas.openxmlformats.org/officeDocument/2006/relationships/hyperlink" Target="estimation.qmd#def-bias" TargetMode="External"/><Relationship Id="rId147" Type="http://schemas.openxmlformats.org/officeDocument/2006/relationships/hyperlink" Target="estimation.qmd#def-estimate" TargetMode="External"/><Relationship Id="rId132" Type="http://schemas.openxmlformats.org/officeDocument/2006/relationships/hyperlink" Target="estimation.qmd#def-estimation-error" TargetMode="External"/><Relationship Id="rId133" Type="http://schemas.openxmlformats.org/officeDocument/2006/relationships/hyperlink" Target="estimation.qmd#def-estimator" TargetMode="External"/><Relationship Id="rId121" Type="http://schemas.openxmlformats.org/officeDocument/2006/relationships/hyperlink" Target="estimation.qmd#def-mse" TargetMode="External"/><Relationship Id="rId145" Type="http://schemas.openxmlformats.org/officeDocument/2006/relationships/hyperlink" Target="exploratory-descriptive.qmd#def-population" TargetMode="External"/><Relationship Id="rId144" Type="http://schemas.openxmlformats.org/officeDocument/2006/relationships/hyperlink" Target="exploratory-descriptive.qmd#def-population-distribution" TargetMode="External"/><Relationship Id="rId303" Type="http://schemas.openxmlformats.org/officeDocument/2006/relationships/hyperlink" Target="exploratory-descriptive.qmd#def-sample-sd" TargetMode="External"/><Relationship Id="rId36" Type="http://schemas.openxmlformats.org/officeDocument/2006/relationships/hyperlink" Target="exploratory-descriptive.qmd#def-standardization" TargetMode="External"/><Relationship Id="rId332" Type="http://schemas.openxmlformats.org/officeDocument/2006/relationships/hyperlink" Target="https://doi.org/10.1007/978-0-387-84858-7" TargetMode="External"/><Relationship Id="rId336" Type="http://schemas.openxmlformats.org/officeDocument/2006/relationships/hyperlink" Target="https://doi.org/10.1007/978-1-0716-1418-1" TargetMode="External"/><Relationship Id="rId340" Type="http://schemas.openxmlformats.org/officeDocument/2006/relationships/hyperlink" Target="https://en.wikipedia.org/wiki/Bias%E2%80%93variance_tradeoff" TargetMode="External"/><Relationship Id="rId346" Type="http://schemas.openxmlformats.org/officeDocument/2006/relationships/hyperlink" Target="https://en.wikipedia.org/wiki/Cross-validation_%28statistics%29" TargetMode="External"/><Relationship Id="rId334" Type="http://schemas.openxmlformats.org/officeDocument/2006/relationships/hyperlink" Target="https://en.wikipedia.org/wiki/Generalization_error" TargetMode="External"/><Relationship Id="rId342" Type="http://schemas.openxmlformats.org/officeDocument/2006/relationships/hyperlink" Target="https://en.wikipedia.org/wiki/Hyperparameter_%28machine_learning%29" TargetMode="External"/><Relationship Id="rId350" Type="http://schemas.openxmlformats.org/officeDocument/2006/relationships/hyperlink" Target="https://en.wikipedia.org/wiki/Leverage_%28statistics%29" TargetMode="External"/><Relationship Id="rId344" Type="http://schemas.openxmlformats.org/officeDocument/2006/relationships/hyperlink" Target="https://en.wikipedia.org/wiki/Model_selection" TargetMode="External"/><Relationship Id="rId338" Type="http://schemas.openxmlformats.org/officeDocument/2006/relationships/hyperlink" Target="https://en.wikipedia.org/wiki/Overfitting" TargetMode="External"/><Relationship Id="rId328" Type="http://schemas.openxmlformats.org/officeDocument/2006/relationships/hyperlink" Target="https://en.wikipedia.org/wiki/Random_seed" TargetMode="External"/><Relationship Id="rId330" Type="http://schemas.openxmlformats.org/officeDocument/2006/relationships/hyperlink" Target="https://en.wikipedia.org/wiki/Training,_validation,_and_test_data_sets" TargetMode="External"/><Relationship Id="rId200" Type="http://schemas.openxmlformats.org/officeDocument/2006/relationships/hyperlink" Target="https://morrison-lab.github.io/lds/chapters/big-ideas.html#def-test-set" TargetMode="External"/><Relationship Id="rId198" Type="http://schemas.openxmlformats.org/officeDocument/2006/relationships/hyperlink" Target="https://morrison-lab.github.io/lds/chapters/big-ideas.html#def-training-set" TargetMode="External"/><Relationship Id="rId199" Type="http://schemas.openxmlformats.org/officeDocument/2006/relationships/hyperlink" Target="https://morrison-lab.github.io/lds/chapters/big-ideas.html#def-validation-set" TargetMode="External"/><Relationship Id="rId40" Type="http://schemas.openxmlformats.org/officeDocument/2006/relationships/hyperlink" Target="https://morrison-lab.github.io/mds/functions.html#def-function" TargetMode="External"/><Relationship Id="rId63" Type="http://schemas.openxmlformats.org/officeDocument/2006/relationships/hyperlink" Target="https://morrison-lab.github.io/pds/expectation.html#def-cond-expectation" TargetMode="External"/><Relationship Id="rId60" Type="http://schemas.openxmlformats.org/officeDocument/2006/relationships/hyperlink" Target="https://morrison-lab.github.io/pds/expectation.html#def-expectation" TargetMode="External"/><Relationship Id="rId66" Type="http://schemas.openxmlformats.org/officeDocument/2006/relationships/hyperlink" Target="https://morrison-lab.github.io/pds/expectation.html#def-loss-function" TargetMode="External"/><Relationship Id="rId52" Type="http://schemas.openxmlformats.org/officeDocument/2006/relationships/hyperlink" Target="https://morrison-lab.github.io/pds/expectation.html#def-new-observation" TargetMode="External"/><Relationship Id="rId53" Type="http://schemas.openxmlformats.org/officeDocument/2006/relationships/hyperlink" Target="https://morrison-lab.github.io/pds/expectation.html#def-prediction" TargetMode="External"/><Relationship Id="rId158" Type="http://schemas.openxmlformats.org/officeDocument/2006/relationships/hyperlink" Target="https://morrison-lab.github.io/pds/expectation.html#def-risk" TargetMode="External"/><Relationship Id="rId125" Type="http://schemas.openxmlformats.org/officeDocument/2006/relationships/hyperlink" Target="https://morrison-lab.github.io/pds/expectation.html#thm-lie" TargetMode="External"/><Relationship Id="rId141" Type="http://schemas.openxmlformats.org/officeDocument/2006/relationships/hyperlink" Target="https://morrison-lab.github.io/pds/expectation.html#thm-linearity-expectation" TargetMode="External"/><Relationship Id="rId51" Type="http://schemas.openxmlformats.org/officeDocument/2006/relationships/hyperlink" Target="https://morrison-lab.github.io/pds/independence.html#def-indpt" TargetMode="External"/><Relationship Id="rId6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morrison-lab.github.io/pds/random-variables.html#def-cdf" TargetMode="External"/><Relationship Id="rId97" Type="http://schemas.openxmlformats.org/officeDocument/2006/relationships/hyperlink" Target="https://morrison-lab.github.io/pds/random-variables.html#def-normal" TargetMode="External"/><Relationship Id="rId56" Type="http://schemas.openxmlformats.org/officeDocument/2006/relationships/hyperlink" Target="https://morrison-lab.github.io/pds/variance-covariance.html#def-deviation-pop-mean" TargetMode="External"/><Relationship Id="rId139" Type="http://schemas.openxmlformats.org/officeDocument/2006/relationships/hyperlink" Target="https://morrison-lab.github.io/pds/variance-covariance.html#def-variance" TargetMode="External"/><Relationship Id="rId142" Type="http://schemas.openxmlformats.org/officeDocument/2006/relationships/hyperlink" Target="https://morrison-lab.github.io/pds/variance-covariance.html#thm-variance" TargetMode="External"/><Relationship Id="rId348" Type="http://schemas.openxmlformats.org/officeDocument/2006/relationships/hyperlink" Target="https://www.gastonsanchez.com/matrix4sl/" TargetMode="External"/><Relationship Id="rId274" Type="http://schemas.openxmlformats.org/officeDocument/2006/relationships/hyperlink" Target="https://www.gastonsanchez.com/matrix4sl/cross-products.html#cross-products" TargetMode="External"/><Relationship Id="rId284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69" Type="http://schemas.openxmlformats.org/officeDocument/2006/relationships/hyperlink" Target="prediction.qmd#def-prediction-error" TargetMode="External"/><Relationship Id="rId77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correlation-regression.qmd#def-normal-equations" TargetMode="External"/><Relationship Id="rId279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70" Type="http://schemas.openxmlformats.org/officeDocument/2006/relationships/hyperlink" Target="correlation-regression.qmd#def-slr-covariate-vector" TargetMode="External"/><Relationship Id="rId282" Type="http://schemas.openxmlformats.org/officeDocument/2006/relationships/hyperlink" Target="correlation-regression.qmd#thm-ols-slr-vector" TargetMode="External"/><Relationship Id="rId307" Type="http://schemas.openxmlformats.org/officeDocument/2006/relationships/hyperlink" Target="estimation.qmd#def-SE" TargetMode="External"/><Relationship Id="rId146" Type="http://schemas.openxmlformats.org/officeDocument/2006/relationships/hyperlink" Target="estimation.qmd#def-bias" TargetMode="External"/><Relationship Id="rId147" Type="http://schemas.openxmlformats.org/officeDocument/2006/relationships/hyperlink" Target="estimation.qmd#def-estimate" TargetMode="External"/><Relationship Id="rId132" Type="http://schemas.openxmlformats.org/officeDocument/2006/relationships/hyperlink" Target="estimation.qmd#def-estimation-error" TargetMode="External"/><Relationship Id="rId133" Type="http://schemas.openxmlformats.org/officeDocument/2006/relationships/hyperlink" Target="estimation.qmd#def-estimator" TargetMode="External"/><Relationship Id="rId121" Type="http://schemas.openxmlformats.org/officeDocument/2006/relationships/hyperlink" Target="estimation.qmd#def-mse" TargetMode="External"/><Relationship Id="rId145" Type="http://schemas.openxmlformats.org/officeDocument/2006/relationships/hyperlink" Target="exploratory-descriptive.qmd#def-population" TargetMode="External"/><Relationship Id="rId144" Type="http://schemas.openxmlformats.org/officeDocument/2006/relationships/hyperlink" Target="exploratory-descriptive.qmd#def-population-distribution" TargetMode="External"/><Relationship Id="rId303" Type="http://schemas.openxmlformats.org/officeDocument/2006/relationships/hyperlink" Target="exploratory-descriptive.qmd#def-sample-sd" TargetMode="External"/><Relationship Id="rId36" Type="http://schemas.openxmlformats.org/officeDocument/2006/relationships/hyperlink" Target="exploratory-descriptive.qmd#def-standardization" TargetMode="External"/><Relationship Id="rId332" Type="http://schemas.openxmlformats.org/officeDocument/2006/relationships/hyperlink" Target="https://doi.org/10.1007/978-0-387-84858-7" TargetMode="External"/><Relationship Id="rId336" Type="http://schemas.openxmlformats.org/officeDocument/2006/relationships/hyperlink" Target="https://doi.org/10.1007/978-1-0716-1418-1" TargetMode="External"/><Relationship Id="rId340" Type="http://schemas.openxmlformats.org/officeDocument/2006/relationships/hyperlink" Target="https://en.wikipedia.org/wiki/Bias%E2%80%93variance_tradeoff" TargetMode="External"/><Relationship Id="rId346" Type="http://schemas.openxmlformats.org/officeDocument/2006/relationships/hyperlink" Target="https://en.wikipedia.org/wiki/Cross-validation_%28statistics%29" TargetMode="External"/><Relationship Id="rId334" Type="http://schemas.openxmlformats.org/officeDocument/2006/relationships/hyperlink" Target="https://en.wikipedia.org/wiki/Generalization_error" TargetMode="External"/><Relationship Id="rId342" Type="http://schemas.openxmlformats.org/officeDocument/2006/relationships/hyperlink" Target="https://en.wikipedia.org/wiki/Hyperparameter_%28machine_learning%29" TargetMode="External"/><Relationship Id="rId350" Type="http://schemas.openxmlformats.org/officeDocument/2006/relationships/hyperlink" Target="https://en.wikipedia.org/wiki/Leverage_%28statistics%29" TargetMode="External"/><Relationship Id="rId344" Type="http://schemas.openxmlformats.org/officeDocument/2006/relationships/hyperlink" Target="https://en.wikipedia.org/wiki/Model_selection" TargetMode="External"/><Relationship Id="rId338" Type="http://schemas.openxmlformats.org/officeDocument/2006/relationships/hyperlink" Target="https://en.wikipedia.org/wiki/Overfitting" TargetMode="External"/><Relationship Id="rId328" Type="http://schemas.openxmlformats.org/officeDocument/2006/relationships/hyperlink" Target="https://en.wikipedia.org/wiki/Random_seed" TargetMode="External"/><Relationship Id="rId330" Type="http://schemas.openxmlformats.org/officeDocument/2006/relationships/hyperlink" Target="https://en.wikipedia.org/wiki/Training,_validation,_and_test_data_sets" TargetMode="External"/><Relationship Id="rId200" Type="http://schemas.openxmlformats.org/officeDocument/2006/relationships/hyperlink" Target="https://morrison-lab.github.io/lds/chapters/big-ideas.html#def-test-set" TargetMode="External"/><Relationship Id="rId198" Type="http://schemas.openxmlformats.org/officeDocument/2006/relationships/hyperlink" Target="https://morrison-lab.github.io/lds/chapters/big-ideas.html#def-training-set" TargetMode="External"/><Relationship Id="rId199" Type="http://schemas.openxmlformats.org/officeDocument/2006/relationships/hyperlink" Target="https://morrison-lab.github.io/lds/chapters/big-ideas.html#def-validation-set" TargetMode="External"/><Relationship Id="rId40" Type="http://schemas.openxmlformats.org/officeDocument/2006/relationships/hyperlink" Target="https://morrison-lab.github.io/mds/functions.html#def-function" TargetMode="External"/><Relationship Id="rId63" Type="http://schemas.openxmlformats.org/officeDocument/2006/relationships/hyperlink" Target="https://morrison-lab.github.io/pds/expectation.html#def-cond-expectation" TargetMode="External"/><Relationship Id="rId60" Type="http://schemas.openxmlformats.org/officeDocument/2006/relationships/hyperlink" Target="https://morrison-lab.github.io/pds/expectation.html#def-expectation" TargetMode="External"/><Relationship Id="rId66" Type="http://schemas.openxmlformats.org/officeDocument/2006/relationships/hyperlink" Target="https://morrison-lab.github.io/pds/expectation.html#def-loss-function" TargetMode="External"/><Relationship Id="rId52" Type="http://schemas.openxmlformats.org/officeDocument/2006/relationships/hyperlink" Target="https://morrison-lab.github.io/pds/expectation.html#def-new-observation" TargetMode="External"/><Relationship Id="rId53" Type="http://schemas.openxmlformats.org/officeDocument/2006/relationships/hyperlink" Target="https://morrison-lab.github.io/pds/expectation.html#def-prediction" TargetMode="External"/><Relationship Id="rId158" Type="http://schemas.openxmlformats.org/officeDocument/2006/relationships/hyperlink" Target="https://morrison-lab.github.io/pds/expectation.html#def-risk" TargetMode="External"/><Relationship Id="rId125" Type="http://schemas.openxmlformats.org/officeDocument/2006/relationships/hyperlink" Target="https://morrison-lab.github.io/pds/expectation.html#thm-lie" TargetMode="External"/><Relationship Id="rId141" Type="http://schemas.openxmlformats.org/officeDocument/2006/relationships/hyperlink" Target="https://morrison-lab.github.io/pds/expectation.html#thm-linearity-expectation" TargetMode="External"/><Relationship Id="rId51" Type="http://schemas.openxmlformats.org/officeDocument/2006/relationships/hyperlink" Target="https://morrison-lab.github.io/pds/independence.html#def-indpt" TargetMode="External"/><Relationship Id="rId6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morrison-lab.github.io/pds/random-variables.html#def-cdf" TargetMode="External"/><Relationship Id="rId97" Type="http://schemas.openxmlformats.org/officeDocument/2006/relationships/hyperlink" Target="https://morrison-lab.github.io/pds/random-variables.html#def-normal" TargetMode="External"/><Relationship Id="rId56" Type="http://schemas.openxmlformats.org/officeDocument/2006/relationships/hyperlink" Target="https://morrison-lab.github.io/pds/variance-covariance.html#def-deviation-pop-mean" TargetMode="External"/><Relationship Id="rId139" Type="http://schemas.openxmlformats.org/officeDocument/2006/relationships/hyperlink" Target="https://morrison-lab.github.io/pds/variance-covariance.html#def-variance" TargetMode="External"/><Relationship Id="rId142" Type="http://schemas.openxmlformats.org/officeDocument/2006/relationships/hyperlink" Target="https://morrison-lab.github.io/pds/variance-covariance.html#thm-variance" TargetMode="External"/><Relationship Id="rId348" Type="http://schemas.openxmlformats.org/officeDocument/2006/relationships/hyperlink" Target="https://www.gastonsanchez.com/matrix4sl/" TargetMode="External"/><Relationship Id="rId274" Type="http://schemas.openxmlformats.org/officeDocument/2006/relationships/hyperlink" Target="https://www.gastonsanchez.com/matrix4sl/cross-products.html#cross-products" TargetMode="External"/><Relationship Id="rId284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69" Type="http://schemas.openxmlformats.org/officeDocument/2006/relationships/hyperlink" Target="prediction.qmd#def-prediction-error" TargetMode="External"/><Relationship Id="rId77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2026-10-18T21:10:47Z</dcterms:created>
  <dcterms:modified xsi:type="dcterms:W3CDTF">2026-10-18T21:10:47Z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13:54:36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