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(Input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input matrix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</w:delText>
        </w:r>
      </w:del>
      <w:del w:id="11" w:author="PR Preview" w:date="2026-01-01T00:00:00Z">
        <w:r>
          <w:delText xml:space="preserve"> </w:delText>
        </w:r>
      </w:del>
      <w:hyperlink w:anchor="def-data-set">
        <w:del w:id="1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stacks the</w:delText>
        </w:r>
      </w:del>
      <w:del w:id="16" w:author="PR Preview" w:date="2026-01-01T00:00:00Z">
        <w:r>
          <w:delText xml:space="preserve"> </w:delText>
        </w:r>
      </w:del>
      <m:oMath>
        <m:r>
          <m:t>n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inputs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$\mathord{\smash[b]{\underset{\raise.3ex\hbox{$\scriptstyle\sim$}}{x}}\vphantom{x}}_i$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as rows,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with one column for each of the</w:delText>
        </w:r>
      </w:del>
      <w:del w:id="25" w:author="PR Preview" w:date="2026-01-01T00:00:00Z">
        <w:r>
          <w:delText xml:space="preserve"> </w:delText>
        </w:r>
      </w:del>
      <m:oMath>
        <m:r>
          <m:t>p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input variables: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2 (Input matrix, feature matrix)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input matrix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(also called the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feature matrix</w:t>
        </w:r>
      </w:ins>
      <w:ins w:id="37" w:author="PR Preview" w:date="2026-01-01T00:00:00Z">
        <w:r>
          <w:t xml:space="preserve">)</w:t>
        </w:r>
      </w:ins>
      <w:ins w:id="3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a</w:t>
        </w:r>
      </w:ins>
      <w:ins w:id="41" w:author="PR Preview" w:date="2026-01-01T00:00:00Z">
        <w:r>
          <w:t xml:space="preserve"> </w:t>
        </w:r>
      </w:ins>
      <w:hyperlink w:anchor="def-data-set">
        <w:ins w:id="42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stacks the</w:t>
        </w:r>
      </w:ins>
      <w:ins w:id="46" w:author="PR Preview" w:date="2026-01-01T00:00:00Z">
        <w:r>
          <w:t xml:space="preserve"> </w:t>
        </w:r>
      </w:ins>
      <m:oMath>
        <m:r>
          <m:t>n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inputs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$\mathord{\smash[b]{\underset{\raise.3ex\hbox{$\scriptstyle\sim$}}{x}}\vphantom{x}}_i$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as rows,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 one column for each of the</w:t>
        </w:r>
      </w:ins>
      <w:ins w:id="55" w:author="PR Preview" w:date="2026-01-01T00:00:00Z">
        <w:r>
          <w:t xml:space="preserve"> </w:t>
        </w:r>
      </w:ins>
      <m:oMath>
        <m:r>
          <m:t>p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input variables:</w:t>
        </w:r>
      </w:ins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58" w:author="PR Preview" w:date="2026-01-01T00:00:00Z">
        <w:r>
          <w:rPr>
            <w:rStyle w:val="ImportTok"/>
          </w:rPr>
          <w:delText xml:space="preserve">import</w:delText>
        </w:r>
      </w:del>
      <w:del w:id="59" w:author="PR Preview" w:date="2026-01-01T00:00:00Z">
        <w:r>
          <w:rPr>
            <w:rStyle w:val="NormalTok"/>
          </w:rPr>
          <w:delText xml:space="preserve"> numpy </w:delText>
        </w:r>
      </w:del>
      <w:del w:id="60" w:author="PR Preview" w:date="2026-01-01T00:00:00Z">
        <w:r>
          <w:rPr>
            <w:rStyle w:val="ImportTok"/>
          </w:rPr>
          <w:delText xml:space="preserve">as</w:delText>
        </w:r>
      </w:del>
      <w:del w:id="61" w:author="PR Preview" w:date="2026-01-01T00:00:00Z">
        <w:r>
          <w:rPr>
            <w:rStyle w:val="NormalTok"/>
          </w:rPr>
          <w:delText xml:space="preserve"> np</w:delText>
        </w:r>
      </w:del>
      <w:del w:id="62" w:author="PR Preview" w:date="2026-01-01T00:00:00Z">
        <w:r>
          <w:br/>
        </w:r>
      </w:del>
      <w:del w:id="63" w:author="PR Preview" w:date="2026-01-01T00:00:00Z">
        <w:r>
          <w:rPr>
            <w:rStyle w:val="ImportTok"/>
          </w:rPr>
          <w:delText xml:space="preserve">import</w:delText>
        </w:r>
      </w:del>
      <w:del w:id="64" w:author="PR Preview" w:date="2026-01-01T00:00:00Z">
        <w:r>
          <w:rPr>
            <w:rStyle w:val="NormalTok"/>
          </w:rPr>
          <w:delText xml:space="preserve"> pandas </w:delText>
        </w:r>
      </w:del>
      <w:del w:id="65" w:author="PR Preview" w:date="2026-01-01T00:00:00Z">
        <w:r>
          <w:rPr>
            <w:rStyle w:val="ImportTok"/>
          </w:rPr>
          <w:delText xml:space="preserve">as</w:delText>
        </w:r>
      </w:del>
      <w:del w:id="66" w:author="PR Preview" w:date="2026-01-01T00:00:00Z">
        <w:r>
          <w:rPr>
            <w:rStyle w:val="NormalTok"/>
          </w:rPr>
          <w:delText xml:space="preserve"> pd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ImportTok"/>
          </w:rPr>
          <w:delText xml:space="preserve">import</w:delText>
        </w:r>
      </w:del>
      <w:del w:id="69" w:author="PR Preview" w:date="2026-01-01T00:00:00Z">
        <w:r>
          <w:rPr>
            <w:rStyle w:val="NormalTok"/>
          </w:rPr>
          <w:delText xml:space="preserve"> statsmodels.formula.api </w:delText>
        </w:r>
      </w:del>
      <w:del w:id="70" w:author="PR Preview" w:date="2026-01-01T00:00:00Z">
        <w:r>
          <w:rPr>
            <w:rStyle w:val="ImportTok"/>
          </w:rPr>
          <w:delText xml:space="preserve">as</w:delText>
        </w:r>
      </w:del>
      <w:del w:id="71" w:author="PR Preview" w:date="2026-01-01T00:00:00Z">
        <w:r>
          <w:rPr>
            <w:rStyle w:val="NormalTok"/>
          </w:rPr>
          <w:delText xml:space="preserve"> smf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NormalTok"/>
          </w:rPr>
          <w:delText xml:space="preserve">birthwt </w:delText>
        </w:r>
      </w:del>
      <w:del w:id="75" w:author="PR Preview" w:date="2026-01-01T00:00:00Z">
        <w:r>
          <w:rPr>
            <w:rStyle w:val="OperatorTok"/>
          </w:rPr>
          <w:delText xml:space="preserve">=</w:delText>
        </w:r>
      </w:del>
      <w:del w:id="76" w:author="PR Preview" w:date="2026-01-01T00:00:00Z">
        <w:r>
          <w:rPr>
            <w:rStyle w:val="NormalTok"/>
          </w:rPr>
          <w:delText xml:space="preserve"> pd.read_csv(</w:delText>
        </w:r>
      </w:del>
      <w:del w:id="77" w:author="PR Preview" w:date="2026-01-01T00:00:00Z">
        <w:r>
          <w:rPr>
            <w:rStyle w:val="StringTok"/>
          </w:rPr>
          <w:delText xml:space="preserve">"data/birthwt.csv"</w:delText>
        </w:r>
      </w:del>
      <w:del w:id="78" w:author="PR Preview" w:date="2026-01-01T00:00:00Z">
        <w:r>
          <w:rPr>
            <w:rStyle w:val="NormalTok"/>
          </w:rPr>
          <w:delText xml:space="preserve">)</w:delText>
        </w:r>
      </w:del>
      <w:del w:id="79" w:author="PR Preview" w:date="2026-01-01T00:00:00Z">
        <w:r>
          <w:br/>
        </w:r>
      </w:del>
      <w:del w:id="80" w:author="PR Preview" w:date="2026-01-01T00:00:00Z">
        <w:r>
          <w:rPr>
            <w:rStyle w:val="NormalTok"/>
          </w:rPr>
          <w:delText xml:space="preserve">is_held_out </w:delText>
        </w:r>
      </w:del>
      <w:del w:id="81" w:author="PR Preview" w:date="2026-01-01T00:00:00Z">
        <w:r>
          <w:rPr>
            <w:rStyle w:val="OperatorTok"/>
          </w:rPr>
          <w:delText xml:space="preserve">=</w:delText>
        </w:r>
      </w:del>
      <w:del w:id="82" w:author="PR Preview" w:date="2026-01-01T00:00:00Z">
        <w:r>
          <w:rPr>
            <w:rStyle w:val="NormalTok"/>
          </w:rPr>
          <w:delText xml:space="preserve"> (np.arange(</w:delText>
        </w:r>
      </w:del>
      <w:del w:id="83" w:author="PR Preview" w:date="2026-01-01T00:00:00Z">
        <w:r>
          <w:rPr>
            <w:rStyle w:val="DecValTok"/>
          </w:rPr>
          <w:delText xml:space="preserve">1</w:delText>
        </w:r>
      </w:del>
      <w:del w:id="84" w:author="PR Preview" w:date="2026-01-01T00:00:00Z">
        <w:r>
          <w:rPr>
            <w:rStyle w:val="NormalTok"/>
          </w:rPr>
          <w:delText xml:space="preserve">, </w:delText>
        </w:r>
      </w:del>
      <w:del w:id="85" w:author="PR Preview" w:date="2026-01-01T00:00:00Z">
        <w:r>
          <w:rPr>
            <w:rStyle w:val="BuiltInTok"/>
          </w:rPr>
          <w:delText xml:space="preserve">len</w:delText>
        </w:r>
      </w:del>
      <w:del w:id="86" w:author="PR Preview" w:date="2026-01-01T00:00:00Z">
        <w:r>
          <w:rPr>
            <w:rStyle w:val="NormalTok"/>
          </w:rPr>
          <w:delText xml:space="preserve">(birthwt) </w:delText>
        </w:r>
      </w:del>
      <w:del w:id="87" w:author="PR Preview" w:date="2026-01-01T00:00:00Z">
        <w:r>
          <w:rPr>
            <w:rStyle w:val="OperatorTok"/>
          </w:rPr>
          <w:delText xml:space="preserve">+</w:delText>
        </w:r>
      </w:del>
      <w:del w:id="88" w:author="PR Preview" w:date="2026-01-01T00:00:00Z">
        <w:r>
          <w:rPr>
            <w:rStyle w:val="NormalTok"/>
          </w:rPr>
          <w:delText xml:space="preserve"> </w:delText>
        </w:r>
      </w:del>
      <w:del w:id="89" w:author="PR Preview" w:date="2026-01-01T00:00:00Z">
        <w:r>
          <w:rPr>
            <w:rStyle w:val="DecValTok"/>
          </w:rPr>
          <w:delText xml:space="preserve">1</w:delText>
        </w:r>
      </w:del>
      <w:del w:id="90" w:author="PR Preview" w:date="2026-01-01T00:00:00Z">
        <w:r>
          <w:rPr>
            <w:rStyle w:val="NormalTok"/>
          </w:rPr>
          <w:delText xml:space="preserve">) </w:delText>
        </w:r>
      </w:del>
      <w:del w:id="91" w:author="PR Preview" w:date="2026-01-01T00:00:00Z">
        <w:r>
          <w:rPr>
            <w:rStyle w:val="OperatorTok"/>
          </w:rPr>
          <w:delText xml:space="preserve">%</w:delText>
        </w:r>
      </w:del>
      <w:del w:id="92" w:author="PR Preview" w:date="2026-01-01T00:00:00Z">
        <w:r>
          <w:rPr>
            <w:rStyle w:val="NormalTok"/>
          </w:rPr>
          <w:delText xml:space="preserve"> </w:delText>
        </w:r>
      </w:del>
      <w:del w:id="93" w:author="PR Preview" w:date="2026-01-01T00:00:00Z">
        <w:r>
          <w:rPr>
            <w:rStyle w:val="DecValTok"/>
          </w:rPr>
          <w:delText xml:space="preserve">3</w:delText>
        </w:r>
      </w:del>
      <w:del w:id="94" w:author="PR Preview" w:date="2026-01-01T00:00:00Z">
        <w:r>
          <w:rPr>
            <w:rStyle w:val="NormalTok"/>
          </w:rPr>
          <w:delText xml:space="preserve"> </w:delText>
        </w:r>
      </w:del>
      <w:del w:id="95" w:author="PR Preview" w:date="2026-01-01T00:00:00Z">
        <w:r>
          <w:rPr>
            <w:rStyle w:val="OperatorTok"/>
          </w:rPr>
          <w:delText xml:space="preserve">==</w:delText>
        </w:r>
      </w:del>
      <w:del w:id="96" w:author="PR Preview" w:date="2026-01-01T00:00:00Z">
        <w:r>
          <w:rPr>
            <w:rStyle w:val="NormalTok"/>
          </w:rPr>
          <w:delText xml:space="preserve"> </w:delText>
        </w:r>
      </w:del>
      <w:del w:id="97" w:author="PR Preview" w:date="2026-01-01T00:00:00Z">
        <w:r>
          <w:rPr>
            <w:rStyle w:val="DecValTok"/>
          </w:rPr>
          <w:delText xml:space="preserve">0</w:delText>
        </w:r>
      </w:del>
      <w:del w:id="98" w:author="PR Preview" w:date="2026-01-01T00:00:00Z">
        <w:r>
          <w:rPr>
            <w:rStyle w:val="NormalTok"/>
          </w:rPr>
          <w:delText xml:space="preserve">)</w:delText>
        </w:r>
      </w:del>
      <w:del w:id="99" w:author="PR Preview" w:date="2026-01-01T00:00:00Z">
        <w:r>
          <w:br/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NormalTok"/>
          </w:rPr>
          <w:delText xml:space="preserve">fit_bwt </w:delText>
        </w:r>
      </w:del>
      <w:del w:id="102" w:author="PR Preview" w:date="2026-01-01T00:00:00Z">
        <w:r>
          <w:rPr>
            <w:rStyle w:val="OperatorTok"/>
          </w:rPr>
          <w:delText xml:space="preserve">=</w:delText>
        </w:r>
      </w:del>
      <w:del w:id="103" w:author="PR Preview" w:date="2026-01-01T00:00:00Z">
        <w:r>
          <w:rPr>
            <w:rStyle w:val="NormalTok"/>
          </w:rPr>
          <w:delText xml:space="preserve"> smf.ols(</w:delText>
        </w:r>
      </w:del>
      <w:del w:id="104" w:author="PR Preview" w:date="2026-01-01T00:00:00Z">
        <w:r>
          <w:rPr>
            <w:rStyle w:val="StringTok"/>
          </w:rPr>
          <w:delText xml:space="preserve">"bwt ~ lwt + smoke"</w:delText>
        </w:r>
      </w:del>
      <w:del w:id="105" w:author="PR Preview" w:date="2026-01-01T00:00:00Z">
        <w:r>
          <w:rPr>
            <w:rStyle w:val="NormalTok"/>
          </w:rPr>
          <w:delText xml:space="preserve">, data</w:delText>
        </w:r>
      </w:del>
      <w:del w:id="106" w:author="PR Preview" w:date="2026-01-01T00:00:00Z">
        <w:r>
          <w:rPr>
            <w:rStyle w:val="OperatorTok"/>
          </w:rPr>
          <w:delText xml:space="preserve">=</w:delText>
        </w:r>
      </w:del>
      <w:del w:id="107" w:author="PR Preview" w:date="2026-01-01T00:00:00Z">
        <w:r>
          <w:rPr>
            <w:rStyle w:val="NormalTok"/>
          </w:rPr>
          <w:delText xml:space="preserve">birthwt[</w:delText>
        </w:r>
      </w:del>
      <w:del w:id="108" w:author="PR Preview" w:date="2026-01-01T00:00:00Z">
        <w:r>
          <w:rPr>
            <w:rStyle w:val="OperatorTok"/>
          </w:rPr>
          <w:delText xml:space="preserve">~</w:delText>
        </w:r>
      </w:del>
      <w:del w:id="109" w:author="PR Preview" w:date="2026-01-01T00:00:00Z">
        <w:r>
          <w:rPr>
            <w:rStyle w:val="NormalTok"/>
          </w:rPr>
          <w:delText xml:space="preserve">is_held_out]).fit()</w:delText>
        </w:r>
      </w:del>
      <w:del w:id="110" w:author="PR Preview" w:date="2026-01-01T00:00:00Z">
        <w:r>
          <w:br/>
        </w:r>
      </w:del>
      <w:del w:id="111" w:author="PR Preview" w:date="2026-01-01T00:00:00Z">
        <w:r>
          <w:br/>
        </w:r>
      </w:del>
      <w:del w:id="112" w:author="PR Preview" w:date="2026-01-01T00:00:00Z">
        <w:r>
          <w:br/>
        </w:r>
      </w:del>
      <w:del w:id="113" w:author="PR Preview" w:date="2026-01-01T00:00:00Z">
        <w:r>
          <w:rPr>
            <w:rStyle w:val="KeywordTok"/>
          </w:rPr>
          <w:delText xml:space="preserve">def</w:delText>
        </w:r>
      </w:del>
      <w:del w:id="114" w:author="PR Preview" w:date="2026-01-01T00:00:00Z">
        <w:r>
          <w:rPr>
            <w:rStyle w:val="NormalTok"/>
          </w:rPr>
          <w:delText xml:space="preserve"> empirical_risk(data):</w:delText>
        </w:r>
      </w:del>
      <w:del w:id="115" w:author="PR Preview" w:date="2026-01-01T00:00:00Z">
        <w:r>
          <w:br/>
        </w:r>
      </w:del>
      <w:del w:id="116" w:author="PR Preview" w:date="2026-01-01T00:00:00Z">
        <w:r>
          <w:rPr>
            <w:rStyle w:val="NormalTok"/>
          </w:rPr>
          <w:delText xml:space="preserve">    </w:delText>
        </w:r>
      </w:del>
      <w:del w:id="117" w:author="PR Preview" w:date="2026-01-01T00:00:00Z">
        <w:r>
          <w:rPr>
            <w:rStyle w:val="ControlFlowTok"/>
          </w:rPr>
          <w:delText xml:space="preserve">return</w:delText>
        </w:r>
      </w:del>
      <w:del w:id="118" w:author="PR Preview" w:date="2026-01-01T00:00:00Z">
        <w:r>
          <w:rPr>
            <w:rStyle w:val="NormalTok"/>
          </w:rPr>
          <w:delText xml:space="preserve"> ((data[</w:delText>
        </w:r>
      </w:del>
      <w:del w:id="119" w:author="PR Preview" w:date="2026-01-01T00:00:00Z">
        <w:r>
          <w:rPr>
            <w:rStyle w:val="StringTok"/>
          </w:rPr>
          <w:delText xml:space="preserve">"bwt"</w:delText>
        </w:r>
      </w:del>
      <w:del w:id="120" w:author="PR Preview" w:date="2026-01-01T00:00:00Z">
        <w:r>
          <w:rPr>
            <w:rStyle w:val="NormalTok"/>
          </w:rPr>
          <w:delText xml:space="preserve">] </w:delText>
        </w:r>
      </w:del>
      <w:del w:id="121" w:author="PR Preview" w:date="2026-01-01T00:00:00Z">
        <w:r>
          <w:rPr>
            <w:rStyle w:val="OperatorTok"/>
          </w:rPr>
          <w:delText xml:space="preserve">-</w:delText>
        </w:r>
      </w:del>
      <w:del w:id="122" w:author="PR Preview" w:date="2026-01-01T00:00:00Z">
        <w:r>
          <w:rPr>
            <w:rStyle w:val="NormalTok"/>
          </w:rPr>
          <w:delText xml:space="preserve"> fit_bwt.predict(data)) </w:delText>
        </w:r>
      </w:del>
      <w:del w:id="123" w:author="PR Preview" w:date="2026-01-01T00:00:00Z">
        <w:r>
          <w:rPr>
            <w:rStyle w:val="OperatorTok"/>
          </w:rPr>
          <w:delText xml:space="preserve">**</w:delText>
        </w:r>
      </w:del>
      <w:del w:id="124" w:author="PR Preview" w:date="2026-01-01T00:00:00Z">
        <w:r>
          <w:rPr>
            <w:rStyle w:val="NormalTok"/>
          </w:rPr>
          <w:delText xml:space="preserve"> </w:delText>
        </w:r>
      </w:del>
      <w:del w:id="125" w:author="PR Preview" w:date="2026-01-01T00:00:00Z">
        <w:r>
          <w:rPr>
            <w:rStyle w:val="DecValTok"/>
          </w:rPr>
          <w:delText xml:space="preserve">2</w:delText>
        </w:r>
      </w:del>
      <w:del w:id="126" w:author="PR Preview" w:date="2026-01-01T00:00:00Z">
        <w:r>
          <w:rPr>
            <w:rStyle w:val="NormalTok"/>
          </w:rPr>
          <w:delText xml:space="preserve">).mean()</w:delText>
        </w:r>
      </w:del>
      <w:del w:id="127" w:author="PR Preview" w:date="2026-01-01T00:00:00Z">
        <w:r>
          <w:br/>
        </w:r>
      </w:del>
      <w:del w:id="128" w:author="PR Preview" w:date="2026-01-01T00:00:00Z">
        <w:r>
          <w:br/>
        </w:r>
      </w:del>
      <w:del w:id="129" w:author="PR Preview" w:date="2026-01-01T00:00:00Z">
        <w:r>
          <w:br/>
        </w:r>
      </w:del>
      <w:del w:id="130" w:author="PR Preview" w:date="2026-01-01T00:00:00Z">
        <w:r>
          <w:rPr>
            <w:rStyle w:val="NormalTok"/>
          </w:rPr>
          <w:delText xml:space="preserve">empirical_risks </w:delText>
        </w:r>
      </w:del>
      <w:del w:id="131" w:author="PR Preview" w:date="2026-01-01T00:00:00Z">
        <w:r>
          <w:rPr>
            <w:rStyle w:val="OperatorTok"/>
          </w:rPr>
          <w:delText xml:space="preserve">=</w:delText>
        </w:r>
      </w:del>
      <w:del w:id="132" w:author="PR Preview" w:date="2026-01-01T00:00:00Z">
        <w:r>
          <w:rPr>
            <w:rStyle w:val="NormalTok"/>
          </w:rPr>
          <w:delText xml:space="preserve"> {</w:delText>
        </w:r>
      </w:del>
      <w:del w:id="133" w:author="PR Preview" w:date="2026-01-01T00:00:00Z">
        <w:r>
          <w:br/>
        </w:r>
      </w:del>
      <w:del w:id="134" w:author="PR Preview" w:date="2026-01-01T00:00:00Z">
        <w:r>
          <w:rPr>
            <w:rStyle w:val="NormalTok"/>
          </w:rPr>
          <w:delText xml:space="preserve">    </w:delText>
        </w:r>
      </w:del>
      <w:del w:id="135" w:author="PR Preview" w:date="2026-01-01T00:00:00Z">
        <w:r>
          <w:rPr>
            <w:rStyle w:val="StringTok"/>
          </w:rPr>
          <w:delText xml:space="preserve">"training"</w:delText>
        </w:r>
      </w:del>
      <w:del w:id="136" w:author="PR Preview" w:date="2026-01-01T00:00:00Z">
        <w:r>
          <w:rPr>
            <w:rStyle w:val="NormalTok"/>
          </w:rPr>
          <w:delText xml:space="preserve">: empirical_risk(birthwt[</w:delText>
        </w:r>
      </w:del>
      <w:del w:id="137" w:author="PR Preview" w:date="2026-01-01T00:00:00Z">
        <w:r>
          <w:rPr>
            <w:rStyle w:val="OperatorTok"/>
          </w:rPr>
          <w:delText xml:space="preserve">~</w:delText>
        </w:r>
      </w:del>
      <w:del w:id="138" w:author="PR Preview" w:date="2026-01-01T00:00:00Z">
        <w:r>
          <w:rPr>
            <w:rStyle w:val="NormalTok"/>
          </w:rPr>
          <w:delText xml:space="preserve">is_held_out]),</w:delText>
        </w:r>
      </w:del>
      <w:del w:id="139" w:author="PR Preview" w:date="2026-01-01T00:00:00Z">
        <w:r>
          <w:br/>
        </w:r>
      </w:del>
      <w:del w:id="140" w:author="PR Preview" w:date="2026-01-01T00:00:00Z">
        <w:r>
          <w:rPr>
            <w:rStyle w:val="NormalTok"/>
          </w:rPr>
          <w:delText xml:space="preserve">    </w:delText>
        </w:r>
      </w:del>
      <w:del w:id="141" w:author="PR Preview" w:date="2026-01-01T00:00:00Z">
        <w:r>
          <w:rPr>
            <w:rStyle w:val="StringTok"/>
          </w:rPr>
          <w:delText xml:space="preserve">"held_out"</w:delText>
        </w:r>
      </w:del>
      <w:del w:id="142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143" w:author="PR Preview" w:date="2026-01-01T00:00:00Z">
        <w:r>
          <w:br/>
        </w:r>
      </w:del>
      <w:del w:id="144" w:author="PR Preview" w:date="2026-01-01T00:00:00Z">
        <w:r>
          <w:rPr>
            <w:rStyle w:val="NormalTok"/>
          </w:rPr>
          <w:delText xml:space="preserve">}</w:delText>
        </w:r>
      </w:del>
      <w:del w:id="145" w:author="PR Preview" w:date="2026-01-01T00:00:00Z">
        <w:r>
          <w:br/>
        </w:r>
      </w:del>
      <w:del w:id="146" w:author="PR Preview" w:date="2026-01-01T00:00:00Z">
        <w:r>
          <w:rPr>
            <w:rStyle w:val="NormalTok"/>
          </w:rPr>
          <w:delText xml:space="preserve">empirical_risks</w:delText>
        </w:r>
      </w:del>
      <w:del w:id="147" w:author="PR Preview" w:date="2026-01-01T00:00:00Z">
        <w:r>
          <w:br/>
        </w:r>
      </w:del>
      <w:del w:id="148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149" w:author="PR Preview" w:date="2026-01-01T00:00:00Z">
        <w:r>
          <w:rPr>
            <w:rStyle w:val="ImportTok"/>
          </w:rPr>
          <w:t xml:space="preserve">import</w:t>
        </w:r>
      </w:ins>
      <w:ins w:id="150" w:author="PR Preview" w:date="2026-01-01T00:00:00Z">
        <w:r>
          <w:rPr>
            <w:rStyle w:val="NormalTok"/>
          </w:rPr>
          <w:t xml:space="preserve"> numpy </w:t>
        </w:r>
      </w:ins>
      <w:ins w:id="151" w:author="PR Preview" w:date="2026-01-01T00:00:00Z">
        <w:r>
          <w:rPr>
            <w:rStyle w:val="ImportTok"/>
          </w:rPr>
          <w:t xml:space="preserve">as</w:t>
        </w:r>
      </w:ins>
      <w:ins w:id="152" w:author="PR Preview" w:date="2026-01-01T00:00:00Z">
        <w:r>
          <w:rPr>
            <w:rStyle w:val="NormalTok"/>
          </w:rPr>
          <w:t xml:space="preserve"> np</w:t>
        </w:r>
      </w:ins>
      <w:ins w:id="153" w:author="PR Preview" w:date="2026-01-01T00:00:00Z">
        <w:r>
          <w:br/>
        </w:r>
      </w:ins>
      <w:ins w:id="154" w:author="PR Preview" w:date="2026-01-01T00:00:00Z">
        <w:r>
          <w:rPr>
            <w:rStyle w:val="ImportTok"/>
          </w:rPr>
          <w:t xml:space="preserve">import</w:t>
        </w:r>
      </w:ins>
      <w:ins w:id="155" w:author="PR Preview" w:date="2026-01-01T00:00:00Z">
        <w:r>
          <w:rPr>
            <w:rStyle w:val="NormalTok"/>
          </w:rPr>
          <w:t xml:space="preserve"> pandas </w:t>
        </w:r>
      </w:ins>
      <w:ins w:id="156" w:author="PR Preview" w:date="2026-01-01T00:00:00Z">
        <w:r>
          <w:rPr>
            <w:rStyle w:val="ImportTok"/>
          </w:rPr>
          <w:t xml:space="preserve">as</w:t>
        </w:r>
      </w:ins>
      <w:ins w:id="157" w:author="PR Preview" w:date="2026-01-01T00:00:00Z">
        <w:r>
          <w:rPr>
            <w:rStyle w:val="NormalTok"/>
          </w:rPr>
          <w:t xml:space="preserve"> pd</w:t>
        </w:r>
      </w:ins>
      <w:ins w:id="158" w:author="PR Preview" w:date="2026-01-01T00:00:00Z">
        <w:r>
          <w:br/>
        </w:r>
      </w:ins>
      <w:ins w:id="159" w:author="PR Preview" w:date="2026-01-01T00:00:00Z">
        <w:r>
          <w:rPr>
            <w:rStyle w:val="ImportTok"/>
          </w:rPr>
          <w:t xml:space="preserve">import</w:t>
        </w:r>
      </w:ins>
      <w:ins w:id="160" w:author="PR Preview" w:date="2026-01-01T00:00:00Z">
        <w:r>
          <w:rPr>
            <w:rStyle w:val="NormalTok"/>
          </w:rPr>
          <w:t xml:space="preserve"> statsmodels.formula.api </w:t>
        </w:r>
      </w:ins>
      <w:ins w:id="161" w:author="PR Preview" w:date="2026-01-01T00:00:00Z">
        <w:r>
          <w:rPr>
            <w:rStyle w:val="ImportTok"/>
          </w:rPr>
          <w:t xml:space="preserve">as</w:t>
        </w:r>
      </w:ins>
      <w:ins w:id="162" w:author="PR Preview" w:date="2026-01-01T00:00:00Z">
        <w:r>
          <w:rPr>
            <w:rStyle w:val="NormalTok"/>
          </w:rPr>
          <w:t xml:space="preserve"> smf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rPr>
            <w:rStyle w:val="NormalTok"/>
          </w:rPr>
          <w:t xml:space="preserve">birthwt </w:t>
        </w:r>
      </w:ins>
      <w:ins w:id="166" w:author="PR Preview" w:date="2026-01-01T00:00:00Z">
        <w:r>
          <w:rPr>
            <w:rStyle w:val="OperatorTok"/>
          </w:rPr>
          <w:t xml:space="preserve">=</w:t>
        </w:r>
      </w:ins>
      <w:ins w:id="167" w:author="PR Preview" w:date="2026-01-01T00:00:00Z">
        <w:r>
          <w:rPr>
            <w:rStyle w:val="NormalTok"/>
          </w:rPr>
          <w:t xml:space="preserve"> pd.read_csv(</w:t>
        </w:r>
      </w:ins>
      <w:ins w:id="168" w:author="PR Preview" w:date="2026-01-01T00:00:00Z">
        <w:r>
          <w:rPr>
            <w:rStyle w:val="StringTok"/>
          </w:rPr>
          <w:t xml:space="preserve">"data/birthwt.csv"</w:t>
        </w:r>
      </w:ins>
      <w:ins w:id="169" w:author="PR Preview" w:date="2026-01-01T00:00:00Z">
        <w:r>
          <w:rPr>
            <w:rStyle w:val="NormalTok"/>
          </w:rPr>
          <w:t xml:space="preserve">)</w:t>
        </w:r>
      </w:ins>
      <w:ins w:id="170" w:author="PR Preview" w:date="2026-01-01T00:00:00Z">
        <w:r>
          <w:br/>
        </w:r>
      </w:ins>
      <w:ins w:id="171" w:author="PR Preview" w:date="2026-01-01T00:00:00Z">
        <w:r>
          <w:rPr>
            <w:rStyle w:val="NormalTok"/>
          </w:rPr>
          <w:t xml:space="preserve">is_held_out </w:t>
        </w:r>
      </w:ins>
      <w:ins w:id="172" w:author="PR Preview" w:date="2026-01-01T00:00:00Z">
        <w:r>
          <w:rPr>
            <w:rStyle w:val="OperatorTok"/>
          </w:rPr>
          <w:t xml:space="preserve">=</w:t>
        </w:r>
      </w:ins>
      <w:ins w:id="173" w:author="PR Preview" w:date="2026-01-01T00:00:00Z">
        <w:r>
          <w:rPr>
            <w:rStyle w:val="NormalTok"/>
          </w:rPr>
          <w:t xml:space="preserve"> (np.arange(</w:t>
        </w:r>
      </w:ins>
      <w:ins w:id="174" w:author="PR Preview" w:date="2026-01-01T00:00:00Z">
        <w:r>
          <w:rPr>
            <w:rStyle w:val="DecValTok"/>
          </w:rPr>
          <w:t xml:space="preserve">1</w:t>
        </w:r>
      </w:ins>
      <w:ins w:id="175" w:author="PR Preview" w:date="2026-01-01T00:00:00Z">
        <w:r>
          <w:rPr>
            <w:rStyle w:val="NormalTok"/>
          </w:rPr>
          <w:t xml:space="preserve">, </w:t>
        </w:r>
      </w:ins>
      <w:ins w:id="176" w:author="PR Preview" w:date="2026-01-01T00:00:00Z">
        <w:r>
          <w:rPr>
            <w:rStyle w:val="BuiltInTok"/>
          </w:rPr>
          <w:t xml:space="preserve">len</w:t>
        </w:r>
      </w:ins>
      <w:ins w:id="177" w:author="PR Preview" w:date="2026-01-01T00:00:00Z">
        <w:r>
          <w:rPr>
            <w:rStyle w:val="NormalTok"/>
          </w:rPr>
          <w:t xml:space="preserve">(birthwt) </w:t>
        </w:r>
      </w:ins>
      <w:ins w:id="178" w:author="PR Preview" w:date="2026-01-01T00:00:00Z">
        <w:r>
          <w:rPr>
            <w:rStyle w:val="OperatorTok"/>
          </w:rPr>
          <w:t xml:space="preserve">+</w:t>
        </w:r>
      </w:ins>
      <w:ins w:id="179" w:author="PR Preview" w:date="2026-01-01T00:00:00Z">
        <w:r>
          <w:rPr>
            <w:rStyle w:val="NormalTok"/>
          </w:rPr>
          <w:t xml:space="preserve"> </w:t>
        </w:r>
      </w:ins>
      <w:ins w:id="180" w:author="PR Preview" w:date="2026-01-01T00:00:00Z">
        <w:r>
          <w:rPr>
            <w:rStyle w:val="DecValTok"/>
          </w:rPr>
          <w:t xml:space="preserve">1</w:t>
        </w:r>
      </w:ins>
      <w:ins w:id="181" w:author="PR Preview" w:date="2026-01-01T00:00:00Z">
        <w:r>
          <w:rPr>
            <w:rStyle w:val="NormalTok"/>
          </w:rPr>
          <w:t xml:space="preserve">) </w:t>
        </w:r>
      </w:ins>
      <w:ins w:id="182" w:author="PR Preview" w:date="2026-01-01T00:00:00Z">
        <w:r>
          <w:rPr>
            <w:rStyle w:val="OperatorTok"/>
          </w:rPr>
          <w:t xml:space="preserve">%</w:t>
        </w:r>
      </w:ins>
      <w:ins w:id="183" w:author="PR Preview" w:date="2026-01-01T00:00:00Z">
        <w:r>
          <w:rPr>
            <w:rStyle w:val="NormalTok"/>
          </w:rPr>
          <w:t xml:space="preserve"> </w:t>
        </w:r>
      </w:ins>
      <w:ins w:id="184" w:author="PR Preview" w:date="2026-01-01T00:00:00Z">
        <w:r>
          <w:rPr>
            <w:rStyle w:val="DecValTok"/>
          </w:rPr>
          <w:t xml:space="preserve">3</w:t>
        </w:r>
      </w:ins>
      <w:ins w:id="185" w:author="PR Preview" w:date="2026-01-01T00:00:00Z">
        <w:r>
          <w:rPr>
            <w:rStyle w:val="NormalTok"/>
          </w:rPr>
          <w:t xml:space="preserve"> </w:t>
        </w:r>
      </w:ins>
      <w:ins w:id="186" w:author="PR Preview" w:date="2026-01-01T00:00:00Z">
        <w:r>
          <w:rPr>
            <w:rStyle w:val="OperatorTok"/>
          </w:rPr>
          <w:t xml:space="preserve">==</w:t>
        </w:r>
      </w:ins>
      <w:ins w:id="187" w:author="PR Preview" w:date="2026-01-01T00:00:00Z">
        <w:r>
          <w:rPr>
            <w:rStyle w:val="NormalTok"/>
          </w:rPr>
          <w:t xml:space="preserve"> </w:t>
        </w:r>
      </w:ins>
      <w:ins w:id="188" w:author="PR Preview" w:date="2026-01-01T00:00:00Z">
        <w:r>
          <w:rPr>
            <w:rStyle w:val="DecValTok"/>
          </w:rPr>
          <w:t xml:space="preserve">0</w:t>
        </w:r>
      </w:ins>
      <w:ins w:id="189" w:author="PR Preview" w:date="2026-01-01T00:00:00Z">
        <w:r>
          <w:rPr>
            <w:rStyle w:val="NormalTok"/>
          </w:rPr>
          <w:t xml:space="preserve">)</w:t>
        </w:r>
      </w:ins>
      <w:ins w:id="190" w:author="PR Preview" w:date="2026-01-01T00:00:00Z">
        <w:r>
          <w:br/>
        </w:r>
      </w:ins>
      <w:ins w:id="191" w:author="PR Preview" w:date="2026-01-01T00:00:00Z">
        <w:r>
          <w:br/>
        </w:r>
      </w:ins>
      <w:ins w:id="192" w:author="PR Preview" w:date="2026-01-01T00:00:00Z">
        <w:r>
          <w:rPr>
            <w:rStyle w:val="NormalTok"/>
          </w:rPr>
          <w:t xml:space="preserve">fit_bwt </w:t>
        </w:r>
      </w:ins>
      <w:ins w:id="193" w:author="PR Preview" w:date="2026-01-01T00:00:00Z">
        <w:r>
          <w:rPr>
            <w:rStyle w:val="OperatorTok"/>
          </w:rPr>
          <w:t xml:space="preserve">=</w:t>
        </w:r>
      </w:ins>
      <w:ins w:id="194" w:author="PR Preview" w:date="2026-01-01T00:00:00Z">
        <w:r>
          <w:rPr>
            <w:rStyle w:val="NormalTok"/>
          </w:rPr>
          <w:t xml:space="preserve"> smf.ols(</w:t>
        </w:r>
      </w:ins>
      <w:ins w:id="195" w:author="PR Preview" w:date="2026-01-01T00:00:00Z">
        <w:r>
          <w:rPr>
            <w:rStyle w:val="StringTok"/>
          </w:rPr>
          <w:t xml:space="preserve">"bwt ~ lwt + smoke"</w:t>
        </w:r>
      </w:ins>
      <w:ins w:id="196" w:author="PR Preview" w:date="2026-01-01T00:00:00Z">
        <w:r>
          <w:rPr>
            <w:rStyle w:val="NormalTok"/>
          </w:rPr>
          <w:t xml:space="preserve">, data</w:t>
        </w:r>
      </w:ins>
      <w:ins w:id="197" w:author="PR Preview" w:date="2026-01-01T00:00:00Z">
        <w:r>
          <w:rPr>
            <w:rStyle w:val="OperatorTok"/>
          </w:rPr>
          <w:t xml:space="preserve">=</w:t>
        </w:r>
      </w:ins>
      <w:ins w:id="198" w:author="PR Preview" w:date="2026-01-01T00:00:00Z">
        <w:r>
          <w:rPr>
            <w:rStyle w:val="NormalTok"/>
          </w:rPr>
          <w:t xml:space="preserve">birthwt[</w:t>
        </w:r>
      </w:ins>
      <w:ins w:id="199" w:author="PR Preview" w:date="2026-01-01T00:00:00Z">
        <w:r>
          <w:rPr>
            <w:rStyle w:val="OperatorTok"/>
          </w:rPr>
          <w:t xml:space="preserve">~</w:t>
        </w:r>
      </w:ins>
      <w:ins w:id="200" w:author="PR Preview" w:date="2026-01-01T00:00:00Z">
        <w:r>
          <w:rPr>
            <w:rStyle w:val="NormalTok"/>
          </w:rPr>
          <w:t xml:space="preserve">is_held_out]).fit()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br/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KeywordTok"/>
          </w:rPr>
          <w:t xml:space="preserve">def</w:t>
        </w:r>
      </w:ins>
      <w:ins w:id="205" w:author="PR Preview" w:date="2026-01-01T00:00:00Z">
        <w:r>
          <w:rPr>
            <w:rStyle w:val="NormalTok"/>
          </w:rPr>
          <w:t xml:space="preserve"> empirical_risk(data):</w:t>
        </w:r>
      </w:ins>
      <w:ins w:id="206" w:author="PR Preview" w:date="2026-01-01T00:00:00Z">
        <w:r>
          <w:br/>
        </w:r>
      </w:ins>
      <w:ins w:id="207" w:author="PR Preview" w:date="2026-01-01T00:00:00Z">
        <w:r>
          <w:rPr>
            <w:rStyle w:val="NormalTok"/>
          </w:rPr>
          <w:t xml:space="preserve">    </w:t>
        </w:r>
      </w:ins>
      <w:ins w:id="208" w:author="PR Preview" w:date="2026-01-01T00:00:00Z">
        <w:r>
          <w:rPr>
            <w:rStyle w:val="ControlFlowTok"/>
          </w:rPr>
          <w:t xml:space="preserve">return</w:t>
        </w:r>
      </w:ins>
      <w:ins w:id="209" w:author="PR Preview" w:date="2026-01-01T00:00:00Z">
        <w:r>
          <w:rPr>
            <w:rStyle w:val="NormalTok"/>
          </w:rPr>
          <w:t xml:space="preserve"> ((data[</w:t>
        </w:r>
      </w:ins>
      <w:ins w:id="210" w:author="PR Preview" w:date="2026-01-01T00:00:00Z">
        <w:r>
          <w:rPr>
            <w:rStyle w:val="StringTok"/>
          </w:rPr>
          <w:t xml:space="preserve">"bwt"</w:t>
        </w:r>
      </w:ins>
      <w:ins w:id="211" w:author="PR Preview" w:date="2026-01-01T00:00:00Z">
        <w:r>
          <w:rPr>
            <w:rStyle w:val="NormalTok"/>
          </w:rPr>
          <w:t xml:space="preserve">] </w:t>
        </w:r>
      </w:ins>
      <w:ins w:id="212" w:author="PR Preview" w:date="2026-01-01T00:00:00Z">
        <w:r>
          <w:rPr>
            <w:rStyle w:val="OperatorTok"/>
          </w:rPr>
          <w:t xml:space="preserve">-</w:t>
        </w:r>
      </w:ins>
      <w:ins w:id="213" w:author="PR Preview" w:date="2026-01-01T00:00:00Z">
        <w:r>
          <w:rPr>
            <w:rStyle w:val="NormalTok"/>
          </w:rPr>
          <w:t xml:space="preserve"> fit_bwt.predict(data)) </w:t>
        </w:r>
      </w:ins>
      <w:ins w:id="214" w:author="PR Preview" w:date="2026-01-01T00:00:00Z">
        <w:r>
          <w:rPr>
            <w:rStyle w:val="OperatorTok"/>
          </w:rPr>
          <w:t xml:space="preserve">**</w:t>
        </w:r>
      </w:ins>
      <w:ins w:id="215" w:author="PR Preview" w:date="2026-01-01T00:00:00Z">
        <w:r>
          <w:rPr>
            <w:rStyle w:val="NormalTok"/>
          </w:rPr>
          <w:t xml:space="preserve"> </w:t>
        </w:r>
      </w:ins>
      <w:ins w:id="216" w:author="PR Preview" w:date="2026-01-01T00:00:00Z">
        <w:r>
          <w:rPr>
            <w:rStyle w:val="DecValTok"/>
          </w:rPr>
          <w:t xml:space="preserve">2</w:t>
        </w:r>
      </w:ins>
      <w:ins w:id="217" w:author="PR Preview" w:date="2026-01-01T00:00:00Z">
        <w:r>
          <w:rPr>
            <w:rStyle w:val="NormalTok"/>
          </w:rPr>
          <w:t xml:space="preserve">).mean()</w:t>
        </w:r>
      </w:ins>
      <w:ins w:id="218" w:author="PR Preview" w:date="2026-01-01T00:00:00Z">
        <w:r>
          <w:br/>
        </w:r>
      </w:ins>
      <w:ins w:id="219" w:author="PR Preview" w:date="2026-01-01T00:00:00Z">
        <w:r>
          <w:br/>
        </w:r>
      </w:ins>
      <w:ins w:id="220" w:author="PR Preview" w:date="2026-01-01T00:00:00Z">
        <w:r>
          <w:br/>
        </w:r>
      </w:ins>
      <w:ins w:id="221" w:author="PR Preview" w:date="2026-01-01T00:00:00Z">
        <w:r>
          <w:rPr>
            <w:rStyle w:val="NormalTok"/>
          </w:rPr>
          <w:t xml:space="preserve">empirical_risks </w:t>
        </w:r>
      </w:ins>
      <w:ins w:id="222" w:author="PR Preview" w:date="2026-01-01T00:00:00Z">
        <w:r>
          <w:rPr>
            <w:rStyle w:val="OperatorTok"/>
          </w:rPr>
          <w:t xml:space="preserve">=</w:t>
        </w:r>
      </w:ins>
      <w:ins w:id="223" w:author="PR Preview" w:date="2026-01-01T00:00:00Z">
        <w:r>
          <w:rPr>
            <w:rStyle w:val="NormalTok"/>
          </w:rPr>
          <w:t xml:space="preserve"> {</w:t>
        </w:r>
      </w:ins>
      <w:ins w:id="224" w:author="PR Preview" w:date="2026-01-01T00:00:00Z">
        <w:r>
          <w:br/>
        </w:r>
      </w:ins>
      <w:ins w:id="225" w:author="PR Preview" w:date="2026-01-01T00:00:00Z">
        <w:r>
          <w:rPr>
            <w:rStyle w:val="NormalTok"/>
          </w:rPr>
          <w:t xml:space="preserve">    </w:t>
        </w:r>
      </w:ins>
      <w:ins w:id="226" w:author="PR Preview" w:date="2026-01-01T00:00:00Z">
        <w:r>
          <w:rPr>
            <w:rStyle w:val="StringTok"/>
          </w:rPr>
          <w:t xml:space="preserve">"training"</w:t>
        </w:r>
      </w:ins>
      <w:ins w:id="227" w:author="PR Preview" w:date="2026-01-01T00:00:00Z">
        <w:r>
          <w:rPr>
            <w:rStyle w:val="NormalTok"/>
          </w:rPr>
          <w:t xml:space="preserve">: empirical_risk(birthwt[</w:t>
        </w:r>
      </w:ins>
      <w:ins w:id="228" w:author="PR Preview" w:date="2026-01-01T00:00:00Z">
        <w:r>
          <w:rPr>
            <w:rStyle w:val="OperatorTok"/>
          </w:rPr>
          <w:t xml:space="preserve">~</w:t>
        </w:r>
      </w:ins>
      <w:ins w:id="229" w:author="PR Preview" w:date="2026-01-01T00:00:00Z">
        <w:r>
          <w:rPr>
            <w:rStyle w:val="NormalTok"/>
          </w:rPr>
          <w:t xml:space="preserve">is_held_out]),</w:t>
        </w:r>
      </w:ins>
      <w:ins w:id="230" w:author="PR Preview" w:date="2026-01-01T00:00:00Z">
        <w:r>
          <w:br/>
        </w:r>
      </w:ins>
      <w:ins w:id="231" w:author="PR Preview" w:date="2026-01-01T00:00:00Z">
        <w:r>
          <w:rPr>
            <w:rStyle w:val="NormalTok"/>
          </w:rPr>
          <w:t xml:space="preserve">    </w:t>
        </w:r>
      </w:ins>
      <w:ins w:id="232" w:author="PR Preview" w:date="2026-01-01T00:00:00Z">
        <w:r>
          <w:rPr>
            <w:rStyle w:val="StringTok"/>
          </w:rPr>
          <w:t xml:space="preserve">"held_out"</w:t>
        </w:r>
      </w:ins>
      <w:ins w:id="233" w:author="PR Preview" w:date="2026-01-01T00:00:00Z">
        <w:r>
          <w:rPr>
            <w:rStyle w:val="NormalTok"/>
          </w:rPr>
          <w:t xml:space="preserve">: empirical_risk(birthwt[is_held_out]),</w:t>
        </w:r>
      </w:ins>
      <w:ins w:id="234" w:author="PR Preview" w:date="2026-01-01T00:00:00Z">
        <w:r>
          <w:br/>
        </w:r>
      </w:ins>
      <w:ins w:id="235" w:author="PR Preview" w:date="2026-01-01T00:00:00Z">
        <w:r>
          <w:rPr>
            <w:rStyle w:val="NormalTok"/>
          </w:rPr>
          <w:t xml:space="preserve">}</w:t>
        </w:r>
      </w:ins>
      <w:ins w:id="236" w:author="PR Preview" w:date="2026-01-01T00:00:00Z">
        <w:r>
          <w:br/>
        </w:r>
      </w:ins>
      <w:ins w:id="237" w:author="PR Preview" w:date="2026-01-01T00:00:00Z">
        <w:r>
          <w:rPr>
            <w:rStyle w:val="NormalTok"/>
          </w:rPr>
          <w:t xml:space="preserve">empirical_risks</w:t>
        </w:r>
      </w:ins>
      <w:ins w:id="238" w:author="PR Preview" w:date="2026-01-01T00:00:00Z">
        <w:r>
          <w:br/>
        </w:r>
      </w:ins>
      <w:ins w:id="239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40" w:author="PR Preview" w:date="2026-01-01T00:00:00Z">
        <w:r>
          <w:rPr>
            <w:rStyle w:val="NormalTok"/>
          </w:rPr>
          <w:delText xml:space="preserve">loocv_max_diff </w:delText>
        </w:r>
      </w:del>
      <w:del w:id="241" w:author="PR Preview" w:date="2026-01-01T00:00:00Z">
        <w:r>
          <w:rPr>
            <w:rStyle w:val="OtherTok"/>
          </w:rPr>
          <w:delText xml:space="preserve">&lt;-</w:delText>
        </w:r>
      </w:del>
      <w:del w:id="242" w:author="PR Preview" w:date="2026-01-01T00:00:00Z">
        <w:r>
          <w:rPr>
            <w:rStyle w:val="NormalTok"/>
          </w:rPr>
          <w:delText xml:space="preserve"> </w:delText>
        </w:r>
      </w:del>
      <w:del w:id="243" w:author="PR Preview" w:date="2026-01-01T00:00:00Z">
        <w:r>
          <w:rPr>
            <w:rStyle w:val="FunctionTok"/>
          </w:rPr>
          <w:delText xml:space="preserve">max</w:delText>
        </w:r>
      </w:del>
      <w:del w:id="244" w:author="PR Preview" w:date="2026-01-01T00:00:00Z">
        <w:r>
          <w:rPr>
            <w:rStyle w:val="NormalTok"/>
          </w:rPr>
          <w:delText xml:space="preserve">(</w:delText>
        </w:r>
      </w:del>
      <w:del w:id="245" w:author="PR Preview" w:date="2026-01-01T00:00:00Z">
        <w:r>
          <w:rPr>
            <w:rStyle w:val="FunctionTok"/>
          </w:rPr>
          <w:delText xml:space="preserve">abs</w:delText>
        </w:r>
      </w:del>
      <w:del w:id="246" w:author="PR Preview" w:date="2026-01-01T00:00:00Z">
        <w:r>
          <w:rPr>
            <w:rStyle w:val="NormalTok"/>
          </w:rPr>
          <w:delText xml:space="preserve">(mtcars_loocv</w:delText>
        </w:r>
      </w:del>
      <w:del w:id="247" w:author="PR Preview" w:date="2026-01-01T00:00:00Z">
        <w:r>
          <w:rPr>
            <w:rStyle w:val="SpecialCharTok"/>
          </w:rPr>
          <w:delText xml:space="preserve">$</w:delText>
        </w:r>
      </w:del>
      <w:del w:id="248" w:author="PR Preview" w:date="2026-01-01T00:00:00Z">
        <w:r>
          <w:rPr>
            <w:rStyle w:val="NormalTok"/>
          </w:rPr>
          <w:delText xml:space="preserve">refitting </w:delText>
        </w:r>
      </w:del>
      <w:del w:id="249" w:author="PR Preview" w:date="2026-01-01T00:00:00Z">
        <w:r>
          <w:rPr>
            <w:rStyle w:val="SpecialCharTok"/>
          </w:rPr>
          <w:delText xml:space="preserve">-</w:delText>
        </w:r>
      </w:del>
      <w:del w:id="250" w:author="PR Preview" w:date="2026-01-01T00:00:00Z">
        <w:r>
          <w:rPr>
            <w:rStyle w:val="NormalTok"/>
          </w:rPr>
          <w:delText xml:space="preserve"> mtcars_loocv</w:delText>
        </w:r>
      </w:del>
      <w:del w:id="251" w:author="PR Preview" w:date="2026-01-01T00:00:00Z">
        <w:r>
          <w:rPr>
            <w:rStyle w:val="SpecialCharTok"/>
          </w:rPr>
          <w:delText xml:space="preserve">$</w:delText>
        </w:r>
      </w:del>
      <w:del w:id="252" w:author="PR Preview" w:date="2026-01-01T00:00:00Z">
        <w:r>
          <w:rPr>
            <w:rStyle w:val="NormalTok"/>
          </w:rPr>
          <w:delText xml:space="preserve">formula))</w:delText>
        </w:r>
      </w:del>
      <w:del w:id="253" w:author="PR Preview" w:date="2026-01-01T00:00:00Z">
        <w:r>
          <w:br/>
        </w:r>
      </w:del>
      <w:del w:id="254" w:author="PR Preview" w:date="2026-01-01T00:00:00Z">
        <w:r>
          <w:rPr>
            <w:rStyle w:val="NormalTok"/>
          </w:rPr>
          <w:delText xml:space="preserve">mtcars_best_loocv </w:delText>
        </w:r>
      </w:del>
      <w:del w:id="255" w:author="PR Preview" w:date="2026-01-01T00:00:00Z">
        <w:r>
          <w:rPr>
            <w:rStyle w:val="OtherTok"/>
          </w:rPr>
          <w:delText xml:space="preserve">&lt;-</w:delText>
        </w:r>
      </w:del>
      <w:del w:id="256" w:author="PR Preview" w:date="2026-01-01T00:00:00Z">
        <w:r>
          <w:br/>
        </w:r>
      </w:del>
      <w:del w:id="257" w:author="PR Preview" w:date="2026-01-01T00:00:00Z">
        <w:r>
          <w:rPr>
            <w:rStyle w:val="NormalTok"/>
          </w:rPr>
          <w:delText xml:space="preserve">  mtcars_loocv</w:delText>
        </w:r>
      </w:del>
      <w:del w:id="258" w:author="PR Preview" w:date="2026-01-01T00:00:00Z">
        <w:r>
          <w:rPr>
            <w:rStyle w:val="SpecialCharTok"/>
          </w:rPr>
          <w:delText xml:space="preserve">$</w:delText>
        </w:r>
      </w:del>
      <w:del w:id="259" w:author="PR Preview" w:date="2026-01-01T00:00:00Z">
        <w:r>
          <w:rPr>
            <w:rStyle w:val="NormalTok"/>
          </w:rPr>
          <w:delText xml:space="preserve">degree[</w:delText>
        </w:r>
      </w:del>
      <w:del w:id="260" w:author="PR Preview" w:date="2026-01-01T00:00:00Z">
        <w:r>
          <w:rPr>
            <w:rStyle w:val="FunctionTok"/>
          </w:rPr>
          <w:delText xml:space="preserve">which.min</w:delText>
        </w:r>
      </w:del>
      <w:del w:id="261" w:author="PR Preview" w:date="2026-01-01T00:00:00Z">
        <w:r>
          <w:rPr>
            <w:rStyle w:val="NormalTok"/>
          </w:rPr>
          <w:delText xml:space="preserve">(mtcars_loocv</w:delText>
        </w:r>
      </w:del>
      <w:del w:id="262" w:author="PR Preview" w:date="2026-01-01T00:00:00Z">
        <w:r>
          <w:rPr>
            <w:rStyle w:val="SpecialCharTok"/>
          </w:rPr>
          <w:delText xml:space="preserve">$</w:delText>
        </w:r>
      </w:del>
      <w:del w:id="263" w:author="PR Preview" w:date="2026-01-01T00:00:00Z">
        <w:r>
          <w:rPr>
            <w:rStyle w:val="NormalTok"/>
          </w:rPr>
          <w:delText xml:space="preserve">formula)]</w:delText>
        </w:r>
      </w:del>
      <w:del w:id="264" w:author="PR Preview" w:date="2026-01-01T00:00:00Z">
        <w:r>
          <w:br/>
        </w:r>
      </w:del>
      <w:del w:id="265" w:author="PR Preview" w:date="2026-01-01T00:00:00Z">
        <w:r>
          <w:rPr>
            <w:rStyle w:val="FunctionTok"/>
          </w:rPr>
          <w:delText xml:space="preserve">c</w:delText>
        </w:r>
      </w:del>
      <w:del w:id="266" w:author="PR Preview" w:date="2026-01-01T00:00:00Z">
        <w:r>
          <w:rPr>
            <w:rStyle w:val="NormalTok"/>
          </w:rPr>
          <w:delText xml:space="preserve">(</w:delText>
        </w:r>
      </w:del>
      <w:del w:id="267" w:author="PR Preview" w:date="2026-01-01T00:00:00Z">
        <w:r>
          <w:rPr>
            <w:rStyle w:val="AttributeTok"/>
          </w:rPr>
          <w:delText xml:space="preserve">max_difference =</w:delText>
        </w:r>
      </w:del>
      <w:del w:id="268" w:author="PR Preview" w:date="2026-01-01T00:00:00Z">
        <w:r>
          <w:rPr>
            <w:rStyle w:val="NormalTok"/>
          </w:rPr>
          <w:delText xml:space="preserve"> loocv_max_diff, </w:delText>
        </w:r>
      </w:del>
      <w:del w:id="269" w:author="PR Preview" w:date="2026-01-01T00:00:00Z">
        <w:r>
          <w:rPr>
            <w:rStyle w:val="AttributeTok"/>
          </w:rPr>
          <w:delText xml:space="preserve">best_degree =</w:delText>
        </w:r>
      </w:del>
      <w:del w:id="270" w:author="PR Preview" w:date="2026-01-01T00:00:00Z">
        <w:r>
          <w:rPr>
            <w:rStyle w:val="NormalTok"/>
          </w:rPr>
          <w:delText xml:space="preserve"> mtcars_best_loocv)</w:delText>
        </w:r>
      </w:del>
      <w:del w:id="271" w:author="PR Preview" w:date="2026-01-01T00:00:00Z">
        <w:r>
          <w:br/>
        </w:r>
      </w:del>
      <w:del w:id="272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73" w:author="PR Preview" w:date="2026-01-01T00:00:00Z">
        <w:r>
          <w:br/>
        </w:r>
      </w:del>
      <w:del w:id="274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75" w:author="PR Preview" w:date="2026-01-01T00:00:00Z">
        <w:r>
          <w:delText xml:space="preserve">The two columns differ by at most 8.9e-15,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which is rounding error.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The single-fit formula needs one fit per model instead of 32.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LOOCV picks degree 2,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 because LOOCV is not random (</w:delText>
        </w:r>
      </w:del>
      <w:hyperlink w:anchor="lem-loocv-not-random">
        <w:del w:id="28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85" w:author="PR Preview" w:date="2026-01-01T00:00:00Z">
        <w:r>
          <w:delText xml:space="preserve">),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88" w:author="PR Preview" w:date="2026-01-01T00:00:00Z">
        <w:r>
          <w:rPr>
            <w:rStyle w:val="NormalTok"/>
          </w:rPr>
          <w:t xml:space="preserve">loocv_max_diff </w:t>
        </w:r>
      </w:ins>
      <w:ins w:id="289" w:author="PR Preview" w:date="2026-01-01T00:00:00Z">
        <w:r>
          <w:rPr>
            <w:rStyle w:val="OtherTok"/>
          </w:rPr>
          <w:t xml:space="preserve">&lt;-</w:t>
        </w:r>
      </w:ins>
      <w:ins w:id="290" w:author="PR Preview" w:date="2026-01-01T00:00:00Z">
        <w:r>
          <w:rPr>
            <w:rStyle w:val="NormalTok"/>
          </w:rPr>
          <w:t xml:space="preserve"> </w:t>
        </w:r>
      </w:ins>
      <w:ins w:id="291" w:author="PR Preview" w:date="2026-01-01T00:00:00Z">
        <w:r>
          <w:rPr>
            <w:rStyle w:val="FunctionTok"/>
          </w:rPr>
          <w:t xml:space="preserve">max</w:t>
        </w:r>
      </w:ins>
      <w:ins w:id="292" w:author="PR Preview" w:date="2026-01-01T00:00:00Z">
        <w:r>
          <w:rPr>
            <w:rStyle w:val="NormalTok"/>
          </w:rPr>
          <w:t xml:space="preserve">(</w:t>
        </w:r>
      </w:ins>
      <w:ins w:id="293" w:author="PR Preview" w:date="2026-01-01T00:00:00Z">
        <w:r>
          <w:rPr>
            <w:rStyle w:val="FunctionTok"/>
          </w:rPr>
          <w:t xml:space="preserve">abs</w:t>
        </w:r>
      </w:ins>
      <w:ins w:id="294" w:author="PR Preview" w:date="2026-01-01T00:00:00Z">
        <w:r>
          <w:rPr>
            <w:rStyle w:val="NormalTok"/>
          </w:rPr>
          <w:t xml:space="preserve">(mtcars_loocv</w:t>
        </w:r>
      </w:ins>
      <w:ins w:id="295" w:author="PR Preview" w:date="2026-01-01T00:00:00Z">
        <w:r>
          <w:rPr>
            <w:rStyle w:val="SpecialCharTok"/>
          </w:rPr>
          <w:t xml:space="preserve">$</w:t>
        </w:r>
      </w:ins>
      <w:ins w:id="296" w:author="PR Preview" w:date="2026-01-01T00:00:00Z">
        <w:r>
          <w:rPr>
            <w:rStyle w:val="NormalTok"/>
          </w:rPr>
          <w:t xml:space="preserve">refitting </w:t>
        </w:r>
      </w:ins>
      <w:ins w:id="297" w:author="PR Preview" w:date="2026-01-01T00:00:00Z">
        <w:r>
          <w:rPr>
            <w:rStyle w:val="SpecialCharTok"/>
          </w:rPr>
          <w:t xml:space="preserve">-</w:t>
        </w:r>
      </w:ins>
      <w:ins w:id="298" w:author="PR Preview" w:date="2026-01-01T00:00:00Z">
        <w:r>
          <w:rPr>
            <w:rStyle w:val="NormalTok"/>
          </w:rPr>
          <w:t xml:space="preserve"> mtcars_loocv</w:t>
        </w:r>
      </w:ins>
      <w:ins w:id="299" w:author="PR Preview" w:date="2026-01-01T00:00:00Z">
        <w:r>
          <w:rPr>
            <w:rStyle w:val="SpecialCharTok"/>
          </w:rPr>
          <w:t xml:space="preserve">$</w:t>
        </w:r>
      </w:ins>
      <w:ins w:id="300" w:author="PR Preview" w:date="2026-01-01T00:00:00Z">
        <w:r>
          <w:rPr>
            <w:rStyle w:val="NormalTok"/>
          </w:rPr>
          <w:t xml:space="preserve">formula))</w:t>
        </w:r>
      </w:ins>
      <w:ins w:id="301" w:author="PR Preview" w:date="2026-01-01T00:00:00Z">
        <w:r>
          <w:br/>
        </w:r>
      </w:ins>
      <w:ins w:id="302" w:author="PR Preview" w:date="2026-01-01T00:00:00Z">
        <w:r>
          <w:rPr>
            <w:rStyle w:val="NormalTok"/>
          </w:rPr>
          <w:t xml:space="preserve">mtcars_best_loocv </w:t>
        </w:r>
      </w:ins>
      <w:ins w:id="303" w:author="PR Preview" w:date="2026-01-01T00:00:00Z">
        <w:r>
          <w:rPr>
            <w:rStyle w:val="OtherTok"/>
          </w:rPr>
          <w:t xml:space="preserve">&lt;-</w:t>
        </w:r>
      </w:ins>
      <w:ins w:id="304" w:author="PR Preview" w:date="2026-01-01T00:00:00Z">
        <w:r>
          <w:br/>
        </w:r>
      </w:ins>
      <w:ins w:id="305" w:author="PR Preview" w:date="2026-01-01T00:00:00Z">
        <w:r>
          <w:rPr>
            <w:rStyle w:val="NormalTok"/>
          </w:rPr>
          <w:t xml:space="preserve">  mtcars_loocv</w:t>
        </w:r>
      </w:ins>
      <w:ins w:id="306" w:author="PR Preview" w:date="2026-01-01T00:00:00Z">
        <w:r>
          <w:rPr>
            <w:rStyle w:val="SpecialCharTok"/>
          </w:rPr>
          <w:t xml:space="preserve">$</w:t>
        </w:r>
      </w:ins>
      <w:ins w:id="307" w:author="PR Preview" w:date="2026-01-01T00:00:00Z">
        <w:r>
          <w:rPr>
            <w:rStyle w:val="NormalTok"/>
          </w:rPr>
          <w:t xml:space="preserve">degree[</w:t>
        </w:r>
      </w:ins>
      <w:ins w:id="308" w:author="PR Preview" w:date="2026-01-01T00:00:00Z">
        <w:r>
          <w:rPr>
            <w:rStyle w:val="FunctionTok"/>
          </w:rPr>
          <w:t xml:space="preserve">which.min</w:t>
        </w:r>
      </w:ins>
      <w:ins w:id="309" w:author="PR Preview" w:date="2026-01-01T00:00:00Z">
        <w:r>
          <w:rPr>
            <w:rStyle w:val="NormalTok"/>
          </w:rPr>
          <w:t xml:space="preserve">(mtcars_loocv</w:t>
        </w:r>
      </w:ins>
      <w:ins w:id="310" w:author="PR Preview" w:date="2026-01-01T00:00:00Z">
        <w:r>
          <w:rPr>
            <w:rStyle w:val="SpecialCharTok"/>
          </w:rPr>
          <w:t xml:space="preserve">$</w:t>
        </w:r>
      </w:ins>
      <w:ins w:id="311" w:author="PR Preview" w:date="2026-01-01T00:00:00Z">
        <w:r>
          <w:rPr>
            <w:rStyle w:val="NormalTok"/>
          </w:rPr>
          <w:t xml:space="preserve">formula)]</w:t>
        </w:r>
      </w:ins>
      <w:ins w:id="312" w:author="PR Preview" w:date="2026-01-01T00:00:00Z">
        <w:r>
          <w:br/>
        </w:r>
      </w:ins>
      <w:ins w:id="313" w:author="PR Preview" w:date="2026-01-01T00:00:00Z">
        <w:r>
          <w:rPr>
            <w:rStyle w:val="FunctionTok"/>
          </w:rPr>
          <w:t xml:space="preserve">c</w:t>
        </w:r>
      </w:ins>
      <w:ins w:id="314" w:author="PR Preview" w:date="2026-01-01T00:00:00Z">
        <w:r>
          <w:rPr>
            <w:rStyle w:val="NormalTok"/>
          </w:rPr>
          <w:t xml:space="preserve">(</w:t>
        </w:r>
      </w:ins>
      <w:ins w:id="315" w:author="PR Preview" w:date="2026-01-01T00:00:00Z">
        <w:r>
          <w:rPr>
            <w:rStyle w:val="AttributeTok"/>
          </w:rPr>
          <w:t xml:space="preserve">max_difference =</w:t>
        </w:r>
      </w:ins>
      <w:ins w:id="316" w:author="PR Preview" w:date="2026-01-01T00:00:00Z">
        <w:r>
          <w:rPr>
            <w:rStyle w:val="NormalTok"/>
          </w:rPr>
          <w:t xml:space="preserve"> loocv_max_diff, </w:t>
        </w:r>
      </w:ins>
      <w:ins w:id="317" w:author="PR Preview" w:date="2026-01-01T00:00:00Z">
        <w:r>
          <w:rPr>
            <w:rStyle w:val="AttributeTok"/>
          </w:rPr>
          <w:t xml:space="preserve">best_degree =</w:t>
        </w:r>
      </w:ins>
      <w:ins w:id="318" w:author="PR Preview" w:date="2026-01-01T00:00:00Z">
        <w:r>
          <w:rPr>
            <w:rStyle w:val="NormalTok"/>
          </w:rPr>
          <w:t xml:space="preserve"> mtcars_best_loocv)</w:t>
        </w:r>
      </w:ins>
      <w:ins w:id="319" w:author="PR Preview" w:date="2026-01-01T00:00:00Z">
        <w:r>
          <w:br/>
        </w:r>
      </w:ins>
      <w:ins w:id="320" w:author="PR Preview" w:date="2026-01-01T00:00:00Z">
        <w:r>
          <w:rPr>
            <w:rStyle w:val="CommentTok"/>
          </w:rPr>
          <w:t xml:space="preserve">#&gt; max_difference    best_degree </w:t>
        </w:r>
      </w:ins>
      <w:ins w:id="321" w:author="PR Preview" w:date="2026-01-01T00:00:00Z">
        <w:r>
          <w:br/>
        </w:r>
      </w:ins>
      <w:ins w:id="322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323" w:author="PR Preview" w:date="2026-01-01T00:00:00Z">
        <w:r>
          <w:t xml:space="preserve">The two columns differ by at most 7.1e-15,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which is rounding error.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The single-fit formula needs one fit per model instead of 32.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LOOCV picks degree 2,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 because LOOCV is not random (</w:t>
        </w:r>
      </w:ins>
      <w:hyperlink w:anchor="lem-loocv-not-random">
        <w:ins w:id="33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33" w:author="PR Preview" w:date="2026-01-01T00:00:00Z">
        <w:r>
          <w:t xml:space="preserve">),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rerunning it always gives the same choice.</w:t>
        </w:r>
      </w:ins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2" Type="http://schemas.openxmlformats.org/officeDocument/2006/relationships/image" Target="media/rId302.png"/><Relationship Id="rId151" Type="http://schemas.openxmlformats.org/officeDocument/2006/relationships/image" Target="media/rId151.png"/><Relationship Id="rId362" Type="http://schemas.openxmlformats.org/officeDocument/2006/relationships/image" Target="media/rId362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2026-10-29T01:15:03Z</dcterms:created>
  <dcterms:modified xsi:type="dcterms:W3CDTF">2026-10-29T01:15:03Z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