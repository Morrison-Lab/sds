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del w:id="3" w:author="PR Preview" w:date="2026-01-01T00:00:00Z">
        <w:r>
          <w:delText xml:space="preserve">The MAP estimate is the mode of the posterior distribution.</w:delText>
        </w:r>
      </w:del>
    </w:p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ins w:id="4" w:author="PR Preview" w:date="2026-01-01T00:00:00Z">
        <w:r>
          <w:rPr>
            <w:i/>
            <w:iCs/>
          </w:rPr>
          <w:t xml:space="preserve">Remark 2</w:t>
        </w:r>
      </w:ins>
      <w:ins w:id="5" w:author="PR Preview" w:date="2026-01-01T00:00:00Z">
        <w:r>
          <w:t xml:space="preserve"> (The MAP estimate is the posterior mode). </w:t>
        </w:r>
      </w:ins>
      <w:ins w:id="6" w:author="PR Preview" w:date="2026-01-01T00:00:00Z">
        <w:r>
          <w:t xml:space="preserve">The MAP estimate is the mode of the posterior distribution.</w:t>
        </w:r>
      </w:ins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del w:id="7" w:author="PR Preview" w:date="2026-01-01T00:00:00Z">
        <w:r>
          <w:rPr>
            <w:i/>
            <w:iCs/>
          </w:rPr>
          <w:delText xml:space="preserve">Remark 2</w:delText>
        </w:r>
      </w:del>
      <w:del w:id="8" w:author="PR Preview" w:date="2026-01-01T00:00:00Z">
        <w:r>
          <w:delText xml:space="preserve"> (An informative prior pulls the posterior). </w:delText>
        </w:r>
      </w:del>
      <w:del w:id="9" w:author="PR Preview" w:date="2026-01-01T00:00:00Z">
        <w:r>
          <w:delText xml:space="preserve">An informative prior pulls the posterior toward its region,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most strongly when the data are sparse.</w:delText>
        </w:r>
      </w:del>
    </w:p>
    <w:p>
      <w:pPr>
        <w:pStyle w:val="BodyText"/>
      </w:pPr>
      <w:ins w:id="12" w:author="PR Preview" w:date="2026-01-01T00:00:00Z">
        <w:r>
          <w:rPr>
            <w:i/>
            <w:iCs/>
          </w:rPr>
          <w:t xml:space="preserve">Remark 3</w:t>
        </w:r>
      </w:ins>
      <w:ins w:id="13" w:author="PR Preview" w:date="2026-01-01T00:00:00Z">
        <w:r>
          <w:t xml:space="preserve"> (An informative prior pulls the posterior). </w:t>
        </w:r>
      </w:ins>
      <w:ins w:id="14" w:author="PR Preview" w:date="2026-01-01T00:00:00Z">
        <w:r>
          <w:t xml:space="preserve">An informative prior pulls the posterior toward its region,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most strongly when the data are sparse.</w:t>
        </w:r>
      </w:ins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del w:id="17" w:author="PR Preview" w:date="2026-01-01T00:00:00Z">
        <w:r>
          <w:rPr>
            <w:i/>
            <w:iCs/>
          </w:rPr>
          <w:delText xml:space="preserve">Remark 3</w:delText>
        </w:r>
      </w:del>
      <w:del w:id="18" w:author="PR Preview" w:date="2026-01-01T00:00:00Z">
        <w:r>
          <w:delText xml:space="preserve"> (Flat priors can be improper). </w:delText>
        </w:r>
      </w:del>
      <w:del w:id="19" w:author="PR Preview" w:date="2026-01-01T00:00:00Z">
        <w:r>
          <w:delText xml:space="preserve">A flat prior on an unbounded parameter space, such as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1" w:author="PR Preview" w:date="2026-01-01T00:00:00Z">
        <w:r>
          <w:delText xml:space="preserve">, is</w:delText>
        </w:r>
      </w:del>
      <w:del w:id="22" w:author="PR Preview" w:date="2026-01-01T00:00:00Z">
        <w:r>
          <w:delText xml:space="preserve"> </w:delText>
        </w:r>
      </w:del>
      <w:hyperlink w:anchor="def-improper-prior">
        <w:del w:id="23" w:author="PR Preview" w:date="2026-01-01T00:00:00Z">
          <w:r>
            <w:rPr>
              <w:rStyle w:val="Hyperlink"/>
            </w:rPr>
            <w:delText xml:space="preserve">improper</w:delText>
          </w:r>
        </w:del>
      </w:hyperlink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so it does not define a joint distribution of</w:delText>
        </w:r>
      </w:del>
      <w:del w:id="27" w:author="PR Preview" w:date="2026-01-01T00:00:00Z">
        <w:r>
          <w:delText xml:space="preserve"> </w:delText>
        </w:r>
      </w:del>
      <m:oMath>
        <m:r>
          <m:t>θ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</w:delText>
        </w:r>
      </w:del>
      <w:del w:id="3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w:hyperlink w:anchor="def-posterior">
        <w:del w:id="35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does not apply directly.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In practice the posterior is then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i/>
            <w:iCs/>
          </w:rPr>
          <w:delText xml:space="preserve">defined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as likelihood times prior,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normalized to integrate to 1,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which is possible only when that product has a finite integral;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 posterior is again proportional to the likelihood.</w:delText>
        </w:r>
      </w:del>
    </w:p>
    <w:p>
      <w:pPr>
        <w:pStyle w:val="BodyText"/>
      </w:pPr>
      <w:ins w:id="50" w:author="PR Preview" w:date="2026-01-01T00:00:00Z">
        <w:r>
          <w:rPr>
            <w:i/>
            <w:iCs/>
          </w:rPr>
          <w:t xml:space="preserve">Remark 4</w:t>
        </w:r>
      </w:ins>
      <w:ins w:id="51" w:author="PR Preview" w:date="2026-01-01T00:00:00Z">
        <w:r>
          <w:t xml:space="preserve"> (Flat priors can be improper). </w:t>
        </w:r>
      </w:ins>
      <w:ins w:id="52" w:author="PR Preview" w:date="2026-01-01T00:00:00Z">
        <w:r>
          <w:t xml:space="preserve">A flat prior on an unbounded parameter space, such as</w:t>
        </w:r>
      </w:ins>
      <w:ins w:id="5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54" w:author="PR Preview" w:date="2026-01-01T00:00:00Z">
        <w:r>
          <w:t xml:space="preserve">, is</w:t>
        </w:r>
      </w:ins>
      <w:ins w:id="55" w:author="PR Preview" w:date="2026-01-01T00:00:00Z">
        <w:r>
          <w:t xml:space="preserve"> </w:t>
        </w:r>
      </w:ins>
      <w:hyperlink w:anchor="def-improper-prior">
        <w:ins w:id="56" w:author="PR Preview" w:date="2026-01-01T00:00:00Z">
          <w:r>
            <w:rPr>
              <w:rStyle w:val="Hyperlink"/>
            </w:rPr>
            <w:t xml:space="preserve">improper</w:t>
          </w:r>
        </w:ins>
      </w:hyperlink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so it does not define a joint distribution of</w:t>
        </w:r>
      </w:ins>
      <w:ins w:id="60" w:author="PR Preview" w:date="2026-01-01T00:00:00Z">
        <w:r>
          <w:t xml:space="preserve"> </w:t>
        </w:r>
      </w:ins>
      <m:oMath>
        <m:r>
          <m:t>θ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</w:t>
        </w:r>
      </w:ins>
      <w:ins w:id="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</w:t>
        </w:r>
      </w:ins>
      <w:ins w:id="67" w:author="PR Preview" w:date="2026-01-01T00:00:00Z">
        <w:r>
          <w:t xml:space="preserve"> </w:t>
        </w:r>
      </w:ins>
      <w:hyperlink w:anchor="def-posterior">
        <w:ins w:id="6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does not apply directly.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In practice the posterior is then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i/>
            <w:iCs/>
          </w:rPr>
          <w:t xml:space="preserve">defined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as likelihood times prior,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normalized to integrate to 1,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which is possible only when that product has a finite integral;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 posterior is again proportional to the likelihood.</w:t>
        </w:r>
      </w:ins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del w:id="83" w:author="PR Preview" w:date="2026-01-01T00:00:00Z">
        <w:r>
          <w:rPr>
            <w:i/>
            <w:iCs/>
          </w:rPr>
          <w:delText xml:space="preserve">Remark 4</w:delText>
        </w:r>
      </w:del>
      <w:del w:id="84" w:author="PR Preview" w:date="2026-01-01T00:00:00Z">
        <w:r>
          <w:delText xml:space="preserve"> (What a skeptical prior asks). </w:delText>
        </w:r>
      </w:del>
      <w:del w:id="85" w:author="PR Preview" w:date="2026-01-01T00:00:00Z">
        <w:r>
          <w:delText xml:space="preserve">A skeptical prior asks how strong the data must be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to overturn a default of no effect.</w:delText>
        </w:r>
      </w:del>
    </w:p>
    <w:p>
      <w:pPr>
        <w:pStyle w:val="BodyText"/>
      </w:pPr>
      <w:ins w:id="88" w:author="PR Preview" w:date="2026-01-01T00:00:00Z">
        <w:r>
          <w:rPr>
            <w:i/>
            <w:iCs/>
          </w:rPr>
          <w:t xml:space="preserve">Remark 5</w:t>
        </w:r>
      </w:ins>
      <w:ins w:id="89" w:author="PR Preview" w:date="2026-01-01T00:00:00Z">
        <w:r>
          <w:t xml:space="preserve"> (What a skeptical prior asks). </w:t>
        </w:r>
      </w:ins>
      <w:ins w:id="90" w:author="PR Preview" w:date="2026-01-01T00:00:00Z">
        <w:r>
          <w:t xml:space="preserve">A skeptical prior asks how strong the data must be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to overturn a default of no effect.</w:t>
        </w:r>
      </w:ins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del w:id="93" w:author="PR Preview" w:date="2026-01-01T00:00:00Z">
        <w:r>
          <w:rPr>
            <w:b/>
            <w:bCs/>
          </w:rPr>
          <w:delText xml:space="preserve">Definition 16 (Prior predictive distribution)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The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rPr>
            <w:b/>
            <w:bCs/>
          </w:rPr>
          <w:delText xml:space="preserve">prior predictive distribution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of the data</w:delText>
        </w:r>
      </w:del>
      <w:del w:id="1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is the distribution of</w:delText>
        </w:r>
      </w:del>
      <w:del w:id="1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implied by the</w:delText>
        </w:r>
      </w:del>
      <w:del w:id="106" w:author="PR Preview" w:date="2026-01-01T00:00:00Z">
        <w:r>
          <w:delText xml:space="preserve"> </w:delText>
        </w:r>
      </w:del>
      <w:hyperlink w:anchor="def-prior">
        <w:del w:id="107" w:author="PR Preview" w:date="2026-01-01T00:00:00Z">
          <w:r>
            <w:rPr>
              <w:rStyle w:val="Hyperlink"/>
            </w:rPr>
            <w:delText xml:space="preserve">prior</w:delText>
          </w:r>
        </w:del>
      </w:hyperlink>
      <w:del w:id="10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and the model</w:delText>
        </w:r>
      </w:del>
      <w:del w:id="11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112" w:author="PR Preview" w:date="2026-01-01T00:00:00Z">
        <w:r>
          <w:delText xml:space="preserve">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before any data are observed: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5" w:author="PR Preview" w:date="2026-01-01T00:00:00Z">
        <w:r>
          <w:delText xml:space="preserve">It is the</w:delText>
        </w:r>
      </w:del>
      <w:del w:id="116" w:author="PR Preview" w:date="2026-01-01T00:00:00Z">
        <w:r>
          <w:delText xml:space="preserve"> </w:delText>
        </w:r>
      </w:del>
      <w:hyperlink w:anchor="def-marginal-likelihood">
        <w:del w:id="117" w:author="PR Preview" w:date="2026-01-01T00:00:00Z">
          <w:r>
            <w:rPr>
              <w:rStyle w:val="Hyperlink"/>
            </w:rPr>
            <w:delText xml:space="preserve">marginal likelihood</w:delText>
          </w:r>
        </w:del>
      </w:hyperlink>
      <w:del w:id="118" w:author="PR Preview" w:date="2026-01-01T00:00:00Z">
        <w:r>
          <w:delText xml:space="preserve">,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read as a distribution over possible data sets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(Gelman et al. 2013, sec. 1.3, p. 7, eq. 1.3)</w:delText>
        </w:r>
      </w:del>
      <w:del w:id="123" w:author="PR Preview" w:date="2026-01-01T00:00:00Z">
        <w:r>
          <w:delText xml:space="preserve">.</w:delText>
        </w:r>
      </w:del>
    </w:p>
    <w:p>
      <w:pPr>
        <w:pStyle w:val="BodyText"/>
      </w:pPr>
      <w:ins w:id="124" w:author="PR Preview" w:date="2026-01-01T00:00:00Z">
        <w:r>
          <w:rPr>
            <w:b/>
            <w:bCs/>
          </w:rPr>
          <w:t xml:space="preserve">Definition 16 (Prior predictive distribution)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The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rPr>
            <w:b/>
            <w:bCs/>
          </w:rPr>
          <w:t xml:space="preserve">prior predictive distribution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of the data</w:t>
        </w:r>
      </w:ins>
      <w:ins w:id="1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 the distribution of</w:t>
        </w:r>
      </w:ins>
      <w:ins w:id="1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implied by the</w:t>
        </w:r>
      </w:ins>
      <w:ins w:id="137" w:author="PR Preview" w:date="2026-01-01T00:00:00Z">
        <w:r>
          <w:t xml:space="preserve"> </w:t>
        </w:r>
      </w:ins>
      <w:hyperlink w:anchor="def-prior">
        <w:ins w:id="138" w:author="PR Preview" w:date="2026-01-01T00:00:00Z">
          <w:r>
            <w:rPr>
              <w:rStyle w:val="Hyperlink"/>
            </w:rPr>
            <w:t xml:space="preserve">prior</w:t>
          </w:r>
        </w:ins>
      </w:hyperlink>
      <w:ins w:id="13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the model</w:t>
        </w:r>
      </w:ins>
      <w:ins w:id="14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143" w:author="PR Preview" w:date="2026-01-01T00:00:00Z">
        <w:r>
          <w:t xml:space="preserve">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before any data are observed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(Gelman et al. 2013, sec. 1.3, p. 7, eq. 1.3)</w:t>
        </w:r>
      </w:ins>
      <w:ins w:id="14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ins w:id="149" w:author="PR Preview" w:date="2026-01-01T00:00:00Z">
        <w:r>
          <w:rPr>
            <w:i/>
            <w:iCs/>
          </w:rPr>
          <w:t xml:space="preserve">Remark 6</w:t>
        </w:r>
      </w:ins>
      <w:ins w:id="150" w:author="PR Preview" w:date="2026-01-01T00:00:00Z">
        <w:r>
          <w:t xml:space="preserve"> (The prior predictive distribution and the marginal likelihood). </w:t>
        </w:r>
      </w:ins>
      <w:ins w:id="151" w:author="PR Preview" w:date="2026-01-01T00:00:00Z">
        <w:r>
          <w:t xml:space="preserve">The prior predictive distribution (</w:t>
        </w:r>
      </w:ins>
      <w:hyperlink w:anchor="def-prior-predictive">
        <w:ins w:id="15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53" w:author="PR Preview" w:date="2026-01-01T00:00:00Z">
        <w:r>
          <w:t xml:space="preserve">) is the</w:t>
        </w:r>
      </w:ins>
      <w:ins w:id="154" w:author="PR Preview" w:date="2026-01-01T00:00:00Z">
        <w:r>
          <w:t xml:space="preserve"> </w:t>
        </w:r>
      </w:ins>
      <w:hyperlink w:anchor="def-marginal-likelihood">
        <w:ins w:id="155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read as a distribution over possible data sets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(Gelman et al. 2013, sec. 1.3, p. 7, eq. 1.3)</w:t>
        </w:r>
      </w:ins>
      <w:ins w:id="161" w:author="PR Preview" w:date="2026-01-01T00:00:00Z">
        <w:r>
          <w:t xml:space="preserve">.</w:t>
        </w:r>
      </w:ins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62" w:author="PR Preview" w:date="2026-01-01T00:00:00Z">
        <w:r>
          <w:delText xml:space="preserve">where the probability is over</w:delText>
        </w:r>
      </w:del>
      <w:del w:id="163" w:author="PR Preview" w:date="2026-01-01T00:00:00Z">
        <w:r>
          <w:delText xml:space="preserve"> </w:delText>
        </w:r>
      </w:del>
      <m:oMath>
        <m:r>
          <m:t>θ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drawn from its</w:delText>
        </w:r>
      </w:del>
      <w:del w:id="166" w:author="PR Preview" w:date="2026-01-01T00:00:00Z">
        <w:r>
          <w:delText xml:space="preserve"> </w:delText>
        </w:r>
      </w:del>
      <w:hyperlink w:anchor="def-posterior">
        <w:del w:id="167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and</w:delText>
        </w:r>
      </w:del>
      <w:del w:id="17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drawn from the model given</w:delText>
        </w:r>
      </w:del>
      <w:del w:id="173" w:author="PR Preview" w:date="2026-01-01T00:00:00Z">
        <w:r>
          <w:delText xml:space="preserve"> </w:delText>
        </w:r>
      </w:del>
      <m:oMath>
        <m:r>
          <m:t>θ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(Gelman et al. 2013, sec. 6.3, p. 146)</w:delText>
        </w:r>
      </w:del>
      <w:del w:id="176" w:author="PR Preview" w:date="2026-01-01T00:00:00Z">
        <w:r>
          <w:delText xml:space="preserve">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With simulations from a</w:delText>
        </w:r>
      </w:del>
      <w:del w:id="179" w:author="PR Preview" w:date="2026-01-01T00:00:00Z">
        <w:r>
          <w:delText xml:space="preserve"> </w:delText>
        </w:r>
      </w:del>
      <w:hyperlink w:anchor="def-posterior-predictive-check">
        <w:del w:id="180" w:author="PR Preview" w:date="2026-01-01T00:00:00Z">
          <w:r>
            <w:rPr>
              <w:rStyle w:val="Hyperlink"/>
            </w:rPr>
            <w:delText xml:space="preserve">posterior predictive check</w:delText>
          </w:r>
        </w:del>
      </w:hyperlink>
      <w:del w:id="181" w:author="PR Preview" w:date="2026-01-01T00:00:00Z">
        <w:r>
          <w:delText xml:space="preserve">,</w:delText>
        </w:r>
      </w:del>
      <w:del w:id="182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B</m:t>
            </m:r>
          </m:sub>
        </m:sSub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is estimated by the proportion of replicated values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at least as large as the observed value.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 value near 0 or 1 means the observed data are unusual under the model.</w:delText>
        </w:r>
      </w:del>
    </w:p>
    <w:p>
      <w:pPr>
        <w:pStyle w:val="FirstParagraph"/>
      </w:pPr>
      <w:ins w:id="189" w:author="PR Preview" w:date="2026-01-01T00:00:00Z">
        <w:r>
          <w:t xml:space="preserve">where the probability is over</w:t>
        </w:r>
      </w:ins>
      <w:ins w:id="190" w:author="PR Preview" w:date="2026-01-01T00:00:00Z">
        <w:r>
          <w:t xml:space="preserve"> </w:t>
        </w:r>
      </w:ins>
      <m:oMath>
        <m:r>
          <m:t>θ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drawn from its</w:t>
        </w:r>
      </w:ins>
      <w:ins w:id="193" w:author="PR Preview" w:date="2026-01-01T00:00:00Z">
        <w:r>
          <w:t xml:space="preserve"> </w:t>
        </w:r>
      </w:ins>
      <w:hyperlink w:anchor="def-posterior">
        <w:ins w:id="194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</w:t>
        </w:r>
      </w:ins>
      <w:ins w:id="19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drawn from the model given</w:t>
        </w:r>
      </w:ins>
      <w:ins w:id="200" w:author="PR Preview" w:date="2026-01-01T00:00:00Z">
        <w:r>
          <w:t xml:space="preserve"> </w:t>
        </w:r>
      </w:ins>
      <m:oMath>
        <m:r>
          <m:t>θ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(Gelman et al. 2013, sec. 6.3, p. 146)</w:t>
        </w:r>
      </w:ins>
      <w:ins w:id="203" w:author="PR Preview" w:date="2026-01-01T00:00:00Z">
        <w:r>
          <w:t xml:space="preserve">.</w:t>
        </w:r>
      </w:ins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ins w:id="204" w:author="PR Preview" w:date="2026-01-01T00:00:00Z">
        <w:r>
          <w:rPr>
            <w:i/>
            <w:iCs/>
          </w:rPr>
          <w:t xml:space="preserve">Remark 7</w:t>
        </w:r>
      </w:ins>
      <w:ins w:id="205" w:author="PR Preview" w:date="2026-01-01T00:00:00Z">
        <w:r>
          <w:t xml:space="preserve"> (Estimating and interpreting the posterior predictive p-value). </w:t>
        </w:r>
      </w:ins>
      <w:ins w:id="206" w:author="PR Preview" w:date="2026-01-01T00:00:00Z">
        <w:r>
          <w:t xml:space="preserve">With simulations from a</w:t>
        </w:r>
      </w:ins>
      <w:ins w:id="207" w:author="PR Preview" w:date="2026-01-01T00:00:00Z">
        <w:r>
          <w:t xml:space="preserve"> </w:t>
        </w:r>
      </w:ins>
      <w:hyperlink w:anchor="def-posterior-predictive-check">
        <w:ins w:id="208" w:author="PR Preview" w:date="2026-01-01T00:00:00Z">
          <w:r>
            <w:rPr>
              <w:rStyle w:val="Hyperlink"/>
            </w:rPr>
            <w:t xml:space="preserve">posterior predictive check</w:t>
          </w:r>
        </w:ins>
      </w:hyperlink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B</m:t>
            </m:r>
          </m:sub>
        </m:sSub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estimated by the proportion of replicated values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at least as large as the observed value.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 value near 0 or 1 means the observed data are unusual under the model.</w:t>
        </w:r>
      </w:ins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del w:id="217" w:author="PR Preview" w:date="2026-01-01T00:00:00Z">
        <w:r>
          <w:rPr>
            <w:i/>
            <w:iCs/>
          </w:rPr>
          <w:delText xml:space="preserve">Remark 5</w:delText>
        </w:r>
      </w:del>
      <w:del w:id="218" w:author="PR Preview" w:date="2026-01-01T00:00:00Z">
        <w:r>
          <w:delText xml:space="preserve"> (A hierarchical model is a model structure). </w:delText>
        </w:r>
      </w:del>
      <w:del w:id="219" w:author="PR Preview" w:date="2026-01-01T00:00:00Z">
        <w:r>
          <w:delText xml:space="preserve">A hierarchical model is a model structure,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not an inference method: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it can be fit by maximum likelihood or by Bayesian inference.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Bayesian inference also gives the further unknown parameters a prior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(a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rPr>
            <w:i/>
            <w:iCs/>
          </w:rPr>
          <w:delText xml:space="preserve">hyperprior</w:delText>
        </w:r>
      </w:del>
      <w:del w:id="230" w:author="PR Preview" w:date="2026-01-01T00:00:00Z">
        <w:r>
          <w:delText xml:space="preserve">).</w:delText>
        </w:r>
      </w:del>
    </w:p>
    <w:p>
      <w:pPr>
        <w:pStyle w:val="BodyText"/>
      </w:pPr>
      <w:ins w:id="231" w:author="PR Preview" w:date="2026-01-01T00:00:00Z">
        <w:r>
          <w:rPr>
            <w:i/>
            <w:iCs/>
          </w:rPr>
          <w:t xml:space="preserve">Remark 8</w:t>
        </w:r>
      </w:ins>
      <w:ins w:id="232" w:author="PR Preview" w:date="2026-01-01T00:00:00Z">
        <w:r>
          <w:t xml:space="preserve"> (A hierarchical model is a model structure). </w:t>
        </w:r>
      </w:ins>
      <w:ins w:id="233" w:author="PR Preview" w:date="2026-01-01T00:00:00Z">
        <w:r>
          <w:t xml:space="preserve">A hierarchical model is a model structure,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not an inference method: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it can be fit by maximum likelihood or by Bayesian inference.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Bayesian inference also gives the further unknown parameters a prior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(a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rPr>
            <w:i/>
            <w:iCs/>
          </w:rPr>
          <w:t xml:space="preserve">hyperprior</w:t>
        </w:r>
      </w:ins>
      <w:ins w:id="244" w:author="PR Preview" w:date="2026-01-01T00:00:00Z">
        <w:r>
          <w:t xml:space="preserve">).</w:t>
        </w:r>
      </w:ins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2026-10-14T04:43:10Z</dcterms:created>
  <dcterms:modified xsi:type="dcterms:W3CDTF">2026-10-14T04:43:10Z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