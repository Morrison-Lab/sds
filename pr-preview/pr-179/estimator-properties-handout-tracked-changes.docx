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Properties of Estimators</w:t>
        </w:r>
      </w:ins>
    </w:p>
    <w:p>
      <w:pPr>
        <w:pStyle w:val="Date"/>
      </w:pPr>
      <w:ins w:id="2" w:author="PR Preview" w:date="2026-01-01T00:00:00Z">
        <w:r>
          <w:t xml:space="preserve">Last modified: 2026-10-15 00:16:38 (PDT)</w:t>
        </w:r>
      </w:ins>
    </w:p>
    <w:p>
      <w:pPr>
        <w:pStyle w:val="FirstParagraph"/>
      </w:pPr>
      <w:hyperlink r:id="rId9">
        <w:ins w:id="3" w:author="PR Preview" w:date="2026-01-01T00:00:00Z">
          <w:r>
            <w:rPr>
              <w:rStyle w:val="Hyperlink"/>
            </w:rPr>
            <w:t xml:space="preserve">Estimation</w:t>
          </w:r>
        </w:ins>
      </w:hyperlink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defines the accuracy of an estimator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at one sample size, through its bias, variance and mean squared error.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This page asks two further questions: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what happens to an estimator as the sample size grows,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and how small can the variance of an unbiased estimator be?</w:t>
        </w:r>
      </w:ins>
    </w:p>
    <w:bookmarkStart w:id="37" w:name="sec-consistency"/>
    <w:p>
      <w:pPr>
        <w:pStyle w:val="Heading2"/>
      </w:pPr>
      <w:ins w:id="14" w:author="PR Preview" w:date="2026-01-01T00:00:00Z">
        <w:r>
          <w:t xml:space="preserve">1 Consistency</w:t>
        </w:r>
      </w:ins>
    </w:p>
    <w:bookmarkStart w:id="15" w:name="def-consistent"/>
    <w:p>
      <w:pPr>
        <w:pStyle w:val="FirstParagraph"/>
      </w:pPr>
      <w:ins w:id="15" w:author="PR Preview" w:date="2026-01-01T00:00:00Z">
        <w:r>
          <w:rPr>
            <w:b/>
            <w:bCs/>
          </w:rPr>
          <w:t xml:space="preserve">Definition 1 (Consistent estimator)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Let</w:t>
        </w:r>
      </w:ins>
      <w:ins w:id="1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be an estimator of</w:t>
        </w:r>
      </w:ins>
      <w:ins w:id="21" w:author="PR Preview" w:date="2026-01-01T00:00:00Z">
        <w:r>
          <w:t xml:space="preserve"> </w:t>
        </w:r>
      </w:ins>
      <m:oMath>
        <m:r>
          <m:t>θ</m:t>
        </m:r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computed from</w:t>
        </w:r>
      </w:ins>
      <w:ins w:id="24" w:author="PR Preview" w:date="2026-01-01T00:00:00Z">
        <w:r>
          <w:t xml:space="preserve"> </w:t>
        </w:r>
      </w:ins>
      <m:oMath>
        <m:r>
          <m:t>n</m:t>
        </m:r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observations.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The estimator is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rPr>
            <w:b/>
            <w:bCs/>
          </w:rPr>
          <w:t xml:space="preserve">consistent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if, for every distance</w:t>
        </w:r>
      </w:ins>
      <w:ins w:id="33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34" w:author="PR Preview" w:date="2026-01-01T00:00:00Z">
        <w:r>
          <w:t xml:space="preserve">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the probability that it lands at least</w:t>
        </w:r>
      </w:ins>
      <w:ins w:id="37" w:author="PR Preview" w:date="2026-01-01T00:00:00Z">
        <w:r>
          <w:t xml:space="preserve"> </w:t>
        </w:r>
      </w:ins>
      <m:oMath>
        <m:r>
          <m:t>ε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away from</w:t>
        </w:r>
      </w:ins>
      <w:ins w:id="40" w:author="PR Preview" w:date="2026-01-01T00:00:00Z">
        <w:r>
          <w:t xml:space="preserve"> </w:t>
        </w:r>
      </w:ins>
      <m:oMath>
        <m:r>
          <m:t>θ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goes to zero as the sample size grows:</w:t>
        </w:r>
      </w:ins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ins w:id="43" w:author="PR Preview" w:date="2026-01-01T00:00:00Z">
        <w:r>
          <w:t xml:space="preserve">In words,</w:t>
        </w:r>
      </w:ins>
      <w:ins w:id="4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ins w:id="45" w:author="PR Preview" w:date="2026-01-01T00:00:00Z">
        <w:r>
          <w:t xml:space="preserve"> </w:t>
        </w:r>
      </w:ins>
      <w:hyperlink r:id="rId11">
        <w:ins w:id="46" w:author="PR Preview" w:date="2026-01-01T00:00:00Z">
          <w:r>
            <w:rPr>
              <w:rStyle w:val="Hyperlink"/>
            </w:rPr>
            <w:t xml:space="preserve">converges in probability</w:t>
          </w:r>
        </w:ins>
      </w:hyperlink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to</w:t>
        </w:r>
      </w:ins>
      <w:ins w:id="49" w:author="PR Preview" w:date="2026-01-01T00:00:00Z">
        <w:r>
          <w:t xml:space="preserve"> </w:t>
        </w:r>
      </w:ins>
      <m:oMath>
        <m:r>
          <m:t>θ</m:t>
        </m:r>
      </m:oMath>
      <w:ins w:id="50" w:author="PR Preview" w:date="2026-01-01T00:00:00Z">
        <w:r>
          <w:t xml:space="preserve">, which we write</w:t>
        </w:r>
      </w:ins>
      <w:ins w:id="5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ins w:id="52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ins w:id="53" w:author="PR Preview" w:date="2026-01-01T00:00:00Z">
        <w:r>
          <w:rPr>
            <w:i/>
            <w:iCs/>
          </w:rPr>
          <w:t xml:space="preserve">Remark 1</w:t>
        </w:r>
      </w:ins>
      <w:ins w:id="54" w:author="PR Preview" w:date="2026-01-01T00:00:00Z">
        <w:r>
          <w:t xml:space="preserve"> (Consistency describes a sequence of estimators). </w:t>
        </w:r>
      </w:ins>
      <w:ins w:id="55" w:author="PR Preview" w:date="2026-01-01T00:00:00Z">
        <w:r>
          <w:t xml:space="preserve">An estimator such as the</w:t>
        </w:r>
      </w:ins>
      <w:ins w:id="56" w:author="PR Preview" w:date="2026-01-01T00:00:00Z">
        <w:r>
          <w:t xml:space="preserve"> </w:t>
        </w:r>
      </w:ins>
      <w:hyperlink r:id="rId16">
        <w:ins w:id="57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is a formula that applies to any sample size,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so</w:t>
        </w:r>
      </w:ins>
      <w:ins w:id="6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is a sequence of estimators,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one for each</w:t>
        </w:r>
      </w:ins>
      <w:ins w:id="67" w:author="PR Preview" w:date="2026-01-01T00:00:00Z">
        <w:r>
          <w:t xml:space="preserve"> </w:t>
        </w:r>
      </w:ins>
      <m:oMath>
        <m:r>
          <m:t>n</m:t>
        </m:r>
      </m:oMath>
      <w:ins w:id="68" w:author="PR Preview" w:date="2026-01-01T00:00:00Z">
        <w:r>
          <w:t xml:space="preserve">.</w:t>
        </w:r>
      </w:ins>
      <w:ins w:id="69" w:author="PR Preview" w:date="2026-01-01T00:00:00Z">
        <w:r>
          <w:t xml:space="preserve"> </w:t>
        </w:r>
      </w:ins>
      <w:hyperlink r:id="rId17">
        <w:ins w:id="70" w:author="PR Preview" w:date="2026-01-01T00:00:00Z">
          <w:r>
            <w:rPr>
              <w:rStyle w:val="Hyperlink"/>
            </w:rPr>
            <w:t xml:space="preserve">Unbiasedness</w:t>
          </w:r>
        </w:ins>
      </w:hyperlink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and</w:t>
        </w:r>
      </w:ins>
      <w:ins w:id="73" w:author="PR Preview" w:date="2026-01-01T00:00:00Z">
        <w:r>
          <w:t xml:space="preserve"> </w:t>
        </w:r>
      </w:ins>
      <w:hyperlink r:id="rId18">
        <w:ins w:id="74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describe an estimator at one fixed sample size;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consistency describes what happens to the whole sequence as</w:t>
        </w:r>
      </w:ins>
      <w:ins w:id="79" w:author="PR Preview" w:date="2026-01-01T00:00:00Z">
        <w:r>
          <w:t xml:space="preserve"> </w:t>
        </w:r>
      </w:ins>
      <m:oMath>
        <m:r>
          <m:t>n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grows.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An estimator can be consistent and biased at every</w:t>
        </w:r>
      </w:ins>
      <w:ins w:id="84" w:author="PR Preview" w:date="2026-01-01T00:00:00Z">
        <w:r>
          <w:t xml:space="preserve"> </w:t>
        </w:r>
      </w:ins>
      <m:oMath>
        <m:r>
          <m:t>n</m:t>
        </m:r>
      </m:oMath>
      <w:ins w:id="85" w:author="PR Preview" w:date="2026-01-01T00:00:00Z">
        <w:r>
          <w:t xml:space="preserve">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or unbiased at every</w:t>
        </w:r>
      </w:ins>
      <w:ins w:id="88" w:author="PR Preview" w:date="2026-01-01T00:00:00Z">
        <w:r>
          <w:t xml:space="preserve"> </w:t>
        </w:r>
      </w:ins>
      <m:oMath>
        <m:r>
          <m:t>n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and not consistent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(the single-observation estimator</w:t>
        </w:r>
      </w:ins>
      <w:ins w:id="9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of a mean is the standard example).</w:t>
        </w:r>
      </w:ins>
    </w:p>
    <w:bookmarkEnd w:id="19"/>
    <w:bookmarkStart w:id="21" w:name="exr-estimation-error-bound"/>
    <w:p>
      <w:pPr>
        <w:pStyle w:val="BodyText"/>
      </w:pPr>
      <w:ins w:id="96" w:author="PR Preview" w:date="2026-01-01T00:00:00Z">
        <w:r>
          <w:rPr>
            <w:b/>
            <w:bCs/>
          </w:rPr>
          <w:t xml:space="preserve">Exercise 1 (Bounding the chance of a large estimation error)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Let</w:t>
        </w:r>
      </w:ins>
      <w:ins w:id="9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be an estimator of</w:t>
        </w:r>
      </w:ins>
      <w:ins w:id="102" w:author="PR Preview" w:date="2026-01-01T00:00:00Z">
        <w:r>
          <w:t xml:space="preserve"> </w:t>
        </w:r>
      </w:ins>
      <m:oMath>
        <m:r>
          <m:t>θ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with finite</w:t>
        </w:r>
      </w:ins>
      <w:ins w:id="105" w:author="PR Preview" w:date="2026-01-01T00:00:00Z">
        <w:r>
          <w:t xml:space="preserve"> </w:t>
        </w:r>
      </w:ins>
      <w:hyperlink r:id="rId18">
        <w:ins w:id="106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107" w:author="PR Preview" w:date="2026-01-01T00:00:00Z">
        <w:r>
          <w:t xml:space="preserve">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and let</w:t>
        </w:r>
      </w:ins>
      <w:ins w:id="110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11" w:author="PR Preview" w:date="2026-01-01T00:00:00Z">
        <w:r>
          <w:t xml:space="preserve">.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Use</w:t>
        </w:r>
      </w:ins>
      <w:ins w:id="114" w:author="PR Preview" w:date="2026-01-01T00:00:00Z">
        <w:r>
          <w:t xml:space="preserve"> </w:t>
        </w:r>
      </w:ins>
      <w:hyperlink r:id="rId20">
        <w:ins w:id="115" w:author="PR Preview" w:date="2026-01-01T00:00:00Z">
          <w:r>
            <w:rPr>
              <w:rStyle w:val="Hyperlink"/>
            </w:rPr>
            <w:t xml:space="preserve">Markov’s inequality</w:t>
          </w:r>
        </w:ins>
      </w:hyperlink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to show that</w:t>
        </w:r>
      </w:ins>
      <w:ins w:id="118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ins w:id="119" w:author="PR Preview" w:date="2026-01-01T00:00:00Z">
        <w:r>
          <w:t xml:space="preserve">.</w:t>
        </w:r>
      </w:ins>
    </w:p>
    <w:bookmarkEnd w:id="21"/>
    <w:bookmarkStart w:id="22" w:name="sol-estimation-error-bound"/>
    <w:p>
      <w:pPr>
        <w:pStyle w:val="BodyText"/>
      </w:pPr>
      <w:ins w:id="120" w:author="PR Preview" w:date="2026-01-01T00:00:00Z">
        <w:r>
          <w:rPr>
            <w:i/>
            <w:iCs/>
          </w:rPr>
          <w:t xml:space="preserve">Solution 1</w:t>
        </w:r>
      </w:ins>
      <w:ins w:id="121" w:author="PR Preview" w:date="2026-01-01T00:00:00Z">
        <w:r>
          <w:t xml:space="preserve">. </w:t>
        </w:r>
      </w:ins>
      <w:ins w:id="122" w:author="PR Preview" w:date="2026-01-01T00:00:00Z">
        <w:r>
          <w:t xml:space="preserve">Both sides of</w:t>
        </w:r>
      </w:ins>
      <w:ins w:id="12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are nonnegative,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so squaring them keeps the inequality.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The random variable</w:t>
        </w:r>
      </w:ins>
      <w:ins w:id="130" w:author="PR Preview" w:date="2026-01-01T00:00:00Z">
        <w:r>
          <w:t xml:space="preserve"> </w:t>
        </w:r>
      </w:ins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is nonnegative,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so Markov’s inequality applies to it with</w:t>
        </w:r>
      </w:ins>
      <w:ins w:id="13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ins w:id="13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ins w:id="137" w:author="PR Preview" w:date="2026-01-01T00:00:00Z">
        <w:r>
          <w:rPr>
            <w:b/>
            <w:bCs/>
          </w:rPr>
          <w:t xml:space="preserve">Lemma 1 (Chance of a large estimation error)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If</w:t>
        </w:r>
      </w:ins>
      <w:ins w:id="14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is an estimator of</w:t>
        </w:r>
      </w:ins>
      <w:ins w:id="143" w:author="PR Preview" w:date="2026-01-01T00:00:00Z">
        <w:r>
          <w:t xml:space="preserve"> </w:t>
        </w:r>
      </w:ins>
      <m:oMath>
        <m:r>
          <m:t>θ</m:t>
        </m:r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with finite mean squared error,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then for every</w:t>
        </w:r>
      </w:ins>
      <w:ins w:id="148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the probability of an estimation error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of at least</w:t>
        </w:r>
      </w:ins>
      <w:ins w:id="153" w:author="PR Preview" w:date="2026-01-01T00:00:00Z">
        <w:r>
          <w:t xml:space="preserve"> </w:t>
        </w:r>
      </w:ins>
      <m:oMath>
        <m:r>
          <m:t>ε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is at most the mean squared error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divided by</w:t>
        </w:r>
      </w:ins>
      <w:ins w:id="158" w:author="PR Preview" w:date="2026-01-01T00:00:00Z">
        <w:r>
          <w:t xml:space="preserve"> </w:t>
        </w:r>
      </w:ins>
      <m:oMath>
        <m:sSup>
          <m:e>
            <m:r>
              <m:t>ε</m:t>
            </m:r>
          </m:e>
          <m:sup>
            <m:r>
              <m:t>2</m:t>
            </m:r>
          </m:sup>
        </m:sSup>
      </m:oMath>
      <w:ins w:id="159" w:author="PR Preview" w:date="2026-01-01T00:00:00Z">
        <w:r>
          <w:t xml:space="preserve">:</w:t>
        </w:r>
      </w:ins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ins w:id="160" w:author="PR Preview" w:date="2026-01-01T00:00:00Z">
        <w:r>
          <w:rPr>
            <w:i/>
            <w:iCs/>
          </w:rPr>
          <w:t xml:space="preserve">Proof</w:t>
        </w:r>
      </w:ins>
      <w:ins w:id="161" w:author="PR Preview" w:date="2026-01-01T00:00:00Z">
        <w:r>
          <w:t xml:space="preserve">. </w:t>
        </w:r>
      </w:ins>
      <w:ins w:id="162" w:author="PR Preview" w:date="2026-01-01T00:00:00Z">
        <w:r>
          <w:t xml:space="preserve">This is the solution to</w:t>
        </w:r>
      </w:ins>
      <w:ins w:id="163" w:author="PR Preview" w:date="2026-01-01T00:00:00Z">
        <w:r>
          <w:t xml:space="preserve"> </w:t>
        </w:r>
      </w:ins>
      <w:hyperlink w:anchor="exr-estimation-error-bound">
        <w:ins w:id="164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65" w:author="PR Preview" w:date="2026-01-01T00:00:00Z">
        <w:r>
          <w:t xml:space="preserve">.</w:t>
        </w:r>
      </w:ins>
    </w:p>
    <w:bookmarkStart w:id="26" w:name="thm-mse-consistent"/>
    <w:p>
      <w:pPr>
        <w:pStyle w:val="BodyText"/>
      </w:pPr>
      <w:ins w:id="166" w:author="PR Preview" w:date="2026-01-01T00:00:00Z">
        <w:r>
          <w:rPr>
            <w:b/>
            <w:bCs/>
          </w:rPr>
          <w:t xml:space="preserve">Theorem 1 (Vanishing mean squared error implies consistency)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If the mean squared error of</w:t>
        </w:r>
      </w:ins>
      <w:ins w:id="16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goes to zero as</w:t>
        </w:r>
      </w:ins>
      <w:ins w:id="172" w:author="PR Preview" w:date="2026-01-01T00:00:00Z">
        <w:r>
          <w:t xml:space="preserve"> </w:t>
        </w:r>
      </w:ins>
      <m:oMath>
        <m:r>
          <m:t>n</m:t>
        </m:r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grows,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then</w:t>
        </w:r>
      </w:ins>
      <w:ins w:id="17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is a</w:t>
        </w:r>
      </w:ins>
      <w:ins w:id="180" w:author="PR Preview" w:date="2026-01-01T00:00:00Z">
        <w:r>
          <w:t xml:space="preserve"> </w:t>
        </w:r>
      </w:ins>
      <w:hyperlink w:anchor="def-consistent">
        <w:ins w:id="181" w:author="PR Preview" w:date="2026-01-01T00:00:00Z">
          <w:r>
            <w:rPr>
              <w:rStyle w:val="Hyperlink"/>
            </w:rPr>
            <w:t xml:space="preserve">consistent</w:t>
          </w:r>
        </w:ins>
      </w:hyperlink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estimator of</w:t>
        </w:r>
      </w:ins>
      <w:ins w:id="184" w:author="PR Preview" w:date="2026-01-01T00:00:00Z">
        <w:r>
          <w:t xml:space="preserve"> </w:t>
        </w:r>
      </w:ins>
      <m:oMath>
        <m:r>
          <m:t>θ</m:t>
        </m:r>
      </m:oMath>
      <w:ins w:id="185" w:author="PR Preview" w:date="2026-01-01T00:00:00Z">
        <w:r>
          <w:t xml:space="preserve">:</w:t>
        </w:r>
      </w:ins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ins w:id="186" w:author="PR Preview" w:date="2026-01-01T00:00:00Z">
        <w:r>
          <w:rPr>
            <w:i/>
            <w:iCs/>
          </w:rPr>
          <w:t xml:space="preserve">Proof</w:t>
        </w:r>
      </w:ins>
      <w:ins w:id="187" w:author="PR Preview" w:date="2026-01-01T00:00:00Z">
        <w:r>
          <w:t xml:space="preserve">. </w:t>
        </w:r>
      </w:ins>
      <w:ins w:id="188" w:author="PR Preview" w:date="2026-01-01T00:00:00Z">
        <w:r>
          <w:t xml:space="preserve">Fix</w:t>
        </w:r>
      </w:ins>
      <w:ins w:id="189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90" w:author="PR Preview" w:date="2026-01-01T00:00:00Z">
        <w:r>
          <w:t xml:space="preserve">.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By</w:t>
        </w:r>
      </w:ins>
      <w:ins w:id="193" w:author="PR Preview" w:date="2026-01-01T00:00:00Z">
        <w:r>
          <w:t xml:space="preserve"> </w:t>
        </w:r>
      </w:ins>
      <w:hyperlink w:anchor="lem-estimation-error-bound">
        <w:ins w:id="194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95" w:author="PR Preview" w:date="2026-01-01T00:00:00Z">
        <w:r>
          <w:t xml:space="preserve">,</w:t>
        </w:r>
      </w:ins>
      <w:ins w:id="19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for every</w:t>
        </w:r>
      </w:ins>
      <w:ins w:id="199" w:author="PR Preview" w:date="2026-01-01T00:00:00Z">
        <w:r>
          <w:t xml:space="preserve"> </w:t>
        </w:r>
      </w:ins>
      <m:oMath>
        <m:r>
          <m:t>n</m:t>
        </m:r>
      </m:oMath>
      <w:ins w:id="200" w:author="PR Preview" w:date="2026-01-01T00:00:00Z">
        <w:r>
          <w:t xml:space="preserve">.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The upper bound goes to zero as</w:t>
        </w:r>
      </w:ins>
      <w:ins w:id="20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204" w:author="PR Preview" w:date="2026-01-01T00:00:00Z">
        <w:r>
          <w:t xml:space="preserve">,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because</w:t>
        </w:r>
      </w:ins>
      <w:ins w:id="207" w:author="PR Preview" w:date="2026-01-01T00:00:00Z">
        <w:r>
          <w:t xml:space="preserve"> </w:t>
        </w:r>
      </w:ins>
      <m:oMath>
        <m:r>
          <m:t>ε</m:t>
        </m:r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is fixed and</w:t>
        </w:r>
      </w:ins>
      <w:ins w:id="210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ins w:id="211" w:author="PR Preview" w:date="2026-01-01T00:00:00Z">
        <w:r>
          <w:t xml:space="preserve">,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so the probability, squeezed between zero and the bound, goes to zero.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This holds for every</w:t>
        </w:r>
      </w:ins>
      <w:ins w:id="216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217" w:author="PR Preview" w:date="2026-01-01T00:00:00Z">
        <w:r>
          <w:t xml:space="preserve">, which is</w:t>
        </w:r>
      </w:ins>
      <w:ins w:id="218" w:author="PR Preview" w:date="2026-01-01T00:00:00Z">
        <w:r>
          <w:t xml:space="preserve"> </w:t>
        </w:r>
      </w:ins>
      <w:hyperlink w:anchor="eq-consistent">
        <w:ins w:id="219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220" w:author="PR Preview" w:date="2026-01-01T00:00:00Z">
        <w:r>
          <w:t xml:space="preserve">.</w:t>
        </w:r>
      </w:ins>
    </w:p>
    <w:bookmarkStart w:id="27" w:name="cor-sample-mean-consistent"/>
    <w:p>
      <w:pPr>
        <w:pStyle w:val="BodyText"/>
      </w:pPr>
      <w:ins w:id="221" w:author="PR Preview" w:date="2026-01-01T00:00:00Z">
        <w:r>
          <w:rPr>
            <w:b/>
            <w:bCs/>
          </w:rPr>
          <w:t xml:space="preserve">Corollary 1 (The sample mean is consistent)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Let</w:t>
        </w:r>
      </w:ins>
      <w:ins w:id="22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be independent with common mean</w:t>
        </w:r>
      </w:ins>
      <w:ins w:id="227" w:author="PR Preview" w:date="2026-01-01T00:00:00Z">
        <w:r>
          <w:t xml:space="preserve"> </w:t>
        </w:r>
      </w:ins>
      <m:oMath>
        <m:r>
          <m:t>μ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and common finite variance</w:t>
        </w:r>
      </w:ins>
      <w:ins w:id="23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31" w:author="PR Preview" w:date="2026-01-01T00:00:00Z">
        <w:r>
          <w:t xml:space="preserve">.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Then the sample mean is a</w:t>
        </w:r>
      </w:ins>
      <w:ins w:id="234" w:author="PR Preview" w:date="2026-01-01T00:00:00Z">
        <w:r>
          <w:t xml:space="preserve"> </w:t>
        </w:r>
      </w:ins>
      <w:hyperlink w:anchor="def-consistent">
        <w:ins w:id="235" w:author="PR Preview" w:date="2026-01-01T00:00:00Z">
          <w:r>
            <w:rPr>
              <w:rStyle w:val="Hyperlink"/>
            </w:rPr>
            <w:t xml:space="preserve">consistent</w:t>
          </w:r>
        </w:ins>
      </w:hyperlink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estimator of</w:t>
        </w:r>
      </w:ins>
      <w:ins w:id="238" w:author="PR Preview" w:date="2026-01-01T00:00:00Z">
        <w:r>
          <w:t xml:space="preserve"> </w:t>
        </w:r>
      </w:ins>
      <m:oMath>
        <m:r>
          <m:t>μ</m:t>
        </m:r>
      </m:oMath>
      <w:ins w:id="239" w:author="PR Preview" w:date="2026-01-01T00:00:00Z">
        <w:r>
          <w:t xml:space="preserve">:</w:t>
        </w:r>
      </w:ins>
      <w:ins w:id="240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ins w:id="241" w:author="PR Preview" w:date="2026-01-01T00:00:00Z">
        <w:r>
          <w:t xml:space="preserve">.</w:t>
        </w:r>
      </w:ins>
    </w:p>
    <w:bookmarkEnd w:id="27"/>
    <w:p>
      <w:pPr>
        <w:pStyle w:val="BodyText"/>
      </w:pPr>
      <w:ins w:id="242" w:author="PR Preview" w:date="2026-01-01T00:00:00Z">
        <w:r>
          <w:rPr>
            <w:i/>
            <w:iCs/>
          </w:rPr>
          <w:t xml:space="preserve">Proof</w:t>
        </w:r>
      </w:ins>
      <w:ins w:id="243" w:author="PR Preview" w:date="2026-01-01T00:00:00Z">
        <w:r>
          <w:t xml:space="preserve">. </w:t>
        </w:r>
      </w:ins>
      <w:ins w:id="244" w:author="PR Preview" w:date="2026-01-01T00:00:00Z">
        <w:r>
          <w:t xml:space="preserve">By</w:t>
        </w:r>
      </w:ins>
      <w:ins w:id="245" w:author="PR Preview" w:date="2026-01-01T00:00:00Z">
        <w:r>
          <w:t xml:space="preserve"> </w:t>
        </w:r>
      </w:ins>
      <w:hyperlink r:id="rId28">
        <w:ins w:id="246" w:author="PR Preview" w:date="2026-01-01T00:00:00Z">
          <w:r>
            <w:rPr>
              <w:rStyle w:val="Hyperlink"/>
            </w:rPr>
            <w:t xml:space="preserve">the example on two estimators of a mean</w:t>
          </w:r>
        </w:ins>
      </w:hyperlink>
      <w:ins w:id="247" w:author="PR Preview" w:date="2026-01-01T00:00:00Z">
        <w:r>
          <w:t xml:space="preserve">,</w:t>
        </w:r>
      </w:ins>
      <w:ins w:id="248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249" w:author="PR Preview" w:date="2026-01-01T00:00:00Z">
        <w:r>
          <w:t xml:space="preserve">,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which goes to zero as</w:t>
        </w:r>
      </w:ins>
      <w:ins w:id="25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253" w:author="PR Preview" w:date="2026-01-01T00:00:00Z">
        <w:r>
          <w:t xml:space="preserve">.</w:t>
        </w:r>
      </w:ins>
      <w:ins w:id="254" w:author="PR Preview" w:date="2026-01-01T00:00:00Z">
        <w:r>
          <w:t xml:space="preserve"> </w:t>
        </w:r>
      </w:ins>
      <w:hyperlink w:anchor="thm-mse-consistent">
        <w:ins w:id="255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then gives</w:t>
        </w:r>
      </w:ins>
      <w:ins w:id="258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ins w:id="259" w:author="PR Preview" w:date="2026-01-01T00:00:00Z">
        <w:r>
          <w:t xml:space="preserve">.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This is the</w:t>
        </w:r>
      </w:ins>
      <w:ins w:id="262" w:author="PR Preview" w:date="2026-01-01T00:00:00Z">
        <w:r>
          <w:t xml:space="preserve"> </w:t>
        </w:r>
      </w:ins>
      <w:hyperlink r:id="rId29">
        <w:ins w:id="263" w:author="PR Preview" w:date="2026-01-01T00:00:00Z">
          <w:r>
            <w:rPr>
              <w:rStyle w:val="Hyperlink"/>
            </w:rPr>
            <w:t xml:space="preserve">weak law of large numbers</w:t>
          </w:r>
        </w:ins>
      </w:hyperlink>
      <w:ins w:id="264" w:author="PR Preview" w:date="2026-01-01T00:00:00Z">
        <w:r>
          <w:t xml:space="preserve">,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proved in pds directly from Chebyshev’s inequality.</w:t>
        </w:r>
      </w:ins>
    </w:p>
    <w:bookmarkStart w:id="36" w:name="exm-consistency-birthwt"/>
    <w:p>
      <w:pPr>
        <w:pStyle w:val="BodyText"/>
      </w:pPr>
      <w:ins w:id="267" w:author="PR Preview" w:date="2026-01-01T00:00:00Z">
        <w:r>
          <w:rPr>
            <w:b/>
            <w:bCs/>
          </w:rPr>
          <w:t xml:space="preserve">Example 1 (Consistency of the sample mean for birth weights)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The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rPr>
            <w:rStyle w:val="VerbatimChar"/>
          </w:rPr>
          <w:t xml:space="preserve">birthwt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data record the birth weight (grams) of 189 babies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from a study at Baystate Medical Center in Springfield, Massachusetts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(Hosmer and Lemeshow 1989)</w:t>
        </w:r>
      </w:ins>
      <w:ins w:id="278" w:author="PR Preview" w:date="2026-01-01T00:00:00Z">
        <w:r>
          <w:t xml:space="preserve">; the data ship with the R package</w:t>
        </w:r>
      </w:ins>
      <w:ins w:id="279" w:author="PR Preview" w:date="2026-01-01T00:00:00Z">
        <w:r>
          <w:t xml:space="preserve"> </w:t>
        </w:r>
      </w:ins>
      <w:hyperlink r:id="rId30">
        <w:ins w:id="280" w:author="PR Preview" w:date="2026-01-01T00:00:00Z">
          <w:r>
            <w:rPr>
              <w:rStyle w:val="VerbatimChar"/>
            </w:rPr>
            <w:t xml:space="preserve">MASS</w:t>
          </w:r>
        </w:ins>
      </w:hyperlink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(</w:t>
        </w:r>
      </w:ins>
      <w:ins w:id="283" w:author="PR Preview" w:date="2026-01-01T00:00:00Z">
        <w:r>
          <w:rPr>
            <w:rStyle w:val="VerbatimChar"/>
          </w:rPr>
          <w:t xml:space="preserve">MASS::birthwt</w:t>
        </w:r>
      </w:ins>
      <w:ins w:id="284" w:author="PR Preview" w:date="2026-01-01T00:00:00Z">
        <w:r>
          <w:t xml:space="preserve">),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and this site has a copy at</w:t>
        </w:r>
      </w:ins>
      <w:ins w:id="287" w:author="PR Preview" w:date="2026-01-01T00:00:00Z">
        <w:r>
          <w:t xml:space="preserve"> </w:t>
        </w:r>
      </w:ins>
      <w:hyperlink r:id="rId31">
        <w:ins w:id="288" w:author="PR Preview" w:date="2026-01-01T00:00:00Z">
          <w:r>
            <w:rPr>
              <w:rStyle w:val="VerbatimChar"/>
            </w:rPr>
            <w:t xml:space="preserve">data/birthwt.csv</w:t>
          </w:r>
        </w:ins>
      </w:hyperlink>
      <w:ins w:id="289" w:author="PR Preview" w:date="2026-01-01T00:00:00Z">
        <w:r>
          <w:t xml:space="preserve">.</w:t>
        </w:r>
      </w:ins>
    </w:p>
    <w:p>
      <w:pPr>
        <w:pStyle w:val="BodyText"/>
      </w:pPr>
      <w:ins w:id="290" w:author="PR Preview" w:date="2026-01-01T00:00:00Z">
        <w:r>
          <w:t xml:space="preserve">To see</w:t>
        </w:r>
      </w:ins>
      <w:ins w:id="291" w:author="PR Preview" w:date="2026-01-01T00:00:00Z">
        <w:r>
          <w:t xml:space="preserve"> </w:t>
        </w:r>
      </w:ins>
      <w:hyperlink w:anchor="cor-sample-mean-consistent">
        <w:ins w:id="292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at work,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treat these babies as a finite population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and let the estimand</w:t>
        </w:r>
      </w:ins>
      <w:ins w:id="299" w:author="PR Preview" w:date="2026-01-01T00:00:00Z">
        <w:r>
          <w:t xml:space="preserve"> </w:t>
        </w:r>
      </w:ins>
      <m:oMath>
        <m:r>
          <m:t>μ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be their mean birth weight.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We draw</w:t>
        </w:r>
      </w:ins>
      <w:ins w:id="304" w:author="PR Preview" w:date="2026-01-01T00:00:00Z">
        <w:r>
          <w:t xml:space="preserve"> </w:t>
        </w:r>
      </w:ins>
      <m:oMath>
        <m:r>
          <m:t>n</m:t>
        </m:r>
      </m:oMath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babies at random with replacement,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so the draws are independent with the population’s mean and variance,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and we ask how often the sample mean misses</w:t>
        </w:r>
      </w:ins>
      <w:ins w:id="311" w:author="PR Preview" w:date="2026-01-01T00:00:00Z">
        <w:r>
          <w:t xml:space="preserve"> </w:t>
        </w:r>
      </w:ins>
      <m:oMath>
        <m:r>
          <m:t>μ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by at least</w:t>
        </w:r>
      </w:ins>
      <w:ins w:id="314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100</m:t>
        </m:r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grams.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For each</w:t>
        </w:r>
      </w:ins>
      <w:ins w:id="319" w:author="PR Preview" w:date="2026-01-01T00:00:00Z">
        <w:r>
          <w:t xml:space="preserve"> </w:t>
        </w:r>
      </w:ins>
      <m:oMath>
        <m:r>
          <m:t>n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we repeat the sampling 2000 times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and report the fraction of repeats that miss,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with a 95% confidence interval for that probability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(the Wilson interval from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rPr>
            <w:rStyle w:val="VerbatimChar"/>
          </w:rPr>
          <w:t xml:space="preserve">prop.test()</w:t>
        </w:r>
      </w:ins>
      <w:ins w:id="330" w:author="PR Preview" w:date="2026-01-01T00:00:00Z">
        <w:r>
          <w:t xml:space="preserve">),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next to the bound</w:t>
        </w:r>
      </w:ins>
      <w:ins w:id="33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that</w:t>
        </w:r>
      </w:ins>
      <w:ins w:id="336" w:author="PR Preview" w:date="2026-01-01T00:00:00Z">
        <w:r>
          <w:t xml:space="preserve"> </w:t>
        </w:r>
      </w:ins>
      <w:hyperlink w:anchor="lem-estimation-error-bound">
        <w:ins w:id="33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gives,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using</w:t>
        </w:r>
      </w:ins>
      <w:ins w:id="342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from</w:t>
        </w:r>
      </w:ins>
      <w:ins w:id="345" w:author="PR Preview" w:date="2026-01-01T00:00:00Z">
        <w:r>
          <w:t xml:space="preserve"> </w:t>
        </w:r>
      </w:ins>
      <w:hyperlink r:id="rId28">
        <w:ins w:id="346" w:author="PR Preview" w:date="2026-01-01T00:00:00Z">
          <w:r>
            <w:rPr>
              <w:rStyle w:val="Hyperlink"/>
            </w:rPr>
            <w:t xml:space="preserve">the example on two estimators of a mean</w:t>
          </w:r>
        </w:ins>
      </w:hyperlink>
      <w:ins w:id="347" w:author="PR Preview" w:date="2026-01-01T00:00:00Z">
        <w:r>
          <w:t xml:space="preserve">.</w:t>
        </w:r>
      </w:ins>
    </w:p>
    <w:p>
      <w:pPr>
        <w:pStyle w:val="SourceCode"/>
      </w:pPr>
      <w:ins w:id="348" w:author="PR Preview" w:date="2026-01-01T00:00:00Z">
        <w:r>
          <w:rPr>
            <w:rStyle w:val="NormalTok"/>
          </w:rPr>
          <w:t xml:space="preserve">birthwt </w:t>
        </w:r>
      </w:ins>
      <w:ins w:id="349" w:author="PR Preview" w:date="2026-01-01T00:00:00Z">
        <w:r>
          <w:rPr>
            <w:rStyle w:val="OtherTok"/>
          </w:rPr>
          <w:t xml:space="preserve">&lt;-</w:t>
        </w:r>
      </w:ins>
      <w:ins w:id="350" w:author="PR Preview" w:date="2026-01-01T00:00:00Z">
        <w:r>
          <w:rPr>
            <w:rStyle w:val="NormalTok"/>
          </w:rPr>
          <w:t xml:space="preserve"> </w:t>
        </w:r>
      </w:ins>
      <w:ins w:id="351" w:author="PR Preview" w:date="2026-01-01T00:00:00Z">
        <w:r>
          <w:rPr>
            <w:rStyle w:val="FunctionTok"/>
          </w:rPr>
          <w:t xml:space="preserve">read.csv</w:t>
        </w:r>
      </w:ins>
      <w:ins w:id="352" w:author="PR Preview" w:date="2026-01-01T00:00:00Z">
        <w:r>
          <w:rPr>
            <w:rStyle w:val="NormalTok"/>
          </w:rPr>
          <w:t xml:space="preserve">(</w:t>
        </w:r>
      </w:ins>
      <w:ins w:id="353" w:author="PR Preview" w:date="2026-01-01T00:00:00Z">
        <w:r>
          <w:rPr>
            <w:rStyle w:val="StringTok"/>
          </w:rPr>
          <w:t xml:space="preserve">"data/birthwt.csv"</w:t>
        </w:r>
      </w:ins>
      <w:ins w:id="354" w:author="PR Preview" w:date="2026-01-01T00:00:00Z">
        <w:r>
          <w:rPr>
            <w:rStyle w:val="NormalTok"/>
          </w:rPr>
          <w:t xml:space="preserve">)</w:t>
        </w:r>
      </w:ins>
      <w:ins w:id="355" w:author="PR Preview" w:date="2026-01-01T00:00:00Z">
        <w:r>
          <w:br/>
        </w:r>
      </w:ins>
      <w:ins w:id="356" w:author="PR Preview" w:date="2026-01-01T00:00:00Z">
        <w:r>
          <w:rPr>
            <w:rStyle w:val="NormalTok"/>
          </w:rPr>
          <w:t xml:space="preserve">bwt </w:t>
        </w:r>
      </w:ins>
      <w:ins w:id="357" w:author="PR Preview" w:date="2026-01-01T00:00:00Z">
        <w:r>
          <w:rPr>
            <w:rStyle w:val="OtherTok"/>
          </w:rPr>
          <w:t xml:space="preserve">&lt;-</w:t>
        </w:r>
      </w:ins>
      <w:ins w:id="358" w:author="PR Preview" w:date="2026-01-01T00:00:00Z">
        <w:r>
          <w:rPr>
            <w:rStyle w:val="NormalTok"/>
          </w:rPr>
          <w:t xml:space="preserve"> birthwt</w:t>
        </w:r>
      </w:ins>
      <w:ins w:id="359" w:author="PR Preview" w:date="2026-01-01T00:00:00Z">
        <w:r>
          <w:rPr>
            <w:rStyle w:val="SpecialCharTok"/>
          </w:rPr>
          <w:t xml:space="preserve">$</w:t>
        </w:r>
      </w:ins>
      <w:ins w:id="360" w:author="PR Preview" w:date="2026-01-01T00:00:00Z">
        <w:r>
          <w:rPr>
            <w:rStyle w:val="NormalTok"/>
          </w:rPr>
          <w:t xml:space="preserve">bwt</w:t>
        </w:r>
      </w:ins>
      <w:ins w:id="361" w:author="PR Preview" w:date="2026-01-01T00:00:00Z">
        <w:r>
          <w:br/>
        </w:r>
      </w:ins>
      <w:ins w:id="362" w:author="PR Preview" w:date="2026-01-01T00:00:00Z">
        <w:r>
          <w:br/>
        </w:r>
      </w:ins>
      <w:ins w:id="363" w:author="PR Preview" w:date="2026-01-01T00:00:00Z">
        <w:r>
          <w:rPr>
            <w:rStyle w:val="CommentTok"/>
          </w:rPr>
          <w:t xml:space="preserve"># The population: the 189 observed birth weights.</w:t>
        </w:r>
      </w:ins>
      <w:ins w:id="364" w:author="PR Preview" w:date="2026-01-01T00:00:00Z">
        <w:r>
          <w:br/>
        </w:r>
      </w:ins>
      <w:ins w:id="365" w:author="PR Preview" w:date="2026-01-01T00:00:00Z">
        <w:r>
          <w:rPr>
            <w:rStyle w:val="NormalTok"/>
          </w:rPr>
          <w:t xml:space="preserve">mu </w:t>
        </w:r>
      </w:ins>
      <w:ins w:id="366" w:author="PR Preview" w:date="2026-01-01T00:00:00Z">
        <w:r>
          <w:rPr>
            <w:rStyle w:val="OtherTok"/>
          </w:rPr>
          <w:t xml:space="preserve">&lt;-</w:t>
        </w:r>
      </w:ins>
      <w:ins w:id="367" w:author="PR Preview" w:date="2026-01-01T00:00:00Z">
        <w:r>
          <w:rPr>
            <w:rStyle w:val="NormalTok"/>
          </w:rPr>
          <w:t xml:space="preserve"> </w:t>
        </w:r>
      </w:ins>
      <w:ins w:id="368" w:author="PR Preview" w:date="2026-01-01T00:00:00Z">
        <w:r>
          <w:rPr>
            <w:rStyle w:val="FunctionTok"/>
          </w:rPr>
          <w:t xml:space="preserve">mean</w:t>
        </w:r>
      </w:ins>
      <w:ins w:id="369" w:author="PR Preview" w:date="2026-01-01T00:00:00Z">
        <w:r>
          <w:rPr>
            <w:rStyle w:val="NormalTok"/>
          </w:rPr>
          <w:t xml:space="preserve">(bwt)</w:t>
        </w:r>
      </w:ins>
      <w:ins w:id="370" w:author="PR Preview" w:date="2026-01-01T00:00:00Z">
        <w:r>
          <w:br/>
        </w:r>
      </w:ins>
      <w:ins w:id="371" w:author="PR Preview" w:date="2026-01-01T00:00:00Z">
        <w:r>
          <w:rPr>
            <w:rStyle w:val="CommentTok"/>
          </w:rPr>
          <w:t xml:space="preserve"># Population variance (divisor N, not N - 1), because the draws below</w:t>
        </w:r>
      </w:ins>
      <w:ins w:id="372" w:author="PR Preview" w:date="2026-01-01T00:00:00Z">
        <w:r>
          <w:br/>
        </w:r>
      </w:ins>
      <w:ins w:id="373" w:author="PR Preview" w:date="2026-01-01T00:00:00Z">
        <w:r>
          <w:rPr>
            <w:rStyle w:val="CommentTok"/>
          </w:rPr>
          <w:t xml:space="preserve"># come from exactly this finite population.</w:t>
        </w:r>
      </w:ins>
      <w:ins w:id="374" w:author="PR Preview" w:date="2026-01-01T00:00:00Z">
        <w:r>
          <w:br/>
        </w:r>
      </w:ins>
      <w:ins w:id="375" w:author="PR Preview" w:date="2026-01-01T00:00:00Z">
        <w:r>
          <w:rPr>
            <w:rStyle w:val="NormalTok"/>
          </w:rPr>
          <w:t xml:space="preserve">sigma_sq </w:t>
        </w:r>
      </w:ins>
      <w:ins w:id="376" w:author="PR Preview" w:date="2026-01-01T00:00:00Z">
        <w:r>
          <w:rPr>
            <w:rStyle w:val="OtherTok"/>
          </w:rPr>
          <w:t xml:space="preserve">&lt;-</w:t>
        </w:r>
      </w:ins>
      <w:ins w:id="377" w:author="PR Preview" w:date="2026-01-01T00:00:00Z">
        <w:r>
          <w:rPr>
            <w:rStyle w:val="NormalTok"/>
          </w:rPr>
          <w:t xml:space="preserve"> </w:t>
        </w:r>
      </w:ins>
      <w:ins w:id="378" w:author="PR Preview" w:date="2026-01-01T00:00:00Z">
        <w:r>
          <w:rPr>
            <w:rStyle w:val="FunctionTok"/>
          </w:rPr>
          <w:t xml:space="preserve">mean</w:t>
        </w:r>
      </w:ins>
      <w:ins w:id="379" w:author="PR Preview" w:date="2026-01-01T00:00:00Z">
        <w:r>
          <w:rPr>
            <w:rStyle w:val="NormalTok"/>
          </w:rPr>
          <w:t xml:space="preserve">((bwt </w:t>
        </w:r>
      </w:ins>
      <w:ins w:id="380" w:author="PR Preview" w:date="2026-01-01T00:00:00Z">
        <w:r>
          <w:rPr>
            <w:rStyle w:val="SpecialCharTok"/>
          </w:rPr>
          <w:t xml:space="preserve">-</w:t>
        </w:r>
      </w:ins>
      <w:ins w:id="381" w:author="PR Preview" w:date="2026-01-01T00:00:00Z">
        <w:r>
          <w:rPr>
            <w:rStyle w:val="NormalTok"/>
          </w:rPr>
          <w:t xml:space="preserve"> mu)</w:t>
        </w:r>
      </w:ins>
      <w:ins w:id="382" w:author="PR Preview" w:date="2026-01-01T00:00:00Z">
        <w:r>
          <w:rPr>
            <w:rStyle w:val="SpecialCharTok"/>
          </w:rPr>
          <w:t xml:space="preserve">^</w:t>
        </w:r>
      </w:ins>
      <w:ins w:id="383" w:author="PR Preview" w:date="2026-01-01T00:00:00Z">
        <w:r>
          <w:rPr>
            <w:rStyle w:val="DecValTok"/>
          </w:rPr>
          <w:t xml:space="preserve">2</w:t>
        </w:r>
      </w:ins>
      <w:ins w:id="384" w:author="PR Preview" w:date="2026-01-01T00:00:00Z">
        <w:r>
          <w:rPr>
            <w:rStyle w:val="NormalTok"/>
          </w:rPr>
          <w:t xml:space="preserve">)</w:t>
        </w:r>
      </w:ins>
      <w:ins w:id="385" w:author="PR Preview" w:date="2026-01-01T00:00:00Z">
        <w:r>
          <w:br/>
        </w:r>
      </w:ins>
      <w:ins w:id="386" w:author="PR Preview" w:date="2026-01-01T00:00:00Z">
        <w:r>
          <w:rPr>
            <w:rStyle w:val="NormalTok"/>
          </w:rPr>
          <w:t xml:space="preserve">eps </w:t>
        </w:r>
      </w:ins>
      <w:ins w:id="387" w:author="PR Preview" w:date="2026-01-01T00:00:00Z">
        <w:r>
          <w:rPr>
            <w:rStyle w:val="OtherTok"/>
          </w:rPr>
          <w:t xml:space="preserve">&lt;-</w:t>
        </w:r>
      </w:ins>
      <w:ins w:id="388" w:author="PR Preview" w:date="2026-01-01T00:00:00Z">
        <w:r>
          <w:rPr>
            <w:rStyle w:val="NormalTok"/>
          </w:rPr>
          <w:t xml:space="preserve"> </w:t>
        </w:r>
      </w:ins>
      <w:ins w:id="389" w:author="PR Preview" w:date="2026-01-01T00:00:00Z">
        <w:r>
          <w:rPr>
            <w:rStyle w:val="DecValTok"/>
          </w:rPr>
          <w:t xml:space="preserve">100</w:t>
        </w:r>
      </w:ins>
      <w:ins w:id="390" w:author="PR Preview" w:date="2026-01-01T00:00:00Z">
        <w:r>
          <w:br/>
        </w:r>
      </w:ins>
      <w:ins w:id="391" w:author="PR Preview" w:date="2026-01-01T00:00:00Z">
        <w:r>
          <w:rPr>
            <w:rStyle w:val="NormalTok"/>
          </w:rPr>
          <w:t xml:space="preserve">n_reps </w:t>
        </w:r>
      </w:ins>
      <w:ins w:id="392" w:author="PR Preview" w:date="2026-01-01T00:00:00Z">
        <w:r>
          <w:rPr>
            <w:rStyle w:val="OtherTok"/>
          </w:rPr>
          <w:t xml:space="preserve">&lt;-</w:t>
        </w:r>
      </w:ins>
      <w:ins w:id="393" w:author="PR Preview" w:date="2026-01-01T00:00:00Z">
        <w:r>
          <w:rPr>
            <w:rStyle w:val="NormalTok"/>
          </w:rPr>
          <w:t xml:space="preserve"> </w:t>
        </w:r>
      </w:ins>
      <w:ins w:id="394" w:author="PR Preview" w:date="2026-01-01T00:00:00Z">
        <w:r>
          <w:rPr>
            <w:rStyle w:val="DecValTok"/>
          </w:rPr>
          <w:t xml:space="preserve">2000</w:t>
        </w:r>
      </w:ins>
      <w:ins w:id="395" w:author="PR Preview" w:date="2026-01-01T00:00:00Z">
        <w:r>
          <w:br/>
        </w:r>
      </w:ins>
      <w:ins w:id="396" w:author="PR Preview" w:date="2026-01-01T00:00:00Z">
        <w:r>
          <w:rPr>
            <w:rStyle w:val="NormalTok"/>
          </w:rPr>
          <w:t xml:space="preserve">sample_sizes </w:t>
        </w:r>
      </w:ins>
      <w:ins w:id="397" w:author="PR Preview" w:date="2026-01-01T00:00:00Z">
        <w:r>
          <w:rPr>
            <w:rStyle w:val="OtherTok"/>
          </w:rPr>
          <w:t xml:space="preserve">&lt;-</w:t>
        </w:r>
      </w:ins>
      <w:ins w:id="398" w:author="PR Preview" w:date="2026-01-01T00:00:00Z">
        <w:r>
          <w:rPr>
            <w:rStyle w:val="NormalTok"/>
          </w:rPr>
          <w:t xml:space="preserve"> </w:t>
        </w:r>
      </w:ins>
      <w:ins w:id="399" w:author="PR Preview" w:date="2026-01-01T00:00:00Z">
        <w:r>
          <w:rPr>
            <w:rStyle w:val="FunctionTok"/>
          </w:rPr>
          <w:t xml:space="preserve">c</w:t>
        </w:r>
      </w:ins>
      <w:ins w:id="400" w:author="PR Preview" w:date="2026-01-01T00:00:00Z">
        <w:r>
          <w:rPr>
            <w:rStyle w:val="NormalTok"/>
          </w:rPr>
          <w:t xml:space="preserve">(</w:t>
        </w:r>
      </w:ins>
      <w:ins w:id="401" w:author="PR Preview" w:date="2026-01-01T00:00:00Z">
        <w:r>
          <w:rPr>
            <w:rStyle w:val="DecValTok"/>
          </w:rPr>
          <w:t xml:space="preserve">5</w:t>
        </w:r>
      </w:ins>
      <w:ins w:id="402" w:author="PR Preview" w:date="2026-01-01T00:00:00Z">
        <w:r>
          <w:rPr>
            <w:rStyle w:val="NormalTok"/>
          </w:rPr>
          <w:t xml:space="preserve">, </w:t>
        </w:r>
      </w:ins>
      <w:ins w:id="403" w:author="PR Preview" w:date="2026-01-01T00:00:00Z">
        <w:r>
          <w:rPr>
            <w:rStyle w:val="DecValTok"/>
          </w:rPr>
          <w:t xml:space="preserve">10</w:t>
        </w:r>
      </w:ins>
      <w:ins w:id="404" w:author="PR Preview" w:date="2026-01-01T00:00:00Z">
        <w:r>
          <w:rPr>
            <w:rStyle w:val="NormalTok"/>
          </w:rPr>
          <w:t xml:space="preserve">, </w:t>
        </w:r>
      </w:ins>
      <w:ins w:id="405" w:author="PR Preview" w:date="2026-01-01T00:00:00Z">
        <w:r>
          <w:rPr>
            <w:rStyle w:val="DecValTok"/>
          </w:rPr>
          <w:t xml:space="preserve">20</w:t>
        </w:r>
      </w:ins>
      <w:ins w:id="406" w:author="PR Preview" w:date="2026-01-01T00:00:00Z">
        <w:r>
          <w:rPr>
            <w:rStyle w:val="NormalTok"/>
          </w:rPr>
          <w:t xml:space="preserve">, </w:t>
        </w:r>
      </w:ins>
      <w:ins w:id="407" w:author="PR Preview" w:date="2026-01-01T00:00:00Z">
        <w:r>
          <w:rPr>
            <w:rStyle w:val="DecValTok"/>
          </w:rPr>
          <w:t xml:space="preserve">40</w:t>
        </w:r>
      </w:ins>
      <w:ins w:id="408" w:author="PR Preview" w:date="2026-01-01T00:00:00Z">
        <w:r>
          <w:rPr>
            <w:rStyle w:val="NormalTok"/>
          </w:rPr>
          <w:t xml:space="preserve">, </w:t>
        </w:r>
      </w:ins>
      <w:ins w:id="409" w:author="PR Preview" w:date="2026-01-01T00:00:00Z">
        <w:r>
          <w:rPr>
            <w:rStyle w:val="DecValTok"/>
          </w:rPr>
          <w:t xml:space="preserve">80</w:t>
        </w:r>
      </w:ins>
      <w:ins w:id="410" w:author="PR Preview" w:date="2026-01-01T00:00:00Z">
        <w:r>
          <w:rPr>
            <w:rStyle w:val="NormalTok"/>
          </w:rPr>
          <w:t xml:space="preserve">, </w:t>
        </w:r>
      </w:ins>
      <w:ins w:id="411" w:author="PR Preview" w:date="2026-01-01T00:00:00Z">
        <w:r>
          <w:rPr>
            <w:rStyle w:val="DecValTok"/>
          </w:rPr>
          <w:t xml:space="preserve">160</w:t>
        </w:r>
      </w:ins>
      <w:ins w:id="412" w:author="PR Preview" w:date="2026-01-01T00:00:00Z">
        <w:r>
          <w:rPr>
            <w:rStyle w:val="NormalTok"/>
          </w:rPr>
          <w:t xml:space="preserve">, </w:t>
        </w:r>
      </w:ins>
      <w:ins w:id="413" w:author="PR Preview" w:date="2026-01-01T00:00:00Z">
        <w:r>
          <w:rPr>
            <w:rStyle w:val="DecValTok"/>
          </w:rPr>
          <w:t xml:space="preserve">320</w:t>
        </w:r>
      </w:ins>
      <w:ins w:id="414" w:author="PR Preview" w:date="2026-01-01T00:00:00Z">
        <w:r>
          <w:rPr>
            <w:rStyle w:val="NormalTok"/>
          </w:rPr>
          <w:t xml:space="preserve">)</w:t>
        </w:r>
      </w:ins>
      <w:ins w:id="415" w:author="PR Preview" w:date="2026-01-01T00:00:00Z">
        <w:r>
          <w:br/>
        </w:r>
      </w:ins>
      <w:ins w:id="416" w:author="PR Preview" w:date="2026-01-01T00:00:00Z">
        <w:r>
          <w:br/>
        </w:r>
      </w:ins>
      <w:ins w:id="417" w:author="PR Preview" w:date="2026-01-01T00:00:00Z">
        <w:r>
          <w:rPr>
            <w:rStyle w:val="FunctionTok"/>
          </w:rPr>
          <w:t xml:space="preserve">set.seed</w:t>
        </w:r>
      </w:ins>
      <w:ins w:id="418" w:author="PR Preview" w:date="2026-01-01T00:00:00Z">
        <w:r>
          <w:rPr>
            <w:rStyle w:val="NormalTok"/>
          </w:rPr>
          <w:t xml:space="preserve">(</w:t>
        </w:r>
      </w:ins>
      <w:ins w:id="419" w:author="PR Preview" w:date="2026-01-01T00:00:00Z">
        <w:r>
          <w:rPr>
            <w:rStyle w:val="DecValTok"/>
          </w:rPr>
          <w:t xml:space="preserve">203</w:t>
        </w:r>
      </w:ins>
      <w:ins w:id="420" w:author="PR Preview" w:date="2026-01-01T00:00:00Z">
        <w:r>
          <w:rPr>
            <w:rStyle w:val="NormalTok"/>
          </w:rPr>
          <w:t xml:space="preserve">)</w:t>
        </w:r>
      </w:ins>
      <w:ins w:id="421" w:author="PR Preview" w:date="2026-01-01T00:00:00Z">
        <w:r>
          <w:br/>
        </w:r>
      </w:ins>
      <w:ins w:id="422" w:author="PR Preview" w:date="2026-01-01T00:00:00Z">
        <w:r>
          <w:rPr>
            <w:rStyle w:val="NormalTok"/>
          </w:rPr>
          <w:t xml:space="preserve">miss_counts </w:t>
        </w:r>
      </w:ins>
      <w:ins w:id="423" w:author="PR Preview" w:date="2026-01-01T00:00:00Z">
        <w:r>
          <w:rPr>
            <w:rStyle w:val="OtherTok"/>
          </w:rPr>
          <w:t xml:space="preserve">&lt;-</w:t>
        </w:r>
      </w:ins>
      <w:ins w:id="424" w:author="PR Preview" w:date="2026-01-01T00:00:00Z">
        <w:r>
          <w:rPr>
            <w:rStyle w:val="NormalTok"/>
          </w:rPr>
          <w:t xml:space="preserve"> </w:t>
        </w:r>
      </w:ins>
      <w:ins w:id="425" w:author="PR Preview" w:date="2026-01-01T00:00:00Z">
        <w:r>
          <w:rPr>
            <w:rStyle w:val="FunctionTok"/>
          </w:rPr>
          <w:t xml:space="preserve">vapply</w:t>
        </w:r>
      </w:ins>
      <w:ins w:id="426" w:author="PR Preview" w:date="2026-01-01T00:00:00Z">
        <w:r>
          <w:rPr>
            <w:rStyle w:val="NormalTok"/>
          </w:rPr>
          <w:t xml:space="preserve">(</w:t>
        </w:r>
      </w:ins>
      <w:ins w:id="427" w:author="PR Preview" w:date="2026-01-01T00:00:00Z">
        <w:r>
          <w:br/>
        </w:r>
      </w:ins>
      <w:ins w:id="428" w:author="PR Preview" w:date="2026-01-01T00:00:00Z">
        <w:r>
          <w:rPr>
            <w:rStyle w:val="NormalTok"/>
          </w:rPr>
          <w:t xml:space="preserve">  sample_sizes,</w:t>
        </w:r>
      </w:ins>
      <w:ins w:id="429" w:author="PR Preview" w:date="2026-01-01T00:00:00Z">
        <w:r>
          <w:br/>
        </w:r>
      </w:ins>
      <w:ins w:id="430" w:author="PR Preview" w:date="2026-01-01T00:00:00Z">
        <w:r>
          <w:rPr>
            <w:rStyle w:val="NormalTok"/>
          </w:rPr>
          <w:t xml:space="preserve">  </w:t>
        </w:r>
      </w:ins>
      <w:ins w:id="431" w:author="PR Preview" w:date="2026-01-01T00:00:00Z">
        <w:r>
          <w:rPr>
            <w:rStyle w:val="ControlFlowTok"/>
          </w:rPr>
          <w:t xml:space="preserve">function</w:t>
        </w:r>
      </w:ins>
      <w:ins w:id="432" w:author="PR Preview" w:date="2026-01-01T00:00:00Z">
        <w:r>
          <w:rPr>
            <w:rStyle w:val="NormalTok"/>
          </w:rPr>
          <w:t xml:space="preserve">(n) {</w:t>
        </w:r>
      </w:ins>
      <w:ins w:id="433" w:author="PR Preview" w:date="2026-01-01T00:00:00Z">
        <w:r>
          <w:br/>
        </w:r>
      </w:ins>
      <w:ins w:id="434" w:author="PR Preview" w:date="2026-01-01T00:00:00Z">
        <w:r>
          <w:rPr>
            <w:rStyle w:val="NormalTok"/>
          </w:rPr>
          <w:t xml:space="preserve">    </w:t>
        </w:r>
      </w:ins>
      <w:ins w:id="435" w:author="PR Preview" w:date="2026-01-01T00:00:00Z">
        <w:r>
          <w:rPr>
            <w:rStyle w:val="FunctionTok"/>
          </w:rPr>
          <w:t xml:space="preserve">sum</w:t>
        </w:r>
      </w:ins>
      <w:ins w:id="436" w:author="PR Preview" w:date="2026-01-01T00:00:00Z">
        <w:r>
          <w:rPr>
            <w:rStyle w:val="NormalTok"/>
          </w:rPr>
          <w:t xml:space="preserve">(</w:t>
        </w:r>
      </w:ins>
      <w:ins w:id="437" w:author="PR Preview" w:date="2026-01-01T00:00:00Z">
        <w:r>
          <w:rPr>
            <w:rStyle w:val="FunctionTok"/>
          </w:rPr>
          <w:t xml:space="preserve">replicate</w:t>
        </w:r>
      </w:ins>
      <w:ins w:id="438" w:author="PR Preview" w:date="2026-01-01T00:00:00Z">
        <w:r>
          <w:rPr>
            <w:rStyle w:val="NormalTok"/>
          </w:rPr>
          <w:t xml:space="preserve">(</w:t>
        </w:r>
      </w:ins>
      <w:ins w:id="439" w:author="PR Preview" w:date="2026-01-01T00:00:00Z">
        <w:r>
          <w:br/>
        </w:r>
      </w:ins>
      <w:ins w:id="440" w:author="PR Preview" w:date="2026-01-01T00:00:00Z">
        <w:r>
          <w:rPr>
            <w:rStyle w:val="NormalTok"/>
          </w:rPr>
          <w:t xml:space="preserve">      n_reps,</w:t>
        </w:r>
      </w:ins>
      <w:ins w:id="441" w:author="PR Preview" w:date="2026-01-01T00:00:00Z">
        <w:r>
          <w:br/>
        </w:r>
      </w:ins>
      <w:ins w:id="442" w:author="PR Preview" w:date="2026-01-01T00:00:00Z">
        <w:r>
          <w:rPr>
            <w:rStyle w:val="NormalTok"/>
          </w:rPr>
          <w:t xml:space="preserve">      </w:t>
        </w:r>
      </w:ins>
      <w:ins w:id="443" w:author="PR Preview" w:date="2026-01-01T00:00:00Z">
        <w:r>
          <w:rPr>
            <w:rStyle w:val="FunctionTok"/>
          </w:rPr>
          <w:t xml:space="preserve">abs</w:t>
        </w:r>
      </w:ins>
      <w:ins w:id="444" w:author="PR Preview" w:date="2026-01-01T00:00:00Z">
        <w:r>
          <w:rPr>
            <w:rStyle w:val="NormalTok"/>
          </w:rPr>
          <w:t xml:space="preserve">(</w:t>
        </w:r>
      </w:ins>
      <w:ins w:id="445" w:author="PR Preview" w:date="2026-01-01T00:00:00Z">
        <w:r>
          <w:rPr>
            <w:rStyle w:val="FunctionTok"/>
          </w:rPr>
          <w:t xml:space="preserve">mean</w:t>
        </w:r>
      </w:ins>
      <w:ins w:id="446" w:author="PR Preview" w:date="2026-01-01T00:00:00Z">
        <w:r>
          <w:rPr>
            <w:rStyle w:val="NormalTok"/>
          </w:rPr>
          <w:t xml:space="preserve">(</w:t>
        </w:r>
      </w:ins>
      <w:ins w:id="447" w:author="PR Preview" w:date="2026-01-01T00:00:00Z">
        <w:r>
          <w:rPr>
            <w:rStyle w:val="FunctionTok"/>
          </w:rPr>
          <w:t xml:space="preserve">sample</w:t>
        </w:r>
      </w:ins>
      <w:ins w:id="448" w:author="PR Preview" w:date="2026-01-01T00:00:00Z">
        <w:r>
          <w:rPr>
            <w:rStyle w:val="NormalTok"/>
          </w:rPr>
          <w:t xml:space="preserve">(bwt, n, </w:t>
        </w:r>
      </w:ins>
      <w:ins w:id="449" w:author="PR Preview" w:date="2026-01-01T00:00:00Z">
        <w:r>
          <w:rPr>
            <w:rStyle w:val="AttributeTok"/>
          </w:rPr>
          <w:t xml:space="preserve">replace =</w:t>
        </w:r>
      </w:ins>
      <w:ins w:id="450" w:author="PR Preview" w:date="2026-01-01T00:00:00Z">
        <w:r>
          <w:rPr>
            <w:rStyle w:val="NormalTok"/>
          </w:rPr>
          <w:t xml:space="preserve"> </w:t>
        </w:r>
      </w:ins>
      <w:ins w:id="451" w:author="PR Preview" w:date="2026-01-01T00:00:00Z">
        <w:r>
          <w:rPr>
            <w:rStyle w:val="ConstantTok"/>
          </w:rPr>
          <w:t xml:space="preserve">TRUE</w:t>
        </w:r>
      </w:ins>
      <w:ins w:id="452" w:author="PR Preview" w:date="2026-01-01T00:00:00Z">
        <w:r>
          <w:rPr>
            <w:rStyle w:val="NormalTok"/>
          </w:rPr>
          <w:t xml:space="preserve">)) </w:t>
        </w:r>
      </w:ins>
      <w:ins w:id="453" w:author="PR Preview" w:date="2026-01-01T00:00:00Z">
        <w:r>
          <w:rPr>
            <w:rStyle w:val="SpecialCharTok"/>
          </w:rPr>
          <w:t xml:space="preserve">-</w:t>
        </w:r>
      </w:ins>
      <w:ins w:id="454" w:author="PR Preview" w:date="2026-01-01T00:00:00Z">
        <w:r>
          <w:rPr>
            <w:rStyle w:val="NormalTok"/>
          </w:rPr>
          <w:t xml:space="preserve"> mu) </w:t>
        </w:r>
      </w:ins>
      <w:ins w:id="455" w:author="PR Preview" w:date="2026-01-01T00:00:00Z">
        <w:r>
          <w:rPr>
            <w:rStyle w:val="SpecialCharTok"/>
          </w:rPr>
          <w:t xml:space="preserve">&gt;=</w:t>
        </w:r>
      </w:ins>
      <w:ins w:id="456" w:author="PR Preview" w:date="2026-01-01T00:00:00Z">
        <w:r>
          <w:rPr>
            <w:rStyle w:val="NormalTok"/>
          </w:rPr>
          <w:t xml:space="preserve"> eps</w:t>
        </w:r>
      </w:ins>
      <w:ins w:id="457" w:author="PR Preview" w:date="2026-01-01T00:00:00Z">
        <w:r>
          <w:br/>
        </w:r>
      </w:ins>
      <w:ins w:id="458" w:author="PR Preview" w:date="2026-01-01T00:00:00Z">
        <w:r>
          <w:rPr>
            <w:rStyle w:val="NormalTok"/>
          </w:rPr>
          <w:t xml:space="preserve">    ))</w:t>
        </w:r>
      </w:ins>
      <w:ins w:id="459" w:author="PR Preview" w:date="2026-01-01T00:00:00Z">
        <w:r>
          <w:br/>
        </w:r>
      </w:ins>
      <w:ins w:id="460" w:author="PR Preview" w:date="2026-01-01T00:00:00Z">
        <w:r>
          <w:rPr>
            <w:rStyle w:val="NormalTok"/>
          </w:rPr>
          <w:t xml:space="preserve">  },</w:t>
        </w:r>
      </w:ins>
      <w:ins w:id="461" w:author="PR Preview" w:date="2026-01-01T00:00:00Z">
        <w:r>
          <w:br/>
        </w:r>
      </w:ins>
      <w:ins w:id="462" w:author="PR Preview" w:date="2026-01-01T00:00:00Z">
        <w:r>
          <w:rPr>
            <w:rStyle w:val="NormalTok"/>
          </w:rPr>
          <w:t xml:space="preserve">  </w:t>
        </w:r>
      </w:ins>
      <w:ins w:id="463" w:author="PR Preview" w:date="2026-01-01T00:00:00Z">
        <w:r>
          <w:rPr>
            <w:rStyle w:val="FunctionTok"/>
          </w:rPr>
          <w:t xml:space="preserve">numeric</w:t>
        </w:r>
      </w:ins>
      <w:ins w:id="464" w:author="PR Preview" w:date="2026-01-01T00:00:00Z">
        <w:r>
          <w:rPr>
            <w:rStyle w:val="NormalTok"/>
          </w:rPr>
          <w:t xml:space="preserve">(</w:t>
        </w:r>
      </w:ins>
      <w:ins w:id="465" w:author="PR Preview" w:date="2026-01-01T00:00:00Z">
        <w:r>
          <w:rPr>
            <w:rStyle w:val="DecValTok"/>
          </w:rPr>
          <w:t xml:space="preserve">1</w:t>
        </w:r>
      </w:ins>
      <w:ins w:id="466" w:author="PR Preview" w:date="2026-01-01T00:00:00Z">
        <w:r>
          <w:rPr>
            <w:rStyle w:val="NormalTok"/>
          </w:rPr>
          <w:t xml:space="preserve">)</w:t>
        </w:r>
      </w:ins>
      <w:ins w:id="467" w:author="PR Preview" w:date="2026-01-01T00:00:00Z">
        <w:r>
          <w:br/>
        </w:r>
      </w:ins>
      <w:ins w:id="468" w:author="PR Preview" w:date="2026-01-01T00:00:00Z">
        <w:r>
          <w:rPr>
            <w:rStyle w:val="NormalTok"/>
          </w:rPr>
          <w:t xml:space="preserve">)</w:t>
        </w:r>
      </w:ins>
      <w:ins w:id="469" w:author="PR Preview" w:date="2026-01-01T00:00:00Z">
        <w:r>
          <w:br/>
        </w:r>
      </w:ins>
      <w:ins w:id="470" w:author="PR Preview" w:date="2026-01-01T00:00:00Z">
        <w:r>
          <w:br/>
        </w:r>
      </w:ins>
      <w:ins w:id="471" w:author="PR Preview" w:date="2026-01-01T00:00:00Z">
        <w:r>
          <w:rPr>
            <w:rStyle w:val="NormalTok"/>
          </w:rPr>
          <w:t xml:space="preserve">miss_ci </w:t>
        </w:r>
      </w:ins>
      <w:ins w:id="472" w:author="PR Preview" w:date="2026-01-01T00:00:00Z">
        <w:r>
          <w:rPr>
            <w:rStyle w:val="OtherTok"/>
          </w:rPr>
          <w:t xml:space="preserve">&lt;-</w:t>
        </w:r>
      </w:ins>
      <w:ins w:id="473" w:author="PR Preview" w:date="2026-01-01T00:00:00Z">
        <w:r>
          <w:rPr>
            <w:rStyle w:val="NormalTok"/>
          </w:rPr>
          <w:t xml:space="preserve"> </w:t>
        </w:r>
      </w:ins>
      <w:ins w:id="474" w:author="PR Preview" w:date="2026-01-01T00:00:00Z">
        <w:r>
          <w:rPr>
            <w:rStyle w:val="FunctionTok"/>
          </w:rPr>
          <w:t xml:space="preserve">lapply</w:t>
        </w:r>
      </w:ins>
      <w:ins w:id="475" w:author="PR Preview" w:date="2026-01-01T00:00:00Z">
        <w:r>
          <w:rPr>
            <w:rStyle w:val="NormalTok"/>
          </w:rPr>
          <w:t xml:space="preserve">(miss_counts, prop.test, </w:t>
        </w:r>
      </w:ins>
      <w:ins w:id="476" w:author="PR Preview" w:date="2026-01-01T00:00:00Z">
        <w:r>
          <w:rPr>
            <w:rStyle w:val="AttributeTok"/>
          </w:rPr>
          <w:t xml:space="preserve">n =</w:t>
        </w:r>
      </w:ins>
      <w:ins w:id="477" w:author="PR Preview" w:date="2026-01-01T00:00:00Z">
        <w:r>
          <w:rPr>
            <w:rStyle w:val="NormalTok"/>
          </w:rPr>
          <w:t xml:space="preserve"> n_reps)</w:t>
        </w:r>
      </w:ins>
      <w:ins w:id="478" w:author="PR Preview" w:date="2026-01-01T00:00:00Z">
        <w:r>
          <w:br/>
        </w:r>
      </w:ins>
      <w:ins w:id="479" w:author="PR Preview" w:date="2026-01-01T00:00:00Z">
        <w:r>
          <w:br/>
        </w:r>
      </w:ins>
      <w:ins w:id="480" w:author="PR Preview" w:date="2026-01-01T00:00:00Z">
        <w:r>
          <w:rPr>
            <w:rStyle w:val="NormalTok"/>
          </w:rPr>
          <w:t xml:space="preserve">consistency_sim </w:t>
        </w:r>
      </w:ins>
      <w:ins w:id="481" w:author="PR Preview" w:date="2026-01-01T00:00:00Z">
        <w:r>
          <w:rPr>
            <w:rStyle w:val="OtherTok"/>
          </w:rPr>
          <w:t xml:space="preserve">&lt;-</w:t>
        </w:r>
      </w:ins>
      <w:ins w:id="482" w:author="PR Preview" w:date="2026-01-01T00:00:00Z">
        <w:r>
          <w:rPr>
            <w:rStyle w:val="NormalTok"/>
          </w:rPr>
          <w:t xml:space="preserve"> </w:t>
        </w:r>
      </w:ins>
      <w:ins w:id="483" w:author="PR Preview" w:date="2026-01-01T00:00:00Z">
        <w:r>
          <w:rPr>
            <w:rStyle w:val="FunctionTok"/>
          </w:rPr>
          <w:t xml:space="preserve">data.frame</w:t>
        </w:r>
      </w:ins>
      <w:ins w:id="484" w:author="PR Preview" w:date="2026-01-01T00:00:00Z">
        <w:r>
          <w:rPr>
            <w:rStyle w:val="NormalTok"/>
          </w:rPr>
          <w:t xml:space="preserve">(</w:t>
        </w:r>
      </w:ins>
      <w:ins w:id="485" w:author="PR Preview" w:date="2026-01-01T00:00:00Z">
        <w:r>
          <w:br/>
        </w:r>
      </w:ins>
      <w:ins w:id="486" w:author="PR Preview" w:date="2026-01-01T00:00:00Z">
        <w:r>
          <w:rPr>
            <w:rStyle w:val="NormalTok"/>
          </w:rPr>
          <w:t xml:space="preserve">  </w:t>
        </w:r>
      </w:ins>
      <w:ins w:id="487" w:author="PR Preview" w:date="2026-01-01T00:00:00Z">
        <w:r>
          <w:rPr>
            <w:rStyle w:val="AttributeTok"/>
          </w:rPr>
          <w:t xml:space="preserve">n =</w:t>
        </w:r>
      </w:ins>
      <w:ins w:id="488" w:author="PR Preview" w:date="2026-01-01T00:00:00Z">
        <w:r>
          <w:rPr>
            <w:rStyle w:val="NormalTok"/>
          </w:rPr>
          <w:t xml:space="preserve"> sample_sizes,</w:t>
        </w:r>
      </w:ins>
      <w:ins w:id="489" w:author="PR Preview" w:date="2026-01-01T00:00:00Z">
        <w:r>
          <w:br/>
        </w:r>
      </w:ins>
      <w:ins w:id="490" w:author="PR Preview" w:date="2026-01-01T00:00:00Z">
        <w:r>
          <w:rPr>
            <w:rStyle w:val="NormalTok"/>
          </w:rPr>
          <w:t xml:space="preserve">  </w:t>
        </w:r>
      </w:ins>
      <w:ins w:id="491" w:author="PR Preview" w:date="2026-01-01T00:00:00Z">
        <w:r>
          <w:rPr>
            <w:rStyle w:val="AttributeTok"/>
          </w:rPr>
          <w:t xml:space="preserve">miss_prob =</w:t>
        </w:r>
      </w:ins>
      <w:ins w:id="492" w:author="PR Preview" w:date="2026-01-01T00:00:00Z">
        <w:r>
          <w:rPr>
            <w:rStyle w:val="NormalTok"/>
          </w:rPr>
          <w:t xml:space="preserve"> miss_counts </w:t>
        </w:r>
      </w:ins>
      <w:ins w:id="493" w:author="PR Preview" w:date="2026-01-01T00:00:00Z">
        <w:r>
          <w:rPr>
            <w:rStyle w:val="SpecialCharTok"/>
          </w:rPr>
          <w:t xml:space="preserve">/</w:t>
        </w:r>
      </w:ins>
      <w:ins w:id="494" w:author="PR Preview" w:date="2026-01-01T00:00:00Z">
        <w:r>
          <w:rPr>
            <w:rStyle w:val="NormalTok"/>
          </w:rPr>
          <w:t xml:space="preserve"> n_reps,</w:t>
        </w:r>
      </w:ins>
      <w:ins w:id="495" w:author="PR Preview" w:date="2026-01-01T00:00:00Z">
        <w:r>
          <w:br/>
        </w:r>
      </w:ins>
      <w:ins w:id="496" w:author="PR Preview" w:date="2026-01-01T00:00:00Z">
        <w:r>
          <w:rPr>
            <w:rStyle w:val="NormalTok"/>
          </w:rPr>
          <w:t xml:space="preserve">  </w:t>
        </w:r>
      </w:ins>
      <w:ins w:id="497" w:author="PR Preview" w:date="2026-01-01T00:00:00Z">
        <w:r>
          <w:rPr>
            <w:rStyle w:val="AttributeTok"/>
          </w:rPr>
          <w:t xml:space="preserve">lower =</w:t>
        </w:r>
      </w:ins>
      <w:ins w:id="498" w:author="PR Preview" w:date="2026-01-01T00:00:00Z">
        <w:r>
          <w:rPr>
            <w:rStyle w:val="NormalTok"/>
          </w:rPr>
          <w:t xml:space="preserve"> </w:t>
        </w:r>
      </w:ins>
      <w:ins w:id="499" w:author="PR Preview" w:date="2026-01-01T00:00:00Z">
        <w:r>
          <w:rPr>
            <w:rStyle w:val="FunctionTok"/>
          </w:rPr>
          <w:t xml:space="preserve">vapply</w:t>
        </w:r>
      </w:ins>
      <w:ins w:id="500" w:author="PR Preview" w:date="2026-01-01T00:00:00Z">
        <w:r>
          <w:rPr>
            <w:rStyle w:val="NormalTok"/>
          </w:rPr>
          <w:t xml:space="preserve">(miss_ci, </w:t>
        </w:r>
      </w:ins>
      <w:ins w:id="501" w:author="PR Preview" w:date="2026-01-01T00:00:00Z">
        <w:r>
          <w:rPr>
            <w:rStyle w:val="ControlFlowTok"/>
          </w:rPr>
          <w:t xml:space="preserve">function</w:t>
        </w:r>
      </w:ins>
      <w:ins w:id="502" w:author="PR Preview" w:date="2026-01-01T00:00:00Z">
        <w:r>
          <w:rPr>
            <w:rStyle w:val="NormalTok"/>
          </w:rPr>
          <w:t xml:space="preserve">(ci) ci</w:t>
        </w:r>
      </w:ins>
      <w:ins w:id="503" w:author="PR Preview" w:date="2026-01-01T00:00:00Z">
        <w:r>
          <w:rPr>
            <w:rStyle w:val="SpecialCharTok"/>
          </w:rPr>
          <w:t xml:space="preserve">$</w:t>
        </w:r>
      </w:ins>
      <w:ins w:id="504" w:author="PR Preview" w:date="2026-01-01T00:00:00Z">
        <w:r>
          <w:rPr>
            <w:rStyle w:val="NormalTok"/>
          </w:rPr>
          <w:t xml:space="preserve">conf.int[</w:t>
        </w:r>
      </w:ins>
      <w:ins w:id="505" w:author="PR Preview" w:date="2026-01-01T00:00:00Z">
        <w:r>
          <w:rPr>
            <w:rStyle w:val="DecValTok"/>
          </w:rPr>
          <w:t xml:space="preserve">1</w:t>
        </w:r>
      </w:ins>
      <w:ins w:id="506" w:author="PR Preview" w:date="2026-01-01T00:00:00Z">
        <w:r>
          <w:rPr>
            <w:rStyle w:val="NormalTok"/>
          </w:rPr>
          <w:t xml:space="preserve">], </w:t>
        </w:r>
      </w:ins>
      <w:ins w:id="507" w:author="PR Preview" w:date="2026-01-01T00:00:00Z">
        <w:r>
          <w:rPr>
            <w:rStyle w:val="FunctionTok"/>
          </w:rPr>
          <w:t xml:space="preserve">numeric</w:t>
        </w:r>
      </w:ins>
      <w:ins w:id="508" w:author="PR Preview" w:date="2026-01-01T00:00:00Z">
        <w:r>
          <w:rPr>
            <w:rStyle w:val="NormalTok"/>
          </w:rPr>
          <w:t xml:space="preserve">(</w:t>
        </w:r>
      </w:ins>
      <w:ins w:id="509" w:author="PR Preview" w:date="2026-01-01T00:00:00Z">
        <w:r>
          <w:rPr>
            <w:rStyle w:val="DecValTok"/>
          </w:rPr>
          <w:t xml:space="preserve">1</w:t>
        </w:r>
      </w:ins>
      <w:ins w:id="510" w:author="PR Preview" w:date="2026-01-01T00:00:00Z">
        <w:r>
          <w:rPr>
            <w:rStyle w:val="NormalTok"/>
          </w:rPr>
          <w:t xml:space="preserve">)),</w:t>
        </w:r>
      </w:ins>
      <w:ins w:id="511" w:author="PR Preview" w:date="2026-01-01T00:00:00Z">
        <w:r>
          <w:br/>
        </w:r>
      </w:ins>
      <w:ins w:id="512" w:author="PR Preview" w:date="2026-01-01T00:00:00Z">
        <w:r>
          <w:rPr>
            <w:rStyle w:val="NormalTok"/>
          </w:rPr>
          <w:t xml:space="preserve">  </w:t>
        </w:r>
      </w:ins>
      <w:ins w:id="513" w:author="PR Preview" w:date="2026-01-01T00:00:00Z">
        <w:r>
          <w:rPr>
            <w:rStyle w:val="AttributeTok"/>
          </w:rPr>
          <w:t xml:space="preserve">upper =</w:t>
        </w:r>
      </w:ins>
      <w:ins w:id="514" w:author="PR Preview" w:date="2026-01-01T00:00:00Z">
        <w:r>
          <w:rPr>
            <w:rStyle w:val="NormalTok"/>
          </w:rPr>
          <w:t xml:space="preserve"> </w:t>
        </w:r>
      </w:ins>
      <w:ins w:id="515" w:author="PR Preview" w:date="2026-01-01T00:00:00Z">
        <w:r>
          <w:rPr>
            <w:rStyle w:val="FunctionTok"/>
          </w:rPr>
          <w:t xml:space="preserve">vapply</w:t>
        </w:r>
      </w:ins>
      <w:ins w:id="516" w:author="PR Preview" w:date="2026-01-01T00:00:00Z">
        <w:r>
          <w:rPr>
            <w:rStyle w:val="NormalTok"/>
          </w:rPr>
          <w:t xml:space="preserve">(miss_ci, </w:t>
        </w:r>
      </w:ins>
      <w:ins w:id="517" w:author="PR Preview" w:date="2026-01-01T00:00:00Z">
        <w:r>
          <w:rPr>
            <w:rStyle w:val="ControlFlowTok"/>
          </w:rPr>
          <w:t xml:space="preserve">function</w:t>
        </w:r>
      </w:ins>
      <w:ins w:id="518" w:author="PR Preview" w:date="2026-01-01T00:00:00Z">
        <w:r>
          <w:rPr>
            <w:rStyle w:val="NormalTok"/>
          </w:rPr>
          <w:t xml:space="preserve">(ci) ci</w:t>
        </w:r>
      </w:ins>
      <w:ins w:id="519" w:author="PR Preview" w:date="2026-01-01T00:00:00Z">
        <w:r>
          <w:rPr>
            <w:rStyle w:val="SpecialCharTok"/>
          </w:rPr>
          <w:t xml:space="preserve">$</w:t>
        </w:r>
      </w:ins>
      <w:ins w:id="520" w:author="PR Preview" w:date="2026-01-01T00:00:00Z">
        <w:r>
          <w:rPr>
            <w:rStyle w:val="NormalTok"/>
          </w:rPr>
          <w:t xml:space="preserve">conf.int[</w:t>
        </w:r>
      </w:ins>
      <w:ins w:id="521" w:author="PR Preview" w:date="2026-01-01T00:00:00Z">
        <w:r>
          <w:rPr>
            <w:rStyle w:val="DecValTok"/>
          </w:rPr>
          <w:t xml:space="preserve">2</w:t>
        </w:r>
      </w:ins>
      <w:ins w:id="522" w:author="PR Preview" w:date="2026-01-01T00:00:00Z">
        <w:r>
          <w:rPr>
            <w:rStyle w:val="NormalTok"/>
          </w:rPr>
          <w:t xml:space="preserve">], </w:t>
        </w:r>
      </w:ins>
      <w:ins w:id="523" w:author="PR Preview" w:date="2026-01-01T00:00:00Z">
        <w:r>
          <w:rPr>
            <w:rStyle w:val="FunctionTok"/>
          </w:rPr>
          <w:t xml:space="preserve">numeric</w:t>
        </w:r>
      </w:ins>
      <w:ins w:id="524" w:author="PR Preview" w:date="2026-01-01T00:00:00Z">
        <w:r>
          <w:rPr>
            <w:rStyle w:val="NormalTok"/>
          </w:rPr>
          <w:t xml:space="preserve">(</w:t>
        </w:r>
      </w:ins>
      <w:ins w:id="525" w:author="PR Preview" w:date="2026-01-01T00:00:00Z">
        <w:r>
          <w:rPr>
            <w:rStyle w:val="DecValTok"/>
          </w:rPr>
          <w:t xml:space="preserve">1</w:t>
        </w:r>
      </w:ins>
      <w:ins w:id="526" w:author="PR Preview" w:date="2026-01-01T00:00:00Z">
        <w:r>
          <w:rPr>
            <w:rStyle w:val="NormalTok"/>
          </w:rPr>
          <w:t xml:space="preserve">)),</w:t>
        </w:r>
      </w:ins>
      <w:ins w:id="527" w:author="PR Preview" w:date="2026-01-01T00:00:00Z">
        <w:r>
          <w:br/>
        </w:r>
      </w:ins>
      <w:ins w:id="528" w:author="PR Preview" w:date="2026-01-01T00:00:00Z">
        <w:r>
          <w:rPr>
            <w:rStyle w:val="NormalTok"/>
          </w:rPr>
          <w:t xml:space="preserve">  </w:t>
        </w:r>
      </w:ins>
      <w:ins w:id="529" w:author="PR Preview" w:date="2026-01-01T00:00:00Z">
        <w:r>
          <w:rPr>
            <w:rStyle w:val="AttributeTok"/>
          </w:rPr>
          <w:t xml:space="preserve">bound =</w:t>
        </w:r>
      </w:ins>
      <w:ins w:id="530" w:author="PR Preview" w:date="2026-01-01T00:00:00Z">
        <w:r>
          <w:rPr>
            <w:rStyle w:val="NormalTok"/>
          </w:rPr>
          <w:t xml:space="preserve"> </w:t>
        </w:r>
      </w:ins>
      <w:ins w:id="531" w:author="PR Preview" w:date="2026-01-01T00:00:00Z">
        <w:r>
          <w:rPr>
            <w:rStyle w:val="FunctionTok"/>
          </w:rPr>
          <w:t xml:space="preserve">pmin</w:t>
        </w:r>
      </w:ins>
      <w:ins w:id="532" w:author="PR Preview" w:date="2026-01-01T00:00:00Z">
        <w:r>
          <w:rPr>
            <w:rStyle w:val="NormalTok"/>
          </w:rPr>
          <w:t xml:space="preserve">(</w:t>
        </w:r>
      </w:ins>
      <w:ins w:id="533" w:author="PR Preview" w:date="2026-01-01T00:00:00Z">
        <w:r>
          <w:rPr>
            <w:rStyle w:val="DecValTok"/>
          </w:rPr>
          <w:t xml:space="preserve">1</w:t>
        </w:r>
      </w:ins>
      <w:ins w:id="534" w:author="PR Preview" w:date="2026-01-01T00:00:00Z">
        <w:r>
          <w:rPr>
            <w:rStyle w:val="NormalTok"/>
          </w:rPr>
          <w:t xml:space="preserve">, sigma_sq </w:t>
        </w:r>
      </w:ins>
      <w:ins w:id="535" w:author="PR Preview" w:date="2026-01-01T00:00:00Z">
        <w:r>
          <w:rPr>
            <w:rStyle w:val="SpecialCharTok"/>
          </w:rPr>
          <w:t xml:space="preserve">/</w:t>
        </w:r>
      </w:ins>
      <w:ins w:id="536" w:author="PR Preview" w:date="2026-01-01T00:00:00Z">
        <w:r>
          <w:rPr>
            <w:rStyle w:val="NormalTok"/>
          </w:rPr>
          <w:t xml:space="preserve"> (sample_sizes </w:t>
        </w:r>
      </w:ins>
      <w:ins w:id="537" w:author="PR Preview" w:date="2026-01-01T00:00:00Z">
        <w:r>
          <w:rPr>
            <w:rStyle w:val="SpecialCharTok"/>
          </w:rPr>
          <w:t xml:space="preserve">*</w:t>
        </w:r>
      </w:ins>
      <w:ins w:id="538" w:author="PR Preview" w:date="2026-01-01T00:00:00Z">
        <w:r>
          <w:rPr>
            <w:rStyle w:val="NormalTok"/>
          </w:rPr>
          <w:t xml:space="preserve"> eps</w:t>
        </w:r>
      </w:ins>
      <w:ins w:id="539" w:author="PR Preview" w:date="2026-01-01T00:00:00Z">
        <w:r>
          <w:rPr>
            <w:rStyle w:val="SpecialCharTok"/>
          </w:rPr>
          <w:t xml:space="preserve">^</w:t>
        </w:r>
      </w:ins>
      <w:ins w:id="540" w:author="PR Preview" w:date="2026-01-01T00:00:00Z">
        <w:r>
          <w:rPr>
            <w:rStyle w:val="DecValTok"/>
          </w:rPr>
          <w:t xml:space="preserve">2</w:t>
        </w:r>
      </w:ins>
      <w:ins w:id="541" w:author="PR Preview" w:date="2026-01-01T00:00:00Z">
        <w:r>
          <w:rPr>
            <w:rStyle w:val="NormalTok"/>
          </w:rPr>
          <w:t xml:space="preserve">))</w:t>
        </w:r>
      </w:ins>
      <w:ins w:id="542" w:author="PR Preview" w:date="2026-01-01T00:00:00Z">
        <w:r>
          <w:br/>
        </w:r>
      </w:ins>
      <w:ins w:id="543" w:author="PR Preview" w:date="2026-01-01T00:00:00Z">
        <w:r>
          <w:rPr>
            <w:rStyle w:val="NormalTok"/>
          </w:rPr>
          <w:t xml:space="preserve">)</w:t>
        </w:r>
      </w:ins>
      <w:ins w:id="544" w:author="PR Preview" w:date="2026-01-01T00:00:00Z">
        <w:r>
          <w:br/>
        </w:r>
      </w:ins>
      <w:ins w:id="545" w:author="PR Preview" w:date="2026-01-01T00:00:00Z">
        <w:r>
          <w:rPr>
            <w:rStyle w:val="NormalTok"/>
          </w:rPr>
          <w:t xml:space="preserve">consistency_sim</w:t>
        </w:r>
      </w:ins>
      <w:ins w:id="546" w:author="PR Preview" w:date="2026-01-01T00:00:00Z">
        <w:r>
          <w:br/>
        </w:r>
      </w:ins>
      <w:ins w:id="547" w:author="PR Preview" w:date="2026-01-01T00:00:00Z">
        <w:r>
          <w:rPr>
            <w:rStyle w:val="CommentTok"/>
          </w:rPr>
          <w:t xml:space="preserve">#&gt; # A tibble: 7 × 5</w:t>
        </w:r>
      </w:ins>
      <w:ins w:id="548" w:author="PR Preview" w:date="2026-01-01T00:00:00Z">
        <w:r>
          <w:br/>
        </w:r>
      </w:ins>
      <w:ins w:id="549" w:author="PR Preview" w:date="2026-01-01T00:00:00Z">
        <w:r>
          <w:rPr>
            <w:rStyle w:val="CommentTok"/>
          </w:rPr>
          <w:t xml:space="preserve">#&gt;       n miss_prob   lower  upper bound</w:t>
        </w:r>
      </w:ins>
      <w:ins w:id="550" w:author="PR Preview" w:date="2026-01-01T00:00:00Z">
        <w:r>
          <w:br/>
        </w:r>
      </w:ins>
      <w:ins w:id="551" w:author="PR Preview" w:date="2026-01-01T00:00:00Z">
        <w:r>
          <w:rPr>
            <w:rStyle w:val="CommentTok"/>
          </w:rPr>
          <w:t xml:space="preserve">#&gt;   &lt;dbl&gt;     &lt;dbl&gt;   &lt;dbl&gt;  &lt;dbl&gt; &lt;dbl&gt;</w:t>
        </w:r>
      </w:ins>
      <w:ins w:id="552" w:author="PR Preview" w:date="2026-01-01T00:00:00Z">
        <w:r>
          <w:br/>
        </w:r>
      </w:ins>
      <w:ins w:id="553" w:author="PR Preview" w:date="2026-01-01T00:00:00Z">
        <w:r>
          <w:rPr>
            <w:rStyle w:val="CommentTok"/>
          </w:rPr>
          <w:t xml:space="preserve">#&gt; 1     5     0.764 0.744   0.782  1    </w:t>
        </w:r>
      </w:ins>
      <w:ins w:id="554" w:author="PR Preview" w:date="2026-01-01T00:00:00Z">
        <w:r>
          <w:br/>
        </w:r>
      </w:ins>
      <w:ins w:id="555" w:author="PR Preview" w:date="2026-01-01T00:00:00Z">
        <w:r>
          <w:rPr>
            <w:rStyle w:val="CommentTok"/>
          </w:rPr>
          <w:t xml:space="preserve">#&gt; 2    10     0.649 0.628   0.670  1    </w:t>
        </w:r>
      </w:ins>
      <w:ins w:id="556" w:author="PR Preview" w:date="2026-01-01T00:00:00Z">
        <w:r>
          <w:br/>
        </w:r>
      </w:ins>
      <w:ins w:id="557" w:author="PR Preview" w:date="2026-01-01T00:00:00Z">
        <w:r>
          <w:rPr>
            <w:rStyle w:val="CommentTok"/>
          </w:rPr>
          <w:t xml:space="preserve">#&gt; 3    20     0.528 0.505   0.550  1    </w:t>
        </w:r>
      </w:ins>
      <w:ins w:id="558" w:author="PR Preview" w:date="2026-01-01T00:00:00Z">
        <w:r>
          <w:br/>
        </w:r>
      </w:ins>
      <w:ins w:id="559" w:author="PR Preview" w:date="2026-01-01T00:00:00Z">
        <w:r>
          <w:rPr>
            <w:rStyle w:val="CommentTok"/>
          </w:rPr>
          <w:t xml:space="preserve">#&gt; 4    40     0.366 0.344   0.387  1    </w:t>
        </w:r>
      </w:ins>
      <w:ins w:id="560" w:author="PR Preview" w:date="2026-01-01T00:00:00Z">
        <w:r>
          <w:br/>
        </w:r>
      </w:ins>
      <w:ins w:id="561" w:author="PR Preview" w:date="2026-01-01T00:00:00Z">
        <w:r>
          <w:rPr>
            <w:rStyle w:val="CommentTok"/>
          </w:rPr>
          <w:t xml:space="preserve">#&gt; 5    80     0.219 0.201   0.238  0.661</w:t>
        </w:r>
      </w:ins>
      <w:ins w:id="562" w:author="PR Preview" w:date="2026-01-01T00:00:00Z">
        <w:r>
          <w:br/>
        </w:r>
      </w:ins>
      <w:ins w:id="563" w:author="PR Preview" w:date="2026-01-01T00:00:00Z">
        <w:r>
          <w:rPr>
            <w:rStyle w:val="CommentTok"/>
          </w:rPr>
          <w:t xml:space="preserve">#&gt; 6   160     0.092 0.0799  0.106  0.331</w:t>
        </w:r>
      </w:ins>
      <w:ins w:id="564" w:author="PR Preview" w:date="2026-01-01T00:00:00Z">
        <w:r>
          <w:br/>
        </w:r>
      </w:ins>
      <w:ins w:id="565" w:author="PR Preview" w:date="2026-01-01T00:00:00Z">
        <w:r>
          <w:rPr>
            <w:rStyle w:val="CommentTok"/>
          </w:rPr>
          <w:t xml:space="preserve">#&gt; 7   320     0.012 0.00788 0.0181 0.165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"P(|sample mean - population mean| &gt;= 100 g)"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ins w:id="566" w:author="PR Preview" w:date="2026-01-01T00:00:00Z">
        <w:r>
          <w:t xml:space="preserve">The simulated probability shrinks toward zero as</w:t>
        </w:r>
      </w:ins>
      <w:ins w:id="567" w:author="PR Preview" w:date="2026-01-01T00:00:00Z">
        <w:r>
          <w:t xml:space="preserve"> </w:t>
        </w:r>
      </w:ins>
      <m:oMath>
        <m:r>
          <m:t>n</m:t>
        </m:r>
      </m:oMath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grows,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as consistency says it must,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and it lies below the bound at every sample size here,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which is loose for small</w:t>
        </w:r>
      </w:ins>
      <w:ins w:id="576" w:author="PR Preview" w:date="2026-01-01T00:00:00Z">
        <w:r>
          <w:t xml:space="preserve"> </w:t>
        </w:r>
      </w:ins>
      <m:oMath>
        <m:r>
          <m:t>n</m:t>
        </m:r>
      </m:oMath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but follows the same</w:t>
        </w:r>
      </w:ins>
      <w:ins w:id="57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decay.</w:t>
        </w:r>
      </w:ins>
    </w:p>
    <w:bookmarkEnd w:id="36"/>
    <w:bookmarkEnd w:id="37"/>
    <w:bookmarkStart w:id="45" w:name="sec-efficiency"/>
    <w:p>
      <w:pPr>
        <w:pStyle w:val="Heading2"/>
      </w:pPr>
      <w:ins w:id="582" w:author="PR Preview" w:date="2026-01-01T00:00:00Z">
        <w:r>
          <w:t xml:space="preserve">2 Efficiency</w:t>
        </w:r>
      </w:ins>
    </w:p>
    <w:bookmarkStart w:id="40" w:name="def-relative-efficiency"/>
    <w:p>
      <w:pPr>
        <w:pStyle w:val="FirstParagraph"/>
      </w:pPr>
      <w:ins w:id="583" w:author="PR Preview" w:date="2026-01-01T00:00:00Z">
        <w:r>
          <w:rPr>
            <w:b/>
            <w:bCs/>
          </w:rPr>
          <w:t xml:space="preserve">Definition 2 (Relative efficiency)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Let</w:t>
        </w:r>
      </w:ins>
      <w:ins w:id="58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and</w:t>
        </w:r>
      </w:ins>
      <w:ins w:id="58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be two estimators of the same estimand</w:t>
        </w:r>
      </w:ins>
      <w:ins w:id="592" w:author="PR Preview" w:date="2026-01-01T00:00:00Z">
        <w:r>
          <w:t xml:space="preserve"> </w:t>
        </w:r>
      </w:ins>
      <m:oMath>
        <m:r>
          <m:t>θ</m:t>
        </m:r>
      </m:oMath>
      <w:ins w:id="593" w:author="PR Preview" w:date="2026-01-01T00:00:00Z">
        <w:r>
          <w:t xml:space="preserve">.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The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rPr>
            <w:b/>
            <w:bCs/>
          </w:rPr>
          <w:t xml:space="preserve">relative efficiency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of</w:t>
        </w:r>
      </w:ins>
      <w:ins w:id="60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with respect to</w:t>
        </w:r>
      </w:ins>
      <w:ins w:id="60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is the ratio of their</w:t>
        </w:r>
      </w:ins>
      <w:ins w:id="606" w:author="PR Preview" w:date="2026-01-01T00:00:00Z">
        <w:r>
          <w:t xml:space="preserve"> </w:t>
        </w:r>
      </w:ins>
      <w:hyperlink r:id="rId18">
        <w:ins w:id="607" w:author="PR Preview" w:date="2026-01-01T00:00:00Z">
          <w:r>
            <w:rPr>
              <w:rStyle w:val="Hyperlink"/>
            </w:rPr>
            <w:t xml:space="preserve">mean squared errors</w:t>
          </w:r>
        </w:ins>
      </w:hyperlink>
      <w:ins w:id="608" w:author="PR Preview" w:date="2026-01-01T00:00:00Z">
        <w:r>
          <w:t xml:space="preserve">,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the less accurate estimator’s in the numerator: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7.3.1)</w:t>
            </w:r>
            <w:r>
              <w:t xml:space="preserve">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ins w:id="611" w:author="PR Preview" w:date="2026-01-01T00:00:00Z">
        <w:r>
          <w:rPr>
            <w:i/>
            <w:iCs/>
          </w:rPr>
          <w:t xml:space="preserve">Remark 2</w:t>
        </w:r>
      </w:ins>
      <w:ins w:id="612" w:author="PR Preview" w:date="2026-01-01T00:00:00Z">
        <w:r>
          <w:t xml:space="preserve"> (Reading the relative efficiency). </w:t>
        </w:r>
      </w:ins>
      <w:ins w:id="613" w:author="PR Preview" w:date="2026-01-01T00:00:00Z">
        <w:r>
          <w:t xml:space="preserve">A relative efficiency above 1 means</w:t>
        </w:r>
      </w:ins>
      <w:ins w:id="61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is more accurate than</w:t>
        </w:r>
      </w:ins>
      <w:ins w:id="61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ins w:id="618" w:author="PR Preview" w:date="2026-01-01T00:00:00Z">
        <w:r>
          <w:t xml:space="preserve">,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and below 1 means it is less accurate.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For two</w:t>
        </w:r>
      </w:ins>
      <w:ins w:id="623" w:author="PR Preview" w:date="2026-01-01T00:00:00Z">
        <w:r>
          <w:t xml:space="preserve"> </w:t>
        </w:r>
      </w:ins>
      <w:hyperlink r:id="rId17">
        <w:ins w:id="624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estimators the mean squared errors are the variances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(</w:t>
        </w:r>
      </w:ins>
      <w:hyperlink r:id="rId41">
        <w:ins w:id="629" w:author="PR Preview" w:date="2026-01-01T00:00:00Z">
          <w:r>
            <w:rPr>
              <w:rStyle w:val="Hyperlink"/>
            </w:rPr>
            <w:t xml:space="preserve">mean squared error equals bias squared plus variance</w:t>
          </w:r>
        </w:ins>
      </w:hyperlink>
      <w:ins w:id="630" w:author="PR Preview" w:date="2026-01-01T00:00:00Z">
        <w:r>
          <w:t xml:space="preserve">, with zero bias),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so the relative efficiency is the ratio of the variances.</w:t>
        </w:r>
      </w:ins>
    </w:p>
    <w:bookmarkEnd w:id="42"/>
    <w:bookmarkStart w:id="44" w:name="exm-relative-efficiency-mean"/>
    <w:p>
      <w:pPr>
        <w:pStyle w:val="BodyText"/>
      </w:pPr>
      <w:ins w:id="633" w:author="PR Preview" w:date="2026-01-01T00:00:00Z">
        <w:r>
          <w:rPr>
            <w:b/>
            <w:bCs/>
          </w:rPr>
          <w:t xml:space="preserve">Example 2 (Relative efficiency of two estimators of a mean)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In</w:t>
        </w:r>
      </w:ins>
      <w:ins w:id="636" w:author="PR Preview" w:date="2026-01-01T00:00:00Z">
        <w:r>
          <w:t xml:space="preserve"> </w:t>
        </w:r>
      </w:ins>
      <w:hyperlink r:id="rId28">
        <w:ins w:id="637" w:author="PR Preview" w:date="2026-01-01T00:00:00Z">
          <w:r>
            <w:rPr>
              <w:rStyle w:val="Hyperlink"/>
            </w:rPr>
            <w:t xml:space="preserve">the example on two estimators of a mean</w:t>
          </w:r>
        </w:ins>
      </w:hyperlink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the sample mean has</w:t>
        </w:r>
      </w:ins>
      <w:ins w:id="640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and the single-observation estimator has</w:t>
        </w:r>
      </w:ins>
      <w:ins w:id="643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644" w:author="PR Preview" w:date="2026-01-01T00:00:00Z">
        <w:r>
          <w:t xml:space="preserve">.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The relative efficiency of the sample mean with respect to</w:t>
        </w:r>
      </w:ins>
      <w:ins w:id="64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650" w:author="PR Preview" w:date="2026-01-01T00:00:00Z">
        <w:r>
          <w:t xml:space="preserve">so with</w:t>
        </w:r>
      </w:ins>
      <w:ins w:id="65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50</m:t>
        </m:r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students, as in</w:t>
        </w:r>
      </w:ins>
      <w:ins w:id="654" w:author="PR Preview" w:date="2026-01-01T00:00:00Z">
        <w:r>
          <w:t xml:space="preserve"> </w:t>
        </w:r>
      </w:ins>
      <w:hyperlink r:id="rId43">
        <w:ins w:id="655" w:author="PR Preview" w:date="2026-01-01T00:00:00Z">
          <w:r>
            <w:rPr>
              <w:rStyle w:val="Hyperlink"/>
            </w:rPr>
            <w:t xml:space="preserve">the student-height example</w:t>
          </w:r>
        </w:ins>
      </w:hyperlink>
      <w:ins w:id="656" w:author="PR Preview" w:date="2026-01-01T00:00:00Z">
        <w:r>
          <w:t xml:space="preserve">,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the sample mean is 50 times as efficient as</w:t>
        </w:r>
      </w:ins>
      <w:ins w:id="65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660" w:author="PR Preview" w:date="2026-01-01T00:00:00Z">
        <w:r>
          <w:t xml:space="preserve">.</w:t>
        </w:r>
      </w:ins>
    </w:p>
    <w:bookmarkEnd w:id="44"/>
    <w:bookmarkEnd w:id="45"/>
    <w:bookmarkStart w:id="72" w:name="sec-cramer-rao"/>
    <w:p>
      <w:pPr>
        <w:pStyle w:val="Heading2"/>
      </w:pPr>
      <w:ins w:id="661" w:author="PR Preview" w:date="2026-01-01T00:00:00Z">
        <w:r>
          <w:t xml:space="preserve">3 The Cramér–Rao lower bound</w:t>
        </w:r>
      </w:ins>
    </w:p>
    <w:bookmarkStart w:id="48" w:name="exr-cov-estimator-score"/>
    <w:p>
      <w:pPr>
        <w:pStyle w:val="FirstParagraph"/>
      </w:pPr>
      <w:ins w:id="662" w:author="PR Preview" w:date="2026-01-01T00:00:00Z">
        <w:r>
          <w:rPr>
            <w:b/>
            <w:bCs/>
          </w:rPr>
          <w:t xml:space="preserve">Exercise 2 (Covariance of an unbiased estimator with the score)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Let</w:t>
        </w:r>
      </w:ins>
      <w:ins w:id="6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have density</w:t>
        </w:r>
      </w:ins>
      <w:ins w:id="668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for a scalar parameter</w:t>
        </w:r>
      </w:ins>
      <w:ins w:id="671" w:author="PR Preview" w:date="2026-01-01T00:00:00Z">
        <w:r>
          <w:t xml:space="preserve"> </w:t>
        </w:r>
      </w:ins>
      <m:oMath>
        <m:r>
          <m:t>θ</m:t>
        </m:r>
      </m:oMath>
      <w:ins w:id="672" w:author="PR Preview" w:date="2026-01-01T00:00:00Z">
        <w:r>
          <w:t xml:space="preserve">,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under the assumptions of</w:t>
        </w:r>
      </w:ins>
      <w:ins w:id="675" w:author="PR Preview" w:date="2026-01-01T00:00:00Z">
        <w:r>
          <w:t xml:space="preserve"> </w:t>
        </w:r>
      </w:ins>
      <w:hyperlink r:id="rId46">
        <w:ins w:id="676" w:author="PR Preview" w:date="2026-01-01T00:00:00Z">
          <w:r>
            <w:rPr>
              <w:rStyle w:val="Hyperlink"/>
            </w:rPr>
            <w:t xml:space="preserve">the exercise on the mean of the score</w:t>
          </w:r>
        </w:ins>
      </w:hyperlink>
      <w:ins w:id="677" w:author="PR Preview" w:date="2026-01-01T00:00:00Z">
        <w:r>
          <w:t xml:space="preserve">,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and let</w:t>
        </w:r>
      </w:ins>
      <w:ins w:id="68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be an</w:t>
        </w:r>
      </w:ins>
      <w:ins w:id="683" w:author="PR Preview" w:date="2026-01-01T00:00:00Z">
        <w:r>
          <w:t xml:space="preserve"> </w:t>
        </w:r>
      </w:ins>
      <w:hyperlink r:id="rId17">
        <w:ins w:id="684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estimator of</w:t>
        </w:r>
      </w:ins>
      <w:ins w:id="687" w:author="PR Preview" w:date="2026-01-01T00:00:00Z">
        <w:r>
          <w:t xml:space="preserve"> </w:t>
        </w:r>
      </w:ins>
      <m:oMath>
        <m:r>
          <m:t>θ</m:t>
        </m:r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with finite variance.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Show that the covariance of</w:t>
        </w:r>
      </w:ins>
      <w:ins w:id="692" w:author="PR Preview" w:date="2026-01-01T00:00:00Z">
        <w:r>
          <w:t xml:space="preserve"> </w:t>
        </w:r>
      </w:ins>
      <m:oMath>
        <m:r>
          <m:t>T</m:t>
        </m:r>
      </m:oMath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with the</w:t>
        </w:r>
      </w:ins>
      <w:ins w:id="695" w:author="PR Preview" w:date="2026-01-01T00:00:00Z">
        <w:r>
          <w:t xml:space="preserve"> </w:t>
        </w:r>
      </w:ins>
      <w:hyperlink r:id="rId47">
        <w:ins w:id="696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697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equals 1.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Assume the derivative of</w:t>
        </w:r>
      </w:ins>
      <w:ins w:id="70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with respect to</w:t>
        </w:r>
      </w:ins>
      <w:ins w:id="705" w:author="PR Preview" w:date="2026-01-01T00:00:00Z">
        <w:r>
          <w:t xml:space="preserve"> </w:t>
        </w:r>
      </w:ins>
      <m:oMath>
        <m:r>
          <m:t>θ</m:t>
        </m:r>
      </m:oMath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can be taken inside the integral.</w:t>
        </w:r>
      </w:ins>
    </w:p>
    <w:bookmarkEnd w:id="48"/>
    <w:bookmarkStart w:id="50" w:name="sol-cov-estimator-score"/>
    <w:p>
      <w:pPr>
        <w:pStyle w:val="BodyText"/>
      </w:pPr>
      <w:ins w:id="708" w:author="PR Preview" w:date="2026-01-01T00:00:00Z">
        <w:r>
          <w:rPr>
            <w:i/>
            <w:iCs/>
          </w:rPr>
          <w:t xml:space="preserve">Solution 2</w:t>
        </w:r>
      </w:ins>
      <w:ins w:id="709" w:author="PR Preview" w:date="2026-01-01T00:00:00Z">
        <w:r>
          <w:t xml:space="preserve">. </w:t>
        </w:r>
      </w:ins>
      <w:ins w:id="710" w:author="PR Preview" w:date="2026-01-01T00:00:00Z">
        <w:r>
          <w:t xml:space="preserve">The score has mean zero by</w:t>
        </w:r>
      </w:ins>
      <w:ins w:id="711" w:author="PR Preview" w:date="2026-01-01T00:00:00Z">
        <w:r>
          <w:t xml:space="preserve"> </w:t>
        </w:r>
      </w:ins>
      <w:hyperlink r:id="rId46">
        <w:ins w:id="712" w:author="PR Preview" w:date="2026-01-01T00:00:00Z">
          <w:r>
            <w:rPr>
              <w:rStyle w:val="Hyperlink"/>
            </w:rPr>
            <w:t xml:space="preserve">the exercise on the mean of the score</w:t>
          </w:r>
        </w:ins>
      </w:hyperlink>
      <w:ins w:id="713" w:author="PR Preview" w:date="2026-01-01T00:00:00Z">
        <w:r>
          <w:t xml:space="preserve">.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The step that rewrites the product of the score and the density uses</w:t>
        </w:r>
      </w:ins>
      <w:ins w:id="716" w:author="PR Preview" w:date="2026-01-01T00:00:00Z">
        <w:r>
          <w:t xml:space="preserve"> </w:t>
        </w:r>
      </w:ins>
      <w:hyperlink r:id="rId49">
        <w:ins w:id="717" w:author="PR Preview" w:date="2026-01-01T00:00:00Z">
          <w:r>
            <w:rPr>
              <w:rStyle w:val="Hyperlink"/>
            </w:rPr>
            <w:t xml:space="preserve">the exercise on the derivative of a density</w:t>
          </w:r>
        </w:ins>
      </w:hyperlink>
      <w:ins w:id="71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derivative through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ins w:id="719" w:author="PR Preview" w:date="2026-01-01T00:00:00Z">
        <w:r>
          <w:rPr>
            <w:b/>
            <w:bCs/>
          </w:rPr>
          <w:t xml:space="preserve">Lemma 2 (Covariance of an unbiased estimator with the score)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Under the assumptions of</w:t>
        </w:r>
      </w:ins>
      <w:ins w:id="722" w:author="PR Preview" w:date="2026-01-01T00:00:00Z">
        <w:r>
          <w:t xml:space="preserve"> </w:t>
        </w:r>
      </w:ins>
      <w:hyperlink w:anchor="exr-cov-estimator-score">
        <w:ins w:id="723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724" w:author="PR Preview" w:date="2026-01-01T00:00:00Z">
        <w:r>
          <w:t xml:space="preserve">,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an unbiased estimator</w:t>
        </w:r>
      </w:ins>
      <w:ins w:id="727" w:author="PR Preview" w:date="2026-01-01T00:00:00Z">
        <w:r>
          <w:t xml:space="preserve"> </w:t>
        </w:r>
      </w:ins>
      <m:oMath>
        <m:r>
          <m:t>T</m:t>
        </m:r>
      </m:oMath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of</w:t>
        </w:r>
      </w:ins>
      <w:ins w:id="730" w:author="PR Preview" w:date="2026-01-01T00:00:00Z">
        <w:r>
          <w:t xml:space="preserve"> </w:t>
        </w:r>
      </w:ins>
      <m:oMath>
        <m:r>
          <m:t>θ</m:t>
        </m:r>
      </m:oMath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has covariance 1 with the score:</w:t>
        </w:r>
      </w:ins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ins w:id="733" w:author="PR Preview" w:date="2026-01-01T00:00:00Z">
        <w:r>
          <w:rPr>
            <w:i/>
            <w:iCs/>
          </w:rPr>
          <w:t xml:space="preserve">Proof</w:t>
        </w:r>
      </w:ins>
      <w:ins w:id="734" w:author="PR Preview" w:date="2026-01-01T00:00:00Z">
        <w:r>
          <w:t xml:space="preserve">. </w:t>
        </w:r>
      </w:ins>
      <w:ins w:id="735" w:author="PR Preview" w:date="2026-01-01T00:00:00Z">
        <w:r>
          <w:t xml:space="preserve">This is the solution to</w:t>
        </w:r>
      </w:ins>
      <w:ins w:id="736" w:author="PR Preview" w:date="2026-01-01T00:00:00Z">
        <w:r>
          <w:t xml:space="preserve"> </w:t>
        </w:r>
      </w:ins>
      <w:hyperlink w:anchor="exr-cov-estimator-score">
        <w:ins w:id="737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738" w:author="PR Preview" w:date="2026-01-01T00:00:00Z">
        <w:r>
          <w:t xml:space="preserve">.</w:t>
        </w:r>
      </w:ins>
    </w:p>
    <w:bookmarkStart w:id="55" w:name="thm-cramer-rao"/>
    <w:p>
      <w:pPr>
        <w:pStyle w:val="BodyText"/>
      </w:pPr>
      <w:ins w:id="739" w:author="PR Preview" w:date="2026-01-01T00:00:00Z">
        <w:r>
          <w:rPr>
            <w:b/>
            <w:bCs/>
          </w:rPr>
          <w:t xml:space="preserve">Theorem 2 (Cramér–Rao lower bound)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Under the assumptions of</w:t>
        </w:r>
      </w:ins>
      <w:ins w:id="742" w:author="PR Preview" w:date="2026-01-01T00:00:00Z">
        <w:r>
          <w:t xml:space="preserve"> </w:t>
        </w:r>
      </w:ins>
      <w:hyperlink w:anchor="exr-cov-estimator-score">
        <w:ins w:id="743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744" w:author="PR Preview" w:date="2026-01-01T00:00:00Z">
        <w:r>
          <w:t xml:space="preserve">,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suppose the</w:t>
        </w:r>
      </w:ins>
      <w:ins w:id="747" w:author="PR Preview" w:date="2026-01-01T00:00:00Z">
        <w:r>
          <w:t xml:space="preserve"> </w:t>
        </w:r>
      </w:ins>
      <w:hyperlink r:id="rId53">
        <w:ins w:id="748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satisfies</w:t>
        </w:r>
      </w:ins>
      <w:ins w:id="751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752" w:author="PR Preview" w:date="2026-01-01T00:00:00Z">
        <w:r>
          <w:t xml:space="preserve">.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Then every unbiased estimator</w:t>
        </w:r>
      </w:ins>
      <w:ins w:id="755" w:author="PR Preview" w:date="2026-01-01T00:00:00Z">
        <w:r>
          <w:t xml:space="preserve"> </w:t>
        </w:r>
      </w:ins>
      <m:oMath>
        <m:r>
          <m:t>T</m:t>
        </m:r>
      </m:oMath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of</w:t>
        </w:r>
      </w:ins>
      <w:ins w:id="758" w:author="PR Preview" w:date="2026-01-01T00:00:00Z">
        <w:r>
          <w:t xml:space="preserve"> </w:t>
        </w:r>
      </w:ins>
      <m:oMath>
        <m:r>
          <m:t>θ</m:t>
        </m:r>
      </m:oMath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has variance at least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the reciprocal of the expected information:</w:t>
        </w:r>
      </w:ins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ins w:id="763" w:author="PR Preview" w:date="2026-01-01T00:00:00Z">
        <w:r>
          <w:rPr>
            <w:i/>
            <w:iCs/>
          </w:rPr>
          <w:t xml:space="preserve">Proof</w:t>
        </w:r>
      </w:ins>
      <w:ins w:id="764" w:author="PR Preview" w:date="2026-01-01T00:00:00Z">
        <w:r>
          <w:t xml:space="preserve">. </w:t>
        </w:r>
      </w:ins>
      <w:ins w:id="765" w:author="PR Preview" w:date="2026-01-01T00:00:00Z">
        <w:r>
          <w:t xml:space="preserve">The score has variance</w:t>
        </w:r>
      </w:ins>
      <w:ins w:id="76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by</w:t>
        </w:r>
      </w:ins>
      <w:ins w:id="769" w:author="PR Preview" w:date="2026-01-01T00:00:00Z">
        <w:r>
          <w:t xml:space="preserve"> </w:t>
        </w:r>
      </w:ins>
      <w:hyperlink r:id="rId56">
        <w:ins w:id="770" w:author="PR Preview" w:date="2026-01-01T00:00:00Z">
          <w:r>
            <w:rPr>
              <w:rStyle w:val="Hyperlink"/>
            </w:rPr>
            <w:t xml:space="preserve">the theorem on the mean and variance of the score</w:t>
          </w:r>
        </w:ins>
      </w:hyperlink>
      <w:ins w:id="771" w:author="PR Preview" w:date="2026-01-01T00:00:00Z">
        <w:r>
          <w:t xml:space="preserve">,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and</w:t>
        </w:r>
      </w:ins>
      <w:ins w:id="774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by</w:t>
        </w:r>
      </w:ins>
      <w:ins w:id="777" w:author="PR Preview" w:date="2026-01-01T00:00:00Z">
        <w:r>
          <w:t xml:space="preserve"> </w:t>
        </w:r>
      </w:ins>
      <w:hyperlink w:anchor="lem-cov-estimator-score">
        <w:ins w:id="778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779" w:author="PR Preview" w:date="2026-01-01T00:00:00Z">
        <w:r>
          <w:t xml:space="preserve">.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A constant has covariance zero with every random variable,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so</w:t>
        </w:r>
      </w:ins>
      <w:ins w:id="784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ins w:id="785" w:author="PR Preview" w:date="2026-01-01T00:00:00Z">
        <w:r>
          <w:t xml:space="preserve">.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The</w:t>
        </w:r>
      </w:ins>
      <w:ins w:id="788" w:author="PR Preview" w:date="2026-01-01T00:00:00Z">
        <w:r>
          <w:t xml:space="preserve"> </w:t>
        </w:r>
      </w:ins>
      <w:hyperlink r:id="rId57">
        <w:ins w:id="789" w:author="PR Preview" w:date="2026-01-01T00:00:00Z">
          <w:r>
            <w:rPr>
              <w:rStyle w:val="Hyperlink"/>
            </w:rPr>
            <w:t xml:space="preserve">correlation</w:t>
          </w:r>
        </w:ins>
      </w:hyperlink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of</w:t>
        </w:r>
      </w:ins>
      <w:ins w:id="792" w:author="PR Preview" w:date="2026-01-01T00:00:00Z">
        <w:r>
          <w:t xml:space="preserve"> </w:t>
        </w:r>
      </w:ins>
      <m:oMath>
        <m:r>
          <m:t>T</m:t>
        </m:r>
      </m:oMath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and the score is therefore defined,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and by</w:t>
        </w:r>
      </w:ins>
      <w:ins w:id="797" w:author="PR Preview" w:date="2026-01-01T00:00:00Z">
        <w:r>
          <w:t xml:space="preserve"> </w:t>
        </w:r>
      </w:ins>
      <w:hyperlink r:id="rId58">
        <w:ins w:id="798" w:author="PR Preview" w:date="2026-01-01T00:00:00Z">
          <w:r>
            <w:rPr>
              <w:rStyle w:val="Hyperlink"/>
            </w:rPr>
            <w:t xml:space="preserve">its bounds</w:t>
          </w:r>
        </w:ins>
      </w:hyperlink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its square is at most 1: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of </m:t>
              </m:r>
              <m:r>
                <m:t>T</m:t>
              </m:r>
              <m:r>
                <m:rPr>
                  <m:nor/>
                  <m:sty m:val="p"/>
                </m:rPr>
                <m:t> with the score is 1, and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801" w:author="PR Preview" w:date="2026-01-01T00:00:00Z">
        <w:r>
          <w:t xml:space="preserve">Multiplying both sides by</w:t>
        </w:r>
      </w:ins>
      <w:ins w:id="802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</m:oMath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and dividing by</w:t>
        </w:r>
      </w:ins>
      <w:ins w:id="80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806" w:author="PR Preview" w:date="2026-01-01T00:00:00Z">
        <w:r>
          <w:t xml:space="preserve">,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both positive, gives</w:t>
        </w:r>
      </w:ins>
      <w:ins w:id="809" w:author="PR Preview" w:date="2026-01-01T00:00:00Z">
        <w:r>
          <w:t xml:space="preserve"> </w:t>
        </w:r>
      </w:ins>
      <w:hyperlink w:anchor="eq-cramer-rao">
        <w:ins w:id="810" w:author="PR Preview" w:date="2026-01-01T00:00:00Z">
          <w:r>
            <w:rPr>
              <w:rStyle w:val="Hyperlink"/>
            </w:rPr>
            <w:t xml:space="preserve">Equation 5</w:t>
          </w:r>
        </w:ins>
      </w:hyperlink>
      <w:ins w:id="811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Start w:id="63" w:name="def-efficient"/>
    <w:p>
      <w:pPr>
        <w:pStyle w:val="BodyText"/>
      </w:pPr>
      <w:ins w:id="812" w:author="PR Preview" w:date="2026-01-01T00:00:00Z">
        <w:r>
          <w:rPr>
            <w:b/>
            <w:bCs/>
          </w:rPr>
          <w:t xml:space="preserve">Definition 3 (Efficient estimator)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An</w:t>
        </w:r>
      </w:ins>
      <w:ins w:id="815" w:author="PR Preview" w:date="2026-01-01T00:00:00Z">
        <w:r>
          <w:t xml:space="preserve"> </w:t>
        </w:r>
      </w:ins>
      <w:hyperlink r:id="rId17">
        <w:ins w:id="816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estimator</w:t>
        </w:r>
      </w:ins>
      <w:ins w:id="819" w:author="PR Preview" w:date="2026-01-01T00:00:00Z">
        <w:r>
          <w:t xml:space="preserve"> </w:t>
        </w:r>
      </w:ins>
      <m:oMath>
        <m:r>
          <m:t>T</m:t>
        </m:r>
      </m:oMath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of</w:t>
        </w:r>
      </w:ins>
      <w:ins w:id="822" w:author="PR Preview" w:date="2026-01-01T00:00:00Z">
        <w:r>
          <w:t xml:space="preserve"> </w:t>
        </w:r>
      </w:ins>
      <m:oMath>
        <m:r>
          <m:t>θ</m:t>
        </m:r>
      </m:oMath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is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rPr>
            <w:b/>
            <w:bCs/>
          </w:rPr>
          <w:t xml:space="preserve">efficient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if its variance equals the</w:t>
        </w:r>
      </w:ins>
      <w:ins w:id="829" w:author="PR Preview" w:date="2026-01-01T00:00:00Z">
        <w:r>
          <w:t xml:space="preserve"> </w:t>
        </w:r>
      </w:ins>
      <w:hyperlink w:anchor="thm-cramer-rao">
        <w:ins w:id="830" w:author="PR Preview" w:date="2026-01-01T00:00:00Z">
          <w:r>
            <w:rPr>
              <w:rStyle w:val="Hyperlink"/>
            </w:rPr>
            <w:t xml:space="preserve">Cramér–Rao lower bound</w:t>
          </w:r>
        </w:ins>
      </w:hyperlink>
      <w:ins w:id="83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ins w:id="832" w:author="PR Preview" w:date="2026-01-01T00:00:00Z">
        <w:r>
          <w:rPr>
            <w:i/>
            <w:iCs/>
          </w:rPr>
          <w:t xml:space="preserve">Remark 3</w:t>
        </w:r>
      </w:ins>
      <w:ins w:id="833" w:author="PR Preview" w:date="2026-01-01T00:00:00Z">
        <w:r>
          <w:t xml:space="preserve"> (An efficient estimator has the smallest variance). </w:t>
        </w:r>
      </w:ins>
      <w:ins w:id="834" w:author="PR Preview" w:date="2026-01-01T00:00:00Z">
        <w:r>
          <w:t xml:space="preserve">By the Cramér–Rao lower bound, no unbiased estimator that satisfies its assumptions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has a smaller variance than an efficient one.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Among such estimators, an efficient estimator therefore also has the smallest mean squared error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(</w:t>
        </w:r>
      </w:ins>
      <w:hyperlink r:id="rId41">
        <w:ins w:id="841" w:author="PR Preview" w:date="2026-01-01T00:00:00Z">
          <w:r>
            <w:rPr>
              <w:rStyle w:val="Hyperlink"/>
            </w:rPr>
            <w:t xml:space="preserve">mean squared error equals bias squared plus variance</w:t>
          </w:r>
        </w:ins>
      </w:hyperlink>
      <w:ins w:id="842" w:author="PR Preview" w:date="2026-01-01T00:00:00Z">
        <w:r>
          <w:t xml:space="preserve">, with zero bias).</w:t>
        </w:r>
      </w:ins>
    </w:p>
    <w:bookmarkEnd w:id="64"/>
    <w:bookmarkStart w:id="68" w:name="exm-poisson-efficient"/>
    <w:p>
      <w:pPr>
        <w:pStyle w:val="BodyText"/>
      </w:pPr>
      <w:ins w:id="843" w:author="PR Preview" w:date="2026-01-01T00:00:00Z">
        <w:r>
          <w:rPr>
            <w:b/>
            <w:bCs/>
          </w:rPr>
          <w:t xml:space="preserve">Example 3 (The sample mean is efficient for Poisson data)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For</w:t>
        </w:r>
      </w:ins>
      <w:ins w:id="84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847" w:author="PR Preview" w:date="2026-01-01T00:00:00Z">
        <w:r>
          <w:t xml:space="preserve">,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the sample mean</w:t>
        </w:r>
      </w:ins>
      <w:ins w:id="850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is unbiased for</w:t>
        </w:r>
      </w:ins>
      <w:ins w:id="853" w:author="PR Preview" w:date="2026-01-01T00:00:00Z">
        <w:r>
          <w:t xml:space="preserve"> </w:t>
        </w:r>
      </w:ins>
      <m:oMath>
        <m:r>
          <m:t>λ</m:t>
        </m:r>
      </m:oMath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(</w:t>
        </w:r>
      </w:ins>
      <w:hyperlink r:id="rId65">
        <w:ins w:id="856" w:author="PR Preview" w:date="2026-01-01T00:00:00Z">
          <w:r>
            <w:rPr>
              <w:rStyle w:val="Hyperlink"/>
            </w:rPr>
            <w:t xml:space="preserve">the bias example</w:t>
          </w:r>
        </w:ins>
      </w:hyperlink>
      <w:ins w:id="857" w:author="PR Preview" w:date="2026-01-01T00:00:00Z">
        <w:r>
          <w:t xml:space="preserve">),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and, because</w:t>
        </w:r>
      </w:ins>
      <w:ins w:id="860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for a Poisson variable,</w:t>
        </w:r>
      </w:ins>
      <w:ins w:id="863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(</w:t>
        </w:r>
      </w:ins>
      <w:hyperlink r:id="rId28">
        <w:ins w:id="866" w:author="PR Preview" w:date="2026-01-01T00:00:00Z">
          <w:r>
            <w:rPr>
              <w:rStyle w:val="Hyperlink"/>
            </w:rPr>
            <w:t xml:space="preserve">the example on two estimators of a mean</w:t>
          </w:r>
        </w:ins>
      </w:hyperlink>
      <w:ins w:id="867" w:author="PR Preview" w:date="2026-01-01T00:00:00Z">
        <w:r>
          <w:t xml:space="preserve">).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The expected information is</w:t>
        </w:r>
      </w:ins>
      <w:ins w:id="87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(</w:t>
        </w:r>
      </w:ins>
      <w:hyperlink r:id="rId66">
        <w:ins w:id="873" w:author="PR Preview" w:date="2026-01-01T00:00:00Z">
          <w:r>
            <w:rPr>
              <w:rStyle w:val="Hyperlink"/>
            </w:rPr>
            <w:t xml:space="preserve">the Poisson information example</w:t>
          </w:r>
        </w:ins>
      </w:hyperlink>
      <w:ins w:id="874" w:author="PR Preview" w:date="2026-01-01T00:00:00Z">
        <w:r>
          <w:t xml:space="preserve">),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ins w:id="875" w:author="PR Preview" w:date="2026-01-01T00:00:00Z">
        <w:r>
          <w:t xml:space="preserve">The sample mean attains the Cramér–Rao bound,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so it is an</w:t>
        </w:r>
      </w:ins>
      <w:ins w:id="878" w:author="PR Preview" w:date="2026-01-01T00:00:00Z">
        <w:r>
          <w:t xml:space="preserve"> </w:t>
        </w:r>
      </w:ins>
      <w:hyperlink w:anchor="def-efficient">
        <w:ins w:id="879" w:author="PR Preview" w:date="2026-01-01T00:00:00Z">
          <w:r>
            <w:rPr>
              <w:rStyle w:val="Hyperlink"/>
            </w:rPr>
            <w:t xml:space="preserve">efficient</w:t>
          </w:r>
        </w:ins>
      </w:hyperlink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estimator of</w:t>
        </w:r>
      </w:ins>
      <w:ins w:id="882" w:author="PR Preview" w:date="2026-01-01T00:00:00Z">
        <w:r>
          <w:t xml:space="preserve"> </w:t>
        </w:r>
      </w:ins>
      <m:oMath>
        <m:r>
          <m:t>λ</m:t>
        </m:r>
      </m:oMath>
      <w:ins w:id="883" w:author="PR Preview" w:date="2026-01-01T00:00:00Z">
        <w:r>
          <w:t xml:space="preserve">.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It is also the maximum likelihood estimator (</w:t>
        </w:r>
      </w:ins>
      <w:hyperlink r:id="rId67">
        <w:ins w:id="886" w:author="PR Preview" w:date="2026-01-01T00:00:00Z">
          <w:r>
            <w:rPr>
              <w:rStyle w:val="Hyperlink"/>
            </w:rPr>
            <w:t xml:space="preserve">the Poisson MLE example</w:t>
          </w:r>
        </w:ins>
      </w:hyperlink>
      <w:ins w:id="887" w:author="PR Preview" w:date="2026-01-01T00:00:00Z">
        <w:r>
          <w:t xml:space="preserve">).</w:t>
        </w:r>
      </w:ins>
    </w:p>
    <w:bookmarkEnd w:id="68"/>
    <w:bookmarkStart w:id="71" w:name="rem-cramer-rao-scope"/>
    <w:p>
      <w:pPr>
        <w:pStyle w:val="BodyText"/>
      </w:pPr>
      <w:ins w:id="888" w:author="PR Preview" w:date="2026-01-01T00:00:00Z">
        <w:r>
          <w:rPr>
            <w:i/>
            <w:iCs/>
          </w:rPr>
          <w:t xml:space="preserve">Remark 4</w:t>
        </w:r>
      </w:ins>
      <w:ins w:id="889" w:author="PR Preview" w:date="2026-01-01T00:00:00Z">
        <w:r>
          <w:t xml:space="preserve"> (What the bound does and does not say). </w:t>
        </w:r>
      </w:ins>
      <w:ins w:id="890" w:author="PR Preview" w:date="2026-01-01T00:00:00Z">
        <w:r>
          <w:t xml:space="preserve">The bound holds only for unbiased estimators,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and only when the regularity conditions of</w:t>
        </w:r>
      </w:ins>
      <w:ins w:id="893" w:author="PR Preview" w:date="2026-01-01T00:00:00Z">
        <w:r>
          <w:t xml:space="preserve"> </w:t>
        </w:r>
      </w:ins>
      <w:hyperlink r:id="rId46">
        <w:ins w:id="894" w:author="PR Preview" w:date="2026-01-01T00:00:00Z">
          <w:r>
            <w:rPr>
              <w:rStyle w:val="Hyperlink"/>
            </w:rPr>
            <w:t xml:space="preserve">the exercise on the mean of the score</w:t>
          </w:r>
        </w:ins>
      </w:hyperlink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hold.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When the set of possible data values depends on the parameter,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as for the uniform distribution on</w:t>
        </w:r>
      </w:ins>
      <w:ins w:id="90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ins w:id="902" w:author="PR Preview" w:date="2026-01-01T00:00:00Z">
        <w:r>
          <w:t xml:space="preserve">,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the conditions fail and the bound need not hold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(compare</w:t>
        </w:r>
      </w:ins>
      <w:ins w:id="907" w:author="PR Preview" w:date="2026-01-01T00:00:00Z">
        <w:r>
          <w:t xml:space="preserve"> </w:t>
        </w:r>
      </w:ins>
      <w:hyperlink r:id="rId69">
        <w:ins w:id="908" w:author="PR Preview" w:date="2026-01-01T00:00:00Z">
          <w:r>
            <w:rPr>
              <w:rStyle w:val="Hyperlink"/>
            </w:rPr>
            <w:t xml:space="preserve">the uniform example</w:t>
          </w:r>
        </w:ins>
      </w:hyperlink>
      <w:ins w:id="909" w:author="PR Preview" w:date="2026-01-01T00:00:00Z">
        <w:r>
          <w:t xml:space="preserve">).</w:t>
        </w:r>
      </w:ins>
    </w:p>
    <w:p>
      <w:pPr>
        <w:pStyle w:val="BodyText"/>
      </w:pPr>
      <w:ins w:id="910" w:author="PR Preview" w:date="2026-01-01T00:00:00Z">
        <w:r>
          <w:t xml:space="preserve">A biased estimator can beat the bound,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because</w:t>
        </w:r>
      </w:ins>
      <w:ins w:id="913" w:author="PR Preview" w:date="2026-01-01T00:00:00Z">
        <w:r>
          <w:t xml:space="preserve"> </w:t>
        </w:r>
      </w:ins>
      <w:hyperlink r:id="rId41">
        <w:ins w:id="914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adds squared bias to the variance,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and trading a little bias for a large drop in variance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can lower the mean squared error.</w:t>
        </w:r>
      </w:ins>
    </w:p>
    <w:p>
      <w:pPr>
        <w:pStyle w:val="BodyText"/>
      </w:pPr>
      <w:ins w:id="921" w:author="PR Preview" w:date="2026-01-01T00:00:00Z">
        <w:r>
          <w:t xml:space="preserve">The information from</w:t>
        </w:r>
      </w:ins>
      <w:ins w:id="922" w:author="PR Preview" w:date="2026-01-01T00:00:00Z">
        <w:r>
          <w:t xml:space="preserve"> </w:t>
        </w:r>
      </w:ins>
      <m:oMath>
        <m:r>
          <m:t>n</m:t>
        </m:r>
      </m:oMath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independent observations is</w:t>
        </w:r>
      </w:ins>
      <w:ins w:id="925" w:author="PR Preview" w:date="2026-01-01T00:00:00Z">
        <w:r>
          <w:t xml:space="preserve"> </w:t>
        </w:r>
      </w:ins>
      <m:oMath>
        <m:r>
          <m:t>n</m:t>
        </m:r>
      </m:oMath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times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the information from one,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so for a sample of size</w:t>
        </w:r>
      </w:ins>
      <w:ins w:id="932" w:author="PR Preview" w:date="2026-01-01T00:00:00Z">
        <w:r>
          <w:t xml:space="preserve"> </w:t>
        </w:r>
      </w:ins>
      <m:oMath>
        <m:r>
          <m:t>n</m:t>
        </m:r>
      </m:oMath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the bound shrinks like</w:t>
        </w:r>
      </w:ins>
      <w:ins w:id="93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936" w:author="PR Preview" w:date="2026-01-01T00:00:00Z">
        <w:r>
          <w:t xml:space="preserve">.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That is the rate at which the variance of an efficient estimator falls,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and the</w:t>
        </w:r>
      </w:ins>
      <w:ins w:id="941" w:author="PR Preview" w:date="2026-01-01T00:00:00Z">
        <w:r>
          <w:t xml:space="preserve"> </w:t>
        </w:r>
      </w:ins>
      <w:hyperlink r:id="rId70">
        <w:ins w:id="942" w:author="PR Preview" w:date="2026-01-01T00:00:00Z">
          <w:r>
            <w:rPr>
              <w:rStyle w:val="Hyperlink"/>
            </w:rPr>
            <w:t xml:space="preserve">maximum likelihood estimator</w:t>
          </w:r>
        </w:ins>
      </w:hyperlink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attains it asymptotically.</w:t>
        </w:r>
      </w:ins>
    </w:p>
    <w:bookmarkEnd w:id="71"/>
    <w:bookmarkEnd w:id="72"/>
    <w:bookmarkStart w:id="79" w:name="references"/>
    <w:p>
      <w:pPr>
        <w:pStyle w:val="Heading2"/>
      </w:pPr>
      <w:ins w:id="945" w:author="PR Preview" w:date="2026-01-01T00:00:00Z">
        <w:r>
          <w:t xml:space="preserve">References</w:t>
        </w:r>
      </w:ins>
    </w:p>
    <w:bookmarkStart w:id="78" w:name="refs"/>
    <w:bookmarkStart w:id="74" w:name="ref-CaseBerg01"/>
    <w:p>
      <w:pPr>
        <w:pStyle w:val="Bibliography"/>
      </w:pPr>
      <w:ins w:id="946" w:author="PR Preview" w:date="2026-01-01T00:00:00Z">
        <w:r>
          <w:t xml:space="preserve">Casella, George, and Roger Berger. 2002.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rPr>
            <w:i/>
            <w:iCs/>
          </w:rPr>
          <w:t xml:space="preserve">Statistical Inference</w:t>
        </w:r>
      </w:ins>
      <w:ins w:id="949" w:author="PR Preview" w:date="2026-01-01T00:00:00Z">
        <w:r>
          <w:t xml:space="preserve">. 2nd ed. Cengage Learning.</w:t>
        </w:r>
      </w:ins>
      <w:ins w:id="950" w:author="PR Preview" w:date="2026-01-01T00:00:00Z">
        <w:r>
          <w:t xml:space="preserve"> </w:t>
        </w:r>
      </w:ins>
      <w:hyperlink r:id="rId73">
        <w:ins w:id="951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  <w:ins w:id="952" w:author="PR Preview" w:date="2026-01-01T00:00:00Z">
        <w:r>
          <w:t xml:space="preserve">.</w:t>
        </w:r>
      </w:ins>
    </w:p>
    <w:bookmarkEnd w:id="74"/>
    <w:bookmarkStart w:id="75" w:name="ref-cramer1946mathematical"/>
    <w:p>
      <w:pPr>
        <w:pStyle w:val="Bibliography"/>
      </w:pPr>
      <w:ins w:id="953" w:author="PR Preview" w:date="2026-01-01T00:00:00Z">
        <w:r>
          <w:t xml:space="preserve">Cramér, Harald. 1946.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rPr>
            <w:i/>
            <w:iCs/>
          </w:rPr>
          <w:t xml:space="preserve">Mathematical Methods of Statistics</w:t>
        </w:r>
      </w:ins>
      <w:ins w:id="956" w:author="PR Preview" w:date="2026-01-01T00:00:00Z">
        <w:r>
          <w:t xml:space="preserve">. Princeton University Press.</w:t>
        </w:r>
      </w:ins>
    </w:p>
    <w:bookmarkEnd w:id="75"/>
    <w:bookmarkStart w:id="76" w:name="ref-hosmer1989applied"/>
    <w:p>
      <w:pPr>
        <w:pStyle w:val="Bibliography"/>
      </w:pPr>
      <w:ins w:id="957" w:author="PR Preview" w:date="2026-01-01T00:00:00Z">
        <w:r>
          <w:t xml:space="preserve">Hosmer, David W., and Stanley Lemeshow. 1989.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rPr>
            <w:i/>
            <w:iCs/>
          </w:rPr>
          <w:t xml:space="preserve">Applied Logistic Regression</w:t>
        </w:r>
      </w:ins>
      <w:ins w:id="960" w:author="PR Preview" w:date="2026-01-01T00:00:00Z">
        <w:r>
          <w:t xml:space="preserve">. Wiley.</w:t>
        </w:r>
      </w:ins>
    </w:p>
    <w:bookmarkEnd w:id="76"/>
    <w:bookmarkStart w:id="77" w:name="ref-rao1945information"/>
    <w:p>
      <w:pPr>
        <w:pStyle w:val="Bibliography"/>
      </w:pPr>
      <w:ins w:id="961" w:author="PR Preview" w:date="2026-01-01T00:00:00Z">
        <w:r>
          <w:t xml:space="preserve">Rao, C. Radhakrishna. 1945.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“Information and the Accuracy Attainable in the Estimation of Statistical Parameters.”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rPr>
            <w:i/>
            <w:iCs/>
          </w:rPr>
          <w:t xml:space="preserve">Bulletin of the Calcutta Mathematical Society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37: 81–91.</w:t>
        </w:r>
      </w:ins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7" Type="http://schemas.openxmlformats.org/officeDocument/2006/relationships/hyperlink" Target="https://morrison-lab.github.io/pds/variance-covariance.html#def-correlation" TargetMode="External"/><Relationship Id="rId58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6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7" Type="http://schemas.openxmlformats.org/officeDocument/2006/relationships/hyperlink" Target="https://morrison-lab.github.io/pds/variance-covariance.html#def-correlation" TargetMode="External"/><Relationship Id="rId58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6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2026-10-15T07:32:26Z</dcterms:created>
  <dcterms:modified xsi:type="dcterms:W3CDTF">2026-10-15T07:32:26Z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00:16:38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