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5 (Discrete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discrete variable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variable whose possible values form a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countable set.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Discrete variables include both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numerical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types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(such as</w:delText>
        </w:r>
      </w:del>
      <w:del w:id="20" w:author="PR Preview" w:date="2026-01-01T00:00:00Z">
        <w:r>
          <w:delText xml:space="preserve"> </w:delText>
        </w:r>
      </w:del>
      <w:hyperlink w:anchor="def-count">
        <w:del w:id="21" w:author="PR Preview" w:date="2026-01-01T00:00:00Z">
          <w:r>
            <w:rPr>
              <w:rStyle w:val="Hyperlink"/>
            </w:rPr>
            <w:delText xml:space="preserve">count variables</w:delText>
          </w:r>
        </w:del>
      </w:hyperlink>
      <w:del w:id="22" w:author="PR Preview" w:date="2026-01-01T00:00:00Z">
        <w:r>
          <w:delText xml:space="preserve">) and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b/>
            <w:bCs/>
          </w:rPr>
          <w:delText xml:space="preserve">categorical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types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(such as binary, nominal, and ordinal variables).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In contrast, continuous variables are always numerical.</w:delText>
        </w:r>
      </w:del>
    </w:p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Definition 5 (Discrete variable)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discrete variable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 a variable whose possible values form a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countable set.</w:t>
        </w:r>
      </w:ins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del w:id="40" w:author="PR Preview" w:date="2026-01-01T00:00:00Z">
        <w:r>
          <w:rPr>
            <w:b/>
            <w:bCs/>
          </w:rPr>
          <w:delText xml:space="preserve">Definition 6 (Categorical variable)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A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rPr>
            <w:b/>
            <w:bCs/>
          </w:rPr>
          <w:delText xml:space="preserve">categorical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(or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rPr>
            <w:b/>
            <w:bCs/>
          </w:rPr>
          <w:delText xml:space="preserve">qualitative</w:delText>
        </w:r>
      </w:del>
      <w:del w:id="49" w:author="PR Preview" w:date="2026-01-01T00:00:00Z">
        <w:r>
          <w:delText xml:space="preserve">) variable is a variable that takes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values in a finite set of categories,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where arithmetic operations such as differences are not meaningful.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Categorical variables may be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rPr>
            <w:b/>
            <w:bCs/>
          </w:rPr>
          <w:delText xml:space="preserve">nominal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(unordered) or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rPr>
            <w:b/>
            <w:bCs/>
          </w:rPr>
          <w:delText xml:space="preserve">ordinal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(ordered),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and are always discrete.</w:delText>
        </w:r>
      </w:del>
    </w:p>
    <w:p>
      <w:pPr>
        <w:pStyle w:val="FirstParagraph"/>
      </w:pPr>
      <w:ins w:id="66" w:author="PR Preview" w:date="2026-01-01T00:00:00Z">
        <w:r>
          <w:rPr>
            <w:i/>
            <w:iCs/>
          </w:rPr>
          <w:t xml:space="preserve">Remark 1</w:t>
        </w:r>
      </w:ins>
      <w:ins w:id="67" w:author="PR Preview" w:date="2026-01-01T00:00:00Z">
        <w:r>
          <w:t xml:space="preserve"> (Types of discrete variables). </w:t>
        </w:r>
      </w:ins>
      <w:ins w:id="68" w:author="PR Preview" w:date="2026-01-01T00:00:00Z">
        <w:r>
          <w:t xml:space="preserve">Discrete variables include both numerical types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(such as</w:t>
        </w:r>
      </w:ins>
      <w:ins w:id="71" w:author="PR Preview" w:date="2026-01-01T00:00:00Z">
        <w:r>
          <w:t xml:space="preserve"> </w:t>
        </w:r>
      </w:ins>
      <w:hyperlink w:anchor="def-count">
        <w:ins w:id="72" w:author="PR Preview" w:date="2026-01-01T00:00:00Z">
          <w:r>
            <w:rPr>
              <w:rStyle w:val="Hyperlink"/>
            </w:rPr>
            <w:t xml:space="preserve">count variables</w:t>
          </w:r>
        </w:ins>
      </w:hyperlink>
      <w:ins w:id="73" w:author="PR Preview" w:date="2026-01-01T00:00:00Z">
        <w:r>
          <w:t xml:space="preserve">) and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categorical types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(such as binary, nominal, and ordinal variables).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In contrast, continuous variables are always numerical.</w:t>
        </w:r>
      </w:ins>
    </w:p>
    <w:bookmarkEnd w:id="19"/>
    <w:bookmarkStart w:id="20" w:name="def-categorical-var"/>
    <w:p>
      <w:pPr>
        <w:pStyle w:val="BodyText"/>
      </w:pPr>
      <w:ins w:id="80" w:author="PR Preview" w:date="2026-01-01T00:00:00Z">
        <w:r>
          <w:rPr>
            <w:b/>
            <w:bCs/>
          </w:rPr>
          <w:t xml:space="preserve">Definition 6 (Categorical variable)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categorical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(or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b/>
            <w:bCs/>
          </w:rPr>
          <w:t xml:space="preserve">qualitative</w:t>
        </w:r>
      </w:ins>
      <w:ins w:id="89" w:author="PR Preview" w:date="2026-01-01T00:00:00Z">
        <w:r>
          <w:t xml:space="preserve">) variable is a variable that takes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values in a finite set of categories,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where arithmetic operations such as differences are not meaningful.</w:t>
        </w:r>
      </w:ins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ins w:id="94" w:author="PR Preview" w:date="2026-01-01T00:00:00Z">
        <w:r>
          <w:rPr>
            <w:i/>
            <w:iCs/>
          </w:rPr>
          <w:t xml:space="preserve">Remark 2</w:t>
        </w:r>
      </w:ins>
      <w:ins w:id="95" w:author="PR Preview" w:date="2026-01-01T00:00:00Z">
        <w:r>
          <w:t xml:space="preserve"> (Kinds of categorical variables). </w:t>
        </w:r>
      </w:ins>
      <w:ins w:id="96" w:author="PR Preview" w:date="2026-01-01T00:00:00Z">
        <w:r>
          <w:t xml:space="preserve">Categorical variables may be nominal (unordered) or ordinal (ordered),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 are always discrete.</w:t>
        </w:r>
      </w:ins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del w:id="99" w:author="PR Preview" w:date="2026-01-01T00:00:00Z">
        <w:r>
          <w:rPr>
            <w:i/>
            <w:iCs/>
          </w:rPr>
          <w:delText xml:space="preserve">Remark 1</w:delText>
        </w:r>
      </w:del>
      <w:del w:id="100" w:author="PR Preview" w:date="2026-01-01T00:00:00Z">
        <w:r>
          <w:delText xml:space="preserve"> (Other ways to code dummy variables). </w:delText>
        </w:r>
      </w:del>
      <w:del w:id="101" w:author="PR Preview" w:date="2026-01-01T00:00:00Z">
        <w:r>
          <w:delText xml:space="preserve">There are other ways to construct dummy variables.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One is to use the values</w:delText>
        </w:r>
      </w:del>
      <w:del w:id="10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and</w:delText>
        </w:r>
      </w:del>
      <w:del w:id="107" w:author="PR Preview" w:date="2026-01-01T00:00:00Z">
        <w:r>
          <w:delText xml:space="preserve"> </w:delText>
        </w:r>
      </w:del>
      <m:oMath>
        <m:r>
          <m:t>1</m:t>
        </m:r>
      </m:oMath>
      <w:del w:id="108" w:author="PR Preview" w:date="2026-01-01T00:00:00Z">
        <w:r>
          <w:delText xml:space="preserve">: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for example,</w:delText>
        </w:r>
      </w:del>
      <w:del w:id="11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for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“female”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</w:delText>
        </w:r>
      </w:del>
      <w:del w:id="118" w:author="PR Preview" w:date="2026-01-01T00:00:00Z">
        <w:r>
          <w:delText xml:space="preserve"> </w:delText>
        </w:r>
      </w:del>
      <m:oMath>
        <m:r>
          <m:t>1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for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“male”</w:delText>
        </w:r>
      </w:del>
      <w:del w:id="123" w:author="PR Preview" w:date="2026-01-01T00:00:00Z">
        <w:r>
          <w:delText xml:space="preserve">.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See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Dobson and Barnett (2018)</w:delText>
        </w:r>
      </w:del>
      <w:del w:id="128" w:author="PR Preview" w:date="2026-01-01T00:00:00Z">
        <w:r>
          <w:delText xml:space="preserve">, section 2.4, for details.</w:delText>
        </w:r>
      </w:del>
    </w:p>
    <w:p>
      <w:pPr>
        <w:pStyle w:val="BodyText"/>
      </w:pPr>
      <w:ins w:id="129" w:author="PR Preview" w:date="2026-01-01T00:00:00Z">
        <w:r>
          <w:rPr>
            <w:i/>
            <w:iCs/>
          </w:rPr>
          <w:t xml:space="preserve">Remark 3</w:t>
        </w:r>
      </w:ins>
      <w:ins w:id="130" w:author="PR Preview" w:date="2026-01-01T00:00:00Z">
        <w:r>
          <w:t xml:space="preserve"> (Other ways to code dummy variables). </w:t>
        </w:r>
      </w:ins>
      <w:ins w:id="131" w:author="PR Preview" w:date="2026-01-01T00:00:00Z">
        <w:r>
          <w:t xml:space="preserve">There are other ways to construct dummy variables.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One is to use the values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</w:t>
        </w:r>
      </w:ins>
      <w:ins w:id="137" w:author="PR Preview" w:date="2026-01-01T00:00:00Z">
        <w:r>
          <w:t xml:space="preserve"> </w:t>
        </w:r>
      </w:ins>
      <m:oMath>
        <m:r>
          <m:t>1</m:t>
        </m:r>
      </m:oMath>
      <w:ins w:id="138" w:author="PR Preview" w:date="2026-01-01T00:00:00Z">
        <w:r>
          <w:t xml:space="preserve">: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for example,</w:t>
        </w:r>
      </w:ins>
      <w:ins w:id="14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for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“female”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and</w:t>
        </w:r>
      </w:ins>
      <w:ins w:id="148" w:author="PR Preview" w:date="2026-01-01T00:00:00Z">
        <w:r>
          <w:t xml:space="preserve"> </w:t>
        </w:r>
      </w:ins>
      <m:oMath>
        <m:r>
          <m:t>1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for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“male”</w:t>
        </w:r>
      </w:ins>
      <w:ins w:id="153" w:author="PR Preview" w:date="2026-01-01T00:00:00Z">
        <w:r>
          <w:t xml:space="preserve">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See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Dobson and Barnett (2018)</w:t>
        </w:r>
      </w:ins>
      <w:ins w:id="158" w:author="PR Preview" w:date="2026-01-01T00:00:00Z">
        <w:r>
          <w:t xml:space="preserve">, section 2.4, for details.</w:t>
        </w:r>
      </w:ins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del w:id="159" w:author="PR Preview" w:date="2026-01-01T00:00:00Z">
        <w:r>
          <w:rPr>
            <w:b/>
            <w:bCs/>
          </w:rPr>
          <w:delText xml:space="preserve">Example 11 (Indicator variables for chromosomal sex)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In</w:delText>
        </w:r>
      </w:del>
      <w:del w:id="162" w:author="PR Preview" w:date="2026-01-01T00:00:00Z">
        <w:r>
          <w:delText xml:space="preserve"> </w:delText>
        </w:r>
      </w:del>
      <w:hyperlink w:anchor="exm-dummy-sex">
        <w:del w:id="163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64" w:author="PR Preview" w:date="2026-01-01T00:00:00Z">
        <w:r>
          <w:delText xml:space="preserve">,</w:delText>
        </w:r>
      </w:del>
      <w:del w:id="165" w:author="PR Preview" w:date="2026-01-01T00:00:00Z">
        <w:r>
          <w:delText xml:space="preserve"> </w:delText>
        </w:r>
      </w:del>
      <m:oMath>
        <m:r>
          <m:t>M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</w:delText>
        </w:r>
      </w:del>
      <w:del w:id="168" w:author="PR Preview" w:date="2026-01-01T00:00:00Z">
        <w:r>
          <w:delText xml:space="preserve"> </w:delText>
        </w:r>
      </w:del>
      <m:oMath>
        <m:r>
          <m:t>F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are indicator variables: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each takes only the values 0 and 1.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A dummy variable that uses the values</w:delText>
        </w:r>
      </w:del>
      <w:del w:id="17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and</w:delText>
        </w:r>
      </w:del>
      <w:del w:id="178" w:author="PR Preview" w:date="2026-01-01T00:00:00Z">
        <w:r>
          <w:delText xml:space="preserve"> </w:delText>
        </w:r>
      </w:del>
      <m:oMath>
        <m:r>
          <m:t>1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(</w:delText>
        </w:r>
      </w:del>
      <w:hyperlink w:anchor="rem-dummy-other-codings">
        <w:del w:id="181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182" w:author="PR Preview" w:date="2026-01-01T00:00:00Z">
        <w:r>
          <w:delText xml:space="preserve">) is not an indicator variable.</w:delText>
        </w:r>
      </w:del>
    </w:p>
    <w:p>
      <w:pPr>
        <w:pStyle w:val="BodyText"/>
      </w:pPr>
      <w:ins w:id="183" w:author="PR Preview" w:date="2026-01-01T00:00:00Z">
        <w:r>
          <w:rPr>
            <w:b/>
            <w:bCs/>
          </w:rPr>
          <w:t xml:space="preserve">Example 11 (Indicator variables for chromosomal sex)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In</w:t>
        </w:r>
      </w:ins>
      <w:ins w:id="186" w:author="PR Preview" w:date="2026-01-01T00:00:00Z">
        <w:r>
          <w:t xml:space="preserve"> </w:t>
        </w:r>
      </w:ins>
      <w:hyperlink w:anchor="exm-dummy-sex">
        <w:ins w:id="18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88" w:author="PR Preview" w:date="2026-01-01T00:00:00Z">
        <w:r>
          <w:t xml:space="preserve">,</w:t>
        </w:r>
      </w:ins>
      <w:ins w:id="189" w:author="PR Preview" w:date="2026-01-01T00:00:00Z">
        <w:r>
          <w:t xml:space="preserve"> </w:t>
        </w:r>
      </w:ins>
      <m:oMath>
        <m:r>
          <m:t>M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and</w:t>
        </w:r>
      </w:ins>
      <w:ins w:id="192" w:author="PR Preview" w:date="2026-01-01T00:00:00Z">
        <w:r>
          <w:t xml:space="preserve"> </w:t>
        </w:r>
      </w:ins>
      <m:oMath>
        <m:r>
          <m:t>F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are indicator variables: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each takes only the values 0 and 1.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 dummy variable that uses the values</w:t>
        </w:r>
      </w:ins>
      <w:ins w:id="19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and</w:t>
        </w:r>
      </w:ins>
      <w:ins w:id="202" w:author="PR Preview" w:date="2026-01-01T00:00:00Z">
        <w:r>
          <w:t xml:space="preserve"> </w:t>
        </w:r>
      </w:ins>
      <m:oMath>
        <m:r>
          <m:t>1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(</w:t>
        </w:r>
      </w:ins>
      <w:hyperlink w:anchor="rem-dummy-other-codings">
        <w:ins w:id="205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206" w:author="PR Preview" w:date="2026-01-01T00:00:00Z">
        <w:r>
          <w:t xml:space="preserve">) is not an indicator variable.</w:t>
        </w:r>
      </w:ins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del w:id="207" w:author="PR Preview" w:date="2026-01-01T00:00:00Z">
        <w:r>
          <w:rPr>
            <w:i/>
            <w:iCs/>
          </w:rPr>
          <w:delText xml:space="preserve">Remark 2</w:delText>
        </w:r>
      </w:del>
      <w:del w:id="208" w:author="PR Preview" w:date="2026-01-01T00:00:00Z">
        <w:r>
          <w:delText xml:space="preserve"> (Any category can be the reference level). </w:delText>
        </w:r>
      </w:del>
      <w:del w:id="209" w:author="PR Preview" w:date="2026-01-01T00:00:00Z">
        <w:r>
          <w:delText xml:space="preserve">The choice of reference level changes how we code the categories.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It does not change what the data say.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For example, in</w:delText>
        </w:r>
      </w:del>
      <w:del w:id="214" w:author="PR Preview" w:date="2026-01-01T00:00:00Z">
        <w:r>
          <w:delText xml:space="preserve"> </w:delText>
        </w:r>
      </w:del>
      <w:hyperlink w:anchor="exm-reference-level-sex">
        <w:del w:id="215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16" w:author="PR Preview" w:date="2026-01-01T00:00:00Z">
        <w:r>
          <w:delText xml:space="preserve">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we could instead use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“male”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as the reference level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and the indicator variable</w:delText>
        </w:r>
      </w:del>
      <w:del w:id="225" w:author="PR Preview" w:date="2026-01-01T00:00:00Z">
        <w:r>
          <w:delText xml:space="preserve"> </w:delText>
        </w:r>
      </w:del>
      <m:oMath>
        <m:r>
          <m:t>F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for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“female”</w:delText>
        </w:r>
      </w:del>
      <w:del w:id="230" w:author="PR Preview" w:date="2026-01-01T00:00:00Z">
        <w:r>
          <w:delText xml:space="preserve">.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Both choices describe the same two groups.</w:delText>
        </w:r>
      </w:del>
    </w:p>
    <w:p>
      <w:pPr>
        <w:pStyle w:val="BodyText"/>
      </w:pPr>
      <w:ins w:id="233" w:author="PR Preview" w:date="2026-01-01T00:00:00Z">
        <w:r>
          <w:rPr>
            <w:i/>
            <w:iCs/>
          </w:rPr>
          <w:t xml:space="preserve">Remark 4</w:t>
        </w:r>
      </w:ins>
      <w:ins w:id="234" w:author="PR Preview" w:date="2026-01-01T00:00:00Z">
        <w:r>
          <w:t xml:space="preserve"> (Any category can be the reference level). </w:t>
        </w:r>
      </w:ins>
      <w:ins w:id="235" w:author="PR Preview" w:date="2026-01-01T00:00:00Z">
        <w:r>
          <w:t xml:space="preserve">The choice of reference level changes how we code the categories.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It does not change what the data say.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For example, in</w:t>
        </w:r>
      </w:ins>
      <w:ins w:id="240" w:author="PR Preview" w:date="2026-01-01T00:00:00Z">
        <w:r>
          <w:t xml:space="preserve"> </w:t>
        </w:r>
      </w:ins>
      <w:hyperlink w:anchor="exm-reference-level-sex">
        <w:ins w:id="241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42" w:author="PR Preview" w:date="2026-01-01T00:00:00Z">
        <w:r>
          <w:t xml:space="preserve">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we could instead use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“male”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as the reference level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and the indicator variable</w:t>
        </w:r>
      </w:ins>
      <w:ins w:id="251" w:author="PR Preview" w:date="2026-01-01T00:00:00Z">
        <w:r>
          <w:t xml:space="preserve"> </w:t>
        </w:r>
      </w:ins>
      <m:oMath>
        <m:r>
          <m:t>F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for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“female”</w:t>
        </w:r>
      </w:ins>
      <w:ins w:id="256" w:author="PR Preview" w:date="2026-01-01T00:00:00Z">
        <w:r>
          <w:t xml:space="preserve">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Both choices describe the same two groups.</w:t>
        </w:r>
      </w:ins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2026-10-14T04:33:02Z</dcterms:created>
  <dcterms:modified xsi:type="dcterms:W3CDTF">2026-10-14T04:33:02Z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