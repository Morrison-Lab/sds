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04:54:13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9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0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Exercise 6 (Derivative of RSS with respect to the intercept)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Find the partial derivative of the simple linear regression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residual sum of squares</w:delText>
        </w:r>
      </w:del>
      <w:del w:id="8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(</w:delText>
        </w:r>
      </w:del>
      <w:hyperlink w:anchor="exm-rss-slr">
        <w:del w:id="11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12" w:author="PR Preview" w:date="2026-01-01T00:00:00Z">
        <w:r>
          <w:delText xml:space="preserve">)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with respect to the intercept,</w:delText>
        </w:r>
      </w:del>
      <w:del w:id="15" w:author="PR Preview" w:date="2026-01-01T00:00:00Z">
        <w:r>
          <w:delText xml:space="preserve"> </w:delText>
        </w:r>
      </w:del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del w:id="16" w:author="PR Preview" w:date="2026-01-01T00:00:00Z">
        <w:r>
          <w:delText xml:space="preserve">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and write it in terms of</w:delText>
        </w:r>
      </w:del>
      <w:del w:id="19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and</w:delText>
        </w:r>
      </w:del>
      <w:del w:id="22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23" w:author="PR Preview" w:date="2026-01-01T00:00:00Z">
        <w:r>
          <w:delText xml:space="preserve">.</w:delText>
        </w:r>
      </w:del>
    </w:p>
    <w:p>
      <w:pPr>
        <w:pStyle w:val="BodyText"/>
      </w:pPr>
      <w:ins w:id="24" w:author="PR Preview" w:date="2026-01-01T00:00:00Z">
        <w:r>
          <w:rPr>
            <w:b/>
            <w:bCs/>
          </w:rPr>
          <w:t xml:space="preserve">Exercise 6 (Derivative of RSS with respect to the intercept)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Find the partial derivative of the</w:t>
        </w:r>
      </w:ins>
      <w:ins w:id="27" w:author="PR Preview" w:date="2026-01-01T00:00:00Z">
        <w:r>
          <w:t xml:space="preserve"> </w:t>
        </w:r>
      </w:ins>
      <w:hyperlink r:id="rId81">
        <w:ins w:id="28" w:author="PR Preview" w:date="2026-01-01T00:00:00Z">
          <w:r>
            <w:rPr>
              <w:rStyle w:val="Hyperlink"/>
            </w:rPr>
            <w:t xml:space="preserve">simple linear regression</w:t>
          </w:r>
        </w:ins>
      </w:hyperlink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residual sum of squares</w:t>
        </w:r>
      </w:ins>
      <w:ins w:id="31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(</w:t>
        </w:r>
      </w:ins>
      <w:hyperlink w:anchor="exm-rss-slr">
        <w:ins w:id="34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35" w:author="PR Preview" w:date="2026-01-01T00:00:00Z">
        <w:r>
          <w:t xml:space="preserve">)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with respect to the</w:t>
        </w:r>
      </w:ins>
      <w:ins w:id="38" w:author="PR Preview" w:date="2026-01-01T00:00:00Z">
        <w:r>
          <w:t xml:space="preserve"> </w:t>
        </w:r>
      </w:ins>
      <w:hyperlink r:id="rId82">
        <w:ins w:id="39" w:author="PR Preview" w:date="2026-01-01T00:00:00Z">
          <w:r>
            <w:rPr>
              <w:rStyle w:val="Hyperlink"/>
            </w:rPr>
            <w:t xml:space="preserve">intercept</w:t>
          </w:r>
        </w:ins>
      </w:hyperlink>
      <w:ins w:id="40" w:author="PR Preview" w:date="2026-01-01T00:00:00Z">
        <w:r>
          <w:t xml:space="preserve">,</w:t>
        </w:r>
      </w:ins>
      <w:ins w:id="41" w:author="PR Preview" w:date="2026-01-01T00:00:00Z">
        <w:r>
          <w:t xml:space="preserve"> </w:t>
        </w:r>
      </w:ins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ins w:id="42" w:author="PR Preview" w:date="2026-01-01T00:00:00Z">
        <w:r>
          <w:t xml:space="preserve">.</w:t>
        </w:r>
      </w:ins>
    </w:p>
    <w:bookmarkEnd w:id="83"/>
    <w:bookmarkStart w:id="84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ins w:id="43" w:author="PR Preview" w:date="2026-01-01T00:00:00Z">
        <w:r>
          <w:rPr>
            <w:b/>
            <w:bCs/>
          </w:rPr>
          <w:t xml:space="preserve">Exercise 7 (Derivative of RSS in terms of the means)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In the setting of</w:t>
        </w:r>
      </w:ins>
      <w:ins w:id="46" w:author="PR Preview" w:date="2026-01-01T00:00:00Z">
        <w:r>
          <w:t xml:space="preserve"> </w:t>
        </w:r>
      </w:ins>
      <w:hyperlink w:anchor="exr-rss-deriv-intercept">
        <w:ins w:id="47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48" w:author="PR Preview" w:date="2026-01-01T00:00:00Z">
        <w:r>
          <w:t xml:space="preserve">, write the partial derivative in terms of</w:t>
        </w:r>
      </w:ins>
      <w:ins w:id="49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and</w:t>
        </w:r>
      </w:ins>
      <w:ins w:id="52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53" w:author="PR Preview" w:date="2026-01-01T00:00:00Z">
        <w:r>
          <w:t xml:space="preserve">.</w:t>
        </w:r>
      </w:ins>
    </w:p>
    <w:bookmarkEnd w:id="85"/>
    <w:bookmarkStart w:id="86" w:name="sol-rss-deriv-intercept-in-means"/>
    <w:p>
      <w:pPr>
        <w:pStyle w:val="BodyText"/>
      </w:pPr>
      <w:ins w:id="54" w:author="PR Preview" w:date="2026-01-01T00:00:00Z">
        <w:r>
          <w:rPr>
            <w:i/>
            <w:iCs/>
          </w:rPr>
          <w:t xml:space="preserve">Solution 7</w:t>
        </w:r>
      </w:ins>
      <w:ins w:id="55" w:author="PR Preview" w:date="2026-01-01T00:00:00Z">
        <w:r>
          <w:t xml:space="preserve">. </w:t>
        </w:r>
      </w:ins>
      <w:ins w:id="56" w:author="PR Preview" w:date="2026-01-01T00:00:00Z">
        <w:r>
          <w:t xml:space="preserve">Write the derivative from</w:t>
        </w:r>
      </w:ins>
      <w:ins w:id="57" w:author="PR Preview" w:date="2026-01-01T00:00:00Z">
        <w:r>
          <w:t xml:space="preserve"> </w:t>
        </w:r>
      </w:ins>
      <w:hyperlink w:anchor="exr-rss-deriv-intercept">
        <w:ins w:id="58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in terms of</w:t>
        </w:r>
      </w:ins>
      <w:ins w:id="6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and</w:t>
        </w:r>
      </w:ins>
      <w:ins w:id="64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6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del w:id="66" w:author="PR Preview" w:date="2026-01-01T00:00:00Z">
        <w:r>
          <w:rPr>
            <w:i/>
            <w:iCs/>
          </w:rPr>
          <w:delText xml:space="preserve">Proof</w:delText>
        </w:r>
      </w:del>
      <w:del w:id="67" w:author="PR Preview" w:date="2026-01-01T00:00:00Z">
        <w:r>
          <w:delText xml:space="preserve">. </w:delText>
        </w:r>
      </w:del>
      <w:del w:id="68" w:author="PR Preview" w:date="2026-01-01T00:00:00Z">
        <w:r>
          <w:delText xml:space="preserve">This is the solution to</w:delText>
        </w:r>
      </w:del>
      <w:del w:id="69" w:author="PR Preview" w:date="2026-01-01T00:00:00Z">
        <w:r>
          <w:delText xml:space="preserve"> </w:delText>
        </w:r>
      </w:del>
      <w:hyperlink w:anchor="exr-rss-deriv-intercept">
        <w:del w:id="70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71" w:author="PR Preview" w:date="2026-01-01T00:00:00Z">
        <w:r>
          <w:delText xml:space="preserve">.</w:delText>
        </w:r>
      </w:del>
    </w:p>
    <w:p>
      <w:pPr>
        <w:pStyle w:val="BodyText"/>
      </w:pPr>
      <w:del w:id="72" w:author="PR Preview" w:date="2026-01-01T00:00:00Z">
        <w:r>
          <w:rPr>
            <w:b/>
            <w:bCs/>
          </w:rPr>
          <w:delText xml:space="preserve">Exercise 7 (Derivative of RSS with respect to the slope)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Find the partial derivative of the simple linear regression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residual sum of squares</w:delText>
        </w:r>
      </w:del>
      <w:del w:id="77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(</w:delText>
        </w:r>
      </w:del>
      <w:hyperlink w:anchor="exm-rss-slr">
        <w:del w:id="80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81" w:author="PR Preview" w:date="2026-01-01T00:00:00Z">
        <w:r>
          <w:delText xml:space="preserve">)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with respect to the slope,</w:delText>
        </w:r>
      </w:del>
      <w:del w:id="84" w:author="PR Preview" w:date="2026-01-01T00:00:00Z">
        <w:r>
          <w:delText xml:space="preserve"> </w:delText>
        </w:r>
      </w:del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del w:id="85" w:author="PR Preview" w:date="2026-01-01T00:00:00Z">
        <w:r>
          <w:delText xml:space="preserve">.</w:delText>
        </w:r>
      </w:del>
    </w:p>
    <w:p>
      <w:pPr>
        <w:pStyle w:val="BodyText"/>
      </w:pPr>
      <w:del w:id="86" w:author="PR Preview" w:date="2026-01-01T00:00:00Z">
        <w:r>
          <w:rPr>
            <w:i/>
            <w:iCs/>
          </w:rPr>
          <w:delText xml:space="preserve">Solution 7</w:delText>
        </w:r>
      </w:del>
      <w:del w:id="87" w:author="PR Preview" w:date="2026-01-01T00:00:00Z">
        <w:r>
          <w:delText xml:space="preserve">. </w:delText>
        </w:r>
      </w:del>
      <w:del w:id="88" w:author="PR Preview" w:date="2026-01-01T00:00:00Z">
        <w:r>
          <w:delText xml:space="preserve">Differentiate one operation at a time,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starting from the definition (</w:delText>
        </w:r>
      </w:del>
      <w:hyperlink w:anchor="exm-rss-slr">
        <w:del w:id="91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92" w:author="PR Preview" w:date="2026-01-01T00:00:00Z">
        <w:r>
          <w:delText xml:space="preserve">):</w:delText>
        </w:r>
      </w:del>
    </w:p>
    <w:p>
      <w:pPr>
        <w:pStyle w:val="FirstParagraph"/>
      </w:pPr>
      <w:ins w:id="93" w:author="PR Preview" w:date="2026-01-01T00:00:00Z">
        <w:r>
          <w:rPr>
            <w:i/>
            <w:iCs/>
          </w:rPr>
          <w:t xml:space="preserve">Proof</w:t>
        </w:r>
      </w:ins>
      <w:ins w:id="94" w:author="PR Preview" w:date="2026-01-01T00:00:00Z">
        <w:r>
          <w:t xml:space="preserve">. </w:t>
        </w:r>
      </w:ins>
      <w:ins w:id="95" w:author="PR Preview" w:date="2026-01-01T00:00:00Z">
        <w:r>
          <w:t xml:space="preserve">The derivative in sum form is the solution to</w:t>
        </w:r>
      </w:ins>
      <w:ins w:id="96" w:author="PR Preview" w:date="2026-01-01T00:00:00Z">
        <w:r>
          <w:t xml:space="preserve"> </w:t>
        </w:r>
      </w:ins>
      <w:hyperlink w:anchor="exr-rss-deriv-intercept">
        <w:ins w:id="97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98" w:author="PR Preview" w:date="2026-01-01T00:00:00Z">
        <w:r>
          <w:t xml:space="preserve">.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The form in terms of means is the solution to</w:t>
        </w:r>
      </w:ins>
      <w:ins w:id="101" w:author="PR Preview" w:date="2026-01-01T00:00:00Z">
        <w:r>
          <w:t xml:space="preserve"> </w:t>
        </w:r>
      </w:ins>
      <w:hyperlink w:anchor="exr-rss-deriv-intercept-in-means">
        <w:ins w:id="102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03" w:author="PR Preview" w:date="2026-01-01T00:00:00Z">
        <w:r>
          <w:t xml:space="preserve">.</w:t>
        </w:r>
      </w:ins>
    </w:p>
    <w:bookmarkStart w:id="88" w:name="exr-rss-deriv-slope"/>
    <w:p>
      <w:pPr>
        <w:pStyle w:val="BodyText"/>
      </w:pPr>
      <w:ins w:id="104" w:author="PR Preview" w:date="2026-01-01T00:00:00Z">
        <w:r>
          <w:rPr>
            <w:b/>
            <w:bCs/>
          </w:rPr>
          <w:t xml:space="preserve">Exercise 8 (Derivative of RSS with respect to the slope)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Find the partial derivative of the simple linear regression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residual sum of squares</w:t>
        </w:r>
      </w:ins>
      <w:ins w:id="109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(</w:t>
        </w:r>
      </w:ins>
      <w:hyperlink w:anchor="exm-rss-slr">
        <w:ins w:id="112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13" w:author="PR Preview" w:date="2026-01-01T00:00:00Z">
        <w:r>
          <w:t xml:space="preserve">)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with respect to the slope,</w:t>
        </w:r>
      </w:ins>
      <w:ins w:id="116" w:author="PR Preview" w:date="2026-01-01T00:00:00Z">
        <w:r>
          <w:t xml:space="preserve"> </w:t>
        </w:r>
      </w:ins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ins w:id="117" w:author="PR Preview" w:date="2026-01-01T00:00:00Z">
        <w:r>
          <w:t xml:space="preserve">.</w:t>
        </w:r>
      </w:ins>
    </w:p>
    <w:bookmarkEnd w:id="88"/>
    <w:bookmarkStart w:id="89" w:name="sol-rss-deriv-slope"/>
    <w:p>
      <w:pPr>
        <w:pStyle w:val="BodyText"/>
      </w:pPr>
      <w:ins w:id="118" w:author="PR Preview" w:date="2026-01-01T00:00:00Z">
        <w:r>
          <w:rPr>
            <w:i/>
            <w:iCs/>
          </w:rPr>
          <w:t xml:space="preserve">Solution 8</w:t>
        </w:r>
      </w:ins>
      <w:ins w:id="119" w:author="PR Preview" w:date="2026-01-01T00:00:00Z">
        <w:r>
          <w:t xml:space="preserve">. </w:t>
        </w:r>
      </w:ins>
      <w:ins w:id="120" w:author="PR Preview" w:date="2026-01-01T00:00:00Z">
        <w:r>
          <w:t xml:space="preserve">Differentiate one operation at a time,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starting from the definition (</w:t>
        </w:r>
      </w:ins>
      <w:hyperlink w:anchor="exm-rss-slr">
        <w:ins w:id="123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24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9"/>
    <w:bookmarkStart w:id="90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0"/>
    <w:p>
      <w:pPr>
        <w:pStyle w:val="FirstParagraph"/>
      </w:pPr>
      <w:del w:id="125" w:author="PR Preview" w:date="2026-01-01T00:00:00Z">
        <w:r>
          <w:rPr>
            <w:i/>
            <w:iCs/>
          </w:rPr>
          <w:delText xml:space="preserve">Proof</w:delText>
        </w:r>
      </w:del>
      <w:del w:id="126" w:author="PR Preview" w:date="2026-01-01T00:00:00Z">
        <w:r>
          <w:delText xml:space="preserve">. </w:delText>
        </w:r>
      </w:del>
      <w:del w:id="127" w:author="PR Preview" w:date="2026-01-01T00:00:00Z">
        <w:r>
          <w:delText xml:space="preserve">This is the solution to</w:delText>
        </w:r>
      </w:del>
      <w:del w:id="128" w:author="PR Preview" w:date="2026-01-01T00:00:00Z">
        <w:r>
          <w:delText xml:space="preserve"> </w:delText>
        </w:r>
      </w:del>
      <w:hyperlink w:anchor="exr-rss-deriv-slope">
        <w:del w:id="129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30" w:author="PR Preview" w:date="2026-01-01T00:00:00Z">
        <w:r>
          <w:delText xml:space="preserve">.</w:delText>
        </w:r>
      </w:del>
    </w:p>
    <w:p>
      <w:pPr>
        <w:pStyle w:val="BodyText"/>
      </w:pPr>
      <w:del w:id="131" w:author="PR Preview" w:date="2026-01-01T00:00:00Z">
        <w:r>
          <w:rPr>
            <w:b/>
            <w:bCs/>
          </w:rPr>
          <w:delText xml:space="preserve">Exercise 8 (Solving the normal equations)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Using</w:delText>
        </w:r>
      </w:del>
      <w:del w:id="134" w:author="PR Preview" w:date="2026-01-01T00:00:00Z">
        <w:r>
          <w:delText xml:space="preserve"> </w:delText>
        </w:r>
      </w:del>
      <w:hyperlink w:anchor="exr-rss-deriv-intercept">
        <w:del w:id="135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and</w:delText>
        </w:r>
      </w:del>
      <w:del w:id="138" w:author="PR Preview" w:date="2026-01-01T00:00:00Z">
        <w:r>
          <w:delText xml:space="preserve"> </w:delText>
        </w:r>
      </w:del>
      <w:hyperlink w:anchor="exr-rss-deriv-slope">
        <w:del w:id="139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40" w:author="PR Preview" w:date="2026-01-01T00:00:00Z">
        <w:r>
          <w:delText xml:space="preserve">,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solve the normal equations of</w:delText>
        </w:r>
      </w:del>
      <w:del w:id="143" w:author="PR Preview" w:date="2026-01-01T00:00:00Z">
        <w:r>
          <w:delText xml:space="preserve"> </w:delText>
        </w:r>
      </w:del>
      <w:hyperlink w:anchor="exm-normal-equations-slr">
        <w:del w:id="144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for</w:delText>
        </w:r>
      </w:del>
      <w:del w:id="147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</m:oMath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and</w:delText>
        </w:r>
      </w:del>
      <w:del w:id="150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</m:oMath>
      <w:del w:id="151" w:author="PR Preview" w:date="2026-01-01T00:00:00Z">
        <w:r>
          <w:delText xml:space="preserve">,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assuming</w:delText>
        </w:r>
      </w:del>
      <w:del w:id="154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(</w:delText>
        </w:r>
      </w:del>
      <w:hyperlink w:anchor="def-centered-sums">
        <w:del w:id="157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58" w:author="PR Preview" w:date="2026-01-01T00:00:00Z">
        <w:r>
          <w:delText xml:space="preserve">).</w:delText>
        </w:r>
      </w:del>
    </w:p>
    <w:p>
      <w:pPr>
        <w:pStyle w:val="BodyText"/>
      </w:pPr>
      <w:del w:id="159" w:author="PR Preview" w:date="2026-01-01T00:00:00Z">
        <w:r>
          <w:rPr>
            <w:i/>
            <w:iCs/>
          </w:rPr>
          <w:delText xml:space="preserve">Solution 8</w:delText>
        </w:r>
      </w:del>
      <w:del w:id="160" w:author="PR Preview" w:date="2026-01-01T00:00:00Z">
        <w:r>
          <w:delText xml:space="preserve">. </w:delText>
        </w:r>
      </w:del>
      <w:del w:id="161" w:author="PR Preview" w:date="2026-01-01T00:00:00Z">
        <w:r>
          <w:rPr>
            <w:b/>
            <w:bCs/>
          </w:rPr>
          <w:delText xml:space="preserve">First normal equation.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Set the derivative from</w:delText>
        </w:r>
      </w:del>
      <w:del w:id="164" w:author="PR Preview" w:date="2026-01-01T00:00:00Z">
        <w:r>
          <w:delText xml:space="preserve"> </w:delText>
        </w:r>
      </w:del>
      <w:hyperlink w:anchor="exr-rss-deriv-intercept">
        <w:del w:id="165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to zero,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then isolate</w:delText>
        </w:r>
      </w:del>
      <w:del w:id="170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</m:oMath>
      <w:del w:id="17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del w:id="172" w:author="PR Preview" w:date="2026-01-01T00:00:00Z">
        <w:r>
          <w:rPr>
            <w:b/>
            <w:bCs/>
          </w:rPr>
          <w:delText xml:space="preserve">Second normal equation.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Substitute that intercept into the derivative from</w:delText>
        </w:r>
      </w:del>
      <w:del w:id="175" w:author="PR Preview" w:date="2026-01-01T00:00:00Z">
        <w:r>
          <w:delText xml:space="preserve"> </w:delText>
        </w:r>
      </w:del>
      <w:hyperlink w:anchor="exr-rss-deriv-slope">
        <w:del w:id="176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77" w:author="PR Preview" w:date="2026-01-01T00:00:00Z">
        <w:r>
          <w:delText xml:space="preserve">:</w:delText>
        </w:r>
      </w:del>
    </w:p>
    <w:p>
      <w:pPr>
        <w:pStyle w:val="FirstParagraph"/>
      </w:pPr>
      <w:ins w:id="178" w:author="PR Preview" w:date="2026-01-01T00:00:00Z">
        <w:r>
          <w:rPr>
            <w:i/>
            <w:iCs/>
          </w:rPr>
          <w:t xml:space="preserve">Proof</w:t>
        </w:r>
      </w:ins>
      <w:ins w:id="179" w:author="PR Preview" w:date="2026-01-01T00:00:00Z">
        <w:r>
          <w:t xml:space="preserve">. </w:t>
        </w:r>
      </w:ins>
      <w:ins w:id="180" w:author="PR Preview" w:date="2026-01-01T00:00:00Z">
        <w:r>
          <w:t xml:space="preserve">This is the solution to</w:t>
        </w:r>
      </w:ins>
      <w:ins w:id="181" w:author="PR Preview" w:date="2026-01-01T00:00:00Z">
        <w:r>
          <w:t xml:space="preserve"> </w:t>
        </w:r>
      </w:ins>
      <w:hyperlink w:anchor="exr-rss-deriv-slope">
        <w:ins w:id="182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183" w:author="PR Preview" w:date="2026-01-01T00:00:00Z">
        <w:r>
          <w:t xml:space="preserve">.</w:t>
        </w:r>
      </w:ins>
    </w:p>
    <w:bookmarkStart w:id="91" w:name="exr-solve-normal-equations"/>
    <w:p>
      <w:pPr>
        <w:pStyle w:val="BodyText"/>
      </w:pPr>
      <w:ins w:id="184" w:author="PR Preview" w:date="2026-01-01T00:00:00Z">
        <w:r>
          <w:rPr>
            <w:b/>
            <w:bCs/>
          </w:rPr>
          <w:t xml:space="preserve">Exercise 9 (Solving the normal equations)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Using</w:t>
        </w:r>
      </w:ins>
      <w:ins w:id="187" w:author="PR Preview" w:date="2026-01-01T00:00:00Z">
        <w:r>
          <w:t xml:space="preserve"> </w:t>
        </w:r>
      </w:ins>
      <w:hyperlink w:anchor="exr-rss-deriv-intercept">
        <w:ins w:id="188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and</w:t>
        </w:r>
      </w:ins>
      <w:ins w:id="191" w:author="PR Preview" w:date="2026-01-01T00:00:00Z">
        <w:r>
          <w:t xml:space="preserve"> </w:t>
        </w:r>
      </w:ins>
      <w:hyperlink w:anchor="exr-rss-deriv-slope">
        <w:ins w:id="192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193" w:author="PR Preview" w:date="2026-01-01T00:00:00Z">
        <w:r>
          <w:t xml:space="preserve">,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solve the normal equations of</w:t>
        </w:r>
      </w:ins>
      <w:ins w:id="196" w:author="PR Preview" w:date="2026-01-01T00:00:00Z">
        <w:r>
          <w:t xml:space="preserve"> </w:t>
        </w:r>
      </w:ins>
      <w:hyperlink w:anchor="exm-normal-equations-slr">
        <w:ins w:id="197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for</w:t>
        </w:r>
      </w:ins>
      <w:ins w:id="200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and</w:t>
        </w:r>
      </w:ins>
      <w:ins w:id="203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</m:oMath>
      <w:ins w:id="204" w:author="PR Preview" w:date="2026-01-01T00:00:00Z">
        <w:r>
          <w:t xml:space="preserve">,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assuming</w:t>
        </w:r>
      </w:ins>
      <w:ins w:id="20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(</w:t>
        </w:r>
      </w:ins>
      <w:hyperlink w:anchor="def-centered-sums">
        <w:ins w:id="210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211" w:author="PR Preview" w:date="2026-01-01T00:00:00Z">
        <w:r>
          <w:t xml:space="preserve">).</w:t>
        </w:r>
      </w:ins>
    </w:p>
    <w:bookmarkEnd w:id="91"/>
    <w:bookmarkStart w:id="92" w:name="sol-solve-normal-equations"/>
    <w:p>
      <w:pPr>
        <w:pStyle w:val="BodyText"/>
      </w:pPr>
      <w:ins w:id="212" w:author="PR Preview" w:date="2026-01-01T00:00:00Z">
        <w:r>
          <w:rPr>
            <w:i/>
            <w:iCs/>
          </w:rPr>
          <w:t xml:space="preserve">Solution 9</w:t>
        </w:r>
      </w:ins>
      <w:ins w:id="213" w:author="PR Preview" w:date="2026-01-01T00:00:00Z">
        <w:r>
          <w:t xml:space="preserve">. </w:t>
        </w:r>
      </w:ins>
      <w:ins w:id="214" w:author="PR Preview" w:date="2026-01-01T00:00:00Z">
        <w:r>
          <w:rPr>
            <w:b/>
            <w:bCs/>
          </w:rPr>
          <w:t xml:space="preserve">First normal equation.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Set the derivative from</w:t>
        </w:r>
      </w:ins>
      <w:ins w:id="217" w:author="PR Preview" w:date="2026-01-01T00:00:00Z">
        <w:r>
          <w:t xml:space="preserve"> </w:t>
        </w:r>
      </w:ins>
      <w:hyperlink w:anchor="exr-rss-deriv-intercept">
        <w:ins w:id="218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to zero,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then isolate</w:t>
        </w:r>
      </w:ins>
      <w:ins w:id="223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22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ins w:id="225" w:author="PR Preview" w:date="2026-01-01T00:00:00Z">
        <w:r>
          <w:rPr>
            <w:b/>
            <w:bCs/>
          </w:rPr>
          <w:t xml:space="preserve">Second normal equation.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Substitute that intercept into the derivative from</w:t>
        </w:r>
      </w:ins>
      <w:ins w:id="228" w:author="PR Preview" w:date="2026-01-01T00:00:00Z">
        <w:r>
          <w:t xml:space="preserve"> </w:t>
        </w:r>
      </w:ins>
      <w:hyperlink w:anchor="exr-rss-deriv-slope">
        <w:ins w:id="229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23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2"/>
    <w:bookmarkStart w:id="93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del w:id="231" w:author="PR Preview" w:date="2026-01-01T00:00:00Z">
        <w:r>
          <w:rPr>
            <w:i/>
            <w:iCs/>
          </w:rPr>
          <w:delText xml:space="preserve">Proof</w:delText>
        </w:r>
      </w:del>
      <w:del w:id="232" w:author="PR Preview" w:date="2026-01-01T00:00:00Z">
        <w:r>
          <w:delText xml:space="preserve">. </w:delText>
        </w:r>
      </w:del>
      <w:del w:id="233" w:author="PR Preview" w:date="2026-01-01T00:00:00Z">
        <w:r>
          <w:delText xml:space="preserve">This is the solution to</w:delText>
        </w:r>
      </w:del>
      <w:del w:id="234" w:author="PR Preview" w:date="2026-01-01T00:00:00Z">
        <w:r>
          <w:delText xml:space="preserve"> </w:delText>
        </w:r>
      </w:del>
      <w:hyperlink w:anchor="exr-solve-normal-equations">
        <w:del w:id="235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236" w:author="PR Preview" w:date="2026-01-01T00:00:00Z">
        <w:r>
          <w:delText xml:space="preserve">.</w:delText>
        </w:r>
      </w:del>
    </w:p>
    <w:p>
      <w:pPr>
        <w:pStyle w:val="BodyText"/>
      </w:pPr>
      <w:del w:id="237" w:author="PR Preview" w:date="2026-01-01T00:00:00Z">
        <w:r>
          <w:rPr>
            <w:b/>
            <w:bCs/>
          </w:rPr>
          <w:delText xml:space="preserve">Exercise 9 (Second derivatives of RSS)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Find the matrix of second derivatives of</w:delText>
        </w:r>
      </w:del>
      <w:del w:id="240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(</w:delText>
        </w:r>
      </w:del>
      <w:hyperlink w:anchor="exm-rss-slr">
        <w:del w:id="243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244" w:author="PR Preview" w:date="2026-01-01T00:00:00Z">
        <w:r>
          <w:delText xml:space="preserve">)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with respect to</w:delText>
        </w:r>
      </w:del>
      <w:del w:id="247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</m:oMath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and</w:delText>
        </w:r>
      </w:del>
      <w:del w:id="250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</m:oMath>
      <w:del w:id="251" w:author="PR Preview" w:date="2026-01-01T00:00:00Z">
        <w:r>
          <w:delText xml:space="preserve">,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and show that it is positive definite when</w:delText>
        </w:r>
      </w:del>
      <w:del w:id="254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(</w:delText>
        </w:r>
      </w:del>
      <w:hyperlink w:anchor="def-centered-sums">
        <w:del w:id="257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258" w:author="PR Preview" w:date="2026-01-01T00:00:00Z">
        <w:r>
          <w:delText xml:space="preserve">).</w:delText>
        </w:r>
      </w:del>
    </w:p>
    <w:p>
      <w:pPr>
        <w:pStyle w:val="BodyText"/>
      </w:pPr>
      <w:del w:id="259" w:author="PR Preview" w:date="2026-01-01T00:00:00Z">
        <w:r>
          <w:rPr>
            <w:i/>
            <w:iCs/>
          </w:rPr>
          <w:delText xml:space="preserve">Solution 9</w:delText>
        </w:r>
      </w:del>
      <w:del w:id="260" w:author="PR Preview" w:date="2026-01-01T00:00:00Z">
        <w:r>
          <w:delText xml:space="preserve">. </w:delText>
        </w:r>
      </w:del>
      <w:del w:id="261" w:author="PR Preview" w:date="2026-01-01T00:00:00Z">
        <w:r>
          <w:delText xml:space="preserve">Differentiate each first derivative again.</w:delText>
        </w:r>
      </w:del>
    </w:p>
    <w:p>
      <w:pPr>
        <w:pStyle w:val="FirstParagraph"/>
      </w:pPr>
      <w:ins w:id="262" w:author="PR Preview" w:date="2026-01-01T00:00:00Z">
        <w:r>
          <w:rPr>
            <w:i/>
            <w:iCs/>
          </w:rPr>
          <w:t xml:space="preserve">Proof</w:t>
        </w:r>
      </w:ins>
      <w:ins w:id="263" w:author="PR Preview" w:date="2026-01-01T00:00:00Z">
        <w:r>
          <w:t xml:space="preserve">. </w:t>
        </w:r>
      </w:ins>
      <w:ins w:id="264" w:author="PR Preview" w:date="2026-01-01T00:00:00Z">
        <w:r>
          <w:t xml:space="preserve">This is the solution to</w:t>
        </w:r>
      </w:ins>
      <w:ins w:id="265" w:author="PR Preview" w:date="2026-01-01T00:00:00Z">
        <w:r>
          <w:t xml:space="preserve"> </w:t>
        </w:r>
      </w:ins>
      <w:hyperlink w:anchor="exr-solve-normal-equations">
        <w:ins w:id="266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267" w:author="PR Preview" w:date="2026-01-01T00:00:00Z">
        <w:r>
          <w:t xml:space="preserve">.</w:t>
        </w:r>
      </w:ins>
    </w:p>
    <w:bookmarkStart w:id="94" w:name="exr-rss-hessian"/>
    <w:p>
      <w:pPr>
        <w:pStyle w:val="BodyText"/>
      </w:pPr>
      <w:ins w:id="268" w:author="PR Preview" w:date="2026-01-01T00:00:00Z">
        <w:r>
          <w:rPr>
            <w:b/>
            <w:bCs/>
          </w:rPr>
          <w:t xml:space="preserve">Exercise 10 (Second derivatives of RSS)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Find the matrix of second derivatives of</w:t>
        </w:r>
      </w:ins>
      <w:ins w:id="271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(</w:t>
        </w:r>
      </w:ins>
      <w:hyperlink w:anchor="exm-rss-slr">
        <w:ins w:id="274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275" w:author="PR Preview" w:date="2026-01-01T00:00:00Z">
        <w:r>
          <w:t xml:space="preserve">)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with respect to</w:t>
        </w:r>
      </w:ins>
      <w:ins w:id="278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and</w:t>
        </w:r>
      </w:ins>
      <w:ins w:id="281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</m:oMath>
      <w:ins w:id="282" w:author="PR Preview" w:date="2026-01-01T00:00:00Z">
        <w:r>
          <w:t xml:space="preserve">.</w:t>
        </w:r>
      </w:ins>
    </w:p>
    <w:bookmarkEnd w:id="94"/>
    <w:bookmarkStart w:id="95" w:name="sol-rss-hessian"/>
    <w:p>
      <w:pPr>
        <w:pStyle w:val="BodyText"/>
      </w:pPr>
      <w:ins w:id="283" w:author="PR Preview" w:date="2026-01-01T00:00:00Z">
        <w:r>
          <w:rPr>
            <w:i/>
            <w:iCs/>
          </w:rPr>
          <w:t xml:space="preserve">Solution 10</w:t>
        </w:r>
      </w:ins>
      <w:ins w:id="284" w:author="PR Preview" w:date="2026-01-01T00:00:00Z">
        <w:r>
          <w:t xml:space="preserve">. </w:t>
        </w:r>
      </w:ins>
      <w:ins w:id="285" w:author="PR Preview" w:date="2026-01-01T00:00:00Z">
        <w:r>
          <w:t xml:space="preserve">Differentiate each first derivative again.</w:t>
        </w:r>
      </w:ins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del w:id="286" w:author="PR Preview" w:date="2026-01-01T00:00:00Z">
        <w:r>
          <w:rPr>
            <w:b/>
            <w:bCs/>
          </w:rPr>
          <w:delText xml:space="preserve">Derivatives of</w:delText>
        </w:r>
      </w:del>
      <w:del w:id="287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del w:id="288" w:author="PR Preview" w:date="2026-01-01T00:00:00Z">
        <w:r>
          <w:rPr>
            <w:b/>
            <w:bCs/>
          </w:rPr>
          <w:delText xml:space="preserve">.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By</w:delText>
        </w:r>
      </w:del>
      <w:del w:id="291" w:author="PR Preview" w:date="2026-01-01T00:00:00Z">
        <w:r>
          <w:delText xml:space="preserve"> </w:delText>
        </w:r>
      </w:del>
      <w:hyperlink w:anchor="exr-rss-deriv-slope">
        <w:del w:id="292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293" w:author="PR Preview" w:date="2026-01-01T00:00:00Z">
        <w:r>
          <w:delText xml:space="preserve">,</w:delText>
        </w:r>
      </w:del>
      <w:del w:id="294" w:author="PR Preview" w:date="2026-01-01T00:00:00Z">
        <w:r>
          <w:delText xml:space="preserve"> </w:delText>
        </w:r>
      </w:del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295" w:author="PR Preview" w:date="2026-01-01T00:00:00Z">
        <w:r>
          <w:delText xml:space="preserve">.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Differentiating with respect to</w:delText>
        </w:r>
      </w:del>
      <w:del w:id="298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</m:oMath>
      <w:del w:id="299" w:author="PR Preview" w:date="2026-01-01T00:00:00Z">
        <w:r>
          <w:delText xml:space="preserve">,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and reusing the inner derivative</w:delText>
        </w:r>
      </w:del>
      <w:del w:id="30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303" w:author="PR Preview" w:date="2026-01-01T00:00:00Z">
        <w:r>
          <w:delText xml:space="preserve"> </w:delText>
        </w:r>
      </w:del>
      <w:del w:id="304" w:author="PR Preview" w:date="2026-01-01T00:00:00Z">
        <w:r>
          <w:delText xml:space="preserve">from</w:delText>
        </w:r>
      </w:del>
      <w:del w:id="305" w:author="PR Preview" w:date="2026-01-01T00:00:00Z">
        <w:r>
          <w:delText xml:space="preserve"> </w:delText>
        </w:r>
      </w:del>
      <w:hyperlink w:anchor="exr-rss-deriv-intercept">
        <w:del w:id="306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30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08" w:author="PR Preview" w:date="2026-01-01T00:00:00Z">
        <w:r>
          <w:delText xml:space="preserve">Differentiating with respect to</w:delText>
        </w:r>
      </w:del>
      <w:del w:id="309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</m:oMath>
      <w:del w:id="310" w:author="PR Preview" w:date="2026-01-01T00:00:00Z">
        <w:r>
          <w:delText xml:space="preserve">,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and reusing the inner derivative</w:delText>
        </w:r>
      </w:del>
      <w:del w:id="31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from</w:delText>
        </w:r>
      </w:del>
      <w:del w:id="316" w:author="PR Preview" w:date="2026-01-01T00:00:00Z">
        <w:r>
          <w:delText xml:space="preserve"> </w:delText>
        </w:r>
      </w:del>
      <w:hyperlink w:anchor="exr-rss-deriv-slope">
        <w:del w:id="317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31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del w:id="319" w:author="PR Preview" w:date="2026-01-01T00:00:00Z">
        <w:r>
          <w:rPr>
            <w:b/>
            <w:bCs/>
          </w:rPr>
          <w:delText xml:space="preserve">The matrix.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Collecting the four second derivatives,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the matrix of second derivatives is</w:delText>
        </w:r>
      </w:del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24" w:author="PR Preview" w:date="2026-01-01T00:00:00Z">
        <w:r>
          <w:delText xml:space="preserve">Its top-left entry,</w:delText>
        </w:r>
      </w:del>
      <w:del w:id="325" w:author="PR Preview" w:date="2026-01-01T00:00:00Z">
        <w:r>
          <w:delText xml:space="preserve"> </w:delText>
        </w:r>
      </w:del>
      <m:oMath>
        <m:r>
          <m:t>2</m:t>
        </m:r>
        <m:r>
          <m:t>n</m:t>
        </m:r>
      </m:oMath>
      <w:del w:id="326" w:author="PR Preview" w:date="2026-01-01T00:00:00Z">
        <w:r>
          <w:delText xml:space="preserve">, is positive.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Its determinant,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using the expanded form of</w:delText>
        </w:r>
      </w:del>
      <w:del w:id="33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from</w:delText>
        </w:r>
      </w:del>
      <w:del w:id="334" w:author="PR Preview" w:date="2026-01-01T00:00:00Z">
        <w:r>
          <w:delText xml:space="preserve"> </w:delText>
        </w:r>
      </w:del>
      <w:hyperlink w:anchor="exr-sxx-expand">
        <w:del w:id="335" w:author="PR Preview" w:date="2026-01-01T00:00:00Z">
          <w:r>
            <w:rPr>
              <w:rStyle w:val="Hyperlink"/>
            </w:rPr>
            <w:delText xml:space="preserve">Exercise 5</w:delText>
          </w:r>
        </w:del>
      </w:hyperlink>
      <w:del w:id="336" w:author="PR Preview" w:date="2026-01-01T00:00:00Z">
        <w:r>
          <w:delText xml:space="preserve">, is</w:delText>
        </w:r>
      </w:del>
    </w:p>
    <w:p>
      <w:pPr>
        <w:pStyle w:val="FirstParagraph"/>
      </w:pPr>
      <w:ins w:id="337" w:author="PR Preview" w:date="2026-01-01T00:00:00Z">
        <w:r>
          <w:rPr>
            <w:b/>
            <w:bCs/>
          </w:rPr>
          <w:t xml:space="preserve">Derivatives of</w:t>
        </w:r>
      </w:ins>
      <w:ins w:id="338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ins w:id="339" w:author="PR Preview" w:date="2026-01-01T00:00:00Z">
        <w:r>
          <w:rPr>
            <w:b/>
            <w:bCs/>
          </w:rPr>
          <w:t xml:space="preserve">.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By</w:t>
        </w:r>
      </w:ins>
      <w:ins w:id="342" w:author="PR Preview" w:date="2026-01-01T00:00:00Z">
        <w:r>
          <w:t xml:space="preserve"> </w:t>
        </w:r>
      </w:ins>
      <w:hyperlink w:anchor="exr-rss-deriv-slope">
        <w:ins w:id="343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344" w:author="PR Preview" w:date="2026-01-01T00:00:00Z">
        <w:r>
          <w:t xml:space="preserve">,</w:t>
        </w:r>
      </w:ins>
      <w:ins w:id="345" w:author="PR Preview" w:date="2026-01-01T00:00:00Z">
        <w:r>
          <w:t xml:space="preserve"> </w:t>
        </w:r>
      </w:ins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346" w:author="PR Preview" w:date="2026-01-01T00:00:00Z">
        <w:r>
          <w:t xml:space="preserve">.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Differentiating with respect to</w:t>
        </w:r>
      </w:ins>
      <w:ins w:id="349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350" w:author="PR Preview" w:date="2026-01-01T00:00:00Z">
        <w:r>
          <w:t xml:space="preserve">,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and reusing the inner derivative</w:t>
        </w:r>
      </w:ins>
      <w:ins w:id="35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from</w:t>
        </w:r>
      </w:ins>
      <w:ins w:id="356" w:author="PR Preview" w:date="2026-01-01T00:00:00Z">
        <w:r>
          <w:t xml:space="preserve"> </w:t>
        </w:r>
      </w:ins>
      <w:hyperlink w:anchor="exr-rss-deriv-intercept">
        <w:ins w:id="357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35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59" w:author="PR Preview" w:date="2026-01-01T00:00:00Z">
        <w:r>
          <w:t xml:space="preserve">Differentiating with respect to</w:t>
        </w:r>
      </w:ins>
      <w:ins w:id="360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</m:oMath>
      <w:ins w:id="361" w:author="PR Preview" w:date="2026-01-01T00:00:00Z">
        <w:r>
          <w:t xml:space="preserve">,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and reusing the inner derivative</w:t>
        </w:r>
      </w:ins>
      <w:ins w:id="36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from</w:t>
        </w:r>
      </w:ins>
      <w:ins w:id="367" w:author="PR Preview" w:date="2026-01-01T00:00:00Z">
        <w:r>
          <w:t xml:space="preserve"> </w:t>
        </w:r>
      </w:ins>
      <w:hyperlink w:anchor="exr-rss-deriv-slope">
        <w:ins w:id="368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36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ins w:id="370" w:author="PR Preview" w:date="2026-01-01T00:00:00Z">
        <w:r>
          <w:rPr>
            <w:b/>
            <w:bCs/>
          </w:rPr>
          <w:t xml:space="preserve">The matrix.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Collecting the four second derivatives gives the matrix of second derivatives:</w:t>
        </w:r>
      </w:ins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5"/>
    <w:bookmarkStart w:id="96" w:name="exr-rss-hessian-positive-definite"/>
    <w:p>
      <w:pPr>
        <w:pStyle w:val="FirstParagraph"/>
      </w:pPr>
      <w:ins w:id="373" w:author="PR Preview" w:date="2026-01-01T00:00:00Z">
        <w:r>
          <w:rPr>
            <w:b/>
            <w:bCs/>
          </w:rPr>
          <w:t xml:space="preserve">Exercise 11 (Positive definiteness of the second-derivative matrix of RSS)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In the setting of</w:t>
        </w:r>
      </w:ins>
      <w:ins w:id="376" w:author="PR Preview" w:date="2026-01-01T00:00:00Z">
        <w:r>
          <w:t xml:space="preserve"> </w:t>
        </w:r>
      </w:ins>
      <w:hyperlink w:anchor="exr-rss-hessian">
        <w:ins w:id="377" w:author="PR Preview" w:date="2026-01-01T00:00:00Z">
          <w:r>
            <w:rPr>
              <w:rStyle w:val="Hyperlink"/>
            </w:rPr>
            <w:t xml:space="preserve">Exercise 10</w:t>
          </w:r>
        </w:ins>
      </w:hyperlink>
      <w:ins w:id="378" w:author="PR Preview" w:date="2026-01-01T00:00:00Z">
        <w:r>
          <w:t xml:space="preserve">, show that the matrix of second derivatives is positive definite when</w:t>
        </w:r>
      </w:ins>
      <w:ins w:id="37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(</w:t>
        </w:r>
      </w:ins>
      <w:hyperlink w:anchor="def-centered-sums">
        <w:ins w:id="382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383" w:author="PR Preview" w:date="2026-01-01T00:00:00Z">
        <w:r>
          <w:t xml:space="preserve">).</w:t>
        </w:r>
      </w:ins>
    </w:p>
    <w:bookmarkEnd w:id="96"/>
    <w:bookmarkStart w:id="97" w:name="sol-rss-hessian-positive-definite"/>
    <w:p>
      <w:pPr>
        <w:pStyle w:val="BodyText"/>
      </w:pPr>
      <w:ins w:id="384" w:author="PR Preview" w:date="2026-01-01T00:00:00Z">
        <w:r>
          <w:rPr>
            <w:i/>
            <w:iCs/>
          </w:rPr>
          <w:t xml:space="preserve">Solution 11</w:t>
        </w:r>
      </w:ins>
      <w:ins w:id="385" w:author="PR Preview" w:date="2026-01-01T00:00:00Z">
        <w:r>
          <w:t xml:space="preserve">. </w:t>
        </w:r>
      </w:ins>
      <w:ins w:id="386" w:author="PR Preview" w:date="2026-01-01T00:00:00Z">
        <w:r>
          <w:t xml:space="preserve">The top-left entry of the matrix of second derivatives from</w:t>
        </w:r>
      </w:ins>
      <w:ins w:id="387" w:author="PR Preview" w:date="2026-01-01T00:00:00Z">
        <w:r>
          <w:t xml:space="preserve"> </w:t>
        </w:r>
      </w:ins>
      <w:hyperlink w:anchor="exr-rss-hessian">
        <w:ins w:id="388" w:author="PR Preview" w:date="2026-01-01T00:00:00Z">
          <w:r>
            <w:rPr>
              <w:rStyle w:val="Hyperlink"/>
            </w:rPr>
            <w:t xml:space="preserve">Exercise 10</w:t>
          </w:r>
        </w:ins>
      </w:hyperlink>
      <w:ins w:id="389" w:author="PR Preview" w:date="2026-01-01T00:00:00Z">
        <w:r>
          <w:t xml:space="preserve">,</w:t>
        </w:r>
      </w:ins>
      <w:ins w:id="390" w:author="PR Preview" w:date="2026-01-01T00:00:00Z">
        <w:r>
          <w:t xml:space="preserve"> </w:t>
        </w:r>
      </w:ins>
      <m:oMath>
        <m:r>
          <m:t>2</m:t>
        </m:r>
        <m:r>
          <m:t>n</m:t>
        </m:r>
      </m:oMath>
      <w:ins w:id="391" w:author="PR Preview" w:date="2026-01-01T00:00:00Z">
        <w:r>
          <w:t xml:space="preserve">, is positive.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The determinant of this matrix,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using the expanded form of</w:t>
        </w:r>
      </w:ins>
      <w:ins w:id="39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from</w:t>
        </w:r>
      </w:ins>
      <w:ins w:id="399" w:author="PR Preview" w:date="2026-01-01T00:00:00Z">
        <w:r>
          <w:t xml:space="preserve"> </w:t>
        </w:r>
      </w:ins>
      <w:hyperlink w:anchor="exr-sxx-expand">
        <w:ins w:id="400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401" w:author="PR Preview" w:date="2026-01-01T00:00:00Z">
        <w:r>
          <w:t xml:space="preserve">,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7"/>
    <w:bookmarkStart w:id="98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8"/>
    <w:p>
      <w:pPr>
        <w:pStyle w:val="FirstParagraph"/>
      </w:pPr>
      <w:del w:id="402" w:author="PR Preview" w:date="2026-01-01T00:00:00Z">
        <w:r>
          <w:rPr>
            <w:i/>
            <w:iCs/>
          </w:rPr>
          <w:delText xml:space="preserve">Proof</w:delText>
        </w:r>
      </w:del>
      <w:del w:id="403" w:author="PR Preview" w:date="2026-01-01T00:00:00Z">
        <w:r>
          <w:delText xml:space="preserve">. </w:delText>
        </w:r>
      </w:del>
      <w:del w:id="404" w:author="PR Preview" w:date="2026-01-01T00:00:00Z">
        <w:r>
          <w:delText xml:space="preserve">This is the solution to</w:delText>
        </w:r>
      </w:del>
      <w:del w:id="405" w:author="PR Preview" w:date="2026-01-01T00:00:00Z">
        <w:r>
          <w:delText xml:space="preserve"> </w:delText>
        </w:r>
      </w:del>
      <w:hyperlink w:anchor="exr-rss-hessian">
        <w:del w:id="406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407" w:author="PR Preview" w:date="2026-01-01T00:00:00Z">
        <w:r>
          <w:delText xml:space="preserve">.</w:delText>
        </w:r>
      </w:del>
    </w:p>
    <w:p>
      <w:pPr>
        <w:pStyle w:val="FirstParagraph"/>
      </w:pPr>
      <w:ins w:id="408" w:author="PR Preview" w:date="2026-01-01T00:00:00Z">
        <w:r>
          <w:rPr>
            <w:i/>
            <w:iCs/>
          </w:rPr>
          <w:t xml:space="preserve">Proof</w:t>
        </w:r>
      </w:ins>
      <w:ins w:id="409" w:author="PR Preview" w:date="2026-01-01T00:00:00Z">
        <w:r>
          <w:t xml:space="preserve">. </w:t>
        </w:r>
      </w:ins>
      <w:ins w:id="410" w:author="PR Preview" w:date="2026-01-01T00:00:00Z">
        <w:r>
          <w:t xml:space="preserve">The matrix of second derivatives is the solution to</w:t>
        </w:r>
      </w:ins>
      <w:ins w:id="411" w:author="PR Preview" w:date="2026-01-01T00:00:00Z">
        <w:r>
          <w:t xml:space="preserve"> </w:t>
        </w:r>
      </w:ins>
      <w:hyperlink w:anchor="exr-rss-hessian">
        <w:ins w:id="412" w:author="PR Preview" w:date="2026-01-01T00:00:00Z">
          <w:r>
            <w:rPr>
              <w:rStyle w:val="Hyperlink"/>
            </w:rPr>
            <w:t xml:space="preserve">Exercise 10</w:t>
          </w:r>
        </w:ins>
      </w:hyperlink>
      <w:ins w:id="413" w:author="PR Preview" w:date="2026-01-01T00:00:00Z">
        <w:r>
          <w:t xml:space="preserve">.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The positive definiteness is the solution to</w:t>
        </w:r>
      </w:ins>
      <w:ins w:id="416" w:author="PR Preview" w:date="2026-01-01T00:00:00Z">
        <w:r>
          <w:t xml:space="preserve"> </w:t>
        </w:r>
      </w:ins>
      <w:hyperlink w:anchor="exr-rss-hessian-positive-definite">
        <w:ins w:id="417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418" w:author="PR Preview" w:date="2026-01-01T00:00:00Z">
        <w:r>
          <w:t xml:space="preserve">.</w:t>
        </w:r>
      </w:ins>
    </w:p>
    <w:bookmarkStart w:id="99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0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0"/>
    <w:bookmarkStart w:id="101" w:name="exr-slr-mean-dot-product"/>
    <w:p>
      <w:pPr>
        <w:pStyle w:val="FirstParagraph"/>
      </w:pPr>
      <w:del w:id="419" w:author="PR Preview" w:date="2026-01-01T00:00:00Z">
        <w:r>
          <w:rPr>
            <w:b/>
            <w:bCs/>
          </w:rPr>
          <w:delText xml:space="preserve">Exercise 10 (The conditional mean and the covariate vector)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In simple linear regression (</w:delText>
        </w:r>
      </w:del>
      <w:hyperlink w:anchor="def-slr">
        <w:del w:id="422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423" w:author="PR Preview" w:date="2026-01-01T00:00:00Z">
        <w:r>
          <w:delText xml:space="preserve">),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express the conditional mean</w:delText>
        </w:r>
      </w:del>
      <w:del w:id="426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as a dot product</w:delText>
        </w:r>
      </w:del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of the covariate vector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$\mathord{\smash[b]{\underset{\raise.3ex\hbox{$\scriptstyle\sim$}}{x}}\vphantom{x}}_i$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(</w:delText>
        </w:r>
      </w:del>
      <w:hyperlink w:anchor="def-slr-covariate-vector">
        <w:del w:id="435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436" w:author="PR Preview" w:date="2026-01-01T00:00:00Z">
        <w:r>
          <w:delText xml:space="preserve">)</w:delText>
        </w:r>
      </w:del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and the coefficient vector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$\mathord{\smash[b]{\underset{\raise.3ex\hbox{$\scriptstyle\sim$}}{\beta}}\vphantom{\beta}}= {\mathopen{}\left(\beta_{0}, \beta_{x}\right)\mathclose{}}^{\top}$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(</w:delText>
        </w:r>
      </w:del>
      <w:hyperlink w:anchor="exm-normal-equations-slr">
        <w:del w:id="443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444" w:author="PR Preview" w:date="2026-01-01T00:00:00Z">
        <w:r>
          <w:delText xml:space="preserve">).</w:delText>
        </w:r>
      </w:del>
    </w:p>
    <w:p>
      <w:pPr>
        <w:pStyle w:val="BodyText"/>
      </w:pPr>
      <w:del w:id="445" w:author="PR Preview" w:date="2026-01-01T00:00:00Z">
        <w:r>
          <w:rPr>
            <w:i/>
            <w:iCs/>
          </w:rPr>
          <w:delText xml:space="preserve">Solution 10</w:delText>
        </w:r>
      </w:del>
      <w:del w:id="446" w:author="PR Preview" w:date="2026-01-01T00:00:00Z">
        <w:r>
          <w:delText xml:space="preserve">. </w:delText>
        </w:r>
      </w:del>
      <w:del w:id="447" w:author="PR Preview" w:date="2026-01-01T00:00:00Z">
        <w:r>
          <w:delText xml:space="preserve">Start from the dot product:</w:delText>
        </w:r>
      </w:del>
    </w:p>
    <w:p>
      <w:pPr>
        <w:pStyle w:val="FirstParagraph"/>
      </w:pPr>
      <w:ins w:id="448" w:author="PR Preview" w:date="2026-01-01T00:00:00Z">
        <w:r>
          <w:rPr>
            <w:b/>
            <w:bCs/>
          </w:rPr>
          <w:t xml:space="preserve">Exercise 12 (The conditional mean and the covariate vector)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In simple linear regression (</w:t>
        </w:r>
      </w:ins>
      <w:hyperlink w:anchor="def-slr">
        <w:ins w:id="451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452" w:author="PR Preview" w:date="2026-01-01T00:00:00Z">
        <w:r>
          <w:t xml:space="preserve">),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express the conditional mean</w:t>
        </w:r>
      </w:ins>
      <w:ins w:id="455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as a dot product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of the covariate vector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$\mathord{\smash[b]{\underset{\raise.3ex\hbox{$\scriptstyle\sim$}}{x}}\vphantom{x}}_i$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(</w:t>
        </w:r>
      </w:ins>
      <w:hyperlink w:anchor="def-slr-covariate-vector">
        <w:ins w:id="464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465" w:author="PR Preview" w:date="2026-01-01T00:00:00Z">
        <w:r>
          <w:t xml:space="preserve">)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and the coefficient vector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$\mathord{\smash[b]{\underset{\raise.3ex\hbox{$\scriptstyle\sim$}}{\beta}}\vphantom{\beta}}= {\mathopen{}\left(\beta_{0}, \beta_{x}\right)\mathclose{}}^{\top}$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(</w:t>
        </w:r>
      </w:ins>
      <w:hyperlink w:anchor="exm-normal-equations-slr">
        <w:ins w:id="472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473" w:author="PR Preview" w:date="2026-01-01T00:00:00Z">
        <w:r>
          <w:t xml:space="preserve">).</w:t>
        </w:r>
      </w:ins>
    </w:p>
    <w:bookmarkEnd w:id="101"/>
    <w:bookmarkStart w:id="102" w:name="sol-slr-mean-dot-product"/>
    <w:p>
      <w:pPr>
        <w:pStyle w:val="BodyText"/>
      </w:pPr>
      <w:ins w:id="474" w:author="PR Preview" w:date="2026-01-01T00:00:00Z">
        <w:r>
          <w:rPr>
            <w:i/>
            <w:iCs/>
          </w:rPr>
          <w:t xml:space="preserve">Solution 12</w:t>
        </w:r>
      </w:ins>
      <w:ins w:id="475" w:author="PR Preview" w:date="2026-01-01T00:00:00Z">
        <w:r>
          <w:t xml:space="preserve">. </w:t>
        </w:r>
      </w:ins>
      <w:ins w:id="476" w:author="PR Preview" w:date="2026-01-01T00:00:00Z">
        <w:r>
          <w:t xml:space="preserve">Start from the dot product:</w:t>
        </w:r>
      </w:ins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2"/>
    <w:bookmarkStart w:id="103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3"/>
    <w:p>
      <w:pPr>
        <w:pStyle w:val="FirstParagraph"/>
      </w:pPr>
      <w:del w:id="477" w:author="PR Preview" w:date="2026-01-01T00:00:00Z">
        <w:r>
          <w:rPr>
            <w:i/>
            <w:iCs/>
          </w:rPr>
          <w:delText xml:space="preserve">Proof</w:delText>
        </w:r>
      </w:del>
      <w:del w:id="478" w:author="PR Preview" w:date="2026-01-01T00:00:00Z">
        <w:r>
          <w:delText xml:space="preserve">. </w:delText>
        </w:r>
      </w:del>
      <w:del w:id="479" w:author="PR Preview" w:date="2026-01-01T00:00:00Z">
        <w:r>
          <w:delText xml:space="preserve">This is the solution to</w:delText>
        </w:r>
      </w:del>
      <w:del w:id="480" w:author="PR Preview" w:date="2026-01-01T00:00:00Z">
        <w:r>
          <w:delText xml:space="preserve"> </w:delText>
        </w:r>
      </w:del>
      <w:hyperlink w:anchor="exr-slr-mean-dot-product">
        <w:del w:id="481" w:author="PR Preview" w:date="2026-01-01T00:00:00Z">
          <w:r>
            <w:rPr>
              <w:rStyle w:val="Hyperlink"/>
            </w:rPr>
            <w:delText xml:space="preserve">Exercise 10</w:delText>
          </w:r>
        </w:del>
      </w:hyperlink>
      <w:del w:id="482" w:author="PR Preview" w:date="2026-01-01T00:00:00Z">
        <w:r>
          <w:delText xml:space="preserve">.</w:delText>
        </w:r>
      </w:del>
    </w:p>
    <w:p>
      <w:pPr>
        <w:pStyle w:val="FirstParagraph"/>
      </w:pPr>
      <w:ins w:id="483" w:author="PR Preview" w:date="2026-01-01T00:00:00Z">
        <w:r>
          <w:rPr>
            <w:i/>
            <w:iCs/>
          </w:rPr>
          <w:t xml:space="preserve">Proof</w:t>
        </w:r>
      </w:ins>
      <w:ins w:id="484" w:author="PR Preview" w:date="2026-01-01T00:00:00Z">
        <w:r>
          <w:t xml:space="preserve">. </w:t>
        </w:r>
      </w:ins>
      <w:ins w:id="485" w:author="PR Preview" w:date="2026-01-01T00:00:00Z">
        <w:r>
          <w:t xml:space="preserve">This is the solution to</w:t>
        </w:r>
      </w:ins>
      <w:ins w:id="486" w:author="PR Preview" w:date="2026-01-01T00:00:00Z">
        <w:r>
          <w:t xml:space="preserve"> </w:t>
        </w:r>
      </w:ins>
      <w:hyperlink w:anchor="exr-slr-mean-dot-product">
        <w:ins w:id="487" w:author="PR Preview" w:date="2026-01-01T00:00:00Z">
          <w:r>
            <w:rPr>
              <w:rStyle w:val="Hyperlink"/>
            </w:rPr>
            <w:t xml:space="preserve">Exercise 12</w:t>
          </w:r>
        </w:ins>
      </w:hyperlink>
      <w:ins w:id="488" w:author="PR Preview" w:date="2026-01-01T00:00:00Z">
        <w:r>
          <w:t xml:space="preserve">.</w:t>
        </w:r>
      </w:ins>
    </w:p>
    <w:bookmarkStart w:id="104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4"/>
    <w:bookmarkStart w:id="105" w:name="exr-rss-gradient-vector"/>
    <w:p>
      <w:pPr>
        <w:pStyle w:val="FirstParagraph"/>
      </w:pPr>
      <w:del w:id="489" w:author="PR Preview" w:date="2026-01-01T00:00:00Z">
        <w:r>
          <w:rPr>
            <w:b/>
            <w:bCs/>
          </w:rPr>
          <w:delText xml:space="preserve">Exercise 11 (Gradient of RSS in vector notation)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Find the gradient of the residual sum of squares in vector notation (</w:delText>
        </w:r>
      </w:del>
      <w:hyperlink w:anchor="exm-rss-vector">
        <w:del w:id="492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493" w:author="PR Preview" w:date="2026-01-01T00:00:00Z">
        <w:r>
          <w:delText xml:space="preserve">),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$\frac{\partial}{\partial \mathord{\smash[b]{\underset{\raise.3ex\hbox{$\scriptstyle\sim$}}{\beta}}\vphantom{\beta}}} \text{RSS}(\mathord{\smash[b]{\underset{\raise.3ex\hbox{$\scriptstyle\sim$}}{\beta}}\vphantom{\beta}})$</w:delText>
        </w:r>
      </w:del>
      <w:del w:id="496" w:author="PR Preview" w:date="2026-01-01T00:00:00Z">
        <w:r>
          <w:delText xml:space="preserve">,</w:delText>
        </w:r>
      </w:del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by differentiating with respect to the vector</w:delText>
        </w:r>
      </w:del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$\mathord{\smash[b]{\underset{\raise.3ex\hbox{$\scriptstyle\sim$}}{\beta}}\vphantom{\beta}}$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directly,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rather than one component at a time.</w:delText>
        </w:r>
      </w:del>
    </w:p>
    <w:p>
      <w:pPr>
        <w:pStyle w:val="BodyText"/>
      </w:pPr>
      <w:del w:id="505" w:author="PR Preview" w:date="2026-01-01T00:00:00Z">
        <w:r>
          <w:rPr>
            <w:i/>
            <w:iCs/>
          </w:rPr>
          <w:delText xml:space="preserve">Solution 11</w:delText>
        </w:r>
      </w:del>
      <w:del w:id="506" w:author="PR Preview" w:date="2026-01-01T00:00:00Z">
        <w:r>
          <w:delText xml:space="preserve">. </w:delText>
        </w:r>
      </w:del>
      <w:del w:id="507" w:author="PR Preview" w:date="2026-01-01T00:00:00Z">
        <w:r>
          <w:delText xml:space="preserve">Differentiate one operation at a time,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starting from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$\text{RSS}(\mathord{\smash[b]{\underset{\raise.3ex\hbox{$\scriptstyle\sim$}}{\beta}}\vphantom{\beta}})$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in vector notation (</w:delText>
        </w:r>
      </w:del>
      <w:hyperlink w:anchor="exm-rss-vector">
        <w:del w:id="514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515" w:author="PR Preview" w:date="2026-01-01T00:00:00Z">
        <w:r>
          <w:delText xml:space="preserve">):</w:delText>
        </w:r>
      </w:del>
    </w:p>
    <w:p>
      <w:pPr>
        <w:pStyle w:val="FirstParagraph"/>
      </w:pPr>
      <w:ins w:id="516" w:author="PR Preview" w:date="2026-01-01T00:00:00Z">
        <w:r>
          <w:rPr>
            <w:b/>
            <w:bCs/>
          </w:rPr>
          <w:t xml:space="preserve">Exercise 13 (Gradient of RSS in vector notation)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Find the gradient of the residual sum of squares in vector notation (</w:t>
        </w:r>
      </w:ins>
      <w:hyperlink w:anchor="exm-rss-vector">
        <w:ins w:id="519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520" w:author="PR Preview" w:date="2026-01-01T00:00:00Z">
        <w:r>
          <w:t xml:space="preserve">),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$\frac{\partial}{\partial \mathord{\smash[b]{\underset{\raise.3ex\hbox{$\scriptstyle\sim$}}{\beta}}\vphantom{\beta}}} \text{RSS}(\mathord{\smash[b]{\underset{\raise.3ex\hbox{$\scriptstyle\sim$}}{\beta}}\vphantom{\beta}})$</w:t>
        </w:r>
      </w:ins>
      <w:ins w:id="523" w:author="PR Preview" w:date="2026-01-01T00:00:00Z">
        <w:r>
          <w:t xml:space="preserve">,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by differentiating with respect to the vector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$\mathord{\smash[b]{\underset{\raise.3ex\hbox{$\scriptstyle\sim$}}{\beta}}\vphantom{\beta}}$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directly,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rather than one component at a time.</w:t>
        </w:r>
      </w:ins>
    </w:p>
    <w:bookmarkEnd w:id="105"/>
    <w:bookmarkStart w:id="106" w:name="sol-rss-gradient-vector"/>
    <w:p>
      <w:pPr>
        <w:pStyle w:val="BodyText"/>
      </w:pPr>
      <w:ins w:id="532" w:author="PR Preview" w:date="2026-01-01T00:00:00Z">
        <w:r>
          <w:rPr>
            <w:i/>
            <w:iCs/>
          </w:rPr>
          <w:t xml:space="preserve">Solution 13</w:t>
        </w:r>
      </w:ins>
      <w:ins w:id="533" w:author="PR Preview" w:date="2026-01-01T00:00:00Z">
        <w:r>
          <w:t xml:space="preserve">. </w:t>
        </w:r>
      </w:ins>
      <w:ins w:id="534" w:author="PR Preview" w:date="2026-01-01T00:00:00Z">
        <w:r>
          <w:t xml:space="preserve">Differentiate one operation at a time,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starting from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$\text{RSS}(\mathord{\smash[b]{\underset{\raise.3ex\hbox{$\scriptstyle\sim$}}{\beta}}\vphantom{\beta}})$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in vector notation (</w:t>
        </w:r>
      </w:ins>
      <w:hyperlink w:anchor="exm-rss-vector">
        <w:ins w:id="541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542" w:author="PR Preview" w:date="2026-01-01T00:00:00Z">
        <w:r>
          <w:t xml:space="preserve">):</w:t>
        </w:r>
      </w:ins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6"/>
    <w:bookmarkStart w:id="107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7"/>
    <w:p>
      <w:pPr>
        <w:pStyle w:val="FirstParagraph"/>
      </w:pPr>
      <w:del w:id="543" w:author="PR Preview" w:date="2026-01-01T00:00:00Z">
        <w:r>
          <w:rPr>
            <w:i/>
            <w:iCs/>
          </w:rPr>
          <w:delText xml:space="preserve">Proof</w:delText>
        </w:r>
      </w:del>
      <w:del w:id="544" w:author="PR Preview" w:date="2026-01-01T00:00:00Z">
        <w:r>
          <w:delText xml:space="preserve">. </w:delText>
        </w:r>
      </w:del>
      <w:del w:id="545" w:author="PR Preview" w:date="2026-01-01T00:00:00Z">
        <w:r>
          <w:delText xml:space="preserve">This is the solution to</w:delText>
        </w:r>
      </w:del>
      <w:del w:id="546" w:author="PR Preview" w:date="2026-01-01T00:00:00Z">
        <w:r>
          <w:delText xml:space="preserve"> </w:delText>
        </w:r>
      </w:del>
      <w:hyperlink w:anchor="exr-rss-gradient-vector">
        <w:del w:id="547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548" w:author="PR Preview" w:date="2026-01-01T00:00:00Z">
        <w:r>
          <w:delText xml:space="preserve">.</w:delText>
        </w:r>
      </w:del>
    </w:p>
    <w:p>
      <w:pPr>
        <w:pStyle w:val="BodyText"/>
      </w:pPr>
      <w:del w:id="549" w:author="PR Preview" w:date="2026-01-01T00:00:00Z">
        <w:r>
          <w:rPr>
            <w:b/>
            <w:bCs/>
          </w:rPr>
          <w:delText xml:space="preserve">Exercise 12 (Normal equations in vector notation)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Define the matrix and vector</w:delText>
        </w:r>
      </w:del>
    </w:p>
    <w:p>
      <w:pPr>
        <w:pStyle w:val="FirstParagraph"/>
      </w:pPr>
      <w:ins w:id="552" w:author="PR Preview" w:date="2026-01-01T00:00:00Z">
        <w:r>
          <w:rPr>
            <w:i/>
            <w:iCs/>
          </w:rPr>
          <w:t xml:space="preserve">Proof</w:t>
        </w:r>
      </w:ins>
      <w:ins w:id="553" w:author="PR Preview" w:date="2026-01-01T00:00:00Z">
        <w:r>
          <w:t xml:space="preserve">. </w:t>
        </w:r>
      </w:ins>
      <w:ins w:id="554" w:author="PR Preview" w:date="2026-01-01T00:00:00Z">
        <w:r>
          <w:t xml:space="preserve">This is the solution to</w:t>
        </w:r>
      </w:ins>
      <w:ins w:id="555" w:author="PR Preview" w:date="2026-01-01T00:00:00Z">
        <w:r>
          <w:t xml:space="preserve"> </w:t>
        </w:r>
      </w:ins>
      <w:hyperlink w:anchor="exr-rss-gradient-vector">
        <w:ins w:id="556" w:author="PR Preview" w:date="2026-01-01T00:00:00Z">
          <w:r>
            <w:rPr>
              <w:rStyle w:val="Hyperlink"/>
            </w:rPr>
            <w:t xml:space="preserve">Exercise 13</w:t>
          </w:r>
        </w:ins>
      </w:hyperlink>
      <w:ins w:id="557" w:author="PR Preview" w:date="2026-01-01T00:00:00Z">
        <w:r>
          <w:t xml:space="preserve">.</w:t>
        </w:r>
      </w:ins>
    </w:p>
    <w:bookmarkStart w:id="108" w:name="exr-normal-equations-vector"/>
    <w:p>
      <w:pPr>
        <w:pStyle w:val="BodyText"/>
      </w:pPr>
      <w:ins w:id="558" w:author="PR Preview" w:date="2026-01-01T00:00:00Z">
        <w:r>
          <w:rPr>
            <w:b/>
            <w:bCs/>
          </w:rPr>
          <w:t xml:space="preserve">Exercise 14 (Normal equations in vector notation)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Define the matrix and vector</w:t>
        </w:r>
      </w:ins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del w:id="561" w:author="PR Preview" w:date="2026-01-01T00:00:00Z">
        <w:r>
          <w:delText xml:space="preserve">Using</w:delText>
        </w:r>
      </w:del>
      <w:del w:id="562" w:author="PR Preview" w:date="2026-01-01T00:00:00Z">
        <w:r>
          <w:delText xml:space="preserve"> </w:delText>
        </w:r>
      </w:del>
      <w:hyperlink w:anchor="exr-rss-gradient-vector">
        <w:del w:id="563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564" w:author="PR Preview" w:date="2026-01-01T00:00:00Z">
        <w:r>
          <w:delText xml:space="preserve">,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show that the</w:delText>
        </w:r>
      </w:del>
      <w:del w:id="567" w:author="PR Preview" w:date="2026-01-01T00:00:00Z">
        <w:r>
          <w:delText xml:space="preserve"> </w:delText>
        </w:r>
      </w:del>
      <w:hyperlink w:anchor="def-normal-equations">
        <w:del w:id="568" w:author="PR Preview" w:date="2026-01-01T00:00:00Z">
          <w:r>
            <w:rPr>
              <w:rStyle w:val="Hyperlink"/>
            </w:rPr>
            <w:delText xml:space="preserve">normal equations</w:delText>
          </w:r>
        </w:del>
      </w:hyperlink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can be written as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$A \mathord{\smash[b]{\underset{\raise.3ex\hbox{$\scriptstyle\sim$}}{\beta}}\vphantom{\beta}}= \mathord{\smash[b]{\underset{\raise.3ex\hbox{$\scriptstyle\sim$}}{c}}\vphantom{c}}$</w:delText>
        </w:r>
      </w:del>
      <w:del w:id="573" w:author="PR Preview" w:date="2026-01-01T00:00:00Z">
        <w:r>
          <w:delText xml:space="preserve">.</w:delText>
        </w:r>
      </w:del>
    </w:p>
    <w:p>
      <w:pPr>
        <w:pStyle w:val="BodyText"/>
      </w:pPr>
      <w:del w:id="574" w:author="PR Preview" w:date="2026-01-01T00:00:00Z">
        <w:r>
          <w:rPr>
            <w:i/>
            <w:iCs/>
          </w:rPr>
          <w:delText xml:space="preserve">Solution 12</w:delText>
        </w:r>
      </w:del>
      <w:del w:id="575" w:author="PR Preview" w:date="2026-01-01T00:00:00Z">
        <w:r>
          <w:delText xml:space="preserve">. </w:delText>
        </w:r>
      </w:del>
      <w:del w:id="576" w:author="PR Preview" w:date="2026-01-01T00:00:00Z">
        <w:r>
          <w:delText xml:space="preserve">Distribute the sum in the gradient from</w:delText>
        </w:r>
      </w:del>
      <w:del w:id="577" w:author="PR Preview" w:date="2026-01-01T00:00:00Z">
        <w:r>
          <w:delText xml:space="preserve"> </w:delText>
        </w:r>
      </w:del>
      <w:hyperlink w:anchor="exr-rss-gradient-vector">
        <w:del w:id="578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579" w:author="PR Preview" w:date="2026-01-01T00:00:00Z">
        <w:r>
          <w:delText xml:space="preserve">:</w:delText>
        </w:r>
      </w:del>
    </w:p>
    <w:p>
      <w:pPr>
        <w:pStyle w:val="FirstParagraph"/>
      </w:pPr>
      <w:ins w:id="580" w:author="PR Preview" w:date="2026-01-01T00:00:00Z">
        <w:r>
          <w:t xml:space="preserve">Using</w:t>
        </w:r>
      </w:ins>
      <w:ins w:id="581" w:author="PR Preview" w:date="2026-01-01T00:00:00Z">
        <w:r>
          <w:t xml:space="preserve"> </w:t>
        </w:r>
      </w:ins>
      <w:hyperlink w:anchor="exr-rss-gradient-vector">
        <w:ins w:id="582" w:author="PR Preview" w:date="2026-01-01T00:00:00Z">
          <w:r>
            <w:rPr>
              <w:rStyle w:val="Hyperlink"/>
            </w:rPr>
            <w:t xml:space="preserve">Exercise 13</w:t>
          </w:r>
        </w:ins>
      </w:hyperlink>
      <w:ins w:id="583" w:author="PR Preview" w:date="2026-01-01T00:00:00Z">
        <w:r>
          <w:t xml:space="preserve">,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show that the</w:t>
        </w:r>
      </w:ins>
      <w:ins w:id="586" w:author="PR Preview" w:date="2026-01-01T00:00:00Z">
        <w:r>
          <w:t xml:space="preserve"> </w:t>
        </w:r>
      </w:ins>
      <w:hyperlink w:anchor="def-normal-equations">
        <w:ins w:id="587" w:author="PR Preview" w:date="2026-01-01T00:00:00Z">
          <w:r>
            <w:rPr>
              <w:rStyle w:val="Hyperlink"/>
            </w:rPr>
            <w:t xml:space="preserve">normal equations</w:t>
          </w:r>
        </w:ins>
      </w:hyperlink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can be written as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$A \mathord{\smash[b]{\underset{\raise.3ex\hbox{$\scriptstyle\sim$}}{\beta}}\vphantom{\beta}}= \mathord{\smash[b]{\underset{\raise.3ex\hbox{$\scriptstyle\sim$}}{c}}\vphantom{c}}$</w:t>
        </w:r>
      </w:ins>
      <w:ins w:id="592" w:author="PR Preview" w:date="2026-01-01T00:00:00Z">
        <w:r>
          <w:t xml:space="preserve">.</w:t>
        </w:r>
      </w:ins>
    </w:p>
    <w:bookmarkEnd w:id="108"/>
    <w:bookmarkStart w:id="109" w:name="sol-normal-equations-vector"/>
    <w:p>
      <w:pPr>
        <w:pStyle w:val="BodyText"/>
      </w:pPr>
      <w:ins w:id="593" w:author="PR Preview" w:date="2026-01-01T00:00:00Z">
        <w:r>
          <w:rPr>
            <w:i/>
            <w:iCs/>
          </w:rPr>
          <w:t xml:space="preserve">Solution 14</w:t>
        </w:r>
      </w:ins>
      <w:ins w:id="594" w:author="PR Preview" w:date="2026-01-01T00:00:00Z">
        <w:r>
          <w:t xml:space="preserve">. </w:t>
        </w:r>
      </w:ins>
      <w:ins w:id="595" w:author="PR Preview" w:date="2026-01-01T00:00:00Z">
        <w:r>
          <w:t xml:space="preserve">Distribute the sum in the gradient from</w:t>
        </w:r>
      </w:ins>
      <w:ins w:id="596" w:author="PR Preview" w:date="2026-01-01T00:00:00Z">
        <w:r>
          <w:t xml:space="preserve"> </w:t>
        </w:r>
      </w:ins>
      <w:hyperlink w:anchor="exr-rss-gradient-vector">
        <w:ins w:id="597" w:author="PR Preview" w:date="2026-01-01T00:00:00Z">
          <w:r>
            <w:rPr>
              <w:rStyle w:val="Hyperlink"/>
            </w:rPr>
            <w:t xml:space="preserve">Exercise 13</w:t>
          </w:r>
        </w:ins>
      </w:hyperlink>
      <w:ins w:id="598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9"/>
    <w:bookmarkStart w:id="110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0"/>
    <w:p>
      <w:pPr>
        <w:pStyle w:val="FirstParagraph"/>
      </w:pPr>
      <w:del w:id="599" w:author="PR Preview" w:date="2026-01-01T00:00:00Z">
        <w:r>
          <w:rPr>
            <w:i/>
            <w:iCs/>
          </w:rPr>
          <w:delText xml:space="preserve">Proof</w:delText>
        </w:r>
      </w:del>
      <w:del w:id="600" w:author="PR Preview" w:date="2026-01-01T00:00:00Z">
        <w:r>
          <w:delText xml:space="preserve">. </w:delText>
        </w:r>
      </w:del>
      <w:del w:id="601" w:author="PR Preview" w:date="2026-01-01T00:00:00Z">
        <w:r>
          <w:delText xml:space="preserve">This is the solution to</w:delText>
        </w:r>
      </w:del>
      <w:del w:id="602" w:author="PR Preview" w:date="2026-01-01T00:00:00Z">
        <w:r>
          <w:delText xml:space="preserve"> </w:delText>
        </w:r>
      </w:del>
      <w:hyperlink w:anchor="exr-normal-equations-vector">
        <w:del w:id="603" w:author="PR Preview" w:date="2026-01-01T00:00:00Z">
          <w:r>
            <w:rPr>
              <w:rStyle w:val="Hyperlink"/>
            </w:rPr>
            <w:delText xml:space="preserve">Exercise 12</w:delText>
          </w:r>
        </w:del>
      </w:hyperlink>
      <w:del w:id="604" w:author="PR Preview" w:date="2026-01-01T00:00:00Z">
        <w:r>
          <w:delText xml:space="preserve">.</w:delText>
        </w:r>
      </w:del>
    </w:p>
    <w:p>
      <w:pPr>
        <w:pStyle w:val="BodyText"/>
      </w:pPr>
      <w:del w:id="605" w:author="PR Preview" w:date="2026-01-01T00:00:00Z">
        <w:r>
          <w:rPr>
            <w:b/>
            <w:bCs/>
          </w:rPr>
          <w:delText xml:space="preserve">Exercise 13 (Solving the normal equations in vector notation)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Assuming</w:delText>
        </w:r>
      </w:del>
      <w:del w:id="608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(</w:delText>
        </w:r>
      </w:del>
      <w:hyperlink w:anchor="def-centered-sums">
        <w:del w:id="611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612" w:author="PR Preview" w:date="2026-01-01T00:00:00Z">
        <w:r>
          <w:delText xml:space="preserve">),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show that</w:delText>
        </w:r>
      </w:del>
      <w:del w:id="615" w:author="PR Preview" w:date="2026-01-01T00:00:00Z">
        <w:r>
          <w:delText xml:space="preserve"> </w:delText>
        </w:r>
      </w:del>
      <m:oMath>
        <m:r>
          <m:t>A</m:t>
        </m:r>
      </m:oMath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from</w:delText>
        </w:r>
      </w:del>
      <w:del w:id="618" w:author="PR Preview" w:date="2026-01-01T00:00:00Z">
        <w:r>
          <w:delText xml:space="preserve"> </w:delText>
        </w:r>
      </w:del>
      <w:hyperlink w:anchor="exr-normal-equations-vector">
        <w:del w:id="619" w:author="PR Preview" w:date="2026-01-01T00:00:00Z">
          <w:r>
            <w:rPr>
              <w:rStyle w:val="Hyperlink"/>
            </w:rPr>
            <w:delText xml:space="preserve">Exercise 12</w:delText>
          </w:r>
        </w:del>
      </w:hyperlink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is invertible,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solve</w:delText>
        </w:r>
      </w:del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$A \mathord{\smash[b]{\underset{\raise.3ex\hbox{$\scriptstyle\sim$}}{\beta}}\vphantom{\beta}}= \mathord{\smash[b]{\underset{\raise.3ex\hbox{$\scriptstyle\sim$}}{c}}\vphantom{c}}$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for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$\mathord{\smash[b]{\underset{\raise.3ex\hbox{$\scriptstyle\sim$}}{\beta}}\vphantom{\beta}}$</w:delText>
        </w:r>
      </w:del>
      <w:del w:id="630" w:author="PR Preview" w:date="2026-01-01T00:00:00Z">
        <w:r>
          <w:delText xml:space="preserve">,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and compare the result with</w:delText>
        </w:r>
      </w:del>
      <w:del w:id="633" w:author="PR Preview" w:date="2026-01-01T00:00:00Z">
        <w:r>
          <w:delText xml:space="preserve"> </w:delText>
        </w:r>
      </w:del>
      <w:hyperlink w:anchor="exr-solve-normal-equations">
        <w:del w:id="634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635" w:author="PR Preview" w:date="2026-01-01T00:00:00Z">
        <w:r>
          <w:delText xml:space="preserve">.</w:delText>
        </w:r>
      </w:del>
    </w:p>
    <w:p>
      <w:pPr>
        <w:pStyle w:val="BodyText"/>
      </w:pPr>
      <w:del w:id="636" w:author="PR Preview" w:date="2026-01-01T00:00:00Z">
        <w:r>
          <w:rPr>
            <w:i/>
            <w:iCs/>
          </w:rPr>
          <w:delText xml:space="preserve">Solution 13</w:delText>
        </w:r>
      </w:del>
      <w:del w:id="637" w:author="PR Preview" w:date="2026-01-01T00:00:00Z">
        <w:r>
          <w:delText xml:space="preserve">. </w:delText>
        </w:r>
      </w:del>
      <w:del w:id="638" w:author="PR Preview" w:date="2026-01-01T00:00:00Z">
        <w:r>
          <w:delText xml:space="preserve">Write out the entries of each term of</w:delText>
        </w:r>
      </w:del>
      <w:del w:id="639" w:author="PR Preview" w:date="2026-01-01T00:00:00Z">
        <w:r>
          <w:delText xml:space="preserve"> </w:delText>
        </w:r>
      </w:del>
      <m:oMath>
        <m:r>
          <m:t>A</m:t>
        </m:r>
      </m:oMath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and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$\mathord{\smash[b]{\underset{\raise.3ex\hbox{$\scriptstyle\sim$}}{c}}\vphantom{c}}$</w:delText>
        </w:r>
      </w:del>
      <w:del w:id="644" w:author="PR Preview" w:date="2026-01-01T00:00:00Z">
        <w:r>
          <w:delText xml:space="preserve">, then add them up:</w:delText>
        </w:r>
      </w:del>
    </w:p>
    <w:p>
      <w:pPr>
        <w:pStyle w:val="FirstParagraph"/>
      </w:pPr>
      <w:ins w:id="645" w:author="PR Preview" w:date="2026-01-01T00:00:00Z">
        <w:r>
          <w:rPr>
            <w:i/>
            <w:iCs/>
          </w:rPr>
          <w:t xml:space="preserve">Proof</w:t>
        </w:r>
      </w:ins>
      <w:ins w:id="646" w:author="PR Preview" w:date="2026-01-01T00:00:00Z">
        <w:r>
          <w:t xml:space="preserve">. </w:t>
        </w:r>
      </w:ins>
      <w:ins w:id="647" w:author="PR Preview" w:date="2026-01-01T00:00:00Z">
        <w:r>
          <w:t xml:space="preserve">This is the solution to</w:t>
        </w:r>
      </w:ins>
      <w:ins w:id="648" w:author="PR Preview" w:date="2026-01-01T00:00:00Z">
        <w:r>
          <w:t xml:space="preserve"> </w:t>
        </w:r>
      </w:ins>
      <w:hyperlink w:anchor="exr-normal-equations-vector">
        <w:ins w:id="649" w:author="PR Preview" w:date="2026-01-01T00:00:00Z">
          <w:r>
            <w:rPr>
              <w:rStyle w:val="Hyperlink"/>
            </w:rPr>
            <w:t xml:space="preserve">Exercise 14</w:t>
          </w:r>
        </w:ins>
      </w:hyperlink>
      <w:ins w:id="650" w:author="PR Preview" w:date="2026-01-01T00:00:00Z">
        <w:r>
          <w:t xml:space="preserve">.</w:t>
        </w:r>
      </w:ins>
    </w:p>
    <w:bookmarkStart w:id="111" w:name="exr-solve-normal-equations-vector"/>
    <w:p>
      <w:pPr>
        <w:pStyle w:val="BodyText"/>
      </w:pPr>
      <w:ins w:id="651" w:author="PR Preview" w:date="2026-01-01T00:00:00Z">
        <w:r>
          <w:rPr>
            <w:b/>
            <w:bCs/>
          </w:rPr>
          <w:t xml:space="preserve">Exercise 15 (Solving the normal equations in vector notation)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Assuming</w:t>
        </w:r>
      </w:ins>
      <w:ins w:id="654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(</w:t>
        </w:r>
      </w:ins>
      <w:hyperlink w:anchor="def-centered-sums">
        <w:ins w:id="657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658" w:author="PR Preview" w:date="2026-01-01T00:00:00Z">
        <w:r>
          <w:t xml:space="preserve">),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show that</w:t>
        </w:r>
      </w:ins>
      <w:ins w:id="661" w:author="PR Preview" w:date="2026-01-01T00:00:00Z">
        <w:r>
          <w:t xml:space="preserve"> </w:t>
        </w:r>
      </w:ins>
      <m:oMath>
        <m:r>
          <m:t>A</m:t>
        </m:r>
      </m:oMath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from</w:t>
        </w:r>
      </w:ins>
      <w:ins w:id="664" w:author="PR Preview" w:date="2026-01-01T00:00:00Z">
        <w:r>
          <w:t xml:space="preserve"> </w:t>
        </w:r>
      </w:ins>
      <w:hyperlink w:anchor="exr-normal-equations-vector">
        <w:ins w:id="665" w:author="PR Preview" w:date="2026-01-01T00:00:00Z">
          <w:r>
            <w:rPr>
              <w:rStyle w:val="Hyperlink"/>
            </w:rPr>
            <w:t xml:space="preserve">Exercise 14</w:t>
          </w:r>
        </w:ins>
      </w:hyperlink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is invertible,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solve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$A \mathord{\smash[b]{\underset{\raise.3ex\hbox{$\scriptstyle\sim$}}{\beta}}\vphantom{\beta}}= \mathord{\smash[b]{\underset{\raise.3ex\hbox{$\scriptstyle\sim$}}{c}}\vphantom{c}}$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for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$\mathord{\smash[b]{\underset{\raise.3ex\hbox{$\scriptstyle\sim$}}{\beta}}\vphantom{\beta}}$</w:t>
        </w:r>
      </w:ins>
      <w:ins w:id="676" w:author="PR Preview" w:date="2026-01-01T00:00:00Z">
        <w:r>
          <w:t xml:space="preserve">,</w:t>
        </w:r>
      </w:ins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and compare the result with</w:t>
        </w:r>
      </w:ins>
      <w:ins w:id="679" w:author="PR Preview" w:date="2026-01-01T00:00:00Z">
        <w:r>
          <w:t xml:space="preserve"> </w:t>
        </w:r>
      </w:ins>
      <w:hyperlink w:anchor="exr-solve-normal-equations">
        <w:ins w:id="680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681" w:author="PR Preview" w:date="2026-01-01T00:00:00Z">
        <w:r>
          <w:t xml:space="preserve">.</w:t>
        </w:r>
      </w:ins>
    </w:p>
    <w:bookmarkEnd w:id="111"/>
    <w:bookmarkStart w:id="112" w:name="sol-solve-normal-equations-vector"/>
    <w:p>
      <w:pPr>
        <w:pStyle w:val="BodyText"/>
      </w:pPr>
      <w:ins w:id="682" w:author="PR Preview" w:date="2026-01-01T00:00:00Z">
        <w:r>
          <w:rPr>
            <w:i/>
            <w:iCs/>
          </w:rPr>
          <w:t xml:space="preserve">Solution 15</w:t>
        </w:r>
      </w:ins>
      <w:ins w:id="683" w:author="PR Preview" w:date="2026-01-01T00:00:00Z">
        <w:r>
          <w:t xml:space="preserve">. </w:t>
        </w:r>
      </w:ins>
      <w:ins w:id="684" w:author="PR Preview" w:date="2026-01-01T00:00:00Z">
        <w:r>
          <w:t xml:space="preserve">Write out the entries of each term of</w:t>
        </w:r>
      </w:ins>
      <w:ins w:id="685" w:author="PR Preview" w:date="2026-01-01T00:00:00Z">
        <w:r>
          <w:t xml:space="preserve"> </w:t>
        </w:r>
      </w:ins>
      <m:oMath>
        <m:r>
          <m:t>A</m:t>
        </m:r>
      </m:oMath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and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$\mathord{\smash[b]{\underset{\raise.3ex\hbox{$\scriptstyle\sim$}}{c}}\vphantom{c}}$</w:t>
        </w:r>
      </w:ins>
      <w:ins w:id="690" w:author="PR Preview" w:date="2026-01-01T00:00:00Z">
        <w:r>
          <w:t xml:space="preserve">, then add them up:</w:t>
        </w:r>
      </w:ins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del w:id="691" w:author="PR Preview" w:date="2026-01-01T00:00:00Z">
        <w:r>
          <w:delText xml:space="preserve">Its entries are</w:delText>
        </w:r>
      </w:del>
      <w:del w:id="692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and</w:delText>
        </w:r>
      </w:del>
      <w:del w:id="695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del w:id="696" w:author="PR Preview" w:date="2026-01-01T00:00:00Z">
        <w:r>
          <w:delText xml:space="preserve">,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the same solution as</w:delText>
        </w:r>
      </w:del>
      <w:del w:id="699" w:author="PR Preview" w:date="2026-01-01T00:00:00Z">
        <w:r>
          <w:delText xml:space="preserve"> </w:delText>
        </w:r>
      </w:del>
      <w:hyperlink w:anchor="exr-solve-normal-equations">
        <w:del w:id="700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701" w:author="PR Preview" w:date="2026-01-01T00:00:00Z">
        <w:r>
          <w:delText xml:space="preserve">.</w:delText>
        </w:r>
      </w:del>
    </w:p>
    <w:p>
      <w:pPr>
        <w:pStyle w:val="FirstParagraph"/>
      </w:pPr>
      <w:ins w:id="702" w:author="PR Preview" w:date="2026-01-01T00:00:00Z">
        <w:r>
          <w:t xml:space="preserve">Its entries are</w:t>
        </w:r>
      </w:ins>
      <w:ins w:id="703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and</w:t>
        </w:r>
      </w:ins>
      <w:ins w:id="706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ins w:id="707" w:author="PR Preview" w:date="2026-01-01T00:00:00Z">
        <w:r>
          <w:t xml:space="preserve">,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the same solution as</w:t>
        </w:r>
      </w:ins>
      <w:ins w:id="710" w:author="PR Preview" w:date="2026-01-01T00:00:00Z">
        <w:r>
          <w:t xml:space="preserve"> </w:t>
        </w:r>
      </w:ins>
      <w:hyperlink w:anchor="exr-solve-normal-equations">
        <w:ins w:id="711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712" w:author="PR Preview" w:date="2026-01-01T00:00:00Z">
        <w:r>
          <w:t xml:space="preserve">.</w:t>
        </w:r>
      </w:ins>
    </w:p>
    <w:bookmarkEnd w:id="112"/>
    <w:bookmarkStart w:id="113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13"/>
    <w:p>
      <w:pPr>
        <w:pStyle w:val="BodyText"/>
      </w:pPr>
      <w:del w:id="713" w:author="PR Preview" w:date="2026-01-01T00:00:00Z">
        <w:r>
          <w:rPr>
            <w:i/>
            <w:iCs/>
          </w:rPr>
          <w:delText xml:space="preserve">Proof</w:delText>
        </w:r>
      </w:del>
      <w:del w:id="714" w:author="PR Preview" w:date="2026-01-01T00:00:00Z">
        <w:r>
          <w:delText xml:space="preserve">. </w:delText>
        </w:r>
      </w:del>
      <w:del w:id="715" w:author="PR Preview" w:date="2026-01-01T00:00:00Z">
        <w:r>
          <w:delText xml:space="preserve">This is the solution to</w:delText>
        </w:r>
      </w:del>
      <w:del w:id="716" w:author="PR Preview" w:date="2026-01-01T00:00:00Z">
        <w:r>
          <w:delText xml:space="preserve"> </w:delText>
        </w:r>
      </w:del>
      <w:hyperlink w:anchor="exr-solve-normal-equations-vector">
        <w:del w:id="717" w:author="PR Preview" w:date="2026-01-01T00:00:00Z">
          <w:r>
            <w:rPr>
              <w:rStyle w:val="Hyperlink"/>
            </w:rPr>
            <w:delText xml:space="preserve">Exercise 13</w:delText>
          </w:r>
        </w:del>
      </w:hyperlink>
      <w:del w:id="718" w:author="PR Preview" w:date="2026-01-01T00:00:00Z">
        <w:r>
          <w:delText xml:space="preserve">.</w:delText>
        </w:r>
      </w:del>
    </w:p>
    <w:p>
      <w:pPr>
        <w:pStyle w:val="BodyText"/>
      </w:pPr>
      <w:del w:id="719" w:author="PR Preview" w:date="2026-01-01T00:00:00Z">
        <w:r>
          <w:rPr>
            <w:b/>
            <w:bCs/>
          </w:rPr>
          <w:delText xml:space="preserve">Exercise 14 (Hessian of RSS in vector notation)</w:delText>
        </w:r>
      </w:del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Find the</w:delText>
        </w:r>
      </w:del>
      <w:del w:id="722" w:author="PR Preview" w:date="2026-01-01T00:00:00Z">
        <w:r>
          <w:delText xml:space="preserve"> </w:delText>
        </w:r>
      </w:del>
      <w:hyperlink r:id="rId114">
        <w:del w:id="723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delTex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delText>
        </w:r>
      </w:del>
      <w:del w:id="726" w:author="PR Preview" w:date="2026-01-01T00:00:00Z">
        <w:r>
          <w:delText xml:space="preserve">,</w:delText>
        </w:r>
      </w:del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and show that it is positive definite when</w:delText>
        </w:r>
      </w:del>
      <w:del w:id="72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(</w:delText>
        </w:r>
      </w:del>
      <w:hyperlink w:anchor="def-centered-sums">
        <w:del w:id="732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733" w:author="PR Preview" w:date="2026-01-01T00:00:00Z">
        <w:r>
          <w:delText xml:space="preserve">).</w:delText>
        </w:r>
      </w:del>
    </w:p>
    <w:p>
      <w:pPr>
        <w:pStyle w:val="BodyText"/>
      </w:pPr>
      <w:del w:id="734" w:author="PR Preview" w:date="2026-01-01T00:00:00Z">
        <w:r>
          <w:rPr>
            <w:i/>
            <w:iCs/>
          </w:rPr>
          <w:delText xml:space="preserve">Solution 14</w:delText>
        </w:r>
      </w:del>
      <w:del w:id="735" w:author="PR Preview" w:date="2026-01-01T00:00:00Z">
        <w:r>
          <w:delText xml:space="preserve">. </w:delText>
        </w:r>
      </w:del>
      <w:del w:id="736" w:author="PR Preview" w:date="2026-01-01T00:00:00Z">
        <w:r>
          <w:delText xml:space="preserve">Differentiate the gradient</w:delText>
        </w:r>
      </w:del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$-2 \mathopen{}\left(\mathord{\smash[b]{\underset{\raise.3ex\hbox{$\scriptstyle\sim$}}{c}}\vphantom{c}} - A \mathord{\smash[b]{\underset{\raise.3ex\hbox{$\scriptstyle\sim$}}{\beta}}\vphantom{\beta}}\right)\mathclose{}$</w:delText>
        </w:r>
      </w:del>
      <w:del w:id="739" w:author="PR Preview" w:date="2026-01-01T00:00:00Z">
        <w:r>
          <w:delText xml:space="preserve"> </w:delText>
        </w:r>
      </w:del>
      <w:del w:id="740" w:author="PR Preview" w:date="2026-01-01T00:00:00Z">
        <w:r>
          <w:delText xml:space="preserve">from</w:delText>
        </w:r>
      </w:del>
      <w:del w:id="741" w:author="PR Preview" w:date="2026-01-01T00:00:00Z">
        <w:r>
          <w:delText xml:space="preserve"> </w:delText>
        </w:r>
      </w:del>
      <w:hyperlink w:anchor="exr-normal-equations-vector">
        <w:del w:id="742" w:author="PR Preview" w:date="2026-01-01T00:00:00Z">
          <w:r>
            <w:rPr>
              <w:rStyle w:val="Hyperlink"/>
            </w:rPr>
            <w:delText xml:space="preserve">Exercise 12</w:delText>
          </w:r>
        </w:del>
      </w:hyperlink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with respect to</w:delText>
        </w:r>
      </w:del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${\mathord{\smash[b]{\underset{\raise.3ex\hbox{$\scriptstyle\sim$}}{\beta}}\vphantom{\beta}}}^{\top}$</w:delText>
        </w:r>
      </w:del>
      <w:del w:id="747" w:author="PR Preview" w:date="2026-01-01T00:00:00Z">
        <w:r>
          <w:delText xml:space="preserve">.</w:delText>
        </w:r>
      </w:del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$\mathord{\smash[b]{\underset{\raise.3ex\hbox{$\scriptstyle\sim$}}{c}}\vphantom{c}}$</w:delText>
        </w:r>
      </w:del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does not depend on</w:delText>
        </w:r>
      </w:del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$\mathord{\smash[b]{\underset{\raise.3ex\hbox{$\scriptstyle\sim$}}{\beta}}\vphantom{\beta}}$</w:delText>
        </w:r>
      </w:del>
      <w:del w:id="754" w:author="PR Preview" w:date="2026-01-01T00:00:00Z">
        <w:r>
          <w:delText xml:space="preserve">.</w:delText>
        </w:r>
      </w:del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Each entry of</w:delText>
        </w:r>
      </w:del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delText xml:space="preserve">$A \mathord{\smash[b]{\underset{\raise.3ex\hbox{$\scriptstyle\sim$}}{\beta}}\vphantom{\beta}}$</w:delText>
        </w:r>
      </w:del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delText xml:space="preserve">is the dot product of a row of</w:delText>
        </w:r>
      </w:del>
      <w:del w:id="761" w:author="PR Preview" w:date="2026-01-01T00:00:00Z">
        <w:r>
          <w:delText xml:space="preserve"> </w:delText>
        </w:r>
      </w:del>
      <m:oMath>
        <m:r>
          <m:t>A</m:t>
        </m:r>
      </m:oMath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with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$\mathord{\smash[b]{\underset{\raise.3ex\hbox{$\scriptstyle\sim$}}{\beta}}\vphantom{\beta}}$</w:delText>
        </w:r>
      </w:del>
      <w:del w:id="766" w:author="PR Preview" w:date="2026-01-01T00:00:00Z">
        <w:r>
          <w:delText xml:space="preserve">,</w:delText>
        </w:r>
      </w:del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so by the gradient of a linear function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(</w:delText>
        </w:r>
      </w:del>
      <w:hyperlink w:anchor="exr-rss-gradient-vector">
        <w:del w:id="771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772" w:author="PR Preview" w:date="2026-01-01T00:00:00Z">
        <w:r>
          <w:delText xml:space="preserve">),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the derivative of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$A \mathord{\smash[b]{\underset{\raise.3ex\hbox{$\scriptstyle\sim$}}{\beta}}\vphantom{\beta}}$</w:delText>
        </w:r>
      </w:del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with respect to</w:delText>
        </w:r>
      </w:del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${\mathord{\smash[b]{\underset{\raise.3ex\hbox{$\scriptstyle\sim$}}{\beta}}\vphantom{\beta}}}^{\top}$</w:delText>
        </w:r>
      </w:del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is</w:delText>
        </w:r>
      </w:del>
      <w:del w:id="783" w:author="PR Preview" w:date="2026-01-01T00:00:00Z">
        <w:r>
          <w:delText xml:space="preserve"> </w:delText>
        </w:r>
      </w:del>
      <m:oMath>
        <m:r>
          <m:t>A</m:t>
        </m:r>
      </m:oMath>
      <w:del w:id="784" w:author="PR Preview" w:date="2026-01-01T00:00:00Z">
        <w:r>
          <w:delText xml:space="preserve">.</w:delText>
        </w:r>
      </w:del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So:</w:delText>
        </w:r>
      </w:del>
    </w:p>
    <w:p>
      <w:pPr>
        <w:pStyle w:val="BodyText"/>
      </w:pPr>
      <w:ins w:id="787" w:author="PR Preview" w:date="2026-01-01T00:00:00Z">
        <w:r>
          <w:rPr>
            <w:i/>
            <w:iCs/>
          </w:rPr>
          <w:t xml:space="preserve">Proof</w:t>
        </w:r>
      </w:ins>
      <w:ins w:id="788" w:author="PR Preview" w:date="2026-01-01T00:00:00Z">
        <w:r>
          <w:t xml:space="preserve">. </w:t>
        </w:r>
      </w:ins>
      <w:ins w:id="789" w:author="PR Preview" w:date="2026-01-01T00:00:00Z">
        <w:r>
          <w:t xml:space="preserve">This is the solution to</w:t>
        </w:r>
      </w:ins>
      <w:ins w:id="790" w:author="PR Preview" w:date="2026-01-01T00:00:00Z">
        <w:r>
          <w:t xml:space="preserve"> </w:t>
        </w:r>
      </w:ins>
      <w:hyperlink w:anchor="exr-solve-normal-equations-vector">
        <w:ins w:id="791" w:author="PR Preview" w:date="2026-01-01T00:00:00Z">
          <w:r>
            <w:rPr>
              <w:rStyle w:val="Hyperlink"/>
            </w:rPr>
            <w:t xml:space="preserve">Exercise 15</w:t>
          </w:r>
        </w:ins>
      </w:hyperlink>
      <w:ins w:id="792" w:author="PR Preview" w:date="2026-01-01T00:00:00Z">
        <w:r>
          <w:t xml:space="preserve">.</w:t>
        </w:r>
      </w:ins>
    </w:p>
    <w:bookmarkStart w:id="115" w:name="exr-rss-hessian-vector"/>
    <w:p>
      <w:pPr>
        <w:pStyle w:val="BodyText"/>
      </w:pPr>
      <w:ins w:id="793" w:author="PR Preview" w:date="2026-01-01T00:00:00Z">
        <w:r>
          <w:rPr>
            <w:b/>
            <w:bCs/>
          </w:rPr>
          <w:t xml:space="preserve">Exercise 16 (Hessian of RSS in vector notation)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Find the</w:t>
        </w:r>
      </w:ins>
      <w:ins w:id="796" w:author="PR Preview" w:date="2026-01-01T00:00:00Z">
        <w:r>
          <w:t xml:space="preserve"> </w:t>
        </w:r>
      </w:ins>
      <w:hyperlink r:id="rId114">
        <w:ins w:id="797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  </w:r>
      </w:ins>
      <w:ins w:id="800" w:author="PR Preview" w:date="2026-01-01T00:00:00Z">
        <w:r>
          <w:t xml:space="preserve">.</w:t>
        </w:r>
      </w:ins>
    </w:p>
    <w:bookmarkEnd w:id="115"/>
    <w:bookmarkStart w:id="116" w:name="sol-rss-hessian-vector"/>
    <w:p>
      <w:pPr>
        <w:pStyle w:val="BodyText"/>
      </w:pPr>
      <w:ins w:id="801" w:author="PR Preview" w:date="2026-01-01T00:00:00Z">
        <w:r>
          <w:rPr>
            <w:i/>
            <w:iCs/>
          </w:rPr>
          <w:t xml:space="preserve">Solution 16</w:t>
        </w:r>
      </w:ins>
      <w:ins w:id="802" w:author="PR Preview" w:date="2026-01-01T00:00:00Z">
        <w:r>
          <w:t xml:space="preserve">. </w:t>
        </w:r>
      </w:ins>
      <w:ins w:id="803" w:author="PR Preview" w:date="2026-01-01T00:00:00Z">
        <w:r>
          <w:t xml:space="preserve">Differentiate the gradient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$-2 \mathopen{}\left(\mathord{\smash[b]{\underset{\raise.3ex\hbox{$\scriptstyle\sim$}}{c}}\vphantom{c}} - A \mathord{\smash[b]{\underset{\raise.3ex\hbox{$\scriptstyle\sim$}}{\beta}}\vphantom{\beta}}\right)\mathclose{}$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from</w:t>
        </w:r>
      </w:ins>
      <w:ins w:id="808" w:author="PR Preview" w:date="2026-01-01T00:00:00Z">
        <w:r>
          <w:t xml:space="preserve"> </w:t>
        </w:r>
      </w:ins>
      <w:hyperlink w:anchor="exr-normal-equations-vector">
        <w:ins w:id="809" w:author="PR Preview" w:date="2026-01-01T00:00:00Z">
          <w:r>
            <w:rPr>
              <w:rStyle w:val="Hyperlink"/>
            </w:rPr>
            <w:t xml:space="preserve">Exercise 14</w:t>
          </w:r>
        </w:ins>
      </w:hyperlink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with respect to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${\mathord{\smash[b]{\underset{\raise.3ex\hbox{$\scriptstyle\sim$}}{\beta}}\vphantom{\beta}}}^{\top}$</w:t>
        </w:r>
      </w:ins>
      <w:ins w:id="814" w:author="PR Preview" w:date="2026-01-01T00:00:00Z">
        <w:r>
          <w:t xml:space="preserve">.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$\mathord{\smash[b]{\underset{\raise.3ex\hbox{$\scriptstyle\sim$}}{c}}\vphantom{c}}$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does not depend on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$\mathord{\smash[b]{\underset{\raise.3ex\hbox{$\scriptstyle\sim$}}{\beta}}\vphantom{\beta}}$</w:t>
        </w:r>
      </w:ins>
      <w:ins w:id="821" w:author="PR Preview" w:date="2026-01-01T00:00:00Z">
        <w:r>
          <w:t xml:space="preserve">.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Each entry of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$A \mathord{\smash[b]{\underset{\raise.3ex\hbox{$\scriptstyle\sim$}}{\beta}}\vphantom{\beta}}$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is the dot product of a row of</w:t>
        </w:r>
      </w:ins>
      <w:ins w:id="828" w:author="PR Preview" w:date="2026-01-01T00:00:00Z">
        <w:r>
          <w:t xml:space="preserve"> </w:t>
        </w:r>
      </w:ins>
      <m:oMath>
        <m:r>
          <m:t>A</m:t>
        </m:r>
      </m:oMath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with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$\mathord{\smash[b]{\underset{\raise.3ex\hbox{$\scriptstyle\sim$}}{\beta}}\vphantom{\beta}}$</w:t>
        </w:r>
      </w:ins>
      <w:ins w:id="833" w:author="PR Preview" w:date="2026-01-01T00:00:00Z">
        <w:r>
          <w:t xml:space="preserve">,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so by the gradient of a linear function</w:t>
        </w:r>
      </w:ins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(</w:t>
        </w:r>
      </w:ins>
      <w:hyperlink w:anchor="exr-rss-gradient-vector">
        <w:ins w:id="838" w:author="PR Preview" w:date="2026-01-01T00:00:00Z">
          <w:r>
            <w:rPr>
              <w:rStyle w:val="Hyperlink"/>
            </w:rPr>
            <w:t xml:space="preserve">Exercise 13</w:t>
          </w:r>
        </w:ins>
      </w:hyperlink>
      <w:ins w:id="839" w:author="PR Preview" w:date="2026-01-01T00:00:00Z">
        <w:r>
          <w:t xml:space="preserve">),</w:t>
        </w:r>
      </w:ins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the derivative of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$A \mathord{\smash[b]{\underset{\raise.3ex\hbox{$\scriptstyle\sim$}}{\beta}}\vphantom{\beta}}$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with respect to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${\mathord{\smash[b]{\underset{\raise.3ex\hbox{$\scriptstyle\sim$}}{\beta}}\vphantom{\beta}}}^{\top}$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is</w:t>
        </w:r>
      </w:ins>
      <w:ins w:id="850" w:author="PR Preview" w:date="2026-01-01T00:00:00Z">
        <w:r>
          <w:t xml:space="preserve"> </w:t>
        </w:r>
      </w:ins>
      <m:oMath>
        <m:r>
          <m:t>A</m:t>
        </m:r>
      </m:oMath>
      <w:ins w:id="851" w:author="PR Preview" w:date="2026-01-01T00:00:00Z">
        <w:r>
          <w:t xml:space="preserve">.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So:</w:t>
        </w:r>
      </w:ins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6"/>
    <w:bookmarkStart w:id="117" w:name="exr-rss-hessian-vector-positive-definite"/>
    <w:p>
      <w:pPr>
        <w:pStyle w:val="FirstParagraph"/>
      </w:pPr>
      <w:del w:id="854" w:author="PR Preview" w:date="2026-01-01T00:00:00Z">
        <w:r>
          <w:delText xml:space="preserve">To show it is positive definite,</w:delText>
        </w:r>
      </w:del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take any vector</w:delText>
        </w:r>
      </w:del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$\mathord{\smash[b]{\underset{\raise.3ex\hbox{$\scriptstyle\sim$}}{v}}\vphantom{v}} = {(v_0, v_x)}^{\top} \neq \mathord{\smash[b]{\underset{\raise.3ex\hbox{$\scriptstyle\sim$}}{0}}\vphantom{0}}$</w:delText>
        </w:r>
      </w:del>
      <w:del w:id="859" w:author="PR Preview" w:date="2026-01-01T00:00:00Z">
        <w:r>
          <w:delText xml:space="preserve">:</w:delText>
        </w:r>
      </w:del>
    </w:p>
    <w:p>
      <w:pPr>
        <w:pStyle w:val="FirstParagraph"/>
      </w:pPr>
      <w:ins w:id="860" w:author="PR Preview" w:date="2026-01-01T00:00:00Z">
        <w:r>
          <w:rPr>
            <w:b/>
            <w:bCs/>
          </w:rPr>
          <w:t xml:space="preserve">Exercise 17 (Positive definiteness of the Hessian of RSS)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In the setting of</w:t>
        </w:r>
      </w:ins>
      <w:ins w:id="863" w:author="PR Preview" w:date="2026-01-01T00:00:00Z">
        <w:r>
          <w:t xml:space="preserve"> </w:t>
        </w:r>
      </w:ins>
      <w:hyperlink w:anchor="exr-rss-hessian-vector">
        <w:ins w:id="864" w:author="PR Preview" w:date="2026-01-01T00:00:00Z">
          <w:r>
            <w:rPr>
              <w:rStyle w:val="Hyperlink"/>
            </w:rPr>
            <w:t xml:space="preserve">Exercise 16</w:t>
          </w:r>
        </w:ins>
      </w:hyperlink>
      <w:ins w:id="865" w:author="PR Preview" w:date="2026-01-01T00:00:00Z">
        <w:r>
          <w:t xml:space="preserve">, show that the</w:t>
        </w:r>
      </w:ins>
      <w:ins w:id="866" w:author="PR Preview" w:date="2026-01-01T00:00:00Z">
        <w:r>
          <w:t xml:space="preserve"> </w:t>
        </w:r>
      </w:ins>
      <w:hyperlink r:id="rId114">
        <w:ins w:id="867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is positive definite when</w:t>
        </w:r>
      </w:ins>
      <w:ins w:id="87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(</w:t>
        </w:r>
      </w:ins>
      <w:hyperlink w:anchor="def-centered-sums">
        <w:ins w:id="873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874" w:author="PR Preview" w:date="2026-01-01T00:00:00Z">
        <w:r>
          <w:t xml:space="preserve">).</w:t>
        </w:r>
      </w:ins>
    </w:p>
    <w:bookmarkEnd w:id="117"/>
    <w:bookmarkStart w:id="118" w:name="sol-rss-hessian-vector-positive-definite"/>
    <w:p>
      <w:pPr>
        <w:pStyle w:val="BodyText"/>
      </w:pPr>
      <w:ins w:id="875" w:author="PR Preview" w:date="2026-01-01T00:00:00Z">
        <w:r>
          <w:rPr>
            <w:i/>
            <w:iCs/>
          </w:rPr>
          <w:t xml:space="preserve">Solution 17</w:t>
        </w:r>
      </w:ins>
      <w:ins w:id="876" w:author="PR Preview" w:date="2026-01-01T00:00:00Z">
        <w:r>
          <w:t xml:space="preserve">. </w:t>
        </w:r>
      </w:ins>
      <w:ins w:id="877" w:author="PR Preview" w:date="2026-01-01T00:00:00Z">
        <w:r>
          <w:t xml:space="preserve">By</w:t>
        </w:r>
      </w:ins>
      <w:ins w:id="878" w:author="PR Preview" w:date="2026-01-01T00:00:00Z">
        <w:r>
          <w:t xml:space="preserve"> </w:t>
        </w:r>
      </w:ins>
      <w:hyperlink w:anchor="exr-rss-hessian-vector">
        <w:ins w:id="879" w:author="PR Preview" w:date="2026-01-01T00:00:00Z">
          <w:r>
            <w:rPr>
              <w:rStyle w:val="Hyperlink"/>
            </w:rPr>
            <w:t xml:space="preserve">Exercise 16</w:t>
          </w:r>
        </w:ins>
      </w:hyperlink>
      <w:ins w:id="880" w:author="PR Preview" w:date="2026-01-01T00:00:00Z">
        <w:r>
          <w:t xml:space="preserve">,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the</w:t>
        </w:r>
      </w:ins>
      <w:ins w:id="883" w:author="PR Preview" w:date="2026-01-01T00:00:00Z">
        <w:r>
          <w:t xml:space="preserve"> </w:t>
        </w:r>
      </w:ins>
      <w:hyperlink r:id="rId114">
        <w:ins w:id="884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is</w:t>
        </w:r>
      </w:ins>
      <w:ins w:id="887" w:author="PR Preview" w:date="2026-01-01T00:00:00Z">
        <w:r>
          <w:t xml:space="preserve"> </w:t>
        </w:r>
      </w:ins>
      <m:oMath>
        <m:r>
          <m:t>2</m:t>
        </m:r>
        <m:r>
          <m:t>A</m:t>
        </m:r>
      </m:oMath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with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$A = \sum_{i=1}^n\mathord{\smash[b]{\underset{\raise.3ex\hbox{$\scriptstyle\sim$}}{x}}\vphantom{x}}_i {\mathord{\smash[b]{\underset{\raise.3ex\hbox{$\scriptstyle\sim$}}{x}}\vphantom{x}}_i}^{\top}$</w:t>
        </w:r>
      </w:ins>
      <w:ins w:id="892" w:author="PR Preview" w:date="2026-01-01T00:00:00Z">
        <w:r>
          <w:t xml:space="preserve">.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To show that this Hessian is positive definite,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take any vector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$\mathord{\smash[b]{\underset{\raise.3ex\hbox{$\scriptstyle\sim$}}{v}}\vphantom{v}} = {(v_0, v_x)}^{\top} \neq \mathord{\smash[b]{\underset{\raise.3ex\hbox{$\scriptstyle\sim$}}{0}}\vphantom{0}}$</w:t>
        </w:r>
      </w:ins>
      <w:ins w:id="899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del w:id="900" w:author="PR Preview" w:date="2026-01-01T00:00:00Z">
        <w:r>
          <w:delText xml:space="preserve">Equality would need</w:delText>
        </w:r>
      </w:del>
      <w:del w:id="901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902" w:author="PR Preview" w:date="2026-01-01T00:00:00Z">
        <w:r>
          <w:delText xml:space="preserve"> </w:delText>
        </w:r>
      </w:del>
      <w:del w:id="903" w:author="PR Preview" w:date="2026-01-01T00:00:00Z">
        <w:r>
          <w:delText xml:space="preserve">for every</w:delText>
        </w:r>
      </w:del>
      <w:del w:id="904" w:author="PR Preview" w:date="2026-01-01T00:00:00Z">
        <w:r>
          <w:delText xml:space="preserve"> </w:delText>
        </w:r>
      </w:del>
      <m:oMath>
        <m:r>
          <m:t>i</m:t>
        </m:r>
      </m:oMath>
      <w:del w:id="905" w:author="PR Preview" w:date="2026-01-01T00:00:00Z">
        <w:r>
          <w:delText xml:space="preserve">.</w:delText>
        </w:r>
      </w:del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If</w:delText>
        </w:r>
      </w:del>
      <w:del w:id="908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del w:id="909" w:author="PR Preview" w:date="2026-01-01T00:00:00Z">
        <w:r>
          <w:delText xml:space="preserve">, that would force every</w:delText>
        </w:r>
      </w:del>
      <w:del w:id="91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del w:id="911" w:author="PR Preview" w:date="2026-01-01T00:00:00Z">
        <w:r>
          <w:delText xml:space="preserve">,</w:delText>
        </w:r>
      </w:del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contradicting</w:delText>
        </w:r>
      </w:del>
      <w:del w:id="914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915" w:author="PR Preview" w:date="2026-01-01T00:00:00Z">
        <w:r>
          <w:delText xml:space="preserve">;</w:delText>
        </w:r>
      </w:del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if</w:delText>
        </w:r>
      </w:del>
      <w:del w:id="918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del w:id="919" w:author="PR Preview" w:date="2026-01-01T00:00:00Z">
        <w:r>
          <w:delText xml:space="preserve">, it would force</w:delText>
        </w:r>
      </w:del>
      <w:del w:id="920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del w:id="921" w:author="PR Preview" w:date="2026-01-01T00:00:00Z">
        <w:r>
          <w:delText xml:space="preserve">,</w:delText>
        </w:r>
      </w:del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delText xml:space="preserve">contradicting</w:delText>
        </w:r>
      </w:del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$\mathord{\smash[b]{\underset{\raise.3ex\hbox{$\scriptstyle\sim$}}{v}}\vphantom{v}} \neq \mathord{\smash[b]{\underset{\raise.3ex\hbox{$\scriptstyle\sim$}}{0}}\vphantom{0}}$</w:delText>
        </w:r>
      </w:del>
      <w:del w:id="926" w:author="PR Preview" w:date="2026-01-01T00:00:00Z">
        <w:r>
          <w:delText xml:space="preserve">.</w:delText>
        </w:r>
      </w:del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So the inequality is strict,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and the Hessian is positive definite at every</w:delText>
        </w:r>
      </w:del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$\mathord{\smash[b]{\underset{\raise.3ex\hbox{$\scriptstyle\sim$}}{\beta}}\vphantom{\beta}}$</w:delText>
        </w:r>
      </w:del>
      <w:del w:id="933" w:author="PR Preview" w:date="2026-01-01T00:00:00Z">
        <w:r>
          <w:delText xml:space="preserve">.</w:delText>
        </w:r>
      </w:del>
    </w:p>
    <w:p>
      <w:pPr>
        <w:pStyle w:val="FirstParagraph"/>
      </w:pPr>
      <w:ins w:id="934" w:author="PR Preview" w:date="2026-01-01T00:00:00Z">
        <w:r>
          <w:t xml:space="preserve">Equality would need</w:t>
        </w:r>
      </w:ins>
      <w:ins w:id="935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for every</w:t>
        </w:r>
      </w:ins>
      <w:ins w:id="938" w:author="PR Preview" w:date="2026-01-01T00:00:00Z">
        <w:r>
          <w:t xml:space="preserve"> </w:t>
        </w:r>
      </w:ins>
      <m:oMath>
        <m:r>
          <m:t>i</m:t>
        </m:r>
      </m:oMath>
      <w:ins w:id="939" w:author="PR Preview" w:date="2026-01-01T00:00:00Z">
        <w:r>
          <w:t xml:space="preserve">.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If</w:t>
        </w:r>
      </w:ins>
      <w:ins w:id="942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ins w:id="943" w:author="PR Preview" w:date="2026-01-01T00:00:00Z">
        <w:r>
          <w:t xml:space="preserve">, the condition would force every</w:t>
        </w:r>
      </w:ins>
      <w:ins w:id="94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ins w:id="945" w:author="PR Preview" w:date="2026-01-01T00:00:00Z">
        <w:r>
          <w:t xml:space="preserve">,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contradicting</w:t>
        </w:r>
      </w:ins>
      <w:ins w:id="948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949" w:author="PR Preview" w:date="2026-01-01T00:00:00Z">
        <w:r>
          <w:t xml:space="preserve">;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if</w:t>
        </w:r>
      </w:ins>
      <w:ins w:id="952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ins w:id="953" w:author="PR Preview" w:date="2026-01-01T00:00:00Z">
        <w:r>
          <w:t xml:space="preserve">, the condition would force</w:t>
        </w:r>
      </w:ins>
      <w:ins w:id="954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955" w:author="PR Preview" w:date="2026-01-01T00:00:00Z">
        <w:r>
          <w:t xml:space="preserve">,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contradicting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$\mathord{\smash[b]{\underset{\raise.3ex\hbox{$\scriptstyle\sim$}}{v}}\vphantom{v}} \neq \mathord{\smash[b]{\underset{\raise.3ex\hbox{$\scriptstyle\sim$}}{0}}\vphantom{0}}$</w:t>
        </w:r>
      </w:ins>
      <w:ins w:id="960" w:author="PR Preview" w:date="2026-01-01T00:00:00Z">
        <w:r>
          <w:t xml:space="preserve">.</w:t>
        </w:r>
      </w:ins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So the inequality is strict,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and the Hessian is positive definite at every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$\mathord{\smash[b]{\underset{\raise.3ex\hbox{$\scriptstyle\sim$}}{\beta}}\vphantom{\beta}}$</w:t>
        </w:r>
      </w:ins>
      <w:ins w:id="967" w:author="PR Preview" w:date="2026-01-01T00:00:00Z">
        <w:r>
          <w:t xml:space="preserve">.</w:t>
        </w:r>
      </w:ins>
    </w:p>
    <w:bookmarkEnd w:id="118"/>
    <w:bookmarkStart w:id="119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9"/>
    <w:p>
      <w:pPr>
        <w:pStyle w:val="BodyText"/>
      </w:pPr>
      <w:del w:id="968" w:author="PR Preview" w:date="2026-01-01T00:00:00Z">
        <w:r>
          <w:rPr>
            <w:i/>
            <w:iCs/>
          </w:rPr>
          <w:delText xml:space="preserve">Proof</w:delText>
        </w:r>
      </w:del>
      <w:del w:id="969" w:author="PR Preview" w:date="2026-01-01T00:00:00Z">
        <w:r>
          <w:delText xml:space="preserve">. </w:delText>
        </w:r>
      </w:del>
      <w:del w:id="970" w:author="PR Preview" w:date="2026-01-01T00:00:00Z">
        <w:r>
          <w:delText xml:space="preserve">This is the solution to</w:delText>
        </w:r>
      </w:del>
      <w:del w:id="971" w:author="PR Preview" w:date="2026-01-01T00:00:00Z">
        <w:r>
          <w:delText xml:space="preserve"> </w:delText>
        </w:r>
      </w:del>
      <w:hyperlink w:anchor="exr-rss-hessian-vector">
        <w:del w:id="972" w:author="PR Preview" w:date="2026-01-01T00:00:00Z">
          <w:r>
            <w:rPr>
              <w:rStyle w:val="Hyperlink"/>
            </w:rPr>
            <w:delText xml:space="preserve">Exercise 14</w:delText>
          </w:r>
        </w:del>
      </w:hyperlink>
      <w:del w:id="973" w:author="PR Preview" w:date="2026-01-01T00:00:00Z">
        <w:r>
          <w:delText xml:space="preserve">.</w:delText>
        </w:r>
      </w:del>
    </w:p>
    <w:p>
      <w:pPr>
        <w:pStyle w:val="BodyText"/>
      </w:pPr>
      <w:ins w:id="974" w:author="PR Preview" w:date="2026-01-01T00:00:00Z">
        <w:r>
          <w:rPr>
            <w:i/>
            <w:iCs/>
          </w:rPr>
          <w:t xml:space="preserve">Proof</w:t>
        </w:r>
      </w:ins>
      <w:ins w:id="975" w:author="PR Preview" w:date="2026-01-01T00:00:00Z">
        <w:r>
          <w:t xml:space="preserve">. </w:t>
        </w:r>
      </w:ins>
      <w:ins w:id="976" w:author="PR Preview" w:date="2026-01-01T00:00:00Z">
        <w:r>
          <w:t xml:space="preserve">The</w:t>
        </w:r>
      </w:ins>
      <w:ins w:id="977" w:author="PR Preview" w:date="2026-01-01T00:00:00Z">
        <w:r>
          <w:t xml:space="preserve"> </w:t>
        </w:r>
      </w:ins>
      <w:hyperlink r:id="rId114">
        <w:ins w:id="978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is the solution to</w:t>
        </w:r>
      </w:ins>
      <w:ins w:id="981" w:author="PR Preview" w:date="2026-01-01T00:00:00Z">
        <w:r>
          <w:t xml:space="preserve"> </w:t>
        </w:r>
      </w:ins>
      <w:hyperlink w:anchor="exr-rss-hessian-vector">
        <w:ins w:id="982" w:author="PR Preview" w:date="2026-01-01T00:00:00Z">
          <w:r>
            <w:rPr>
              <w:rStyle w:val="Hyperlink"/>
            </w:rPr>
            <w:t xml:space="preserve">Exercise 16</w:t>
          </w:r>
        </w:ins>
      </w:hyperlink>
      <w:ins w:id="983" w:author="PR Preview" w:date="2026-01-01T00:00:00Z">
        <w:r>
          <w:t xml:space="preserve">.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The positive definiteness is the solution to</w:t>
        </w:r>
      </w:ins>
      <w:ins w:id="986" w:author="PR Preview" w:date="2026-01-01T00:00:00Z">
        <w:r>
          <w:t xml:space="preserve"> </w:t>
        </w:r>
      </w:ins>
      <w:hyperlink w:anchor="exr-rss-hessian-vector-positive-definite">
        <w:ins w:id="987" w:author="PR Preview" w:date="2026-01-01T00:00:00Z">
          <w:r>
            <w:rPr>
              <w:rStyle w:val="Hyperlink"/>
            </w:rPr>
            <w:t xml:space="preserve">Exercise 17</w:t>
          </w:r>
        </w:ins>
      </w:hyperlink>
      <w:ins w:id="988" w:author="PR Preview" w:date="2026-01-01T00:00:00Z">
        <w:r>
          <w:t xml:space="preserve">.</w:t>
        </w:r>
      </w:ins>
    </w:p>
    <w:bookmarkStart w:id="12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2" w:name="exr-ols-slope-r"/>
    <w:p>
      <w:pPr>
        <w:pStyle w:val="BodyText"/>
      </w:pPr>
      <w:del w:id="989" w:author="PR Preview" w:date="2026-01-01T00:00:00Z">
        <w:r>
          <w:rPr>
            <w:b/>
            <w:bCs/>
          </w:rPr>
          <w:delText xml:space="preserve">Exercise 15 (OLS slope and the correlation)</w:delText>
        </w:r>
      </w:del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Assuming</w:delText>
        </w:r>
      </w:del>
      <w:del w:id="992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and</w:delText>
        </w:r>
      </w:del>
      <w:del w:id="995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(</w:delText>
        </w:r>
      </w:del>
      <w:hyperlink w:anchor="def-centered-sums">
        <w:del w:id="998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999" w:author="PR Preview" w:date="2026-01-01T00:00:00Z">
        <w:r>
          <w:delText xml:space="preserve">),</w:delText>
        </w:r>
      </w:del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delText xml:space="preserve">write the OLS slope</w:delText>
        </w:r>
      </w:del>
      <w:del w:id="100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del w:id="1003" w:author="PR Preview" w:date="2026-01-01T00:00:00Z">
        <w:r>
          <w:delText xml:space="preserve"> </w:delText>
        </w:r>
      </w:del>
      <w:del w:id="1004" w:author="PR Preview" w:date="2026-01-01T00:00:00Z">
        <w:r>
          <w:delText xml:space="preserve">from</w:delText>
        </w:r>
      </w:del>
      <w:del w:id="1005" w:author="PR Preview" w:date="2026-01-01T00:00:00Z">
        <w:r>
          <w:delText xml:space="preserve"> </w:delText>
        </w:r>
      </w:del>
      <w:hyperlink w:anchor="thm-ols-slr">
        <w:del w:id="1006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in terms of the</w:delText>
        </w:r>
      </w:del>
      <w:del w:id="1009" w:author="PR Preview" w:date="2026-01-01T00:00:00Z">
        <w:r>
          <w:delText xml:space="preserve"> </w:delText>
        </w:r>
      </w:del>
      <w:hyperlink r:id="rId15">
        <w:del w:id="1010" w:author="PR Preview" w:date="2026-01-01T00:00:00Z">
          <w:r>
            <w:rPr>
              <w:rStyle w:val="Hyperlink"/>
            </w:rPr>
            <w:delText xml:space="preserve">Pearson correlation coefficient</w:delText>
          </w:r>
        </w:del>
      </w:hyperlink>
      <w:del w:id="1011" w:author="PR Preview" w:date="2026-01-01T00:00:00Z">
        <w:r>
          <w:delText xml:space="preserve"> </w:delText>
        </w:r>
      </w:del>
      <m:oMath>
        <m:r>
          <m:t>r</m:t>
        </m:r>
      </m:oMath>
      <w:del w:id="1012" w:author="PR Preview" w:date="2026-01-01T00:00:00Z">
        <w:r>
          <w:delText xml:space="preserve"> </w:delText>
        </w:r>
      </w:del>
      <w:del w:id="1013" w:author="PR Preview" w:date="2026-01-01T00:00:00Z">
        <w:r>
          <w:delText xml:space="preserve">and the</w:delText>
        </w:r>
      </w:del>
      <w:del w:id="1014" w:author="PR Preview" w:date="2026-01-01T00:00:00Z">
        <w:r>
          <w:delText xml:space="preserve"> </w:delText>
        </w:r>
      </w:del>
      <w:hyperlink r:id="rId121">
        <w:del w:id="1015" w:author="PR Preview" w:date="2026-01-01T00:00:00Z">
          <w:r>
            <w:rPr>
              <w:rStyle w:val="Hyperlink"/>
            </w:rPr>
            <w:delText xml:space="preserve">sample standard deviations</w:delText>
          </w:r>
        </w:del>
      </w:hyperlink>
      <w:del w:id="101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</m:sub>
        </m:sSub>
      </m:oMath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and</w:delText>
        </w:r>
      </w:del>
      <w:del w:id="101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y</m:t>
            </m:r>
          </m:sub>
        </m:sSub>
      </m:oMath>
      <w:del w:id="1020" w:author="PR Preview" w:date="2026-01-01T00:00:00Z">
        <w:r>
          <w:delText xml:space="preserve"> </w:delText>
        </w:r>
      </w:del>
      <w:del w:id="1021" w:author="PR Preview" w:date="2026-01-01T00:00:00Z">
        <w:r>
          <w:delText xml:space="preserve">of the</w:delText>
        </w:r>
      </w:del>
      <w:del w:id="102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and the</w:delText>
        </w:r>
      </w:del>
      <w:del w:id="102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1026" w:author="PR Preview" w:date="2026-01-01T00:00:00Z">
        <w:r>
          <w:delText xml:space="preserve">.</w:delText>
        </w:r>
      </w:del>
    </w:p>
    <w:p>
      <w:pPr>
        <w:pStyle w:val="BodyText"/>
      </w:pPr>
      <w:del w:id="1027" w:author="PR Preview" w:date="2026-01-01T00:00:00Z">
        <w:r>
          <w:rPr>
            <w:i/>
            <w:iCs/>
          </w:rPr>
          <w:delText xml:space="preserve">Solution 15</w:delText>
        </w:r>
      </w:del>
      <w:del w:id="1028" w:author="PR Preview" w:date="2026-01-01T00:00:00Z">
        <w:r>
          <w:delText xml:space="preserve">. </w:delText>
        </w:r>
      </w:del>
      <w:del w:id="1029" w:author="PR Preview" w:date="2026-01-01T00:00:00Z">
        <w:r>
          <w:delText xml:space="preserve">In terms of the centered sums (</w:delText>
        </w:r>
      </w:del>
      <w:hyperlink w:anchor="def-centered-sums">
        <w:del w:id="1030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031" w:author="PR Preview" w:date="2026-01-01T00:00:00Z">
        <w:r>
          <w:delText xml:space="preserve">,</w:delText>
        </w:r>
      </w:del>
      <w:del w:id="1032" w:author="PR Preview" w:date="2026-01-01T00:00:00Z">
        <w:r>
          <w:delText xml:space="preserve"> </w:delText>
        </w:r>
      </w:del>
      <w:hyperlink w:anchor="def-centered-cross-product">
        <w:del w:id="1033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034" w:author="PR Preview" w:date="2026-01-01T00:00:00Z">
        <w:r>
          <w:delText xml:space="preserve">),</w:delText>
        </w:r>
      </w:del>
    </w:p>
    <w:p>
      <w:pPr>
        <w:pStyle w:val="BodyText"/>
      </w:pPr>
      <w:ins w:id="1035" w:author="PR Preview" w:date="2026-01-01T00:00:00Z">
        <w:r>
          <w:rPr>
            <w:b/>
            <w:bCs/>
          </w:rPr>
          <w:t xml:space="preserve">Exercise 18 (OLS slope and the correlation)</w:t>
        </w:r>
      </w:ins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Assuming</w:t>
        </w:r>
      </w:ins>
      <w:ins w:id="1038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and</w:t>
        </w:r>
      </w:ins>
      <w:ins w:id="1041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(</w:t>
        </w:r>
      </w:ins>
      <w:hyperlink w:anchor="def-centered-sums">
        <w:ins w:id="1044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045" w:author="PR Preview" w:date="2026-01-01T00:00:00Z">
        <w:r>
          <w:t xml:space="preserve">),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write the OLS slope</w:t>
        </w:r>
      </w:ins>
      <w:ins w:id="104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from</w:t>
        </w:r>
      </w:ins>
      <w:ins w:id="1051" w:author="PR Preview" w:date="2026-01-01T00:00:00Z">
        <w:r>
          <w:t xml:space="preserve"> </w:t>
        </w:r>
      </w:ins>
      <w:hyperlink w:anchor="thm-ols-slr">
        <w:ins w:id="1052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in terms of the</w:t>
        </w:r>
      </w:ins>
      <w:ins w:id="1055" w:author="PR Preview" w:date="2026-01-01T00:00:00Z">
        <w:r>
          <w:t xml:space="preserve"> </w:t>
        </w:r>
      </w:ins>
      <w:hyperlink r:id="rId15">
        <w:ins w:id="1056" w:author="PR Preview" w:date="2026-01-01T00:00:00Z">
          <w:r>
            <w:rPr>
              <w:rStyle w:val="Hyperlink"/>
            </w:rPr>
            <w:t xml:space="preserve">Pearson correlation coefficient</w:t>
          </w:r>
        </w:ins>
      </w:hyperlink>
      <w:ins w:id="1057" w:author="PR Preview" w:date="2026-01-01T00:00:00Z">
        <w:r>
          <w:t xml:space="preserve"> </w:t>
        </w:r>
      </w:ins>
      <m:oMath>
        <m:r>
          <m:t>r</m:t>
        </m:r>
      </m:oMath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and the</w:t>
        </w:r>
      </w:ins>
      <w:ins w:id="1060" w:author="PR Preview" w:date="2026-01-01T00:00:00Z">
        <w:r>
          <w:t xml:space="preserve"> </w:t>
        </w:r>
      </w:ins>
      <w:hyperlink r:id="rId121">
        <w:ins w:id="1061" w:author="PR Preview" w:date="2026-01-01T00:00:00Z">
          <w:r>
            <w:rPr>
              <w:rStyle w:val="Hyperlink"/>
            </w:rPr>
            <w:t xml:space="preserve">sample standard deviations</w:t>
          </w:r>
        </w:ins>
      </w:hyperlink>
      <w:ins w:id="106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</m:sub>
        </m:sSub>
      </m:oMath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and</w:t>
        </w:r>
      </w:ins>
      <w:ins w:id="106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y</m:t>
            </m:r>
          </m:sub>
        </m:sSub>
      </m:oMath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of the</w:t>
        </w:r>
      </w:ins>
      <w:ins w:id="106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and the</w:t>
        </w:r>
      </w:ins>
      <w:ins w:id="107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072" w:author="PR Preview" w:date="2026-01-01T00:00:00Z">
        <w:r>
          <w:t xml:space="preserve">.</w:t>
        </w:r>
      </w:ins>
    </w:p>
    <w:bookmarkEnd w:id="122"/>
    <w:bookmarkStart w:id="123" w:name="sol-ols-slope-r"/>
    <w:p>
      <w:pPr>
        <w:pStyle w:val="BodyText"/>
      </w:pPr>
      <w:ins w:id="1073" w:author="PR Preview" w:date="2026-01-01T00:00:00Z">
        <w:r>
          <w:rPr>
            <w:i/>
            <w:iCs/>
          </w:rPr>
          <w:t xml:space="preserve">Solution 18</w:t>
        </w:r>
      </w:ins>
      <w:ins w:id="1074" w:author="PR Preview" w:date="2026-01-01T00:00:00Z">
        <w:r>
          <w:t xml:space="preserve">. </w:t>
        </w:r>
      </w:ins>
      <w:ins w:id="1075" w:author="PR Preview" w:date="2026-01-01T00:00:00Z">
        <w:r>
          <w:t xml:space="preserve">In terms of the centered sums (</w:t>
        </w:r>
      </w:ins>
      <w:hyperlink w:anchor="def-centered-sums">
        <w:ins w:id="1076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077" w:author="PR Preview" w:date="2026-01-01T00:00:00Z">
        <w:r>
          <w:t xml:space="preserve">,</w:t>
        </w:r>
      </w:ins>
      <w:ins w:id="1078" w:author="PR Preview" w:date="2026-01-01T00:00:00Z">
        <w:r>
          <w:t xml:space="preserve"> </w:t>
        </w:r>
      </w:ins>
      <w:hyperlink w:anchor="def-centered-cross-product">
        <w:ins w:id="1079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080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3"/>
    <w:bookmarkStart w:id="12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4"/>
    <w:p>
      <w:pPr>
        <w:pStyle w:val="BodyText"/>
      </w:pPr>
      <w:del w:id="1081" w:author="PR Preview" w:date="2026-01-01T00:00:00Z">
        <w:r>
          <w:rPr>
            <w:i/>
            <w:iCs/>
          </w:rPr>
          <w:delText xml:space="preserve">Proof</w:delText>
        </w:r>
      </w:del>
      <w:del w:id="1082" w:author="PR Preview" w:date="2026-01-01T00:00:00Z">
        <w:r>
          <w:delText xml:space="preserve">. </w:delText>
        </w:r>
      </w:del>
      <w:del w:id="1083" w:author="PR Preview" w:date="2026-01-01T00:00:00Z">
        <w:r>
          <w:delText xml:space="preserve">This is the solution to</w:delText>
        </w:r>
      </w:del>
      <w:del w:id="1084" w:author="PR Preview" w:date="2026-01-01T00:00:00Z">
        <w:r>
          <w:delText xml:space="preserve"> </w:delText>
        </w:r>
      </w:del>
      <w:hyperlink w:anchor="exr-ols-slope-r">
        <w:del w:id="1085" w:author="PR Preview" w:date="2026-01-01T00:00:00Z">
          <w:r>
            <w:rPr>
              <w:rStyle w:val="Hyperlink"/>
            </w:rPr>
            <w:delText xml:space="preserve">Exercise 15</w:delText>
          </w:r>
        </w:del>
      </w:hyperlink>
      <w:del w:id="1086" w:author="PR Preview" w:date="2026-01-01T00:00:00Z">
        <w:r>
          <w:delText xml:space="preserve">.</w:delText>
        </w:r>
      </w:del>
    </w:p>
    <w:p>
      <w:pPr>
        <w:pStyle w:val="BodyText"/>
      </w:pPr>
      <w:ins w:id="1087" w:author="PR Preview" w:date="2026-01-01T00:00:00Z">
        <w:r>
          <w:rPr>
            <w:i/>
            <w:iCs/>
          </w:rPr>
          <w:t xml:space="preserve">Proof</w:t>
        </w:r>
      </w:ins>
      <w:ins w:id="1088" w:author="PR Preview" w:date="2026-01-01T00:00:00Z">
        <w:r>
          <w:t xml:space="preserve">. </w:t>
        </w:r>
      </w:ins>
      <w:ins w:id="1089" w:author="PR Preview" w:date="2026-01-01T00:00:00Z">
        <w:r>
          <w:t xml:space="preserve">This is the solution to</w:t>
        </w:r>
      </w:ins>
      <w:ins w:id="1090" w:author="PR Preview" w:date="2026-01-01T00:00:00Z">
        <w:r>
          <w:t xml:space="preserve"> </w:t>
        </w:r>
      </w:ins>
      <w:hyperlink w:anchor="exr-ols-slope-r">
        <w:ins w:id="1091" w:author="PR Preview" w:date="2026-01-01T00:00:00Z">
          <w:r>
            <w:rPr>
              <w:rStyle w:val="Hyperlink"/>
            </w:rPr>
            <w:t xml:space="preserve">Exercise 18</w:t>
          </w:r>
        </w:ins>
      </w:hyperlink>
      <w:ins w:id="1092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0"/>
    <w:bookmarkStart w:id="136" w:name="sec-slr-R"/>
    <w:p>
      <w:pPr>
        <w:pStyle w:val="Heading3"/>
      </w:pPr>
      <w:r>
        <w:t xml:space="preserve">3.3 Fitting a simple linear regression in R</w:t>
      </w:r>
    </w:p>
    <w:bookmarkStart w:id="13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5"/>
    <w:bookmarkEnd w:id="136"/>
    <w:bookmarkStart w:id="150" w:name="sec-r-squared"/>
    <w:p>
      <w:pPr>
        <w:pStyle w:val="Heading3"/>
      </w:pPr>
      <w:r>
        <w:t xml:space="preserve">3.4 The coefficient of determination</w:t>
      </w:r>
    </w:p>
    <w:bookmarkStart w:id="137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7"/>
    <w:bookmarkStart w:id="138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8"/>
    <w:bookmarkStart w:id="139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9"/>
    <w:bookmarkStart w:id="140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0"/>
    <w:bookmarkStart w:id="141" w:name="exr-rss-ols-fit"/>
    <w:p>
      <w:pPr>
        <w:pStyle w:val="BodyText"/>
      </w:pPr>
      <w:del w:id="1093" w:author="PR Preview" w:date="2026-01-01T00:00:00Z">
        <w:r>
          <w:rPr>
            <w:b/>
            <w:bCs/>
          </w:rPr>
          <w:delText xml:space="preserve">Exercise 16 (Residual sum of squares of the OLS fit)</w:delText>
        </w:r>
      </w:del>
      <w:del w:id="1094" w:author="PR Preview" w:date="2026-01-01T00:00:00Z">
        <w:r>
          <w:delText xml:space="preserve"> </w:delText>
        </w:r>
      </w:del>
      <w:del w:id="1095" w:author="PR Preview" w:date="2026-01-01T00:00:00Z">
        <w:r>
          <w:delText xml:space="preserve">Assuming</w:delText>
        </w:r>
      </w:del>
      <w:del w:id="109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(</w:delText>
        </w:r>
      </w:del>
      <w:hyperlink w:anchor="def-centered-sums">
        <w:del w:id="1099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100" w:author="PR Preview" w:date="2026-01-01T00:00:00Z">
        <w:r>
          <w:delText xml:space="preserve">),</w:delText>
        </w:r>
      </w:del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write the</w:delText>
        </w:r>
      </w:del>
      <w:del w:id="1103" w:author="PR Preview" w:date="2026-01-01T00:00:00Z">
        <w:r>
          <w:delText xml:space="preserve"> </w:delText>
        </w:r>
      </w:del>
      <w:hyperlink w:anchor="def-rss">
        <w:del w:id="1104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at the OLS estimates (</w:delText>
        </w:r>
      </w:del>
      <w:hyperlink w:anchor="thm-ols-slr">
        <w:del w:id="1107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108" w:author="PR Preview" w:date="2026-01-01T00:00:00Z">
        <w:r>
          <w:delText xml:space="preserve">),</w:delText>
        </w:r>
      </w:del>
      <w:del w:id="1109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del w:id="1110" w:author="PR Preview" w:date="2026-01-01T00:00:00Z">
        <w:r>
          <w:delText xml:space="preserve">,</w:delText>
        </w:r>
      </w:del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delText xml:space="preserve">in terms of</w:delText>
        </w:r>
      </w:del>
      <w:del w:id="1113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del w:id="1114" w:author="PR Preview" w:date="2026-01-01T00:00:00Z">
        <w:r>
          <w:delText xml:space="preserve">,</w:delText>
        </w:r>
      </w:del>
      <w:del w:id="1115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del w:id="1116" w:author="PR Preview" w:date="2026-01-01T00:00:00Z">
        <w:r>
          <w:delText xml:space="preserve"> </w:delText>
        </w:r>
      </w:del>
      <w:del w:id="1117" w:author="PR Preview" w:date="2026-01-01T00:00:00Z">
        <w:r>
          <w:delText xml:space="preserve">and</w:delText>
        </w:r>
      </w:del>
      <w:del w:id="1118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del w:id="1119" w:author="PR Preview" w:date="2026-01-01T00:00:00Z">
        <w:r>
          <w:delText xml:space="preserve">.</w:delText>
        </w:r>
      </w:del>
    </w:p>
    <w:p>
      <w:pPr>
        <w:pStyle w:val="BodyText"/>
      </w:pPr>
      <w:del w:id="1120" w:author="PR Preview" w:date="2026-01-01T00:00:00Z">
        <w:r>
          <w:rPr>
            <w:i/>
            <w:iCs/>
          </w:rPr>
          <w:delText xml:space="preserve">Solution 16</w:delText>
        </w:r>
      </w:del>
      <w:del w:id="1121" w:author="PR Preview" w:date="2026-01-01T00:00:00Z">
        <w:r>
          <w:delText xml:space="preserve">. </w:delText>
        </w:r>
      </w:del>
      <w:del w:id="1122" w:author="PR Preview" w:date="2026-01-01T00:00:00Z">
        <w:r>
          <w:delText xml:space="preserve">The</w:delText>
        </w:r>
      </w:del>
      <w:del w:id="1123" w:author="PR Preview" w:date="2026-01-01T00:00:00Z">
        <w:r>
          <w:delText xml:space="preserve"> </w:delText>
        </w:r>
      </w:del>
      <w:hyperlink r:id="rId142">
        <w:del w:id="1124" w:author="PR Preview" w:date="2026-01-01T00:00:00Z">
          <w:r>
            <w:rPr>
              <w:rStyle w:val="Hyperlink"/>
            </w:rPr>
            <w:delText xml:space="preserve">fitted values</w:delText>
          </w:r>
        </w:del>
      </w:hyperlink>
      <w:del w:id="1125" w:author="PR Preview" w:date="2026-01-01T00:00:00Z">
        <w:r>
          <w:delText xml:space="preserve"> </w:delText>
        </w:r>
      </w:del>
      <w:del w:id="1126" w:author="PR Preview" w:date="2026-01-01T00:00:00Z">
        <w:r>
          <w:delText xml:space="preserve">of the OLS fit are</w:delText>
        </w:r>
      </w:del>
      <w:del w:id="112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del w:id="1128" w:author="PR Preview" w:date="2026-01-01T00:00:00Z">
        <w:r>
          <w:delText xml:space="preserve">,</w:delText>
        </w:r>
      </w:del>
      <w:del w:id="1129" w:author="PR Preview" w:date="2026-01-01T00:00:00Z">
        <w:r>
          <w:delText xml:space="preserve"> </w:delText>
        </w:r>
      </w:del>
      <w:del w:id="1130" w:author="PR Preview" w:date="2026-01-01T00:00:00Z">
        <w:r>
          <w:delText xml:space="preserve">so each</w:delText>
        </w:r>
      </w:del>
      <w:del w:id="1131" w:author="PR Preview" w:date="2026-01-01T00:00:00Z">
        <w:r>
          <w:delText xml:space="preserve"> </w:delText>
        </w:r>
      </w:del>
      <w:hyperlink r:id="rId51">
        <w:del w:id="1132" w:author="PR Preview" w:date="2026-01-01T00:00:00Z">
          <w:r>
            <w:rPr>
              <w:rStyle w:val="Hyperlink"/>
            </w:rPr>
            <w:delText xml:space="preserve">residual</w:delText>
          </w:r>
        </w:del>
      </w:hyperlink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is</w:delText>
        </w:r>
      </w:del>
    </w:p>
    <w:p>
      <w:pPr>
        <w:pStyle w:val="BodyText"/>
      </w:pPr>
      <w:ins w:id="1135" w:author="PR Preview" w:date="2026-01-01T00:00:00Z">
        <w:r>
          <w:rPr>
            <w:b/>
            <w:bCs/>
          </w:rPr>
          <w:t xml:space="preserve">Exercise 19 (Residual sum of squares of the OLS fit)</w:t>
        </w:r>
      </w:ins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Assuming</w:t>
        </w:r>
      </w:ins>
      <w:ins w:id="1138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(</w:t>
        </w:r>
      </w:ins>
      <w:hyperlink w:anchor="def-centered-sums">
        <w:ins w:id="1141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142" w:author="PR Preview" w:date="2026-01-01T00:00:00Z">
        <w:r>
          <w:t xml:space="preserve">),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write the</w:t>
        </w:r>
      </w:ins>
      <w:ins w:id="1145" w:author="PR Preview" w:date="2026-01-01T00:00:00Z">
        <w:r>
          <w:t xml:space="preserve"> </w:t>
        </w:r>
      </w:ins>
      <w:hyperlink w:anchor="def-rss">
        <w:ins w:id="1146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at the OLS estimates (</w:t>
        </w:r>
      </w:ins>
      <w:hyperlink w:anchor="thm-ols-slr">
        <w:ins w:id="1149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150" w:author="PR Preview" w:date="2026-01-01T00:00:00Z">
        <w:r>
          <w:t xml:space="preserve">),</w:t>
        </w:r>
      </w:ins>
      <w:ins w:id="1151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ins w:id="1152" w:author="PR Preview" w:date="2026-01-01T00:00:00Z">
        <w:r>
          <w:t xml:space="preserve">,</w:t>
        </w:r>
      </w:ins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in terms of</w:t>
        </w:r>
      </w:ins>
      <w:ins w:id="115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ins w:id="1156" w:author="PR Preview" w:date="2026-01-01T00:00:00Z">
        <w:r>
          <w:t xml:space="preserve">,</w:t>
        </w:r>
      </w:ins>
      <w:ins w:id="115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and</w:t>
        </w:r>
      </w:ins>
      <w:ins w:id="116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ins w:id="1161" w:author="PR Preview" w:date="2026-01-01T00:00:00Z">
        <w:r>
          <w:t xml:space="preserve">.</w:t>
        </w:r>
      </w:ins>
    </w:p>
    <w:bookmarkEnd w:id="141"/>
    <w:bookmarkStart w:id="143" w:name="sol-rss-ols-fit"/>
    <w:p>
      <w:pPr>
        <w:pStyle w:val="BodyText"/>
      </w:pPr>
      <w:ins w:id="1162" w:author="PR Preview" w:date="2026-01-01T00:00:00Z">
        <w:r>
          <w:rPr>
            <w:i/>
            <w:iCs/>
          </w:rPr>
          <w:t xml:space="preserve">Solution 19</w:t>
        </w:r>
      </w:ins>
      <w:ins w:id="1163" w:author="PR Preview" w:date="2026-01-01T00:00:00Z">
        <w:r>
          <w:t xml:space="preserve">. </w:t>
        </w:r>
      </w:ins>
      <w:ins w:id="1164" w:author="PR Preview" w:date="2026-01-01T00:00:00Z">
        <w:r>
          <w:t xml:space="preserve">The</w:t>
        </w:r>
      </w:ins>
      <w:ins w:id="1165" w:author="PR Preview" w:date="2026-01-01T00:00:00Z">
        <w:r>
          <w:t xml:space="preserve"> </w:t>
        </w:r>
      </w:ins>
      <w:hyperlink r:id="rId142">
        <w:ins w:id="1166" w:author="PR Preview" w:date="2026-01-01T00:00:00Z">
          <w:r>
            <w:rPr>
              <w:rStyle w:val="Hyperlink"/>
            </w:rPr>
            <w:t xml:space="preserve">fitted values</w:t>
          </w:r>
        </w:ins>
      </w:hyperlink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of the OLS fit are</w:t>
        </w:r>
      </w:ins>
      <w:ins w:id="116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ins w:id="1170" w:author="PR Preview" w:date="2026-01-01T00:00:00Z">
        <w:r>
          <w:t xml:space="preserve">,</w:t>
        </w:r>
      </w:ins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so each</w:t>
        </w:r>
      </w:ins>
      <w:ins w:id="1173" w:author="PR Preview" w:date="2026-01-01T00:00:00Z">
        <w:r>
          <w:t xml:space="preserve"> </w:t>
        </w:r>
      </w:ins>
      <w:hyperlink r:id="rId51">
        <w:ins w:id="1174" w:author="PR Preview" w:date="2026-01-01T00:00:00Z">
          <w:r>
            <w:rPr>
              <w:rStyle w:val="Hyperlink"/>
            </w:rPr>
            <w:t xml:space="preserve">residual</w:t>
          </w:r>
        </w:ins>
      </w:hyperlink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3"/>
    <w:bookmarkStart w:id="144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4"/>
    <w:p>
      <w:pPr>
        <w:pStyle w:val="FirstParagraph"/>
      </w:pPr>
      <w:del w:id="1177" w:author="PR Preview" w:date="2026-01-01T00:00:00Z">
        <w:r>
          <w:rPr>
            <w:i/>
            <w:iCs/>
          </w:rPr>
          <w:delText xml:space="preserve">Proof</w:delText>
        </w:r>
      </w:del>
      <w:del w:id="1178" w:author="PR Preview" w:date="2026-01-01T00:00:00Z">
        <w:r>
          <w:delText xml:space="preserve">. </w:delText>
        </w:r>
      </w:del>
      <w:del w:id="1179" w:author="PR Preview" w:date="2026-01-01T00:00:00Z">
        <w:r>
          <w:delText xml:space="preserve">This is the solution to</w:delText>
        </w:r>
      </w:del>
      <w:del w:id="1180" w:author="PR Preview" w:date="2026-01-01T00:00:00Z">
        <w:r>
          <w:delText xml:space="preserve"> </w:delText>
        </w:r>
      </w:del>
      <w:hyperlink w:anchor="exr-rss-ols-fit">
        <w:del w:id="1181" w:author="PR Preview" w:date="2026-01-01T00:00:00Z">
          <w:r>
            <w:rPr>
              <w:rStyle w:val="Hyperlink"/>
            </w:rPr>
            <w:delText xml:space="preserve">Exercise 16</w:delText>
          </w:r>
        </w:del>
      </w:hyperlink>
      <w:del w:id="1182" w:author="PR Preview" w:date="2026-01-01T00:00:00Z">
        <w:r>
          <w:delText xml:space="preserve">.</w:delText>
        </w:r>
      </w:del>
    </w:p>
    <w:p>
      <w:pPr>
        <w:pStyle w:val="BodyText"/>
      </w:pPr>
      <w:del w:id="1183" w:author="PR Preview" w:date="2026-01-01T00:00:00Z">
        <w:r>
          <w:rPr>
            <w:b/>
            <w:bCs/>
          </w:rPr>
          <w:delText xml:space="preserve">Exercise 17 (</w:delText>
        </w:r>
      </w:del>
      <m:oMath>
        <m:sSup>
          <m:e>
            <m:r>
              <m:t>R</m:t>
            </m:r>
          </m:e>
          <m:sup>
            <m:r>
              <m:t>2</m:t>
            </m:r>
          </m:sup>
        </m:sSup>
      </m:oMath>
      <w:del w:id="1184" w:author="PR Preview" w:date="2026-01-01T00:00:00Z">
        <w:r>
          <w:rPr>
            <w:b/>
            <w:bCs/>
          </w:rPr>
          <w:delText xml:space="preserve"> </w:delText>
        </w:r>
      </w:del>
      <w:del w:id="1185" w:author="PR Preview" w:date="2026-01-01T00:00:00Z">
        <w:r>
          <w:rPr>
            <w:b/>
            <w:bCs/>
          </w:rPr>
          <w:delText xml:space="preserve">and the correlation)</w:delText>
        </w:r>
      </w:del>
      <w:del w:id="1186" w:author="PR Preview" w:date="2026-01-01T00:00:00Z">
        <w:r>
          <w:delText xml:space="preserve"> </w:delText>
        </w:r>
      </w:del>
      <w:del w:id="1187" w:author="PR Preview" w:date="2026-01-01T00:00:00Z">
        <w:r>
          <w:delText xml:space="preserve">Assuming</w:delText>
        </w:r>
      </w:del>
      <w:del w:id="1188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and</w:delText>
        </w:r>
      </w:del>
      <w:del w:id="119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del w:id="1192" w:author="PR Preview" w:date="2026-01-01T00:00:00Z">
        <w:r>
          <w:delText xml:space="preserve"> </w:delText>
        </w:r>
      </w:del>
      <w:del w:id="1193" w:author="PR Preview" w:date="2026-01-01T00:00:00Z">
        <w:r>
          <w:delText xml:space="preserve">(</w:delText>
        </w:r>
      </w:del>
      <w:hyperlink w:anchor="def-centered-sums">
        <w:del w:id="1194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195" w:author="PR Preview" w:date="2026-01-01T00:00:00Z">
        <w:r>
          <w:delText xml:space="preserve">),</w:delText>
        </w:r>
      </w:del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use</w:delText>
        </w:r>
      </w:del>
      <w:del w:id="1198" w:author="PR Preview" w:date="2026-01-01T00:00:00Z">
        <w:r>
          <w:delText xml:space="preserve"> </w:delText>
        </w:r>
      </w:del>
      <w:hyperlink w:anchor="exr-rss-ols-fit">
        <w:del w:id="1199" w:author="PR Preview" w:date="2026-01-01T00:00:00Z">
          <w:r>
            <w:rPr>
              <w:rStyle w:val="Hyperlink"/>
            </w:rPr>
            <w:delText xml:space="preserve">Exercise 16</w:delText>
          </w:r>
        </w:del>
      </w:hyperlink>
      <w:del w:id="1200" w:author="PR Preview" w:date="2026-01-01T00:00:00Z">
        <w:r>
          <w:delText xml:space="preserve"> </w:delText>
        </w:r>
      </w:del>
      <w:del w:id="1201" w:author="PR Preview" w:date="2026-01-01T00:00:00Z">
        <w:r>
          <w:delText xml:space="preserve">to write the</w:delText>
        </w:r>
      </w:del>
      <w:del w:id="1202" w:author="PR Preview" w:date="2026-01-01T00:00:00Z">
        <w:r>
          <w:delText xml:space="preserve"> </w:delText>
        </w:r>
      </w:del>
      <w:hyperlink w:anchor="def-r-squared">
        <w:del w:id="1203" w:author="PR Preview" w:date="2026-01-01T00:00:00Z">
          <w:r>
            <w:rPr>
              <w:rStyle w:val="Hyperlink"/>
            </w:rPr>
            <w:delText xml:space="preserve">coefficient of determination</w:delText>
          </w:r>
        </w:del>
      </w:hyperlink>
      <w:del w:id="1204" w:author="PR Preview" w:date="2026-01-01T00:00:00Z">
        <w:r>
          <w:delText xml:space="preserve"> </w:delText>
        </w:r>
      </w:del>
      <m:oMath>
        <m:sSup>
          <m:e>
            <m:r>
              <m:t>R</m:t>
            </m:r>
          </m:e>
          <m:sup>
            <m:r>
              <m:t>2</m:t>
            </m:r>
          </m:sup>
        </m:sSup>
      </m:oMath>
      <w:del w:id="1205" w:author="PR Preview" w:date="2026-01-01T00:00:00Z">
        <w:r>
          <w:delText xml:space="preserve"> </w:delText>
        </w:r>
      </w:del>
      <w:del w:id="1206" w:author="PR Preview" w:date="2026-01-01T00:00:00Z">
        <w:r>
          <w:delText xml:space="preserve">of the OLS fit</w:delText>
        </w:r>
      </w:del>
      <w:del w:id="1207" w:author="PR Preview" w:date="2026-01-01T00:00:00Z">
        <w:r>
          <w:delText xml:space="preserve"> </w:delText>
        </w:r>
      </w:del>
      <w:del w:id="1208" w:author="PR Preview" w:date="2026-01-01T00:00:00Z">
        <w:r>
          <w:delText xml:space="preserve">in terms of the</w:delText>
        </w:r>
      </w:del>
      <w:del w:id="1209" w:author="PR Preview" w:date="2026-01-01T00:00:00Z">
        <w:r>
          <w:delText xml:space="preserve"> </w:delText>
        </w:r>
      </w:del>
      <w:hyperlink r:id="rId15">
        <w:del w:id="1210" w:author="PR Preview" w:date="2026-01-01T00:00:00Z">
          <w:r>
            <w:rPr>
              <w:rStyle w:val="Hyperlink"/>
            </w:rPr>
            <w:delText xml:space="preserve">Pearson correlation coefficient</w:delText>
          </w:r>
        </w:del>
      </w:hyperlink>
      <w:del w:id="1211" w:author="PR Preview" w:date="2026-01-01T00:00:00Z">
        <w:r>
          <w:delText xml:space="preserve"> </w:delText>
        </w:r>
      </w:del>
      <m:oMath>
        <m:r>
          <m:t>r</m:t>
        </m:r>
      </m:oMath>
      <w:del w:id="1212" w:author="PR Preview" w:date="2026-01-01T00:00:00Z">
        <w:r>
          <w:delText xml:space="preserve">,</w:delText>
        </w:r>
      </w:del>
      <w:del w:id="1213" w:author="PR Preview" w:date="2026-01-01T00:00:00Z">
        <w:r>
          <w:delText xml:space="preserve"> </w:delText>
        </w:r>
      </w:del>
      <w:del w:id="1214" w:author="PR Preview" w:date="2026-01-01T00:00:00Z">
        <w:r>
          <w:delText xml:space="preserve">and show that</w:delText>
        </w:r>
      </w:del>
      <w:del w:id="1215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del w:id="1216" w:author="PR Preview" w:date="2026-01-01T00:00:00Z">
        <w:r>
          <w:delText xml:space="preserve">.</w:delText>
        </w:r>
      </w:del>
    </w:p>
    <w:p>
      <w:pPr>
        <w:pStyle w:val="BodyText"/>
      </w:pPr>
      <w:del w:id="1217" w:author="PR Preview" w:date="2026-01-01T00:00:00Z">
        <w:r>
          <w:rPr>
            <w:i/>
            <w:iCs/>
          </w:rPr>
          <w:delText xml:space="preserve">Solution 17</w:delText>
        </w:r>
      </w:del>
      <w:del w:id="1218" w:author="PR Preview" w:date="2026-01-01T00:00:00Z">
        <w:r>
          <w:delText xml:space="preserve">. </w:delText>
        </w:r>
      </w:del>
      <w:del w:id="1219" w:author="PR Preview" w:date="2026-01-01T00:00:00Z">
        <w:r>
          <w:delText xml:space="preserve">The</w:delText>
        </w:r>
      </w:del>
      <w:del w:id="1220" w:author="PR Preview" w:date="2026-01-01T00:00:00Z">
        <w:r>
          <w:delText xml:space="preserve"> </w:delText>
        </w:r>
      </w:del>
      <w:hyperlink w:anchor="def-tss">
        <w:del w:id="1221" w:author="PR Preview" w:date="2026-01-01T00:00:00Z">
          <w:r>
            <w:rPr>
              <w:rStyle w:val="Hyperlink"/>
            </w:rPr>
            <w:delText xml:space="preserve">total sum of squares</w:delText>
          </w:r>
        </w:del>
      </w:hyperlink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is</w:delText>
        </w:r>
      </w:del>
      <w:del w:id="1224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del w:id="1225" w:author="PR Preview" w:date="2026-01-01T00:00:00Z">
        <w:r>
          <w:delText xml:space="preserve"> </w:delText>
        </w:r>
      </w:del>
      <w:del w:id="1226" w:author="PR Preview" w:date="2026-01-01T00:00:00Z">
        <w:r>
          <w:delText xml:space="preserve">(</w:delText>
        </w:r>
      </w:del>
      <w:hyperlink w:anchor="def-centered-sums">
        <w:del w:id="1227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228" w:author="PR Preview" w:date="2026-01-01T00:00:00Z">
        <w:r>
          <w:delText xml:space="preserve">),</w:delText>
        </w:r>
      </w:del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delText xml:space="preserve">and</w:delText>
        </w:r>
      </w:del>
      <w:del w:id="1231" w:author="PR Preview" w:date="2026-01-01T00:00:00Z">
        <w:r>
          <w:delText xml:space="preserve"> </w:delText>
        </w:r>
      </w:del>
      <w:hyperlink w:anchor="exr-rss-ols-fit">
        <w:del w:id="1232" w:author="PR Preview" w:date="2026-01-01T00:00:00Z">
          <w:r>
            <w:rPr>
              <w:rStyle w:val="Hyperlink"/>
            </w:rPr>
            <w:delText xml:space="preserve">Exercise 16</w:delText>
          </w:r>
        </w:del>
      </w:hyperlink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gives the residual sum of squares, so:</w:delText>
        </w:r>
      </w:del>
    </w:p>
    <w:p>
      <w:pPr>
        <w:pStyle w:val="FirstParagraph"/>
      </w:pPr>
      <w:ins w:id="1235" w:author="PR Preview" w:date="2026-01-01T00:00:00Z">
        <w:r>
          <w:rPr>
            <w:i/>
            <w:iCs/>
          </w:rPr>
          <w:t xml:space="preserve">Proof</w:t>
        </w:r>
      </w:ins>
      <w:ins w:id="1236" w:author="PR Preview" w:date="2026-01-01T00:00:00Z">
        <w:r>
          <w:t xml:space="preserve">. </w:t>
        </w:r>
      </w:ins>
      <w:ins w:id="1237" w:author="PR Preview" w:date="2026-01-01T00:00:00Z">
        <w:r>
          <w:t xml:space="preserve">This is the solution to</w:t>
        </w:r>
      </w:ins>
      <w:ins w:id="1238" w:author="PR Preview" w:date="2026-01-01T00:00:00Z">
        <w:r>
          <w:t xml:space="preserve"> </w:t>
        </w:r>
      </w:ins>
      <w:hyperlink w:anchor="exr-rss-ols-fit">
        <w:ins w:id="1239" w:author="PR Preview" w:date="2026-01-01T00:00:00Z">
          <w:r>
            <w:rPr>
              <w:rStyle w:val="Hyperlink"/>
            </w:rPr>
            <w:t xml:space="preserve">Exercise 19</w:t>
          </w:r>
        </w:ins>
      </w:hyperlink>
      <w:ins w:id="1240" w:author="PR Preview" w:date="2026-01-01T00:00:00Z">
        <w:r>
          <w:t xml:space="preserve">.</w:t>
        </w:r>
      </w:ins>
    </w:p>
    <w:bookmarkStart w:id="145" w:name="exr-r-squared-slr"/>
    <w:p>
      <w:pPr>
        <w:pStyle w:val="BodyText"/>
      </w:pPr>
      <w:ins w:id="1241" w:author="PR Preview" w:date="2026-01-01T00:00:00Z">
        <w:r>
          <w:rPr>
            <w:b/>
            <w:bCs/>
          </w:rPr>
          <w:t xml:space="preserve">Exercise 20 (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</m:oMath>
      <w:ins w:id="1242" w:author="PR Preview" w:date="2026-01-01T00:00:00Z">
        <w:r>
          <w:rPr>
            <w:b/>
            <w:bCs/>
          </w:rPr>
          <w:t xml:space="preserve"> </w:t>
        </w:r>
      </w:ins>
      <w:ins w:id="1243" w:author="PR Preview" w:date="2026-01-01T00:00:00Z">
        <w:r>
          <w:rPr>
            <w:b/>
            <w:bCs/>
          </w:rPr>
          <w:t xml:space="preserve">and the correlation)</w:t>
        </w:r>
      </w:ins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Assuming</w:t>
        </w:r>
      </w:ins>
      <w:ins w:id="124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and</w:t>
        </w:r>
      </w:ins>
      <w:ins w:id="124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(</w:t>
        </w:r>
      </w:ins>
      <w:hyperlink w:anchor="def-centered-sums">
        <w:ins w:id="1252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253" w:author="PR Preview" w:date="2026-01-01T00:00:00Z">
        <w:r>
          <w:t xml:space="preserve">),</w:t>
        </w:r>
      </w:ins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use</w:t>
        </w:r>
      </w:ins>
      <w:ins w:id="1256" w:author="PR Preview" w:date="2026-01-01T00:00:00Z">
        <w:r>
          <w:t xml:space="preserve"> </w:t>
        </w:r>
      </w:ins>
      <w:hyperlink w:anchor="exr-rss-ols-fit">
        <w:ins w:id="1257" w:author="PR Preview" w:date="2026-01-01T00:00:00Z">
          <w:r>
            <w:rPr>
              <w:rStyle w:val="Hyperlink"/>
            </w:rPr>
            <w:t xml:space="preserve">Exercise 19</w:t>
          </w:r>
        </w:ins>
      </w:hyperlink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to write the</w:t>
        </w:r>
      </w:ins>
      <w:ins w:id="1260" w:author="PR Preview" w:date="2026-01-01T00:00:00Z">
        <w:r>
          <w:t xml:space="preserve"> </w:t>
        </w:r>
      </w:ins>
      <w:hyperlink w:anchor="def-r-squared">
        <w:ins w:id="1261" w:author="PR Preview" w:date="2026-01-01T00:00:00Z">
          <w:r>
            <w:rPr>
              <w:rStyle w:val="Hyperlink"/>
            </w:rPr>
            <w:t xml:space="preserve">coefficient of determination</w:t>
          </w:r>
        </w:ins>
      </w:hyperlink>
      <w:ins w:id="1262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</m:oMath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of the OLS fit</w:t>
        </w:r>
      </w:ins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in terms of the</w:t>
        </w:r>
      </w:ins>
      <w:ins w:id="1267" w:author="PR Preview" w:date="2026-01-01T00:00:00Z">
        <w:r>
          <w:t xml:space="preserve"> </w:t>
        </w:r>
      </w:ins>
      <w:hyperlink r:id="rId15">
        <w:ins w:id="1268" w:author="PR Preview" w:date="2026-01-01T00:00:00Z">
          <w:r>
            <w:rPr>
              <w:rStyle w:val="Hyperlink"/>
            </w:rPr>
            <w:t xml:space="preserve">Pearson correlation coefficient</w:t>
          </w:r>
        </w:ins>
      </w:hyperlink>
      <w:ins w:id="1269" w:author="PR Preview" w:date="2026-01-01T00:00:00Z">
        <w:r>
          <w:t xml:space="preserve"> </w:t>
        </w:r>
      </w:ins>
      <m:oMath>
        <m:r>
          <m:t>r</m:t>
        </m:r>
      </m:oMath>
      <w:ins w:id="1270" w:author="PR Preview" w:date="2026-01-01T00:00:00Z">
        <w:r>
          <w:t xml:space="preserve">,</w:t>
        </w:r>
      </w:ins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and show that</w:t>
        </w:r>
      </w:ins>
      <w:ins w:id="1273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ins w:id="1274" w:author="PR Preview" w:date="2026-01-01T00:00:00Z">
        <w:r>
          <w:t xml:space="preserve">.</w:t>
        </w:r>
      </w:ins>
    </w:p>
    <w:bookmarkEnd w:id="145"/>
    <w:bookmarkStart w:id="147" w:name="sol-r-squared-slr"/>
    <w:p>
      <w:pPr>
        <w:pStyle w:val="BodyText"/>
      </w:pPr>
      <w:ins w:id="1275" w:author="PR Preview" w:date="2026-01-01T00:00:00Z">
        <w:r>
          <w:rPr>
            <w:i/>
            <w:iCs/>
          </w:rPr>
          <w:t xml:space="preserve">Solution 20</w:t>
        </w:r>
      </w:ins>
      <w:ins w:id="1276" w:author="PR Preview" w:date="2026-01-01T00:00:00Z">
        <w:r>
          <w:t xml:space="preserve">. </w:t>
        </w:r>
      </w:ins>
      <w:ins w:id="1277" w:author="PR Preview" w:date="2026-01-01T00:00:00Z">
        <w:r>
          <w:t xml:space="preserve">The</w:t>
        </w:r>
      </w:ins>
      <w:ins w:id="1278" w:author="PR Preview" w:date="2026-01-01T00:00:00Z">
        <w:r>
          <w:t xml:space="preserve"> </w:t>
        </w:r>
      </w:ins>
      <w:hyperlink w:anchor="def-tss">
        <w:ins w:id="1279" w:author="PR Preview" w:date="2026-01-01T00:00:00Z">
          <w:r>
            <w:rPr>
              <w:rStyle w:val="Hyperlink"/>
            </w:rPr>
            <w:t xml:space="preserve">total sum of squares</w:t>
          </w:r>
        </w:ins>
      </w:hyperlink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is</w:t>
        </w:r>
      </w:ins>
      <w:ins w:id="128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ins w:id="1283" w:author="PR Preview" w:date="2026-01-01T00:00:00Z">
        <w:r>
          <w:t xml:space="preserve"> </w:t>
        </w:r>
      </w:ins>
      <w:ins w:id="1284" w:author="PR Preview" w:date="2026-01-01T00:00:00Z">
        <w:r>
          <w:t xml:space="preserve">(</w:t>
        </w:r>
      </w:ins>
      <w:hyperlink w:anchor="def-centered-sums">
        <w:ins w:id="1285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286" w:author="PR Preview" w:date="2026-01-01T00:00:00Z">
        <w:r>
          <w:t xml:space="preserve">),</w:t>
        </w:r>
      </w:ins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and</w:t>
        </w:r>
      </w:ins>
      <w:ins w:id="1289" w:author="PR Preview" w:date="2026-01-01T00:00:00Z">
        <w:r>
          <w:t xml:space="preserve"> </w:t>
        </w:r>
      </w:ins>
      <w:hyperlink w:anchor="exr-rss-ols-fit">
        <w:ins w:id="1290" w:author="PR Preview" w:date="2026-01-01T00:00:00Z">
          <w:r>
            <w:rPr>
              <w:rStyle w:val="Hyperlink"/>
            </w:rPr>
            <w:t xml:space="preserve">Exercise 19</w:t>
          </w:r>
        </w:ins>
      </w:hyperlink>
      <w:ins w:id="1291" w:author="PR Preview" w:date="2026-01-01T00:00:00Z">
        <w:r>
          <w:t xml:space="preserve"> </w:t>
        </w:r>
      </w:ins>
      <w:ins w:id="1292" w:author="PR Preview" w:date="2026-01-01T00:00:00Z">
        <w:r>
          <w:t xml:space="preserve">gives the residual sum of squares, so:</w:t>
        </w:r>
      </w:ins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7"/>
    <w:bookmarkStart w:id="148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p>
      <w:pPr>
        <w:pStyle w:val="FirstParagraph"/>
      </w:pPr>
      <w:del w:id="1293" w:author="PR Preview" w:date="2026-01-01T00:00:00Z">
        <w:r>
          <w:rPr>
            <w:i/>
            <w:iCs/>
          </w:rPr>
          <w:delText xml:space="preserve">Proof</w:delText>
        </w:r>
      </w:del>
      <w:del w:id="1294" w:author="PR Preview" w:date="2026-01-01T00:00:00Z">
        <w:r>
          <w:delText xml:space="preserve">. </w:delText>
        </w:r>
      </w:del>
      <w:del w:id="1295" w:author="PR Preview" w:date="2026-01-01T00:00:00Z">
        <w:r>
          <w:delText xml:space="preserve">This is the solution to</w:delText>
        </w:r>
      </w:del>
      <w:del w:id="1296" w:author="PR Preview" w:date="2026-01-01T00:00:00Z">
        <w:r>
          <w:delText xml:space="preserve"> </w:delText>
        </w:r>
      </w:del>
      <w:hyperlink w:anchor="exr-r-squared-slr">
        <w:del w:id="1297" w:author="PR Preview" w:date="2026-01-01T00:00:00Z">
          <w:r>
            <w:rPr>
              <w:rStyle w:val="Hyperlink"/>
            </w:rPr>
            <w:delText xml:space="preserve">Exercise 17</w:delText>
          </w:r>
        </w:del>
      </w:hyperlink>
      <w:del w:id="1298" w:author="PR Preview" w:date="2026-01-01T00:00:00Z">
        <w:r>
          <w:delText xml:space="preserve">,</w:delText>
        </w:r>
      </w:del>
      <w:del w:id="1299" w:author="PR Preview" w:date="2026-01-01T00:00:00Z">
        <w:r>
          <w:delText xml:space="preserve"> </w:delText>
        </w:r>
      </w:del>
      <w:del w:id="1300" w:author="PR Preview" w:date="2026-01-01T00:00:00Z">
        <w:r>
          <w:delText xml:space="preserve">which uses the residual sum of squares from</w:delText>
        </w:r>
      </w:del>
      <w:del w:id="1301" w:author="PR Preview" w:date="2026-01-01T00:00:00Z">
        <w:r>
          <w:delText xml:space="preserve"> </w:delText>
        </w:r>
      </w:del>
      <w:hyperlink w:anchor="lem-rss-ols-fit">
        <w:del w:id="1302" w:author="PR Preview" w:date="2026-01-01T00:00:00Z">
          <w:r>
            <w:rPr>
              <w:rStyle w:val="Hyperlink"/>
            </w:rPr>
            <w:delText xml:space="preserve">Lemma 12</w:delText>
          </w:r>
        </w:del>
      </w:hyperlink>
      <w:del w:id="1303" w:author="PR Preview" w:date="2026-01-01T00:00:00Z">
        <w:r>
          <w:delText xml:space="preserve">.</w:delText>
        </w:r>
      </w:del>
    </w:p>
    <w:p>
      <w:pPr>
        <w:pStyle w:val="FirstParagraph"/>
      </w:pPr>
      <w:ins w:id="1304" w:author="PR Preview" w:date="2026-01-01T00:00:00Z">
        <w:r>
          <w:rPr>
            <w:i/>
            <w:iCs/>
          </w:rPr>
          <w:t xml:space="preserve">Proof</w:t>
        </w:r>
      </w:ins>
      <w:ins w:id="1305" w:author="PR Preview" w:date="2026-01-01T00:00:00Z">
        <w:r>
          <w:t xml:space="preserve">. </w:t>
        </w:r>
      </w:ins>
      <w:ins w:id="1306" w:author="PR Preview" w:date="2026-01-01T00:00:00Z">
        <w:r>
          <w:t xml:space="preserve">This is the solution to</w:t>
        </w:r>
      </w:ins>
      <w:ins w:id="1307" w:author="PR Preview" w:date="2026-01-01T00:00:00Z">
        <w:r>
          <w:t xml:space="preserve"> </w:t>
        </w:r>
      </w:ins>
      <w:hyperlink w:anchor="exr-r-squared-slr">
        <w:ins w:id="1308" w:author="PR Preview" w:date="2026-01-01T00:00:00Z">
          <w:r>
            <w:rPr>
              <w:rStyle w:val="Hyperlink"/>
            </w:rPr>
            <w:t xml:space="preserve">Exercise 20</w:t>
          </w:r>
        </w:ins>
      </w:hyperlink>
      <w:ins w:id="1309" w:author="PR Preview" w:date="2026-01-01T00:00:00Z">
        <w:r>
          <w:t xml:space="preserve">,</w:t>
        </w:r>
      </w:ins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which uses the residual sum of squares from</w:t>
        </w:r>
      </w:ins>
      <w:ins w:id="1312" w:author="PR Preview" w:date="2026-01-01T00:00:00Z">
        <w:r>
          <w:t xml:space="preserve"> </w:t>
        </w:r>
      </w:ins>
      <w:hyperlink w:anchor="lem-rss-ols-fit">
        <w:ins w:id="1313" w:author="PR Preview" w:date="2026-01-01T00:00:00Z">
          <w:r>
            <w:rPr>
              <w:rStyle w:val="Hyperlink"/>
            </w:rPr>
            <w:t xml:space="preserve">Lemma 12</w:t>
          </w:r>
        </w:ins>
      </w:hyperlink>
      <w:ins w:id="1314" w:author="PR Preview" w:date="2026-01-01T00:00:00Z">
        <w:r>
          <w:t xml:space="preserve">.</w:t>
        </w:r>
      </w:ins>
    </w:p>
    <w:bookmarkStart w:id="149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9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0"/>
    <w:bookmarkStart w:id="166" w:name="sec-partial-f"/>
    <w:p>
      <w:pPr>
        <w:pStyle w:val="Heading3"/>
      </w:pPr>
      <w:r>
        <w:t xml:space="preserve">3.5 Comparing nested regression models</w:t>
      </w:r>
    </w:p>
    <w:bookmarkStart w:id="151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1"/>
    <w:bookmarkStart w:id="152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2"/>
    <w:bookmarkStart w:id="156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3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4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5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6"/>
    <w:bookmarkStart w:id="158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9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2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5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0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3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0"/>
    <w:bookmarkStart w:id="165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1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2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3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4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3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5"/>
    <w:bookmarkEnd w:id="166"/>
    <w:bookmarkStart w:id="168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7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8"/>
    <w:bookmarkEnd w:id="169"/>
    <w:bookmarkStart w:id="199" w:name="references"/>
    <w:p>
      <w:pPr>
        <w:pStyle w:val="Heading2"/>
      </w:pPr>
      <w:r>
        <w:t xml:space="preserve">References</w:t>
      </w:r>
    </w:p>
    <w:bookmarkStart w:id="198" w:name="refs"/>
    <w:bookmarkStart w:id="17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1"/>
    <w:bookmarkStart w:id="173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https://en.wikipedia.org/wiki/Pearson_correlation_coefficient</w:t>
        </w:r>
      </w:hyperlink>
    </w:p>
    <w:bookmarkEnd w:id="173"/>
    <w:bookmarkStart w:id="174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4"/>
    <w:bookmarkStart w:id="175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5"/>
    <w:bookmarkStart w:id="177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7"/>
    <w:bookmarkStart w:id="179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9"/>
    <w:bookmarkStart w:id="181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https://en.wikipedia.org/wiki/Linear_regression</w:t>
        </w:r>
      </w:hyperlink>
    </w:p>
    <w:bookmarkEnd w:id="181"/>
    <w:bookmarkStart w:id="183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https://en.wikipedia.org/wiki/Simple_linear_regression</w:t>
        </w:r>
      </w:hyperlink>
    </w:p>
    <w:bookmarkEnd w:id="183"/>
    <w:bookmarkStart w:id="185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https://en.wikipedia.org/wiki/Residual_sum_of_squares</w:t>
        </w:r>
      </w:hyperlink>
    </w:p>
    <w:bookmarkEnd w:id="185"/>
    <w:bookmarkStart w:id="187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https://en.wikipedia.org/wiki/Ordinary_least_squares</w:t>
        </w:r>
      </w:hyperlink>
    </w:p>
    <w:bookmarkEnd w:id="187"/>
    <w:bookmarkStart w:id="189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8">
        <w:r>
          <w:rPr>
            <w:rStyle w:val="Hyperlink"/>
          </w:rPr>
          <w:t xml:space="preserve">https://facultyweb.cs.wwu.edu/~hutchib2/video_lectures/data371/</w:t>
        </w:r>
      </w:hyperlink>
    </w:p>
    <w:bookmarkEnd w:id="189"/>
    <w:bookmarkStart w:id="191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1"/>
    <w:bookmarkStart w:id="193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https://en.wikipedia.org/wiki/Total_sum_of_squares</w:t>
        </w:r>
      </w:hyperlink>
    </w:p>
    <w:bookmarkEnd w:id="193"/>
    <w:bookmarkStart w:id="195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https://en.wikipedia.org/wiki/Coefficient_of_determination</w:t>
        </w:r>
      </w:hyperlink>
    </w:p>
    <w:bookmarkEnd w:id="195"/>
    <w:bookmarkStart w:id="197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6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5" Type="http://schemas.openxmlformats.org/officeDocument/2006/relationships/image" Target="media/rId125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31" Type="http://schemas.openxmlformats.org/officeDocument/2006/relationships/image" Target="media/rId131.png"/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15" Type="http://schemas.openxmlformats.org/officeDocument/2006/relationships/hyperlink" Target="exploratory-descriptive.qmd#def-pearson-r" TargetMode="External"/><Relationship Id="rId121" Type="http://schemas.openxmlformats.org/officeDocument/2006/relationships/hyperlink" Target="exploratory-descriptive.qmd#def-sample-sd" TargetMode="External"/><Relationship Id="rId146" Type="http://schemas.openxmlformats.org/officeDocument/2006/relationships/hyperlink" Target="exploratory-descriptive.qmd#thm-pearson-r-range" TargetMode="External"/><Relationship Id="rId170" Type="http://schemas.openxmlformats.org/officeDocument/2006/relationships/hyperlink" Target="https://doi.org/10.1007/978-1-4614-1353-0" TargetMode="External"/><Relationship Id="rId196" Type="http://schemas.openxmlformats.org/officeDocument/2006/relationships/hyperlink" Target="https://doi.org/10.1201/9781315182780" TargetMode="External"/><Relationship Id="rId194" Type="http://schemas.openxmlformats.org/officeDocument/2006/relationships/hyperlink" Target="https://en.wikipedia.org/wiki/Coefficient_of_determination" TargetMode="External"/><Relationship Id="rId178" Type="http://schemas.openxmlformats.org/officeDocument/2006/relationships/hyperlink" Target="https://en.wikipedia.org/wiki/Homoscedasticity_and_heteroscedasticity" TargetMode="External"/><Relationship Id="rId180" Type="http://schemas.openxmlformats.org/officeDocument/2006/relationships/hyperlink" Target="https://en.wikipedia.org/wiki/Linear_regression" TargetMode="External"/><Relationship Id="rId186" Type="http://schemas.openxmlformats.org/officeDocument/2006/relationships/hyperlink" Target="https://en.wikipedia.org/wiki/Ordinary_least_squares" TargetMode="External"/><Relationship Id="rId172" Type="http://schemas.openxmlformats.org/officeDocument/2006/relationships/hyperlink" Target="https://en.wikipedia.org/wiki/Pearson_correlation_coefficient" TargetMode="External"/><Relationship Id="rId184" Type="http://schemas.openxmlformats.org/officeDocument/2006/relationships/hyperlink" Target="https://en.wikipedia.org/wiki/Residual_sum_of_squares" TargetMode="External"/><Relationship Id="rId182" Type="http://schemas.openxmlformats.org/officeDocument/2006/relationships/hyperlink" Target="https://en.wikipedia.org/wiki/Simple_linear_regression" TargetMode="External"/><Relationship Id="rId176" Type="http://schemas.openxmlformats.org/officeDocument/2006/relationships/hyperlink" Target="https://en.wikipedia.org/wiki/Spearman%27s_rank_correlation_coefficient" TargetMode="External"/><Relationship Id="rId192" Type="http://schemas.openxmlformats.org/officeDocument/2006/relationships/hyperlink" Target="https://en.wikipedia.org/wiki/Total_sum_of_squares" TargetMode="External"/><Relationship Id="rId188" Type="http://schemas.openxmlformats.org/officeDocument/2006/relationships/hyperlink" Target="https://facultyweb.cs.wwu.edu/~hutchib2/video_lectures/data371/" TargetMode="External"/><Relationship Id="rId128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7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7" Type="http://schemas.openxmlformats.org/officeDocument/2006/relationships/hyperlink" Target="https://morrison-lab.github.io/rme/chapters/Linear-models-overview.html" TargetMode="External"/><Relationship Id="rId129" Type="http://schemas.openxmlformats.org/officeDocument/2006/relationships/hyperlink" Target="https://wwu.instructure.com/courses/1906010/modules#module_3922392" TargetMode="External"/><Relationship Id="rId190" Type="http://schemas.openxmlformats.org/officeDocument/2006/relationships/hyperlink" Target="https://www.cengage.com/c/statistical-inference-2e-casella-berger/9780534243128/" TargetMode="External"/><Relationship Id="rId155" Type="http://schemas.openxmlformats.org/officeDocument/2006/relationships/hyperlink" Target="inference.qmd#def-f-dist" TargetMode="External"/><Relationship Id="rId164" Type="http://schemas.openxmlformats.org/officeDocument/2006/relationships/hyperlink" Target="inference.qmd#def-null-hypothesis" TargetMode="External"/><Relationship Id="rId154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4" Type="http://schemas.openxmlformats.org/officeDocument/2006/relationships/hyperlink" Target="intro-MLEs.qmd#def-hessian" TargetMode="External"/><Relationship Id="rId162" Type="http://schemas.openxmlformats.org/officeDocument/2006/relationships/hyperlink" Target="intro-MLEs.qmd#def-loglik" TargetMode="External"/><Relationship Id="rId163" Type="http://schemas.openxmlformats.org/officeDocument/2006/relationships/hyperlink" Target="intro-MLEs.qmd#def-lrt-stat" TargetMode="External"/><Relationship Id="rId161" Type="http://schemas.openxmlformats.org/officeDocument/2006/relationships/hyperlink" Target="intro-MLEs.qmd#def-mle" TargetMode="External"/><Relationship Id="rId159" Type="http://schemas.openxmlformats.org/officeDocument/2006/relationships/hyperlink" Target="model-validation.qmd#def-outcome-vector" TargetMode="External"/><Relationship Id="rId142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3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15" Type="http://schemas.openxmlformats.org/officeDocument/2006/relationships/hyperlink" Target="exploratory-descriptive.qmd#def-pearson-r" TargetMode="External"/><Relationship Id="rId121" Type="http://schemas.openxmlformats.org/officeDocument/2006/relationships/hyperlink" Target="exploratory-descriptive.qmd#def-sample-sd" TargetMode="External"/><Relationship Id="rId146" Type="http://schemas.openxmlformats.org/officeDocument/2006/relationships/hyperlink" Target="exploratory-descriptive.qmd#thm-pearson-r-range" TargetMode="External"/><Relationship Id="rId170" Type="http://schemas.openxmlformats.org/officeDocument/2006/relationships/hyperlink" Target="https://doi.org/10.1007/978-1-4614-1353-0" TargetMode="External"/><Relationship Id="rId196" Type="http://schemas.openxmlformats.org/officeDocument/2006/relationships/hyperlink" Target="https://doi.org/10.1201/9781315182780" TargetMode="External"/><Relationship Id="rId194" Type="http://schemas.openxmlformats.org/officeDocument/2006/relationships/hyperlink" Target="https://en.wikipedia.org/wiki/Coefficient_of_determination" TargetMode="External"/><Relationship Id="rId178" Type="http://schemas.openxmlformats.org/officeDocument/2006/relationships/hyperlink" Target="https://en.wikipedia.org/wiki/Homoscedasticity_and_heteroscedasticity" TargetMode="External"/><Relationship Id="rId180" Type="http://schemas.openxmlformats.org/officeDocument/2006/relationships/hyperlink" Target="https://en.wikipedia.org/wiki/Linear_regression" TargetMode="External"/><Relationship Id="rId186" Type="http://schemas.openxmlformats.org/officeDocument/2006/relationships/hyperlink" Target="https://en.wikipedia.org/wiki/Ordinary_least_squares" TargetMode="External"/><Relationship Id="rId172" Type="http://schemas.openxmlformats.org/officeDocument/2006/relationships/hyperlink" Target="https://en.wikipedia.org/wiki/Pearson_correlation_coefficient" TargetMode="External"/><Relationship Id="rId184" Type="http://schemas.openxmlformats.org/officeDocument/2006/relationships/hyperlink" Target="https://en.wikipedia.org/wiki/Residual_sum_of_squares" TargetMode="External"/><Relationship Id="rId182" Type="http://schemas.openxmlformats.org/officeDocument/2006/relationships/hyperlink" Target="https://en.wikipedia.org/wiki/Simple_linear_regression" TargetMode="External"/><Relationship Id="rId176" Type="http://schemas.openxmlformats.org/officeDocument/2006/relationships/hyperlink" Target="https://en.wikipedia.org/wiki/Spearman%27s_rank_correlation_coefficient" TargetMode="External"/><Relationship Id="rId192" Type="http://schemas.openxmlformats.org/officeDocument/2006/relationships/hyperlink" Target="https://en.wikipedia.org/wiki/Total_sum_of_squares" TargetMode="External"/><Relationship Id="rId188" Type="http://schemas.openxmlformats.org/officeDocument/2006/relationships/hyperlink" Target="https://facultyweb.cs.wwu.edu/~hutchib2/video_lectures/data371/" TargetMode="External"/><Relationship Id="rId128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7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7" Type="http://schemas.openxmlformats.org/officeDocument/2006/relationships/hyperlink" Target="https://morrison-lab.github.io/rme/chapters/Linear-models-overview.html" TargetMode="External"/><Relationship Id="rId129" Type="http://schemas.openxmlformats.org/officeDocument/2006/relationships/hyperlink" Target="https://wwu.instructure.com/courses/1906010/modules#module_3922392" TargetMode="External"/><Relationship Id="rId190" Type="http://schemas.openxmlformats.org/officeDocument/2006/relationships/hyperlink" Target="https://www.cengage.com/c/statistical-inference-2e-casella-berger/9780534243128/" TargetMode="External"/><Relationship Id="rId155" Type="http://schemas.openxmlformats.org/officeDocument/2006/relationships/hyperlink" Target="inference.qmd#def-f-dist" TargetMode="External"/><Relationship Id="rId164" Type="http://schemas.openxmlformats.org/officeDocument/2006/relationships/hyperlink" Target="inference.qmd#def-null-hypothesis" TargetMode="External"/><Relationship Id="rId154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4" Type="http://schemas.openxmlformats.org/officeDocument/2006/relationships/hyperlink" Target="intro-MLEs.qmd#def-hessian" TargetMode="External"/><Relationship Id="rId162" Type="http://schemas.openxmlformats.org/officeDocument/2006/relationships/hyperlink" Target="intro-MLEs.qmd#def-loglik" TargetMode="External"/><Relationship Id="rId163" Type="http://schemas.openxmlformats.org/officeDocument/2006/relationships/hyperlink" Target="intro-MLEs.qmd#def-lrt-stat" TargetMode="External"/><Relationship Id="rId161" Type="http://schemas.openxmlformats.org/officeDocument/2006/relationships/hyperlink" Target="intro-MLEs.qmd#def-mle" TargetMode="External"/><Relationship Id="rId159" Type="http://schemas.openxmlformats.org/officeDocument/2006/relationships/hyperlink" Target="model-validation.qmd#def-outcome-vector" TargetMode="External"/><Relationship Id="rId142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3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2026-10-27T12:00:36Z</dcterms:created>
  <dcterms:modified xsi:type="dcterms:W3CDTF">2026-10-27T12:00:36Z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04:54:13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