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14:23:57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Rewrite the</w:delText>
        </w:r>
      </w:del>
      <w:del w:id="188" w:author="PR Preview" w:date="2026-01-01T00:00:00Z">
        <w:r>
          <w:delText xml:space="preserve"> </w:delText>
        </w:r>
      </w:del>
      <w:hyperlink w:anchor="def-cv-estimate">
        <w:del w:id="18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90" w:author="PR Preview" w:date="2026-01-01T00:00:00Z">
        <w:r>
          <w:delText xml:space="preserve"> </w:delText>
        </w:r>
      </w:del>
      <w:hyperlink w:anchor="eq-cv-estimate">
        <w:del w:id="191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as</w:delText>
        </w:r>
      </w:del>
      <w:del w:id="1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times a double sum: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an outer sum over the fold numbers</w:delText>
        </w:r>
      </w:del>
      <w:del w:id="19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and an inner sum over the observations</w:delText>
        </w:r>
      </w:del>
      <w:del w:id="202" w:author="PR Preview" w:date="2026-01-01T00:00:00Z">
        <w:r>
          <w:delText xml:space="preserve"> </w:delText>
        </w:r>
      </w:del>
      <m:oMath>
        <m:r>
          <m:t>i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in</w:delText>
        </w:r>
      </w:del>
      <w:del w:id="205" w:author="PR Preview" w:date="2026-01-01T00:00:00Z">
        <w:r>
          <w:delText xml:space="preserve"> </w:delText>
        </w:r>
      </w:del>
      <w:hyperlink w:anchor="def-folds">
        <w:del w:id="20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08" w:author="PR Preview" w:date="2026-01-01T00:00:00Z">
        <w:r>
          <w:delText xml:space="preserve">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Then simplify the summand, so that it no longer uses the fold assignment</w:delText>
        </w:r>
      </w:del>
      <w:del w:id="211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12" w:author="PR Preview" w:date="2026-01-01T00:00:00Z">
        <w:r>
          <w:delText xml:space="preserve">.</w:delText>
        </w:r>
      </w:del>
    </w:p>
    <w:p>
      <w:pPr>
        <w:pStyle w:val="BodyText"/>
      </w:pPr>
      <w:del w:id="213" w:author="PR Preview" w:date="2026-01-01T00:00:00Z">
        <w:r>
          <w:rPr>
            <w:i/>
            <w:iCs/>
          </w:rPr>
          <w:delText xml:space="preserve">Solution 12</w:delText>
        </w:r>
      </w:del>
      <w:del w:id="214" w:author="PR Preview" w:date="2026-01-01T00:00:00Z">
        <w:r>
          <w:delText xml:space="preserve">. </w:delText>
        </w:r>
      </w:del>
      <w:del w:id="215" w:author="PR Preview" w:date="2026-01-01T00:00:00Z">
        <w:r>
          <w:delText xml:space="preserve">The folds</w:delText>
        </w:r>
      </w:del>
      <w:del w:id="2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partition</w:delText>
        </w:r>
      </w:del>
      <w:del w:id="219" w:author="PR Preview" w:date="2026-01-01T00:00:00Z">
        <w:r>
          <w:delText xml:space="preserve"> </w:delText>
        </w:r>
      </w:del>
      <m:oMath>
        <m:r>
          <m:t>I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(</w:delText>
        </w:r>
      </w:del>
      <w:hyperlink w:anchor="def-folds">
        <w:del w:id="222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223" w:author="PR Preview" w:date="2026-01-01T00:00:00Z">
        <w:r>
          <w:delText xml:space="preserve">),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so summing over the observations of each fold and then over the folds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adds each term of</w:delText>
        </w:r>
      </w:del>
      <w:del w:id="228" w:author="PR Preview" w:date="2026-01-01T00:00:00Z">
        <w:r>
          <w:delText xml:space="preserve"> </w:delText>
        </w:r>
      </w:del>
      <w:hyperlink w:anchor="eq-cv-estimate">
        <w:del w:id="229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exactly once.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For</w:delText>
        </w:r>
      </w:del>
      <w:del w:id="23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35" w:author="PR Preview" w:date="2026-01-01T00:00:00Z">
        <w:r>
          <w:delText xml:space="preserve">,</w:delText>
        </w:r>
      </w:del>
      <w:del w:id="236" w:author="PR Preview" w:date="2026-01-01T00:00:00Z">
        <w:r>
          <w:delText xml:space="preserve"> </w:delText>
        </w:r>
      </w:del>
      <w:hyperlink w:anchor="eq-fold-assignment">
        <w:del w:id="237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also puts</w:delText>
        </w:r>
      </w:del>
      <w:del w:id="240" w:author="PR Preview" w:date="2026-01-01T00:00:00Z">
        <w:r>
          <w:delText xml:space="preserve"> </w:delText>
        </w:r>
      </w:del>
      <m:oMath>
        <m:r>
          <m:t>i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in</w:delText>
        </w:r>
      </w:del>
      <w:del w:id="2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44" w:author="PR Preview" w:date="2026-01-01T00:00:00Z">
        <w:r>
          <w:delText xml:space="preserve">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and the folds are disjoint,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so</w:delText>
        </w:r>
      </w:del>
      <w:del w:id="24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250" w:author="PR Preview" w:date="2026-01-01T00:00:00Z">
        <w:r>
          <w:delText xml:space="preserve">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Then</w:delText>
        </w:r>
      </w:del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Rewrite the</w:t>
        </w:r>
      </w:ins>
      <w:ins w:id="256" w:author="PR Preview" w:date="2026-01-01T00:00:00Z">
        <w:r>
          <w:t xml:space="preserve"> </w:t>
        </w:r>
      </w:ins>
      <w:hyperlink w:anchor="def-cv-estimate">
        <w:ins w:id="25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58" w:author="PR Preview" w:date="2026-01-01T00:00:00Z">
        <w:r>
          <w:t xml:space="preserve"> </w:t>
        </w:r>
      </w:ins>
      <w:hyperlink w:anchor="eq-cv-estimate">
        <w:ins w:id="259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as</w:t>
        </w:r>
      </w:ins>
      <w:ins w:id="2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times a double sum: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an outer sum over the fold numbers</w:t>
        </w:r>
      </w:ins>
      <w:ins w:id="26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an inner sum over the observations</w:t>
        </w:r>
      </w:ins>
      <w:ins w:id="270" w:author="PR Preview" w:date="2026-01-01T00:00:00Z">
        <w:r>
          <w:t xml:space="preserve"> </w:t>
        </w:r>
      </w:ins>
      <m:oMath>
        <m:r>
          <m:t>i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</w:t>
        </w:r>
      </w:ins>
      <w:ins w:id="273" w:author="PR Preview" w:date="2026-01-01T00:00:00Z">
        <w:r>
          <w:t xml:space="preserve"> </w:t>
        </w:r>
      </w:ins>
      <w:hyperlink w:anchor="def-folds">
        <w:ins w:id="27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76" w:author="PR Preview" w:date="2026-01-01T00:00:00Z">
        <w:r>
          <w:t xml:space="preserve">.</w:t>
        </w:r>
      </w:ins>
    </w:p>
    <w:bookmarkEnd w:id="291"/>
    <w:bookmarkStart w:id="292" w:name="sol-cv-estimate-by-fold"/>
    <w:p>
      <w:pPr>
        <w:pStyle w:val="BodyText"/>
      </w:pPr>
      <w:ins w:id="277" w:author="PR Preview" w:date="2026-01-01T00:00:00Z">
        <w:r>
          <w:rPr>
            <w:i/>
            <w:iCs/>
          </w:rPr>
          <w:t xml:space="preserve">Solution 12</w:t>
        </w:r>
      </w:ins>
      <w:ins w:id="278" w:author="PR Preview" w:date="2026-01-01T00:00:00Z">
        <w:r>
          <w:t xml:space="preserve">. </w:t>
        </w:r>
      </w:ins>
      <w:ins w:id="279" w:author="PR Preview" w:date="2026-01-01T00:00:00Z">
        <w:r>
          <w:t xml:space="preserve">The</w:t>
        </w:r>
      </w:ins>
      <w:ins w:id="280" w:author="PR Preview" w:date="2026-01-01T00:00:00Z">
        <w:r>
          <w:t xml:space="preserve"> </w:t>
        </w:r>
      </w:ins>
      <w:hyperlink w:anchor="def-folds">
        <w:ins w:id="28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partition</w:t>
        </w:r>
      </w:ins>
      <w:ins w:id="285" w:author="PR Preview" w:date="2026-01-01T00:00:00Z">
        <w:r>
          <w:t xml:space="preserve"> </w:t>
        </w:r>
      </w:ins>
      <m:oMath>
        <m:r>
          <m:t>I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so summing over the observations of each fold and then over the folds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adds each term of</w:t>
        </w:r>
      </w:ins>
      <w:ins w:id="291" w:author="PR Preview" w:date="2026-01-01T00:00:00Z">
        <w:r>
          <w:t xml:space="preserve"> </w:t>
        </w:r>
      </w:ins>
      <w:hyperlink w:anchor="eq-cv-estimate">
        <w:ins w:id="292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exactly once: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ins w:id="295" w:author="PR Preview" w:date="2026-01-01T00:00:00Z">
        <w:r>
          <w:rPr>
            <w:b/>
            <w:bCs/>
          </w:rPr>
          <w:t xml:space="preserve">Exercise 13 (Simplify the summand of the cross-validation estimate)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In the setting of</w:t>
        </w:r>
      </w:ins>
      <w:ins w:id="298" w:author="PR Preview" w:date="2026-01-01T00:00:00Z">
        <w:r>
          <w:t xml:space="preserve"> </w:t>
        </w:r>
      </w:ins>
      <w:hyperlink w:anchor="exr-cv-estimate-by-fold">
        <w:ins w:id="299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300" w:author="PR Preview" w:date="2026-01-01T00:00:00Z">
        <w:r>
          <w:t xml:space="preserve">, simplify the summand so that the summand no longer uses the</w:t>
        </w:r>
      </w:ins>
      <w:ins w:id="301" w:author="PR Preview" w:date="2026-01-01T00:00:00Z">
        <w:r>
          <w:t xml:space="preserve"> </w:t>
        </w:r>
      </w:ins>
      <w:hyperlink w:anchor="def-fold-assignment">
        <w:ins w:id="302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0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04" w:author="PR Preview" w:date="2026-01-01T00:00:00Z">
        <w:r>
          <w:t xml:space="preserve">.</w:t>
        </w:r>
      </w:ins>
    </w:p>
    <w:bookmarkEnd w:id="293"/>
    <w:bookmarkStart w:id="294" w:name="sol-cv-estimate-by-fold-simplify"/>
    <w:p>
      <w:pPr>
        <w:pStyle w:val="BodyText"/>
      </w:pPr>
      <w:ins w:id="305" w:author="PR Preview" w:date="2026-01-01T00:00:00Z">
        <w:r>
          <w:rPr>
            <w:i/>
            <w:iCs/>
          </w:rPr>
          <w:t xml:space="preserve">Solution 13</w:t>
        </w:r>
      </w:ins>
      <w:ins w:id="306" w:author="PR Preview" w:date="2026-01-01T00:00:00Z">
        <w:r>
          <w:t xml:space="preserve">. </w:t>
        </w:r>
      </w:ins>
      <w:ins w:id="307" w:author="PR Preview" w:date="2026-01-01T00:00:00Z">
        <w:r>
          <w:t xml:space="preserve">For</w:t>
        </w:r>
      </w:ins>
      <w:ins w:id="30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w:hyperlink w:anchor="eq-fold-assignment">
        <w:ins w:id="311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also puts</w:t>
        </w:r>
      </w:ins>
      <w:ins w:id="314" w:author="PR Preview" w:date="2026-01-01T00:00:00Z">
        <w:r>
          <w:t xml:space="preserve"> </w:t>
        </w:r>
      </w:ins>
      <m:oMath>
        <m:r>
          <m:t>i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in</w:t>
        </w:r>
      </w:ins>
      <w:ins w:id="3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18" w:author="PR Preview" w:date="2026-01-01T00:00:00Z">
        <w:r>
          <w:t xml:space="preserve">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 the folds are disjoint,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so</w:t>
        </w:r>
      </w:ins>
      <w:ins w:id="32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24" w:author="PR Preview" w:date="2026-01-01T00:00:00Z">
        <w:r>
          <w:t xml:space="preserve">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Starting from the grouped sum of</w:t>
        </w:r>
      </w:ins>
      <w:ins w:id="327" w:author="PR Preview" w:date="2026-01-01T00:00:00Z">
        <w:r>
          <w:t xml:space="preserve"> </w:t>
        </w:r>
      </w:ins>
      <w:hyperlink w:anchor="sol-cv-estimate-by-fold">
        <w:ins w:id="328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3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del w:id="330" w:author="PR Preview" w:date="2026-01-01T00:00:00Z">
        <w:r>
          <w:rPr>
            <w:i/>
            <w:iCs/>
          </w:rPr>
          <w:delText xml:space="preserve">Proof</w:delText>
        </w:r>
      </w:del>
      <w:del w:id="331" w:author="PR Preview" w:date="2026-01-01T00:00:00Z">
        <w:r>
          <w:delText xml:space="preserve">. </w:delText>
        </w:r>
      </w:del>
      <w:del w:id="332" w:author="PR Preview" w:date="2026-01-01T00:00:00Z">
        <w:r>
          <w:delText xml:space="preserve">This is</w:delText>
        </w:r>
      </w:del>
      <w:del w:id="333" w:author="PR Preview" w:date="2026-01-01T00:00:00Z">
        <w:r>
          <w:delText xml:space="preserve"> </w:delText>
        </w:r>
      </w:del>
      <w:hyperlink w:anchor="sol-cv-estimate-by-fold">
        <w:del w:id="334" w:author="PR Preview" w:date="2026-01-01T00:00:00Z">
          <w:r>
            <w:rPr>
              <w:rStyle w:val="Hyperlink"/>
            </w:rPr>
            <w:delText xml:space="preserve">Solution 12</w:delText>
          </w:r>
        </w:del>
      </w:hyperlink>
      <w:del w:id="335" w:author="PR Preview" w:date="2026-01-01T00:00:00Z">
        <w:r>
          <w:delText xml:space="preserve">.</w:delText>
        </w:r>
      </w:del>
      <w:del w:id="336" w:author="PR Preview" w:date="2026-01-01T00:00:00Z">
        <w:r>
          <w:delText xml:space="preserve"> </w:delText>
        </w:r>
      </w:del>
    </w:p>
    <w:p>
      <w:pPr>
        <w:pStyle w:val="FirstParagraph"/>
      </w:pPr>
      <w:ins w:id="337" w:author="PR Preview" w:date="2026-01-01T00:00:00Z">
        <w:r>
          <w:rPr>
            <w:i/>
            <w:iCs/>
          </w:rPr>
          <w:t xml:space="preserve">Proof</w:t>
        </w:r>
      </w:ins>
      <w:ins w:id="338" w:author="PR Preview" w:date="2026-01-01T00:00:00Z">
        <w:r>
          <w:t xml:space="preserve">. </w:t>
        </w:r>
      </w:ins>
      <w:ins w:id="339" w:author="PR Preview" w:date="2026-01-01T00:00:00Z">
        <w:r>
          <w:t xml:space="preserve">This combines</w:t>
        </w:r>
      </w:ins>
      <w:ins w:id="340" w:author="PR Preview" w:date="2026-01-01T00:00:00Z">
        <w:r>
          <w:t xml:space="preserve"> </w:t>
        </w:r>
      </w:ins>
      <w:hyperlink w:anchor="sol-cv-estimate-by-fold">
        <w:ins w:id="341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</w:t>
        </w:r>
      </w:ins>
      <w:ins w:id="344" w:author="PR Preview" w:date="2026-01-01T00:00:00Z">
        <w:r>
          <w:t xml:space="preserve"> </w:t>
        </w:r>
      </w:ins>
      <w:hyperlink w:anchor="sol-cv-estimate-by-fold-simplify">
        <w:ins w:id="345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346" w:author="PR Preview" w:date="2026-01-01T00:00:00Z">
        <w:r>
          <w:t xml:space="preserve">.</w:t>
        </w:r>
      </w:ins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del w:id="347" w:author="PR Preview" w:date="2026-01-01T00:00:00Z">
        <w:r>
          <w:rPr>
            <w:b/>
            <w:bCs/>
          </w:rPr>
          <w:delText xml:space="preserve">Exercise 13 (The largest number of folds)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Suppose we take</w:delText>
        </w:r>
      </w:del>
      <w:del w:id="35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in</w:delText>
        </w:r>
      </w:del>
      <w:del w:id="35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5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on the</w:delText>
        </w:r>
      </w:del>
      <w:del w:id="3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cars in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rPr>
            <w:rStyle w:val="VerbatimChar"/>
          </w:rPr>
          <w:delText xml:space="preserve">mtcars</w:delText>
        </w:r>
      </w:del>
      <w:del w:id="362" w:author="PR Preview" w:date="2026-01-01T00:00:00Z">
        <w:r>
          <w:delText xml:space="preserve">.</w:delText>
        </w:r>
      </w:del>
    </w:p>
    <w:p>
      <w:pPr>
        <w:pStyle w:val="FirstParagraph"/>
      </w:pPr>
      <w:ins w:id="363" w:author="PR Preview" w:date="2026-01-01T00:00:00Z">
        <w:r>
          <w:rPr>
            <w:b/>
            <w:bCs/>
          </w:rPr>
          <w:t xml:space="preserve">Exercise 14 (The largest number of folds)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Suppose we take</w:t>
        </w:r>
      </w:ins>
      <w:ins w:id="36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in</w:t>
        </w:r>
      </w:ins>
      <w:ins w:id="36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7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on the</w:t>
        </w:r>
      </w:ins>
      <w:ins w:id="3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cars in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rPr>
            <w:rStyle w:val="VerbatimChar"/>
          </w:rPr>
          <w:t xml:space="preserve">mtcars</w:t>
        </w:r>
      </w:ins>
      <w:ins w:id="3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del w:id="379" w:author="PR Preview" w:date="2026-01-01T00:00:00Z">
        <w:r>
          <w:rPr>
            <w:i/>
            <w:iCs/>
          </w:rPr>
          <w:delText xml:space="preserve">Solution 13</w:delText>
        </w:r>
      </w:del>
      <w:del w:id="380" w:author="PR Preview" w:date="2026-01-01T00:00:00Z">
        <w:r>
          <w:delText xml:space="preserve">. </w:delText>
        </w:r>
      </w:del>
    </w:p>
    <w:p>
      <w:pPr>
        <w:pStyle w:val="FirstParagraph"/>
      </w:pPr>
      <w:ins w:id="381" w:author="PR Preview" w:date="2026-01-01T00:00:00Z">
        <w:r>
          <w:rPr>
            <w:i/>
            <w:iCs/>
          </w:rPr>
          <w:t xml:space="preserve">Solution 14</w:t>
        </w:r>
      </w:ins>
      <w:ins w:id="382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del w:id="383" w:author="PR Preview" w:date="2026-01-01T00:00:00Z">
        <w:r>
          <w:rPr>
            <w:i/>
            <w:iCs/>
          </w:rPr>
          <w:delText xml:space="preserve">Proof</w:delText>
        </w:r>
      </w:del>
      <w:del w:id="384" w:author="PR Preview" w:date="2026-01-01T00:00:00Z">
        <w:r>
          <w:delText xml:space="preserve">. </w:delText>
        </w:r>
      </w:del>
      <w:del w:id="385" w:author="PR Preview" w:date="2026-01-01T00:00:00Z">
        <w:r>
          <w:delText xml:space="preserve">This is the solution to</w:delText>
        </w:r>
      </w:del>
      <w:del w:id="386" w:author="PR Preview" w:date="2026-01-01T00:00:00Z">
        <w:r>
          <w:delText xml:space="preserve"> </w:delText>
        </w:r>
      </w:del>
      <w:hyperlink w:anchor="exr-loocv">
        <w:del w:id="387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388" w:author="PR Preview" w:date="2026-01-01T00:00:00Z">
        <w:r>
          <w:delText xml:space="preserve">, part 3, worked in</w:delText>
        </w:r>
      </w:del>
      <w:del w:id="389" w:author="PR Preview" w:date="2026-01-01T00:00:00Z">
        <w:r>
          <w:delText xml:space="preserve"> </w:delText>
        </w:r>
      </w:del>
      <w:hyperlink w:anchor="sol-loocv">
        <w:del w:id="390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391" w:author="PR Preview" w:date="2026-01-01T00:00:00Z">
        <w:r>
          <w:delText xml:space="preserve">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It uses</w:delText>
        </w:r>
      </w:del>
      <w:del w:id="394" w:author="PR Preview" w:date="2026-01-01T00:00:00Z">
        <w:r>
          <w:delText xml:space="preserve"> </w:delText>
        </w:r>
      </w:del>
      <w:hyperlink w:anchor="eq-cv-estimate">
        <w:del w:id="395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and</w:delText>
        </w:r>
      </w:del>
      <w:del w:id="398" w:author="PR Preview" w:date="2026-01-01T00:00:00Z">
        <w:r>
          <w:delText xml:space="preserve"> </w:delText>
        </w:r>
      </w:del>
      <w:hyperlink w:anchor="eq-fold-out-fitted-model">
        <w:del w:id="399" w:author="PR Preview" w:date="2026-01-01T00:00:00Z">
          <w:r>
            <w:rPr>
              <w:rStyle w:val="Hyperlink"/>
            </w:rPr>
            <w:delText xml:space="preserve">Equation 51</w:delText>
          </w:r>
        </w:del>
      </w:hyperlink>
      <w:del w:id="400" w:author="PR Preview" w:date="2026-01-01T00:00:00Z">
        <w:r>
          <w:delText xml:space="preserve">.</w:delText>
        </w:r>
      </w:del>
    </w:p>
    <w:p>
      <w:pPr>
        <w:pStyle w:val="BodyText"/>
      </w:pPr>
      <w:ins w:id="401" w:author="PR Preview" w:date="2026-01-01T00:00:00Z">
        <w:r>
          <w:rPr>
            <w:i/>
            <w:iCs/>
          </w:rPr>
          <w:t xml:space="preserve">Proof</w:t>
        </w:r>
      </w:ins>
      <w:ins w:id="402" w:author="PR Preview" w:date="2026-01-01T00:00:00Z">
        <w:r>
          <w:t xml:space="preserve">. </w:t>
        </w:r>
      </w:ins>
      <w:ins w:id="403" w:author="PR Preview" w:date="2026-01-01T00:00:00Z">
        <w:r>
          <w:t xml:space="preserve">This is the solution to</w:t>
        </w:r>
      </w:ins>
      <w:ins w:id="404" w:author="PR Preview" w:date="2026-01-01T00:00:00Z">
        <w:r>
          <w:t xml:space="preserve"> </w:t>
        </w:r>
      </w:ins>
      <w:hyperlink w:anchor="exr-loocv">
        <w:ins w:id="405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406" w:author="PR Preview" w:date="2026-01-01T00:00:00Z">
        <w:r>
          <w:t xml:space="preserve">, part 3, worked in</w:t>
        </w:r>
      </w:ins>
      <w:ins w:id="407" w:author="PR Preview" w:date="2026-01-01T00:00:00Z">
        <w:r>
          <w:t xml:space="preserve"> </w:t>
        </w:r>
      </w:ins>
      <w:hyperlink w:anchor="sol-loocv">
        <w:ins w:id="408" w:author="PR Preview" w:date="2026-01-01T00:00:00Z">
          <w:r>
            <w:rPr>
              <w:rStyle w:val="Hyperlink"/>
            </w:rPr>
            <w:t xml:space="preserve">Solution 14</w:t>
          </w:r>
        </w:ins>
      </w:hyperlink>
      <w:ins w:id="409" w:author="PR Preview" w:date="2026-01-01T00:00:00Z">
        <w:r>
          <w:t xml:space="preserve">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It uses</w:t>
        </w:r>
      </w:ins>
      <w:ins w:id="412" w:author="PR Preview" w:date="2026-01-01T00:00:00Z">
        <w:r>
          <w:t xml:space="preserve"> </w:t>
        </w:r>
      </w:ins>
      <w:hyperlink w:anchor="eq-cv-estimate">
        <w:ins w:id="413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and</w:t>
        </w:r>
      </w:ins>
      <w:ins w:id="416" w:author="PR Preview" w:date="2026-01-01T00:00:00Z">
        <w:r>
          <w:t xml:space="preserve"> </w:t>
        </w:r>
      </w:ins>
      <w:hyperlink w:anchor="eq-fold-out-fitted-model">
        <w:ins w:id="417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418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419" w:author="PR Preview" w:date="2026-01-01T00:00:00Z">
        <w:r>
          <w:rPr>
            <w:rStyle w:val="NormalTok"/>
          </w:rPr>
          <w:delText xml:space="preserve">loocv_max_diff </w:delText>
        </w:r>
      </w:del>
      <w:del w:id="420" w:author="PR Preview" w:date="2026-01-01T00:00:00Z">
        <w:r>
          <w:rPr>
            <w:rStyle w:val="OtherTok"/>
          </w:rPr>
          <w:delText xml:space="preserve">&lt;-</w:delText>
        </w:r>
      </w:del>
      <w:del w:id="421" w:author="PR Preview" w:date="2026-01-01T00:00:00Z">
        <w:r>
          <w:rPr>
            <w:rStyle w:val="NormalTok"/>
          </w:rPr>
          <w:delText xml:space="preserve"> </w:delText>
        </w:r>
      </w:del>
      <w:del w:id="422" w:author="PR Preview" w:date="2026-01-01T00:00:00Z">
        <w:r>
          <w:rPr>
            <w:rStyle w:val="FunctionTok"/>
          </w:rPr>
          <w:delText xml:space="preserve">max</w:delText>
        </w:r>
      </w:del>
      <w:del w:id="423" w:author="PR Preview" w:date="2026-01-01T00:00:00Z">
        <w:r>
          <w:rPr>
            <w:rStyle w:val="NormalTok"/>
          </w:rPr>
          <w:delText xml:space="preserve">(</w:delText>
        </w:r>
      </w:del>
      <w:del w:id="424" w:author="PR Preview" w:date="2026-01-01T00:00:00Z">
        <w:r>
          <w:rPr>
            <w:rStyle w:val="FunctionTok"/>
          </w:rPr>
          <w:delText xml:space="preserve">abs</w:delText>
        </w:r>
      </w:del>
      <w:del w:id="425" w:author="PR Preview" w:date="2026-01-01T00:00:00Z">
        <w:r>
          <w:rPr>
            <w:rStyle w:val="NormalTok"/>
          </w:rPr>
          <w:delText xml:space="preserve">(mtcars_loocv</w:delText>
        </w:r>
      </w:del>
      <w:del w:id="426" w:author="PR Preview" w:date="2026-01-01T00:00:00Z">
        <w:r>
          <w:rPr>
            <w:rStyle w:val="SpecialCharTok"/>
          </w:rPr>
          <w:delText xml:space="preserve">$</w:delText>
        </w:r>
      </w:del>
      <w:del w:id="427" w:author="PR Preview" w:date="2026-01-01T00:00:00Z">
        <w:r>
          <w:rPr>
            <w:rStyle w:val="NormalTok"/>
          </w:rPr>
          <w:delText xml:space="preserve">refitting </w:delText>
        </w:r>
      </w:del>
      <w:del w:id="428" w:author="PR Preview" w:date="2026-01-01T00:00:00Z">
        <w:r>
          <w:rPr>
            <w:rStyle w:val="SpecialCharTok"/>
          </w:rPr>
          <w:delText xml:space="preserve">-</w:delText>
        </w:r>
      </w:del>
      <w:del w:id="429" w:author="PR Preview" w:date="2026-01-01T00:00:00Z">
        <w:r>
          <w:rPr>
            <w:rStyle w:val="NormalTok"/>
          </w:rPr>
          <w:delText xml:space="preserve"> mtcars_loocv</w:delText>
        </w:r>
      </w:del>
      <w:del w:id="430" w:author="PR Preview" w:date="2026-01-01T00:00:00Z">
        <w:r>
          <w:rPr>
            <w:rStyle w:val="SpecialCharTok"/>
          </w:rPr>
          <w:delText xml:space="preserve">$</w:delText>
        </w:r>
      </w:del>
      <w:del w:id="431" w:author="PR Preview" w:date="2026-01-01T00:00:00Z">
        <w:r>
          <w:rPr>
            <w:rStyle w:val="NormalTok"/>
          </w:rPr>
          <w:delText xml:space="preserve">formula))</w:delText>
        </w:r>
      </w:del>
      <w:del w:id="432" w:author="PR Preview" w:date="2026-01-01T00:00:00Z">
        <w:r>
          <w:br/>
        </w:r>
      </w:del>
      <w:del w:id="433" w:author="PR Preview" w:date="2026-01-01T00:00:00Z">
        <w:r>
          <w:rPr>
            <w:rStyle w:val="NormalTok"/>
          </w:rPr>
          <w:delText xml:space="preserve">mtcars_best_loocv </w:delText>
        </w:r>
      </w:del>
      <w:del w:id="434" w:author="PR Preview" w:date="2026-01-01T00:00:00Z">
        <w:r>
          <w:rPr>
            <w:rStyle w:val="OtherTok"/>
          </w:rPr>
          <w:delText xml:space="preserve">&lt;-</w:delText>
        </w:r>
      </w:del>
      <w:del w:id="435" w:author="PR Preview" w:date="2026-01-01T00:00:00Z">
        <w:r>
          <w:br/>
        </w:r>
      </w:del>
      <w:del w:id="436" w:author="PR Preview" w:date="2026-01-01T00:00:00Z">
        <w:r>
          <w:rPr>
            <w:rStyle w:val="NormalTok"/>
          </w:rPr>
          <w:delText xml:space="preserve">  mtcars_loocv</w:delText>
        </w:r>
      </w:del>
      <w:del w:id="437" w:author="PR Preview" w:date="2026-01-01T00:00:00Z">
        <w:r>
          <w:rPr>
            <w:rStyle w:val="SpecialCharTok"/>
          </w:rPr>
          <w:delText xml:space="preserve">$</w:delText>
        </w:r>
      </w:del>
      <w:del w:id="438" w:author="PR Preview" w:date="2026-01-01T00:00:00Z">
        <w:r>
          <w:rPr>
            <w:rStyle w:val="NormalTok"/>
          </w:rPr>
          <w:delText xml:space="preserve">degree[</w:delText>
        </w:r>
      </w:del>
      <w:del w:id="439" w:author="PR Preview" w:date="2026-01-01T00:00:00Z">
        <w:r>
          <w:rPr>
            <w:rStyle w:val="FunctionTok"/>
          </w:rPr>
          <w:delText xml:space="preserve">which.min</w:delText>
        </w:r>
      </w:del>
      <w:del w:id="440" w:author="PR Preview" w:date="2026-01-01T00:00:00Z">
        <w:r>
          <w:rPr>
            <w:rStyle w:val="NormalTok"/>
          </w:rPr>
          <w:delText xml:space="preserve">(mtcars_loocv</w:delText>
        </w:r>
      </w:del>
      <w:del w:id="441" w:author="PR Preview" w:date="2026-01-01T00:00:00Z">
        <w:r>
          <w:rPr>
            <w:rStyle w:val="SpecialCharTok"/>
          </w:rPr>
          <w:delText xml:space="preserve">$</w:delText>
        </w:r>
      </w:del>
      <w:del w:id="442" w:author="PR Preview" w:date="2026-01-01T00:00:00Z">
        <w:r>
          <w:rPr>
            <w:rStyle w:val="NormalTok"/>
          </w:rPr>
          <w:delText xml:space="preserve">formula)]</w:delText>
        </w:r>
      </w:del>
      <w:del w:id="443" w:author="PR Preview" w:date="2026-01-01T00:00:00Z">
        <w:r>
          <w:br/>
        </w:r>
      </w:del>
      <w:del w:id="444" w:author="PR Preview" w:date="2026-01-01T00:00:00Z">
        <w:r>
          <w:rPr>
            <w:rStyle w:val="FunctionTok"/>
          </w:rPr>
          <w:delText xml:space="preserve">c</w:delText>
        </w:r>
      </w:del>
      <w:del w:id="445" w:author="PR Preview" w:date="2026-01-01T00:00:00Z">
        <w:r>
          <w:rPr>
            <w:rStyle w:val="NormalTok"/>
          </w:rPr>
          <w:delText xml:space="preserve">(</w:delText>
        </w:r>
      </w:del>
      <w:del w:id="446" w:author="PR Preview" w:date="2026-01-01T00:00:00Z">
        <w:r>
          <w:rPr>
            <w:rStyle w:val="AttributeTok"/>
          </w:rPr>
          <w:delText xml:space="preserve">max_difference =</w:delText>
        </w:r>
      </w:del>
      <w:del w:id="447" w:author="PR Preview" w:date="2026-01-01T00:00:00Z">
        <w:r>
          <w:rPr>
            <w:rStyle w:val="NormalTok"/>
          </w:rPr>
          <w:delText xml:space="preserve"> loocv_max_diff, </w:delText>
        </w:r>
      </w:del>
      <w:del w:id="448" w:author="PR Preview" w:date="2026-01-01T00:00:00Z">
        <w:r>
          <w:rPr>
            <w:rStyle w:val="AttributeTok"/>
          </w:rPr>
          <w:delText xml:space="preserve">best_degree =</w:delText>
        </w:r>
      </w:del>
      <w:del w:id="449" w:author="PR Preview" w:date="2026-01-01T00:00:00Z">
        <w:r>
          <w:rPr>
            <w:rStyle w:val="NormalTok"/>
          </w:rPr>
          <w:delText xml:space="preserve"> mtcars_best_loocv)</w:delText>
        </w:r>
      </w:del>
      <w:del w:id="450" w:author="PR Preview" w:date="2026-01-01T00:00:00Z">
        <w:r>
          <w:br/>
        </w:r>
      </w:del>
      <w:del w:id="451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52" w:author="PR Preview" w:date="2026-01-01T00:00:00Z">
        <w:r>
          <w:br/>
        </w:r>
      </w:del>
      <w:del w:id="453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454" w:author="PR Preview" w:date="2026-01-01T00:00:00Z">
        <w:r>
          <w:delText xml:space="preserve">The two columns differ by at most 8.9e-15,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which is rounding error.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The single-fit formula needs one fit per model instead of 32.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LOOCV picks degree 2,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and because LOOCV is not random (</w:delText>
        </w:r>
      </w:del>
      <w:hyperlink w:anchor="lem-loocv-not-random">
        <w:del w:id="46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64" w:author="PR Preview" w:date="2026-01-01T00:00:00Z">
        <w:r>
          <w:delText xml:space="preserve">),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467" w:author="PR Preview" w:date="2026-01-01T00:00:00Z">
        <w:r>
          <w:rPr>
            <w:rStyle w:val="NormalTok"/>
          </w:rPr>
          <w:t xml:space="preserve">loocv_max_diff </w:t>
        </w:r>
      </w:ins>
      <w:ins w:id="468" w:author="PR Preview" w:date="2026-01-01T00:00:00Z">
        <w:r>
          <w:rPr>
            <w:rStyle w:val="OtherTok"/>
          </w:rPr>
          <w:t xml:space="preserve">&lt;-</w:t>
        </w:r>
      </w:ins>
      <w:ins w:id="469" w:author="PR Preview" w:date="2026-01-01T00:00:00Z">
        <w:r>
          <w:rPr>
            <w:rStyle w:val="NormalTok"/>
          </w:rPr>
          <w:t xml:space="preserve"> </w:t>
        </w:r>
      </w:ins>
      <w:ins w:id="470" w:author="PR Preview" w:date="2026-01-01T00:00:00Z">
        <w:r>
          <w:rPr>
            <w:rStyle w:val="FunctionTok"/>
          </w:rPr>
          <w:t xml:space="preserve">max</w:t>
        </w:r>
      </w:ins>
      <w:ins w:id="471" w:author="PR Preview" w:date="2026-01-01T00:00:00Z">
        <w:r>
          <w:rPr>
            <w:rStyle w:val="NormalTok"/>
          </w:rPr>
          <w:t xml:space="preserve">(</w:t>
        </w:r>
      </w:ins>
      <w:ins w:id="472" w:author="PR Preview" w:date="2026-01-01T00:00:00Z">
        <w:r>
          <w:rPr>
            <w:rStyle w:val="FunctionTok"/>
          </w:rPr>
          <w:t xml:space="preserve">abs</w:t>
        </w:r>
      </w:ins>
      <w:ins w:id="473" w:author="PR Preview" w:date="2026-01-01T00:00:00Z">
        <w:r>
          <w:rPr>
            <w:rStyle w:val="NormalTok"/>
          </w:rPr>
          <w:t xml:space="preserve">(mtcars_loocv</w:t>
        </w:r>
      </w:ins>
      <w:ins w:id="474" w:author="PR Preview" w:date="2026-01-01T00:00:00Z">
        <w:r>
          <w:rPr>
            <w:rStyle w:val="SpecialCharTok"/>
          </w:rPr>
          <w:t xml:space="preserve">$</w:t>
        </w:r>
      </w:ins>
      <w:ins w:id="475" w:author="PR Preview" w:date="2026-01-01T00:00:00Z">
        <w:r>
          <w:rPr>
            <w:rStyle w:val="NormalTok"/>
          </w:rPr>
          <w:t xml:space="preserve">refitting </w:t>
        </w:r>
      </w:ins>
      <w:ins w:id="476" w:author="PR Preview" w:date="2026-01-01T00:00:00Z">
        <w:r>
          <w:rPr>
            <w:rStyle w:val="SpecialCharTok"/>
          </w:rPr>
          <w:t xml:space="preserve">-</w:t>
        </w:r>
      </w:ins>
      <w:ins w:id="477" w:author="PR Preview" w:date="2026-01-01T00:00:00Z">
        <w:r>
          <w:rPr>
            <w:rStyle w:val="NormalTok"/>
          </w:rPr>
          <w:t xml:space="preserve"> mtcars_loocv</w:t>
        </w:r>
      </w:ins>
      <w:ins w:id="478" w:author="PR Preview" w:date="2026-01-01T00:00:00Z">
        <w:r>
          <w:rPr>
            <w:rStyle w:val="SpecialCharTok"/>
          </w:rPr>
          <w:t xml:space="preserve">$</w:t>
        </w:r>
      </w:ins>
      <w:ins w:id="479" w:author="PR Preview" w:date="2026-01-01T00:00:00Z">
        <w:r>
          <w:rPr>
            <w:rStyle w:val="NormalTok"/>
          </w:rPr>
          <w:t xml:space="preserve">formula))</w:t>
        </w:r>
      </w:ins>
      <w:ins w:id="480" w:author="PR Preview" w:date="2026-01-01T00:00:00Z">
        <w:r>
          <w:br/>
        </w:r>
      </w:ins>
      <w:ins w:id="481" w:author="PR Preview" w:date="2026-01-01T00:00:00Z">
        <w:r>
          <w:rPr>
            <w:rStyle w:val="NormalTok"/>
          </w:rPr>
          <w:t xml:space="preserve">mtcars_best_loocv </w:t>
        </w:r>
      </w:ins>
      <w:ins w:id="482" w:author="PR Preview" w:date="2026-01-01T00:00:00Z">
        <w:r>
          <w:rPr>
            <w:rStyle w:val="OtherTok"/>
          </w:rPr>
          <w:t xml:space="preserve">&lt;-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NormalTok"/>
          </w:rPr>
          <w:t xml:space="preserve">  mtcars_loocv</w:t>
        </w:r>
      </w:ins>
      <w:ins w:id="485" w:author="PR Preview" w:date="2026-01-01T00:00:00Z">
        <w:r>
          <w:rPr>
            <w:rStyle w:val="SpecialCharTok"/>
          </w:rPr>
          <w:t xml:space="preserve">$</w:t>
        </w:r>
      </w:ins>
      <w:ins w:id="486" w:author="PR Preview" w:date="2026-01-01T00:00:00Z">
        <w:r>
          <w:rPr>
            <w:rStyle w:val="NormalTok"/>
          </w:rPr>
          <w:t xml:space="preserve">degree[</w:t>
        </w:r>
      </w:ins>
      <w:ins w:id="487" w:author="PR Preview" w:date="2026-01-01T00:00:00Z">
        <w:r>
          <w:rPr>
            <w:rStyle w:val="FunctionTok"/>
          </w:rPr>
          <w:t xml:space="preserve">which.min</w:t>
        </w:r>
      </w:ins>
      <w:ins w:id="488" w:author="PR Preview" w:date="2026-01-01T00:00:00Z">
        <w:r>
          <w:rPr>
            <w:rStyle w:val="NormalTok"/>
          </w:rPr>
          <w:t xml:space="preserve">(mtcars_loocv</w:t>
        </w:r>
      </w:ins>
      <w:ins w:id="489" w:author="PR Preview" w:date="2026-01-01T00:00:00Z">
        <w:r>
          <w:rPr>
            <w:rStyle w:val="SpecialCharTok"/>
          </w:rPr>
          <w:t xml:space="preserve">$</w:t>
        </w:r>
      </w:ins>
      <w:ins w:id="490" w:author="PR Preview" w:date="2026-01-01T00:00:00Z">
        <w:r>
          <w:rPr>
            <w:rStyle w:val="NormalTok"/>
          </w:rPr>
          <w:t xml:space="preserve">formula)]</w:t>
        </w:r>
      </w:ins>
      <w:ins w:id="491" w:author="PR Preview" w:date="2026-01-01T00:00:00Z">
        <w:r>
          <w:br/>
        </w:r>
      </w:ins>
      <w:ins w:id="492" w:author="PR Preview" w:date="2026-01-01T00:00:00Z">
        <w:r>
          <w:rPr>
            <w:rStyle w:val="FunctionTok"/>
          </w:rPr>
          <w:t xml:space="preserve">c</w:t>
        </w:r>
      </w:ins>
      <w:ins w:id="493" w:author="PR Preview" w:date="2026-01-01T00:00:00Z">
        <w:r>
          <w:rPr>
            <w:rStyle w:val="NormalTok"/>
          </w:rPr>
          <w:t xml:space="preserve">(</w:t>
        </w:r>
      </w:ins>
      <w:ins w:id="494" w:author="PR Preview" w:date="2026-01-01T00:00:00Z">
        <w:r>
          <w:rPr>
            <w:rStyle w:val="AttributeTok"/>
          </w:rPr>
          <w:t xml:space="preserve">max_difference =</w:t>
        </w:r>
      </w:ins>
      <w:ins w:id="495" w:author="PR Preview" w:date="2026-01-01T00:00:00Z">
        <w:r>
          <w:rPr>
            <w:rStyle w:val="NormalTok"/>
          </w:rPr>
          <w:t xml:space="preserve"> loocv_max_diff, </w:t>
        </w:r>
      </w:ins>
      <w:ins w:id="496" w:author="PR Preview" w:date="2026-01-01T00:00:00Z">
        <w:r>
          <w:rPr>
            <w:rStyle w:val="AttributeTok"/>
          </w:rPr>
          <w:t xml:space="preserve">best_degree =</w:t>
        </w:r>
      </w:ins>
      <w:ins w:id="497" w:author="PR Preview" w:date="2026-01-01T00:00:00Z">
        <w:r>
          <w:rPr>
            <w:rStyle w:val="NormalTok"/>
          </w:rPr>
          <w:t xml:space="preserve"> mtcars_best_loocv)</w:t>
        </w:r>
      </w:ins>
      <w:ins w:id="498" w:author="PR Preview" w:date="2026-01-01T00:00:00Z">
        <w:r>
          <w:br/>
        </w:r>
      </w:ins>
      <w:ins w:id="499" w:author="PR Preview" w:date="2026-01-01T00:00:00Z">
        <w:r>
          <w:rPr>
            <w:rStyle w:val="CommentTok"/>
          </w:rPr>
          <w:t xml:space="preserve">#&gt; max_difference    best_degree </w:t>
        </w:r>
      </w:ins>
      <w:ins w:id="500" w:author="PR Preview" w:date="2026-01-01T00:00:00Z">
        <w:r>
          <w:br/>
        </w:r>
      </w:ins>
      <w:ins w:id="501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502" w:author="PR Preview" w:date="2026-01-01T00:00:00Z">
        <w:r>
          <w:t xml:space="preserve">The two columns differ by at most 7.1e-15,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which is rounding error.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 single-fit formula needs one fit per model instead of 32.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LOOCV picks degree 2,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and because LOOCV is not random (</w:t>
        </w:r>
      </w:ins>
      <w:hyperlink w:anchor="lem-loocv-not-random">
        <w:ins w:id="51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12" w:author="PR Preview" w:date="2026-01-01T00:00:00Z">
        <w:r>
          <w:t xml:space="preserve">),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rerunning it always gives the same choice.</w:t>
        </w:r>
      </w:ins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del w:id="515" w:author="PR Preview" w:date="2026-01-01T00:00:00Z">
        <w:r>
          <w:rPr>
            <w:b/>
            <w:bCs/>
          </w:rPr>
          <w:delText xml:space="preserve">Exercise 14 (Screening predictors before cross-validating)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A data set has</w:delText>
        </w:r>
      </w:del>
      <w:del w:id="51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observations of an outcome</w:delText>
        </w:r>
      </w:del>
      <w:del w:id="521" w:author="PR Preview" w:date="2026-01-01T00:00:00Z">
        <w:r>
          <w:delText xml:space="preserve"> </w:delText>
        </w:r>
      </w:del>
      <m:oMath>
        <m:r>
          <m:t>Y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and of</w:delText>
        </w:r>
      </w:del>
      <w:del w:id="52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1000</m:t>
        </m:r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candidate predictors.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In fact every variable is independent standard normal noise,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so no predictor carries any information about</w:delText>
        </w:r>
      </w:del>
      <w:del w:id="531" w:author="PR Preview" w:date="2026-01-01T00:00:00Z">
        <w:r>
          <w:delText xml:space="preserve"> </w:delText>
        </w:r>
      </w:del>
      <m:oMath>
        <m:r>
          <m:t>Y</m:t>
        </m:r>
      </m:oMath>
      <w:del w:id="532" w:author="PR Preview" w:date="2026-01-01T00:00:00Z">
        <w:r>
          <w:delText xml:space="preserve">.</w:delText>
        </w:r>
      </w:del>
    </w:p>
    <w:p>
      <w:pPr>
        <w:pStyle w:val="FirstParagraph"/>
      </w:pPr>
      <w:ins w:id="533" w:author="PR Preview" w:date="2026-01-01T00:00:00Z">
        <w:r>
          <w:rPr>
            <w:b/>
            <w:bCs/>
          </w:rPr>
          <w:t xml:space="preserve">Exercise 15 (Screening predictors before cross-validating)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 data set has</w:t>
        </w:r>
      </w:ins>
      <w:ins w:id="5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observations of an outcome</w:t>
        </w:r>
      </w:ins>
      <w:ins w:id="539" w:author="PR Preview" w:date="2026-01-01T00:00:00Z">
        <w:r>
          <w:t xml:space="preserve"> </w:t>
        </w:r>
      </w:ins>
      <m:oMath>
        <m:r>
          <m:t>Y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 of</w:t>
        </w:r>
      </w:ins>
      <w:ins w:id="5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1000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candidate predictors.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In fact every variable is independent standard normal noise,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so no predictor carries any information about</w:t>
        </w:r>
      </w:ins>
      <w:ins w:id="549" w:author="PR Preview" w:date="2026-01-01T00:00:00Z">
        <w:r>
          <w:t xml:space="preserve"> </w:t>
        </w:r>
      </w:ins>
      <m:oMath>
        <m:r>
          <m:t>Y</m:t>
        </m:r>
      </m:oMath>
      <w:ins w:id="550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del w:id="551" w:author="PR Preview" w:date="2026-01-01T00:00:00Z">
        <w:r>
          <w:rPr>
            <w:i/>
            <w:iCs/>
          </w:rPr>
          <w:delText xml:space="preserve">Solution 14</w:delText>
        </w:r>
      </w:del>
      <w:del w:id="552" w:author="PR Preview" w:date="2026-01-01T00:00:00Z">
        <w:r>
          <w:delText xml:space="preserve">. </w:delText>
        </w:r>
      </w:del>
    </w:p>
    <w:p>
      <w:pPr>
        <w:pStyle w:val="BodyText"/>
      </w:pPr>
      <w:ins w:id="553" w:author="PR Preview" w:date="2026-01-01T00:00:00Z">
        <w:r>
          <w:rPr>
            <w:i/>
            <w:iCs/>
          </w:rPr>
          <w:t xml:space="preserve">Solution 15</w:t>
        </w:r>
      </w:ins>
      <w:ins w:id="554" w:author="PR Preview" w:date="2026-01-01T00:00:00Z">
        <w:r>
          <w:t xml:space="preserve">. </w:t>
        </w:r>
      </w:ins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del w:id="555" w:author="PR Preview" w:date="2026-01-01T00:00:00Z">
        <w:r>
          <w:delText xml:space="preserve">screening or selecting predictors, as in</w:delText>
        </w:r>
      </w:del>
      <w:del w:id="556" w:author="PR Preview" w:date="2026-01-01T00:00:00Z">
        <w:r>
          <w:delText xml:space="preserve"> </w:delText>
        </w:r>
      </w:del>
      <w:hyperlink w:anchor="exr-cv-screening">
        <w:del w:id="557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55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9"/>
        </w:numPr>
      </w:pPr>
      <w:ins w:id="559" w:author="PR Preview" w:date="2026-01-01T00:00:00Z">
        <w:r>
          <w:t xml:space="preserve">screening or selecting predictors, as in</w:t>
        </w:r>
      </w:ins>
      <w:ins w:id="560" w:author="PR Preview" w:date="2026-01-01T00:00:00Z">
        <w:r>
          <w:t xml:space="preserve"> </w:t>
        </w:r>
      </w:ins>
      <w:hyperlink w:anchor="exr-cv-screening">
        <w:ins w:id="561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56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2" Type="http://schemas.openxmlformats.org/officeDocument/2006/relationships/image" Target="media/rId302.png"/><Relationship Id="rId151" Type="http://schemas.openxmlformats.org/officeDocument/2006/relationships/image" Target="media/rId151.png"/><Relationship Id="rId362" Type="http://schemas.openxmlformats.org/officeDocument/2006/relationships/image" Target="media/rId362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2026-10-27T21:37:07Z</dcterms:created>
  <dcterms:modified xsi:type="dcterms:W3CDTF">2026-10-27T21:37:07Z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