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04:54:13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41 (Score function of a Bernoulli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have observed value</w:delText>
        </w:r>
      </w:del>
      <w:del w:id="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0" w:author="PR Preview" w:date="2026-01-01T00:00:00Z">
        <w:r>
          <w:delText xml:space="preserve">, and let:</w:delText>
        </w:r>
      </w:del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be the</w:delText>
        </w:r>
      </w:del>
      <w:del w:id="13" w:author="PR Preview" w:date="2026-01-01T00:00:00Z">
        <w:r>
          <w:delText xml:space="preserve"> </w:delText>
        </w:r>
      </w:del>
      <w:hyperlink r:id="rId298">
        <w:del w:id="14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</w:delText>
        </w:r>
      </w:del>
      <w:del w:id="17" w:author="PR Preview" w:date="2026-01-01T00:00:00Z">
        <w:r>
          <w:delText xml:space="preserve"> </w:delText>
        </w:r>
      </w:del>
      <m:oMath>
        <m:r>
          <m:t>x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from the mean of</w:delText>
        </w:r>
      </w:del>
      <w:del w:id="20" w:author="PR Preview" w:date="2026-01-01T00:00:00Z">
        <w:r>
          <w:delText xml:space="preserve"> </w:delText>
        </w:r>
      </w:del>
      <m:oMath>
        <m:r>
          <m:t>X</m:t>
        </m:r>
      </m:oMath>
      <w:del w:id="21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be the</w:delText>
        </w:r>
      </w:del>
      <w:del w:id="24" w:author="PR Preview" w:date="2026-01-01T00:00:00Z">
        <w:r>
          <w:delText xml:space="preserve"> </w:delText>
        </w:r>
      </w:del>
      <w:hyperlink r:id="rId293">
        <w:del w:id="25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</w:delText>
        </w:r>
      </w:del>
      <w:del w:id="28" w:author="PR Preview" w:date="2026-01-01T00:00:00Z">
        <w:r>
          <w:delText xml:space="preserve"> </w:delText>
        </w:r>
      </w:del>
      <m:oMath>
        <m:r>
          <m:t>X</m:t>
        </m:r>
      </m:oMath>
      <w:del w:id="29" w:author="PR Preview" w:date="2026-01-01T00:00:00Z">
        <w:r>
          <w:delText xml:space="preserve">.</w:delText>
        </w:r>
      </w:del>
    </w:p>
    <w:p>
      <w:pPr>
        <w:pStyle w:val="FirstParagraph"/>
      </w:pPr>
      <w:del w:id="30" w:author="PR Preview" w:date="2026-01-01T00:00:00Z">
        <w:r>
          <w:delText xml:space="preserve">Derive the</w:delText>
        </w:r>
      </w:del>
      <w:del w:id="31" w:author="PR Preview" w:date="2026-01-01T00:00:00Z">
        <w:r>
          <w:delText xml:space="preserve"> </w:delText>
        </w:r>
      </w:del>
      <w:hyperlink w:anchor="def-score">
        <w:del w:id="32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of</w:delText>
        </w:r>
      </w:del>
      <w:del w:id="35" w:author="PR Preview" w:date="2026-01-01T00:00:00Z">
        <w:r>
          <w:delText xml:space="preserve"> </w:delText>
        </w:r>
      </w:del>
      <m:oMath>
        <m:r>
          <m:t>x</m:t>
        </m:r>
      </m:oMath>
      <w:del w:id="36" w:author="PR Preview" w:date="2026-01-01T00:00:00Z">
        <w:r>
          <w:delText xml:space="preserve">.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In other words, differentiate the</w:delText>
        </w:r>
      </w:del>
      <w:del w:id="39" w:author="PR Preview" w:date="2026-01-01T00:00:00Z">
        <w:r>
          <w:delText xml:space="preserve"> </w:delText>
        </w:r>
      </w:del>
      <w:hyperlink w:anchor="def-loglik">
        <w:del w:id="40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of</w:delText>
        </w:r>
      </w:del>
      <w:del w:id="43" w:author="PR Preview" w:date="2026-01-01T00:00:00Z">
        <w:r>
          <w:delText xml:space="preserve"> </w:delText>
        </w:r>
      </w:del>
      <m:oMath>
        <m:r>
          <m:t>x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with respect to the</w:delText>
        </w:r>
      </w:del>
      <w:del w:id="46" w:author="PR Preview" w:date="2026-01-01T00:00:00Z">
        <w:r>
          <w:delText xml:space="preserve"> </w:delText>
        </w:r>
      </w:del>
      <w:hyperlink r:id="rId295">
        <w:del w:id="47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48" w:author="PR Preview" w:date="2026-01-01T00:00:00Z">
        <w:r>
          <w:delText xml:space="preserve"> </w:delText>
        </w:r>
      </w:del>
      <w:hyperlink r:id="rId116">
        <w:del w:id="49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parameter</w:delText>
        </w:r>
      </w:del>
      <w:del w:id="52" w:author="PR Preview" w:date="2026-01-01T00:00:00Z">
        <w:r>
          <w:delText xml:space="preserve"> </w:delText>
        </w:r>
      </w:del>
      <m:oMath>
        <m:r>
          <m:t>π</m:t>
        </m:r>
      </m:oMath>
      <w:del w:id="53" w:author="PR Preview" w:date="2026-01-01T00:00:00Z">
        <w:r>
          <w:delText xml:space="preserve">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starting from the log-likelihood in terms of the</w:delText>
        </w:r>
      </w:del>
      <w:del w:id="56" w:author="PR Preview" w:date="2026-01-01T00:00:00Z">
        <w:r>
          <w:delText xml:space="preserve"> </w:delText>
        </w:r>
      </w:del>
      <w:hyperlink r:id="rId284">
        <w:del w:id="57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58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in</w:delText>
        </w:r>
      </w:del>
      <w:del w:id="61" w:author="PR Preview" w:date="2026-01-01T00:00:00Z">
        <w:r>
          <w:delText xml:space="preserve"> </w:delText>
        </w:r>
      </w:del>
      <w:hyperlink w:anchor="X6d4d05e0ca3b471fd744e6e442ea2ee92da6dc3">
        <w:del w:id="62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63" w:author="PR Preview" w:date="2026-01-01T00:00:00Z">
        <w:r>
          <w:delText xml:space="preserve">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Write the result using</w:delText>
        </w:r>
      </w:del>
      <w:del w:id="66" w:author="PR Preview" w:date="2026-01-01T00:00:00Z">
        <w:r>
          <w:delText xml:space="preserve"> </w:delText>
        </w:r>
      </w:del>
      <m:oMath>
        <m:r>
          <m:t>δ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</w:delText>
        </w:r>
      </w:del>
      <w:del w:id="69" w:author="PR Preview" w:date="2026-01-01T00:00:00Z">
        <w:r>
          <w:delText xml:space="preserve"> </w:delText>
        </w:r>
      </w:del>
      <m:oMath>
        <m:r>
          <m:t>τ</m:t>
        </m:r>
      </m:oMath>
      <w:del w:id="70" w:author="PR Preview" w:date="2026-01-01T00:00:00Z">
        <w:r>
          <w:delText xml:space="preserve">.</w:delText>
        </w:r>
      </w:del>
    </w:p>
    <w:p>
      <w:pPr>
        <w:pStyle w:val="BodyText"/>
      </w:pPr>
      <w:ins w:id="71" w:author="PR Preview" w:date="2026-01-01T00:00:00Z">
        <w:r>
          <w:rPr>
            <w:b/>
            <w:bCs/>
          </w:rPr>
          <w:t xml:space="preserve">Exercise 41 (Score function of a Bernoulli variable)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Let</w:t>
        </w:r>
      </w:ins>
      <w:ins w:id="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have observed value</w:t>
        </w:r>
      </w:ins>
      <w:ins w:id="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78" w:author="PR Preview" w:date="2026-01-01T00:00:00Z">
        <w:r>
          <w:t xml:space="preserve">.</w:t>
        </w:r>
      </w:ins>
    </w:p>
    <w:p>
      <w:pPr>
        <w:pStyle w:val="BodyText"/>
      </w:pPr>
      <w:ins w:id="79" w:author="PR Preview" w:date="2026-01-01T00:00:00Z">
        <w:r>
          <w:t xml:space="preserve">Derive the</w:t>
        </w:r>
      </w:ins>
      <w:ins w:id="80" w:author="PR Preview" w:date="2026-01-01T00:00:00Z">
        <w:r>
          <w:t xml:space="preserve"> </w:t>
        </w:r>
      </w:ins>
      <w:hyperlink w:anchor="def-score">
        <w:ins w:id="81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of</w:t>
        </w:r>
      </w:ins>
      <w:ins w:id="84" w:author="PR Preview" w:date="2026-01-01T00:00:00Z">
        <w:r>
          <w:t xml:space="preserve"> </w:t>
        </w:r>
      </w:ins>
      <m:oMath>
        <m:r>
          <m:t>x</m:t>
        </m:r>
      </m:oMath>
      <w:ins w:id="85" w:author="PR Preview" w:date="2026-01-01T00:00:00Z">
        <w:r>
          <w:t xml:space="preserve">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In other words, differentiate the</w:t>
        </w:r>
      </w:ins>
      <w:ins w:id="88" w:author="PR Preview" w:date="2026-01-01T00:00:00Z">
        <w:r>
          <w:t xml:space="preserve"> </w:t>
        </w:r>
      </w:ins>
      <w:hyperlink w:anchor="def-loglik">
        <w:ins w:id="89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of</w:t>
        </w:r>
      </w:ins>
      <w:ins w:id="92" w:author="PR Preview" w:date="2026-01-01T00:00:00Z">
        <w:r>
          <w:t xml:space="preserve"> </w:t>
        </w:r>
      </w:ins>
      <m:oMath>
        <m:r>
          <m:t>x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with respect to the</w:t>
        </w:r>
      </w:ins>
      <w:ins w:id="95" w:author="PR Preview" w:date="2026-01-01T00:00:00Z">
        <w:r>
          <w:t xml:space="preserve"> </w:t>
        </w:r>
      </w:ins>
      <w:hyperlink r:id="rId295">
        <w:ins w:id="96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97" w:author="PR Preview" w:date="2026-01-01T00:00:00Z">
        <w:r>
          <w:t xml:space="preserve"> </w:t>
        </w:r>
      </w:ins>
      <w:hyperlink r:id="rId116">
        <w:ins w:id="98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parameter</w:t>
        </w:r>
      </w:ins>
      <w:ins w:id="101" w:author="PR Preview" w:date="2026-01-01T00:00:00Z">
        <w:r>
          <w:t xml:space="preserve"> </w:t>
        </w:r>
      </w:ins>
      <m:oMath>
        <m:r>
          <m:t>π</m:t>
        </m:r>
      </m:oMath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starting from the log-likelihood in terms of the</w:t>
        </w:r>
      </w:ins>
      <w:ins w:id="105" w:author="PR Preview" w:date="2026-01-01T00:00:00Z">
        <w:r>
          <w:t xml:space="preserve"> </w:t>
        </w:r>
      </w:ins>
      <w:hyperlink r:id="rId284">
        <w:ins w:id="106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107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in</w:t>
        </w:r>
      </w:ins>
      <w:ins w:id="110" w:author="PR Preview" w:date="2026-01-01T00:00:00Z">
        <w:r>
          <w:t xml:space="preserve"> </w:t>
        </w:r>
      </w:ins>
      <w:hyperlink w:anchor="X6d4d05e0ca3b471fd744e6e442ea2ee92da6dc3">
        <w:ins w:id="11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12" w:author="PR Preview" w:date="2026-01-01T00:00:00Z">
        <w:r>
          <w:t xml:space="preserve">.</w:t>
        </w:r>
      </w:ins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ins w:id="113" w:author="PR Preview" w:date="2026-01-01T00:00:00Z">
        <w:r>
          <w:rPr>
            <w:b/>
            <w:bCs/>
          </w:rPr>
          <w:t xml:space="preserve">Exercise 42 (Score of a Bernoulli variable in terms of deviation and precision)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In the setting of</w:t>
        </w:r>
      </w:ins>
      <w:ins w:id="116" w:author="PR Preview" w:date="2026-01-01T00:00:00Z">
        <w:r>
          <w:t xml:space="preserve"> </w:t>
        </w:r>
      </w:ins>
      <w:hyperlink w:anchor="exr-derive-bernoulli-score">
        <w:ins w:id="117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118" w:author="PR Preview" w:date="2026-01-01T00:00:00Z">
        <w:r>
          <w:t xml:space="preserve">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let</w:t>
        </w:r>
      </w:ins>
      <w:ins w:id="121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be the</w:t>
        </w:r>
      </w:ins>
      <w:ins w:id="124" w:author="PR Preview" w:date="2026-01-01T00:00:00Z">
        <w:r>
          <w:t xml:space="preserve"> </w:t>
        </w:r>
      </w:ins>
      <w:hyperlink r:id="rId298">
        <w:ins w:id="125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of</w:t>
        </w:r>
      </w:ins>
      <w:ins w:id="128" w:author="PR Preview" w:date="2026-01-01T00:00:00Z">
        <w:r>
          <w:t xml:space="preserve"> </w:t>
        </w:r>
      </w:ins>
      <m:oMath>
        <m:r>
          <m:t>x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from the mean of</w:t>
        </w:r>
      </w:ins>
      <w:ins w:id="131" w:author="PR Preview" w:date="2026-01-01T00:00:00Z">
        <w:r>
          <w:t xml:space="preserve"> </w:t>
        </w:r>
      </w:ins>
      <m:oMath>
        <m:r>
          <m:t>X</m:t>
        </m:r>
      </m:oMath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and let</w:t>
        </w:r>
      </w:ins>
      <w:ins w:id="135" w:author="PR Preview" w:date="2026-01-01T00:00:00Z">
        <w:r>
          <w:t xml:space="preserve"> </w:t>
        </w:r>
      </w:ins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be the</w:t>
        </w:r>
      </w:ins>
      <w:ins w:id="138" w:author="PR Preview" w:date="2026-01-01T00:00:00Z">
        <w:r>
          <w:t xml:space="preserve"> </w:t>
        </w:r>
      </w:ins>
      <w:hyperlink r:id="rId293">
        <w:ins w:id="139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of</w:t>
        </w:r>
      </w:ins>
      <w:ins w:id="142" w:author="PR Preview" w:date="2026-01-01T00:00:00Z">
        <w:r>
          <w:t xml:space="preserve"> </w:t>
        </w:r>
      </w:ins>
      <m:oMath>
        <m:r>
          <m:t>X</m:t>
        </m:r>
      </m:oMath>
      <w:ins w:id="143" w:author="PR Preview" w:date="2026-01-01T00:00:00Z">
        <w:r>
          <w:t xml:space="preserve">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Write the</w:t>
        </w:r>
      </w:ins>
      <w:ins w:id="146" w:author="PR Preview" w:date="2026-01-01T00:00:00Z">
        <w:r>
          <w:t xml:space="preserve"> </w:t>
        </w:r>
      </w:ins>
      <w:hyperlink w:anchor="def-score">
        <w:ins w:id="14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using</w:t>
        </w:r>
      </w:ins>
      <w:ins w:id="150" w:author="PR Preview" w:date="2026-01-01T00:00:00Z">
        <w:r>
          <w:t xml:space="preserve"> </w:t>
        </w:r>
      </w:ins>
      <m:oMath>
        <m:r>
          <m:t>δ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and</w:t>
        </w:r>
      </w:ins>
      <w:ins w:id="153" w:author="PR Preview" w:date="2026-01-01T00:00:00Z">
        <w:r>
          <w:t xml:space="preserve"> </w:t>
        </w:r>
      </w:ins>
      <m:oMath>
        <m:r>
          <m:t>τ</m:t>
        </m:r>
      </m:oMath>
      <w:ins w:id="154" w:author="PR Preview" w:date="2026-01-01T00:00:00Z">
        <w:r>
          <w:t xml:space="preserve">.</w:t>
        </w:r>
      </w:ins>
    </w:p>
    <w:bookmarkEnd w:id="299"/>
    <w:bookmarkStart w:id="300" w:name="sol-derive-bernoulli-score-deviation"/>
    <w:p>
      <w:pPr>
        <w:pStyle w:val="BodyText"/>
      </w:pPr>
      <w:ins w:id="155" w:author="PR Preview" w:date="2026-01-01T00:00:00Z">
        <w:r>
          <w:rPr>
            <w:i/>
            <w:iCs/>
          </w:rPr>
          <w:t xml:space="preserve">Solution 42</w:t>
        </w:r>
      </w:ins>
      <w:ins w:id="156" w:author="PR Preview" w:date="2026-01-01T00:00:00Z">
        <w:r>
          <w:t xml:space="preserve">. </w:t>
        </w:r>
      </w:ins>
      <w:ins w:id="157" w:author="PR Preview" w:date="2026-01-01T00:00:00Z">
        <w:r>
          <w:t xml:space="preserve">Starting from</w:t>
        </w:r>
      </w:ins>
      <w:ins w:id="158" w:author="PR Preview" w:date="2026-01-01T00:00:00Z">
        <w:r>
          <w:t xml:space="preserve"> </w:t>
        </w:r>
      </w:ins>
      <w:hyperlink w:anchor="sol-derive-bernoulli-score">
        <w:ins w:id="159" w:author="PR Preview" w:date="2026-01-01T00:00:00Z">
          <w:r>
            <w:rPr>
              <w:rStyle w:val="Hyperlink"/>
            </w:rPr>
            <w:t xml:space="preserve">Solution 41</w:t>
          </w:r>
        </w:ins>
      </w:hyperlink>
      <w:ins w:id="16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del w:id="161" w:author="PR Preview" w:date="2026-01-01T00:00:00Z">
        <w:r>
          <w:rPr>
            <w:i/>
            <w:iCs/>
          </w:rPr>
          <w:delText xml:space="preserve">Proof</w:delText>
        </w:r>
      </w:del>
      <w:del w:id="162" w:author="PR Preview" w:date="2026-01-01T00:00:00Z">
        <w:r>
          <w:delText xml:space="preserve">. </w:delText>
        </w:r>
      </w:del>
      <w:del w:id="163" w:author="PR Preview" w:date="2026-01-01T00:00:00Z">
        <w:r>
          <w:delText xml:space="preserve">This is the solution to</w:delText>
        </w:r>
      </w:del>
      <w:del w:id="164" w:author="PR Preview" w:date="2026-01-01T00:00:00Z">
        <w:r>
          <w:delText xml:space="preserve"> </w:delText>
        </w:r>
      </w:del>
      <w:hyperlink w:anchor="exr-derive-bernoulli-score">
        <w:del w:id="165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166" w:author="PR Preview" w:date="2026-01-01T00:00:00Z">
        <w:r>
          <w:delText xml:space="preserve">, worked in</w:delText>
        </w:r>
      </w:del>
      <w:del w:id="167" w:author="PR Preview" w:date="2026-01-01T00:00:00Z">
        <w:r>
          <w:delText xml:space="preserve"> </w:delText>
        </w:r>
      </w:del>
      <w:hyperlink w:anchor="sol-derive-bernoulli-score">
        <w:del w:id="168" w:author="PR Preview" w:date="2026-01-01T00:00:00Z">
          <w:r>
            <w:rPr>
              <w:rStyle w:val="Hyperlink"/>
            </w:rPr>
            <w:delText xml:space="preserve">Solution 41</w:delText>
          </w:r>
        </w:del>
      </w:hyperlink>
      <w:del w:id="169" w:author="PR Preview" w:date="2026-01-01T00:00:00Z">
        <w:r>
          <w:delText xml:space="preserve">.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It builds on</w:delText>
        </w:r>
      </w:del>
      <w:del w:id="172" w:author="PR Preview" w:date="2026-01-01T00:00:00Z">
        <w:r>
          <w:delText xml:space="preserve"> </w:delText>
        </w:r>
      </w:del>
      <w:hyperlink w:anchor="X6d4d05e0ca3b471fd744e6e442ea2ee92da6dc3">
        <w:del w:id="173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74" w:author="PR Preview" w:date="2026-01-01T00:00:00Z">
        <w:r>
          <w:delText xml:space="preserve">.</w:delText>
        </w:r>
      </w:del>
    </w:p>
    <w:p>
      <w:pPr>
        <w:pStyle w:val="FirstParagraph"/>
      </w:pPr>
      <w:ins w:id="175" w:author="PR Preview" w:date="2026-01-01T00:00:00Z">
        <w:r>
          <w:rPr>
            <w:i/>
            <w:iCs/>
          </w:rPr>
          <w:t xml:space="preserve">Proof</w:t>
        </w:r>
      </w:ins>
      <w:ins w:id="176" w:author="PR Preview" w:date="2026-01-01T00:00:00Z">
        <w:r>
          <w:t xml:space="preserve">. </w:t>
        </w:r>
      </w:ins>
      <w:ins w:id="177" w:author="PR Preview" w:date="2026-01-01T00:00:00Z">
        <w:r>
          <w:t xml:space="preserve">The</w:t>
        </w:r>
      </w:ins>
      <w:ins w:id="178" w:author="PR Preview" w:date="2026-01-01T00:00:00Z">
        <w:r>
          <w:t xml:space="preserve"> </w:t>
        </w:r>
      </w:ins>
      <w:hyperlink w:anchor="def-score">
        <w:ins w:id="179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as</w:t>
        </w:r>
      </w:ins>
      <w:ins w:id="1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is the solution to</w:t>
        </w:r>
      </w:ins>
      <w:ins w:id="185" w:author="PR Preview" w:date="2026-01-01T00:00:00Z">
        <w:r>
          <w:t xml:space="preserve"> </w:t>
        </w:r>
      </w:ins>
      <w:hyperlink w:anchor="exr-derive-bernoulli-score">
        <w:ins w:id="186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187" w:author="PR Preview" w:date="2026-01-01T00:00:00Z">
        <w:r>
          <w:t xml:space="preserve">, worked in</w:t>
        </w:r>
      </w:ins>
      <w:ins w:id="188" w:author="PR Preview" w:date="2026-01-01T00:00:00Z">
        <w:r>
          <w:t xml:space="preserve"> </w:t>
        </w:r>
      </w:ins>
      <w:hyperlink w:anchor="sol-derive-bernoulli-score">
        <w:ins w:id="189" w:author="PR Preview" w:date="2026-01-01T00:00:00Z">
          <w:r>
            <w:rPr>
              <w:rStyle w:val="Hyperlink"/>
            </w:rPr>
            <w:t xml:space="preserve">Solution 41</w:t>
          </w:r>
        </w:ins>
      </w:hyperlink>
      <w:ins w:id="190" w:author="PR Preview" w:date="2026-01-01T00:00:00Z">
        <w:r>
          <w:t xml:space="preserve">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Writing the score as</w:t>
        </w:r>
      </w:ins>
      <w:ins w:id="193" w:author="PR Preview" w:date="2026-01-01T00:00:00Z">
        <w:r>
          <w:t xml:space="preserve"> </w:t>
        </w:r>
      </w:ins>
      <m:oMath>
        <m:r>
          <m:t>τ</m:t>
        </m:r>
        <m:r>
          <m:t>δ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is the solution to</w:t>
        </w:r>
      </w:ins>
      <w:ins w:id="196" w:author="PR Preview" w:date="2026-01-01T00:00:00Z">
        <w:r>
          <w:t xml:space="preserve"> </w:t>
        </w:r>
      </w:ins>
      <w:hyperlink w:anchor="exr-derive-bernoulli-score-deviation">
        <w:ins w:id="197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worked in</w:t>
        </w:r>
      </w:ins>
      <w:ins w:id="201" w:author="PR Preview" w:date="2026-01-01T00:00:00Z">
        <w:r>
          <w:t xml:space="preserve"> </w:t>
        </w:r>
      </w:ins>
      <w:hyperlink w:anchor="sol-derive-bernoulli-score-deviation">
        <w:ins w:id="202" w:author="PR Preview" w:date="2026-01-01T00:00:00Z">
          <w:r>
            <w:rPr>
              <w:rStyle w:val="Hyperlink"/>
            </w:rPr>
            <w:t xml:space="preserve">Solution 42</w:t>
          </w:r>
        </w:ins>
      </w:hyperlink>
      <w:ins w:id="203" w:author="PR Preview" w:date="2026-01-01T00:00:00Z">
        <w:r>
          <w:t xml:space="preserve">.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That solution also gives the two equalities in between,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which use</w:t>
        </w:r>
      </w:ins>
      <w:ins w:id="20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and the definition of</w:t>
        </w:r>
      </w:ins>
      <w:ins w:id="211" w:author="PR Preview" w:date="2026-01-01T00:00:00Z">
        <w:r>
          <w:t xml:space="preserve"> </w:t>
        </w:r>
      </w:ins>
      <m:oMath>
        <m:r>
          <m:t>τ</m:t>
        </m:r>
      </m:oMath>
      <w:ins w:id="212" w:author="PR Preview" w:date="2026-01-01T00:00:00Z">
        <w:r>
          <w:t xml:space="preserve">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The proof builds on</w:t>
        </w:r>
      </w:ins>
      <w:ins w:id="215" w:author="PR Preview" w:date="2026-01-01T00:00:00Z">
        <w:r>
          <w:t xml:space="preserve"> </w:t>
        </w:r>
      </w:ins>
      <w:hyperlink w:anchor="X6d4d05e0ca3b471fd744e6e442ea2ee92da6dc3">
        <w:ins w:id="216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17" w:author="PR Preview" w:date="2026-01-01T00:00:00Z">
        <w:r>
          <w:t xml:space="preserve">.</w:t>
        </w:r>
      </w:ins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del w:id="218" w:author="PR Preview" w:date="2026-01-01T00:00:00Z">
        <w:r>
          <w:rPr>
            <w:b/>
            <w:bCs/>
          </w:rPr>
          <w:delText xml:space="preserve">Exercise 42 (Score contribution of one binary outcome)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In the setting of</w:delText>
        </w:r>
      </w:del>
      <w:del w:id="221" w:author="PR Preview" w:date="2026-01-01T00:00:00Z">
        <w:r>
          <w:delText xml:space="preserve"> </w:delText>
        </w:r>
      </w:del>
      <w:hyperlink w:anchor="exr-bernoulli-loglik-contribution">
        <w:del w:id="222" w:author="PR Preview" w:date="2026-01-01T00:00:00Z">
          <w:r>
            <w:rPr>
              <w:rStyle w:val="Hyperlink"/>
            </w:rPr>
            <w:delText xml:space="preserve">Exercise 38</w:delText>
          </w:r>
        </w:del>
      </w:hyperlink>
      <w:del w:id="223" w:author="PR Preview" w:date="2026-01-01T00:00:00Z">
        <w:r>
          <w:delText xml:space="preserve">, let:</w:delText>
        </w:r>
      </w:del>
    </w:p>
    <w:p>
      <w:pPr>
        <w:pStyle w:val="BodyText"/>
      </w:pPr>
      <w:ins w:id="224" w:author="PR Preview" w:date="2026-01-01T00:00:00Z">
        <w:r>
          <w:rPr>
            <w:b/>
            <w:bCs/>
          </w:rPr>
          <w:t xml:space="preserve">Exercise 43 (Score contribution of one binary outcome)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In the setting of</w:t>
        </w:r>
      </w:ins>
      <w:ins w:id="227" w:author="PR Preview" w:date="2026-01-01T00:00:00Z">
        <w:r>
          <w:t xml:space="preserve"> </w:t>
        </w:r>
      </w:ins>
      <w:hyperlink w:anchor="exr-bernoulli-loglik-contribution">
        <w:ins w:id="228" w:author="PR Preview" w:date="2026-01-01T00:00:00Z">
          <w:r>
            <w:rPr>
              <w:rStyle w:val="Hyperlink"/>
            </w:rPr>
            <w:t xml:space="preserve">Exercise 38</w:t>
          </w:r>
        </w:ins>
      </w:hyperlink>
      <w:ins w:id="229" w:author="PR Preview" w:date="2026-01-01T00:00:00Z">
        <w:r>
          <w:t xml:space="preserve">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derive the</w:t>
        </w:r>
      </w:ins>
      <w:ins w:id="232" w:author="PR Preview" w:date="2026-01-01T00:00:00Z">
        <w:r>
          <w:t xml:space="preserve"> </w:t>
        </w:r>
      </w:ins>
      <w:hyperlink w:anchor="def-score">
        <w:ins w:id="233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contribution</w:t>
        </w:r>
      </w:ins>
      <w:ins w:id="236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of</w:t>
        </w:r>
      </w:ins>
      <w:ins w:id="239" w:author="PR Preview" w:date="2026-01-01T00:00:00Z">
        <w:r>
          <w:t xml:space="preserve"> </w:t>
        </w:r>
      </w:ins>
      <w:hyperlink r:id="rId108">
        <w:ins w:id="240" w:author="PR Preview" w:date="2026-01-01T00:00:00Z">
          <w:r>
            <w:rPr>
              <w:rStyle w:val="Hyperlink"/>
            </w:rPr>
            <w:t xml:space="preserve">observation</w:t>
          </w:r>
        </w:ins>
      </w:hyperlink>
      <w:ins w:id="241" w:author="PR Preview" w:date="2026-01-01T00:00:00Z">
        <w:r>
          <w:t xml:space="preserve"> </w:t>
        </w:r>
      </w:ins>
      <m:oMath>
        <m:r>
          <m:t>i</m:t>
        </m:r>
      </m:oMath>
      <w:ins w:id="242" w:author="PR Preview" w:date="2026-01-01T00:00:00Z">
        <w:r>
          <w:t xml:space="preserve">.</w:t>
        </w:r>
      </w:ins>
    </w:p>
    <w:bookmarkEnd w:id="305"/>
    <w:bookmarkStart w:id="306" w:name="sol-bernoulli-score-contribution"/>
    <w:p>
      <w:pPr>
        <w:pStyle w:val="BodyText"/>
      </w:pPr>
      <w:ins w:id="243" w:author="PR Preview" w:date="2026-01-01T00:00:00Z">
        <w:r>
          <w:rPr>
            <w:i/>
            <w:iCs/>
          </w:rPr>
          <w:t xml:space="preserve">Solution 43</w:t>
        </w:r>
      </w:ins>
      <w:ins w:id="244" w:author="PR Preview" w:date="2026-01-01T00:00:00Z">
        <w:r>
          <w:t xml:space="preserve">. </w:t>
        </w:r>
      </w:ins>
      <w:ins w:id="245" w:author="PR Preview" w:date="2026-01-01T00:00:00Z">
        <w:r>
          <w:t xml:space="preserve">The</w:t>
        </w:r>
      </w:ins>
      <w:ins w:id="246" w:author="PR Preview" w:date="2026-01-01T00:00:00Z">
        <w:r>
          <w:t xml:space="preserve"> </w:t>
        </w:r>
      </w:ins>
      <w:hyperlink w:anchor="def-score">
        <w:ins w:id="24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contribution is the score of the single</w:t>
        </w:r>
      </w:ins>
      <w:ins w:id="250" w:author="PR Preview" w:date="2026-01-01T00:00:00Z">
        <w:r>
          <w:t xml:space="preserve"> </w:t>
        </w:r>
      </w:ins>
      <w:hyperlink r:id="rId108">
        <w:ins w:id="251" w:author="PR Preview" w:date="2026-01-01T00:00:00Z">
          <w:r>
            <w:rPr>
              <w:rStyle w:val="Hyperlink"/>
            </w:rPr>
            <w:t xml:space="preserve">observation</w:t>
          </w:r>
        </w:ins>
      </w:hyperlink>
      <w:ins w:id="25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so</w:t>
        </w:r>
      </w:ins>
      <w:ins w:id="256" w:author="PR Preview" w:date="2026-01-01T00:00:00Z">
        <w:r>
          <w:t xml:space="preserve"> </w:t>
        </w:r>
      </w:ins>
      <w:hyperlink w:anchor="thm-bernoulli-score">
        <w:ins w:id="257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with</w:t>
        </w:r>
      </w:ins>
      <w:ins w:id="26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ins w:id="263" w:author="PR Preview" w:date="2026-01-01T00:00:00Z">
        <w:r>
          <w:rPr>
            <w:b/>
            <w:bCs/>
          </w:rPr>
          <w:t xml:space="preserve">Exercise 44 (Score contribution in terms of deviation and precision)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In the setting of</w:t>
        </w:r>
      </w:ins>
      <w:ins w:id="266" w:author="PR Preview" w:date="2026-01-01T00:00:00Z">
        <w:r>
          <w:t xml:space="preserve"> </w:t>
        </w:r>
      </w:ins>
      <w:hyperlink w:anchor="exr-bernoulli-score-contribution">
        <w:ins w:id="267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268" w:author="PR Preview" w:date="2026-01-01T00:00:00Z">
        <w:r>
          <w:t xml:space="preserve">, let:</w:t>
        </w:r>
      </w:ins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del w:id="269" w:author="PR Preview" w:date="2026-01-01T00:00:00Z">
        <w:r>
          <w:delText xml:space="preserve">Derive the</w:delText>
        </w:r>
      </w:del>
      <w:del w:id="270" w:author="PR Preview" w:date="2026-01-01T00:00:00Z">
        <w:r>
          <w:delText xml:space="preserve"> </w:delText>
        </w:r>
      </w:del>
      <w:hyperlink w:anchor="def-score">
        <w:del w:id="271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contribution</w:delText>
        </w:r>
      </w:del>
      <w:del w:id="274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of observation</w:delText>
        </w:r>
      </w:del>
      <w:del w:id="277" w:author="PR Preview" w:date="2026-01-01T00:00:00Z">
        <w:r>
          <w:delText xml:space="preserve"> </w:delText>
        </w:r>
      </w:del>
      <m:oMath>
        <m:r>
          <m:t>i</m:t>
        </m:r>
      </m:oMath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and write it using</w:delText>
        </w:r>
      </w:del>
      <w:del w:id="281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and</w:delText>
        </w:r>
      </w:del>
      <w:del w:id="284" w:author="PR Preview" w:date="2026-01-01T00:00:00Z">
        <w:r>
          <w:delText xml:space="preserve"> </w:delText>
        </w:r>
      </w:del>
      <m:oMath>
        <m:r>
          <m:t>τ</m:t>
        </m:r>
      </m:oMath>
      <w:del w:id="285" w:author="PR Preview" w:date="2026-01-01T00:00:00Z">
        <w:r>
          <w:delText xml:space="preserve">.</w:delText>
        </w:r>
      </w:del>
    </w:p>
    <w:p>
      <w:pPr>
        <w:pStyle w:val="BodyText"/>
      </w:pPr>
      <w:del w:id="286" w:author="PR Preview" w:date="2026-01-01T00:00:00Z">
        <w:r>
          <w:rPr>
            <w:i/>
            <w:iCs/>
          </w:rPr>
          <w:delText xml:space="preserve">Solution 42</w:delText>
        </w:r>
      </w:del>
      <w:del w:id="287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88" w:author="PR Preview" w:date="2026-01-01T00:00:00Z">
        <w:r>
          <w:delText xml:space="preserve">The last step is</w:delText>
        </w:r>
      </w:del>
      <w:del w:id="289" w:author="PR Preview" w:date="2026-01-01T00:00:00Z">
        <w:r>
          <w:delText xml:space="preserve"> </w:delText>
        </w:r>
      </w:del>
      <w:hyperlink w:anchor="thm-bernoulli-score">
        <w:del w:id="290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for the observed value</w:delText>
        </w:r>
      </w:del>
      <w:del w:id="29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of</w:delText>
        </w:r>
      </w:del>
      <w:del w:id="29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97" w:author="PR Preview" w:date="2026-01-01T00:00:00Z">
        <w:r>
          <w:delText xml:space="preserve">,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whose</w:delText>
        </w:r>
      </w:del>
      <w:del w:id="300" w:author="PR Preview" w:date="2026-01-01T00:00:00Z">
        <w:r>
          <w:delText xml:space="preserve"> </w:delText>
        </w:r>
      </w:del>
      <w:hyperlink r:id="rId293">
        <w:del w:id="301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is</w:delText>
        </w:r>
      </w:del>
      <w:del w:id="304" w:author="PR Preview" w:date="2026-01-01T00:00:00Z">
        <w:r>
          <w:delText xml:space="preserve"> </w:delText>
        </w:r>
      </w:del>
      <m:oMath>
        <m:r>
          <m:t>τ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and whose</w:delText>
        </w:r>
      </w:del>
      <w:del w:id="307" w:author="PR Preview" w:date="2026-01-01T00:00:00Z">
        <w:r>
          <w:delText xml:space="preserve"> </w:delText>
        </w:r>
      </w:del>
      <w:hyperlink r:id="rId298">
        <w:del w:id="308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is</w:delText>
        </w:r>
      </w:del>
      <w:del w:id="311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</m:oMath>
      <w:del w:id="312" w:author="PR Preview" w:date="2026-01-01T00:00:00Z">
        <w:r>
          <w:delText xml:space="preserve">.</w:delText>
        </w:r>
      </w:del>
    </w:p>
    <w:p>
      <w:pPr>
        <w:pStyle w:val="FirstParagraph"/>
      </w:pPr>
      <w:ins w:id="313" w:author="PR Preview" w:date="2026-01-01T00:00:00Z">
        <w:r>
          <w:t xml:space="preserve">Write the</w:t>
        </w:r>
      </w:ins>
      <w:ins w:id="314" w:author="PR Preview" w:date="2026-01-01T00:00:00Z">
        <w:r>
          <w:t xml:space="preserve"> </w:t>
        </w:r>
      </w:ins>
      <w:hyperlink w:anchor="def-score">
        <w:ins w:id="315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contribution using</w:t>
        </w:r>
      </w:ins>
      <w:ins w:id="318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</w:t>
        </w:r>
      </w:ins>
      <w:ins w:id="321" w:author="PR Preview" w:date="2026-01-01T00:00:00Z">
        <w:r>
          <w:t xml:space="preserve"> </w:t>
        </w:r>
      </w:ins>
      <m:oMath>
        <m:r>
          <m:t>τ</m:t>
        </m:r>
      </m:oMath>
      <w:ins w:id="322" w:author="PR Preview" w:date="2026-01-01T00:00:00Z">
        <w:r>
          <w:t xml:space="preserve">.</w:t>
        </w:r>
      </w:ins>
    </w:p>
    <w:bookmarkEnd w:id="307"/>
    <w:bookmarkStart w:id="308" w:name="X75ef2ed4a340efc50bae424e60426e202a9e798"/>
    <w:p>
      <w:pPr>
        <w:pStyle w:val="BodyText"/>
      </w:pPr>
      <w:ins w:id="323" w:author="PR Preview" w:date="2026-01-01T00:00:00Z">
        <w:r>
          <w:rPr>
            <w:i/>
            <w:iCs/>
          </w:rPr>
          <w:t xml:space="preserve">Solution 44</w:t>
        </w:r>
      </w:ins>
      <w:ins w:id="324" w:author="PR Preview" w:date="2026-01-01T00:00:00Z">
        <w:r>
          <w:t xml:space="preserve">. </w:t>
        </w:r>
      </w:ins>
      <w:ins w:id="325" w:author="PR Preview" w:date="2026-01-01T00:00:00Z">
        <w:r>
          <w:t xml:space="preserve">Starting from</w:t>
        </w:r>
      </w:ins>
      <w:ins w:id="326" w:author="PR Preview" w:date="2026-01-01T00:00:00Z">
        <w:r>
          <w:t xml:space="preserve"> </w:t>
        </w:r>
      </w:ins>
      <w:hyperlink w:anchor="sol-bernoulli-score-contribution">
        <w:ins w:id="327" w:author="PR Preview" w:date="2026-01-01T00:00:00Z">
          <w:r>
            <w:rPr>
              <w:rStyle w:val="Hyperlink"/>
            </w:rPr>
            <w:t xml:space="preserve">Solution 43</w:t>
          </w:r>
        </w:ins>
      </w:hyperlink>
      <w:ins w:id="3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del w:id="329" w:author="PR Preview" w:date="2026-01-01T00:00:00Z">
        <w:r>
          <w:rPr>
            <w:i/>
            <w:iCs/>
          </w:rPr>
          <w:delText xml:space="preserve">Proof</w:delText>
        </w:r>
      </w:del>
      <w:del w:id="330" w:author="PR Preview" w:date="2026-01-01T00:00:00Z">
        <w:r>
          <w:delText xml:space="preserve">. </w:delText>
        </w:r>
      </w:del>
      <w:del w:id="331" w:author="PR Preview" w:date="2026-01-01T00:00:00Z">
        <w:r>
          <w:delText xml:space="preserve">This is the solution to</w:delText>
        </w:r>
      </w:del>
      <w:del w:id="332" w:author="PR Preview" w:date="2026-01-01T00:00:00Z">
        <w:r>
          <w:delText xml:space="preserve"> </w:delText>
        </w:r>
      </w:del>
      <w:hyperlink w:anchor="exr-bernoulli-score-contribution">
        <w:del w:id="333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334" w:author="PR Preview" w:date="2026-01-01T00:00:00Z">
        <w:r>
          <w:delText xml:space="preserve">, worked in</w:delText>
        </w:r>
      </w:del>
      <w:del w:id="335" w:author="PR Preview" w:date="2026-01-01T00:00:00Z">
        <w:r>
          <w:delText xml:space="preserve"> </w:delText>
        </w:r>
      </w:del>
      <w:hyperlink w:anchor="sol-bernoulli-score-contribution">
        <w:del w:id="336" w:author="PR Preview" w:date="2026-01-01T00:00:00Z">
          <w:r>
            <w:rPr>
              <w:rStyle w:val="Hyperlink"/>
            </w:rPr>
            <w:delText xml:space="preserve">Solution 42</w:delText>
          </w:r>
        </w:del>
      </w:hyperlink>
      <w:del w:id="337" w:author="PR Preview" w:date="2026-01-01T00:00:00Z">
        <w:r>
          <w:delText xml:space="preserve">.</w:delText>
        </w:r>
      </w:del>
    </w:p>
    <w:p>
      <w:pPr>
        <w:pStyle w:val="BodyText"/>
      </w:pPr>
      <w:ins w:id="338" w:author="PR Preview" w:date="2026-01-01T00:00:00Z">
        <w:r>
          <w:rPr>
            <w:i/>
            <w:iCs/>
          </w:rPr>
          <w:t xml:space="preserve">Proof</w:t>
        </w:r>
      </w:ins>
      <w:ins w:id="339" w:author="PR Preview" w:date="2026-01-01T00:00:00Z">
        <w:r>
          <w:t xml:space="preserve">. </w:t>
        </w:r>
      </w:ins>
      <w:ins w:id="340" w:author="PR Preview" w:date="2026-01-01T00:00:00Z">
        <w:r>
          <w:t xml:space="preserve">The form in terms of the observed value is the solution to</w:t>
        </w:r>
      </w:ins>
      <w:ins w:id="341" w:author="PR Preview" w:date="2026-01-01T00:00:00Z">
        <w:r>
          <w:t xml:space="preserve"> </w:t>
        </w:r>
      </w:ins>
      <w:hyperlink w:anchor="exr-bernoulli-score-contribution">
        <w:ins w:id="342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343" w:author="PR Preview" w:date="2026-01-01T00:00:00Z">
        <w:r>
          <w:t xml:space="preserve">, worked in</w:t>
        </w:r>
      </w:ins>
      <w:ins w:id="344" w:author="PR Preview" w:date="2026-01-01T00:00:00Z">
        <w:r>
          <w:t xml:space="preserve"> </w:t>
        </w:r>
      </w:ins>
      <w:hyperlink w:anchor="sol-bernoulli-score-contribution">
        <w:ins w:id="345" w:author="PR Preview" w:date="2026-01-01T00:00:00Z">
          <w:r>
            <w:rPr>
              <w:rStyle w:val="Hyperlink"/>
            </w:rPr>
            <w:t xml:space="preserve">Solution 43</w:t>
          </w:r>
        </w:ins>
      </w:hyperlink>
      <w:ins w:id="346" w:author="PR Preview" w:date="2026-01-01T00:00:00Z">
        <w:r>
          <w:t xml:space="preserve">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The form in terms of the</w:t>
        </w:r>
      </w:ins>
      <w:ins w:id="349" w:author="PR Preview" w:date="2026-01-01T00:00:00Z">
        <w:r>
          <w:t xml:space="preserve"> </w:t>
        </w:r>
      </w:ins>
      <w:hyperlink r:id="rId298">
        <w:ins w:id="350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is the solution to</w:t>
        </w:r>
      </w:ins>
      <w:ins w:id="353" w:author="PR Preview" w:date="2026-01-01T00:00:00Z">
        <w:r>
          <w:t xml:space="preserve"> </w:t>
        </w:r>
      </w:ins>
      <w:hyperlink w:anchor="X1247f7b205da98e1a566d88454fc7db6236a72d">
        <w:ins w:id="354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355" w:author="PR Preview" w:date="2026-01-01T00:00:00Z">
        <w:r>
          <w:t xml:space="preserve">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worked in</w:t>
        </w:r>
      </w:ins>
      <w:ins w:id="358" w:author="PR Preview" w:date="2026-01-01T00:00:00Z">
        <w:r>
          <w:t xml:space="preserve"> </w:t>
        </w:r>
      </w:ins>
      <w:hyperlink w:anchor="X75ef2ed4a340efc50bae424e60426e202a9e798">
        <w:ins w:id="359" w:author="PR Preview" w:date="2026-01-01T00:00:00Z">
          <w:r>
            <w:rPr>
              <w:rStyle w:val="Hyperlink"/>
            </w:rPr>
            <w:t xml:space="preserve">Solution 44</w:t>
          </w:r>
        </w:ins>
      </w:hyperlink>
      <w:ins w:id="360" w:author="PR Preview" w:date="2026-01-01T00:00:00Z">
        <w:r>
          <w:t xml:space="preserve">.</w:t>
        </w:r>
      </w:ins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del w:id="361" w:author="PR Preview" w:date="2026-01-01T00:00:00Z">
        <w:r>
          <w:rPr>
            <w:b/>
            <w:bCs/>
          </w:rPr>
          <w:delText xml:space="preserve">Exercise 43 (Sample mean of the deviations of a binary sample)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In the setting of</w:delText>
        </w:r>
      </w:del>
      <w:del w:id="364" w:author="PR Preview" w:date="2026-01-01T00:00:00Z">
        <w:r>
          <w:delText xml:space="preserve"> </w:delText>
        </w:r>
      </w:del>
      <w:hyperlink w:anchor="exr-bernoulli-score-contribution">
        <w:del w:id="365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366" w:author="PR Preview" w:date="2026-01-01T00:00:00Z">
        <w:r>
          <w:delText xml:space="preserve">, let:</w:delText>
        </w:r>
      </w:del>
    </w:p>
    <w:p>
      <w:pPr>
        <w:pStyle w:val="FirstParagraph"/>
      </w:pPr>
      <w:ins w:id="367" w:author="PR Preview" w:date="2026-01-01T00:00:00Z">
        <w:r>
          <w:rPr>
            <w:b/>
            <w:bCs/>
          </w:rPr>
          <w:t xml:space="preserve">Exercise 45 (Sample mean of the deviations of a binary sample)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In the setting of</w:t>
        </w:r>
      </w:ins>
      <w:ins w:id="370" w:author="PR Preview" w:date="2026-01-01T00:00:00Z">
        <w:r>
          <w:t xml:space="preserve"> </w:t>
        </w:r>
      </w:ins>
      <w:hyperlink w:anchor="exr-bernoulli-score-contribution">
        <w:ins w:id="371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372" w:author="PR Preview" w:date="2026-01-01T00:00:00Z">
        <w:r>
          <w:t xml:space="preserve">, let:</w:t>
        </w:r>
      </w:ins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del w:id="373" w:author="PR Preview" w:date="2026-01-01T00:00:00Z">
        <w:r>
          <w:rPr>
            <w:i/>
            <w:iCs/>
          </w:rPr>
          <w:delText xml:space="preserve">Solution 43</w:delText>
        </w:r>
      </w:del>
      <w:del w:id="374" w:author="PR Preview" w:date="2026-01-01T00:00:00Z">
        <w:r>
          <w:delText xml:space="preserve">. </w:delText>
        </w:r>
      </w:del>
    </w:p>
    <w:p>
      <w:pPr>
        <w:pStyle w:val="BodyText"/>
      </w:pPr>
      <w:ins w:id="375" w:author="PR Preview" w:date="2026-01-01T00:00:00Z">
        <w:r>
          <w:rPr>
            <w:i/>
            <w:iCs/>
          </w:rPr>
          <w:t xml:space="preserve">Solution 45</w:t>
        </w:r>
      </w:ins>
      <w:ins w:id="376" w:author="PR Preview" w:date="2026-01-01T00:00:00Z">
        <w:r>
          <w:t xml:space="preserve">. </w:t>
        </w:r>
      </w:ins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del w:id="377" w:author="PR Preview" w:date="2026-01-01T00:00:00Z">
        <w:r>
          <w:rPr>
            <w:b/>
            <w:bCs/>
          </w:rPr>
          <w:delText xml:space="preserve">Exercise 44 (Score function of a binary sample)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In the setting of</w:delText>
        </w:r>
      </w:del>
      <w:del w:id="380" w:author="PR Preview" w:date="2026-01-01T00:00:00Z">
        <w:r>
          <w:delText xml:space="preserve"> </w:delText>
        </w:r>
      </w:del>
      <w:hyperlink w:anchor="exr-bernoulli-sample-mean-deviation">
        <w:del w:id="381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382" w:author="PR Preview" w:date="2026-01-01T00:00:00Z">
        <w:r>
          <w:delText xml:space="preserve">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assemble the</w:delText>
        </w:r>
      </w:del>
      <w:del w:id="385" w:author="PR Preview" w:date="2026-01-01T00:00:00Z">
        <w:r>
          <w:delText xml:space="preserve"> </w:delText>
        </w:r>
      </w:del>
      <w:hyperlink w:anchor="def-score">
        <w:del w:id="386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38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of the whole</w:delText>
        </w:r>
      </w:del>
      <w:del w:id="390" w:author="PR Preview" w:date="2026-01-01T00:00:00Z">
        <w:r>
          <w:delText xml:space="preserve"> </w:delText>
        </w:r>
      </w:del>
      <w:hyperlink r:id="rId314">
        <w:del w:id="391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from the</w:delText>
        </w:r>
      </w:del>
      <w:del w:id="394" w:author="PR Preview" w:date="2026-01-01T00:00:00Z">
        <w:r>
          <w:delText xml:space="preserve"> </w:delText>
        </w:r>
      </w:del>
      <w:hyperlink w:anchor="def-score">
        <w:del w:id="395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contributions,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and write it using</w:delText>
        </w:r>
      </w:del>
      <w:del w:id="40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δ</m:t>
            </m:r>
          </m:e>
        </m:acc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and</w:delText>
        </w:r>
      </w:del>
      <w:del w:id="403" w:author="PR Preview" w:date="2026-01-01T00:00:00Z">
        <w:r>
          <w:delText xml:space="preserve"> </w:delText>
        </w:r>
      </w:del>
      <m:oMath>
        <m:r>
          <m:t>τ</m:t>
        </m:r>
      </m:oMath>
      <w:del w:id="404" w:author="PR Preview" w:date="2026-01-01T00:00:00Z">
        <w:r>
          <w:delText xml:space="preserve">.</w:delText>
        </w:r>
      </w:del>
    </w:p>
    <w:p>
      <w:pPr>
        <w:pStyle w:val="BodyText"/>
      </w:pPr>
      <w:del w:id="405" w:author="PR Preview" w:date="2026-01-01T00:00:00Z">
        <w:r>
          <w:rPr>
            <w:i/>
            <w:iCs/>
          </w:rPr>
          <w:delText xml:space="preserve">Solution 44</w:delText>
        </w:r>
      </w:del>
      <w:del w:id="406" w:author="PR Preview" w:date="2026-01-01T00:00:00Z">
        <w:r>
          <w:delText xml:space="preserve">. </w:delText>
        </w:r>
      </w:del>
    </w:p>
    <w:p>
      <w:pPr>
        <w:pStyle w:val="FirstParagraph"/>
      </w:pPr>
      <w:ins w:id="407" w:author="PR Preview" w:date="2026-01-01T00:00:00Z">
        <w:r>
          <w:rPr>
            <w:b/>
            <w:bCs/>
          </w:rPr>
          <w:t xml:space="preserve">Exercise 46 (Score function of a binary sample)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In the setting of</w:t>
        </w:r>
      </w:ins>
      <w:ins w:id="410" w:author="PR Preview" w:date="2026-01-01T00:00:00Z">
        <w:r>
          <w:t xml:space="preserve"> </w:t>
        </w:r>
      </w:ins>
      <w:hyperlink w:anchor="exr-bernoulli-sample-mean-deviation">
        <w:ins w:id="411" w:author="PR Preview" w:date="2026-01-01T00:00:00Z">
          <w:r>
            <w:rPr>
              <w:rStyle w:val="Hyperlink"/>
            </w:rPr>
            <w:t xml:space="preserve">Exercise 45</w:t>
          </w:r>
        </w:ins>
      </w:hyperlink>
      <w:ins w:id="412" w:author="PR Preview" w:date="2026-01-01T00:00:00Z">
        <w:r>
          <w:t xml:space="preserve">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assemble the</w:t>
        </w:r>
      </w:ins>
      <w:ins w:id="415" w:author="PR Preview" w:date="2026-01-01T00:00:00Z">
        <w:r>
          <w:t xml:space="preserve"> </w:t>
        </w:r>
      </w:ins>
      <w:hyperlink w:anchor="def-score">
        <w:ins w:id="416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41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of the whole</w:t>
        </w:r>
      </w:ins>
      <w:ins w:id="420" w:author="PR Preview" w:date="2026-01-01T00:00:00Z">
        <w:r>
          <w:t xml:space="preserve"> </w:t>
        </w:r>
      </w:ins>
      <w:hyperlink r:id="rId314">
        <w:ins w:id="421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from the</w:t>
        </w:r>
      </w:ins>
      <w:ins w:id="424" w:author="PR Preview" w:date="2026-01-01T00:00:00Z">
        <w:r>
          <w:t xml:space="preserve"> </w:t>
        </w:r>
      </w:ins>
      <w:hyperlink w:anchor="def-score">
        <w:ins w:id="425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contributions,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and write it using</w:t>
        </w:r>
      </w:ins>
      <w:ins w:id="43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δ</m:t>
            </m:r>
          </m:e>
        </m:acc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and</w:t>
        </w:r>
      </w:ins>
      <w:ins w:id="433" w:author="PR Preview" w:date="2026-01-01T00:00:00Z">
        <w:r>
          <w:t xml:space="preserve"> </w:t>
        </w:r>
      </w:ins>
      <m:oMath>
        <m:r>
          <m:t>τ</m:t>
        </m:r>
      </m:oMath>
      <w:ins w:id="434" w:author="PR Preview" w:date="2026-01-01T00:00:00Z">
        <w:r>
          <w:t xml:space="preserve">.</w:t>
        </w:r>
      </w:ins>
    </w:p>
    <w:bookmarkEnd w:id="315"/>
    <w:bookmarkStart w:id="316" w:name="sol-bernoulli-score-sum"/>
    <w:p>
      <w:pPr>
        <w:pStyle w:val="BodyText"/>
      </w:pPr>
      <w:ins w:id="435" w:author="PR Preview" w:date="2026-01-01T00:00:00Z">
        <w:r>
          <w:rPr>
            <w:i/>
            <w:iCs/>
          </w:rPr>
          <w:t xml:space="preserve">Solution 46</w:t>
        </w:r>
      </w:ins>
      <w:ins w:id="43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del w:id="437" w:author="PR Preview" w:date="2026-01-01T00:00:00Z">
        <w:r>
          <w:rPr>
            <w:i/>
            <w:iCs/>
          </w:rPr>
          <w:delText xml:space="preserve">Proof</w:delText>
        </w:r>
      </w:del>
      <w:del w:id="438" w:author="PR Preview" w:date="2026-01-01T00:00:00Z">
        <w:r>
          <w:delText xml:space="preserve">. </w:delText>
        </w:r>
      </w:del>
      <w:del w:id="439" w:author="PR Preview" w:date="2026-01-01T00:00:00Z">
        <w:r>
          <w:delText xml:space="preserve">The first equality is the solution to</w:delText>
        </w:r>
      </w:del>
      <w:del w:id="440" w:author="PR Preview" w:date="2026-01-01T00:00:00Z">
        <w:r>
          <w:delText xml:space="preserve"> </w:delText>
        </w:r>
      </w:del>
      <w:hyperlink w:anchor="exr-bernoulli-score-sum">
        <w:del w:id="441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442" w:author="PR Preview" w:date="2026-01-01T00:00:00Z">
        <w:r>
          <w:delText xml:space="preserve">, worked in</w:delText>
        </w:r>
      </w:del>
      <w:del w:id="443" w:author="PR Preview" w:date="2026-01-01T00:00:00Z">
        <w:r>
          <w:delText xml:space="preserve"> </w:delText>
        </w:r>
      </w:del>
      <w:hyperlink w:anchor="sol-bernoulli-score-sum">
        <w:del w:id="444" w:author="PR Preview" w:date="2026-01-01T00:00:00Z">
          <w:r>
            <w:rPr>
              <w:rStyle w:val="Hyperlink"/>
            </w:rPr>
            <w:delText xml:space="preserve">Solution 44</w:delText>
          </w:r>
        </w:del>
      </w:hyperlink>
      <w:del w:id="445" w:author="PR Preview" w:date="2026-01-01T00:00:00Z">
        <w:r>
          <w:delText xml:space="preserve">.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The second is the solution to</w:delText>
        </w:r>
      </w:del>
      <w:del w:id="448" w:author="PR Preview" w:date="2026-01-01T00:00:00Z">
        <w:r>
          <w:delText xml:space="preserve"> </w:delText>
        </w:r>
      </w:del>
      <w:hyperlink w:anchor="exr-bernoulli-sample-mean-deviation">
        <w:del w:id="449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450" w:author="PR Preview" w:date="2026-01-01T00:00:00Z">
        <w:r>
          <w:delText xml:space="preserve">, worked in</w:delText>
        </w:r>
      </w:del>
      <w:del w:id="451" w:author="PR Preview" w:date="2026-01-01T00:00:00Z">
        <w:r>
          <w:delText xml:space="preserve"> </w:delText>
        </w:r>
      </w:del>
      <w:hyperlink w:anchor="sol-bernoulli-sample-mean-deviation">
        <w:del w:id="452" w:author="PR Preview" w:date="2026-01-01T00:00:00Z">
          <w:r>
            <w:rPr>
              <w:rStyle w:val="Hyperlink"/>
            </w:rPr>
            <w:delText xml:space="preserve">Solution 43</w:delText>
          </w:r>
        </w:del>
      </w:hyperlink>
      <w:del w:id="453" w:author="PR Preview" w:date="2026-01-01T00:00:00Z">
        <w:r>
          <w:delText xml:space="preserve">.</w:delText>
        </w:r>
      </w:del>
    </w:p>
    <w:p>
      <w:pPr>
        <w:pStyle w:val="FirstParagraph"/>
      </w:pPr>
      <w:ins w:id="454" w:author="PR Preview" w:date="2026-01-01T00:00:00Z">
        <w:r>
          <w:rPr>
            <w:i/>
            <w:iCs/>
          </w:rPr>
          <w:t xml:space="preserve">Proof</w:t>
        </w:r>
      </w:ins>
      <w:ins w:id="455" w:author="PR Preview" w:date="2026-01-01T00:00:00Z">
        <w:r>
          <w:t xml:space="preserve">. </w:t>
        </w:r>
      </w:ins>
      <w:ins w:id="456" w:author="PR Preview" w:date="2026-01-01T00:00:00Z">
        <w:r>
          <w:t xml:space="preserve">The first equality is the solution to</w:t>
        </w:r>
      </w:ins>
      <w:ins w:id="457" w:author="PR Preview" w:date="2026-01-01T00:00:00Z">
        <w:r>
          <w:t xml:space="preserve"> </w:t>
        </w:r>
      </w:ins>
      <w:hyperlink w:anchor="exr-bernoulli-score-sum">
        <w:ins w:id="458" w:author="PR Preview" w:date="2026-01-01T00:00:00Z">
          <w:r>
            <w:rPr>
              <w:rStyle w:val="Hyperlink"/>
            </w:rPr>
            <w:t xml:space="preserve">Exercise 46</w:t>
          </w:r>
        </w:ins>
      </w:hyperlink>
      <w:ins w:id="459" w:author="PR Preview" w:date="2026-01-01T00:00:00Z">
        <w:r>
          <w:t xml:space="preserve">, worked in</w:t>
        </w:r>
      </w:ins>
      <w:ins w:id="460" w:author="PR Preview" w:date="2026-01-01T00:00:00Z">
        <w:r>
          <w:t xml:space="preserve"> </w:t>
        </w:r>
      </w:ins>
      <w:hyperlink w:anchor="sol-bernoulli-score-sum">
        <w:ins w:id="461" w:author="PR Preview" w:date="2026-01-01T00:00:00Z">
          <w:r>
            <w:rPr>
              <w:rStyle w:val="Hyperlink"/>
            </w:rPr>
            <w:t xml:space="preserve">Solution 46</w:t>
          </w:r>
        </w:ins>
      </w:hyperlink>
      <w:ins w:id="462" w:author="PR Preview" w:date="2026-01-01T00:00:00Z">
        <w:r>
          <w:t xml:space="preserve">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The second is the solution to</w:t>
        </w:r>
      </w:ins>
      <w:ins w:id="465" w:author="PR Preview" w:date="2026-01-01T00:00:00Z">
        <w:r>
          <w:t xml:space="preserve"> </w:t>
        </w:r>
      </w:ins>
      <w:hyperlink w:anchor="exr-bernoulli-sample-mean-deviation">
        <w:ins w:id="466" w:author="PR Preview" w:date="2026-01-01T00:00:00Z">
          <w:r>
            <w:rPr>
              <w:rStyle w:val="Hyperlink"/>
            </w:rPr>
            <w:t xml:space="preserve">Exercise 45</w:t>
          </w:r>
        </w:ins>
      </w:hyperlink>
      <w:ins w:id="467" w:author="PR Preview" w:date="2026-01-01T00:00:00Z">
        <w:r>
          <w:t xml:space="preserve">, worked in</w:t>
        </w:r>
      </w:ins>
      <w:ins w:id="468" w:author="PR Preview" w:date="2026-01-01T00:00:00Z">
        <w:r>
          <w:t xml:space="preserve"> </w:t>
        </w:r>
      </w:ins>
      <w:hyperlink w:anchor="sol-bernoulli-sample-mean-deviation">
        <w:ins w:id="469" w:author="PR Preview" w:date="2026-01-01T00:00:00Z">
          <w:r>
            <w:rPr>
              <w:rStyle w:val="Hyperlink"/>
            </w:rPr>
            <w:t xml:space="preserve">Solution 45</w:t>
          </w:r>
        </w:ins>
      </w:hyperlink>
      <w:ins w:id="470" w:author="PR Preview" w:date="2026-01-01T00:00:00Z">
        <w:r>
          <w:t xml:space="preserve">.</w:t>
        </w:r>
      </w:ins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del w:id="471" w:author="PR Preview" w:date="2026-01-01T00:00:00Z">
        <w:r>
          <w:rPr>
            <w:b/>
            <w:bCs/>
          </w:rPr>
          <w:delText xml:space="preserve">Exercise 45 (Solving the score equation of a binary sample)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In the setting of</w:delText>
        </w:r>
      </w:del>
      <w:del w:id="474" w:author="PR Preview" w:date="2026-01-01T00:00:00Z">
        <w:r>
          <w:delText xml:space="preserve"> </w:delText>
        </w:r>
      </w:del>
      <w:hyperlink w:anchor="exr-bernoulli-score-sum">
        <w:del w:id="475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476" w:author="PR Preview" w:date="2026-01-01T00:00:00Z">
        <w:r>
          <w:delText xml:space="preserve">, assume</w:delText>
        </w:r>
      </w:del>
      <w:del w:id="47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78" w:author="PR Preview" w:date="2026-01-01T00:00:00Z">
        <w:r>
          <w:delText xml:space="preserve">: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the</w:delText>
        </w:r>
      </w:del>
      <w:del w:id="481" w:author="PR Preview" w:date="2026-01-01T00:00:00Z">
        <w:r>
          <w:delText xml:space="preserve"> </w:delText>
        </w:r>
      </w:del>
      <w:hyperlink r:id="rId314">
        <w:del w:id="482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has at least one</w:delText>
        </w:r>
      </w:del>
      <w:del w:id="485" w:author="PR Preview" w:date="2026-01-01T00:00:00Z">
        <w:r>
          <w:delText xml:space="preserve"> </w:delText>
        </w:r>
      </w:del>
      <w:hyperlink r:id="rId295">
        <w:del w:id="486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and at least one non-event.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Solve the</w:delText>
        </w:r>
      </w:del>
      <w:del w:id="491" w:author="PR Preview" w:date="2026-01-01T00:00:00Z">
        <w:r>
          <w:delText xml:space="preserve"> </w:delText>
        </w:r>
      </w:del>
      <w:hyperlink w:anchor="def-score-equation">
        <w:del w:id="492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49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for</w:delText>
        </w:r>
      </w:del>
      <w:del w:id="49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97" w:author="PR Preview" w:date="2026-01-01T00:00:00Z">
        <w:r>
          <w:delText xml:space="preserve">.</w:delText>
        </w:r>
      </w:del>
    </w:p>
    <w:p>
      <w:pPr>
        <w:pStyle w:val="BodyText"/>
      </w:pPr>
      <w:del w:id="498" w:author="PR Preview" w:date="2026-01-01T00:00:00Z">
        <w:r>
          <w:rPr>
            <w:i/>
            <w:iCs/>
          </w:rPr>
          <w:delText xml:space="preserve">Solution 45</w:delText>
        </w:r>
      </w:del>
      <w:del w:id="499" w:author="PR Preview" w:date="2026-01-01T00:00:00Z">
        <w:r>
          <w:delText xml:space="preserve">. </w:delText>
        </w:r>
      </w:del>
      <w:del w:id="500" w:author="PR Preview" w:date="2026-01-01T00:00:00Z">
        <w:r>
          <w:delText xml:space="preserve">For</w:delText>
        </w:r>
      </w:del>
      <w:del w:id="501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02" w:author="PR Preview" w:date="2026-01-01T00:00:00Z">
        <w:r>
          <w:delText xml:space="preserve">,</w:delText>
        </w:r>
      </w:del>
      <w:del w:id="503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is finite and positive,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and</w:delText>
        </w:r>
      </w:del>
      <w:del w:id="50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0</m:t>
        </m:r>
      </m:oMath>
      <w:del w:id="510" w:author="PR Preview" w:date="2026-01-01T00:00:00Z">
        <w:r>
          <w:delText xml:space="preserve">, so</w:delText>
        </w:r>
      </w:del>
      <w:del w:id="511" w:author="PR Preview" w:date="2026-01-01T00:00:00Z">
        <w:r>
          <w:delText xml:space="preserve"> </w:delText>
        </w:r>
      </w:del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del w:id="512" w:author="PR Preview" w:date="2026-01-01T00:00:00Z">
        <w:r>
          <w:delText xml:space="preserve">.</w:delText>
        </w:r>
      </w:del>
    </w:p>
    <w:p>
      <w:pPr>
        <w:pStyle w:val="FirstParagraph"/>
      </w:pPr>
      <w:ins w:id="513" w:author="PR Preview" w:date="2026-01-01T00:00:00Z">
        <w:r>
          <w:rPr>
            <w:b/>
            <w:bCs/>
          </w:rPr>
          <w:t xml:space="preserve">Exercise 47 (Solving the score equation of a binary sample)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In the setting of</w:t>
        </w:r>
      </w:ins>
      <w:ins w:id="516" w:author="PR Preview" w:date="2026-01-01T00:00:00Z">
        <w:r>
          <w:t xml:space="preserve"> </w:t>
        </w:r>
      </w:ins>
      <w:hyperlink w:anchor="exr-bernoulli-score-sum">
        <w:ins w:id="517" w:author="PR Preview" w:date="2026-01-01T00:00:00Z">
          <w:r>
            <w:rPr>
              <w:rStyle w:val="Hyperlink"/>
            </w:rPr>
            <w:t xml:space="preserve">Exercise 46</w:t>
          </w:r>
        </w:ins>
      </w:hyperlink>
      <w:ins w:id="518" w:author="PR Preview" w:date="2026-01-01T00:00:00Z">
        <w:r>
          <w:t xml:space="preserve">, assume</w:t>
        </w:r>
      </w:ins>
      <w:ins w:id="51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20" w:author="PR Preview" w:date="2026-01-01T00:00:00Z">
        <w:r>
          <w:t xml:space="preserve">: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the</w:t>
        </w:r>
      </w:ins>
      <w:ins w:id="523" w:author="PR Preview" w:date="2026-01-01T00:00:00Z">
        <w:r>
          <w:t xml:space="preserve"> </w:t>
        </w:r>
      </w:ins>
      <w:hyperlink r:id="rId314">
        <w:ins w:id="524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has at least one</w:t>
        </w:r>
      </w:ins>
      <w:ins w:id="527" w:author="PR Preview" w:date="2026-01-01T00:00:00Z">
        <w:r>
          <w:t xml:space="preserve"> </w:t>
        </w:r>
      </w:ins>
      <w:hyperlink r:id="rId295">
        <w:ins w:id="528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and at least one non-event.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Solve the</w:t>
        </w:r>
      </w:ins>
      <w:ins w:id="533" w:author="PR Preview" w:date="2026-01-01T00:00:00Z">
        <w:r>
          <w:t xml:space="preserve"> </w:t>
        </w:r>
      </w:ins>
      <w:hyperlink w:anchor="def-score-equation">
        <w:ins w:id="534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53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for</w:t>
        </w:r>
      </w:ins>
      <w:ins w:id="53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39" w:author="PR Preview" w:date="2026-01-01T00:00:00Z">
        <w:r>
          <w:t xml:space="preserve">.</w:t>
        </w:r>
      </w:ins>
    </w:p>
    <w:bookmarkEnd w:id="319"/>
    <w:bookmarkStart w:id="320" w:name="sol-bernoulli-score-equation"/>
    <w:p>
      <w:pPr>
        <w:pStyle w:val="BodyText"/>
      </w:pPr>
      <w:ins w:id="540" w:author="PR Preview" w:date="2026-01-01T00:00:00Z">
        <w:r>
          <w:rPr>
            <w:i/>
            <w:iCs/>
          </w:rPr>
          <w:t xml:space="preserve">Solution 47</w:t>
        </w:r>
      </w:ins>
      <w:ins w:id="541" w:author="PR Preview" w:date="2026-01-01T00:00:00Z">
        <w:r>
          <w:t xml:space="preserve">. </w:t>
        </w:r>
      </w:ins>
      <w:ins w:id="542" w:author="PR Preview" w:date="2026-01-01T00:00:00Z">
        <w:r>
          <w:t xml:space="preserve">For</w:t>
        </w:r>
      </w:ins>
      <w:ins w:id="54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44" w:author="PR Preview" w:date="2026-01-01T00:00:00Z">
        <w:r>
          <w:t xml:space="preserve">,</w:t>
        </w:r>
      </w:ins>
      <w:ins w:id="545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is finite and positive,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and</w:t>
        </w:r>
      </w:ins>
      <w:ins w:id="5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552" w:author="PR Preview" w:date="2026-01-01T00:00:00Z">
        <w:r>
          <w:t xml:space="preserve">, so</w:t>
        </w:r>
      </w:ins>
      <w:ins w:id="553" w:author="PR Preview" w:date="2026-01-01T00:00:00Z">
        <w:r>
          <w:t xml:space="preserve"> </w:t>
        </w:r>
      </w:ins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ins w:id="554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del w:id="555" w:author="PR Preview" w:date="2026-01-01T00:00:00Z">
        <w:r>
          <w:rPr>
            <w:i/>
            <w:iCs/>
          </w:rPr>
          <w:delText xml:space="preserve">Proof</w:delText>
        </w:r>
      </w:del>
      <w:del w:id="556" w:author="PR Preview" w:date="2026-01-01T00:00:00Z">
        <w:r>
          <w:delText xml:space="preserve">. </w:delText>
        </w:r>
      </w:del>
      <w:del w:id="557" w:author="PR Preview" w:date="2026-01-01T00:00:00Z">
        <w:r>
          <w:delText xml:space="preserve">This is the solution to</w:delText>
        </w:r>
      </w:del>
      <w:del w:id="558" w:author="PR Preview" w:date="2026-01-01T00:00:00Z">
        <w:r>
          <w:delText xml:space="preserve"> </w:delText>
        </w:r>
      </w:del>
      <w:hyperlink w:anchor="exr-bernoulli-score-equation">
        <w:del w:id="559" w:author="PR Preview" w:date="2026-01-01T00:00:00Z">
          <w:r>
            <w:rPr>
              <w:rStyle w:val="Hyperlink"/>
            </w:rPr>
            <w:delText xml:space="preserve">Exercise 45</w:delText>
          </w:r>
        </w:del>
      </w:hyperlink>
      <w:del w:id="560" w:author="PR Preview" w:date="2026-01-01T00:00:00Z">
        <w:r>
          <w:delText xml:space="preserve">, worked in</w:delText>
        </w:r>
      </w:del>
      <w:del w:id="561" w:author="PR Preview" w:date="2026-01-01T00:00:00Z">
        <w:r>
          <w:delText xml:space="preserve"> </w:delText>
        </w:r>
      </w:del>
      <w:hyperlink w:anchor="sol-bernoulli-score-equation">
        <w:del w:id="562" w:author="PR Preview" w:date="2026-01-01T00:00:00Z">
          <w:r>
            <w:rPr>
              <w:rStyle w:val="Hyperlink"/>
            </w:rPr>
            <w:delText xml:space="preserve">Solution 45</w:delText>
          </w:r>
        </w:del>
      </w:hyperlink>
      <w:del w:id="563" w:author="PR Preview" w:date="2026-01-01T00:00:00Z">
        <w:r>
          <w:delText xml:space="preserve">.</w:delText>
        </w:r>
      </w:del>
    </w:p>
    <w:p>
      <w:pPr>
        <w:pStyle w:val="BodyText"/>
      </w:pPr>
      <w:ins w:id="564" w:author="PR Preview" w:date="2026-01-01T00:00:00Z">
        <w:r>
          <w:rPr>
            <w:i/>
            <w:iCs/>
          </w:rPr>
          <w:t xml:space="preserve">Proof</w:t>
        </w:r>
      </w:ins>
      <w:ins w:id="565" w:author="PR Preview" w:date="2026-01-01T00:00:00Z">
        <w:r>
          <w:t xml:space="preserve">. </w:t>
        </w:r>
      </w:ins>
      <w:ins w:id="566" w:author="PR Preview" w:date="2026-01-01T00:00:00Z">
        <w:r>
          <w:t xml:space="preserve">This is the solution to</w:t>
        </w:r>
      </w:ins>
      <w:ins w:id="567" w:author="PR Preview" w:date="2026-01-01T00:00:00Z">
        <w:r>
          <w:t xml:space="preserve"> </w:t>
        </w:r>
      </w:ins>
      <w:hyperlink w:anchor="exr-bernoulli-score-equation">
        <w:ins w:id="568" w:author="PR Preview" w:date="2026-01-01T00:00:00Z">
          <w:r>
            <w:rPr>
              <w:rStyle w:val="Hyperlink"/>
            </w:rPr>
            <w:t xml:space="preserve">Exercise 47</w:t>
          </w:r>
        </w:ins>
      </w:hyperlink>
      <w:ins w:id="569" w:author="PR Preview" w:date="2026-01-01T00:00:00Z">
        <w:r>
          <w:t xml:space="preserve">, worked in</w:t>
        </w:r>
      </w:ins>
      <w:ins w:id="570" w:author="PR Preview" w:date="2026-01-01T00:00:00Z">
        <w:r>
          <w:t xml:space="preserve"> </w:t>
        </w:r>
      </w:ins>
      <w:hyperlink w:anchor="sol-bernoulli-score-equation">
        <w:ins w:id="571" w:author="PR Preview" w:date="2026-01-01T00:00:00Z">
          <w:r>
            <w:rPr>
              <w:rStyle w:val="Hyperlink"/>
            </w:rPr>
            <w:t xml:space="preserve">Solution 47</w:t>
          </w:r>
        </w:ins>
      </w:hyperlink>
      <w:ins w:id="572" w:author="PR Preview" w:date="2026-01-01T00:00:00Z">
        <w:r>
          <w:t xml:space="preserve">.</w:t>
        </w:r>
      </w:ins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del w:id="573" w:author="PR Preview" w:date="2026-01-01T00:00:00Z">
        <w:r>
          <w:rPr>
            <w:b/>
            <w:bCs/>
          </w:rPr>
          <w:delText xml:space="preserve">Exercise 46 (Hessian contribution of one binary outcome)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In the setting of</w:delText>
        </w:r>
      </w:del>
      <w:del w:id="576" w:author="PR Preview" w:date="2026-01-01T00:00:00Z">
        <w:r>
          <w:delText xml:space="preserve"> </w:delText>
        </w:r>
      </w:del>
      <w:hyperlink w:anchor="exr-bernoulli-score-contribution">
        <w:del w:id="577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578" w:author="PR Preview" w:date="2026-01-01T00:00:00Z">
        <w:r>
          <w:delText xml:space="preserve">,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derive the</w:delText>
        </w:r>
      </w:del>
      <w:del w:id="581" w:author="PR Preview" w:date="2026-01-01T00:00:00Z">
        <w:r>
          <w:delText xml:space="preserve"> </w:delText>
        </w:r>
      </w:del>
      <w:hyperlink w:anchor="def-hessian">
        <w:del w:id="582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contribution</w:delText>
        </w:r>
      </w:del>
      <w:del w:id="585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of observation</w:delText>
        </w:r>
      </w:del>
      <w:del w:id="588" w:author="PR Preview" w:date="2026-01-01T00:00:00Z">
        <w:r>
          <w:delText xml:space="preserve"> </w:delText>
        </w:r>
      </w:del>
      <m:oMath>
        <m:r>
          <m:t>i</m:t>
        </m:r>
      </m:oMath>
      <w:del w:id="589" w:author="PR Preview" w:date="2026-01-01T00:00:00Z">
        <w:r>
          <w:delText xml:space="preserve">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Start from the</w:delText>
        </w:r>
      </w:del>
      <w:del w:id="592" w:author="PR Preview" w:date="2026-01-01T00:00:00Z">
        <w:r>
          <w:delText xml:space="preserve"> </w:delText>
        </w:r>
      </w:del>
      <w:hyperlink w:anchor="def-score">
        <w:del w:id="593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contribution written as a difference of two fractions,</w:delText>
        </w:r>
      </w:del>
      <w:del w:id="596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597" w:author="PR Preview" w:date="2026-01-01T00:00:00Z">
        <w:r>
          <w:delText xml:space="preserve">,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the form in</w:delText>
        </w:r>
      </w:del>
      <w:del w:id="600" w:author="PR Preview" w:date="2026-01-01T00:00:00Z">
        <w:r>
          <w:delText xml:space="preserve"> </w:delText>
        </w:r>
      </w:del>
      <w:hyperlink w:anchor="sol-derive-bernoulli-score">
        <w:del w:id="601" w:author="PR Preview" w:date="2026-01-01T00:00:00Z">
          <w:r>
            <w:rPr>
              <w:rStyle w:val="Hyperlink"/>
            </w:rPr>
            <w:delText xml:space="preserve">Solution 41</w:delText>
          </w:r>
        </w:del>
      </w:hyperlink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before its fractions are combined.</w:delText>
        </w:r>
      </w:del>
    </w:p>
    <w:p>
      <w:pPr>
        <w:pStyle w:val="BodyText"/>
      </w:pPr>
      <w:del w:id="604" w:author="PR Preview" w:date="2026-01-01T00:00:00Z">
        <w:r>
          <w:rPr>
            <w:i/>
            <w:iCs/>
          </w:rPr>
          <w:delText xml:space="preserve">Solution 46</w:delText>
        </w:r>
      </w:del>
      <w:del w:id="605" w:author="PR Preview" w:date="2026-01-01T00:00:00Z">
        <w:r>
          <w:delText xml:space="preserve">. </w:delText>
        </w:r>
      </w:del>
    </w:p>
    <w:p>
      <w:pPr>
        <w:pStyle w:val="FirstParagraph"/>
      </w:pPr>
      <w:ins w:id="606" w:author="PR Preview" w:date="2026-01-01T00:00:00Z">
        <w:r>
          <w:rPr>
            <w:b/>
            <w:bCs/>
          </w:rPr>
          <w:t xml:space="preserve">Exercise 48 (Hessian contribution of one binary outcome)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In the setting of</w:t>
        </w:r>
      </w:ins>
      <w:ins w:id="609" w:author="PR Preview" w:date="2026-01-01T00:00:00Z">
        <w:r>
          <w:t xml:space="preserve"> </w:t>
        </w:r>
      </w:ins>
      <w:hyperlink w:anchor="exr-bernoulli-score-contribution">
        <w:ins w:id="610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derive the</w:t>
        </w:r>
      </w:ins>
      <w:ins w:id="614" w:author="PR Preview" w:date="2026-01-01T00:00:00Z">
        <w:r>
          <w:t xml:space="preserve"> </w:t>
        </w:r>
      </w:ins>
      <w:hyperlink w:anchor="def-hessian">
        <w:ins w:id="615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contribution</w:t>
        </w:r>
      </w:ins>
      <w:ins w:id="618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of observation</w:t>
        </w:r>
      </w:ins>
      <w:ins w:id="621" w:author="PR Preview" w:date="2026-01-01T00:00:00Z">
        <w:r>
          <w:t xml:space="preserve"> </w:t>
        </w:r>
      </w:ins>
      <m:oMath>
        <m:r>
          <m:t>i</m:t>
        </m:r>
      </m:oMath>
      <w:ins w:id="622" w:author="PR Preview" w:date="2026-01-01T00:00:00Z">
        <w:r>
          <w:t xml:space="preserve">.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Start from the</w:t>
        </w:r>
      </w:ins>
      <w:ins w:id="625" w:author="PR Preview" w:date="2026-01-01T00:00:00Z">
        <w:r>
          <w:t xml:space="preserve"> </w:t>
        </w:r>
      </w:ins>
      <w:hyperlink w:anchor="def-score">
        <w:ins w:id="62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contribution written as a difference of two fractions,</w:t>
        </w:r>
      </w:ins>
      <w:ins w:id="629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630" w:author="PR Preview" w:date="2026-01-01T00:00:00Z">
        <w:r>
          <w:t xml:space="preserve">,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the form in</w:t>
        </w:r>
      </w:ins>
      <w:ins w:id="633" w:author="PR Preview" w:date="2026-01-01T00:00:00Z">
        <w:r>
          <w:t xml:space="preserve"> </w:t>
        </w:r>
      </w:ins>
      <w:hyperlink w:anchor="sol-derive-bernoulli-score">
        <w:ins w:id="634" w:author="PR Preview" w:date="2026-01-01T00:00:00Z">
          <w:r>
            <w:rPr>
              <w:rStyle w:val="Hyperlink"/>
            </w:rPr>
            <w:t xml:space="preserve">Solution 41</w:t>
          </w:r>
        </w:ins>
      </w:hyperlink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before its fractions are combined.</w:t>
        </w:r>
      </w:ins>
    </w:p>
    <w:bookmarkEnd w:id="324"/>
    <w:bookmarkStart w:id="325" w:name="sol-bernoulli-hessian-contribution"/>
    <w:p>
      <w:pPr>
        <w:pStyle w:val="BodyText"/>
      </w:pPr>
      <w:ins w:id="637" w:author="PR Preview" w:date="2026-01-01T00:00:00Z">
        <w:r>
          <w:rPr>
            <w:i/>
            <w:iCs/>
          </w:rPr>
          <w:t xml:space="preserve">Solution 48</w:t>
        </w:r>
      </w:ins>
      <w:ins w:id="63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del w:id="639" w:author="PR Preview" w:date="2026-01-01T00:00:00Z">
        <w:r>
          <w:rPr>
            <w:i/>
            <w:iCs/>
          </w:rPr>
          <w:delText xml:space="preserve">Proof</w:delText>
        </w:r>
      </w:del>
      <w:del w:id="640" w:author="PR Preview" w:date="2026-01-01T00:00:00Z">
        <w:r>
          <w:delText xml:space="preserve">. </w:delText>
        </w:r>
      </w:del>
      <w:del w:id="641" w:author="PR Preview" w:date="2026-01-01T00:00:00Z">
        <w:r>
          <w:delText xml:space="preserve">This is the solution to</w:delText>
        </w:r>
      </w:del>
      <w:del w:id="642" w:author="PR Preview" w:date="2026-01-01T00:00:00Z">
        <w:r>
          <w:delText xml:space="preserve"> </w:delText>
        </w:r>
      </w:del>
      <w:hyperlink w:anchor="exr-bernoulli-hessian-contribution">
        <w:del w:id="643" w:author="PR Preview" w:date="2026-01-01T00:00:00Z">
          <w:r>
            <w:rPr>
              <w:rStyle w:val="Hyperlink"/>
            </w:rPr>
            <w:delText xml:space="preserve">Exercise 46</w:delText>
          </w:r>
        </w:del>
      </w:hyperlink>
      <w:del w:id="644" w:author="PR Preview" w:date="2026-01-01T00:00:00Z">
        <w:r>
          <w:delText xml:space="preserve">, worked in</w:delText>
        </w:r>
      </w:del>
      <w:del w:id="645" w:author="PR Preview" w:date="2026-01-01T00:00:00Z">
        <w:r>
          <w:delText xml:space="preserve"> </w:delText>
        </w:r>
      </w:del>
      <w:hyperlink w:anchor="sol-bernoulli-hessian-contribution">
        <w:del w:id="646" w:author="PR Preview" w:date="2026-01-01T00:00:00Z">
          <w:r>
            <w:rPr>
              <w:rStyle w:val="Hyperlink"/>
            </w:rPr>
            <w:delText xml:space="preserve">Solution 46</w:delText>
          </w:r>
        </w:del>
      </w:hyperlink>
      <w:del w:id="647" w:author="PR Preview" w:date="2026-01-01T00:00:00Z">
        <w:r>
          <w:delText xml:space="preserve">.</w:delText>
        </w:r>
      </w:del>
    </w:p>
    <w:p>
      <w:pPr>
        <w:pStyle w:val="FirstParagraph"/>
      </w:pPr>
      <w:ins w:id="648" w:author="PR Preview" w:date="2026-01-01T00:00:00Z">
        <w:r>
          <w:rPr>
            <w:i/>
            <w:iCs/>
          </w:rPr>
          <w:t xml:space="preserve">Proof</w:t>
        </w:r>
      </w:ins>
      <w:ins w:id="649" w:author="PR Preview" w:date="2026-01-01T00:00:00Z">
        <w:r>
          <w:t xml:space="preserve">. </w:t>
        </w:r>
      </w:ins>
      <w:ins w:id="650" w:author="PR Preview" w:date="2026-01-01T00:00:00Z">
        <w:r>
          <w:t xml:space="preserve">This is the solution to</w:t>
        </w:r>
      </w:ins>
      <w:ins w:id="651" w:author="PR Preview" w:date="2026-01-01T00:00:00Z">
        <w:r>
          <w:t xml:space="preserve"> </w:t>
        </w:r>
      </w:ins>
      <w:hyperlink w:anchor="exr-bernoulli-hessian-contribution">
        <w:ins w:id="652" w:author="PR Preview" w:date="2026-01-01T00:00:00Z">
          <w:r>
            <w:rPr>
              <w:rStyle w:val="Hyperlink"/>
            </w:rPr>
            <w:t xml:space="preserve">Exercise 48</w:t>
          </w:r>
        </w:ins>
      </w:hyperlink>
      <w:ins w:id="653" w:author="PR Preview" w:date="2026-01-01T00:00:00Z">
        <w:r>
          <w:t xml:space="preserve">, worked in</w:t>
        </w:r>
      </w:ins>
      <w:ins w:id="654" w:author="PR Preview" w:date="2026-01-01T00:00:00Z">
        <w:r>
          <w:t xml:space="preserve"> </w:t>
        </w:r>
      </w:ins>
      <w:hyperlink w:anchor="sol-bernoulli-hessian-contribution">
        <w:ins w:id="655" w:author="PR Preview" w:date="2026-01-01T00:00:00Z">
          <w:r>
            <w:rPr>
              <w:rStyle w:val="Hyperlink"/>
            </w:rPr>
            <w:t xml:space="preserve">Solution 48</w:t>
          </w:r>
        </w:ins>
      </w:hyperlink>
      <w:ins w:id="656" w:author="PR Preview" w:date="2026-01-01T00:00:00Z">
        <w:r>
          <w:t xml:space="preserve">.</w:t>
        </w:r>
      </w:ins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del w:id="657" w:author="PR Preview" w:date="2026-01-01T00:00:00Z">
        <w:r>
          <w:rPr>
            <w:b/>
            <w:bCs/>
          </w:rPr>
          <w:delText xml:space="preserve">Exercise 47 (Hessian contribution of one binary outcome in terms of the precision and deviation)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In the setting of</w:delText>
        </w:r>
      </w:del>
      <w:del w:id="660" w:author="PR Preview" w:date="2026-01-01T00:00:00Z">
        <w:r>
          <w:delText xml:space="preserve"> </w:delText>
        </w:r>
      </w:del>
      <w:hyperlink w:anchor="exr-bernoulli-hessian-contribution">
        <w:del w:id="661" w:author="PR Preview" w:date="2026-01-01T00:00:00Z">
          <w:r>
            <w:rPr>
              <w:rStyle w:val="Hyperlink"/>
            </w:rPr>
            <w:delText xml:space="preserve">Exercise 46</w:delText>
          </w:r>
        </w:del>
      </w:hyperlink>
      <w:del w:id="662" w:author="PR Preview" w:date="2026-01-01T00:00:00Z">
        <w:r>
          <w:delText xml:space="preserve">,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derive the</w:delText>
        </w:r>
      </w:del>
      <w:del w:id="665" w:author="PR Preview" w:date="2026-01-01T00:00:00Z">
        <w:r>
          <w:delText xml:space="preserve"> </w:delText>
        </w:r>
      </w:del>
      <w:hyperlink w:anchor="def-hessian">
        <w:del w:id="666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contribution</w:delText>
        </w:r>
      </w:del>
      <w:del w:id="669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starting from the simplified</w:delText>
        </w:r>
      </w:del>
      <w:del w:id="672" w:author="PR Preview" w:date="2026-01-01T00:00:00Z">
        <w:r>
          <w:delText xml:space="preserve"> </w:delText>
        </w:r>
      </w:del>
      <w:hyperlink w:anchor="def-score">
        <w:del w:id="673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contribution</w:delText>
        </w:r>
      </w:del>
      <w:del w:id="676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in</w:delText>
        </w:r>
      </w:del>
      <w:del w:id="679" w:author="PR Preview" w:date="2026-01-01T00:00:00Z">
        <w:r>
          <w:delText xml:space="preserve"> </w:delText>
        </w:r>
      </w:del>
      <w:hyperlink w:anchor="thm-bernoulli-score-contribution">
        <w:del w:id="680" w:author="PR Preview" w:date="2026-01-01T00:00:00Z">
          <w:r>
            <w:rPr>
              <w:rStyle w:val="Hyperlink"/>
            </w:rPr>
            <w:delText xml:space="preserve">Theorem 21</w:delText>
          </w:r>
        </w:del>
      </w:hyperlink>
      <w:del w:id="681" w:author="PR Preview" w:date="2026-01-01T00:00:00Z">
        <w:r>
          <w:delText xml:space="preserve">,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with the</w:delText>
        </w:r>
      </w:del>
      <w:del w:id="684" w:author="PR Preview" w:date="2026-01-01T00:00:00Z">
        <w:r>
          <w:delText xml:space="preserve"> </w:delText>
        </w:r>
      </w:del>
      <w:hyperlink r:id="rId293">
        <w:del w:id="685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686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and the</w:delText>
        </w:r>
      </w:del>
      <w:del w:id="689" w:author="PR Preview" w:date="2026-01-01T00:00:00Z">
        <w:r>
          <w:delText xml:space="preserve"> </w:delText>
        </w:r>
      </w:del>
      <w:hyperlink r:id="rId298">
        <w:del w:id="690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691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del w:id="692" w:author="PR Preview" w:date="2026-01-01T00:00:00Z">
        <w:r>
          <w:delText xml:space="preserve">.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Both</w:delText>
        </w:r>
      </w:del>
      <w:del w:id="695" w:author="PR Preview" w:date="2026-01-01T00:00:00Z">
        <w:r>
          <w:delText xml:space="preserve"> </w:delText>
        </w:r>
      </w:del>
      <m:oMath>
        <m:r>
          <m:t>τ</m:t>
        </m:r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and</w:delText>
        </w:r>
      </w:del>
      <w:del w:id="698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depend on</w:delText>
        </w:r>
      </w:del>
      <w:del w:id="701" w:author="PR Preview" w:date="2026-01-01T00:00:00Z">
        <w:r>
          <w:delText xml:space="preserve"> </w:delText>
        </w:r>
      </w:del>
      <m:oMath>
        <m:r>
          <m:t>π</m:t>
        </m:r>
      </m:oMath>
      <w:del w:id="702" w:author="PR Preview" w:date="2026-01-01T00:00:00Z">
        <w:r>
          <w:delText xml:space="preserve">, while the observed value</w:delText>
        </w:r>
      </w:del>
      <w:del w:id="70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does not.</w:delText>
        </w:r>
      </w:del>
    </w:p>
    <w:p>
      <w:pPr>
        <w:pStyle w:val="BodyText"/>
      </w:pPr>
      <w:del w:id="706" w:author="PR Preview" w:date="2026-01-01T00:00:00Z">
        <w:r>
          <w:rPr>
            <w:i/>
            <w:iCs/>
          </w:rPr>
          <w:delText xml:space="preserve">Solution 47</w:delText>
        </w:r>
      </w:del>
      <w:del w:id="707" w:author="PR Preview" w:date="2026-01-01T00:00:00Z">
        <w:r>
          <w:delText xml:space="preserve">. </w:delText>
        </w:r>
      </w:del>
    </w:p>
    <w:p>
      <w:pPr>
        <w:pStyle w:val="BodyText"/>
      </w:pPr>
      <w:ins w:id="708" w:author="PR Preview" w:date="2026-01-01T00:00:00Z">
        <w:r>
          <w:rPr>
            <w:b/>
            <w:bCs/>
          </w:rPr>
          <w:t xml:space="preserve">Exercise 49 (Hessian contribution of one binary outcome in terms of the precision and deviation)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In the setting of</w:t>
        </w:r>
      </w:ins>
      <w:ins w:id="711" w:author="PR Preview" w:date="2026-01-01T00:00:00Z">
        <w:r>
          <w:t xml:space="preserve"> </w:t>
        </w:r>
      </w:ins>
      <w:hyperlink w:anchor="exr-bernoulli-hessian-contribution">
        <w:ins w:id="712" w:author="PR Preview" w:date="2026-01-01T00:00:00Z">
          <w:r>
            <w:rPr>
              <w:rStyle w:val="Hyperlink"/>
            </w:rPr>
            <w:t xml:space="preserve">Exercise 48</w:t>
          </w:r>
        </w:ins>
      </w:hyperlink>
      <w:ins w:id="713" w:author="PR Preview" w:date="2026-01-01T00:00:00Z">
        <w:r>
          <w:t xml:space="preserve">,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derive the</w:t>
        </w:r>
      </w:ins>
      <w:ins w:id="716" w:author="PR Preview" w:date="2026-01-01T00:00:00Z">
        <w:r>
          <w:t xml:space="preserve"> </w:t>
        </w:r>
      </w:ins>
      <w:hyperlink w:anchor="def-hessian">
        <w:ins w:id="71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contribution</w:t>
        </w:r>
      </w:ins>
      <w:ins w:id="720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starting from the simplified</w:t>
        </w:r>
      </w:ins>
      <w:ins w:id="723" w:author="PR Preview" w:date="2026-01-01T00:00:00Z">
        <w:r>
          <w:t xml:space="preserve"> </w:t>
        </w:r>
      </w:ins>
      <w:hyperlink w:anchor="def-score">
        <w:ins w:id="72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contribution</w:t>
        </w:r>
      </w:ins>
      <w:ins w:id="727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in</w:t>
        </w:r>
      </w:ins>
      <w:ins w:id="730" w:author="PR Preview" w:date="2026-01-01T00:00:00Z">
        <w:r>
          <w:t xml:space="preserve"> </w:t>
        </w:r>
      </w:ins>
      <w:hyperlink w:anchor="thm-bernoulli-score-contribution">
        <w:ins w:id="731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732" w:author="PR Preview" w:date="2026-01-01T00:00:00Z">
        <w:r>
          <w:t xml:space="preserve">,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with the</w:t>
        </w:r>
      </w:ins>
      <w:ins w:id="735" w:author="PR Preview" w:date="2026-01-01T00:00:00Z">
        <w:r>
          <w:t xml:space="preserve"> </w:t>
        </w:r>
      </w:ins>
      <w:hyperlink r:id="rId293">
        <w:ins w:id="736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737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and the</w:t>
        </w:r>
      </w:ins>
      <w:ins w:id="740" w:author="PR Preview" w:date="2026-01-01T00:00:00Z">
        <w:r>
          <w:t xml:space="preserve"> </w:t>
        </w:r>
      </w:ins>
      <w:hyperlink r:id="rId298">
        <w:ins w:id="741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742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743" w:author="PR Preview" w:date="2026-01-01T00:00:00Z">
        <w:r>
          <w:t xml:space="preserve">.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Both</w:t>
        </w:r>
      </w:ins>
      <w:ins w:id="746" w:author="PR Preview" w:date="2026-01-01T00:00:00Z">
        <w:r>
          <w:t xml:space="preserve"> </w:t>
        </w:r>
      </w:ins>
      <m:oMath>
        <m:r>
          <m:t>τ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and</w:t>
        </w:r>
      </w:ins>
      <w:ins w:id="749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depend on</w:t>
        </w:r>
      </w:ins>
      <w:ins w:id="752" w:author="PR Preview" w:date="2026-01-01T00:00:00Z">
        <w:r>
          <w:t xml:space="preserve"> </w:t>
        </w:r>
      </w:ins>
      <m:oMath>
        <m:r>
          <m:t>π</m:t>
        </m:r>
      </m:oMath>
      <w:ins w:id="753" w:author="PR Preview" w:date="2026-01-01T00:00:00Z">
        <w:r>
          <w:t xml:space="preserve">, while the observed value</w:t>
        </w:r>
      </w:ins>
      <w:ins w:id="7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does not.</w:t>
        </w:r>
      </w:ins>
    </w:p>
    <w:bookmarkEnd w:id="329"/>
    <w:bookmarkStart w:id="330" w:name="X118ca6f08cfa84ccfca2ff5adbe3e35389be024"/>
    <w:p>
      <w:pPr>
        <w:pStyle w:val="BodyText"/>
      </w:pPr>
      <w:ins w:id="757" w:author="PR Preview" w:date="2026-01-01T00:00:00Z">
        <w:r>
          <w:rPr>
            <w:i/>
            <w:iCs/>
          </w:rPr>
          <w:t xml:space="preserve">Solution 49</w:t>
        </w:r>
      </w:ins>
      <w:ins w:id="75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del w:id="759" w:author="PR Preview" w:date="2026-01-01T00:00:00Z">
        <w:r>
          <w:rPr>
            <w:i/>
            <w:iCs/>
          </w:rPr>
          <w:delText xml:space="preserve">Proof</w:delText>
        </w:r>
      </w:del>
      <w:del w:id="760" w:author="PR Preview" w:date="2026-01-01T00:00:00Z">
        <w:r>
          <w:delText xml:space="preserve">. </w:delText>
        </w:r>
      </w:del>
      <w:del w:id="761" w:author="PR Preview" w:date="2026-01-01T00:00:00Z">
        <w:r>
          <w:delText xml:space="preserve">This is the solution to</w:delText>
        </w:r>
      </w:del>
      <w:del w:id="762" w:author="PR Preview" w:date="2026-01-01T00:00:00Z">
        <w:r>
          <w:delText xml:space="preserve"> </w:delText>
        </w:r>
      </w:del>
      <w:hyperlink w:anchor="X62b4b2896bcdb95623773131c5c4760be812280">
        <w:del w:id="763" w:author="PR Preview" w:date="2026-01-01T00:00:00Z">
          <w:r>
            <w:rPr>
              <w:rStyle w:val="Hyperlink"/>
            </w:rPr>
            <w:delText xml:space="preserve">Exercise 47</w:delText>
          </w:r>
        </w:del>
      </w:hyperlink>
      <w:del w:id="764" w:author="PR Preview" w:date="2026-01-01T00:00:00Z">
        <w:r>
          <w:delText xml:space="preserve">, worked in</w:delText>
        </w:r>
      </w:del>
      <w:del w:id="765" w:author="PR Preview" w:date="2026-01-01T00:00:00Z">
        <w:r>
          <w:delText xml:space="preserve"> </w:delText>
        </w:r>
      </w:del>
      <w:hyperlink w:anchor="X118ca6f08cfa84ccfca2ff5adbe3e35389be024">
        <w:del w:id="766" w:author="PR Preview" w:date="2026-01-01T00:00:00Z">
          <w:r>
            <w:rPr>
              <w:rStyle w:val="Hyperlink"/>
            </w:rPr>
            <w:delText xml:space="preserve">Solution 47</w:delText>
          </w:r>
        </w:del>
      </w:hyperlink>
      <w:del w:id="767" w:author="PR Preview" w:date="2026-01-01T00:00:00Z">
        <w:r>
          <w:delText xml:space="preserve">.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It follows from</w:delText>
        </w:r>
      </w:del>
      <w:del w:id="770" w:author="PR Preview" w:date="2026-01-01T00:00:00Z">
        <w:r>
          <w:delText xml:space="preserve"> </w:delText>
        </w:r>
      </w:del>
      <w:hyperlink w:anchor="thm-bernoulli-hessian-contribution">
        <w:del w:id="771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772" w:author="PR Preview" w:date="2026-01-01T00:00:00Z">
        <w:r>
          <w:delText xml:space="preserve">.</w:delText>
        </w:r>
      </w:del>
    </w:p>
    <w:p>
      <w:pPr>
        <w:pStyle w:val="BodyText"/>
      </w:pPr>
      <w:del w:id="773" w:author="PR Preview" w:date="2026-01-01T00:00:00Z">
        <w:r>
          <w:rPr>
            <w:b/>
            <w:bCs/>
          </w:rPr>
          <w:delText xml:space="preserve">Exercise 48 (Hessian contribution of one binary outcome as a squared deviation)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In the setting of</w:delText>
        </w:r>
      </w:del>
      <w:del w:id="776" w:author="PR Preview" w:date="2026-01-01T00:00:00Z">
        <w:r>
          <w:delText xml:space="preserve"> </w:delText>
        </w:r>
      </w:del>
      <w:hyperlink w:anchor="X62b4b2896bcdb95623773131c5c4760be812280">
        <w:del w:id="777" w:author="PR Preview" w:date="2026-01-01T00:00:00Z">
          <w:r>
            <w:rPr>
              <w:rStyle w:val="Hyperlink"/>
            </w:rPr>
            <w:delText xml:space="preserve">Exercise 47</w:delText>
          </w:r>
        </w:del>
      </w:hyperlink>
      <w:del w:id="778" w:author="PR Preview" w:date="2026-01-01T00:00:00Z">
        <w:r>
          <w:delText xml:space="preserve">,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starting from the</w:delText>
        </w:r>
      </w:del>
      <w:del w:id="781" w:author="PR Preview" w:date="2026-01-01T00:00:00Z">
        <w:r>
          <w:delText xml:space="preserve"> </w:delText>
        </w:r>
      </w:del>
      <w:hyperlink w:anchor="def-hessian">
        <w:del w:id="782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contribution</w:delText>
        </w:r>
      </w:del>
      <w:del w:id="785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in</w:delText>
        </w:r>
      </w:del>
      <w:del w:id="788" w:author="PR Preview" w:date="2026-01-01T00:00:00Z">
        <w:r>
          <w:delText xml:space="preserve"> </w:delText>
        </w:r>
      </w:del>
      <w:hyperlink w:anchor="X843c05f3c487e1f14ee352a7d427442104f66bb">
        <w:del w:id="789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790" w:author="PR Preview" w:date="2026-01-01T00:00:00Z">
        <w:r>
          <w:delText xml:space="preserve">,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write</w:delText>
        </w:r>
      </w:del>
      <w:del w:id="793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with the</w:delText>
        </w:r>
      </w:del>
      <w:del w:id="796" w:author="PR Preview" w:date="2026-01-01T00:00:00Z">
        <w:r>
          <w:delText xml:space="preserve"> </w:delText>
        </w:r>
      </w:del>
      <w:hyperlink r:id="rId293">
        <w:del w:id="797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798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as a multiple of</w:delText>
        </w:r>
      </w:del>
      <w:del w:id="801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times the square of the</w:delText>
        </w:r>
      </w:del>
      <w:del w:id="804" w:author="PR Preview" w:date="2026-01-01T00:00:00Z">
        <w:r>
          <w:delText xml:space="preserve"> </w:delText>
        </w:r>
      </w:del>
      <w:hyperlink r:id="rId298">
        <w:del w:id="805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806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del w:id="807" w:author="PR Preview" w:date="2026-01-01T00:00:00Z">
        <w:r>
          <w:delText xml:space="preserve">.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Hint: because</w:delText>
        </w:r>
      </w:del>
      <w:del w:id="81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811" w:author="PR Preview" w:date="2026-01-01T00:00:00Z">
        <w:r>
          <w:delText xml:space="preserve">,</w:delText>
        </w:r>
      </w:del>
      <w:del w:id="812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del w:id="813" w:author="PR Preview" w:date="2026-01-01T00:00:00Z">
        <w:r>
          <w:delText xml:space="preserve">.</w:delText>
        </w:r>
      </w:del>
    </w:p>
    <w:p>
      <w:pPr>
        <w:pStyle w:val="BodyText"/>
      </w:pPr>
      <w:del w:id="814" w:author="PR Preview" w:date="2026-01-01T00:00:00Z">
        <w:r>
          <w:rPr>
            <w:i/>
            <w:iCs/>
          </w:rPr>
          <w:delText xml:space="preserve">Solution 48</w:delText>
        </w:r>
      </w:del>
      <w:del w:id="815" w:author="PR Preview" w:date="2026-01-01T00:00:00Z">
        <w:r>
          <w:delText xml:space="preserve">. </w:delText>
        </w:r>
      </w:del>
      <w:del w:id="816" w:author="PR Preview" w:date="2026-01-01T00:00:00Z">
        <w:r>
          <w:delText xml:space="preserve">Starting from</w:delText>
        </w:r>
      </w:del>
      <w:del w:id="817" w:author="PR Preview" w:date="2026-01-01T00:00:00Z">
        <w:r>
          <w:delText xml:space="preserve"> </w:delText>
        </w:r>
      </w:del>
      <w:hyperlink w:anchor="X843c05f3c487e1f14ee352a7d427442104f66bb">
        <w:del w:id="818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819" w:author="PR Preview" w:date="2026-01-01T00:00:00Z">
        <w:r>
          <w:delText xml:space="preserve">, factor out</w:delText>
        </w:r>
      </w:del>
      <w:del w:id="820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821" w:author="PR Preview" w:date="2026-01-01T00:00:00Z">
        <w:r>
          <w:delText xml:space="preserve">.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The reciprocal of the</w:delText>
        </w:r>
      </w:del>
      <w:del w:id="824" w:author="PR Preview" w:date="2026-01-01T00:00:00Z">
        <w:r>
          <w:delText xml:space="preserve"> </w:delText>
        </w:r>
      </w:del>
      <w:hyperlink r:id="rId293">
        <w:del w:id="825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is</w:delText>
        </w:r>
      </w:del>
      <w:del w:id="82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829" w:author="PR Preview" w:date="2026-01-01T00:00:00Z">
        <w:r>
          <w:delText xml:space="preserve">, so:</w:delText>
        </w:r>
      </w:del>
    </w:p>
    <w:p>
      <w:pPr>
        <w:pStyle w:val="FirstParagraph"/>
      </w:pPr>
      <w:ins w:id="830" w:author="PR Preview" w:date="2026-01-01T00:00:00Z">
        <w:r>
          <w:rPr>
            <w:i/>
            <w:iCs/>
          </w:rPr>
          <w:t xml:space="preserve">Proof</w:t>
        </w:r>
      </w:ins>
      <w:ins w:id="831" w:author="PR Preview" w:date="2026-01-01T00:00:00Z">
        <w:r>
          <w:t xml:space="preserve">. </w:t>
        </w:r>
      </w:ins>
      <w:ins w:id="832" w:author="PR Preview" w:date="2026-01-01T00:00:00Z">
        <w:r>
          <w:t xml:space="preserve">This is the solution to</w:t>
        </w:r>
      </w:ins>
      <w:ins w:id="833" w:author="PR Preview" w:date="2026-01-01T00:00:00Z">
        <w:r>
          <w:t xml:space="preserve"> </w:t>
        </w:r>
      </w:ins>
      <w:hyperlink w:anchor="X62b4b2896bcdb95623773131c5c4760be812280">
        <w:ins w:id="834" w:author="PR Preview" w:date="2026-01-01T00:00:00Z">
          <w:r>
            <w:rPr>
              <w:rStyle w:val="Hyperlink"/>
            </w:rPr>
            <w:t xml:space="preserve">Exercise 49</w:t>
          </w:r>
        </w:ins>
      </w:hyperlink>
      <w:ins w:id="835" w:author="PR Preview" w:date="2026-01-01T00:00:00Z">
        <w:r>
          <w:t xml:space="preserve">, worked in</w:t>
        </w:r>
      </w:ins>
      <w:ins w:id="836" w:author="PR Preview" w:date="2026-01-01T00:00:00Z">
        <w:r>
          <w:t xml:space="preserve"> </w:t>
        </w:r>
      </w:ins>
      <w:hyperlink w:anchor="X118ca6f08cfa84ccfca2ff5adbe3e35389be024">
        <w:ins w:id="837" w:author="PR Preview" w:date="2026-01-01T00:00:00Z">
          <w:r>
            <w:rPr>
              <w:rStyle w:val="Hyperlink"/>
            </w:rPr>
            <w:t xml:space="preserve">Solution 49</w:t>
          </w:r>
        </w:ins>
      </w:hyperlink>
      <w:ins w:id="838" w:author="PR Preview" w:date="2026-01-01T00:00:00Z">
        <w:r>
          <w:t xml:space="preserve">.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It follows from</w:t>
        </w:r>
      </w:ins>
      <w:ins w:id="841" w:author="PR Preview" w:date="2026-01-01T00:00:00Z">
        <w:r>
          <w:t xml:space="preserve"> </w:t>
        </w:r>
      </w:ins>
      <w:hyperlink w:anchor="thm-bernoulli-hessian-contribution">
        <w:ins w:id="842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843" w:author="PR Preview" w:date="2026-01-01T00:00:00Z">
        <w:r>
          <w:t xml:space="preserve">.</w:t>
        </w:r>
      </w:ins>
    </w:p>
    <w:bookmarkStart w:id="332" w:name="X8c8339af2ad425670c84e8179c3a59730e06db9"/>
    <w:p>
      <w:pPr>
        <w:pStyle w:val="BodyText"/>
      </w:pPr>
      <w:ins w:id="844" w:author="PR Preview" w:date="2026-01-01T00:00:00Z">
        <w:r>
          <w:rPr>
            <w:b/>
            <w:bCs/>
          </w:rPr>
          <w:t xml:space="preserve">Exercise 50 (Hessian contribution of one binary outcome as a squared deviation)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In the setting of</w:t>
        </w:r>
      </w:ins>
      <w:ins w:id="847" w:author="PR Preview" w:date="2026-01-01T00:00:00Z">
        <w:r>
          <w:t xml:space="preserve"> </w:t>
        </w:r>
      </w:ins>
      <w:hyperlink w:anchor="X62b4b2896bcdb95623773131c5c4760be812280">
        <w:ins w:id="848" w:author="PR Preview" w:date="2026-01-01T00:00:00Z">
          <w:r>
            <w:rPr>
              <w:rStyle w:val="Hyperlink"/>
            </w:rPr>
            <w:t xml:space="preserve">Exercise 49</w:t>
          </w:r>
        </w:ins>
      </w:hyperlink>
      <w:ins w:id="849" w:author="PR Preview" w:date="2026-01-01T00:00:00Z">
        <w:r>
          <w:t xml:space="preserve">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starting from the</w:t>
        </w:r>
      </w:ins>
      <w:ins w:id="852" w:author="PR Preview" w:date="2026-01-01T00:00:00Z">
        <w:r>
          <w:t xml:space="preserve"> </w:t>
        </w:r>
      </w:ins>
      <w:hyperlink w:anchor="def-hessian">
        <w:ins w:id="85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contribution</w:t>
        </w:r>
      </w:ins>
      <w:ins w:id="856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in</w:t>
        </w:r>
      </w:ins>
      <w:ins w:id="859" w:author="PR Preview" w:date="2026-01-01T00:00:00Z">
        <w:r>
          <w:t xml:space="preserve"> </w:t>
        </w:r>
      </w:ins>
      <w:hyperlink w:anchor="X843c05f3c487e1f14ee352a7d427442104f66bb">
        <w:ins w:id="860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861" w:author="PR Preview" w:date="2026-01-01T00:00:00Z">
        <w:r>
          <w:t xml:space="preserve">,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write</w:t>
        </w:r>
      </w:ins>
      <w:ins w:id="864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with the</w:t>
        </w:r>
      </w:ins>
      <w:ins w:id="867" w:author="PR Preview" w:date="2026-01-01T00:00:00Z">
        <w:r>
          <w:t xml:space="preserve"> </w:t>
        </w:r>
      </w:ins>
      <w:hyperlink r:id="rId293">
        <w:ins w:id="868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869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as a multiple of</w:t>
        </w:r>
      </w:ins>
      <w:ins w:id="872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times the square of the</w:t>
        </w:r>
      </w:ins>
      <w:ins w:id="875" w:author="PR Preview" w:date="2026-01-01T00:00:00Z">
        <w:r>
          <w:t xml:space="preserve"> </w:t>
        </w:r>
      </w:ins>
      <w:hyperlink r:id="rId298">
        <w:ins w:id="876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877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878" w:author="PR Preview" w:date="2026-01-01T00:00:00Z">
        <w:r>
          <w:t xml:space="preserve">.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Hint: because</w:t>
        </w:r>
      </w:ins>
      <w:ins w:id="88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882" w:author="PR Preview" w:date="2026-01-01T00:00:00Z">
        <w:r>
          <w:t xml:space="preserve">,</w:t>
        </w:r>
      </w:ins>
      <w:ins w:id="88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ins w:id="884" w:author="PR Preview" w:date="2026-01-01T00:00:00Z">
        <w:r>
          <w:t xml:space="preserve">.</w:t>
        </w:r>
      </w:ins>
    </w:p>
    <w:bookmarkEnd w:id="332"/>
    <w:bookmarkStart w:id="333" w:name="Xc7f390b0769be377b820923facf14192eed854f"/>
    <w:p>
      <w:pPr>
        <w:pStyle w:val="BodyText"/>
      </w:pPr>
      <w:ins w:id="885" w:author="PR Preview" w:date="2026-01-01T00:00:00Z">
        <w:r>
          <w:rPr>
            <w:i/>
            <w:iCs/>
          </w:rPr>
          <w:t xml:space="preserve">Solution 50</w:t>
        </w:r>
      </w:ins>
      <w:ins w:id="886" w:author="PR Preview" w:date="2026-01-01T00:00:00Z">
        <w:r>
          <w:t xml:space="preserve">. </w:t>
        </w:r>
      </w:ins>
      <w:ins w:id="887" w:author="PR Preview" w:date="2026-01-01T00:00:00Z">
        <w:r>
          <w:t xml:space="preserve">Starting from</w:t>
        </w:r>
      </w:ins>
      <w:ins w:id="888" w:author="PR Preview" w:date="2026-01-01T00:00:00Z">
        <w:r>
          <w:t xml:space="preserve"> </w:t>
        </w:r>
      </w:ins>
      <w:hyperlink w:anchor="X843c05f3c487e1f14ee352a7d427442104f66bb">
        <w:ins w:id="889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890" w:author="PR Preview" w:date="2026-01-01T00:00:00Z">
        <w:r>
          <w:t xml:space="preserve">, factor out</w:t>
        </w:r>
      </w:ins>
      <w:ins w:id="891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892" w:author="PR Preview" w:date="2026-01-01T00:00:00Z">
        <w:r>
          <w:t xml:space="preserve">.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The reciprocal of the</w:t>
        </w:r>
      </w:ins>
      <w:ins w:id="895" w:author="PR Preview" w:date="2026-01-01T00:00:00Z">
        <w:r>
          <w:t xml:space="preserve"> </w:t>
        </w:r>
      </w:ins>
      <w:hyperlink r:id="rId293">
        <w:ins w:id="896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is</w:t>
        </w:r>
      </w:ins>
      <w:ins w:id="89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900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del w:id="901" w:author="PR Preview" w:date="2026-01-01T00:00:00Z">
        <w:r>
          <w:rPr>
            <w:i/>
            <w:iCs/>
          </w:rPr>
          <w:delText xml:space="preserve">Proof</w:delText>
        </w:r>
      </w:del>
      <w:del w:id="902" w:author="PR Preview" w:date="2026-01-01T00:00:00Z">
        <w:r>
          <w:delText xml:space="preserve">. </w:delText>
        </w:r>
      </w:del>
      <w:del w:id="903" w:author="PR Preview" w:date="2026-01-01T00:00:00Z">
        <w:r>
          <w:delText xml:space="preserve">This is the solution to</w:delText>
        </w:r>
      </w:del>
      <w:del w:id="904" w:author="PR Preview" w:date="2026-01-01T00:00:00Z">
        <w:r>
          <w:delText xml:space="preserve"> </w:delText>
        </w:r>
      </w:del>
      <w:hyperlink w:anchor="X8c8339af2ad425670c84e8179c3a59730e06db9">
        <w:del w:id="905" w:author="PR Preview" w:date="2026-01-01T00:00:00Z">
          <w:r>
            <w:rPr>
              <w:rStyle w:val="Hyperlink"/>
            </w:rPr>
            <w:delText xml:space="preserve">Exercise 48</w:delText>
          </w:r>
        </w:del>
      </w:hyperlink>
      <w:del w:id="906" w:author="PR Preview" w:date="2026-01-01T00:00:00Z">
        <w:r>
          <w:delText xml:space="preserve">, worked in</w:delText>
        </w:r>
      </w:del>
      <w:del w:id="907" w:author="PR Preview" w:date="2026-01-01T00:00:00Z">
        <w:r>
          <w:delText xml:space="preserve"> </w:delText>
        </w:r>
      </w:del>
      <w:hyperlink w:anchor="Xc7f390b0769be377b820923facf14192eed854f">
        <w:del w:id="908" w:author="PR Preview" w:date="2026-01-01T00:00:00Z">
          <w:r>
            <w:rPr>
              <w:rStyle w:val="Hyperlink"/>
            </w:rPr>
            <w:delText xml:space="preserve">Solution 48</w:delText>
          </w:r>
        </w:del>
      </w:hyperlink>
      <w:del w:id="909" w:author="PR Preview" w:date="2026-01-01T00:00:00Z">
        <w:r>
          <w:delText xml:space="preserve">.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It follows from</w:delText>
        </w:r>
      </w:del>
      <w:del w:id="912" w:author="PR Preview" w:date="2026-01-01T00:00:00Z">
        <w:r>
          <w:delText xml:space="preserve"> </w:delText>
        </w:r>
      </w:del>
      <w:hyperlink w:anchor="X843c05f3c487e1f14ee352a7d427442104f66bb">
        <w:del w:id="913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914" w:author="PR Preview" w:date="2026-01-01T00:00:00Z">
        <w:r>
          <w:delText xml:space="preserve">.</w:delText>
        </w:r>
      </w:del>
    </w:p>
    <w:p>
      <w:pPr>
        <w:pStyle w:val="FirstParagraph"/>
      </w:pPr>
      <w:ins w:id="915" w:author="PR Preview" w:date="2026-01-01T00:00:00Z">
        <w:r>
          <w:rPr>
            <w:i/>
            <w:iCs/>
          </w:rPr>
          <w:t xml:space="preserve">Proof</w:t>
        </w:r>
      </w:ins>
      <w:ins w:id="916" w:author="PR Preview" w:date="2026-01-01T00:00:00Z">
        <w:r>
          <w:t xml:space="preserve">. </w:t>
        </w:r>
      </w:ins>
      <w:ins w:id="917" w:author="PR Preview" w:date="2026-01-01T00:00:00Z">
        <w:r>
          <w:t xml:space="preserve">This is the solution to</w:t>
        </w:r>
      </w:ins>
      <w:ins w:id="918" w:author="PR Preview" w:date="2026-01-01T00:00:00Z">
        <w:r>
          <w:t xml:space="preserve"> </w:t>
        </w:r>
      </w:ins>
      <w:hyperlink w:anchor="X8c8339af2ad425670c84e8179c3a59730e06db9">
        <w:ins w:id="919" w:author="PR Preview" w:date="2026-01-01T00:00:00Z">
          <w:r>
            <w:rPr>
              <w:rStyle w:val="Hyperlink"/>
            </w:rPr>
            <w:t xml:space="preserve">Exercise 50</w:t>
          </w:r>
        </w:ins>
      </w:hyperlink>
      <w:ins w:id="920" w:author="PR Preview" w:date="2026-01-01T00:00:00Z">
        <w:r>
          <w:t xml:space="preserve">, worked in</w:t>
        </w:r>
      </w:ins>
      <w:ins w:id="921" w:author="PR Preview" w:date="2026-01-01T00:00:00Z">
        <w:r>
          <w:t xml:space="preserve"> </w:t>
        </w:r>
      </w:ins>
      <w:hyperlink w:anchor="Xc7f390b0769be377b820923facf14192eed854f">
        <w:ins w:id="922" w:author="PR Preview" w:date="2026-01-01T00:00:00Z">
          <w:r>
            <w:rPr>
              <w:rStyle w:val="Hyperlink"/>
            </w:rPr>
            <w:t xml:space="preserve">Solution 50</w:t>
          </w:r>
        </w:ins>
      </w:hyperlink>
      <w:ins w:id="923" w:author="PR Preview" w:date="2026-01-01T00:00:00Z">
        <w:r>
          <w:t xml:space="preserve">.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It follows from</w:t>
        </w:r>
      </w:ins>
      <w:ins w:id="926" w:author="PR Preview" w:date="2026-01-01T00:00:00Z">
        <w:r>
          <w:t xml:space="preserve"> </w:t>
        </w:r>
      </w:ins>
      <w:hyperlink w:anchor="X843c05f3c487e1f14ee352a7d427442104f66bb">
        <w:ins w:id="927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928" w:author="PR Preview" w:date="2026-01-01T00:00:00Z">
        <w:r>
          <w:t xml:space="preserve">.</w:t>
        </w:r>
      </w:ins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del w:id="929" w:author="PR Preview" w:date="2026-01-01T00:00:00Z">
        <w:r>
          <w:rPr>
            <w:b/>
            <w:bCs/>
          </w:rPr>
          <w:delText xml:space="preserve">Exercise 49 (Hessian of a binary sample)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In the setting of</w:delText>
        </w:r>
      </w:del>
      <w:del w:id="932" w:author="PR Preview" w:date="2026-01-01T00:00:00Z">
        <w:r>
          <w:delText xml:space="preserve"> </w:delText>
        </w:r>
      </w:del>
      <w:hyperlink w:anchor="exr-bernoulli-score-sum">
        <w:del w:id="933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934" w:author="PR Preview" w:date="2026-01-01T00:00:00Z">
        <w:r>
          <w:delText xml:space="preserve">,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assemble the</w:delText>
        </w:r>
      </w:del>
      <w:del w:id="937" w:author="PR Preview" w:date="2026-01-01T00:00:00Z">
        <w:r>
          <w:delText xml:space="preserve"> </w:delText>
        </w:r>
      </w:del>
      <w:hyperlink w:anchor="def-hessian">
        <w:del w:id="93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93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of the whole</w:delText>
        </w:r>
      </w:del>
      <w:del w:id="942" w:author="PR Preview" w:date="2026-01-01T00:00:00Z">
        <w:r>
          <w:delText xml:space="preserve"> </w:delText>
        </w:r>
      </w:del>
      <w:hyperlink r:id="rId314">
        <w:del w:id="943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from the Hessian contributions.</w:delText>
        </w:r>
      </w:del>
    </w:p>
    <w:p>
      <w:pPr>
        <w:pStyle w:val="BodyText"/>
      </w:pPr>
      <w:del w:id="946" w:author="PR Preview" w:date="2026-01-01T00:00:00Z">
        <w:r>
          <w:rPr>
            <w:i/>
            <w:iCs/>
          </w:rPr>
          <w:delText xml:space="preserve">Solution 49</w:delText>
        </w:r>
      </w:del>
      <w:del w:id="947" w:author="PR Preview" w:date="2026-01-01T00:00:00Z">
        <w:r>
          <w:delText xml:space="preserve">. </w:delText>
        </w:r>
      </w:del>
    </w:p>
    <w:p>
      <w:pPr>
        <w:pStyle w:val="FirstParagraph"/>
      </w:pPr>
      <w:ins w:id="948" w:author="PR Preview" w:date="2026-01-01T00:00:00Z">
        <w:r>
          <w:rPr>
            <w:b/>
            <w:bCs/>
          </w:rPr>
          <w:t xml:space="preserve">Exercise 51 (Hessian of a binary sample)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In the setting of</w:t>
        </w:r>
      </w:ins>
      <w:ins w:id="951" w:author="PR Preview" w:date="2026-01-01T00:00:00Z">
        <w:r>
          <w:t xml:space="preserve"> </w:t>
        </w:r>
      </w:ins>
      <w:hyperlink w:anchor="exr-bernoulli-score-sum">
        <w:ins w:id="952" w:author="PR Preview" w:date="2026-01-01T00:00:00Z">
          <w:r>
            <w:rPr>
              <w:rStyle w:val="Hyperlink"/>
            </w:rPr>
            <w:t xml:space="preserve">Exercise 46</w:t>
          </w:r>
        </w:ins>
      </w:hyperlink>
      <w:ins w:id="953" w:author="PR Preview" w:date="2026-01-01T00:00:00Z">
        <w:r>
          <w:t xml:space="preserve">,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assemble the</w:t>
        </w:r>
      </w:ins>
      <w:ins w:id="956" w:author="PR Preview" w:date="2026-01-01T00:00:00Z">
        <w:r>
          <w:t xml:space="preserve"> </w:t>
        </w:r>
      </w:ins>
      <w:hyperlink w:anchor="def-hessian">
        <w:ins w:id="95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95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of the whole</w:t>
        </w:r>
      </w:ins>
      <w:ins w:id="961" w:author="PR Preview" w:date="2026-01-01T00:00:00Z">
        <w:r>
          <w:t xml:space="preserve"> </w:t>
        </w:r>
      </w:ins>
      <w:hyperlink r:id="rId314">
        <w:ins w:id="962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from the Hessian contributions.</w:t>
        </w:r>
      </w:ins>
    </w:p>
    <w:bookmarkEnd w:id="336"/>
    <w:bookmarkStart w:id="337" w:name="sol-bernoulli-hessian-sum"/>
    <w:p>
      <w:pPr>
        <w:pStyle w:val="BodyText"/>
      </w:pPr>
      <w:ins w:id="965" w:author="PR Preview" w:date="2026-01-01T00:00:00Z">
        <w:r>
          <w:rPr>
            <w:i/>
            <w:iCs/>
          </w:rPr>
          <w:t xml:space="preserve">Solution 51</w:t>
        </w:r>
      </w:ins>
      <w:ins w:id="966" w:author="PR Preview" w:date="2026-01-01T00:00:00Z">
        <w:r>
          <w:t xml:space="preserve">. </w:t>
        </w:r>
      </w:ins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del w:id="967" w:author="PR Preview" w:date="2026-01-01T00:00:00Z">
        <w:r>
          <w:rPr>
            <w:i/>
            <w:iCs/>
          </w:rPr>
          <w:delText xml:space="preserve">Proof</w:delText>
        </w:r>
      </w:del>
      <w:del w:id="968" w:author="PR Preview" w:date="2026-01-01T00:00:00Z">
        <w:r>
          <w:delText xml:space="preserve">. </w:delText>
        </w:r>
      </w:del>
      <w:del w:id="969" w:author="PR Preview" w:date="2026-01-01T00:00:00Z">
        <w:r>
          <w:delText xml:space="preserve">This is the solution to</w:delText>
        </w:r>
      </w:del>
      <w:del w:id="970" w:author="PR Preview" w:date="2026-01-01T00:00:00Z">
        <w:r>
          <w:delText xml:space="preserve"> </w:delText>
        </w:r>
      </w:del>
      <w:hyperlink w:anchor="exr-bernoulli-hessian-sum">
        <w:del w:id="971" w:author="PR Preview" w:date="2026-01-01T00:00:00Z">
          <w:r>
            <w:rPr>
              <w:rStyle w:val="Hyperlink"/>
            </w:rPr>
            <w:delText xml:space="preserve">Exercise 49</w:delText>
          </w:r>
        </w:del>
      </w:hyperlink>
      <w:del w:id="972" w:author="PR Preview" w:date="2026-01-01T00:00:00Z">
        <w:r>
          <w:delText xml:space="preserve">, worked in</w:delText>
        </w:r>
      </w:del>
      <w:del w:id="973" w:author="PR Preview" w:date="2026-01-01T00:00:00Z">
        <w:r>
          <w:delText xml:space="preserve"> </w:delText>
        </w:r>
      </w:del>
      <w:hyperlink w:anchor="sol-bernoulli-hessian-sum">
        <w:del w:id="974" w:author="PR Preview" w:date="2026-01-01T00:00:00Z">
          <w:r>
            <w:rPr>
              <w:rStyle w:val="Hyperlink"/>
            </w:rPr>
            <w:delText xml:space="preserve">Solution 49</w:delText>
          </w:r>
        </w:del>
      </w:hyperlink>
      <w:del w:id="975" w:author="PR Preview" w:date="2026-01-01T00:00:00Z">
        <w:r>
          <w:delText xml:space="preserve">.</w:delText>
        </w:r>
      </w:del>
    </w:p>
    <w:p>
      <w:pPr>
        <w:pStyle w:val="FirstParagraph"/>
      </w:pPr>
      <w:ins w:id="976" w:author="PR Preview" w:date="2026-01-01T00:00:00Z">
        <w:r>
          <w:rPr>
            <w:i/>
            <w:iCs/>
          </w:rPr>
          <w:t xml:space="preserve">Proof</w:t>
        </w:r>
      </w:ins>
      <w:ins w:id="977" w:author="PR Preview" w:date="2026-01-01T00:00:00Z">
        <w:r>
          <w:t xml:space="preserve">. </w:t>
        </w:r>
      </w:ins>
      <w:ins w:id="978" w:author="PR Preview" w:date="2026-01-01T00:00:00Z">
        <w:r>
          <w:t xml:space="preserve">This is the solution to</w:t>
        </w:r>
      </w:ins>
      <w:ins w:id="979" w:author="PR Preview" w:date="2026-01-01T00:00:00Z">
        <w:r>
          <w:t xml:space="preserve"> </w:t>
        </w:r>
      </w:ins>
      <w:hyperlink w:anchor="exr-bernoulli-hessian-sum">
        <w:ins w:id="980" w:author="PR Preview" w:date="2026-01-01T00:00:00Z">
          <w:r>
            <w:rPr>
              <w:rStyle w:val="Hyperlink"/>
            </w:rPr>
            <w:t xml:space="preserve">Exercise 51</w:t>
          </w:r>
        </w:ins>
      </w:hyperlink>
      <w:ins w:id="981" w:author="PR Preview" w:date="2026-01-01T00:00:00Z">
        <w:r>
          <w:t xml:space="preserve">, worked in</w:t>
        </w:r>
      </w:ins>
      <w:ins w:id="982" w:author="PR Preview" w:date="2026-01-01T00:00:00Z">
        <w:r>
          <w:t xml:space="preserve"> </w:t>
        </w:r>
      </w:ins>
      <w:hyperlink w:anchor="sol-bernoulli-hessian-sum">
        <w:ins w:id="983" w:author="PR Preview" w:date="2026-01-01T00:00:00Z">
          <w:r>
            <w:rPr>
              <w:rStyle w:val="Hyperlink"/>
            </w:rPr>
            <w:t xml:space="preserve">Solution 51</w:t>
          </w:r>
        </w:ins>
      </w:hyperlink>
      <w:ins w:id="984" w:author="PR Preview" w:date="2026-01-01T00:00:00Z">
        <w:r>
          <w:t xml:space="preserve">.</w:t>
        </w:r>
      </w:ins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del w:id="985" w:author="PR Preview" w:date="2026-01-01T00:00:00Z">
        <w:r>
          <w:rPr>
            <w:b/>
            <w:bCs/>
          </w:rPr>
          <w:delText xml:space="preserve">Exercise 50 (Negative definiteness of the Hessian of a binary sample)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In the setting of</w:delText>
        </w:r>
      </w:del>
      <w:del w:id="988" w:author="PR Preview" w:date="2026-01-01T00:00:00Z">
        <w:r>
          <w:delText xml:space="preserve"> </w:delText>
        </w:r>
      </w:del>
      <w:hyperlink w:anchor="exr-bernoulli-hessian-sum">
        <w:del w:id="989" w:author="PR Preview" w:date="2026-01-01T00:00:00Z">
          <w:r>
            <w:rPr>
              <w:rStyle w:val="Hyperlink"/>
            </w:rPr>
            <w:delText xml:space="preserve">Exercise 49</w:delText>
          </w:r>
        </w:del>
      </w:hyperlink>
      <w:del w:id="990" w:author="PR Preview" w:date="2026-01-01T00:00:00Z">
        <w:r>
          <w:delText xml:space="preserve">,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show that the</w:delText>
        </w:r>
      </w:del>
      <w:del w:id="993" w:author="PR Preview" w:date="2026-01-01T00:00:00Z">
        <w:r>
          <w:delText xml:space="preserve"> </w:delText>
        </w:r>
      </w:del>
      <w:hyperlink w:anchor="def-hessian">
        <w:del w:id="99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99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is negative definite for every</w:delText>
        </w:r>
      </w:del>
      <w:del w:id="99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99" w:author="PR Preview" w:date="2026-01-01T00:00:00Z">
        <w:r>
          <w:delText xml:space="preserve">.</w:delText>
        </w:r>
      </w:del>
      <w:del w:id="1000" w:author="PR Preview" w:date="2026-01-01T00:00:00Z">
        <w:r>
          <w:delText xml:space="preserve"> </w:delText>
        </w:r>
      </w:del>
    </w:p>
    <w:p>
      <w:pPr>
        <w:pStyle w:val="BodyText"/>
      </w:pPr>
      <w:del w:id="1001" w:author="PR Preview" w:date="2026-01-01T00:00:00Z">
        <w:r>
          <w:rPr>
            <w:i/>
            <w:iCs/>
          </w:rPr>
          <w:delText xml:space="preserve">Solution 50</w:delText>
        </w:r>
      </w:del>
      <w:del w:id="1002" w:author="PR Preview" w:date="2026-01-01T00:00:00Z">
        <w:r>
          <w:delText xml:space="preserve">. </w:delText>
        </w:r>
      </w:del>
      <w:del w:id="1003" w:author="PR Preview" w:date="2026-01-01T00:00:00Z">
        <w:r>
          <w:delText xml:space="preserve">A</w:delText>
        </w:r>
      </w:del>
      <w:del w:id="100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matrix is negative definite exactly when its only entry is negative,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so it is enough to show</w:delText>
        </w:r>
      </w:del>
      <w:del w:id="101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1011" w:author="PR Preview" w:date="2026-01-01T00:00:00Z">
        <w:r>
          <w:delText xml:space="preserve">.</w:delText>
        </w:r>
      </w:del>
    </w:p>
    <w:p>
      <w:pPr>
        <w:pStyle w:val="FirstParagraph"/>
      </w:pPr>
      <w:ins w:id="1012" w:author="PR Preview" w:date="2026-01-01T00:00:00Z">
        <w:r>
          <w:rPr>
            <w:b/>
            <w:bCs/>
          </w:rPr>
          <w:t xml:space="preserve">Exercise 52 (Negative definiteness of the Hessian of a binary sample)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In the setting of</w:t>
        </w:r>
      </w:ins>
      <w:ins w:id="1015" w:author="PR Preview" w:date="2026-01-01T00:00:00Z">
        <w:r>
          <w:t xml:space="preserve"> </w:t>
        </w:r>
      </w:ins>
      <w:hyperlink w:anchor="exr-bernoulli-hessian-sum">
        <w:ins w:id="1016" w:author="PR Preview" w:date="2026-01-01T00:00:00Z">
          <w:r>
            <w:rPr>
              <w:rStyle w:val="Hyperlink"/>
            </w:rPr>
            <w:t xml:space="preserve">Exercise 51</w:t>
          </w:r>
        </w:ins>
      </w:hyperlink>
      <w:ins w:id="1017" w:author="PR Preview" w:date="2026-01-01T00:00:00Z">
        <w:r>
          <w:t xml:space="preserve">,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show that the</w:t>
        </w:r>
      </w:ins>
      <w:ins w:id="1020" w:author="PR Preview" w:date="2026-01-01T00:00:00Z">
        <w:r>
          <w:t xml:space="preserve"> </w:t>
        </w:r>
      </w:ins>
      <w:hyperlink w:anchor="def-hessian">
        <w:ins w:id="102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02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is negative definite for every</w:t>
        </w:r>
      </w:ins>
      <w:ins w:id="102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26" w:author="PR Preview" w:date="2026-01-01T00:00:00Z">
        <w:r>
          <w:t xml:space="preserve">.</w:t>
        </w:r>
      </w:ins>
      <w:ins w:id="1027" w:author="PR Preview" w:date="2026-01-01T00:00:00Z">
        <w:r>
          <w:t xml:space="preserve"> </w:t>
        </w:r>
      </w:ins>
    </w:p>
    <w:bookmarkEnd w:id="340"/>
    <w:bookmarkStart w:id="341" w:name="sol-bernoulli-hessian-nd"/>
    <w:p>
      <w:pPr>
        <w:pStyle w:val="BodyText"/>
      </w:pPr>
      <w:ins w:id="1028" w:author="PR Preview" w:date="2026-01-01T00:00:00Z">
        <w:r>
          <w:rPr>
            <w:i/>
            <w:iCs/>
          </w:rPr>
          <w:t xml:space="preserve">Solution 52</w:t>
        </w:r>
      </w:ins>
      <w:ins w:id="1029" w:author="PR Preview" w:date="2026-01-01T00:00:00Z">
        <w:r>
          <w:t xml:space="preserve">. </w:t>
        </w:r>
      </w:ins>
      <w:ins w:id="1030" w:author="PR Preview" w:date="2026-01-01T00:00:00Z">
        <w:r>
          <w:t xml:space="preserve">A</w:t>
        </w:r>
      </w:ins>
      <w:ins w:id="103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matrix is negative definite exactly when its only entry is negative,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so it is enough to show</w:t>
        </w:r>
      </w:ins>
      <w:ins w:id="103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1038" w:author="PR Preview" w:date="2026-01-01T00:00:00Z">
        <w:r>
          <w:t xml:space="preserve">.</w:t>
        </w:r>
      </w:ins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del w:id="1039" w:author="PR Preview" w:date="2026-01-01T00:00:00Z">
        <w:r>
          <w:rPr>
            <w:i/>
            <w:iCs/>
          </w:rPr>
          <w:delText xml:space="preserve">Proof</w:delText>
        </w:r>
      </w:del>
      <w:del w:id="1040" w:author="PR Preview" w:date="2026-01-01T00:00:00Z">
        <w:r>
          <w:delText xml:space="preserve">. </w:delText>
        </w:r>
      </w:del>
      <w:del w:id="1041" w:author="PR Preview" w:date="2026-01-01T00:00:00Z">
        <w:r>
          <w:delText xml:space="preserve">This is the solution to</w:delText>
        </w:r>
      </w:del>
      <w:del w:id="1042" w:author="PR Preview" w:date="2026-01-01T00:00:00Z">
        <w:r>
          <w:delText xml:space="preserve"> </w:delText>
        </w:r>
      </w:del>
      <w:hyperlink w:anchor="exr-bernoulli-hessian-nd">
        <w:del w:id="1043" w:author="PR Preview" w:date="2026-01-01T00:00:00Z">
          <w:r>
            <w:rPr>
              <w:rStyle w:val="Hyperlink"/>
            </w:rPr>
            <w:delText xml:space="preserve">Exercise 50</w:delText>
          </w:r>
        </w:del>
      </w:hyperlink>
      <w:del w:id="1044" w:author="PR Preview" w:date="2026-01-01T00:00:00Z">
        <w:r>
          <w:delText xml:space="preserve">, worked in</w:delText>
        </w:r>
      </w:del>
      <w:del w:id="1045" w:author="PR Preview" w:date="2026-01-01T00:00:00Z">
        <w:r>
          <w:delText xml:space="preserve"> </w:delText>
        </w:r>
      </w:del>
      <w:hyperlink w:anchor="sol-bernoulli-hessian-nd">
        <w:del w:id="1046" w:author="PR Preview" w:date="2026-01-01T00:00:00Z">
          <w:r>
            <w:rPr>
              <w:rStyle w:val="Hyperlink"/>
            </w:rPr>
            <w:delText xml:space="preserve">Solution 50</w:delText>
          </w:r>
        </w:del>
      </w:hyperlink>
      <w:del w:id="1047" w:author="PR Preview" w:date="2026-01-01T00:00:00Z">
        <w:r>
          <w:delText xml:space="preserve">.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It builds on</w:delText>
        </w:r>
      </w:del>
      <w:del w:id="1050" w:author="PR Preview" w:date="2026-01-01T00:00:00Z">
        <w:r>
          <w:delText xml:space="preserve"> </w:delText>
        </w:r>
      </w:del>
      <w:hyperlink w:anchor="thm-bernoulli-hessian-sum">
        <w:del w:id="1051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1052" w:author="PR Preview" w:date="2026-01-01T00:00:00Z">
        <w:r>
          <w:delText xml:space="preserve">.</w:delText>
        </w:r>
      </w:del>
    </w:p>
    <w:p>
      <w:pPr>
        <w:pStyle w:val="BodyText"/>
      </w:pPr>
      <w:ins w:id="1053" w:author="PR Preview" w:date="2026-01-01T00:00:00Z">
        <w:r>
          <w:rPr>
            <w:i/>
            <w:iCs/>
          </w:rPr>
          <w:t xml:space="preserve">Proof</w:t>
        </w:r>
      </w:ins>
      <w:ins w:id="1054" w:author="PR Preview" w:date="2026-01-01T00:00:00Z">
        <w:r>
          <w:t xml:space="preserve">. </w:t>
        </w:r>
      </w:ins>
      <w:ins w:id="1055" w:author="PR Preview" w:date="2026-01-01T00:00:00Z">
        <w:r>
          <w:t xml:space="preserve">This is the solution to</w:t>
        </w:r>
      </w:ins>
      <w:ins w:id="1056" w:author="PR Preview" w:date="2026-01-01T00:00:00Z">
        <w:r>
          <w:t xml:space="preserve"> </w:t>
        </w:r>
      </w:ins>
      <w:hyperlink w:anchor="exr-bernoulli-hessian-nd">
        <w:ins w:id="1057" w:author="PR Preview" w:date="2026-01-01T00:00:00Z">
          <w:r>
            <w:rPr>
              <w:rStyle w:val="Hyperlink"/>
            </w:rPr>
            <w:t xml:space="preserve">Exercise 52</w:t>
          </w:r>
        </w:ins>
      </w:hyperlink>
      <w:ins w:id="1058" w:author="PR Preview" w:date="2026-01-01T00:00:00Z">
        <w:r>
          <w:t xml:space="preserve">, worked in</w:t>
        </w:r>
      </w:ins>
      <w:ins w:id="1059" w:author="PR Preview" w:date="2026-01-01T00:00:00Z">
        <w:r>
          <w:t xml:space="preserve"> </w:t>
        </w:r>
      </w:ins>
      <w:hyperlink w:anchor="sol-bernoulli-hessian-nd">
        <w:ins w:id="1060" w:author="PR Preview" w:date="2026-01-01T00:00:00Z">
          <w:r>
            <w:rPr>
              <w:rStyle w:val="Hyperlink"/>
            </w:rPr>
            <w:t xml:space="preserve">Solution 52</w:t>
          </w:r>
        </w:ins>
      </w:hyperlink>
      <w:ins w:id="1061" w:author="PR Preview" w:date="2026-01-01T00:00:00Z">
        <w:r>
          <w:t xml:space="preserve">.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It builds on</w:t>
        </w:r>
      </w:ins>
      <w:ins w:id="1064" w:author="PR Preview" w:date="2026-01-01T00:00:00Z">
        <w:r>
          <w:t xml:space="preserve"> </w:t>
        </w:r>
      </w:ins>
      <w:hyperlink w:anchor="thm-bernoulli-hessian-sum">
        <w:ins w:id="1065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1066" w:author="PR Preview" w:date="2026-01-01T00:00:00Z">
        <w:r>
          <w:t xml:space="preserve">.</w:t>
        </w:r>
      </w:ins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del w:id="1067" w:author="PR Preview" w:date="2026-01-01T00:00:00Z">
        <w:r>
          <w:rPr>
            <w:b/>
            <w:bCs/>
          </w:rPr>
          <w:delText xml:space="preserve">Exercise 51 (Maximum likelihood estimate of a binary sample)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In the setting of</w:delText>
        </w:r>
      </w:del>
      <w:del w:id="1070" w:author="PR Preview" w:date="2026-01-01T00:00:00Z">
        <w:r>
          <w:delText xml:space="preserve"> </w:delText>
        </w:r>
      </w:del>
      <w:hyperlink w:anchor="exr-bernoulli-score-equation">
        <w:del w:id="1071" w:author="PR Preview" w:date="2026-01-01T00:00:00Z">
          <w:r>
            <w:rPr>
              <w:rStyle w:val="Hyperlink"/>
            </w:rPr>
            <w:delText xml:space="preserve">Exercise 45</w:delText>
          </w:r>
        </w:del>
      </w:hyperlink>
      <w:del w:id="1072" w:author="PR Preview" w:date="2026-01-01T00:00:00Z">
        <w:r>
          <w:delText xml:space="preserve">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use</w:delText>
        </w:r>
      </w:del>
      <w:del w:id="1075" w:author="PR Preview" w:date="2026-01-01T00:00:00Z">
        <w:r>
          <w:delText xml:space="preserve"> </w:delText>
        </w:r>
      </w:del>
      <w:hyperlink w:anchor="thm-bernoulli-hessian-nd">
        <w:del w:id="1076" w:author="PR Preview" w:date="2026-01-01T00:00:00Z">
          <w:r>
            <w:rPr>
              <w:rStyle w:val="Hyperlink"/>
            </w:rPr>
            <w:delText xml:space="preserve">Theorem 26</w:delText>
          </w:r>
        </w:del>
      </w:hyperlink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to find the</w:delText>
        </w:r>
      </w:del>
      <w:del w:id="1079" w:author="PR Preview" w:date="2026-01-01T00:00:00Z">
        <w:r>
          <w:delText xml:space="preserve"> </w:delText>
        </w:r>
      </w:del>
      <w:hyperlink w:anchor="def-mle">
        <w:del w:id="1080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10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of</w:delText>
        </w:r>
      </w:del>
      <w:del w:id="1084" w:author="PR Preview" w:date="2026-01-01T00:00:00Z">
        <w:r>
          <w:delText xml:space="preserve"> </w:delText>
        </w:r>
      </w:del>
      <m:oMath>
        <m:r>
          <m:t>π</m:t>
        </m:r>
      </m:oMath>
      <w:del w:id="1085" w:author="PR Preview" w:date="2026-01-01T00:00:00Z">
        <w:r>
          <w:delText xml:space="preserve">.</w:delText>
        </w:r>
      </w:del>
    </w:p>
    <w:p>
      <w:pPr>
        <w:pStyle w:val="BodyText"/>
      </w:pPr>
      <w:del w:id="1086" w:author="PR Preview" w:date="2026-01-01T00:00:00Z">
        <w:r>
          <w:rPr>
            <w:i/>
            <w:iCs/>
          </w:rPr>
          <w:delText xml:space="preserve">Solution 51</w:delText>
        </w:r>
      </w:del>
      <w:del w:id="1087" w:author="PR Preview" w:date="2026-01-01T00:00:00Z">
        <w:r>
          <w:delText xml:space="preserve">. </w:delText>
        </w:r>
      </w:del>
      <w:del w:id="1088" w:author="PR Preview" w:date="2026-01-01T00:00:00Z">
        <w:r>
          <w:delText xml:space="preserve">By</w:delText>
        </w:r>
      </w:del>
      <w:del w:id="1089" w:author="PR Preview" w:date="2026-01-01T00:00:00Z">
        <w:r>
          <w:delText xml:space="preserve"> </w:delText>
        </w:r>
      </w:del>
      <w:hyperlink w:anchor="thm-bernoulli-hessian-nd">
        <w:del w:id="1090" w:author="PR Preview" w:date="2026-01-01T00:00:00Z">
          <w:r>
            <w:rPr>
              <w:rStyle w:val="Hyperlink"/>
            </w:rPr>
            <w:delText xml:space="preserve">Theorem 26</w:delText>
          </w:r>
        </w:del>
      </w:hyperlink>
      <w:del w:id="1091" w:author="PR Preview" w:date="2026-01-01T00:00:00Z">
        <w:r>
          <w:delText xml:space="preserve">,</w:delText>
        </w:r>
      </w:del>
      <w:del w:id="1092" w:author="PR Preview" w:date="2026-01-01T00:00:00Z">
        <w:r>
          <w:delText xml:space="preserve"> </w:delText>
        </w:r>
      </w:del>
      <m:oMath>
        <m:r>
          <m:t>ℓ</m:t>
        </m:r>
      </m:oMath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is strictly concave on</w:delText>
        </w:r>
      </w:del>
      <w:del w:id="10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96" w:author="PR Preview" w:date="2026-01-01T00:00:00Z">
        <w:r>
          <w:delText xml:space="preserve">.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 strictly concave</w:delText>
        </w:r>
      </w:del>
      <w:del w:id="1099" w:author="PR Preview" w:date="2026-01-01T00:00:00Z">
        <w:r>
          <w:delText xml:space="preserve"> </w:delText>
        </w:r>
      </w:del>
      <w:hyperlink r:id="rId106">
        <w:del w:id="110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that has a</w:delText>
        </w:r>
      </w:del>
      <w:del w:id="1103" w:author="PR Preview" w:date="2026-01-01T00:00:00Z">
        <w:r>
          <w:delText xml:space="preserve"> </w:delText>
        </w:r>
      </w:del>
      <w:hyperlink w:anchor="def-critical-point">
        <w:del w:id="1104" w:author="PR Preview" w:date="2026-01-01T00:00:00Z">
          <w:r>
            <w:rPr>
              <w:rStyle w:val="Hyperlink"/>
            </w:rPr>
            <w:delText xml:space="preserve">critical point</w:delText>
          </w:r>
        </w:del>
      </w:hyperlink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 maximized there, and nowhere else.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With</w:delText>
        </w:r>
      </w:del>
      <w:del w:id="110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10" w:author="PR Preview" w:date="2026-01-01T00:00:00Z">
        <w:r>
          <w:delText xml:space="preserve">,</w:delText>
        </w:r>
      </w:del>
      <w:del w:id="1111" w:author="PR Preview" w:date="2026-01-01T00:00:00Z">
        <w:r>
          <w:delText xml:space="preserve"> </w:delText>
        </w:r>
      </w:del>
      <w:hyperlink w:anchor="thm-bernoulli-score-equation">
        <w:del w:id="1112" w:author="PR Preview" w:date="2026-01-01T00:00:00Z">
          <w:r>
            <w:rPr>
              <w:rStyle w:val="Hyperlink"/>
            </w:rPr>
            <w:delText xml:space="preserve">Theorem 23</w:delText>
          </w:r>
        </w:del>
      </w:hyperlink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says the only critical point of</w:delText>
        </w:r>
      </w:del>
      <w:del w:id="1115" w:author="PR Preview" w:date="2026-01-01T00:00:00Z">
        <w:r>
          <w:delText xml:space="preserve"> </w:delText>
        </w:r>
      </w:del>
      <m:oMath>
        <m:r>
          <m:t>ℓ</m:t>
        </m:r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in</w:delText>
        </w:r>
      </w:del>
      <w:del w:id="11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is</w:delText>
        </w:r>
      </w:del>
      <w:del w:id="112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1122" w:author="PR Preview" w:date="2026-01-01T00:00:00Z">
        <w:r>
          <w:delText xml:space="preserve">.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So</w:delText>
        </w:r>
      </w:del>
      <w:del w:id="1125" w:author="PR Preview" w:date="2026-01-01T00:00:00Z">
        <w:r>
          <w:delText xml:space="preserve"> </w:delText>
        </w:r>
      </w:del>
      <m:oMath>
        <m:r>
          <m:t>ℓ</m:t>
        </m:r>
      </m:oMath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is maximized at</w:delText>
        </w:r>
      </w:del>
      <w:del w:id="112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del w:id="1129" w:author="PR Preview" w:date="2026-01-01T00:00:00Z">
        <w:r>
          <w:delText xml:space="preserve">.</w:delText>
        </w:r>
      </w:del>
    </w:p>
    <w:p>
      <w:pPr>
        <w:pStyle w:val="FirstParagraph"/>
      </w:pPr>
      <w:ins w:id="1130" w:author="PR Preview" w:date="2026-01-01T00:00:00Z">
        <w:r>
          <w:rPr>
            <w:b/>
            <w:bCs/>
          </w:rPr>
          <w:t xml:space="preserve">Exercise 53 (Maximum likelihood estimate of a binary sample)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In the setting of</w:t>
        </w:r>
      </w:ins>
      <w:ins w:id="1133" w:author="PR Preview" w:date="2026-01-01T00:00:00Z">
        <w:r>
          <w:t xml:space="preserve"> </w:t>
        </w:r>
      </w:ins>
      <w:hyperlink w:anchor="exr-bernoulli-score-equation">
        <w:ins w:id="1134" w:author="PR Preview" w:date="2026-01-01T00:00:00Z">
          <w:r>
            <w:rPr>
              <w:rStyle w:val="Hyperlink"/>
            </w:rPr>
            <w:t xml:space="preserve">Exercise 47</w:t>
          </w:r>
        </w:ins>
      </w:hyperlink>
      <w:ins w:id="1135" w:author="PR Preview" w:date="2026-01-01T00:00:00Z">
        <w:r>
          <w:t xml:space="preserve">,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use</w:t>
        </w:r>
      </w:ins>
      <w:ins w:id="1138" w:author="PR Preview" w:date="2026-01-01T00:00:00Z">
        <w:r>
          <w:t xml:space="preserve"> </w:t>
        </w:r>
      </w:ins>
      <w:hyperlink w:anchor="thm-bernoulli-hessian-nd">
        <w:ins w:id="1139" w:author="PR Preview" w:date="2026-01-01T00:00:00Z">
          <w:r>
            <w:rPr>
              <w:rStyle w:val="Hyperlink"/>
            </w:rPr>
            <w:t xml:space="preserve">Theorem 26</w:t>
          </w:r>
        </w:ins>
      </w:hyperlink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to find the</w:t>
        </w:r>
      </w:ins>
      <w:ins w:id="1142" w:author="PR Preview" w:date="2026-01-01T00:00:00Z">
        <w:r>
          <w:t xml:space="preserve"> </w:t>
        </w:r>
      </w:ins>
      <w:hyperlink w:anchor="def-mle">
        <w:ins w:id="1143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11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of</w:t>
        </w:r>
      </w:ins>
      <w:ins w:id="1147" w:author="PR Preview" w:date="2026-01-01T00:00:00Z">
        <w:r>
          <w:t xml:space="preserve"> </w:t>
        </w:r>
      </w:ins>
      <m:oMath>
        <m:r>
          <m:t>π</m:t>
        </m:r>
      </m:oMath>
      <w:ins w:id="1148" w:author="PR Preview" w:date="2026-01-01T00:00:00Z">
        <w:r>
          <w:t xml:space="preserve">.</w:t>
        </w:r>
      </w:ins>
    </w:p>
    <w:bookmarkEnd w:id="344"/>
    <w:bookmarkStart w:id="345" w:name="sol-bernoulli-mle"/>
    <w:p>
      <w:pPr>
        <w:pStyle w:val="BodyText"/>
      </w:pPr>
      <w:ins w:id="1149" w:author="PR Preview" w:date="2026-01-01T00:00:00Z">
        <w:r>
          <w:rPr>
            <w:i/>
            <w:iCs/>
          </w:rPr>
          <w:t xml:space="preserve">Solution 53</w:t>
        </w:r>
      </w:ins>
      <w:ins w:id="1150" w:author="PR Preview" w:date="2026-01-01T00:00:00Z">
        <w:r>
          <w:t xml:space="preserve">. </w:t>
        </w:r>
      </w:ins>
      <w:ins w:id="1151" w:author="PR Preview" w:date="2026-01-01T00:00:00Z">
        <w:r>
          <w:t xml:space="preserve">By</w:t>
        </w:r>
      </w:ins>
      <w:ins w:id="1152" w:author="PR Preview" w:date="2026-01-01T00:00:00Z">
        <w:r>
          <w:t xml:space="preserve"> </w:t>
        </w:r>
      </w:ins>
      <w:hyperlink w:anchor="thm-bernoulli-hessian-nd">
        <w:ins w:id="1153" w:author="PR Preview" w:date="2026-01-01T00:00:00Z">
          <w:r>
            <w:rPr>
              <w:rStyle w:val="Hyperlink"/>
            </w:rPr>
            <w:t xml:space="preserve">Theorem 26</w:t>
          </w:r>
        </w:ins>
      </w:hyperlink>
      <w:ins w:id="1154" w:author="PR Preview" w:date="2026-01-01T00:00:00Z">
        <w:r>
          <w:t xml:space="preserve">,</w:t>
        </w:r>
      </w:ins>
      <w:ins w:id="1155" w:author="PR Preview" w:date="2026-01-01T00:00:00Z">
        <w:r>
          <w:t xml:space="preserve"> </w:t>
        </w:r>
      </w:ins>
      <m:oMath>
        <m:r>
          <m:t>ℓ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is strictly concave on</w:t>
        </w:r>
      </w:ins>
      <w:ins w:id="11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59" w:author="PR Preview" w:date="2026-01-01T00:00:00Z">
        <w:r>
          <w:t xml:space="preserve">.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A strictly concave</w:t>
        </w:r>
      </w:ins>
      <w:ins w:id="1162" w:author="PR Preview" w:date="2026-01-01T00:00:00Z">
        <w:r>
          <w:t xml:space="preserve"> </w:t>
        </w:r>
      </w:ins>
      <w:hyperlink r:id="rId106">
        <w:ins w:id="116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that has a</w:t>
        </w:r>
      </w:ins>
      <w:ins w:id="1166" w:author="PR Preview" w:date="2026-01-01T00:00:00Z">
        <w:r>
          <w:t xml:space="preserve"> </w:t>
        </w:r>
      </w:ins>
      <w:hyperlink w:anchor="def-critical-point">
        <w:ins w:id="1167" w:author="PR Preview" w:date="2026-01-01T00:00:00Z">
          <w:r>
            <w:rPr>
              <w:rStyle w:val="Hyperlink"/>
            </w:rPr>
            <w:t xml:space="preserve">critical point</w:t>
          </w:r>
        </w:ins>
      </w:hyperlink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is maximized there, and nowhere else.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With</w:t>
        </w:r>
      </w:ins>
      <w:ins w:id="117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73" w:author="PR Preview" w:date="2026-01-01T00:00:00Z">
        <w:r>
          <w:t xml:space="preserve">,</w:t>
        </w:r>
      </w:ins>
      <w:ins w:id="1174" w:author="PR Preview" w:date="2026-01-01T00:00:00Z">
        <w:r>
          <w:t xml:space="preserve"> </w:t>
        </w:r>
      </w:ins>
      <w:hyperlink w:anchor="thm-bernoulli-score-equation">
        <w:ins w:id="1175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says the only critical point of</w:t>
        </w:r>
      </w:ins>
      <w:ins w:id="1178" w:author="PR Preview" w:date="2026-01-01T00:00:00Z">
        <w:r>
          <w:t xml:space="preserve"> </w:t>
        </w:r>
      </w:ins>
      <m:oMath>
        <m:r>
          <m:t>ℓ</m:t>
        </m:r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in</w:t>
        </w:r>
      </w:ins>
      <w:ins w:id="11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is</w:t>
        </w:r>
      </w:ins>
      <w:ins w:id="118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185" w:author="PR Preview" w:date="2026-01-01T00:00:00Z">
        <w:r>
          <w:t xml:space="preserve">.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So</w:t>
        </w:r>
      </w:ins>
      <w:ins w:id="1188" w:author="PR Preview" w:date="2026-01-01T00:00:00Z">
        <w:r>
          <w:t xml:space="preserve"> </w:t>
        </w:r>
      </w:ins>
      <m:oMath>
        <m:r>
          <m:t>ℓ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is maximized at</w:t>
        </w:r>
      </w:ins>
      <w:ins w:id="1191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1192" w:author="PR Preview" w:date="2026-01-01T00:00:00Z">
        <w:r>
          <w:t xml:space="preserve">.</w:t>
        </w:r>
      </w:ins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del w:id="1193" w:author="PR Preview" w:date="2026-01-01T00:00:00Z">
        <w:r>
          <w:rPr>
            <w:i/>
            <w:iCs/>
          </w:rPr>
          <w:delText xml:space="preserve">Proof</w:delText>
        </w:r>
      </w:del>
      <w:del w:id="1194" w:author="PR Preview" w:date="2026-01-01T00:00:00Z">
        <w:r>
          <w:delText xml:space="preserve">. </w:delText>
        </w:r>
      </w:del>
      <w:del w:id="1195" w:author="PR Preview" w:date="2026-01-01T00:00:00Z">
        <w:r>
          <w:delText xml:space="preserve">This is the solution to</w:delText>
        </w:r>
      </w:del>
      <w:del w:id="1196" w:author="PR Preview" w:date="2026-01-01T00:00:00Z">
        <w:r>
          <w:delText xml:space="preserve"> </w:delText>
        </w:r>
      </w:del>
      <w:hyperlink w:anchor="exr-bernoulli-mle">
        <w:del w:id="1197" w:author="PR Preview" w:date="2026-01-01T00:00:00Z">
          <w:r>
            <w:rPr>
              <w:rStyle w:val="Hyperlink"/>
            </w:rPr>
            <w:delText xml:space="preserve">Exercise 51</w:delText>
          </w:r>
        </w:del>
      </w:hyperlink>
      <w:del w:id="1198" w:author="PR Preview" w:date="2026-01-01T00:00:00Z">
        <w:r>
          <w:delText xml:space="preserve">, worked in</w:delText>
        </w:r>
      </w:del>
      <w:del w:id="1199" w:author="PR Preview" w:date="2026-01-01T00:00:00Z">
        <w:r>
          <w:delText xml:space="preserve"> </w:delText>
        </w:r>
      </w:del>
      <w:hyperlink w:anchor="sol-bernoulli-mle">
        <w:del w:id="1200" w:author="PR Preview" w:date="2026-01-01T00:00:00Z">
          <w:r>
            <w:rPr>
              <w:rStyle w:val="Hyperlink"/>
            </w:rPr>
            <w:delText xml:space="preserve">Solution 51</w:delText>
          </w:r>
        </w:del>
      </w:hyperlink>
      <w:del w:id="1201" w:author="PR Preview" w:date="2026-01-01T00:00:00Z">
        <w:r>
          <w:delText xml:space="preserve">.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It builds on</w:delText>
        </w:r>
      </w:del>
      <w:del w:id="1204" w:author="PR Preview" w:date="2026-01-01T00:00:00Z">
        <w:r>
          <w:delText xml:space="preserve"> </w:delText>
        </w:r>
      </w:del>
      <w:hyperlink w:anchor="thm-bernoulli-score-equation">
        <w:del w:id="1205" w:author="PR Preview" w:date="2026-01-01T00:00:00Z">
          <w:r>
            <w:rPr>
              <w:rStyle w:val="Hyperlink"/>
            </w:rPr>
            <w:delText xml:space="preserve">Theorem 23</w:delText>
          </w:r>
        </w:del>
      </w:hyperlink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and</w:delText>
        </w:r>
      </w:del>
      <w:del w:id="1208" w:author="PR Preview" w:date="2026-01-01T00:00:00Z">
        <w:r>
          <w:delText xml:space="preserve"> </w:delText>
        </w:r>
      </w:del>
      <w:hyperlink w:anchor="thm-bernoulli-hessian-nd">
        <w:del w:id="1209" w:author="PR Preview" w:date="2026-01-01T00:00:00Z">
          <w:r>
            <w:rPr>
              <w:rStyle w:val="Hyperlink"/>
            </w:rPr>
            <w:delText xml:space="preserve">Theorem 26</w:delText>
          </w:r>
        </w:del>
      </w:hyperlink>
      <w:del w:id="1210" w:author="PR Preview" w:date="2026-01-01T00:00:00Z">
        <w:r>
          <w:delText xml:space="preserve">.</w:delText>
        </w:r>
      </w:del>
    </w:p>
    <w:p>
      <w:pPr>
        <w:pStyle w:val="FirstParagraph"/>
      </w:pPr>
      <w:ins w:id="1211" w:author="PR Preview" w:date="2026-01-01T00:00:00Z">
        <w:r>
          <w:rPr>
            <w:i/>
            <w:iCs/>
          </w:rPr>
          <w:t xml:space="preserve">Proof</w:t>
        </w:r>
      </w:ins>
      <w:ins w:id="1212" w:author="PR Preview" w:date="2026-01-01T00:00:00Z">
        <w:r>
          <w:t xml:space="preserve">. </w:t>
        </w:r>
      </w:ins>
      <w:ins w:id="1213" w:author="PR Preview" w:date="2026-01-01T00:00:00Z">
        <w:r>
          <w:t xml:space="preserve">This is the solution to</w:t>
        </w:r>
      </w:ins>
      <w:ins w:id="1214" w:author="PR Preview" w:date="2026-01-01T00:00:00Z">
        <w:r>
          <w:t xml:space="preserve"> </w:t>
        </w:r>
      </w:ins>
      <w:hyperlink w:anchor="exr-bernoulli-mle">
        <w:ins w:id="1215" w:author="PR Preview" w:date="2026-01-01T00:00:00Z">
          <w:r>
            <w:rPr>
              <w:rStyle w:val="Hyperlink"/>
            </w:rPr>
            <w:t xml:space="preserve">Exercise 53</w:t>
          </w:r>
        </w:ins>
      </w:hyperlink>
      <w:ins w:id="1216" w:author="PR Preview" w:date="2026-01-01T00:00:00Z">
        <w:r>
          <w:t xml:space="preserve">, worked in</w:t>
        </w:r>
      </w:ins>
      <w:ins w:id="1217" w:author="PR Preview" w:date="2026-01-01T00:00:00Z">
        <w:r>
          <w:t xml:space="preserve"> </w:t>
        </w:r>
      </w:ins>
      <w:hyperlink w:anchor="sol-bernoulli-mle">
        <w:ins w:id="1218" w:author="PR Preview" w:date="2026-01-01T00:00:00Z">
          <w:r>
            <w:rPr>
              <w:rStyle w:val="Hyperlink"/>
            </w:rPr>
            <w:t xml:space="preserve">Solution 53</w:t>
          </w:r>
        </w:ins>
      </w:hyperlink>
      <w:ins w:id="1219" w:author="PR Preview" w:date="2026-01-01T00:00:00Z">
        <w:r>
          <w:t xml:space="preserve">.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It builds on</w:t>
        </w:r>
      </w:ins>
      <w:ins w:id="1222" w:author="PR Preview" w:date="2026-01-01T00:00:00Z">
        <w:r>
          <w:t xml:space="preserve"> </w:t>
        </w:r>
      </w:ins>
      <w:hyperlink w:anchor="thm-bernoulli-score-equation">
        <w:ins w:id="1223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and</w:t>
        </w:r>
      </w:ins>
      <w:ins w:id="1226" w:author="PR Preview" w:date="2026-01-01T00:00:00Z">
        <w:r>
          <w:t xml:space="preserve"> </w:t>
        </w:r>
      </w:ins>
      <w:hyperlink w:anchor="thm-bernoulli-hessian-nd">
        <w:ins w:id="1227" w:author="PR Preview" w:date="2026-01-01T00:00:00Z">
          <w:r>
            <w:rPr>
              <w:rStyle w:val="Hyperlink"/>
            </w:rPr>
            <w:t xml:space="preserve">Theorem 26</w:t>
          </w:r>
        </w:ins>
      </w:hyperlink>
      <w:ins w:id="1228" w:author="PR Preview" w:date="2026-01-01T00:00:00Z">
        <w:r>
          <w:t xml:space="preserve">.</w:t>
        </w:r>
      </w:ins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del w:id="1229" w:author="PR Preview" w:date="2026-01-01T00:00:00Z">
        <w:r>
          <w:rPr>
            <w:b/>
            <w:bCs/>
          </w:rPr>
          <w:delText xml:space="preserve">Exercise 52 (Binomial likelihood (adapted from</w:delText>
        </w:r>
      </w:del>
      <w:del w:id="1230" w:author="PR Preview" w:date="2026-01-01T00:00:00Z">
        <w:r>
          <w:rPr>
            <w:b/>
            <w:bCs/>
          </w:rPr>
          <w:delText xml:space="preserve"> </w:delText>
        </w:r>
      </w:del>
      <w:del w:id="1231" w:author="PR Preview" w:date="2026-01-01T00:00:00Z">
        <w:r>
          <w:rPr>
            <w:b/>
            <w:bCs/>
          </w:rPr>
          <w:delText xml:space="preserve">Dobson and Barnett [1]</w:delText>
        </w:r>
      </w:del>
      <w:del w:id="1232" w:author="PR Preview" w:date="2026-01-01T00:00:00Z">
        <w:r>
          <w:rPr>
            <w:b/>
            <w:bCs/>
          </w:rPr>
          <w:delText xml:space="preserve">, Chapter 3))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Let</w:delText>
        </w:r>
      </w:del>
      <w:del w:id="123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1236" w:author="PR Preview" w:date="2026-01-01T00:00:00Z">
        <w:r>
          <w:delText xml:space="preserve">,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so that</w:delText>
        </w:r>
      </w:del>
    </w:p>
    <w:p>
      <w:pPr>
        <w:pStyle w:val="FirstParagraph"/>
      </w:pPr>
      <w:ins w:id="1239" w:author="PR Preview" w:date="2026-01-01T00:00:00Z">
        <w:r>
          <w:rPr>
            <w:b/>
            <w:bCs/>
          </w:rPr>
          <w:t xml:space="preserve">Exercise 54 (Binomial likelihood (adapted from</w:t>
        </w:r>
      </w:ins>
      <w:ins w:id="1240" w:author="PR Preview" w:date="2026-01-01T00:00:00Z">
        <w:r>
          <w:rPr>
            <w:b/>
            <w:bCs/>
          </w:rPr>
          <w:t xml:space="preserve"> </w:t>
        </w:r>
      </w:ins>
      <w:ins w:id="1241" w:author="PR Preview" w:date="2026-01-01T00:00:00Z">
        <w:r>
          <w:rPr>
            <w:b/>
            <w:bCs/>
          </w:rPr>
          <w:t xml:space="preserve">Dobson and Barnett [1]</w:t>
        </w:r>
      </w:ins>
      <w:ins w:id="1242" w:author="PR Preview" w:date="2026-01-01T00:00:00Z">
        <w:r>
          <w:rPr>
            <w:b/>
            <w:bCs/>
          </w:rPr>
          <w:t xml:space="preserve">, Chapter 3))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Let</w:t>
        </w:r>
      </w:ins>
      <w:ins w:id="124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1246" w:author="PR Preview" w:date="2026-01-01T00:00:00Z">
        <w:r>
          <w:t xml:space="preserve">,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del w:id="1249" w:author="PR Preview" w:date="2026-01-01T00:00:00Z">
        <w:r>
          <w:rPr>
            <w:i/>
            <w:iCs/>
          </w:rPr>
          <w:delText xml:space="preserve">Solution 52</w:delText>
        </w:r>
      </w:del>
      <w:del w:id="1250" w:author="PR Preview" w:date="2026-01-01T00:00:00Z">
        <w:r>
          <w:delText xml:space="preserve">. </w:delText>
        </w:r>
      </w:del>
      <w:del w:id="1251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252" w:author="PR Preview" w:date="2026-01-01T00:00:00Z">
        <w:r>
          <w:rPr>
            <w:i/>
            <w:iCs/>
          </w:rPr>
          <w:t xml:space="preserve">Solution 54</w:t>
        </w:r>
      </w:ins>
      <w:ins w:id="1253" w:author="PR Preview" w:date="2026-01-01T00:00:00Z">
        <w:r>
          <w:t xml:space="preserve">. </w:t>
        </w:r>
      </w:ins>
      <w:ins w:id="1254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del w:id="1255" w:author="PR Preview" w:date="2026-01-01T00:00:00Z">
        <w:r>
          <w:rPr>
            <w:b/>
            <w:bCs/>
          </w:rPr>
          <w:delText xml:space="preserve">Exercise 53 (Gaussian log-likelihood (adapted from</w:delText>
        </w:r>
      </w:del>
      <w:del w:id="1256" w:author="PR Preview" w:date="2026-01-01T00:00:00Z">
        <w:r>
          <w:rPr>
            <w:b/>
            <w:bCs/>
          </w:rPr>
          <w:delText xml:space="preserve"> </w:delText>
        </w:r>
      </w:del>
      <w:del w:id="1257" w:author="PR Preview" w:date="2026-01-01T00:00:00Z">
        <w:r>
          <w:rPr>
            <w:b/>
            <w:bCs/>
          </w:rPr>
          <w:delText xml:space="preserve">Kleinbaum et al. [24]</w:delText>
        </w:r>
      </w:del>
      <w:del w:id="1258" w:author="PR Preview" w:date="2026-01-01T00:00:00Z">
        <w:r>
          <w:rPr>
            <w:b/>
            <w:bCs/>
          </w:rPr>
          <w:delText xml:space="preserve">, Chapter 5))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Let</w:delText>
        </w:r>
      </w:del>
      <w:del w:id="12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262" w:author="PR Preview" w:date="2026-01-01T00:00:00Z">
        <w:r>
          <w:delText xml:space="preserve">.</w:delText>
        </w:r>
      </w:del>
    </w:p>
    <w:p>
      <w:pPr>
        <w:pStyle w:val="BodyText"/>
      </w:pPr>
      <w:ins w:id="1263" w:author="PR Preview" w:date="2026-01-01T00:00:00Z">
        <w:r>
          <w:rPr>
            <w:b/>
            <w:bCs/>
          </w:rPr>
          <w:t xml:space="preserve">Exercise 55 (Gaussian log-likelihood (adapted from</w:t>
        </w:r>
      </w:ins>
      <w:ins w:id="1264" w:author="PR Preview" w:date="2026-01-01T00:00:00Z">
        <w:r>
          <w:rPr>
            <w:b/>
            <w:bCs/>
          </w:rPr>
          <w:t xml:space="preserve"> </w:t>
        </w:r>
      </w:ins>
      <w:ins w:id="1265" w:author="PR Preview" w:date="2026-01-01T00:00:00Z">
        <w:r>
          <w:rPr>
            <w:b/>
            <w:bCs/>
          </w:rPr>
          <w:t xml:space="preserve">Kleinbaum et al. [24]</w:t>
        </w:r>
      </w:ins>
      <w:ins w:id="1266" w:author="PR Preview" w:date="2026-01-01T00:00:00Z">
        <w:r>
          <w:rPr>
            <w:b/>
            <w:bCs/>
          </w:rPr>
          <w:t xml:space="preserve">, Chapter 5))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Let</w:t>
        </w:r>
      </w:ins>
      <w:ins w:id="12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270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del w:id="1271" w:author="PR Preview" w:date="2026-01-01T00:00:00Z">
        <w:r>
          <w:rPr>
            <w:i/>
            <w:iCs/>
          </w:rPr>
          <w:delText xml:space="preserve">Solution 53</w:delText>
        </w:r>
      </w:del>
      <w:del w:id="1272" w:author="PR Preview" w:date="2026-01-01T00:00:00Z">
        <w:r>
          <w:delText xml:space="preserve">. </w:delText>
        </w:r>
      </w:del>
      <w:del w:id="1273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274" w:author="PR Preview" w:date="2026-01-01T00:00:00Z">
        <w:r>
          <w:rPr>
            <w:i/>
            <w:iCs/>
          </w:rPr>
          <w:t xml:space="preserve">Solution 55</w:t>
        </w:r>
      </w:ins>
      <w:ins w:id="1275" w:author="PR Preview" w:date="2026-01-01T00:00:00Z">
        <w:r>
          <w:t xml:space="preserve">. </w:t>
        </w:r>
      </w:ins>
      <w:ins w:id="1276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del w:id="1277" w:author="PR Preview" w:date="2026-01-01T00:00:00Z">
        <w:r>
          <w:rPr>
            <w:b/>
            <w:bCs/>
          </w:rPr>
          <w:delText xml:space="preserve">Exercise 54 (Score at the MLE (adapted from</w:delText>
        </w:r>
      </w:del>
      <w:del w:id="1278" w:author="PR Preview" w:date="2026-01-01T00:00:00Z">
        <w:r>
          <w:rPr>
            <w:b/>
            <w:bCs/>
          </w:rPr>
          <w:delText xml:space="preserve"> </w:delText>
        </w:r>
      </w:del>
      <w:del w:id="1279" w:author="PR Preview" w:date="2026-01-01T00:00:00Z">
        <w:r>
          <w:rPr>
            <w:b/>
            <w:bCs/>
          </w:rPr>
          <w:delText xml:space="preserve">Dobson and Barnett [1]</w:delText>
        </w:r>
      </w:del>
      <w:del w:id="1280" w:author="PR Preview" w:date="2026-01-01T00:00:00Z">
        <w:r>
          <w:rPr>
            <w:b/>
            <w:bCs/>
          </w:rPr>
          <w:delText xml:space="preserve">, Chapter 3))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Let</w:delText>
        </w:r>
      </w:del>
      <w:del w:id="12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284" w:author="PR Preview" w:date="2026-01-01T00:00:00Z">
        <w:r>
          <w:delText xml:space="preserve">.</w:delText>
        </w:r>
      </w:del>
    </w:p>
    <w:p>
      <w:pPr>
        <w:pStyle w:val="BodyText"/>
      </w:pPr>
      <w:ins w:id="1285" w:author="PR Preview" w:date="2026-01-01T00:00:00Z">
        <w:r>
          <w:rPr>
            <w:b/>
            <w:bCs/>
          </w:rPr>
          <w:t xml:space="preserve">Exercise 56 (Score at the MLE (adapted from</w:t>
        </w:r>
      </w:ins>
      <w:ins w:id="1286" w:author="PR Preview" w:date="2026-01-01T00:00:00Z">
        <w:r>
          <w:rPr>
            <w:b/>
            <w:bCs/>
          </w:rPr>
          <w:t xml:space="preserve"> </w:t>
        </w:r>
      </w:ins>
      <w:ins w:id="1287" w:author="PR Preview" w:date="2026-01-01T00:00:00Z">
        <w:r>
          <w:rPr>
            <w:b/>
            <w:bCs/>
          </w:rPr>
          <w:t xml:space="preserve">Dobson and Barnett [1]</w:t>
        </w:r>
      </w:ins>
      <w:ins w:id="1288" w:author="PR Preview" w:date="2026-01-01T00:00:00Z">
        <w:r>
          <w:rPr>
            <w:b/>
            <w:bCs/>
          </w:rPr>
          <w:t xml:space="preserve">, Chapter 3))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Let</w:t>
        </w:r>
      </w:ins>
      <w:ins w:id="129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29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del w:id="1293" w:author="PR Preview" w:date="2026-01-01T00:00:00Z">
        <w:r>
          <w:rPr>
            <w:i/>
            <w:iCs/>
          </w:rPr>
          <w:delText xml:space="preserve">Solution 54</w:delText>
        </w:r>
      </w:del>
      <w:del w:id="1294" w:author="PR Preview" w:date="2026-01-01T00:00:00Z">
        <w:r>
          <w:delText xml:space="preserve">. </w:delText>
        </w:r>
      </w:del>
      <w:del w:id="1295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296" w:author="PR Preview" w:date="2026-01-01T00:00:00Z">
        <w:r>
          <w:rPr>
            <w:i/>
            <w:iCs/>
          </w:rPr>
          <w:t xml:space="preserve">Solution 56</w:t>
        </w:r>
      </w:ins>
      <w:ins w:id="1297" w:author="PR Preview" w:date="2026-01-01T00:00:00Z">
        <w:r>
          <w:t xml:space="preserve">. </w:t>
        </w:r>
      </w:ins>
      <w:ins w:id="1298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del w:id="1299" w:author="PR Preview" w:date="2026-01-01T00:00:00Z">
        <w:r>
          <w:rPr>
            <w:b/>
            <w:bCs/>
          </w:rPr>
          <w:delText xml:space="preserve">Exercise 55 (Standard error of an MLE (adapted from</w:delText>
        </w:r>
      </w:del>
      <w:del w:id="1300" w:author="PR Preview" w:date="2026-01-01T00:00:00Z">
        <w:r>
          <w:rPr>
            <w:b/>
            <w:bCs/>
          </w:rPr>
          <w:delText xml:space="preserve"> </w:delText>
        </w:r>
      </w:del>
      <w:del w:id="1301" w:author="PR Preview" w:date="2026-01-01T00:00:00Z">
        <w:r>
          <w:rPr>
            <w:b/>
            <w:bCs/>
          </w:rPr>
          <w:delText xml:space="preserve">Dobson and Barnett [1]</w:delText>
        </w:r>
      </w:del>
      <w:del w:id="1302" w:author="PR Preview" w:date="2026-01-01T00:00:00Z">
        <w:r>
          <w:rPr>
            <w:b/>
            <w:bCs/>
          </w:rPr>
          <w:delText xml:space="preserve">, Chapter 5))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Let</w:delText>
        </w:r>
      </w:del>
      <w:del w:id="130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306" w:author="PR Preview" w:date="2026-01-01T00:00:00Z">
        <w:r>
          <w:delText xml:space="preserve">.</w:delText>
        </w:r>
      </w:del>
    </w:p>
    <w:p>
      <w:pPr>
        <w:pStyle w:val="BodyText"/>
      </w:pPr>
      <w:ins w:id="1307" w:author="PR Preview" w:date="2026-01-01T00:00:00Z">
        <w:r>
          <w:rPr>
            <w:b/>
            <w:bCs/>
          </w:rPr>
          <w:t xml:space="preserve">Exercise 57 (Standard error of an MLE (adapted from</w:t>
        </w:r>
      </w:ins>
      <w:ins w:id="1308" w:author="PR Preview" w:date="2026-01-01T00:00:00Z">
        <w:r>
          <w:rPr>
            <w:b/>
            <w:bCs/>
          </w:rPr>
          <w:t xml:space="preserve"> </w:t>
        </w:r>
      </w:ins>
      <w:ins w:id="1309" w:author="PR Preview" w:date="2026-01-01T00:00:00Z">
        <w:r>
          <w:rPr>
            <w:b/>
            <w:bCs/>
          </w:rPr>
          <w:t xml:space="preserve">Dobson and Barnett [1]</w:t>
        </w:r>
      </w:ins>
      <w:ins w:id="1310" w:author="PR Preview" w:date="2026-01-01T00:00:00Z">
        <w:r>
          <w:rPr>
            <w:b/>
            <w:bCs/>
          </w:rPr>
          <w:t xml:space="preserve">, Chapter 5))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Let</w:t>
        </w:r>
      </w:ins>
      <w:ins w:id="131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31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del w:id="1315" w:author="PR Preview" w:date="2026-01-01T00:00:00Z">
        <w:r>
          <w:rPr>
            <w:i/>
            <w:iCs/>
          </w:rPr>
          <w:delText xml:space="preserve">Solution 55</w:delText>
        </w:r>
      </w:del>
      <w:del w:id="1316" w:author="PR Preview" w:date="2026-01-01T00:00:00Z">
        <w:r>
          <w:delText xml:space="preserve">. </w:delText>
        </w:r>
      </w:del>
      <w:del w:id="1317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1318" w:author="PR Preview" w:date="2026-01-01T00:00:00Z">
        <w:r>
          <w:delText xml:space="preserve">From</w:delText>
        </w:r>
      </w:del>
      <w:del w:id="1319" w:author="PR Preview" w:date="2026-01-01T00:00:00Z">
        <w:r>
          <w:delText xml:space="preserve"> </w:delText>
        </w:r>
      </w:del>
      <w:hyperlink w:anchor="exr-prac-score-zero">
        <w:del w:id="1320" w:author="PR Preview" w:date="2026-01-01T00:00:00Z">
          <w:r>
            <w:rPr>
              <w:rStyle w:val="Hyperlink"/>
            </w:rPr>
            <w:delText xml:space="preserve">Exercise 54</w:delText>
          </w:r>
        </w:del>
      </w:hyperlink>
      <w:del w:id="1321" w:author="PR Preview" w:date="2026-01-01T00:00:00Z">
        <w:r>
          <w:delText xml:space="preserve">,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$\ell'({\lambda}; \mathord{\smash[b]{\underset{\raise.3ex\hbox{$\scriptstyle\sim$}}{x}}\vphantom{x}}) = \frac{n{\bar{x}}}{{\lambda}} - n$</w:delText>
        </w:r>
      </w:del>
      <w:del w:id="1324" w:author="PR Preview" w:date="2026-01-01T00:00:00Z">
        <w:r>
          <w:delText xml:space="preserve">.</w:delText>
        </w:r>
      </w:del>
    </w:p>
    <w:p>
      <w:pPr>
        <w:pStyle w:val="BodyText"/>
      </w:pPr>
      <w:ins w:id="1325" w:author="PR Preview" w:date="2026-01-01T00:00:00Z">
        <w:r>
          <w:rPr>
            <w:i/>
            <w:iCs/>
          </w:rPr>
          <w:t xml:space="preserve">Solution 57</w:t>
        </w:r>
      </w:ins>
      <w:ins w:id="1326" w:author="PR Preview" w:date="2026-01-01T00:00:00Z">
        <w:r>
          <w:t xml:space="preserve">. </w:t>
        </w:r>
      </w:ins>
      <w:ins w:id="1327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1328" w:author="PR Preview" w:date="2026-01-01T00:00:00Z">
        <w:r>
          <w:t xml:space="preserve">From</w:t>
        </w:r>
      </w:ins>
      <w:ins w:id="1329" w:author="PR Preview" w:date="2026-01-01T00:00:00Z">
        <w:r>
          <w:t xml:space="preserve"> </w:t>
        </w:r>
      </w:ins>
      <w:hyperlink w:anchor="exr-prac-score-zero">
        <w:ins w:id="1330" w:author="PR Preview" w:date="2026-01-01T00:00:00Z">
          <w:r>
            <w:rPr>
              <w:rStyle w:val="Hyperlink"/>
            </w:rPr>
            <w:t xml:space="preserve">Exercise 56</w:t>
          </w:r>
        </w:ins>
      </w:hyperlink>
      <w:ins w:id="1331" w:author="PR Preview" w:date="2026-01-01T00:00:00Z">
        <w:r>
          <w:t xml:space="preserve">,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$\ell'({\lambda}; \mathord{\smash[b]{\underset{\raise.3ex\hbox{$\scriptstyle\sim$}}{x}}\vphantom{x}}) = \frac{n{\bar{x}}}{{\lambda}} - n$</w:t>
        </w:r>
      </w:ins>
      <w:ins w:id="1334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del w:id="1335" w:author="PR Preview" w:date="2026-01-01T00:00:00Z">
        <w:r>
          <w:rPr>
            <w:b/>
            <w:bCs/>
          </w:rPr>
          <w:delText xml:space="preserve">Exercise 56 (Exponential MLE (adapted from</w:delText>
        </w:r>
      </w:del>
      <w:del w:id="1336" w:author="PR Preview" w:date="2026-01-01T00:00:00Z">
        <w:r>
          <w:rPr>
            <w:b/>
            <w:bCs/>
          </w:rPr>
          <w:delText xml:space="preserve"> </w:delText>
        </w:r>
      </w:del>
      <w:del w:id="1337" w:author="PR Preview" w:date="2026-01-01T00:00:00Z">
        <w:r>
          <w:rPr>
            <w:b/>
            <w:bCs/>
          </w:rPr>
          <w:delText xml:space="preserve">Dobson and Barnett [1]</w:delText>
        </w:r>
      </w:del>
      <w:del w:id="1338" w:author="PR Preview" w:date="2026-01-01T00:00:00Z">
        <w:r>
          <w:rPr>
            <w:b/>
            <w:bCs/>
          </w:rPr>
          <w:delText xml:space="preserve">, Chapter 3))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Let</w:delText>
        </w:r>
      </w:del>
      <w:del w:id="134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342" w:author="PR Preview" w:date="2026-01-01T00:00:00Z">
        <w:r>
          <w:delText xml:space="preserve">,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so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345" w:author="PR Preview" w:date="2026-01-01T00:00:00Z">
        <w:r>
          <w:rPr>
            <w:b/>
            <w:bCs/>
          </w:rPr>
          <w:delText xml:space="preserve">(a)</w:delText>
        </w:r>
      </w:del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Write the log-likelihood</w:delText>
        </w:r>
      </w:del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$\ell(\mu; \mathord{\smash[b]{\underset{\raise.3ex\hbox{$\scriptstyle\sim$}}{x}}\vphantom{x}})$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for the observed data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$\mathord{\smash[b]{\underset{\raise.3ex\hbox{$\scriptstyle\sim$}}{x}}\vphantom{x}}= (x_1, \ldots, x_n)$</w:delText>
        </w:r>
      </w:del>
      <w:del w:id="1354" w:author="PR Preview" w:date="2026-01-01T00:00:00Z">
        <w:r>
          <w:delText xml:space="preserve">.</w:delText>
        </w:r>
      </w:del>
    </w:p>
    <w:p>
      <w:pPr>
        <w:pStyle w:val="BodyText"/>
      </w:pPr>
      <w:del w:id="1355" w:author="PR Preview" w:date="2026-01-01T00:00:00Z">
        <w:r>
          <w:rPr>
            <w:b/>
            <w:bCs/>
          </w:rPr>
          <w:delText xml:space="preserve">(b)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Derive the score function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$\ell'(\mu; \mathord{\smash[b]{\underset{\raise.3ex\hbox{$\scriptstyle\sim$}}{x}}\vphantom{x}}) = \frac{\partial}{\partial \mu}\ell(\mu; \mathord{\smash[b]{\underset{\raise.3ex\hbox{$\scriptstyle\sim$}}{x}}\vphantom{x}})$</w:delText>
        </w:r>
      </w:del>
      <w:del w:id="1360" w:author="PR Preview" w:date="2026-01-01T00:00:00Z">
        <w:r>
          <w:delText xml:space="preserve">.</w:delText>
        </w:r>
      </w:del>
    </w:p>
    <w:p>
      <w:pPr>
        <w:pStyle w:val="BodyText"/>
      </w:pPr>
      <w:del w:id="1361" w:author="PR Preview" w:date="2026-01-01T00:00:00Z">
        <w:r>
          <w:rPr>
            <w:b/>
            <w:bCs/>
          </w:rPr>
          <w:delText xml:space="preserve">(c)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Set the score equal to zero and show that</w:delText>
        </w:r>
      </w:del>
      <w:del w:id="13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365" w:author="PR Preview" w:date="2026-01-01T00:00:00Z">
        <w:r>
          <w:delText xml:space="preserve">.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Compute the second derivative and verify this critical point is a maximum.</w:delText>
        </w:r>
      </w:del>
    </w:p>
    <w:p>
      <w:pPr>
        <w:pStyle w:val="BodyText"/>
      </w:pPr>
      <w:del w:id="1368" w:author="PR Preview" w:date="2026-01-01T00:00:00Z">
        <w:r>
          <w:rPr>
            <w:b/>
            <w:bCs/>
          </w:rPr>
          <w:delText xml:space="preserve">(d)</w:delText>
        </w:r>
      </w:del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Derive the observed information</w:delText>
        </w:r>
      </w:del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$I(\mu; \mathord{\smash[b]{\underset{\raise.3ex\hbox{$\scriptstyle\sim$}}{x}}\vphantom{x}}) = -\ell''(\mu; \mathord{\smash[b]{\underset{\raise.3ex\hbox{$\scriptstyle\sim$}}{x}}\vphantom{x}})$</w:delText>
        </w:r>
      </w:del>
      <w:del w:id="1373" w:author="PR Preview" w:date="2026-01-01T00:00:00Z">
        <w:r>
          <w:delText xml:space="preserve">,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evaluate it at</w:delText>
        </w:r>
      </w:del>
      <w:del w:id="137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del w:id="1377" w:author="PR Preview" w:date="2026-01-01T00:00:00Z">
        <w:r>
          <w:delText xml:space="preserve">,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and give an approximate 95% confidence interval for</w:delText>
        </w:r>
      </w:del>
      <w:del w:id="1380" w:author="PR Preview" w:date="2026-01-01T00:00:00Z">
        <w:r>
          <w:delText xml:space="preserve"> </w:delText>
        </w:r>
      </w:del>
      <m:oMath>
        <m:r>
          <m:t>μ</m:t>
        </m:r>
      </m:oMath>
      <w:del w:id="1381" w:author="PR Preview" w:date="2026-01-01T00:00:00Z">
        <w:r>
          <w:delText xml:space="preserve">.</w:delText>
        </w:r>
      </w:del>
    </w:p>
    <w:p>
      <w:pPr>
        <w:pStyle w:val="BodyText"/>
      </w:pPr>
      <w:del w:id="1382" w:author="PR Preview" w:date="2026-01-01T00:00:00Z">
        <w:r>
          <w:rPr>
            <w:i/>
            <w:iCs/>
          </w:rPr>
          <w:delText xml:space="preserve">Solution 56</w:delText>
        </w:r>
      </w:del>
      <w:del w:id="1383" w:author="PR Preview" w:date="2026-01-01T00:00:00Z">
        <w:r>
          <w:delText xml:space="preserve">. </w:delText>
        </w:r>
      </w:del>
      <w:del w:id="1384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FirstParagraph"/>
      </w:pPr>
      <w:ins w:id="1385" w:author="PR Preview" w:date="2026-01-01T00:00:00Z">
        <w:r>
          <w:rPr>
            <w:b/>
            <w:bCs/>
          </w:rPr>
          <w:t xml:space="preserve">Exercise 58 (Exponential MLE (adapted from</w:t>
        </w:r>
      </w:ins>
      <w:ins w:id="1386" w:author="PR Preview" w:date="2026-01-01T00:00:00Z">
        <w:r>
          <w:rPr>
            <w:b/>
            <w:bCs/>
          </w:rPr>
          <w:t xml:space="preserve"> </w:t>
        </w:r>
      </w:ins>
      <w:ins w:id="1387" w:author="PR Preview" w:date="2026-01-01T00:00:00Z">
        <w:r>
          <w:rPr>
            <w:b/>
            <w:bCs/>
          </w:rPr>
          <w:t xml:space="preserve">Dobson and Barnett [1]</w:t>
        </w:r>
      </w:ins>
      <w:ins w:id="1388" w:author="PR Preview" w:date="2026-01-01T00:00:00Z">
        <w:r>
          <w:rPr>
            <w:b/>
            <w:bCs/>
          </w:rPr>
          <w:t xml:space="preserve">, Chapter 3))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Let</w:t>
        </w:r>
      </w:ins>
      <w:ins w:id="139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392" w:author="PR Preview" w:date="2026-01-01T00:00:00Z">
        <w:r>
          <w:t xml:space="preserve">,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395" w:author="PR Preview" w:date="2026-01-01T00:00:00Z">
        <w:r>
          <w:t xml:space="preserve">Write the</w:t>
        </w:r>
      </w:ins>
      <w:ins w:id="1396" w:author="PR Preview" w:date="2026-01-01T00:00:00Z">
        <w:r>
          <w:t xml:space="preserve"> </w:t>
        </w:r>
      </w:ins>
      <w:hyperlink w:anchor="def-loglik">
        <w:ins w:id="1397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$\ell(\mu; \mathord{\smash[b]{\underset{\raise.3ex\hbox{$\scriptstyle\sim$}}{x}}\vphantom{x}})$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for the observed data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$\mathord{\smash[b]{\underset{\raise.3ex\hbox{$\scriptstyle\sim$}}{x}}\vphantom{x}}= (x_1, \ldots, x_n)$</w:t>
        </w:r>
      </w:ins>
      <w:ins w:id="1404" w:author="PR Preview" w:date="2026-01-01T00:00:00Z">
        <w:r>
          <w:t xml:space="preserve">.</w:t>
        </w:r>
      </w:ins>
    </w:p>
    <w:bookmarkEnd w:id="416"/>
    <w:bookmarkStart w:id="417" w:name="sol-prac-exp-mle"/>
    <w:p>
      <w:pPr>
        <w:pStyle w:val="BodyText"/>
      </w:pPr>
      <w:ins w:id="1405" w:author="PR Preview" w:date="2026-01-01T00:00:00Z">
        <w:r>
          <w:rPr>
            <w:i/>
            <w:iCs/>
          </w:rPr>
          <w:t xml:space="preserve">Solution 58</w:t>
        </w:r>
      </w:ins>
      <w:ins w:id="1406" w:author="PR Preview" w:date="2026-01-01T00:00:00Z">
        <w:r>
          <w:t xml:space="preserve">. 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del w:id="1407" w:author="PR Preview" w:date="2026-01-01T00:00:00Z">
        <w:r>
          <w:rPr>
            <w:b/>
            <w:bCs/>
          </w:rPr>
          <w:delText xml:space="preserve">(b)</w:delText>
        </w:r>
      </w:del>
    </w:p>
    <w:p>
      <w:pPr>
        <w:pStyle w:val="BodyText"/>
      </w:pPr>
      <w:del w:id="1408" w:author="PR Preview" w:date="2026-01-01T00:00:00Z">
        <w:r>
          <w:delTex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delText>
        </w:r>
      </w:del>
    </w:p>
    <w:p>
      <w:pPr>
        <w:pStyle w:val="FirstParagraph"/>
      </w:pPr>
      <w:del w:id="1409" w:author="PR Preview" w:date="2026-01-01T00:00:00Z">
        <w:r>
          <w:rPr>
            <w:b/>
            <w:bCs/>
          </w:rPr>
          <w:delText xml:space="preserve">(c)</w:delText>
        </w:r>
      </w:del>
    </w:p>
    <w:p>
      <w:pPr>
        <w:pStyle w:val="BodyText"/>
      </w:pPr>
      <w:del w:id="1410" w:author="PR Preview" w:date="2026-01-01T00:00:00Z">
        <w:r>
          <w:delText xml:space="preserve">Setting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$\ell'(\mu; \mathord{\smash[b]{\underset{\raise.3ex\hbox{$\scriptstyle\sim$}}{x}}\vphantom{x}}) = 0$</w:delText>
        </w:r>
      </w:del>
      <w:del w:id="141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del w:id="1414" w:author="PR Preview" w:date="2026-01-01T00:00:00Z">
        <w:r>
          <w:delText xml:space="preserve">The second derivative is:</w:delText>
        </w:r>
      </w:del>
    </w:p>
    <w:p>
      <w:pPr>
        <w:pStyle w:val="BodyText"/>
      </w:pPr>
      <w:del w:id="1415" w:author="PR Preview" w:date="2026-01-01T00:00:00Z">
        <w:r>
          <w:delTex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delText>
        </w:r>
      </w:del>
    </w:p>
    <w:p>
      <w:pPr>
        <w:pStyle w:val="FirstParagraph"/>
      </w:pPr>
      <w:del w:id="1416" w:author="PR Preview" w:date="2026-01-01T00:00:00Z">
        <w:r>
          <w:delText xml:space="preserve">Evaluated at</w:delText>
        </w:r>
      </w:del>
      <w:del w:id="14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418" w:author="PR Preview" w:date="2026-01-01T00:00:00Z">
        <w:r>
          <w:delText xml:space="preserve">:</w:delText>
        </w:r>
      </w:del>
    </w:p>
    <w:p>
      <w:pPr>
        <w:pStyle w:val="FirstParagraph"/>
      </w:pPr>
      <w:ins w:id="1419" w:author="PR Preview" w:date="2026-01-01T00:00:00Z">
        <w:r>
          <w:rPr>
            <w:b/>
            <w:bCs/>
          </w:rPr>
          <w:t xml:space="preserve">Exercise 59 (Score function of the exponential)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In the setting of</w:t>
        </w:r>
      </w:ins>
      <w:ins w:id="1422" w:author="PR Preview" w:date="2026-01-01T00:00:00Z">
        <w:r>
          <w:t xml:space="preserve"> </w:t>
        </w:r>
      </w:ins>
      <w:hyperlink w:anchor="exr-prac-exp-mle">
        <w:ins w:id="1423" w:author="PR Preview" w:date="2026-01-01T00:00:00Z">
          <w:r>
            <w:rPr>
              <w:rStyle w:val="Hyperlink"/>
            </w:rPr>
            <w:t xml:space="preserve">Exercise 58</w:t>
          </w:r>
        </w:ins>
      </w:hyperlink>
      <w:ins w:id="1424" w:author="PR Preview" w:date="2026-01-01T00:00:00Z">
        <w:r>
          <w:t xml:space="preserve">, derive the</w:t>
        </w:r>
      </w:ins>
      <w:ins w:id="1425" w:author="PR Preview" w:date="2026-01-01T00:00:00Z">
        <w:r>
          <w:t xml:space="preserve"> </w:t>
        </w:r>
      </w:ins>
      <w:hyperlink w:anchor="def-score">
        <w:ins w:id="1426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$\ell'(\mu; \mathord{\smash[b]{\underset{\raise.3ex\hbox{$\scriptstyle\sim$}}{x}}\vphantom{x}}) = \frac{\partial}{\partial \mu}\ell(\mu; \mathord{\smash[b]{\underset{\raise.3ex\hbox{$\scriptstyle\sim$}}{x}}\vphantom{x}})$</w:t>
        </w:r>
      </w:ins>
      <w:ins w:id="1429" w:author="PR Preview" w:date="2026-01-01T00:00:00Z">
        <w:r>
          <w:t xml:space="preserve">.</w:t>
        </w:r>
      </w:ins>
    </w:p>
    <w:bookmarkEnd w:id="418"/>
    <w:bookmarkStart w:id="419" w:name="sol-prac-exp-mle-score"/>
    <w:p>
      <w:pPr>
        <w:pStyle w:val="BodyText"/>
      </w:pPr>
      <w:ins w:id="1430" w:author="PR Preview" w:date="2026-01-01T00:00:00Z">
        <w:r>
          <w:rPr>
            <w:i/>
            <w:iCs/>
          </w:rPr>
          <w:t xml:space="preserve">Solution 59</w:t>
        </w:r>
      </w:ins>
      <w:ins w:id="1431" w:author="PR Preview" w:date="2026-01-01T00:00:00Z">
        <w:r>
          <w:t xml:space="preserve">. </w:t>
        </w:r>
      </w:ins>
    </w:p>
    <w:p>
      <w:pPr>
        <w:pStyle w:val="BodyText"/>
      </w:pPr>
      <w:ins w:id="1432" w:author="PR Preview" w:date="2026-01-01T00:00:00Z">
        <w:r>
  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  </w:r>
      </w:ins>
    </w:p>
    <w:bookmarkEnd w:id="419"/>
    <w:bookmarkStart w:id="420" w:name="exr-prac-exp-mle-mle"/>
    <w:p>
      <w:pPr>
        <w:pStyle w:val="FirstParagraph"/>
      </w:pPr>
      <w:ins w:id="1433" w:author="PR Preview" w:date="2026-01-01T00:00:00Z">
        <w:r>
          <w:rPr>
            <w:b/>
            <w:bCs/>
          </w:rPr>
          <w:t xml:space="preserve">Exercise 60 (Maximum likelihood estimate of the exponential mean)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In the setting of</w:t>
        </w:r>
      </w:ins>
      <w:ins w:id="1436" w:author="PR Preview" w:date="2026-01-01T00:00:00Z">
        <w:r>
          <w:t xml:space="preserve"> </w:t>
        </w:r>
      </w:ins>
      <w:hyperlink w:anchor="exr-prac-exp-mle">
        <w:ins w:id="1437" w:author="PR Preview" w:date="2026-01-01T00:00:00Z">
          <w:r>
            <w:rPr>
              <w:rStyle w:val="Hyperlink"/>
            </w:rPr>
            <w:t xml:space="preserve">Exercise 58</w:t>
          </w:r>
        </w:ins>
      </w:hyperlink>
      <w:ins w:id="1438" w:author="PR Preview" w:date="2026-01-01T00:00:00Z">
        <w:r>
          <w:t xml:space="preserve">, solve the</w:t>
        </w:r>
      </w:ins>
      <w:ins w:id="1439" w:author="PR Preview" w:date="2026-01-01T00:00:00Z">
        <w:r>
          <w:t xml:space="preserve"> </w:t>
        </w:r>
      </w:ins>
      <w:hyperlink w:anchor="def-score-equation">
        <w:ins w:id="1440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$\ell'(\mu; \mathord{\smash[b]{\underset{\raise.3ex\hbox{$\scriptstyle\sim$}}{x}}\vphantom{x}}) = 0$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with the</w:t>
        </w:r>
      </w:ins>
      <w:ins w:id="1445" w:author="PR Preview" w:date="2026-01-01T00:00:00Z">
        <w:r>
          <w:t xml:space="preserve"> </w:t>
        </w:r>
      </w:ins>
      <w:hyperlink w:anchor="def-score">
        <w:ins w:id="144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from</w:t>
        </w:r>
      </w:ins>
      <w:ins w:id="1449" w:author="PR Preview" w:date="2026-01-01T00:00:00Z">
        <w:r>
          <w:t xml:space="preserve"> </w:t>
        </w:r>
      </w:ins>
      <w:hyperlink w:anchor="exr-prac-exp-mle-score">
        <w:ins w:id="1450" w:author="PR Preview" w:date="2026-01-01T00:00:00Z">
          <w:r>
            <w:rPr>
              <w:rStyle w:val="Hyperlink"/>
            </w:rPr>
            <w:t xml:space="preserve">Exercise 59</w:t>
          </w:r>
        </w:ins>
      </w:hyperlink>
      <w:ins w:id="1451" w:author="PR Preview" w:date="2026-01-01T00:00:00Z">
        <w:r>
          <w:t xml:space="preserve">, to show that</w:t>
        </w:r>
      </w:ins>
      <w:ins w:id="145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453" w:author="PR Preview" w:date="2026-01-01T00:00:00Z">
        <w:r>
          <w:t xml:space="preserve">.</w:t>
        </w:r>
      </w:ins>
    </w:p>
    <w:bookmarkEnd w:id="420"/>
    <w:bookmarkStart w:id="421" w:name="sol-prac-exp-mle-mle"/>
    <w:p>
      <w:pPr>
        <w:pStyle w:val="BodyText"/>
      </w:pPr>
      <w:ins w:id="1454" w:author="PR Preview" w:date="2026-01-01T00:00:00Z">
        <w:r>
          <w:rPr>
            <w:i/>
            <w:iCs/>
          </w:rPr>
          <w:t xml:space="preserve">Solution 60</w:t>
        </w:r>
      </w:ins>
      <w:ins w:id="1455" w:author="PR Preview" w:date="2026-01-01T00:00:00Z">
        <w:r>
          <w:t xml:space="preserve">. </w:t>
        </w:r>
      </w:ins>
      <w:ins w:id="1456" w:author="PR Preview" w:date="2026-01-01T00:00:00Z">
        <w:r>
          <w:t xml:space="preserve">Setting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$\ell'(\mu; \mathord{\smash[b]{\underset{\raise.3ex\hbox{$\scriptstyle\sim$}}{x}}\vphantom{x}}) = 0$</w:t>
        </w:r>
      </w:ins>
      <w:ins w:id="14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ins w:id="1460" w:author="PR Preview" w:date="2026-01-01T00:00:00Z">
        <w:r>
          <w:rPr>
            <w:b/>
            <w:bCs/>
          </w:rPr>
          <w:t xml:space="preserve">Exercise 61 (Second derivative of the exponential log-likelihood)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In the setting of</w:t>
        </w:r>
      </w:ins>
      <w:ins w:id="1463" w:author="PR Preview" w:date="2026-01-01T00:00:00Z">
        <w:r>
          <w:t xml:space="preserve"> </w:t>
        </w:r>
      </w:ins>
      <w:hyperlink w:anchor="exr-prac-exp-mle">
        <w:ins w:id="1464" w:author="PR Preview" w:date="2026-01-01T00:00:00Z">
          <w:r>
            <w:rPr>
              <w:rStyle w:val="Hyperlink"/>
            </w:rPr>
            <w:t xml:space="preserve">Exercise 58</w:t>
          </w:r>
        </w:ins>
      </w:hyperlink>
      <w:ins w:id="1465" w:author="PR Preview" w:date="2026-01-01T00:00:00Z">
        <w:r>
          <w:t xml:space="preserve">, compute the second derivative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$\ell''(\mu; \mathord{\smash[b]{\underset{\raise.3ex\hbox{$\scriptstyle\sim$}}{x}}\vphantom{x}})$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of the</w:t>
        </w:r>
      </w:ins>
      <w:ins w:id="1470" w:author="PR Preview" w:date="2026-01-01T00:00:00Z">
        <w:r>
          <w:t xml:space="preserve"> </w:t>
        </w:r>
      </w:ins>
      <w:hyperlink w:anchor="def-loglik">
        <w:ins w:id="1471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472" w:author="PR Preview" w:date="2026-01-01T00:00:00Z">
        <w:r>
          <w:t xml:space="preserve">.</w:t>
        </w:r>
      </w:ins>
    </w:p>
    <w:bookmarkEnd w:id="422"/>
    <w:bookmarkStart w:id="423" w:name="sol-prac-exp-mle-second-derivative"/>
    <w:p>
      <w:pPr>
        <w:pStyle w:val="BodyText"/>
      </w:pPr>
      <w:ins w:id="1473" w:author="PR Preview" w:date="2026-01-01T00:00:00Z">
        <w:r>
          <w:rPr>
            <w:i/>
            <w:iCs/>
          </w:rPr>
          <w:t xml:space="preserve">Solution 61</w:t>
        </w:r>
      </w:ins>
      <w:ins w:id="1474" w:author="PR Preview" w:date="2026-01-01T00:00:00Z">
        <w:r>
          <w:t xml:space="preserve">. </w:t>
        </w:r>
      </w:ins>
      <w:ins w:id="1475" w:author="PR Preview" w:date="2026-01-01T00:00:00Z">
        <w:r>
          <w:t xml:space="preserve">The second derivative is:</w:t>
        </w:r>
      </w:ins>
    </w:p>
    <w:p>
      <w:pPr>
        <w:pStyle w:val="BodyText"/>
      </w:pPr>
      <w:ins w:id="1476" w:author="PR Preview" w:date="2026-01-01T00:00:00Z">
        <w:r>
  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  </w:r>
      </w:ins>
    </w:p>
    <w:bookmarkEnd w:id="423"/>
    <w:bookmarkStart w:id="424" w:name="exr-prac-exp-mle-maximum"/>
    <w:p>
      <w:pPr>
        <w:pStyle w:val="FirstParagraph"/>
      </w:pPr>
      <w:ins w:id="1477" w:author="PR Preview" w:date="2026-01-01T00:00:00Z">
        <w:r>
          <w:rPr>
            <w:b/>
            <w:bCs/>
          </w:rPr>
          <w:t xml:space="preserve">Exercise 62 (Check the critical point is a maximum)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In the setting of</w:t>
        </w:r>
      </w:ins>
      <w:ins w:id="1480" w:author="PR Preview" w:date="2026-01-01T00:00:00Z">
        <w:r>
          <w:t xml:space="preserve"> </w:t>
        </w:r>
      </w:ins>
      <w:hyperlink w:anchor="exr-prac-exp-mle">
        <w:ins w:id="1481" w:author="PR Preview" w:date="2026-01-01T00:00:00Z">
          <w:r>
            <w:rPr>
              <w:rStyle w:val="Hyperlink"/>
            </w:rPr>
            <w:t xml:space="preserve">Exercise 58</w:t>
          </w:r>
        </w:ins>
      </w:hyperlink>
      <w:ins w:id="1482" w:author="PR Preview" w:date="2026-01-01T00:00:00Z">
        <w:r>
          <w:t xml:space="preserve">,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use the second derivative from</w:t>
        </w:r>
      </w:ins>
      <w:ins w:id="1485" w:author="PR Preview" w:date="2026-01-01T00:00:00Z">
        <w:r>
          <w:t xml:space="preserve"> </w:t>
        </w:r>
      </w:ins>
      <w:hyperlink w:anchor="exr-prac-exp-mle-second-derivative">
        <w:ins w:id="1486" w:author="PR Preview" w:date="2026-01-01T00:00:00Z">
          <w:r>
            <w:rPr>
              <w:rStyle w:val="Hyperlink"/>
            </w:rPr>
            <w:t xml:space="preserve">Exercise 61</w:t>
          </w:r>
        </w:ins>
      </w:hyperlink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to verify that the</w:t>
        </w:r>
      </w:ins>
      <w:ins w:id="1489" w:author="PR Preview" w:date="2026-01-01T00:00:00Z">
        <w:r>
          <w:t xml:space="preserve"> </w:t>
        </w:r>
      </w:ins>
      <w:hyperlink w:anchor="def-critical-point">
        <w:ins w:id="1490" w:author="PR Preview" w:date="2026-01-01T00:00:00Z">
          <w:r>
            <w:rPr>
              <w:rStyle w:val="Hyperlink"/>
            </w:rPr>
            <w:t xml:space="preserve">critical point</w:t>
          </w:r>
        </w:ins>
      </w:hyperlink>
      <w:ins w:id="149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from</w:t>
        </w:r>
      </w:ins>
      <w:ins w:id="1494" w:author="PR Preview" w:date="2026-01-01T00:00:00Z">
        <w:r>
          <w:t xml:space="preserve"> </w:t>
        </w:r>
      </w:ins>
      <w:hyperlink w:anchor="exr-prac-exp-mle-mle">
        <w:ins w:id="1495" w:author="PR Preview" w:date="2026-01-01T00:00:00Z">
          <w:r>
            <w:rPr>
              <w:rStyle w:val="Hyperlink"/>
            </w:rPr>
            <w:t xml:space="preserve">Exercise 60</w:t>
          </w:r>
        </w:ins>
      </w:hyperlink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is a maximum.</w:t>
        </w:r>
      </w:ins>
    </w:p>
    <w:bookmarkEnd w:id="424"/>
    <w:bookmarkStart w:id="425" w:name="sol-prac-exp-mle-maximum"/>
    <w:p>
      <w:pPr>
        <w:pStyle w:val="BodyText"/>
      </w:pPr>
      <w:ins w:id="1498" w:author="PR Preview" w:date="2026-01-01T00:00:00Z">
        <w:r>
          <w:rPr>
            <w:i/>
            <w:iCs/>
          </w:rPr>
          <w:t xml:space="preserve">Solution 62</w:t>
        </w:r>
      </w:ins>
      <w:ins w:id="1499" w:author="PR Preview" w:date="2026-01-01T00:00:00Z">
        <w:r>
          <w:t xml:space="preserve">. </w:t>
        </w:r>
      </w:ins>
      <w:ins w:id="1500" w:author="PR Preview" w:date="2026-01-01T00:00:00Z">
        <w:r>
          <w:t xml:space="preserve">Evaluated at</w:t>
        </w:r>
      </w:ins>
      <w:ins w:id="150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502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del w:id="1503" w:author="PR Preview" w:date="2026-01-01T00:00:00Z">
        <w:r>
          <w:rPr>
            <w:b/>
            <w:bCs/>
          </w:rPr>
          <w:delText xml:space="preserve">(d)</w:delText>
        </w:r>
      </w:del>
    </w:p>
    <w:p>
      <w:pPr>
        <w:pStyle w:val="BodyText"/>
      </w:pPr>
      <w:del w:id="1504" w:author="PR Preview" w:date="2026-01-01T00:00:00Z">
        <w:r>
          <w:delText xml:space="preserve">The observed information is:</w:delText>
        </w:r>
      </w:del>
    </w:p>
    <w:p>
      <w:pPr>
        <w:pStyle w:val="BodyText"/>
      </w:pPr>
      <w:del w:id="1505" w:author="PR Preview" w:date="2026-01-01T00:00:00Z">
        <w:r>
          <w:delTex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delText>
        </w:r>
      </w:del>
    </w:p>
    <w:p>
      <w:pPr>
        <w:pStyle w:val="FirstParagraph"/>
      </w:pPr>
      <w:del w:id="1506" w:author="PR Preview" w:date="2026-01-01T00:00:00Z">
        <w:r>
          <w:delText xml:space="preserve">Evaluated at</w:delText>
        </w:r>
      </w:del>
      <w:del w:id="150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508" w:author="PR Preview" w:date="2026-01-01T00:00:00Z">
        <w:r>
          <w:delText xml:space="preserve">:</w:delText>
        </w:r>
      </w:del>
    </w:p>
    <w:p>
      <w:pPr>
        <w:pStyle w:val="BodyText"/>
      </w:pPr>
      <w:ins w:id="1509" w:author="PR Preview" w:date="2026-01-01T00:00:00Z">
        <w:r>
          <w:rPr>
            <w:b/>
            <w:bCs/>
          </w:rPr>
          <w:t xml:space="preserve">Exercise 63 (Observed information for the exponential mean)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In the setting of</w:t>
        </w:r>
      </w:ins>
      <w:ins w:id="1512" w:author="PR Preview" w:date="2026-01-01T00:00:00Z">
        <w:r>
          <w:t xml:space="preserve"> </w:t>
        </w:r>
      </w:ins>
      <w:hyperlink w:anchor="exr-prac-exp-mle">
        <w:ins w:id="1513" w:author="PR Preview" w:date="2026-01-01T00:00:00Z">
          <w:r>
            <w:rPr>
              <w:rStyle w:val="Hyperlink"/>
            </w:rPr>
            <w:t xml:space="preserve">Exercise 58</w:t>
          </w:r>
        </w:ins>
      </w:hyperlink>
      <w:ins w:id="1514" w:author="PR Preview" w:date="2026-01-01T00:00:00Z">
        <w:r>
          <w:t xml:space="preserve">,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use the second derivative from</w:t>
        </w:r>
      </w:ins>
      <w:ins w:id="1517" w:author="PR Preview" w:date="2026-01-01T00:00:00Z">
        <w:r>
          <w:t xml:space="preserve"> </w:t>
        </w:r>
      </w:ins>
      <w:hyperlink w:anchor="exr-prac-exp-mle-second-derivative">
        <w:ins w:id="1518" w:author="PR Preview" w:date="2026-01-01T00:00:00Z">
          <w:r>
            <w:rPr>
              <w:rStyle w:val="Hyperlink"/>
            </w:rPr>
            <w:t xml:space="preserve">Exercise 61</w:t>
          </w:r>
        </w:ins>
      </w:hyperlink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to derive the</w:t>
        </w:r>
      </w:ins>
      <w:ins w:id="1521" w:author="PR Preview" w:date="2026-01-01T00:00:00Z">
        <w:r>
          <w:t xml:space="preserve"> </w:t>
        </w:r>
      </w:ins>
      <w:hyperlink w:anchor="def-oinf">
        <w:ins w:id="1522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$I(\mu; \mathord{\smash[b]{\underset{\raise.3ex\hbox{$\scriptstyle\sim$}}{x}}\vphantom{x}}) = -\ell''(\mu; \mathord{\smash[b]{\underset{\raise.3ex\hbox{$\scriptstyle\sim$}}{x}}\vphantom{x}})$</w:t>
        </w:r>
      </w:ins>
      <w:ins w:id="1525" w:author="PR Preview" w:date="2026-01-01T00:00:00Z">
        <w:r>
          <w:t xml:space="preserve">.</w:t>
        </w:r>
      </w:ins>
    </w:p>
    <w:bookmarkEnd w:id="426"/>
    <w:bookmarkStart w:id="427" w:name="sol-prac-exp-mle-oinf"/>
    <w:p>
      <w:pPr>
        <w:pStyle w:val="BodyText"/>
      </w:pPr>
      <w:ins w:id="1526" w:author="PR Preview" w:date="2026-01-01T00:00:00Z">
        <w:r>
          <w:rPr>
            <w:i/>
            <w:iCs/>
          </w:rPr>
          <w:t xml:space="preserve">Solution 63</w:t>
        </w:r>
      </w:ins>
      <w:ins w:id="1527" w:author="PR Preview" w:date="2026-01-01T00:00:00Z">
        <w:r>
          <w:t xml:space="preserve">. </w:t>
        </w:r>
      </w:ins>
      <w:ins w:id="1528" w:author="PR Preview" w:date="2026-01-01T00:00:00Z">
        <w:r>
          <w:t xml:space="preserve">The observed information is:</w:t>
        </w:r>
      </w:ins>
    </w:p>
    <w:p>
      <w:pPr>
        <w:pStyle w:val="BodyText"/>
      </w:pPr>
      <w:ins w:id="1529" w:author="PR Preview" w:date="2026-01-01T00:00:00Z">
        <w:r>
  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  </w:r>
      </w:ins>
    </w:p>
    <w:bookmarkEnd w:id="427"/>
    <w:bookmarkStart w:id="428" w:name="exr-prac-exp-mle-oinf-at-mle"/>
    <w:p>
      <w:pPr>
        <w:pStyle w:val="FirstParagraph"/>
      </w:pPr>
      <w:ins w:id="1530" w:author="PR Preview" w:date="2026-01-01T00:00:00Z">
        <w:r>
          <w:rPr>
            <w:b/>
            <w:bCs/>
          </w:rPr>
          <w:t xml:space="preserve">Exercise 64 (Observed information at the MLE)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In the setting of</w:t>
        </w:r>
      </w:ins>
      <w:ins w:id="1533" w:author="PR Preview" w:date="2026-01-01T00:00:00Z">
        <w:r>
          <w:t xml:space="preserve"> </w:t>
        </w:r>
      </w:ins>
      <w:hyperlink w:anchor="exr-prac-exp-mle">
        <w:ins w:id="1534" w:author="PR Preview" w:date="2026-01-01T00:00:00Z">
          <w:r>
            <w:rPr>
              <w:rStyle w:val="Hyperlink"/>
            </w:rPr>
            <w:t xml:space="preserve">Exercise 58</w:t>
          </w:r>
        </w:ins>
      </w:hyperlink>
      <w:ins w:id="1535" w:author="PR Preview" w:date="2026-01-01T00:00:00Z">
        <w:r>
          <w:t xml:space="preserve">,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evaluate the</w:t>
        </w:r>
      </w:ins>
      <w:ins w:id="1538" w:author="PR Preview" w:date="2026-01-01T00:00:00Z">
        <w:r>
          <w:t xml:space="preserve"> </w:t>
        </w:r>
      </w:ins>
      <w:hyperlink w:anchor="def-oinf">
        <w:ins w:id="1539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from</w:t>
        </w:r>
      </w:ins>
      <w:ins w:id="1542" w:author="PR Preview" w:date="2026-01-01T00:00:00Z">
        <w:r>
          <w:t xml:space="preserve"> </w:t>
        </w:r>
      </w:ins>
      <w:hyperlink w:anchor="exr-prac-exp-mle-oinf">
        <w:ins w:id="1543" w:author="PR Preview" w:date="2026-01-01T00:00:00Z">
          <w:r>
            <w:rPr>
              <w:rStyle w:val="Hyperlink"/>
            </w:rPr>
            <w:t xml:space="preserve">Exercise 63</w:t>
          </w:r>
        </w:ins>
      </w:hyperlink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at</w:t>
        </w:r>
      </w:ins>
      <w:ins w:id="154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from</w:t>
        </w:r>
      </w:ins>
      <w:ins w:id="1549" w:author="PR Preview" w:date="2026-01-01T00:00:00Z">
        <w:r>
          <w:t xml:space="preserve"> </w:t>
        </w:r>
      </w:ins>
      <w:hyperlink w:anchor="exr-prac-exp-mle-mle">
        <w:ins w:id="1550" w:author="PR Preview" w:date="2026-01-01T00:00:00Z">
          <w:r>
            <w:rPr>
              <w:rStyle w:val="Hyperlink"/>
            </w:rPr>
            <w:t xml:space="preserve">Exercise 60</w:t>
          </w:r>
        </w:ins>
      </w:hyperlink>
      <w:ins w:id="1551" w:author="PR Preview" w:date="2026-01-01T00:00:00Z">
        <w:r>
          <w:t xml:space="preserve">.</w:t>
        </w:r>
      </w:ins>
    </w:p>
    <w:bookmarkEnd w:id="428"/>
    <w:bookmarkStart w:id="429" w:name="sol-prac-exp-mle-oinf-at-mle"/>
    <w:p>
      <w:pPr>
        <w:pStyle w:val="BodyText"/>
      </w:pPr>
      <w:ins w:id="1552" w:author="PR Preview" w:date="2026-01-01T00:00:00Z">
        <w:r>
          <w:rPr>
            <w:i/>
            <w:iCs/>
          </w:rPr>
          <w:t xml:space="preserve">Solution 64</w:t>
        </w:r>
      </w:ins>
      <w:ins w:id="1553" w:author="PR Preview" w:date="2026-01-01T00:00:00Z">
        <w:r>
          <w:t xml:space="preserve">. </w:t>
        </w:r>
      </w:ins>
      <w:ins w:id="1554" w:author="PR Preview" w:date="2026-01-01T00:00:00Z">
        <w:r>
          <w:t xml:space="preserve">Evaluated at</w:t>
        </w:r>
      </w:ins>
      <w:ins w:id="155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556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del w:id="1557" w:author="PR Preview" w:date="2026-01-01T00:00:00Z">
        <w:r>
          <w:delText xml:space="preserve">An approximate 95% CI for</w:delText>
        </w:r>
      </w:del>
      <w:del w:id="1558" w:author="PR Preview" w:date="2026-01-01T00:00:00Z">
        <w:r>
          <w:delText xml:space="preserve"> </w:delText>
        </w:r>
      </w:del>
      <m:oMath>
        <m:r>
          <m:t>μ</m:t>
        </m:r>
      </m:oMath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del w:id="1561" w:author="PR Preview" w:date="2026-01-01T00:00:00Z">
        <w:r>
          <w:delText xml:space="preserve">Note: the exponential distribution has</w:delText>
        </w:r>
      </w:del>
      <w:del w:id="156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del w:id="1563" w:author="PR Preview" w:date="2026-01-01T00:00:00Z">
        <w:r>
          <w:delText xml:space="preserve">,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so</w:delText>
        </w:r>
      </w:del>
      <w:del w:id="1566" w:author="PR Preview" w:date="2026-01-01T00:00:00Z">
        <w:r>
          <w:delText xml:space="preserve"> </w:delText>
        </w:r>
      </w:del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567" w:author="PR Preview" w:date="2026-01-01T00:00:00Z">
        <w:r>
          <w:delText xml:space="preserve">,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which is estimated by</w:delText>
        </w:r>
      </w:del>
      <w:del w:id="157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571" w:author="PR Preview" w:date="2026-01-01T00:00:00Z">
        <w:r>
          <w:delText xml:space="preserve">.</w:delText>
        </w:r>
      </w:del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More generally,</w:delText>
        </w:r>
      </w:del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the standard error of a sample mean is</w:delText>
        </w:r>
      </w:del>
      <w:del w:id="1576" w:author="PR Preview" w:date="2026-01-01T00:00:00Z">
        <w:r>
          <w:delText xml:space="preserve"> </w:delText>
        </w:r>
      </w:del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577" w:author="PR Preview" w:date="2026-01-01T00:00:00Z">
        <w:r>
          <w:delText xml:space="preserve">;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here that reduces to</w:delText>
        </w:r>
      </w:del>
      <w:del w:id="158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because</w:delText>
        </w:r>
      </w:del>
      <w:del w:id="1583" w:author="PR Preview" w:date="2026-01-01T00:00:00Z">
        <w:r>
          <w:delText xml:space="preserve"> </w:delText>
        </w:r>
      </w:del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for the exponential distribution.</w:delText>
        </w:r>
      </w:del>
    </w:p>
    <w:p>
      <w:pPr>
        <w:pStyle w:val="BodyText"/>
      </w:pPr>
      <w:ins w:id="1586" w:author="PR Preview" w:date="2026-01-01T00:00:00Z">
        <w:r>
          <w:rPr>
            <w:b/>
            <w:bCs/>
          </w:rPr>
          <w:t xml:space="preserve">Exercise 65 (Approximate confidence interval for the exponential mean)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In the setting of</w:t>
        </w:r>
      </w:ins>
      <w:ins w:id="1589" w:author="PR Preview" w:date="2026-01-01T00:00:00Z">
        <w:r>
          <w:t xml:space="preserve"> </w:t>
        </w:r>
      </w:ins>
      <w:hyperlink w:anchor="exr-prac-exp-mle">
        <w:ins w:id="1590" w:author="PR Preview" w:date="2026-01-01T00:00:00Z">
          <w:r>
            <w:rPr>
              <w:rStyle w:val="Hyperlink"/>
            </w:rPr>
            <w:t xml:space="preserve">Exercise 58</w:t>
          </w:r>
        </w:ins>
      </w:hyperlink>
      <w:ins w:id="1591" w:author="PR Preview" w:date="2026-01-01T00:00:00Z">
        <w:r>
          <w:t xml:space="preserve">,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use the</w:t>
        </w:r>
      </w:ins>
      <w:ins w:id="1594" w:author="PR Preview" w:date="2026-01-01T00:00:00Z">
        <w:r>
          <w:t xml:space="preserve"> </w:t>
        </w:r>
      </w:ins>
      <w:hyperlink w:anchor="def-oinf">
        <w:ins w:id="1595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at the MLE from</w:t>
        </w:r>
      </w:ins>
      <w:ins w:id="1598" w:author="PR Preview" w:date="2026-01-01T00:00:00Z">
        <w:r>
          <w:t xml:space="preserve"> </w:t>
        </w:r>
      </w:ins>
      <w:hyperlink w:anchor="exr-prac-exp-mle-oinf-at-mle">
        <w:ins w:id="1599" w:author="PR Preview" w:date="2026-01-01T00:00:00Z">
          <w:r>
            <w:rPr>
              <w:rStyle w:val="Hyperlink"/>
            </w:rPr>
            <w:t xml:space="preserve">Exercise 64</w:t>
          </w:r>
        </w:ins>
      </w:hyperlink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to give an</w:t>
        </w:r>
      </w:ins>
      <w:ins w:id="1602" w:author="PR Preview" w:date="2026-01-01T00:00:00Z">
        <w:r>
          <w:t xml:space="preserve"> </w:t>
        </w:r>
      </w:ins>
      <w:hyperlink r:id="rId129">
        <w:ins w:id="1603" w:author="PR Preview" w:date="2026-01-01T00:00:00Z">
          <w:r>
            <w:rPr>
              <w:rStyle w:val="Hyperlink"/>
            </w:rPr>
            <w:t xml:space="preserve">approximate 95% confidence interval</w:t>
          </w:r>
        </w:ins>
      </w:hyperlink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for</w:t>
        </w:r>
      </w:ins>
      <w:ins w:id="1606" w:author="PR Preview" w:date="2026-01-01T00:00:00Z">
        <w:r>
          <w:t xml:space="preserve"> </w:t>
        </w:r>
      </w:ins>
      <m:oMath>
        <m:r>
          <m:t>μ</m:t>
        </m:r>
      </m:oMath>
      <w:ins w:id="1607" w:author="PR Preview" w:date="2026-01-01T00:00:00Z">
        <w:r>
          <w:t xml:space="preserve">.</w:t>
        </w:r>
      </w:ins>
    </w:p>
    <w:bookmarkEnd w:id="430"/>
    <w:bookmarkStart w:id="431" w:name="sol-prac-exp-mle-ci"/>
    <w:p>
      <w:pPr>
        <w:pStyle w:val="BodyText"/>
      </w:pPr>
      <w:ins w:id="1608" w:author="PR Preview" w:date="2026-01-01T00:00:00Z">
        <w:r>
          <w:rPr>
            <w:i/>
            <w:iCs/>
          </w:rPr>
          <w:t xml:space="preserve">Solution 65</w:t>
        </w:r>
      </w:ins>
      <w:ins w:id="1609" w:author="PR Preview" w:date="2026-01-01T00:00:00Z">
        <w:r>
          <w:t xml:space="preserve">. </w:t>
        </w:r>
      </w:ins>
      <w:ins w:id="1610" w:author="PR Preview" w:date="2026-01-01T00:00:00Z">
        <w:r>
          <w:t xml:space="preserve">An</w:t>
        </w:r>
      </w:ins>
      <w:ins w:id="1611" w:author="PR Preview" w:date="2026-01-01T00:00:00Z">
        <w:r>
          <w:t xml:space="preserve"> </w:t>
        </w:r>
      </w:ins>
      <w:hyperlink r:id="rId129">
        <w:ins w:id="1612" w:author="PR Preview" w:date="2026-01-01T00:00:00Z">
          <w:r>
            <w:rPr>
              <w:rStyle w:val="Hyperlink"/>
            </w:rPr>
            <w:t xml:space="preserve">approximate</w:t>
          </w:r>
        </w:ins>
      </w:hyperlink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95% CI for</w:t>
        </w:r>
      </w:ins>
      <w:ins w:id="1615" w:author="PR Preview" w:date="2026-01-01T00:00:00Z">
        <w:r>
          <w:t xml:space="preserve"> </w:t>
        </w:r>
      </w:ins>
      <m:oMath>
        <m:r>
          <m:t>μ</m:t>
        </m:r>
      </m:oMath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ins w:id="1618" w:author="PR Preview" w:date="2026-01-01T00:00:00Z">
        <w:r>
          <w:t xml:space="preserve">Note: the exponential distribution has</w:t>
        </w:r>
      </w:ins>
      <w:ins w:id="161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ins w:id="1620" w:author="PR Preview" w:date="2026-01-01T00:00:00Z">
        <w:r>
          <w:t xml:space="preserve">,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so</w:t>
        </w:r>
      </w:ins>
      <w:ins w:id="1623" w:author="PR Preview" w:date="2026-01-01T00:00:00Z">
        <w:r>
          <w:t xml:space="preserve"> </w:t>
        </w:r>
      </w:ins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624" w:author="PR Preview" w:date="2026-01-01T00:00:00Z">
        <w:r>
          <w:t xml:space="preserve">,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which is estimated by</w:t>
        </w:r>
      </w:ins>
      <w:ins w:id="162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628" w:author="PR Preview" w:date="2026-01-01T00:00:00Z">
        <w:r>
          <w:t xml:space="preserve">.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More generally,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the standard error of a sample mean is</w:t>
        </w:r>
      </w:ins>
      <w:ins w:id="1633" w:author="PR Preview" w:date="2026-01-01T00:00:00Z">
        <w:r>
          <w:t xml:space="preserve"> </w:t>
        </w:r>
      </w:ins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634" w:author="PR Preview" w:date="2026-01-01T00:00:00Z">
        <w:r>
          <w:t xml:space="preserve">;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here the standard error reduces to</w:t>
        </w:r>
      </w:ins>
      <w:ins w:id="163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because</w:t>
        </w:r>
      </w:ins>
      <w:ins w:id="1640" w:author="PR Preview" w:date="2026-01-01T00:00:00Z">
        <w:r>
          <w:t xml:space="preserve"> </w:t>
        </w:r>
      </w:ins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for the exponential distribution.</w:t>
        </w:r>
      </w:ins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2026-10-27T12:02:53Z</dcterms:created>
  <dcterms:modified xsi:type="dcterms:W3CDTF">2026-10-27T12:02:53Z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04:54:13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