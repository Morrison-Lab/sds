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2026-10-27 11:13:53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14:23:57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r>
        <w:t xml:space="preserve">2 Fitting by iteratively reweighted least squares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r>
        <w:rPr>
          <w:b/>
          <w:bCs/>
        </w:rPr>
        <w:t xml:space="preserve">Definition 2 (Iteratively reweighted least squares (IRLS))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${\mathord{\smash[b]{\underset{\raise.3ex\hbox{$\scriptstyle\sim$}}{x}}\vphantom{x}}_{i}}^{\top}$</w:t>
      </w:r>
      <w:r>
        <w:t xml:space="preserve">.</w:t>
      </w:r>
      <w:r>
        <w:t xml:space="preserve"> </w:t>
      </w:r>
      <w:r>
        <w:t xml:space="preserve">From a current</w:t>
      </w:r>
      <w:r>
        <w:t xml:space="preserve"> </w:t>
      </w:r>
      <w:hyperlink r:id="rId21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with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(collected in</w:t>
      </w:r>
      <w:r>
        <w:t xml:space="preserve"> </w:t>
      </w:r>
      <w:r>
        <w:t xml:space="preserve">$\mathord{\smash[b]{\underset{\raise.3ex\hbox{$\scriptstyle\sim$}}{\pi}}\vphantom{\pi}}^*$</w:t>
      </w:r>
      <w:r>
        <w:t xml:space="preserve">), form</w:t>
      </w:r>
    </w:p>
    <w:p>
      <w:pPr>
        <w:pStyle w:val="Compact"/>
        <w:numPr>
          <w:ilvl w:val="0"/>
          <w:numId w:val="1001"/>
        </w:numPr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r>
        <w:t xml:space="preserve">, collected in the diagonal matrix</w:t>
      </w:r>
      <w:r>
        <w:t xml:space="preserve"> </w:t>
      </w:r>
      <m:oMath>
        <m:r>
          <m:t>W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working responses</w:t>
      </w:r>
      <w:r>
        <w:t xml:space="preserve"> </w:t>
      </w:r>
      <w:r>
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</w:r>
      <w:r>
        <w:t xml:space="preserve">, collected in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Iteratively reweighted least squares</w:t>
      </w:r>
      <w:r>
        <w:t xml:space="preserve"> </w:t>
      </w:r>
      <w:r>
        <w:t xml:space="preserve">replaces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by the weighted least squares fit of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minimizer of</w:t>
      </w:r>
      <w:r>
        <w:t xml:space="preserve"> </w:t>
      </w:r>
      <w:r>
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</w:r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{\mathopen{}\left(\mathopen{}\left({X}^{\top} W X\right)\mathclose{}\right)\mathclose{}}^{-1} {X}^{\top} W \mathord{\smash[b]{\underset{\raise.3ex\hbox{$\scriptstyle\sim$}}{z}}\vphantom{z}},
    $$</w:t>
      </w:r>
    </w:p>
    <w:p>
      <w:pPr>
        <w:pStyle w:val="FirstParagraph"/>
      </w:pPr>
      <w:r>
        <w:t xml:space="preserve">and repeats until the estimate stops changing.</w:t>
      </w:r>
    </w:p>
    <w:bookmarkEnd w:id="23"/>
    <w:bookmarkStart w:id="24" w:name="exr-irls-step"/>
    <w:p>
      <w:pPr>
        <w:pStyle w:val="BodyText"/>
      </w:pPr>
      <w:r>
        <w:rPr>
          <w:b/>
          <w:bCs/>
        </w:rPr>
        <w:t xml:space="preserve">Exercise 1 (One IRLS step for the six-patient trial)</w:t>
      </w:r>
      <w:r>
        <w:t xml:space="preserve"> </w:t>
      </w:r>
      <w:r>
        <w:t xml:space="preserve">In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, start 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 the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, the weights and the working responses.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 updated coefficients</w:t>
      </w:r>
      <w:r>
        <w:t xml:space="preserve"> </w:t>
      </w:r>
      <w:r>
        <w:t xml:space="preserve">${\mathopen{}\left(\mathopen{}\left({X}^{\top} W X\right)\mathclose{}\right)\mathclose{}}^{-1} {X}^{\top} W \mathord{\smash[b]{\underset{\raise.3ex\hbox{$\scriptstyle\sim$}}{z}}\vphantom{z}}$</w:t>
      </w:r>
      <w:r>
        <w:t xml:space="preserve">.</w:t>
      </w:r>
    </w:p>
    <w:bookmarkEnd w:id="24"/>
    <w:bookmarkStart w:id="27" w:name="sol-irls-step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Here the rows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patients in the group coded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treated patients,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{(0, 0, 1, 0, 1,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every fitted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every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The working responses are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\mathord{\smash[b]{\underset{\raise.3ex\hbox{$\scriptstyle\sim$}}{z}}\vphantom{z}} = {(-2, -2, 2, -2, 2, 2)}^{\top}.
    $$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entries of the first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sum to</w:t>
      </w:r>
      <w:r>
        <w:t xml:space="preserve"> </w:t>
      </w:r>
      <m:oMath>
        <m:r>
          <m:t>6</m:t>
        </m:r>
      </m:oMath>
      <w:r>
        <w:t xml:space="preserve">, the squares in the second column sum to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and the two columns multiply to a sum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entry of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${X}^{\top} W \mathord{\smash[b]{\underset{\raise.3ex\hbox{$\scriptstyle\sim$}}{z}}\vphantom{z}} = {(0,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updated coefficients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intercept</w:t>
        </w:r>
      </w:hyperlink>
      <w:r>
        <w:t xml:space="preserve"> </w:t>
      </w:r>
      <w:r>
        <w:t xml:space="preserve">stays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moves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31" w:name="thm-irls-newton"/>
    <w:p>
      <w:pPr>
        <w:pStyle w:val="BodyText"/>
      </w:pPr>
      <w:r>
        <w:rPr>
          <w:b/>
          <w:bCs/>
        </w:rPr>
        <w:t xml:space="preserve">Theorem 1 (An IRLS step is a Newton-Raphson step and a Fisher scoring step)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One step of</w:t>
      </w:r>
      <w:r>
        <w:t xml:space="preserve"> </w:t>
      </w:r>
      <w:hyperlink w:anchor="def-irls">
        <w:r>
          <w:rPr>
            <w:rStyle w:val="Hyperlink"/>
          </w:rPr>
          <w:t xml:space="preserve">iteratively reweighted least squares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equals</w:t>
      </w:r>
    </w:p>
    <w:p>
      <w:pPr>
        <w:pStyle w:val="Compact"/>
        <w:numPr>
          <w:ilvl w:val="0"/>
          <w:numId w:val="1003"/>
        </w:numPr>
      </w:pPr>
      <w:r>
        <w:t xml:space="preserve">one step of the</w:t>
      </w:r>
      <w:r>
        <w:t xml:space="preserve"> </w:t>
      </w:r>
      <w:hyperlink r:id="rId28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on 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one step of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:</w:t>
      </w:r>
    </w:p>
    <w:p>
      <w:pPr>
        <w:pStyle w:val="FirstParagraph"/>
      </w:pPr>
      <w:bookmarkStart w:id="30" w:name="eq-irls-newton"/>
      <w:r>
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</w:r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has</w:t>
      </w:r>
      <w:r>
        <w:t xml:space="preserve"> </w:t>
      </w:r>
      <w:hyperlink r:id="rId18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(with</w:t>
      </w:r>
      <w:r>
        <w:t xml:space="preserve"> </w:t>
      </w:r>
      <w:r>
        <w:t xml:space="preserve">$\mathord{\smash[b]{\underset{\raise.3ex\hbox{$\scriptstyle\sim$}}{\pi}}\vphantom{\pi}}$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computed from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</w:t>
      </w:r>
      <w:r>
        <w:t xml:space="preserve"> </w:t>
      </w:r>
      <w:r>
        <w:t xml:space="preserve">and the Hessian does not involve the outcomes</w:t>
      </w:r>
      <w:r>
        <w:t xml:space="preserve"> </w:t>
      </w:r>
      <w:r>
        <w:t xml:space="preserve">(proof of</w:t>
      </w:r>
      <w:r>
        <w:t xml:space="preserve"> </w:t>
      </w:r>
      <w:hyperlink w:anchor="thm-logistic-mle-distribution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equals the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and the Newton-Raphson and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steps both equal</w:t>
      </w:r>
      <w:r>
        <w:t xml:space="preserve"> </w:t>
      </w:r>
      <w:hyperlink w:anchor="eq-irls-newton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, the working responses satisfy</w:t>
      </w:r>
      <w:r>
        <w:t xml:space="preserve"> </w:t>
      </w:r>
      <w:r>
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</w:r>
      <w:r>
        <w:t xml:space="preserve">, so</w:t>
      </w:r>
    </w:p>
    <w:p>
      <w:pPr>
        <w:pStyle w:val="BodyText"/>
      </w:pPr>
      <w:r>
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</w:r>
    </w:p>
    <w:bookmarkStart w:id="37" w:name="exm-irls-six-patients"/>
    <w:p>
      <w:pPr>
        <w:pStyle w:val="FirstParagraph"/>
      </w:pPr>
      <w:r>
        <w:rPr>
          <w:b/>
          <w:bCs/>
        </w:rPr>
        <w:t xml:space="preserve">Example 2 (IRLS on the six-patient trial)</w:t>
      </w:r>
      <w:r>
        <w:t xml:space="preserve"> </w:t>
      </w:r>
      <w:r>
        <w:t xml:space="preserve">The code runs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on the data of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 </w:t>
      </w:r>
      <w:r>
        <w:t xml:space="preserve">and compares the result with the coefficients from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</w:t>
      </w:r>
    </w:p>
    <w:p>
      <w:pPr>
        <w:pStyle w:val="SourceCode"/>
      </w:pPr>
      <w:del w:id="3" w:author="PR Preview" w:date="2026-01-01T00:00:00Z">
        <w:r>
          <w:rPr>
            <w:rStyle w:val="CommentTok"/>
          </w:rPr>
          <w:delText xml:space="preserve"># design matrix: intercept, group (-1 control, +1 treatment); y = 1: recovered</w:delText>
        </w:r>
      </w:del>
      <w:del w:id="4" w:author="PR Preview" w:date="2026-01-01T00:00:00Z">
        <w:r>
          <w:br/>
        </w:r>
      </w:del>
      <w:del w:id="5" w:author="PR Preview" w:date="2026-01-01T00:00:00Z">
        <w:r>
          <w:rPr>
            <w:rStyle w:val="NormalTok"/>
          </w:rPr>
          <w:delText xml:space="preserve">irls_x </w:delText>
        </w:r>
      </w:del>
      <w:del w:id="6" w:author="PR Preview" w:date="2026-01-01T00:00:00Z">
        <w:r>
          <w:rPr>
            <w:rStyle w:val="OtherTok"/>
          </w:rPr>
          <w:delText xml:space="preserve">&lt;-</w:delText>
        </w:r>
      </w:del>
      <w:del w:id="7" w:author="PR Preview" w:date="2026-01-01T00:00:00Z">
        <w:r>
          <w:rPr>
            <w:rStyle w:val="NormalTok"/>
          </w:rPr>
          <w:delText xml:space="preserve"> </w:delText>
        </w:r>
      </w:del>
      <w:del w:id="8" w:author="PR Preview" w:date="2026-01-01T00:00:00Z">
        <w:r>
          <w:rPr>
            <w:rStyle w:val="FunctionTok"/>
          </w:rPr>
          <w:delText xml:space="preserve">cbind</w:delText>
        </w:r>
      </w:del>
      <w:del w:id="9" w:author="PR Preview" w:date="2026-01-01T00:00:00Z">
        <w:r>
          <w:rPr>
            <w:rStyle w:val="NormalTok"/>
          </w:rPr>
          <w:delText xml:space="preserve">(</w:delText>
        </w:r>
      </w:del>
      <w:del w:id="10" w:author="PR Preview" w:date="2026-01-01T00:00:00Z">
        <w:r>
          <w:rPr>
            <w:rStyle w:val="DecValTok"/>
          </w:rPr>
          <w:delText xml:space="preserve">1</w:delText>
        </w:r>
      </w:del>
      <w:del w:id="11" w:author="PR Preview" w:date="2026-01-01T00:00:00Z">
        <w:r>
          <w:rPr>
            <w:rStyle w:val="NormalTok"/>
          </w:rPr>
          <w:delText xml:space="preserve">, </w:delText>
        </w:r>
      </w:del>
      <w:del w:id="12" w:author="PR Preview" w:date="2026-01-01T00:00:00Z">
        <w:r>
          <w:rPr>
            <w:rStyle w:val="FunctionTok"/>
          </w:rPr>
          <w:delText xml:space="preserve">rep</w:delText>
        </w:r>
      </w:del>
      <w:del w:id="13" w:author="PR Preview" w:date="2026-01-01T00:00:00Z">
        <w:r>
          <w:rPr>
            <w:rStyle w:val="NormalTok"/>
          </w:rPr>
          <w:delText xml:space="preserve">(</w:delText>
        </w:r>
      </w:del>
      <w:del w:id="14" w:author="PR Preview" w:date="2026-01-01T00:00:00Z">
        <w:r>
          <w:rPr>
            <w:rStyle w:val="FunctionTok"/>
          </w:rPr>
          <w:delText xml:space="preserve">c</w:delText>
        </w:r>
      </w:del>
      <w:del w:id="15" w:author="PR Preview" w:date="2026-01-01T00:00:00Z">
        <w:r>
          <w:rPr>
            <w:rStyle w:val="NormalTok"/>
          </w:rPr>
          <w:delText xml:space="preserve">(</w:delText>
        </w:r>
      </w:del>
      <w:del w:id="16" w:author="PR Preview" w:date="2026-01-01T00:00:00Z">
        <w:r>
          <w:rPr>
            <w:rStyle w:val="SpecialCharTok"/>
          </w:rPr>
          <w:delText xml:space="preserve">-</w:delText>
        </w:r>
      </w:del>
      <w:del w:id="17" w:author="PR Preview" w:date="2026-01-01T00:00:00Z">
        <w:r>
          <w:rPr>
            <w:rStyle w:val="DecValTok"/>
          </w:rPr>
          <w:delText xml:space="preserve">1</w:delText>
        </w:r>
      </w:del>
      <w:del w:id="18" w:author="PR Preview" w:date="2026-01-01T00:00:00Z">
        <w:r>
          <w:rPr>
            <w:rStyle w:val="NormalTok"/>
          </w:rPr>
          <w:delText xml:space="preserve">, </w:delText>
        </w:r>
      </w:del>
      <w:del w:id="19" w:author="PR Preview" w:date="2026-01-01T00:00:00Z">
        <w:r>
          <w:rPr>
            <w:rStyle w:val="DecValTok"/>
          </w:rPr>
          <w:delText xml:space="preserve">1</w:delText>
        </w:r>
      </w:del>
      <w:del w:id="20" w:author="PR Preview" w:date="2026-01-01T00:00:00Z">
        <w:r>
          <w:rPr>
            <w:rStyle w:val="NormalTok"/>
          </w:rPr>
          <w:delText xml:space="preserve">), </w:delText>
        </w:r>
      </w:del>
      <w:del w:id="21" w:author="PR Preview" w:date="2026-01-01T00:00:00Z">
        <w:r>
          <w:rPr>
            <w:rStyle w:val="AttributeTok"/>
          </w:rPr>
          <w:delText xml:space="preserve">each =</w:delText>
        </w:r>
      </w:del>
      <w:del w:id="22" w:author="PR Preview" w:date="2026-01-01T00:00:00Z">
        <w:r>
          <w:rPr>
            <w:rStyle w:val="NormalTok"/>
          </w:rPr>
          <w:delText xml:space="preserve"> </w:delText>
        </w:r>
      </w:del>
      <w:del w:id="23" w:author="PR Preview" w:date="2026-01-01T00:00:00Z">
        <w:r>
          <w:rPr>
            <w:rStyle w:val="DecValTok"/>
          </w:rPr>
          <w:delText xml:space="preserve">3</w:delText>
        </w:r>
      </w:del>
      <w:del w:id="24" w:author="PR Preview" w:date="2026-01-01T00:00:00Z">
        <w:r>
          <w:rPr>
            <w:rStyle w:val="NormalTok"/>
          </w:rPr>
          <w:delText xml:space="preserve">))</w:delText>
        </w:r>
      </w:del>
      <w:del w:id="25" w:author="PR Preview" w:date="2026-01-01T00:00:00Z">
        <w:r>
          <w:br/>
        </w:r>
      </w:del>
      <w:del w:id="26" w:author="PR Preview" w:date="2026-01-01T00:00:00Z">
        <w:r>
          <w:rPr>
            <w:rStyle w:val="NormalTok"/>
          </w:rPr>
          <w:delText xml:space="preserve">irls_y </w:delText>
        </w:r>
      </w:del>
      <w:del w:id="27" w:author="PR Preview" w:date="2026-01-01T00:00:00Z">
        <w:r>
          <w:rPr>
            <w:rStyle w:val="OtherTok"/>
          </w:rPr>
          <w:delText xml:space="preserve">&lt;-</w:delText>
        </w:r>
      </w:del>
      <w:del w:id="28" w:author="PR Preview" w:date="2026-01-01T00:00:00Z">
        <w:r>
          <w:rPr>
            <w:rStyle w:val="NormalTok"/>
          </w:rPr>
          <w:delText xml:space="preserve"> </w:delText>
        </w:r>
      </w:del>
      <w:del w:id="29" w:author="PR Preview" w:date="2026-01-01T00:00:00Z">
        <w:r>
          <w:rPr>
            <w:rStyle w:val="FunctionTok"/>
          </w:rPr>
          <w:delText xml:space="preserve">c</w:delText>
        </w:r>
      </w:del>
      <w:del w:id="30" w:author="PR Preview" w:date="2026-01-01T00:00:00Z">
        <w:r>
          <w:rPr>
            <w:rStyle w:val="NormalTok"/>
          </w:rPr>
          <w:delText xml:space="preserve">(</w:delText>
        </w:r>
      </w:del>
      <w:del w:id="31" w:author="PR Preview" w:date="2026-01-01T00:00:00Z">
        <w:r>
          <w:rPr>
            <w:rStyle w:val="DecValTok"/>
          </w:rPr>
          <w:delText xml:space="preserve">0</w:delText>
        </w:r>
      </w:del>
      <w:del w:id="32" w:author="PR Preview" w:date="2026-01-01T00:00:00Z">
        <w:r>
          <w:rPr>
            <w:rStyle w:val="NormalTok"/>
          </w:rPr>
          <w:delText xml:space="preserve">, </w:delText>
        </w:r>
      </w:del>
      <w:del w:id="33" w:author="PR Preview" w:date="2026-01-01T00:00:00Z">
        <w:r>
          <w:rPr>
            <w:rStyle w:val="DecValTok"/>
          </w:rPr>
          <w:delText xml:space="preserve">0</w:delText>
        </w:r>
      </w:del>
      <w:del w:id="34" w:author="PR Preview" w:date="2026-01-01T00:00:00Z">
        <w:r>
          <w:rPr>
            <w:rStyle w:val="NormalTok"/>
          </w:rPr>
          <w:delText xml:space="preserve">, </w:delText>
        </w:r>
      </w:del>
      <w:del w:id="35" w:author="PR Preview" w:date="2026-01-01T00:00:00Z">
        <w:r>
          <w:rPr>
            <w:rStyle w:val="DecValTok"/>
          </w:rPr>
          <w:delText xml:space="preserve">1</w:delText>
        </w:r>
      </w:del>
      <w:del w:id="36" w:author="PR Preview" w:date="2026-01-01T00:00:00Z">
        <w:r>
          <w:rPr>
            <w:rStyle w:val="NormalTok"/>
          </w:rPr>
          <w:delText xml:space="preserve">, </w:delText>
        </w:r>
      </w:del>
      <w:del w:id="37" w:author="PR Preview" w:date="2026-01-01T00:00:00Z">
        <w:r>
          <w:rPr>
            <w:rStyle w:val="DecValTok"/>
          </w:rPr>
          <w:delText xml:space="preserve">0</w:delText>
        </w:r>
      </w:del>
      <w:del w:id="38" w:author="PR Preview" w:date="2026-01-01T00:00:00Z">
        <w:r>
          <w:rPr>
            <w:rStyle w:val="NormalTok"/>
          </w:rPr>
          <w:delText xml:space="preserve">, </w:delText>
        </w:r>
      </w:del>
      <w:del w:id="39" w:author="PR Preview" w:date="2026-01-01T00:00:00Z">
        <w:r>
          <w:rPr>
            <w:rStyle w:val="DecValTok"/>
          </w:rPr>
          <w:delText xml:space="preserve">1</w:delText>
        </w:r>
      </w:del>
      <w:del w:id="40" w:author="PR Preview" w:date="2026-01-01T00:00:00Z">
        <w:r>
          <w:rPr>
            <w:rStyle w:val="NormalTok"/>
          </w:rPr>
          <w:delText xml:space="preserve">, </w:delText>
        </w:r>
      </w:del>
      <w:del w:id="41" w:author="PR Preview" w:date="2026-01-01T00:00:00Z">
        <w:r>
          <w:rPr>
            <w:rStyle w:val="DecValTok"/>
          </w:rPr>
          <w:delText xml:space="preserve">1</w:delText>
        </w:r>
      </w:del>
      <w:del w:id="42" w:author="PR Preview" w:date="2026-01-01T00:00:00Z">
        <w:r>
          <w:rPr>
            <w:rStyle w:val="NormalTok"/>
          </w:rPr>
          <w:delText xml:space="preserve">)</w:delText>
        </w:r>
      </w:del>
      <w:del w:id="43" w:author="PR Preview" w:date="2026-01-01T00:00:00Z">
        <w:r>
          <w:br/>
        </w:r>
      </w:del>
      <w:del w:id="44" w:author="PR Preview" w:date="2026-01-01T00:00:00Z">
        <w:r>
          <w:rPr>
            <w:rStyle w:val="CommentTok"/>
          </w:rPr>
          <w:delText xml:space="preserve"># start from zero coefficients and take six IRLS steps</w:delText>
        </w:r>
      </w:del>
      <w:del w:id="45" w:author="PR Preview" w:date="2026-01-01T00:00:00Z">
        <w:r>
          <w:br/>
        </w:r>
      </w:del>
      <w:del w:id="46" w:author="PR Preview" w:date="2026-01-01T00:00:00Z">
        <w:r>
          <w:rPr>
            <w:rStyle w:val="NormalTok"/>
          </w:rPr>
          <w:delText xml:space="preserve">irls_coef </w:delText>
        </w:r>
      </w:del>
      <w:del w:id="47" w:author="PR Preview" w:date="2026-01-01T00:00:00Z">
        <w:r>
          <w:rPr>
            <w:rStyle w:val="OtherTok"/>
          </w:rPr>
          <w:delText xml:space="preserve">&lt;-</w:delText>
        </w:r>
      </w:del>
      <w:del w:id="48" w:author="PR Preview" w:date="2026-01-01T00:00:00Z">
        <w:r>
          <w:rPr>
            <w:rStyle w:val="NormalTok"/>
          </w:rPr>
          <w:delText xml:space="preserve"> </w:delText>
        </w:r>
      </w:del>
      <w:del w:id="49" w:author="PR Preview" w:date="2026-01-01T00:00:00Z">
        <w:r>
          <w:rPr>
            <w:rStyle w:val="FunctionTok"/>
          </w:rPr>
          <w:delText xml:space="preserve">c</w:delText>
        </w:r>
      </w:del>
      <w:del w:id="50" w:author="PR Preview" w:date="2026-01-01T00:00:00Z">
        <w:r>
          <w:rPr>
            <w:rStyle w:val="NormalTok"/>
          </w:rPr>
          <w:delText xml:space="preserve">(</w:delText>
        </w:r>
      </w:del>
      <w:del w:id="51" w:author="PR Preview" w:date="2026-01-01T00:00:00Z">
        <w:r>
          <w:rPr>
            <w:rStyle w:val="DecValTok"/>
          </w:rPr>
          <w:delText xml:space="preserve">0</w:delText>
        </w:r>
      </w:del>
      <w:del w:id="52" w:author="PR Preview" w:date="2026-01-01T00:00:00Z">
        <w:r>
          <w:rPr>
            <w:rStyle w:val="NormalTok"/>
          </w:rPr>
          <w:delText xml:space="preserve">, </w:delText>
        </w:r>
      </w:del>
      <w:del w:id="53" w:author="PR Preview" w:date="2026-01-01T00:00:00Z">
        <w:r>
          <w:rPr>
            <w:rStyle w:val="DecValTok"/>
          </w:rPr>
          <w:delText xml:space="preserve">0</w:delText>
        </w:r>
      </w:del>
      <w:del w:id="54" w:author="PR Preview" w:date="2026-01-01T00:00:00Z">
        <w:r>
          <w:rPr>
            <w:rStyle w:val="NormalTok"/>
          </w:rPr>
          <w:delText xml:space="preserve">)</w:delText>
        </w:r>
      </w:del>
      <w:del w:id="55" w:author="PR Preview" w:date="2026-01-01T00:00:00Z">
        <w:r>
          <w:br/>
        </w:r>
      </w:del>
      <w:del w:id="56" w:author="PR Preview" w:date="2026-01-01T00:00:00Z">
        <w:r>
          <w:rPr>
            <w:rStyle w:val="NormalTok"/>
          </w:rPr>
          <w:delText xml:space="preserve">irls_path </w:delText>
        </w:r>
      </w:del>
      <w:del w:id="57" w:author="PR Preview" w:date="2026-01-01T00:00:00Z">
        <w:r>
          <w:rPr>
            <w:rStyle w:val="OtherTok"/>
          </w:rPr>
          <w:delText xml:space="preserve">&lt;-</w:delText>
        </w:r>
      </w:del>
      <w:del w:id="58" w:author="PR Preview" w:date="2026-01-01T00:00:00Z">
        <w:r>
          <w:rPr>
            <w:rStyle w:val="NormalTok"/>
          </w:rPr>
          <w:delText xml:space="preserve"> </w:delText>
        </w:r>
      </w:del>
      <w:del w:id="59" w:author="PR Preview" w:date="2026-01-01T00:00:00Z">
        <w:r>
          <w:rPr>
            <w:rStyle w:val="FunctionTok"/>
          </w:rPr>
          <w:delText xml:space="preserve">data.frame</w:delText>
        </w:r>
      </w:del>
      <w:del w:id="60" w:author="PR Preview" w:date="2026-01-01T00:00:00Z">
        <w:r>
          <w:rPr>
            <w:rStyle w:val="NormalTok"/>
          </w:rPr>
          <w:delText xml:space="preserve">(</w:delText>
        </w:r>
      </w:del>
      <w:del w:id="61" w:author="PR Preview" w:date="2026-01-01T00:00:00Z">
        <w:r>
          <w:rPr>
            <w:rStyle w:val="AttributeTok"/>
          </w:rPr>
          <w:delText xml:space="preserve">step =</w:delText>
        </w:r>
      </w:del>
      <w:del w:id="62" w:author="PR Preview" w:date="2026-01-01T00:00:00Z">
        <w:r>
          <w:rPr>
            <w:rStyle w:val="NormalTok"/>
          </w:rPr>
          <w:delText xml:space="preserve"> </w:delText>
        </w:r>
      </w:del>
      <w:del w:id="63" w:author="PR Preview" w:date="2026-01-01T00:00:00Z">
        <w:r>
          <w:rPr>
            <w:rStyle w:val="DecValTok"/>
          </w:rPr>
          <w:delText xml:space="preserve">0</w:delText>
        </w:r>
      </w:del>
      <w:del w:id="64" w:author="PR Preview" w:date="2026-01-01T00:00:00Z">
        <w:r>
          <w:rPr>
            <w:rStyle w:val="NormalTok"/>
          </w:rPr>
          <w:delText xml:space="preserve">, </w:delText>
        </w:r>
      </w:del>
      <w:del w:id="65" w:author="PR Preview" w:date="2026-01-01T00:00:00Z">
        <w:r>
          <w:rPr>
            <w:rStyle w:val="AttributeTok"/>
          </w:rPr>
          <w:delText xml:space="preserve">intercept =</w:delText>
        </w:r>
      </w:del>
      <w:del w:id="66" w:author="PR Preview" w:date="2026-01-01T00:00:00Z">
        <w:r>
          <w:rPr>
            <w:rStyle w:val="NormalTok"/>
          </w:rPr>
          <w:delText xml:space="preserve"> </w:delText>
        </w:r>
      </w:del>
      <w:del w:id="67" w:author="PR Preview" w:date="2026-01-01T00:00:00Z">
        <w:r>
          <w:rPr>
            <w:rStyle w:val="DecValTok"/>
          </w:rPr>
          <w:delText xml:space="preserve">0</w:delText>
        </w:r>
      </w:del>
      <w:del w:id="68" w:author="PR Preview" w:date="2026-01-01T00:00:00Z">
        <w:r>
          <w:rPr>
            <w:rStyle w:val="NormalTok"/>
          </w:rPr>
          <w:delText xml:space="preserve">, </w:delText>
        </w:r>
      </w:del>
      <w:del w:id="69" w:author="PR Preview" w:date="2026-01-01T00:00:00Z">
        <w:r>
          <w:rPr>
            <w:rStyle w:val="AttributeTok"/>
          </w:rPr>
          <w:delText xml:space="preserve">slope =</w:delText>
        </w:r>
      </w:del>
      <w:del w:id="70" w:author="PR Preview" w:date="2026-01-01T00:00:00Z">
        <w:r>
          <w:rPr>
            <w:rStyle w:val="NormalTok"/>
          </w:rPr>
          <w:delText xml:space="preserve"> </w:delText>
        </w:r>
      </w:del>
      <w:del w:id="71" w:author="PR Preview" w:date="2026-01-01T00:00:00Z">
        <w:r>
          <w:rPr>
            <w:rStyle w:val="DecValTok"/>
          </w:rPr>
          <w:delText xml:space="preserve">0</w:delText>
        </w:r>
      </w:del>
      <w:del w:id="72" w:author="PR Preview" w:date="2026-01-01T00:00:00Z">
        <w:r>
          <w:rPr>
            <w:rStyle w:val="NormalTok"/>
          </w:rPr>
          <w:delText xml:space="preserve">)</w:delText>
        </w:r>
      </w:del>
      <w:del w:id="73" w:author="PR Preview" w:date="2026-01-01T00:00:00Z">
        <w:r>
          <w:br/>
        </w:r>
      </w:del>
      <w:del w:id="74" w:author="PR Preview" w:date="2026-01-01T00:00:00Z">
        <w:r>
          <w:rPr>
            <w:rStyle w:val="ControlFlowTok"/>
          </w:rPr>
          <w:delText xml:space="preserve">for</w:delText>
        </w:r>
      </w:del>
      <w:del w:id="75" w:author="PR Preview" w:date="2026-01-01T00:00:00Z">
        <w:r>
          <w:rPr>
            <w:rStyle w:val="NormalTok"/>
          </w:rPr>
          <w:delText xml:space="preserve"> (step </w:delText>
        </w:r>
      </w:del>
      <w:del w:id="76" w:author="PR Preview" w:date="2026-01-01T00:00:00Z">
        <w:r>
          <w:rPr>
            <w:rStyle w:val="ControlFlowTok"/>
          </w:rPr>
          <w:delText xml:space="preserve">in</w:delText>
        </w:r>
      </w:del>
      <w:del w:id="77" w:author="PR Preview" w:date="2026-01-01T00:00:00Z">
        <w:r>
          <w:rPr>
            <w:rStyle w:val="NormalTok"/>
          </w:rPr>
          <w:delText xml:space="preserve"> </w:delText>
        </w:r>
      </w:del>
      <w:del w:id="78" w:author="PR Preview" w:date="2026-01-01T00:00:00Z">
        <w:r>
          <w:rPr>
            <w:rStyle w:val="DecValTok"/>
          </w:rPr>
          <w:delText xml:space="preserve">1</w:delText>
        </w:r>
      </w:del>
      <w:del w:id="79" w:author="PR Preview" w:date="2026-01-01T00:00:00Z">
        <w:r>
          <w:rPr>
            <w:rStyle w:val="SpecialCharTok"/>
          </w:rPr>
          <w:delText xml:space="preserve">:</w:delText>
        </w:r>
      </w:del>
      <w:del w:id="80" w:author="PR Preview" w:date="2026-01-01T00:00:00Z">
        <w:r>
          <w:rPr>
            <w:rStyle w:val="DecValTok"/>
          </w:rPr>
          <w:delText xml:space="preserve">6</w:delText>
        </w:r>
      </w:del>
      <w:del w:id="81" w:author="PR Preview" w:date="2026-01-01T00:00:00Z">
        <w:r>
          <w:rPr>
            <w:rStyle w:val="NormalTok"/>
          </w:rPr>
          <w:delText xml:space="preserve">) {</w:delText>
        </w:r>
      </w:del>
      <w:del w:id="82" w:author="PR Preview" w:date="2026-01-01T00:00:00Z">
        <w:r>
          <w:br/>
        </w:r>
      </w:del>
      <w:del w:id="83" w:author="PR Preview" w:date="2026-01-01T00:00:00Z">
        <w:r>
          <w:rPr>
            <w:rStyle w:val="NormalTok"/>
          </w:rPr>
          <w:delText xml:space="preserve">  prob </w:delText>
        </w:r>
      </w:del>
      <w:del w:id="84" w:author="PR Preview" w:date="2026-01-01T00:00:00Z">
        <w:r>
          <w:rPr>
            <w:rStyle w:val="OtherTok"/>
          </w:rPr>
          <w:delText xml:space="preserve">&lt;-</w:delText>
        </w:r>
      </w:del>
      <w:del w:id="85" w:author="PR Preview" w:date="2026-01-01T00:00:00Z">
        <w:r>
          <w:rPr>
            <w:rStyle w:val="NormalTok"/>
          </w:rPr>
          <w:delText xml:space="preserve"> </w:delText>
        </w:r>
      </w:del>
      <w:del w:id="86" w:author="PR Preview" w:date="2026-01-01T00:00:00Z">
        <w:r>
          <w:rPr>
            <w:rStyle w:val="FunctionTok"/>
          </w:rPr>
          <w:delText xml:space="preserve">plogis</w:delText>
        </w:r>
      </w:del>
      <w:del w:id="87" w:author="PR Preview" w:date="2026-01-01T00:00:00Z">
        <w:r>
          <w:rPr>
            <w:rStyle w:val="NormalTok"/>
          </w:rPr>
          <w:delText xml:space="preserve">(</w:delText>
        </w:r>
      </w:del>
      <w:del w:id="88" w:author="PR Preview" w:date="2026-01-01T00:00:00Z">
        <w:r>
          <w:rPr>
            <w:rStyle w:val="FunctionTok"/>
          </w:rPr>
          <w:delText xml:space="preserve">drop</w:delText>
        </w:r>
      </w:del>
      <w:del w:id="89" w:author="PR Preview" w:date="2026-01-01T00:00:00Z">
        <w:r>
          <w:rPr>
            <w:rStyle w:val="NormalTok"/>
          </w:rPr>
          <w:delText xml:space="preserve">(irls_x </w:delText>
        </w:r>
      </w:del>
      <w:del w:id="90" w:author="PR Preview" w:date="2026-01-01T00:00:00Z">
        <w:r>
          <w:rPr>
            <w:rStyle w:val="SpecialCharTok"/>
          </w:rPr>
          <w:delText xml:space="preserve">%*%</w:delText>
        </w:r>
      </w:del>
      <w:del w:id="91" w:author="PR Preview" w:date="2026-01-01T00:00:00Z">
        <w:r>
          <w:rPr>
            <w:rStyle w:val="NormalTok"/>
          </w:rPr>
          <w:delText xml:space="preserve"> irls_coef))</w:delText>
        </w:r>
      </w:del>
      <w:del w:id="92" w:author="PR Preview" w:date="2026-01-01T00:00:00Z">
        <w:r>
          <w:br/>
        </w:r>
      </w:del>
      <w:del w:id="93" w:author="PR Preview" w:date="2026-01-01T00:00:00Z">
        <w:r>
          <w:rPr>
            <w:rStyle w:val="NormalTok"/>
          </w:rPr>
          <w:delText xml:space="preserve">  weight </w:delText>
        </w:r>
      </w:del>
      <w:del w:id="94" w:author="PR Preview" w:date="2026-01-01T00:00:00Z">
        <w:r>
          <w:rPr>
            <w:rStyle w:val="OtherTok"/>
          </w:rPr>
          <w:delText xml:space="preserve">&lt;-</w:delText>
        </w:r>
      </w:del>
      <w:del w:id="95" w:author="PR Preview" w:date="2026-01-01T00:00:00Z">
        <w:r>
          <w:rPr>
            <w:rStyle w:val="NormalTok"/>
          </w:rPr>
          <w:delText xml:space="preserve"> prob </w:delText>
        </w:r>
      </w:del>
      <w:del w:id="96" w:author="PR Preview" w:date="2026-01-01T00:00:00Z">
        <w:r>
          <w:rPr>
            <w:rStyle w:val="SpecialCharTok"/>
          </w:rPr>
          <w:delText xml:space="preserve">*</w:delText>
        </w:r>
      </w:del>
      <w:del w:id="97" w:author="PR Preview" w:date="2026-01-01T00:00:00Z">
        <w:r>
          <w:rPr>
            <w:rStyle w:val="NormalTok"/>
          </w:rPr>
          <w:delText xml:space="preserve"> (</w:delText>
        </w:r>
      </w:del>
      <w:del w:id="98" w:author="PR Preview" w:date="2026-01-01T00:00:00Z">
        <w:r>
          <w:rPr>
            <w:rStyle w:val="DecValTok"/>
          </w:rPr>
          <w:delText xml:space="preserve">1</w:delText>
        </w:r>
      </w:del>
      <w:del w:id="99" w:author="PR Preview" w:date="2026-01-01T00:00:00Z">
        <w:r>
          <w:rPr>
            <w:rStyle w:val="NormalTok"/>
          </w:rPr>
          <w:delText xml:space="preserve"> </w:delText>
        </w:r>
      </w:del>
      <w:del w:id="100" w:author="PR Preview" w:date="2026-01-01T00:00:00Z">
        <w:r>
          <w:rPr>
            <w:rStyle w:val="SpecialCharTok"/>
          </w:rPr>
          <w:delText xml:space="preserve">-</w:delText>
        </w:r>
      </w:del>
      <w:del w:id="101" w:author="PR Preview" w:date="2026-01-01T00:00:00Z">
        <w:r>
          <w:rPr>
            <w:rStyle w:val="NormalTok"/>
          </w:rPr>
          <w:delText xml:space="preserve"> prob)</w:delText>
        </w:r>
      </w:del>
      <w:del w:id="102" w:author="PR Preview" w:date="2026-01-01T00:00:00Z">
        <w:r>
          <w:br/>
        </w:r>
      </w:del>
      <w:del w:id="103" w:author="PR Preview" w:date="2026-01-01T00:00:00Z">
        <w:r>
          <w:rPr>
            <w:rStyle w:val="NormalTok"/>
          </w:rPr>
          <w:delText xml:space="preserve">  work_resp </w:delText>
        </w:r>
      </w:del>
      <w:del w:id="104" w:author="PR Preview" w:date="2026-01-01T00:00:00Z">
        <w:r>
          <w:rPr>
            <w:rStyle w:val="OtherTok"/>
          </w:rPr>
          <w:delText xml:space="preserve">&lt;-</w:delText>
        </w:r>
      </w:del>
      <w:del w:id="105" w:author="PR Preview" w:date="2026-01-01T00:00:00Z">
        <w:r>
          <w:rPr>
            <w:rStyle w:val="NormalTok"/>
          </w:rPr>
          <w:delText xml:space="preserve"> </w:delText>
        </w:r>
      </w:del>
      <w:del w:id="106" w:author="PR Preview" w:date="2026-01-01T00:00:00Z">
        <w:r>
          <w:rPr>
            <w:rStyle w:val="FunctionTok"/>
          </w:rPr>
          <w:delText xml:space="preserve">drop</w:delText>
        </w:r>
      </w:del>
      <w:del w:id="107" w:author="PR Preview" w:date="2026-01-01T00:00:00Z">
        <w:r>
          <w:rPr>
            <w:rStyle w:val="NormalTok"/>
          </w:rPr>
          <w:delText xml:space="preserve">(irls_x </w:delText>
        </w:r>
      </w:del>
      <w:del w:id="108" w:author="PR Preview" w:date="2026-01-01T00:00:00Z">
        <w:r>
          <w:rPr>
            <w:rStyle w:val="SpecialCharTok"/>
          </w:rPr>
          <w:delText xml:space="preserve">%*%</w:delText>
        </w:r>
      </w:del>
      <w:del w:id="109" w:author="PR Preview" w:date="2026-01-01T00:00:00Z">
        <w:r>
          <w:rPr>
            <w:rStyle w:val="NormalTok"/>
          </w:rPr>
          <w:delText xml:space="preserve"> irls_coef) </w:delText>
        </w:r>
      </w:del>
      <w:del w:id="110" w:author="PR Preview" w:date="2026-01-01T00:00:00Z">
        <w:r>
          <w:rPr>
            <w:rStyle w:val="SpecialCharTok"/>
          </w:rPr>
          <w:delText xml:space="preserve">+</w:delText>
        </w:r>
      </w:del>
      <w:del w:id="111" w:author="PR Preview" w:date="2026-01-01T00:00:00Z">
        <w:r>
          <w:rPr>
            <w:rStyle w:val="NormalTok"/>
          </w:rPr>
          <w:delText xml:space="preserve"> (irls_y </w:delText>
        </w:r>
      </w:del>
      <w:del w:id="112" w:author="PR Preview" w:date="2026-01-01T00:00:00Z">
        <w:r>
          <w:rPr>
            <w:rStyle w:val="SpecialCharTok"/>
          </w:rPr>
          <w:delText xml:space="preserve">-</w:delText>
        </w:r>
      </w:del>
      <w:del w:id="113" w:author="PR Preview" w:date="2026-01-01T00:00:00Z">
        <w:r>
          <w:rPr>
            <w:rStyle w:val="NormalTok"/>
          </w:rPr>
          <w:delText xml:space="preserve"> prob) </w:delText>
        </w:r>
      </w:del>
      <w:del w:id="114" w:author="PR Preview" w:date="2026-01-01T00:00:00Z">
        <w:r>
          <w:rPr>
            <w:rStyle w:val="SpecialCharTok"/>
          </w:rPr>
          <w:delText xml:space="preserve">/</w:delText>
        </w:r>
      </w:del>
      <w:del w:id="115" w:author="PR Preview" w:date="2026-01-01T00:00:00Z">
        <w:r>
          <w:rPr>
            <w:rStyle w:val="NormalTok"/>
          </w:rPr>
          <w:delText xml:space="preserve"> weight</w:delText>
        </w:r>
      </w:del>
      <w:del w:id="116" w:author="PR Preview" w:date="2026-01-01T00:00:00Z">
        <w:r>
          <w:br/>
        </w:r>
      </w:del>
      <w:del w:id="117" w:author="PR Preview" w:date="2026-01-01T00:00:00Z">
        <w:r>
          <w:rPr>
            <w:rStyle w:val="NormalTok"/>
          </w:rPr>
          <w:delText xml:space="preserve">  irls_coef </w:delText>
        </w:r>
      </w:del>
      <w:del w:id="118" w:author="PR Preview" w:date="2026-01-01T00:00:00Z">
        <w:r>
          <w:rPr>
            <w:rStyle w:val="OtherTok"/>
          </w:rPr>
          <w:delText xml:space="preserve">&lt;-</w:delText>
        </w:r>
      </w:del>
      <w:del w:id="119" w:author="PR Preview" w:date="2026-01-01T00:00:00Z">
        <w:r>
          <w:rPr>
            <w:rStyle w:val="NormalTok"/>
          </w:rPr>
          <w:delText xml:space="preserve"> </w:delText>
        </w:r>
      </w:del>
      <w:del w:id="120" w:author="PR Preview" w:date="2026-01-01T00:00:00Z">
        <w:r>
          <w:rPr>
            <w:rStyle w:val="FunctionTok"/>
          </w:rPr>
          <w:delText xml:space="preserve">drop</w:delText>
        </w:r>
      </w:del>
      <w:del w:id="121" w:author="PR Preview" w:date="2026-01-01T00:00:00Z">
        <w:r>
          <w:rPr>
            <w:rStyle w:val="NormalTok"/>
          </w:rPr>
          <w:delText xml:space="preserve">(</w:delText>
        </w:r>
      </w:del>
      <w:del w:id="122" w:author="PR Preview" w:date="2026-01-01T00:00:00Z">
        <w:r>
          <w:rPr>
            <w:rStyle w:val="FunctionTok"/>
          </w:rPr>
          <w:delText xml:space="preserve">solve</w:delText>
        </w:r>
      </w:del>
      <w:del w:id="123" w:author="PR Preview" w:date="2026-01-01T00:00:00Z">
        <w:r>
          <w:rPr>
            <w:rStyle w:val="NormalTok"/>
          </w:rPr>
          <w:delText xml:space="preserve">(</w:delText>
        </w:r>
      </w:del>
      <w:del w:id="124" w:author="PR Preview" w:date="2026-01-01T00:00:00Z">
        <w:r>
          <w:rPr>
            <w:rStyle w:val="FunctionTok"/>
          </w:rPr>
          <w:delText xml:space="preserve">crossprod</w:delText>
        </w:r>
      </w:del>
      <w:del w:id="125" w:author="PR Preview" w:date="2026-01-01T00:00:00Z">
        <w:r>
          <w:rPr>
            <w:rStyle w:val="NormalTok"/>
          </w:rPr>
          <w:delText xml:space="preserve">(irls_x, weight </w:delText>
        </w:r>
      </w:del>
      <w:del w:id="126" w:author="PR Preview" w:date="2026-01-01T00:00:00Z">
        <w:r>
          <w:rPr>
            <w:rStyle w:val="SpecialCharTok"/>
          </w:rPr>
          <w:delText xml:space="preserve">*</w:delText>
        </w:r>
      </w:del>
      <w:del w:id="127" w:author="PR Preview" w:date="2026-01-01T00:00:00Z">
        <w:r>
          <w:rPr>
            <w:rStyle w:val="NormalTok"/>
          </w:rPr>
          <w:delText xml:space="preserve"> irls_x),</w:delText>
        </w:r>
      </w:del>
      <w:del w:id="128" w:author="PR Preview" w:date="2026-01-01T00:00:00Z">
        <w:r>
          <w:br/>
        </w:r>
      </w:del>
      <w:del w:id="129" w:author="PR Preview" w:date="2026-01-01T00:00:00Z">
        <w:r>
          <w:rPr>
            <w:rStyle w:val="NormalTok"/>
          </w:rPr>
          <w:delText xml:space="preserve">                          </w:delText>
        </w:r>
      </w:del>
      <w:del w:id="130" w:author="PR Preview" w:date="2026-01-01T00:00:00Z">
        <w:r>
          <w:rPr>
            <w:rStyle w:val="FunctionTok"/>
          </w:rPr>
          <w:delText xml:space="preserve">crossprod</w:delText>
        </w:r>
      </w:del>
      <w:del w:id="131" w:author="PR Preview" w:date="2026-01-01T00:00:00Z">
        <w:r>
          <w:rPr>
            <w:rStyle w:val="NormalTok"/>
          </w:rPr>
          <w:delText xml:space="preserve">(irls_x, weight </w:delText>
        </w:r>
      </w:del>
      <w:del w:id="132" w:author="PR Preview" w:date="2026-01-01T00:00:00Z">
        <w:r>
          <w:rPr>
            <w:rStyle w:val="SpecialCharTok"/>
          </w:rPr>
          <w:delText xml:space="preserve">*</w:delText>
        </w:r>
      </w:del>
      <w:del w:id="133" w:author="PR Preview" w:date="2026-01-01T00:00:00Z">
        <w:r>
          <w:rPr>
            <w:rStyle w:val="NormalTok"/>
          </w:rPr>
          <w:delText xml:space="preserve"> work_resp)))</w:delText>
        </w:r>
      </w:del>
      <w:del w:id="134" w:author="PR Preview" w:date="2026-01-01T00:00:00Z">
        <w:r>
          <w:br/>
        </w:r>
      </w:del>
      <w:del w:id="135" w:author="PR Preview" w:date="2026-01-01T00:00:00Z">
        <w:r>
          <w:rPr>
            <w:rStyle w:val="NormalTok"/>
          </w:rPr>
          <w:delText xml:space="preserve">  irls_path[step </w:delText>
        </w:r>
      </w:del>
      <w:del w:id="136" w:author="PR Preview" w:date="2026-01-01T00:00:00Z">
        <w:r>
          <w:rPr>
            <w:rStyle w:val="SpecialCharTok"/>
          </w:rPr>
          <w:delText xml:space="preserve">+</w:delText>
        </w:r>
      </w:del>
      <w:del w:id="137" w:author="PR Preview" w:date="2026-01-01T00:00:00Z">
        <w:r>
          <w:rPr>
            <w:rStyle w:val="NormalTok"/>
          </w:rPr>
          <w:delText xml:space="preserve"> </w:delText>
        </w:r>
      </w:del>
      <w:del w:id="138" w:author="PR Preview" w:date="2026-01-01T00:00:00Z">
        <w:r>
          <w:rPr>
            <w:rStyle w:val="DecValTok"/>
          </w:rPr>
          <w:delText xml:space="preserve">1</w:delText>
        </w:r>
      </w:del>
      <w:del w:id="139" w:author="PR Preview" w:date="2026-01-01T00:00:00Z">
        <w:r>
          <w:rPr>
            <w:rStyle w:val="NormalTok"/>
          </w:rPr>
          <w:delText xml:space="preserve">, ] </w:delText>
        </w:r>
      </w:del>
      <w:del w:id="140" w:author="PR Preview" w:date="2026-01-01T00:00:00Z">
        <w:r>
          <w:rPr>
            <w:rStyle w:val="OtherTok"/>
          </w:rPr>
          <w:delText xml:space="preserve">&lt;-</w:delText>
        </w:r>
      </w:del>
      <w:del w:id="141" w:author="PR Preview" w:date="2026-01-01T00:00:00Z">
        <w:r>
          <w:rPr>
            <w:rStyle w:val="NormalTok"/>
          </w:rPr>
          <w:delText xml:space="preserve"> </w:delText>
        </w:r>
      </w:del>
      <w:del w:id="142" w:author="PR Preview" w:date="2026-01-01T00:00:00Z">
        <w:r>
          <w:rPr>
            <w:rStyle w:val="FunctionTok"/>
          </w:rPr>
          <w:delText xml:space="preserve">c</w:delText>
        </w:r>
      </w:del>
      <w:del w:id="143" w:author="PR Preview" w:date="2026-01-01T00:00:00Z">
        <w:r>
          <w:rPr>
            <w:rStyle w:val="NormalTok"/>
          </w:rPr>
          <w:delText xml:space="preserve">(step, irls_coef)</w:delText>
        </w:r>
      </w:del>
      <w:del w:id="144" w:author="PR Preview" w:date="2026-01-01T00:00:00Z">
        <w:r>
          <w:br/>
        </w:r>
      </w:del>
      <w:del w:id="145" w:author="PR Preview" w:date="2026-01-01T00:00:00Z">
        <w:r>
          <w:rPr>
            <w:rStyle w:val="NormalTok"/>
          </w:rPr>
          <w:delText xml:space="preserve">}</w:delText>
        </w:r>
      </w:del>
      <w:del w:id="146" w:author="PR Preview" w:date="2026-01-01T00:00:00Z">
        <w:r>
          <w:br/>
        </w:r>
      </w:del>
      <w:del w:id="147" w:author="PR Preview" w:date="2026-01-01T00:00:00Z">
        <w:r>
          <w:rPr>
            <w:rStyle w:val="NormalTok"/>
          </w:rPr>
          <w:delText xml:space="preserve">irls_path</w:delText>
        </w:r>
      </w:del>
      <w:del w:id="148" w:author="PR Preview" w:date="2026-01-01T00:00:00Z">
        <w:r>
          <w:br/>
        </w:r>
      </w:del>
      <w:del w:id="149" w:author="PR Preview" w:date="2026-01-01T00:00:00Z">
        <w:r>
          <w:rPr>
            <w:rStyle w:val="CommentTok"/>
          </w:rPr>
          <w:delText xml:space="preserve">#&gt; # A tibble: 7 × 3</w:delText>
        </w:r>
      </w:del>
      <w:del w:id="150" w:author="PR Preview" w:date="2026-01-01T00:00:00Z">
        <w:r>
          <w:br/>
        </w:r>
      </w:del>
      <w:del w:id="151" w:author="PR Preview" w:date="2026-01-01T00:00:00Z">
        <w:r>
          <w:rPr>
            <w:rStyle w:val="CommentTok"/>
          </w:rPr>
          <w:delText xml:space="preserve">#&gt;    step intercept slope</w:delText>
        </w:r>
      </w:del>
      <w:del w:id="152" w:author="PR Preview" w:date="2026-01-01T00:00:00Z">
        <w:r>
          <w:br/>
        </w:r>
      </w:del>
      <w:del w:id="153" w:author="PR Preview" w:date="2026-01-01T00:00:00Z">
        <w:r>
          <w:rPr>
            <w:rStyle w:val="CommentTok"/>
          </w:rPr>
          <w:delText xml:space="preserve">#&gt;   &lt;dbl&gt;     &lt;dbl&gt; &lt;dbl&gt;</w:delText>
        </w:r>
      </w:del>
      <w:del w:id="154" w:author="PR Preview" w:date="2026-01-01T00:00:00Z">
        <w:r>
          <w:br/>
        </w:r>
      </w:del>
      <w:del w:id="155" w:author="PR Preview" w:date="2026-01-01T00:00:00Z">
        <w:r>
          <w:rPr>
            <w:rStyle w:val="CommentTok"/>
          </w:rPr>
          <w:delText xml:space="preserve">#&gt; 1     0  0        0    </w:delText>
        </w:r>
      </w:del>
      <w:del w:id="156" w:author="PR Preview" w:date="2026-01-01T00:00:00Z">
        <w:r>
          <w:br/>
        </w:r>
      </w:del>
      <w:del w:id="157" w:author="PR Preview" w:date="2026-01-01T00:00:00Z">
        <w:r>
          <w:rPr>
            <w:rStyle w:val="CommentTok"/>
          </w:rPr>
          <w:delText xml:space="preserve">#&gt; 2     1  0        0.667</w:delText>
        </w:r>
      </w:del>
      <w:del w:id="158" w:author="PR Preview" w:date="2026-01-01T00:00:00Z">
        <w:r>
          <w:br/>
        </w:r>
      </w:del>
      <w:del w:id="159" w:author="PR Preview" w:date="2026-01-01T00:00:00Z">
        <w:r>
          <w:rPr>
            <w:rStyle w:val="CommentTok"/>
          </w:rPr>
          <w:delText xml:space="preserve">#&gt; 3     2 -2.48e-16 0.693</w:delText>
        </w:r>
      </w:del>
      <w:del w:id="160" w:author="PR Preview" w:date="2026-01-01T00:00:00Z">
        <w:r>
          <w:br/>
        </w:r>
      </w:del>
      <w:del w:id="161" w:author="PR Preview" w:date="2026-01-01T00:00:00Z">
        <w:r>
          <w:rPr>
            <w:rStyle w:val="CommentTok"/>
          </w:rPr>
          <w:delText xml:space="preserve">#&gt; 4     3  5.44e-17 0.693</w:delText>
        </w:r>
      </w:del>
      <w:del w:id="162" w:author="PR Preview" w:date="2026-01-01T00:00:00Z">
        <w:r>
          <w:br/>
        </w:r>
      </w:del>
      <w:del w:id="163" w:author="PR Preview" w:date="2026-01-01T00:00:00Z">
        <w:r>
          <w:rPr>
            <w:rStyle w:val="CommentTok"/>
          </w:rPr>
          <w:delText xml:space="preserve">#&gt; 5     4 -1.12e-16 0.693</w:delText>
        </w:r>
      </w:del>
      <w:del w:id="164" w:author="PR Preview" w:date="2026-01-01T00:00:00Z">
        <w:r>
          <w:br/>
        </w:r>
      </w:del>
      <w:del w:id="165" w:author="PR Preview" w:date="2026-01-01T00:00:00Z">
        <w:r>
          <w:rPr>
            <w:rStyle w:val="CommentTok"/>
          </w:rPr>
          <w:delText xml:space="preserve">#&gt; 6     5  2.21e-16 0.693</w:delText>
        </w:r>
      </w:del>
      <w:del w:id="166" w:author="PR Preview" w:date="2026-01-01T00:00:00Z">
        <w:r>
          <w:br/>
        </w:r>
      </w:del>
      <w:del w:id="167" w:author="PR Preview" w:date="2026-01-01T00:00:00Z">
        <w:r>
          <w:rPr>
            <w:rStyle w:val="CommentTok"/>
          </w:rPr>
          <w:delText xml:space="preserve">#&gt; 7     6  5.77e-17 0.693</w:delText>
        </w:r>
      </w:del>
      <w:del w:id="168" w:author="PR Preview" w:date="2026-01-01T00:00:00Z">
        <w:r>
          <w:br/>
        </w:r>
      </w:del>
      <w:del w:id="169" w:author="PR Preview" w:date="2026-01-01T00:00:00Z">
        <w:r>
          <w:rPr>
            <w:rStyle w:val="CommentTok"/>
          </w:rPr>
          <w:delText xml:space="preserve"># the maximum likelihood fit from glm()</w:delText>
        </w:r>
      </w:del>
      <w:del w:id="170" w:author="PR Preview" w:date="2026-01-01T00:00:00Z">
        <w:r>
          <w:br/>
        </w:r>
      </w:del>
      <w:del w:id="171" w:author="PR Preview" w:date="2026-01-01T00:00:00Z">
        <w:r>
          <w:rPr>
            <w:rStyle w:val="FunctionTok"/>
          </w:rPr>
          <w:delText xml:space="preserve">coef</w:delText>
        </w:r>
      </w:del>
      <w:del w:id="172" w:author="PR Preview" w:date="2026-01-01T00:00:00Z">
        <w:r>
          <w:rPr>
            <w:rStyle w:val="NormalTok"/>
          </w:rPr>
          <w:delText xml:space="preserve">(</w:delText>
        </w:r>
      </w:del>
      <w:del w:id="173" w:author="PR Preview" w:date="2026-01-01T00:00:00Z">
        <w:r>
          <w:rPr>
            <w:rStyle w:val="FunctionTok"/>
          </w:rPr>
          <w:delText xml:space="preserve">glm</w:delText>
        </w:r>
      </w:del>
      <w:del w:id="174" w:author="PR Preview" w:date="2026-01-01T00:00:00Z">
        <w:r>
          <w:rPr>
            <w:rStyle w:val="NormalTok"/>
          </w:rPr>
          <w:delText xml:space="preserve">(irls_y </w:delText>
        </w:r>
      </w:del>
      <w:del w:id="175" w:author="PR Preview" w:date="2026-01-01T00:00:00Z">
        <w:r>
          <w:rPr>
            <w:rStyle w:val="SpecialCharTok"/>
          </w:rPr>
          <w:delText xml:space="preserve">~</w:delText>
        </w:r>
      </w:del>
      <w:del w:id="176" w:author="PR Preview" w:date="2026-01-01T00:00:00Z">
        <w:r>
          <w:rPr>
            <w:rStyle w:val="NormalTok"/>
          </w:rPr>
          <w:delText xml:space="preserve"> irls_x[, </w:delText>
        </w:r>
      </w:del>
      <w:del w:id="177" w:author="PR Preview" w:date="2026-01-01T00:00:00Z">
        <w:r>
          <w:rPr>
            <w:rStyle w:val="DecValTok"/>
          </w:rPr>
          <w:delText xml:space="preserve">2</w:delText>
        </w:r>
      </w:del>
      <w:del w:id="178" w:author="PR Preview" w:date="2026-01-01T00:00:00Z">
        <w:r>
          <w:rPr>
            <w:rStyle w:val="NormalTok"/>
          </w:rPr>
          <w:delText xml:space="preserve">], </w:delText>
        </w:r>
      </w:del>
      <w:del w:id="179" w:author="PR Preview" w:date="2026-01-01T00:00:00Z">
        <w:r>
          <w:rPr>
            <w:rStyle w:val="AttributeTok"/>
          </w:rPr>
          <w:delText xml:space="preserve">family =</w:delText>
        </w:r>
      </w:del>
      <w:del w:id="180" w:author="PR Preview" w:date="2026-01-01T00:00:00Z">
        <w:r>
          <w:rPr>
            <w:rStyle w:val="NormalTok"/>
          </w:rPr>
          <w:delText xml:space="preserve"> binomial))</w:delText>
        </w:r>
      </w:del>
      <w:del w:id="181" w:author="PR Preview" w:date="2026-01-01T00:00:00Z">
        <w:r>
          <w:br/>
        </w:r>
      </w:del>
      <w:del w:id="182" w:author="PR Preview" w:date="2026-01-01T00:00:00Z">
        <w:r>
          <w:rPr>
            <w:rStyle w:val="CommentTok"/>
          </w:rPr>
          <w:delText xml:space="preserve">#&gt;  (Intercept)  irls_x[, 2] </w:delText>
        </w:r>
      </w:del>
      <w:del w:id="183" w:author="PR Preview" w:date="2026-01-01T00:00:00Z">
        <w:r>
          <w:br/>
        </w:r>
      </w:del>
      <w:del w:id="184" w:author="PR Preview" w:date="2026-01-01T00:00:00Z">
        <w:r>
          <w:rPr>
            <w:rStyle w:val="CommentTok"/>
          </w:rPr>
          <w:delText xml:space="preserve">#&gt; -2.25619e-16  6.93147e-01</w:delText>
        </w:r>
      </w:del>
    </w:p>
    <w:p>
      <w:pPr>
        <w:pStyle w:val="SourceCode"/>
      </w:pPr>
      <w:ins w:id="185" w:author="PR Preview" w:date="2026-01-01T00:00:00Z">
        <w:r>
          <w:rPr>
            <w:rStyle w:val="CommentTok"/>
          </w:rPr>
          <w:t xml:space="preserve"># design matrix: intercept, group (-1 control, +1 treatment); y = 1: recovered</w:t>
        </w:r>
      </w:ins>
      <w:ins w:id="186" w:author="PR Preview" w:date="2026-01-01T00:00:00Z">
        <w:r>
          <w:br/>
        </w:r>
      </w:ins>
      <w:ins w:id="187" w:author="PR Preview" w:date="2026-01-01T00:00:00Z">
        <w:r>
          <w:rPr>
            <w:rStyle w:val="NormalTok"/>
          </w:rPr>
          <w:t xml:space="preserve">irls_x </w:t>
        </w:r>
      </w:ins>
      <w:ins w:id="188" w:author="PR Preview" w:date="2026-01-01T00:00:00Z">
        <w:r>
          <w:rPr>
            <w:rStyle w:val="OtherTok"/>
          </w:rPr>
          <w:t xml:space="preserve">&lt;-</w:t>
        </w:r>
      </w:ins>
      <w:ins w:id="189" w:author="PR Preview" w:date="2026-01-01T00:00:00Z">
        <w:r>
          <w:rPr>
            <w:rStyle w:val="NormalTok"/>
          </w:rPr>
          <w:t xml:space="preserve"> </w:t>
        </w:r>
      </w:ins>
      <w:ins w:id="190" w:author="PR Preview" w:date="2026-01-01T00:00:00Z">
        <w:r>
          <w:rPr>
            <w:rStyle w:val="FunctionTok"/>
          </w:rPr>
          <w:t xml:space="preserve">cbind</w:t>
        </w:r>
      </w:ins>
      <w:ins w:id="191" w:author="PR Preview" w:date="2026-01-01T00:00:00Z">
        <w:r>
          <w:rPr>
            <w:rStyle w:val="NormalTok"/>
          </w:rPr>
          <w:t xml:space="preserve">(</w:t>
        </w:r>
      </w:ins>
      <w:ins w:id="192" w:author="PR Preview" w:date="2026-01-01T00:00:00Z">
        <w:r>
          <w:rPr>
            <w:rStyle w:val="DecValTok"/>
          </w:rPr>
          <w:t xml:space="preserve">1</w:t>
        </w:r>
      </w:ins>
      <w:ins w:id="193" w:author="PR Preview" w:date="2026-01-01T00:00:00Z">
        <w:r>
          <w:rPr>
            <w:rStyle w:val="NormalTok"/>
          </w:rPr>
          <w:t xml:space="preserve">, </w:t>
        </w:r>
      </w:ins>
      <w:ins w:id="194" w:author="PR Preview" w:date="2026-01-01T00:00:00Z">
        <w:r>
          <w:rPr>
            <w:rStyle w:val="FunctionTok"/>
          </w:rPr>
          <w:t xml:space="preserve">rep</w:t>
        </w:r>
      </w:ins>
      <w:ins w:id="195" w:author="PR Preview" w:date="2026-01-01T00:00:00Z">
        <w:r>
          <w:rPr>
            <w:rStyle w:val="NormalTok"/>
          </w:rPr>
          <w:t xml:space="preserve">(</w:t>
        </w:r>
      </w:ins>
      <w:ins w:id="196" w:author="PR Preview" w:date="2026-01-01T00:00:00Z">
        <w:r>
          <w:rPr>
            <w:rStyle w:val="FunctionTok"/>
          </w:rPr>
          <w:t xml:space="preserve">c</w:t>
        </w:r>
      </w:ins>
      <w:ins w:id="197" w:author="PR Preview" w:date="2026-01-01T00:00:00Z">
        <w:r>
          <w:rPr>
            <w:rStyle w:val="NormalTok"/>
          </w:rPr>
          <w:t xml:space="preserve">(</w:t>
        </w:r>
      </w:ins>
      <w:ins w:id="198" w:author="PR Preview" w:date="2026-01-01T00:00:00Z">
        <w:r>
          <w:rPr>
            <w:rStyle w:val="SpecialCharTok"/>
          </w:rPr>
          <w:t xml:space="preserve">-</w:t>
        </w:r>
      </w:ins>
      <w:ins w:id="199" w:author="PR Preview" w:date="2026-01-01T00:00:00Z">
        <w:r>
          <w:rPr>
            <w:rStyle w:val="DecValTok"/>
          </w:rPr>
          <w:t xml:space="preserve">1</w:t>
        </w:r>
      </w:ins>
      <w:ins w:id="200" w:author="PR Preview" w:date="2026-01-01T00:00:00Z">
        <w:r>
          <w:rPr>
            <w:rStyle w:val="NormalTok"/>
          </w:rPr>
          <w:t xml:space="preserve">, </w:t>
        </w:r>
      </w:ins>
      <w:ins w:id="201" w:author="PR Preview" w:date="2026-01-01T00:00:00Z">
        <w:r>
          <w:rPr>
            <w:rStyle w:val="DecValTok"/>
          </w:rPr>
          <w:t xml:space="preserve">1</w:t>
        </w:r>
      </w:ins>
      <w:ins w:id="202" w:author="PR Preview" w:date="2026-01-01T00:00:00Z">
        <w:r>
          <w:rPr>
            <w:rStyle w:val="NormalTok"/>
          </w:rPr>
          <w:t xml:space="preserve">), </w:t>
        </w:r>
      </w:ins>
      <w:ins w:id="203" w:author="PR Preview" w:date="2026-01-01T00:00:00Z">
        <w:r>
          <w:rPr>
            <w:rStyle w:val="AttributeTok"/>
          </w:rPr>
          <w:t xml:space="preserve">each =</w:t>
        </w:r>
      </w:ins>
      <w:ins w:id="204" w:author="PR Preview" w:date="2026-01-01T00:00:00Z">
        <w:r>
          <w:rPr>
            <w:rStyle w:val="NormalTok"/>
          </w:rPr>
          <w:t xml:space="preserve"> </w:t>
        </w:r>
      </w:ins>
      <w:ins w:id="205" w:author="PR Preview" w:date="2026-01-01T00:00:00Z">
        <w:r>
          <w:rPr>
            <w:rStyle w:val="DecValTok"/>
          </w:rPr>
          <w:t xml:space="preserve">3</w:t>
        </w:r>
      </w:ins>
      <w:ins w:id="206" w:author="PR Preview" w:date="2026-01-01T00:00:00Z">
        <w:r>
          <w:rPr>
            <w:rStyle w:val="NormalTok"/>
          </w:rPr>
          <w:t xml:space="preserve">))</w:t>
        </w:r>
      </w:ins>
      <w:ins w:id="207" w:author="PR Preview" w:date="2026-01-01T00:00:00Z">
        <w:r>
          <w:br/>
        </w:r>
      </w:ins>
      <w:ins w:id="208" w:author="PR Preview" w:date="2026-01-01T00:00:00Z">
        <w:r>
          <w:rPr>
            <w:rStyle w:val="NormalTok"/>
          </w:rPr>
          <w:t xml:space="preserve">irls_y </w:t>
        </w:r>
      </w:ins>
      <w:ins w:id="209" w:author="PR Preview" w:date="2026-01-01T00:00:00Z">
        <w:r>
          <w:rPr>
            <w:rStyle w:val="OtherTok"/>
          </w:rPr>
          <w:t xml:space="preserve">&lt;-</w:t>
        </w:r>
      </w:ins>
      <w:ins w:id="210" w:author="PR Preview" w:date="2026-01-01T00:00:00Z">
        <w:r>
          <w:rPr>
            <w:rStyle w:val="NormalTok"/>
          </w:rPr>
          <w:t xml:space="preserve"> </w:t>
        </w:r>
      </w:ins>
      <w:ins w:id="211" w:author="PR Preview" w:date="2026-01-01T00:00:00Z">
        <w:r>
          <w:rPr>
            <w:rStyle w:val="FunctionTok"/>
          </w:rPr>
          <w:t xml:space="preserve">c</w:t>
        </w:r>
      </w:ins>
      <w:ins w:id="212" w:author="PR Preview" w:date="2026-01-01T00:00:00Z">
        <w:r>
          <w:rPr>
            <w:rStyle w:val="NormalTok"/>
          </w:rPr>
          <w:t xml:space="preserve">(</w:t>
        </w:r>
      </w:ins>
      <w:ins w:id="213" w:author="PR Preview" w:date="2026-01-01T00:00:00Z">
        <w:r>
          <w:rPr>
            <w:rStyle w:val="DecValTok"/>
          </w:rPr>
          <w:t xml:space="preserve">0</w:t>
        </w:r>
      </w:ins>
      <w:ins w:id="214" w:author="PR Preview" w:date="2026-01-01T00:00:00Z">
        <w:r>
          <w:rPr>
            <w:rStyle w:val="NormalTok"/>
          </w:rPr>
          <w:t xml:space="preserve">, </w:t>
        </w:r>
      </w:ins>
      <w:ins w:id="215" w:author="PR Preview" w:date="2026-01-01T00:00:00Z">
        <w:r>
          <w:rPr>
            <w:rStyle w:val="DecValTok"/>
          </w:rPr>
          <w:t xml:space="preserve">0</w:t>
        </w:r>
      </w:ins>
      <w:ins w:id="216" w:author="PR Preview" w:date="2026-01-01T00:00:00Z">
        <w:r>
          <w:rPr>
            <w:rStyle w:val="NormalTok"/>
          </w:rPr>
          <w:t xml:space="preserve">, </w:t>
        </w:r>
      </w:ins>
      <w:ins w:id="217" w:author="PR Preview" w:date="2026-01-01T00:00:00Z">
        <w:r>
          <w:rPr>
            <w:rStyle w:val="DecValTok"/>
          </w:rPr>
          <w:t xml:space="preserve">1</w:t>
        </w:r>
      </w:ins>
      <w:ins w:id="218" w:author="PR Preview" w:date="2026-01-01T00:00:00Z">
        <w:r>
          <w:rPr>
            <w:rStyle w:val="NormalTok"/>
          </w:rPr>
          <w:t xml:space="preserve">, </w:t>
        </w:r>
      </w:ins>
      <w:ins w:id="219" w:author="PR Preview" w:date="2026-01-01T00:00:00Z">
        <w:r>
          <w:rPr>
            <w:rStyle w:val="DecValTok"/>
          </w:rPr>
          <w:t xml:space="preserve">0</w:t>
        </w:r>
      </w:ins>
      <w:ins w:id="220" w:author="PR Preview" w:date="2026-01-01T00:00:00Z">
        <w:r>
          <w:rPr>
            <w:rStyle w:val="NormalTok"/>
          </w:rPr>
          <w:t xml:space="preserve">, </w:t>
        </w:r>
      </w:ins>
      <w:ins w:id="221" w:author="PR Preview" w:date="2026-01-01T00:00:00Z">
        <w:r>
          <w:rPr>
            <w:rStyle w:val="DecValTok"/>
          </w:rPr>
          <w:t xml:space="preserve">1</w:t>
        </w:r>
      </w:ins>
      <w:ins w:id="222" w:author="PR Preview" w:date="2026-01-01T00:00:00Z">
        <w:r>
          <w:rPr>
            <w:rStyle w:val="NormalTok"/>
          </w:rPr>
          <w:t xml:space="preserve">, </w:t>
        </w:r>
      </w:ins>
      <w:ins w:id="223" w:author="PR Preview" w:date="2026-01-01T00:00:00Z">
        <w:r>
          <w:rPr>
            <w:rStyle w:val="DecValTok"/>
          </w:rPr>
          <w:t xml:space="preserve">1</w:t>
        </w:r>
      </w:ins>
      <w:ins w:id="224" w:author="PR Preview" w:date="2026-01-01T00:00:00Z">
        <w:r>
          <w:rPr>
            <w:rStyle w:val="NormalTok"/>
          </w:rPr>
          <w:t xml:space="preserve">)</w:t>
        </w:r>
      </w:ins>
      <w:ins w:id="225" w:author="PR Preview" w:date="2026-01-01T00:00:00Z">
        <w:r>
          <w:br/>
        </w:r>
      </w:ins>
      <w:ins w:id="226" w:author="PR Preview" w:date="2026-01-01T00:00:00Z">
        <w:r>
          <w:rPr>
            <w:rStyle w:val="CommentTok"/>
          </w:rPr>
          <w:t xml:space="preserve"># start from zero coefficients and take six IRLS steps</w:t>
        </w:r>
      </w:ins>
      <w:ins w:id="227" w:author="PR Preview" w:date="2026-01-01T00:00:00Z">
        <w:r>
          <w:br/>
        </w:r>
      </w:ins>
      <w:ins w:id="228" w:author="PR Preview" w:date="2026-01-01T00:00:00Z">
        <w:r>
          <w:rPr>
            <w:rStyle w:val="NormalTok"/>
          </w:rPr>
          <w:t xml:space="preserve">irls_coef </w:t>
        </w:r>
      </w:ins>
      <w:ins w:id="229" w:author="PR Preview" w:date="2026-01-01T00:00:00Z">
        <w:r>
          <w:rPr>
            <w:rStyle w:val="OtherTok"/>
          </w:rPr>
          <w:t xml:space="preserve">&lt;-</w:t>
        </w:r>
      </w:ins>
      <w:ins w:id="230" w:author="PR Preview" w:date="2026-01-01T00:00:00Z">
        <w:r>
          <w:rPr>
            <w:rStyle w:val="NormalTok"/>
          </w:rPr>
          <w:t xml:space="preserve"> </w:t>
        </w:r>
      </w:ins>
      <w:ins w:id="231" w:author="PR Preview" w:date="2026-01-01T00:00:00Z">
        <w:r>
          <w:rPr>
            <w:rStyle w:val="FunctionTok"/>
          </w:rPr>
          <w:t xml:space="preserve">c</w:t>
        </w:r>
      </w:ins>
      <w:ins w:id="232" w:author="PR Preview" w:date="2026-01-01T00:00:00Z">
        <w:r>
          <w:rPr>
            <w:rStyle w:val="NormalTok"/>
          </w:rPr>
          <w:t xml:space="preserve">(</w:t>
        </w:r>
      </w:ins>
      <w:ins w:id="233" w:author="PR Preview" w:date="2026-01-01T00:00:00Z">
        <w:r>
          <w:rPr>
            <w:rStyle w:val="DecValTok"/>
          </w:rPr>
          <w:t xml:space="preserve">0</w:t>
        </w:r>
      </w:ins>
      <w:ins w:id="234" w:author="PR Preview" w:date="2026-01-01T00:00:00Z">
        <w:r>
          <w:rPr>
            <w:rStyle w:val="NormalTok"/>
          </w:rPr>
          <w:t xml:space="preserve">, </w:t>
        </w:r>
      </w:ins>
      <w:ins w:id="235" w:author="PR Preview" w:date="2026-01-01T00:00:00Z">
        <w:r>
          <w:rPr>
            <w:rStyle w:val="DecValTok"/>
          </w:rPr>
          <w:t xml:space="preserve">0</w:t>
        </w:r>
      </w:ins>
      <w:ins w:id="236" w:author="PR Preview" w:date="2026-01-01T00:00:00Z">
        <w:r>
          <w:rPr>
            <w:rStyle w:val="NormalTok"/>
          </w:rPr>
          <w:t xml:space="preserve">)</w:t>
        </w:r>
      </w:ins>
      <w:ins w:id="237" w:author="PR Preview" w:date="2026-01-01T00:00:00Z">
        <w:r>
          <w:br/>
        </w:r>
      </w:ins>
      <w:ins w:id="238" w:author="PR Preview" w:date="2026-01-01T00:00:00Z">
        <w:r>
          <w:rPr>
            <w:rStyle w:val="NormalTok"/>
          </w:rPr>
          <w:t xml:space="preserve">irls_path </w:t>
        </w:r>
      </w:ins>
      <w:ins w:id="239" w:author="PR Preview" w:date="2026-01-01T00:00:00Z">
        <w:r>
          <w:rPr>
            <w:rStyle w:val="OtherTok"/>
          </w:rPr>
          <w:t xml:space="preserve">&lt;-</w:t>
        </w:r>
      </w:ins>
      <w:ins w:id="240" w:author="PR Preview" w:date="2026-01-01T00:00:00Z">
        <w:r>
          <w:rPr>
            <w:rStyle w:val="NormalTok"/>
          </w:rPr>
          <w:t xml:space="preserve"> </w:t>
        </w:r>
      </w:ins>
      <w:ins w:id="241" w:author="PR Preview" w:date="2026-01-01T00:00:00Z">
        <w:r>
          <w:rPr>
            <w:rStyle w:val="FunctionTok"/>
          </w:rPr>
          <w:t xml:space="preserve">data.frame</w:t>
        </w:r>
      </w:ins>
      <w:ins w:id="242" w:author="PR Preview" w:date="2026-01-01T00:00:00Z">
        <w:r>
          <w:rPr>
            <w:rStyle w:val="NormalTok"/>
          </w:rPr>
          <w:t xml:space="preserve">(</w:t>
        </w:r>
      </w:ins>
      <w:ins w:id="243" w:author="PR Preview" w:date="2026-01-01T00:00:00Z">
        <w:r>
          <w:rPr>
            <w:rStyle w:val="AttributeTok"/>
          </w:rPr>
          <w:t xml:space="preserve">step =</w:t>
        </w:r>
      </w:ins>
      <w:ins w:id="244" w:author="PR Preview" w:date="2026-01-01T00:00:00Z">
        <w:r>
          <w:rPr>
            <w:rStyle w:val="NormalTok"/>
          </w:rPr>
          <w:t xml:space="preserve"> </w:t>
        </w:r>
      </w:ins>
      <w:ins w:id="245" w:author="PR Preview" w:date="2026-01-01T00:00:00Z">
        <w:r>
          <w:rPr>
            <w:rStyle w:val="DecValTok"/>
          </w:rPr>
          <w:t xml:space="preserve">0</w:t>
        </w:r>
      </w:ins>
      <w:ins w:id="246" w:author="PR Preview" w:date="2026-01-01T00:00:00Z">
        <w:r>
          <w:rPr>
            <w:rStyle w:val="NormalTok"/>
          </w:rPr>
          <w:t xml:space="preserve">, </w:t>
        </w:r>
      </w:ins>
      <w:ins w:id="247" w:author="PR Preview" w:date="2026-01-01T00:00:00Z">
        <w:r>
          <w:rPr>
            <w:rStyle w:val="AttributeTok"/>
          </w:rPr>
          <w:t xml:space="preserve">intercept =</w:t>
        </w:r>
      </w:ins>
      <w:ins w:id="248" w:author="PR Preview" w:date="2026-01-01T00:00:00Z">
        <w:r>
          <w:rPr>
            <w:rStyle w:val="NormalTok"/>
          </w:rPr>
          <w:t xml:space="preserve"> </w:t>
        </w:r>
      </w:ins>
      <w:ins w:id="249" w:author="PR Preview" w:date="2026-01-01T00:00:00Z">
        <w:r>
          <w:rPr>
            <w:rStyle w:val="DecValTok"/>
          </w:rPr>
          <w:t xml:space="preserve">0</w:t>
        </w:r>
      </w:ins>
      <w:ins w:id="250" w:author="PR Preview" w:date="2026-01-01T00:00:00Z">
        <w:r>
          <w:rPr>
            <w:rStyle w:val="NormalTok"/>
          </w:rPr>
          <w:t xml:space="preserve">, </w:t>
        </w:r>
      </w:ins>
      <w:ins w:id="251" w:author="PR Preview" w:date="2026-01-01T00:00:00Z">
        <w:r>
          <w:rPr>
            <w:rStyle w:val="AttributeTok"/>
          </w:rPr>
          <w:t xml:space="preserve">slope =</w:t>
        </w:r>
      </w:ins>
      <w:ins w:id="252" w:author="PR Preview" w:date="2026-01-01T00:00:00Z">
        <w:r>
          <w:rPr>
            <w:rStyle w:val="NormalTok"/>
          </w:rPr>
          <w:t xml:space="preserve"> </w:t>
        </w:r>
      </w:ins>
      <w:ins w:id="253" w:author="PR Preview" w:date="2026-01-01T00:00:00Z">
        <w:r>
          <w:rPr>
            <w:rStyle w:val="DecValTok"/>
          </w:rPr>
          <w:t xml:space="preserve">0</w:t>
        </w:r>
      </w:ins>
      <w:ins w:id="254" w:author="PR Preview" w:date="2026-01-01T00:00:00Z">
        <w:r>
          <w:rPr>
            <w:rStyle w:val="NormalTok"/>
          </w:rPr>
          <w:t xml:space="preserve">)</w:t>
        </w:r>
      </w:ins>
      <w:ins w:id="255" w:author="PR Preview" w:date="2026-01-01T00:00:00Z">
        <w:r>
          <w:br/>
        </w:r>
      </w:ins>
      <w:ins w:id="256" w:author="PR Preview" w:date="2026-01-01T00:00:00Z">
        <w:r>
          <w:rPr>
            <w:rStyle w:val="ControlFlowTok"/>
          </w:rPr>
          <w:t xml:space="preserve">for</w:t>
        </w:r>
      </w:ins>
      <w:ins w:id="257" w:author="PR Preview" w:date="2026-01-01T00:00:00Z">
        <w:r>
          <w:rPr>
            <w:rStyle w:val="NormalTok"/>
          </w:rPr>
          <w:t xml:space="preserve"> (step </w:t>
        </w:r>
      </w:ins>
      <w:ins w:id="258" w:author="PR Preview" w:date="2026-01-01T00:00:00Z">
        <w:r>
          <w:rPr>
            <w:rStyle w:val="ControlFlowTok"/>
          </w:rPr>
          <w:t xml:space="preserve">in</w:t>
        </w:r>
      </w:ins>
      <w:ins w:id="259" w:author="PR Preview" w:date="2026-01-01T00:00:00Z">
        <w:r>
          <w:rPr>
            <w:rStyle w:val="NormalTok"/>
          </w:rPr>
          <w:t xml:space="preserve"> </w:t>
        </w:r>
      </w:ins>
      <w:ins w:id="260" w:author="PR Preview" w:date="2026-01-01T00:00:00Z">
        <w:r>
          <w:rPr>
            <w:rStyle w:val="DecValTok"/>
          </w:rPr>
          <w:t xml:space="preserve">1</w:t>
        </w:r>
      </w:ins>
      <w:ins w:id="261" w:author="PR Preview" w:date="2026-01-01T00:00:00Z">
        <w:r>
          <w:rPr>
            <w:rStyle w:val="SpecialCharTok"/>
          </w:rPr>
          <w:t xml:space="preserve">:</w:t>
        </w:r>
      </w:ins>
      <w:ins w:id="262" w:author="PR Preview" w:date="2026-01-01T00:00:00Z">
        <w:r>
          <w:rPr>
            <w:rStyle w:val="DecValTok"/>
          </w:rPr>
          <w:t xml:space="preserve">6</w:t>
        </w:r>
      </w:ins>
      <w:ins w:id="263" w:author="PR Preview" w:date="2026-01-01T00:00:00Z">
        <w:r>
          <w:rPr>
            <w:rStyle w:val="NormalTok"/>
          </w:rPr>
          <w:t xml:space="preserve">) {</w:t>
        </w:r>
      </w:ins>
      <w:ins w:id="264" w:author="PR Preview" w:date="2026-01-01T00:00:00Z">
        <w:r>
          <w:br/>
        </w:r>
      </w:ins>
      <w:ins w:id="265" w:author="PR Preview" w:date="2026-01-01T00:00:00Z">
        <w:r>
          <w:rPr>
            <w:rStyle w:val="NormalTok"/>
          </w:rPr>
          <w:t xml:space="preserve">  prob </w:t>
        </w:r>
      </w:ins>
      <w:ins w:id="266" w:author="PR Preview" w:date="2026-01-01T00:00:00Z">
        <w:r>
          <w:rPr>
            <w:rStyle w:val="OtherTok"/>
          </w:rPr>
          <w:t xml:space="preserve">&lt;-</w:t>
        </w:r>
      </w:ins>
      <w:ins w:id="267" w:author="PR Preview" w:date="2026-01-01T00:00:00Z">
        <w:r>
          <w:rPr>
            <w:rStyle w:val="NormalTok"/>
          </w:rPr>
          <w:t xml:space="preserve"> </w:t>
        </w:r>
      </w:ins>
      <w:ins w:id="268" w:author="PR Preview" w:date="2026-01-01T00:00:00Z">
        <w:r>
          <w:rPr>
            <w:rStyle w:val="FunctionTok"/>
          </w:rPr>
          <w:t xml:space="preserve">plogis</w:t>
        </w:r>
      </w:ins>
      <w:ins w:id="269" w:author="PR Preview" w:date="2026-01-01T00:00:00Z">
        <w:r>
          <w:rPr>
            <w:rStyle w:val="NormalTok"/>
          </w:rPr>
          <w:t xml:space="preserve">(</w:t>
        </w:r>
      </w:ins>
      <w:ins w:id="270" w:author="PR Preview" w:date="2026-01-01T00:00:00Z">
        <w:r>
          <w:rPr>
            <w:rStyle w:val="FunctionTok"/>
          </w:rPr>
          <w:t xml:space="preserve">drop</w:t>
        </w:r>
      </w:ins>
      <w:ins w:id="271" w:author="PR Preview" w:date="2026-01-01T00:00:00Z">
        <w:r>
          <w:rPr>
            <w:rStyle w:val="NormalTok"/>
          </w:rPr>
          <w:t xml:space="preserve">(irls_x </w:t>
        </w:r>
      </w:ins>
      <w:ins w:id="272" w:author="PR Preview" w:date="2026-01-01T00:00:00Z">
        <w:r>
          <w:rPr>
            <w:rStyle w:val="SpecialCharTok"/>
          </w:rPr>
          <w:t xml:space="preserve">%*%</w:t>
        </w:r>
      </w:ins>
      <w:ins w:id="273" w:author="PR Preview" w:date="2026-01-01T00:00:00Z">
        <w:r>
          <w:rPr>
            <w:rStyle w:val="NormalTok"/>
          </w:rPr>
          <w:t xml:space="preserve"> irls_coef))</w:t>
        </w:r>
      </w:ins>
      <w:ins w:id="274" w:author="PR Preview" w:date="2026-01-01T00:00:00Z">
        <w:r>
          <w:br/>
        </w:r>
      </w:ins>
      <w:ins w:id="275" w:author="PR Preview" w:date="2026-01-01T00:00:00Z">
        <w:r>
          <w:rPr>
            <w:rStyle w:val="NormalTok"/>
          </w:rPr>
          <w:t xml:space="preserve">  weight </w:t>
        </w:r>
      </w:ins>
      <w:ins w:id="276" w:author="PR Preview" w:date="2026-01-01T00:00:00Z">
        <w:r>
          <w:rPr>
            <w:rStyle w:val="OtherTok"/>
          </w:rPr>
          <w:t xml:space="preserve">&lt;-</w:t>
        </w:r>
      </w:ins>
      <w:ins w:id="277" w:author="PR Preview" w:date="2026-01-01T00:00:00Z">
        <w:r>
          <w:rPr>
            <w:rStyle w:val="NormalTok"/>
          </w:rPr>
          <w:t xml:space="preserve"> prob </w:t>
        </w:r>
      </w:ins>
      <w:ins w:id="278" w:author="PR Preview" w:date="2026-01-01T00:00:00Z">
        <w:r>
          <w:rPr>
            <w:rStyle w:val="SpecialCharTok"/>
          </w:rPr>
          <w:t xml:space="preserve">*</w:t>
        </w:r>
      </w:ins>
      <w:ins w:id="279" w:author="PR Preview" w:date="2026-01-01T00:00:00Z">
        <w:r>
          <w:rPr>
            <w:rStyle w:val="NormalTok"/>
          </w:rPr>
          <w:t xml:space="preserve"> (</w:t>
        </w:r>
      </w:ins>
      <w:ins w:id="280" w:author="PR Preview" w:date="2026-01-01T00:00:00Z">
        <w:r>
          <w:rPr>
            <w:rStyle w:val="DecValTok"/>
          </w:rPr>
          <w:t xml:space="preserve">1</w:t>
        </w:r>
      </w:ins>
      <w:ins w:id="281" w:author="PR Preview" w:date="2026-01-01T00:00:00Z">
        <w:r>
          <w:rPr>
            <w:rStyle w:val="NormalTok"/>
          </w:rPr>
          <w:t xml:space="preserve"> </w:t>
        </w:r>
      </w:ins>
      <w:ins w:id="282" w:author="PR Preview" w:date="2026-01-01T00:00:00Z">
        <w:r>
          <w:rPr>
            <w:rStyle w:val="SpecialCharTok"/>
          </w:rPr>
          <w:t xml:space="preserve">-</w:t>
        </w:r>
      </w:ins>
      <w:ins w:id="283" w:author="PR Preview" w:date="2026-01-01T00:00:00Z">
        <w:r>
          <w:rPr>
            <w:rStyle w:val="NormalTok"/>
          </w:rPr>
          <w:t xml:space="preserve"> prob)</w:t>
        </w:r>
      </w:ins>
      <w:ins w:id="284" w:author="PR Preview" w:date="2026-01-01T00:00:00Z">
        <w:r>
          <w:br/>
        </w:r>
      </w:ins>
      <w:ins w:id="285" w:author="PR Preview" w:date="2026-01-01T00:00:00Z">
        <w:r>
          <w:rPr>
            <w:rStyle w:val="NormalTok"/>
          </w:rPr>
          <w:t xml:space="preserve">  work_resp </w:t>
        </w:r>
      </w:ins>
      <w:ins w:id="286" w:author="PR Preview" w:date="2026-01-01T00:00:00Z">
        <w:r>
          <w:rPr>
            <w:rStyle w:val="OtherTok"/>
          </w:rPr>
          <w:t xml:space="preserve">&lt;-</w:t>
        </w:r>
      </w:ins>
      <w:ins w:id="287" w:author="PR Preview" w:date="2026-01-01T00:00:00Z">
        <w:r>
          <w:rPr>
            <w:rStyle w:val="NormalTok"/>
          </w:rPr>
          <w:t xml:space="preserve"> </w:t>
        </w:r>
      </w:ins>
      <w:ins w:id="288" w:author="PR Preview" w:date="2026-01-01T00:00:00Z">
        <w:r>
          <w:rPr>
            <w:rStyle w:val="FunctionTok"/>
          </w:rPr>
          <w:t xml:space="preserve">drop</w:t>
        </w:r>
      </w:ins>
      <w:ins w:id="289" w:author="PR Preview" w:date="2026-01-01T00:00:00Z">
        <w:r>
          <w:rPr>
            <w:rStyle w:val="NormalTok"/>
          </w:rPr>
          <w:t xml:space="preserve">(irls_x </w:t>
        </w:r>
      </w:ins>
      <w:ins w:id="290" w:author="PR Preview" w:date="2026-01-01T00:00:00Z">
        <w:r>
          <w:rPr>
            <w:rStyle w:val="SpecialCharTok"/>
          </w:rPr>
          <w:t xml:space="preserve">%*%</w:t>
        </w:r>
      </w:ins>
      <w:ins w:id="291" w:author="PR Preview" w:date="2026-01-01T00:00:00Z">
        <w:r>
          <w:rPr>
            <w:rStyle w:val="NormalTok"/>
          </w:rPr>
          <w:t xml:space="preserve"> irls_coef) </w:t>
        </w:r>
      </w:ins>
      <w:ins w:id="292" w:author="PR Preview" w:date="2026-01-01T00:00:00Z">
        <w:r>
          <w:rPr>
            <w:rStyle w:val="SpecialCharTok"/>
          </w:rPr>
          <w:t xml:space="preserve">+</w:t>
        </w:r>
      </w:ins>
      <w:ins w:id="293" w:author="PR Preview" w:date="2026-01-01T00:00:00Z">
        <w:r>
          <w:rPr>
            <w:rStyle w:val="NormalTok"/>
          </w:rPr>
          <w:t xml:space="preserve"> (irls_y </w:t>
        </w:r>
      </w:ins>
      <w:ins w:id="294" w:author="PR Preview" w:date="2026-01-01T00:00:00Z">
        <w:r>
          <w:rPr>
            <w:rStyle w:val="SpecialCharTok"/>
          </w:rPr>
          <w:t xml:space="preserve">-</w:t>
        </w:r>
      </w:ins>
      <w:ins w:id="295" w:author="PR Preview" w:date="2026-01-01T00:00:00Z">
        <w:r>
          <w:rPr>
            <w:rStyle w:val="NormalTok"/>
          </w:rPr>
          <w:t xml:space="preserve"> prob) </w:t>
        </w:r>
      </w:ins>
      <w:ins w:id="296" w:author="PR Preview" w:date="2026-01-01T00:00:00Z">
        <w:r>
          <w:rPr>
            <w:rStyle w:val="SpecialCharTok"/>
          </w:rPr>
          <w:t xml:space="preserve">/</w:t>
        </w:r>
      </w:ins>
      <w:ins w:id="297" w:author="PR Preview" w:date="2026-01-01T00:00:00Z">
        <w:r>
          <w:rPr>
            <w:rStyle w:val="NormalTok"/>
          </w:rPr>
          <w:t xml:space="preserve"> weight</w:t>
        </w:r>
      </w:ins>
      <w:ins w:id="298" w:author="PR Preview" w:date="2026-01-01T00:00:00Z">
        <w:r>
          <w:br/>
        </w:r>
      </w:ins>
      <w:ins w:id="299" w:author="PR Preview" w:date="2026-01-01T00:00:00Z">
        <w:r>
          <w:rPr>
            <w:rStyle w:val="NormalTok"/>
          </w:rPr>
          <w:t xml:space="preserve">  irls_coef </w:t>
        </w:r>
      </w:ins>
      <w:ins w:id="300" w:author="PR Preview" w:date="2026-01-01T00:00:00Z">
        <w:r>
          <w:rPr>
            <w:rStyle w:val="OtherTok"/>
          </w:rPr>
          <w:t xml:space="preserve">&lt;-</w:t>
        </w:r>
      </w:ins>
      <w:ins w:id="301" w:author="PR Preview" w:date="2026-01-01T00:00:00Z">
        <w:r>
          <w:rPr>
            <w:rStyle w:val="NormalTok"/>
          </w:rPr>
          <w:t xml:space="preserve"> </w:t>
        </w:r>
      </w:ins>
      <w:ins w:id="302" w:author="PR Preview" w:date="2026-01-01T00:00:00Z">
        <w:r>
          <w:rPr>
            <w:rStyle w:val="FunctionTok"/>
          </w:rPr>
          <w:t xml:space="preserve">drop</w:t>
        </w:r>
      </w:ins>
      <w:ins w:id="303" w:author="PR Preview" w:date="2026-01-01T00:00:00Z">
        <w:r>
          <w:rPr>
            <w:rStyle w:val="NormalTok"/>
          </w:rPr>
          <w:t xml:space="preserve">(</w:t>
        </w:r>
      </w:ins>
      <w:ins w:id="304" w:author="PR Preview" w:date="2026-01-01T00:00:00Z">
        <w:r>
          <w:rPr>
            <w:rStyle w:val="FunctionTok"/>
          </w:rPr>
          <w:t xml:space="preserve">solve</w:t>
        </w:r>
      </w:ins>
      <w:ins w:id="305" w:author="PR Preview" w:date="2026-01-01T00:00:00Z">
        <w:r>
          <w:rPr>
            <w:rStyle w:val="NormalTok"/>
          </w:rPr>
          <w:t xml:space="preserve">(</w:t>
        </w:r>
      </w:ins>
      <w:ins w:id="306" w:author="PR Preview" w:date="2026-01-01T00:00:00Z">
        <w:r>
          <w:rPr>
            <w:rStyle w:val="FunctionTok"/>
          </w:rPr>
          <w:t xml:space="preserve">crossprod</w:t>
        </w:r>
      </w:ins>
      <w:ins w:id="307" w:author="PR Preview" w:date="2026-01-01T00:00:00Z">
        <w:r>
          <w:rPr>
            <w:rStyle w:val="NormalTok"/>
          </w:rPr>
          <w:t xml:space="preserve">(irls_x, weight </w:t>
        </w:r>
      </w:ins>
      <w:ins w:id="308" w:author="PR Preview" w:date="2026-01-01T00:00:00Z">
        <w:r>
          <w:rPr>
            <w:rStyle w:val="SpecialCharTok"/>
          </w:rPr>
          <w:t xml:space="preserve">*</w:t>
        </w:r>
      </w:ins>
      <w:ins w:id="309" w:author="PR Preview" w:date="2026-01-01T00:00:00Z">
        <w:r>
          <w:rPr>
            <w:rStyle w:val="NormalTok"/>
          </w:rPr>
          <w:t xml:space="preserve"> irls_x),</w:t>
        </w:r>
      </w:ins>
      <w:ins w:id="310" w:author="PR Preview" w:date="2026-01-01T00:00:00Z">
        <w:r>
          <w:br/>
        </w:r>
      </w:ins>
      <w:ins w:id="311" w:author="PR Preview" w:date="2026-01-01T00:00:00Z">
        <w:r>
          <w:rPr>
            <w:rStyle w:val="NormalTok"/>
          </w:rPr>
          <w:t xml:space="preserve">                          </w:t>
        </w:r>
      </w:ins>
      <w:ins w:id="312" w:author="PR Preview" w:date="2026-01-01T00:00:00Z">
        <w:r>
          <w:rPr>
            <w:rStyle w:val="FunctionTok"/>
          </w:rPr>
          <w:t xml:space="preserve">crossprod</w:t>
        </w:r>
      </w:ins>
      <w:ins w:id="313" w:author="PR Preview" w:date="2026-01-01T00:00:00Z">
        <w:r>
          <w:rPr>
            <w:rStyle w:val="NormalTok"/>
          </w:rPr>
          <w:t xml:space="preserve">(irls_x, weight </w:t>
        </w:r>
      </w:ins>
      <w:ins w:id="314" w:author="PR Preview" w:date="2026-01-01T00:00:00Z">
        <w:r>
          <w:rPr>
            <w:rStyle w:val="SpecialCharTok"/>
          </w:rPr>
          <w:t xml:space="preserve">*</w:t>
        </w:r>
      </w:ins>
      <w:ins w:id="315" w:author="PR Preview" w:date="2026-01-01T00:00:00Z">
        <w:r>
          <w:rPr>
            <w:rStyle w:val="NormalTok"/>
          </w:rPr>
          <w:t xml:space="preserve"> work_resp)))</w:t>
        </w:r>
      </w:ins>
      <w:ins w:id="316" w:author="PR Preview" w:date="2026-01-01T00:00:00Z">
        <w:r>
          <w:br/>
        </w:r>
      </w:ins>
      <w:ins w:id="317" w:author="PR Preview" w:date="2026-01-01T00:00:00Z">
        <w:r>
          <w:rPr>
            <w:rStyle w:val="NormalTok"/>
          </w:rPr>
          <w:t xml:space="preserve">  irls_path[step </w:t>
        </w:r>
      </w:ins>
      <w:ins w:id="318" w:author="PR Preview" w:date="2026-01-01T00:00:00Z">
        <w:r>
          <w:rPr>
            <w:rStyle w:val="SpecialCharTok"/>
          </w:rPr>
          <w:t xml:space="preserve">+</w:t>
        </w:r>
      </w:ins>
      <w:ins w:id="319" w:author="PR Preview" w:date="2026-01-01T00:00:00Z">
        <w:r>
          <w:rPr>
            <w:rStyle w:val="NormalTok"/>
          </w:rPr>
          <w:t xml:space="preserve"> </w:t>
        </w:r>
      </w:ins>
      <w:ins w:id="320" w:author="PR Preview" w:date="2026-01-01T00:00:00Z">
        <w:r>
          <w:rPr>
            <w:rStyle w:val="DecValTok"/>
          </w:rPr>
          <w:t xml:space="preserve">1</w:t>
        </w:r>
      </w:ins>
      <w:ins w:id="321" w:author="PR Preview" w:date="2026-01-01T00:00:00Z">
        <w:r>
          <w:rPr>
            <w:rStyle w:val="NormalTok"/>
          </w:rPr>
          <w:t xml:space="preserve">, ] </w:t>
        </w:r>
      </w:ins>
      <w:ins w:id="322" w:author="PR Preview" w:date="2026-01-01T00:00:00Z">
        <w:r>
          <w:rPr>
            <w:rStyle w:val="OtherTok"/>
          </w:rPr>
          <w:t xml:space="preserve">&lt;-</w:t>
        </w:r>
      </w:ins>
      <w:ins w:id="323" w:author="PR Preview" w:date="2026-01-01T00:00:00Z">
        <w:r>
          <w:rPr>
            <w:rStyle w:val="NormalTok"/>
          </w:rPr>
          <w:t xml:space="preserve"> </w:t>
        </w:r>
      </w:ins>
      <w:ins w:id="324" w:author="PR Preview" w:date="2026-01-01T00:00:00Z">
        <w:r>
          <w:rPr>
            <w:rStyle w:val="FunctionTok"/>
          </w:rPr>
          <w:t xml:space="preserve">c</w:t>
        </w:r>
      </w:ins>
      <w:ins w:id="325" w:author="PR Preview" w:date="2026-01-01T00:00:00Z">
        <w:r>
          <w:rPr>
            <w:rStyle w:val="NormalTok"/>
          </w:rPr>
          <w:t xml:space="preserve">(step, irls_coef)</w:t>
        </w:r>
      </w:ins>
      <w:ins w:id="326" w:author="PR Preview" w:date="2026-01-01T00:00:00Z">
        <w:r>
          <w:br/>
        </w:r>
      </w:ins>
      <w:ins w:id="327" w:author="PR Preview" w:date="2026-01-01T00:00:00Z">
        <w:r>
          <w:rPr>
            <w:rStyle w:val="NormalTok"/>
          </w:rPr>
          <w:t xml:space="preserve">}</w:t>
        </w:r>
      </w:ins>
      <w:ins w:id="328" w:author="PR Preview" w:date="2026-01-01T00:00:00Z">
        <w:r>
          <w:br/>
        </w:r>
      </w:ins>
      <w:ins w:id="329" w:author="PR Preview" w:date="2026-01-01T00:00:00Z">
        <w:r>
          <w:rPr>
            <w:rStyle w:val="NormalTok"/>
          </w:rPr>
          <w:t xml:space="preserve">irls_path</w:t>
        </w:r>
      </w:ins>
      <w:ins w:id="330" w:author="PR Preview" w:date="2026-01-01T00:00:00Z">
        <w:r>
          <w:br/>
        </w:r>
      </w:ins>
      <w:ins w:id="331" w:author="PR Preview" w:date="2026-01-01T00:00:00Z">
        <w:r>
          <w:rPr>
            <w:rStyle w:val="CommentTok"/>
          </w:rPr>
          <w:t xml:space="preserve">#&gt; # A tibble: 7 × 3</w:t>
        </w:r>
      </w:ins>
      <w:ins w:id="332" w:author="PR Preview" w:date="2026-01-01T00:00:00Z">
        <w:r>
          <w:br/>
        </w:r>
      </w:ins>
      <w:ins w:id="333" w:author="PR Preview" w:date="2026-01-01T00:00:00Z">
        <w:r>
          <w:rPr>
            <w:rStyle w:val="CommentTok"/>
          </w:rPr>
          <w:t xml:space="preserve">#&gt;    step intercept slope</w:t>
        </w:r>
      </w:ins>
      <w:ins w:id="334" w:author="PR Preview" w:date="2026-01-01T00:00:00Z">
        <w:r>
          <w:br/>
        </w:r>
      </w:ins>
      <w:ins w:id="335" w:author="PR Preview" w:date="2026-01-01T00:00:00Z">
        <w:r>
          <w:rPr>
            <w:rStyle w:val="CommentTok"/>
          </w:rPr>
          <w:t xml:space="preserve">#&gt;   &lt;dbl&gt;     &lt;dbl&gt; &lt;dbl&gt;</w:t>
        </w:r>
      </w:ins>
      <w:ins w:id="336" w:author="PR Preview" w:date="2026-01-01T00:00:00Z">
        <w:r>
          <w:br/>
        </w:r>
      </w:ins>
      <w:ins w:id="337" w:author="PR Preview" w:date="2026-01-01T00:00:00Z">
        <w:r>
          <w:rPr>
            <w:rStyle w:val="CommentTok"/>
          </w:rPr>
          <w:t xml:space="preserve">#&gt; 1     0  0        0    </w:t>
        </w:r>
      </w:ins>
      <w:ins w:id="338" w:author="PR Preview" w:date="2026-01-01T00:00:00Z">
        <w:r>
          <w:br/>
        </w:r>
      </w:ins>
      <w:ins w:id="339" w:author="PR Preview" w:date="2026-01-01T00:00:00Z">
        <w:r>
          <w:rPr>
            <w:rStyle w:val="CommentTok"/>
          </w:rPr>
          <w:t xml:space="preserve">#&gt; 2     1  0        0.667</w:t>
        </w:r>
      </w:ins>
      <w:ins w:id="340" w:author="PR Preview" w:date="2026-01-01T00:00:00Z">
        <w:r>
          <w:br/>
        </w:r>
      </w:ins>
      <w:ins w:id="341" w:author="PR Preview" w:date="2026-01-01T00:00:00Z">
        <w:r>
          <w:rPr>
            <w:rStyle w:val="CommentTok"/>
          </w:rPr>
          <w:t xml:space="preserve">#&gt; 3     2 -2.48e-16 0.693</w:t>
        </w:r>
      </w:ins>
      <w:ins w:id="342" w:author="PR Preview" w:date="2026-01-01T00:00:00Z">
        <w:r>
          <w:br/>
        </w:r>
      </w:ins>
      <w:ins w:id="343" w:author="PR Preview" w:date="2026-01-01T00:00:00Z">
        <w:r>
          <w:rPr>
            <w:rStyle w:val="CommentTok"/>
          </w:rPr>
          <w:t xml:space="preserve">#&gt; 4     3  5.44e-17 0.693</w:t>
        </w:r>
      </w:ins>
      <w:ins w:id="344" w:author="PR Preview" w:date="2026-01-01T00:00:00Z">
        <w:r>
          <w:br/>
        </w:r>
      </w:ins>
      <w:ins w:id="345" w:author="PR Preview" w:date="2026-01-01T00:00:00Z">
        <w:r>
          <w:rPr>
            <w:rStyle w:val="CommentTok"/>
          </w:rPr>
          <w:t xml:space="preserve">#&gt; 5     4 -1.12e-16 0.693</w:t>
        </w:r>
      </w:ins>
      <w:ins w:id="346" w:author="PR Preview" w:date="2026-01-01T00:00:00Z">
        <w:r>
          <w:br/>
        </w:r>
      </w:ins>
      <w:ins w:id="347" w:author="PR Preview" w:date="2026-01-01T00:00:00Z">
        <w:r>
          <w:rPr>
            <w:rStyle w:val="CommentTok"/>
          </w:rPr>
          <w:t xml:space="preserve">#&gt; 6     5  2.21e-16 0.693</w:t>
        </w:r>
      </w:ins>
      <w:ins w:id="348" w:author="PR Preview" w:date="2026-01-01T00:00:00Z">
        <w:r>
          <w:br/>
        </w:r>
      </w:ins>
      <w:ins w:id="349" w:author="PR Preview" w:date="2026-01-01T00:00:00Z">
        <w:r>
          <w:rPr>
            <w:rStyle w:val="CommentTok"/>
          </w:rPr>
          <w:t xml:space="preserve">#&gt; 7     6  5.77e-17 0.693</w:t>
        </w:r>
      </w:ins>
      <w:ins w:id="350" w:author="PR Preview" w:date="2026-01-01T00:00:00Z">
        <w:r>
          <w:br/>
        </w:r>
      </w:ins>
      <w:ins w:id="351" w:author="PR Preview" w:date="2026-01-01T00:00:00Z">
        <w:r>
          <w:rPr>
            <w:rStyle w:val="CommentTok"/>
          </w:rPr>
          <w:t xml:space="preserve"># the maximum likelihood fit from glm()</w:t>
        </w:r>
      </w:ins>
      <w:ins w:id="352" w:author="PR Preview" w:date="2026-01-01T00:00:00Z">
        <w:r>
          <w:br/>
        </w:r>
      </w:ins>
      <w:ins w:id="353" w:author="PR Preview" w:date="2026-01-01T00:00:00Z">
        <w:r>
          <w:rPr>
            <w:rStyle w:val="FunctionTok"/>
          </w:rPr>
          <w:t xml:space="preserve">coef</w:t>
        </w:r>
      </w:ins>
      <w:ins w:id="354" w:author="PR Preview" w:date="2026-01-01T00:00:00Z">
        <w:r>
          <w:rPr>
            <w:rStyle w:val="NormalTok"/>
          </w:rPr>
          <w:t xml:space="preserve">(</w:t>
        </w:r>
      </w:ins>
      <w:ins w:id="355" w:author="PR Preview" w:date="2026-01-01T00:00:00Z">
        <w:r>
          <w:rPr>
            <w:rStyle w:val="FunctionTok"/>
          </w:rPr>
          <w:t xml:space="preserve">glm</w:t>
        </w:r>
      </w:ins>
      <w:ins w:id="356" w:author="PR Preview" w:date="2026-01-01T00:00:00Z">
        <w:r>
          <w:rPr>
            <w:rStyle w:val="NormalTok"/>
          </w:rPr>
          <w:t xml:space="preserve">(irls_y </w:t>
        </w:r>
      </w:ins>
      <w:ins w:id="357" w:author="PR Preview" w:date="2026-01-01T00:00:00Z">
        <w:r>
          <w:rPr>
            <w:rStyle w:val="SpecialCharTok"/>
          </w:rPr>
          <w:t xml:space="preserve">~</w:t>
        </w:r>
      </w:ins>
      <w:ins w:id="358" w:author="PR Preview" w:date="2026-01-01T00:00:00Z">
        <w:r>
          <w:rPr>
            <w:rStyle w:val="NormalTok"/>
          </w:rPr>
          <w:t xml:space="preserve"> irls_x[, </w:t>
        </w:r>
      </w:ins>
      <w:ins w:id="359" w:author="PR Preview" w:date="2026-01-01T00:00:00Z">
        <w:r>
          <w:rPr>
            <w:rStyle w:val="DecValTok"/>
          </w:rPr>
          <w:t xml:space="preserve">2</w:t>
        </w:r>
      </w:ins>
      <w:ins w:id="360" w:author="PR Preview" w:date="2026-01-01T00:00:00Z">
        <w:r>
          <w:rPr>
            <w:rStyle w:val="NormalTok"/>
          </w:rPr>
          <w:t xml:space="preserve">], </w:t>
        </w:r>
      </w:ins>
      <w:ins w:id="361" w:author="PR Preview" w:date="2026-01-01T00:00:00Z">
        <w:r>
          <w:rPr>
            <w:rStyle w:val="AttributeTok"/>
          </w:rPr>
          <w:t xml:space="preserve">family =</w:t>
        </w:r>
      </w:ins>
      <w:ins w:id="362" w:author="PR Preview" w:date="2026-01-01T00:00:00Z">
        <w:r>
          <w:rPr>
            <w:rStyle w:val="NormalTok"/>
          </w:rPr>
          <w:t xml:space="preserve"> binomial))</w:t>
        </w:r>
      </w:ins>
      <w:ins w:id="363" w:author="PR Preview" w:date="2026-01-01T00:00:00Z">
        <w:r>
          <w:br/>
        </w:r>
      </w:ins>
      <w:ins w:id="364" w:author="PR Preview" w:date="2026-01-01T00:00:00Z">
        <w:r>
          <w:rPr>
            <w:rStyle w:val="CommentTok"/>
          </w:rPr>
          <w:t xml:space="preserve">#&gt;  (Intercept)  irls_x[, 2] </w:t>
        </w:r>
      </w:ins>
      <w:ins w:id="365" w:author="PR Preview" w:date="2026-01-01T00:00:00Z">
        <w:r>
          <w:br/>
        </w:r>
      </w:ins>
      <w:ins w:id="366" w:author="PR Preview" w:date="2026-01-01T00:00:00Z">
        <w:r>
          <w:rPr>
            <w:rStyle w:val="CommentTok"/>
          </w:rPr>
          <w:t xml:space="preserve">#&gt; -3.45716e-18  6.93147e-01</w:t>
        </w:r>
      </w:ins>
    </w:p>
    <w:p>
      <w:pPr>
        <w:pStyle w:val="FirstParagraph"/>
      </w:pPr>
      <w:r>
        <w:t xml:space="preserve">The first step moves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0.6667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</w:t>
      </w:r>
      <w:hyperlink w:anchor="exr-irls-step">
        <w:r>
          <w:rPr>
            <w:rStyle w:val="Hyperlink"/>
          </w:rPr>
          <w:t xml:space="preserve">the hand computation</w:t>
        </w:r>
      </w:hyperlink>
      <w:r>
        <w:t xml:space="preserve">).</w:t>
      </w:r>
      <w:r>
        <w:t xml:space="preserve"> </w:t>
      </w:r>
      <w:r>
        <w:t xml:space="preserve">After six steps the slope is</w:t>
      </w:r>
      <w:r>
        <w:t xml:space="preserve"> </w:t>
      </w:r>
      <m:oMath>
        <m:r>
          <m:t>0.693147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reports</w:t>
      </w:r>
      <w:r>
        <w:t xml:space="preserve"> </w:t>
      </w:r>
      <m:oMath>
        <m:r>
          <m:t>0.693147</m:t>
        </m:r>
      </m:oMath>
      <w:r>
        <w:t xml:space="preserve">.</w:t>
      </w:r>
      <w:r>
        <w:t xml:space="preserve"> </w:t>
      </w:r>
      <w:r>
        <w:t xml:space="preserve">The slope settles at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r>
        <w:t xml:space="preserve">,</w:t>
      </w:r>
      <w:r>
        <w:t xml:space="preserve"> </w:t>
      </w:r>
      <w:r>
        <w:t xml:space="preserve">half the natural logarithm of the</w:t>
      </w:r>
      <w:r>
        <w:t xml:space="preserve"> </w:t>
      </w:r>
      <w:hyperlink r:id="rId35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between the treatment group (recovery</w:t>
      </w:r>
      <w:r>
        <w:t xml:space="preserve"> </w:t>
      </w:r>
      <w:hyperlink r:id="rId36">
        <w:r>
          <w:rPr>
            <w:rStyle w:val="Hyperlink"/>
          </w:rPr>
          <w:t xml:space="preserve">odds</w:t>
        </w:r>
      </w:hyperlink>
      <w:r>
        <w:t xml:space="preserve"> </w:t>
      </w:r>
      <m:oMath>
        <m:r>
          <m:t>2</m:t>
        </m:r>
      </m:oMath>
      <w:r>
        <w:t xml:space="preserve">) and the other group (recovery odds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since the groups are coded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</w:p>
    <w:bookmarkEnd w:id="37"/>
    <w:bookmarkEnd w:id="38"/>
    <w:bookmarkStart w:id="55" w:name="deviance"/>
    <w:p>
      <w:pPr>
        <w:pStyle w:val="Heading2"/>
      </w:pPr>
      <w:r>
        <w:t xml:space="preserve">3 Deviance</w:t>
      </w:r>
    </w:p>
    <w:bookmarkStart w:id="40" w:name="def-deviance"/>
    <w:p>
      <w:pPr>
        <w:pStyle w:val="FirstParagraph"/>
      </w:pPr>
      <w:r>
        <w:rPr>
          <w:b/>
          <w:bCs/>
        </w:rPr>
        <w:t xml:space="preserve">Definition 3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39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</w:r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r>
        <w:rPr>
          <w:b/>
          <w:bCs/>
        </w:rPr>
        <w:t xml:space="preserve">Example 3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r>
        <w:rPr>
          <w:i/>
          <w:iCs/>
        </w:rPr>
        <w:t xml:space="preserve">Remark 2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44"/>
    <w:bookmarkStart w:id="46" w:name="def-null-deviance"/>
    <w:p>
      <w:pPr>
        <w:pStyle w:val="BodyText"/>
      </w:pPr>
      <w:r>
        <w:rPr>
          <w:b/>
          <w:bCs/>
        </w:rPr>
        <w:t xml:space="preserve">Definition 4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r>
        <w:rPr>
          <w:b/>
          <w:bCs/>
        </w:rPr>
        <w:t xml:space="preserve">Example 4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r>
        <w:rPr>
          <w:i/>
          <w:iCs/>
        </w:rPr>
        <w:t xml:space="preserve">Remark 3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.</w:t>
      </w:r>
    </w:p>
    <w:bookmarkEnd w:id="48"/>
    <w:bookmarkStart w:id="50" w:name="thm-deviance-drop"/>
    <w:p>
      <w:pPr>
        <w:pStyle w:val="BodyText"/>
      </w:pPr>
      <w:r>
        <w:rPr>
          <w:b/>
          <w:bCs/>
        </w:rPr>
        <w:t xml:space="preserve">Theorem 2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r>
        <w:rPr>
          <w:b/>
          <w:bCs/>
        </w:rPr>
        <w:t xml:space="preserve">Example 5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54" w:name="exm-deviance-drop-distribution"/>
    <w:p>
      <w:pPr>
        <w:pStyle w:val="BodyText"/>
      </w:pPr>
      <w:r>
        <w:rPr>
          <w:b/>
          <w:bCs/>
        </w:rPr>
        <w:t xml:space="preserve">Example 6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5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r>
        <w:t xml:space="preserve">4 Covariate patterns and the saturated model</w:t>
      </w:r>
    </w:p>
    <w:bookmarkStart w:id="56" w:name="def-covariate-pattern"/>
    <w:p>
      <w:pPr>
        <w:pStyle w:val="FirstParagraph"/>
      </w:pPr>
      <w:r>
        <w:rPr>
          <w:b/>
          <w:bCs/>
        </w:rPr>
        <w:t xml:space="preserve">Definition 5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56"/>
    <w:bookmarkStart w:id="57" w:name="def-replicates"/>
    <w:p>
      <w:pPr>
        <w:pStyle w:val="BodyText"/>
      </w:pPr>
      <w:r>
        <w:rPr>
          <w:b/>
          <w:bCs/>
        </w:rPr>
        <w:t xml:space="preserve">Definition 6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r>
        <w:rPr>
          <w:b/>
          <w:bCs/>
        </w:rPr>
        <w:t xml:space="preserve">Definition 7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r>
        <w:rPr>
          <w:b/>
          <w:bCs/>
        </w:rPr>
        <w:t xml:space="preserve">Example 7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r>
        <w:rPr>
          <w:b/>
          <w:bCs/>
        </w:rPr>
        <w:t xml:space="preserve">Definition 8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[7, Sec. 5.5]</w:t>
      </w:r>
      <w:r>
        <w:t xml:space="preserve">) for binary outcomes gives each pattern its own free event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62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</w:r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r>
        <w:rPr>
          <w:b/>
          <w:bCs/>
        </w:rPr>
        <w:t xml:space="preserve">Theorem 3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r>
        <w:rPr>
          <w:b/>
          <w:bCs/>
        </w:rPr>
        <w:t xml:space="preserve">Definition 9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67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</w:r>
      <w:bookmarkEnd w:id="67"/>
    </w:p>
    <w:bookmarkEnd w:id="68"/>
    <w:bookmarkStart w:id="70" w:name="thm-saturated-deviance"/>
    <w:p>
      <w:pPr>
        <w:pStyle w:val="FirstParagraph"/>
      </w:pPr>
      <w:r>
        <w:rPr>
          <w:b/>
          <w:bCs/>
        </w:rPr>
        <w:t xml:space="preserve">Theorem 4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71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75" w:name="rem-deviance-shift"/>
    <w:p>
      <w:pPr>
        <w:pStyle w:val="BodyText"/>
      </w:pPr>
      <w:r>
        <w:rPr>
          <w:i/>
          <w:iCs/>
        </w:rPr>
        <w:t xml:space="preserve">Remark 7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75"/>
    <w:bookmarkStart w:id="76" w:name="exm-saturated-deviance"/>
    <w:p>
      <w:pPr>
        <w:pStyle w:val="BodyText"/>
      </w:pPr>
      <w:r>
        <w:rPr>
          <w:b/>
          <w:bCs/>
        </w:rPr>
        <w:t xml:space="preserve">Example 8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r>
        <w:rPr>
          <w:b/>
          <w:bCs/>
        </w:rPr>
        <w:t xml:space="preserve">Example 9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r>
        <w:t xml:space="preserve">5 Confidence intervals for the coefficients</w:t>
      </w:r>
    </w:p>
    <w:bookmarkStart w:id="80" w:name="thm-logistic-mle-distribution"/>
    <w:p>
      <w:pPr>
        <w:pStyle w:val="FirstParagraph"/>
      </w:pPr>
      <w:r>
        <w:rPr>
          <w:b/>
          <w:bCs/>
        </w:rPr>
        <w:t xml:space="preserve">Theorem 5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79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</w:r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81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[6,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[10]</w:t>
      </w:r>
      <w:r>
        <w:t xml:space="preserve"> </w:t>
      </w:r>
      <w:r>
        <w:t xml:space="preserve">give.</w:t>
      </w:r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r>
        <w:rPr>
          <w:b/>
          <w:bCs/>
        </w:rPr>
        <w:t xml:space="preserve">Example 10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r>
        <w:rPr>
          <w:b/>
          <w:bCs/>
        </w:rPr>
        <w:t xml:space="preserve">Example 11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89">
        <w:r>
          <w:rPr>
            <w:rStyle w:val="Hyperlink"/>
          </w:rPr>
          <w:t xml:space="preserve">course page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257 - Statistical Computing”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(2025 Spring)</w:t>
        </w:r>
      </w:hyperlink>
      <w:r>
        <w:t xml:space="preserve"> </w:t>
      </w:r>
      <w:r>
        <w:t xml:space="preserve">has lectures on fitting generalized linear models and on quasi-Newton optimization.</w:t>
      </w:r>
      <w:r>
        <w:t xml:space="preserve"> </w:t>
      </w:r>
      <w:r>
        <w:t xml:space="preserve">Its source is</w:t>
      </w:r>
      <w:r>
        <w:t xml:space="preserve"> </w:t>
      </w:r>
      <w:hyperlink r:id="rId9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under the MIT License.</w:t>
      </w:r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</w:t>
      </w:r>
      <w:r>
        <w:t xml:space="preserve">Newton</w:t>
      </w:r>
      <w:r>
        <w:t xml:space="preserve">’s method and</w:t>
      </w:r>
      <w:r>
        <w:t xml:space="preserve"> </w:t>
      </w:r>
      <w:r>
        <w:t xml:space="preserve">Fisher</w:t>
      </w:r>
      <w:r>
        <w:t xml:space="preserve"> </w:t>
      </w:r>
      <w:r>
        <w:t xml:space="preserve">scoring.”</w:t>
      </w:r>
      <w:r>
        <w:t xml:space="preserve"> </w:t>
      </w:r>
      <w:r>
        <w:t xml:space="preserve">Lecture notes for Biostat M257, Statistical Computing, University of California, Los Angeles, 2025. Accessed: Oct. 26, 2026. [Online]. Available:</w:t>
      </w:r>
      <w:r>
        <w:t xml:space="preserve"> </w:t>
      </w:r>
      <w:hyperlink r:id="rId96">
        <w:r>
          <w:rPr>
            <w:rStyle w:val="Hyperlink"/>
          </w:rPr>
          <w:t xml:space="preserve">https://ucla-biostat-257.github.io/2025spring/slides/23-newton/newton.html</w:t>
        </w:r>
      </w:hyperlink>
    </w:p>
    <w:bookmarkEnd w:id="97"/>
    <w:bookmarkStart w:id="99" w:name="ref-wikipedia_deviance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https://en.wikipedia.org/wiki/Deviance_%28statistics%29</w:t>
        </w:r>
      </w:hyperlink>
    </w:p>
    <w:bookmarkEnd w:id="99"/>
    <w:bookmarkStart w:id="101" w:name="ref-nelder1972generaliz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10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101"/>
    <w:bookmarkStart w:id="103" w:name="ref-hastie2009elemen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0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03"/>
    <w:bookmarkStart w:id="105" w:name="ref-dobson4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0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05"/>
    <w:bookmarkStart w:id="106" w:name="ref-hosmer1989appli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06"/>
    <w:bookmarkStart w:id="108" w:name="ref-wikipedia_saturated_mode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https://en.wikipedia.org/wiki/Saturated_model</w:t>
        </w:r>
      </w:hyperlink>
    </w:p>
    <w:bookmarkEnd w:id="108"/>
    <w:bookmarkStart w:id="110" w:name="ref-fahrmeir1985consistenc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109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2026-10-27T21:34:55Z</dcterms:created>
  <dcterms:modified xsi:type="dcterms:W3CDTF">2026-10-27T21:34:55Z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14:23:57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