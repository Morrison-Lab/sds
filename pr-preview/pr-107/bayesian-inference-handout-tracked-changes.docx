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66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0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End w:id="60"/>
    <w:bookmarkStart w:id="65" w:name="sec-bayes-parameter-space"/>
    <w:p>
      <w:pPr>
        <w:pStyle w:val="Heading3"/>
      </w:pPr>
      <w:r>
        <w:t xml:space="preserve">2.4 The parameter space</w:t>
      </w:r>
    </w:p>
    <w:bookmarkStart w:id="61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1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2" w:name="exm-parameter-space"/>
    <w:p>
      <w:pPr>
        <w:pStyle w:val="BodyText"/>
      </w:pPr>
      <w:r>
        <w:rPr>
          <w:b/>
          <w:bCs/>
        </w:rPr>
        <w:t xml:space="preserve">Example 11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2"/>
    <w:bookmarkStart w:id="63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4" w:name="exm-prior-support"/>
    <w:p>
      <w:pPr>
        <w:pStyle w:val="BodyText"/>
      </w:pPr>
      <w:r>
        <w:rPr>
          <w:b/>
          <w:bCs/>
        </w:rPr>
        <w:t xml:space="preserve">Example 12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4"/>
    <w:bookmarkEnd w:id="65"/>
    <w:bookmarkEnd w:id="66"/>
    <w:bookmarkStart w:id="97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0" w:name="sec-bayes-conjugate"/>
    <w:p>
      <w:pPr>
        <w:pStyle w:val="Heading3"/>
      </w:pPr>
      <w:r>
        <w:t xml:space="preserve">3.1 Conjugate priors</w:t>
      </w:r>
    </w:p>
    <w:bookmarkStart w:id="67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7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8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9" w:name="exm-beta-bernoulli"/>
    <w:p>
      <w:pPr>
        <w:pStyle w:val="BodyText"/>
      </w:pPr>
      <w:r>
        <w:rPr>
          <w:b/>
          <w:bCs/>
        </w:rPr>
        <w:t xml:space="preserve">Example 13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69"/>
    <w:bookmarkStart w:id="79" w:name="exm-prior-posterior-figure"/>
    <w:p>
      <w:pPr>
        <w:pStyle w:val="BodyText"/>
      </w:pPr>
      <w:r>
        <w:rPr>
          <w:b/>
          <w:bCs/>
        </w:rPr>
        <w:t xml:space="preserve">Example 14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0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1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8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9"/>
    <w:bookmarkEnd w:id="80"/>
    <w:bookmarkStart w:id="92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1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1"/>
    <w:bookmarkStart w:id="82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2"/>
    <w:bookmarkStart w:id="83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3"/>
    <w:bookmarkStart w:id="84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4"/>
    <w:bookmarkStart w:id="85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85"/>
    <w:bookmarkStart w:id="86" w:name="exm-prior-spectrum"/>
    <w:p>
      <w:pPr>
        <w:pStyle w:val="BodyText"/>
      </w:pPr>
      <w:r>
        <w:rPr>
          <w:b/>
          <w:bCs/>
        </w:rPr>
        <w:t xml:space="preserve">Example 15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86"/>
    <w:bookmarkStart w:id="87" w:name="exm-flat-prior-reparam"/>
    <w:p>
      <w:pPr>
        <w:pStyle w:val="BodyText"/>
      </w:pPr>
      <w:r>
        <w:rPr>
          <w:b/>
          <w:bCs/>
        </w:rPr>
        <w:t xml:space="preserve">Example 16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7"/>
    <w:bookmarkStart w:id="89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0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0"/>
    <w:bookmarkStart w:id="91" w:name="exm-flat-prior-posterior"/>
    <w:p>
      <w:pPr>
        <w:pStyle w:val="BodyText"/>
      </w:pPr>
      <w:r>
        <w:rPr>
          <w:b/>
          <w:bCs/>
        </w:rPr>
        <w:t xml:space="preserve">Example 17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1"/>
    <w:bookmarkEnd w:id="92"/>
    <w:bookmarkStart w:id="96" w:name="sec-bayes-skeptical"/>
    <w:p>
      <w:pPr>
        <w:pStyle w:val="Heading3"/>
      </w:pPr>
      <w:r>
        <w:t xml:space="preserve">3.3 A skeptical prior</w:t>
      </w:r>
    </w:p>
    <w:bookmarkStart w:id="93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3"/>
    <w:bookmarkStart w:id="94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4"/>
    <w:bookmarkStart w:id="95" w:name="exm-skeptical-prior"/>
    <w:p>
      <w:pPr>
        <w:pStyle w:val="BodyText"/>
      </w:pPr>
      <w:r>
        <w:rPr>
          <w:b/>
          <w:bCs/>
        </w:rPr>
        <w:t xml:space="preserve">Example 18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5"/>
    <w:bookmarkEnd w:id="96"/>
    <w:bookmarkEnd w:id="97"/>
    <w:bookmarkStart w:id="12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8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9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9"/>
    <w:bookmarkStart w:id="100" w:name="exm-prior-predictive"/>
    <w:p>
      <w:pPr>
        <w:pStyle w:val="BodyText"/>
      </w:pPr>
      <w:r>
        <w:rPr>
          <w:b/>
          <w:bCs/>
        </w:rPr>
        <w:t xml:space="preserve">Example 19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0"/>
    <w:bookmarkStart w:id="101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1"/>
    <w:bookmarkStart w:id="102" w:name="exm-posterior-predictive"/>
    <w:p>
      <w:pPr>
        <w:pStyle w:val="BodyText"/>
      </w:pPr>
      <w:r>
        <w:rPr>
          <w:b/>
          <w:bCs/>
        </w:rPr>
        <w:t xml:space="preserve">Example 20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2"/>
    <w:bookmarkStart w:id="103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3"/>
    <w:bookmarkStart w:id="104" w:name="exm-test-quantity"/>
    <w:p>
      <w:pPr>
        <w:pStyle w:val="BodyText"/>
      </w:pPr>
      <w:r>
        <w:rPr>
          <w:b/>
          <w:bCs/>
        </w:rPr>
        <w:t xml:space="preserve">Example 21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4"/>
    <w:bookmarkStart w:id="105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05"/>
    <w:bookmarkStart w:id="113" w:name="exm-prior-predictive-check"/>
    <w:p>
      <w:pPr>
        <w:pStyle w:val="BodyText"/>
      </w:pPr>
      <w:r>
        <w:rPr>
          <w:b/>
          <w:bCs/>
        </w:rPr>
        <w:t xml:space="preserve">Example 22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check_priors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list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br/>
        </w:r>
      </w:del>
      <w:del w:id="9" w:author="PR Preview" w:date="2026-01-01T00:00:00Z">
        <w:r>
          <w:rPr>
            <w:rStyle w:val="NormalTok"/>
          </w:rPr>
          <w:delText xml:space="preserve">  </w:delText>
        </w:r>
      </w:del>
      <w:del w:id="10" w:author="PR Preview" w:date="2026-01-01T00:00:00Z">
        <w:r>
          <w:rPr>
            <w:rStyle w:val="StringTok"/>
          </w:rPr>
          <w:delText xml:space="preserve">`</w:delText>
        </w:r>
      </w:del>
      <w:del w:id="11" w:author="PR Preview" w:date="2026-01-01T00:00:00Z">
        <w:r>
          <w:rPr>
            <w:rStyle w:val="AttributeTok"/>
          </w:rPr>
          <w:delText xml:space="preserve">uniform Beta(1, 1)</w:delText>
        </w:r>
      </w:del>
      <w:del w:id="12" w:author="PR Preview" w:date="2026-01-01T00:00:00Z">
        <w:r>
          <w:rPr>
            <w:rStyle w:val="StringTok"/>
          </w:rPr>
          <w:delText xml:space="preserve">`</w:delText>
        </w:r>
      </w:del>
      <w:del w:id="13" w:author="PR Preview" w:date="2026-01-01T00:00:00Z">
        <w:r>
          <w:rPr>
            <w:rStyle w:val="NormalTok"/>
          </w:rPr>
          <w:delText xml:space="preserve"> </w:delText>
        </w:r>
      </w:del>
      <w:del w:id="14" w:author="PR Preview" w:date="2026-01-01T00:00:00Z">
        <w:r>
          <w:rPr>
            <w:rStyle w:val="OtherTok"/>
          </w:rPr>
          <w:delText xml:space="preserve">=</w:delText>
        </w:r>
      </w:del>
      <w:del w:id="15" w:author="PR Preview" w:date="2026-01-01T00:00:00Z">
        <w:r>
          <w:rPr>
            <w:rStyle w:val="NormalTok"/>
          </w:rPr>
          <w:delText xml:space="preserve"> </w:delText>
        </w:r>
      </w:del>
      <w:del w:id="16" w:author="PR Preview" w:date="2026-01-01T00:00:00Z">
        <w:r>
          <w:rPr>
            <w:rStyle w:val="FunctionTok"/>
          </w:rPr>
          <w:delText xml:space="preserve">c</w:delText>
        </w:r>
      </w:del>
      <w:del w:id="17" w:author="PR Preview" w:date="2026-01-01T00:00:00Z">
        <w:r>
          <w:rPr>
            <w:rStyle w:val="NormalTok"/>
          </w:rPr>
          <w:delText xml:space="preserve">(</w:delText>
        </w:r>
      </w:del>
      <w:del w:id="18" w:author="PR Preview" w:date="2026-01-01T00:00:00Z">
        <w:r>
          <w:rPr>
            <w:rStyle w:val="AttributeTok"/>
          </w:rPr>
          <w:delText xml:space="preserve">a =</w:delText>
        </w:r>
      </w:del>
      <w:del w:id="19" w:author="PR Preview" w:date="2026-01-01T00:00:00Z">
        <w:r>
          <w:rPr>
            <w:rStyle w:val="NormalTok"/>
          </w:rPr>
          <w:delText xml:space="preserve"> </w:delText>
        </w:r>
      </w:del>
      <w:del w:id="20" w:author="PR Preview" w:date="2026-01-01T00:00:00Z">
        <w:r>
          <w:rPr>
            <w:rStyle w:val="DecValTok"/>
          </w:rPr>
          <w:delText xml:space="preserve">1</w:delText>
        </w:r>
      </w:del>
      <w:del w:id="21" w:author="PR Preview" w:date="2026-01-01T00:00:00Z">
        <w:r>
          <w:rPr>
            <w:rStyle w:val="NormalTok"/>
          </w:rPr>
          <w:delText xml:space="preserve">, </w:delText>
        </w:r>
      </w:del>
      <w:del w:id="22" w:author="PR Preview" w:date="2026-01-01T00:00:00Z">
        <w:r>
          <w:rPr>
            <w:rStyle w:val="AttributeTok"/>
          </w:rPr>
          <w:delText xml:space="preserve">b =</w:delText>
        </w:r>
      </w:del>
      <w:del w:id="23" w:author="PR Preview" w:date="2026-01-01T00:00:00Z">
        <w:r>
          <w:rPr>
            <w:rStyle w:val="NormalTok"/>
          </w:rPr>
          <w:delText xml:space="preserve"> </w:delText>
        </w:r>
      </w:del>
      <w:del w:id="24" w:author="PR Preview" w:date="2026-01-01T00:00:00Z">
        <w:r>
          <w:rPr>
            <w:rStyle w:val="DecValTok"/>
          </w:rPr>
          <w:delText xml:space="preserve">1</w:delText>
        </w:r>
      </w:del>
      <w:del w:id="25" w:author="PR Preview" w:date="2026-01-01T00:00:00Z">
        <w:r>
          <w:rPr>
            <w:rStyle w:val="NormalTok"/>
          </w:rPr>
          <w:delText xml:space="preserve">),</w:delText>
        </w:r>
      </w:del>
      <w:del w:id="26" w:author="PR Preview" w:date="2026-01-01T00:00:00Z">
        <w:r>
          <w:br/>
        </w:r>
      </w:del>
      <w:del w:id="27" w:author="PR Preview" w:date="2026-01-01T00:00:00Z">
        <w:r>
          <w:rPr>
            <w:rStyle w:val="NormalTok"/>
          </w:rPr>
          <w:delText xml:space="preserve">  </w:delText>
        </w:r>
      </w:del>
      <w:del w:id="28" w:author="PR Preview" w:date="2026-01-01T00:00:00Z">
        <w:r>
          <w:rPr>
            <w:rStyle w:val="StringTok"/>
          </w:rPr>
          <w:delText xml:space="preserve">`</w:delText>
        </w:r>
      </w:del>
      <w:del w:id="29" w:author="PR Preview" w:date="2026-01-01T00:00:00Z">
        <w:r>
          <w:rPr>
            <w:rStyle w:val="AttributeTok"/>
          </w:rPr>
          <w:delText xml:space="preserve">Beta(1, 19)</w:delText>
        </w:r>
      </w:del>
      <w:del w:id="30" w:author="PR Preview" w:date="2026-01-01T00:00:00Z">
        <w:r>
          <w:rPr>
            <w:rStyle w:val="StringTok"/>
          </w:rPr>
          <w:delText xml:space="preserve">`</w:delText>
        </w:r>
      </w:del>
      <w:del w:id="31" w:author="PR Preview" w:date="2026-01-01T00:00:00Z">
        <w:r>
          <w:rPr>
            <w:rStyle w:val="NormalTok"/>
          </w:rPr>
          <w:delText xml:space="preserve"> </w:delText>
        </w:r>
      </w:del>
      <w:del w:id="32" w:author="PR Preview" w:date="2026-01-01T00:00:00Z">
        <w:r>
          <w:rPr>
            <w:rStyle w:val="OtherTok"/>
          </w:rPr>
          <w:delText xml:space="preserve">=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FunctionTok"/>
          </w:rPr>
          <w:delText xml:space="preserve">c</w:delText>
        </w:r>
      </w:del>
      <w:del w:id="35" w:author="PR Preview" w:date="2026-01-01T00:00:00Z">
        <w:r>
          <w:rPr>
            <w:rStyle w:val="NormalTok"/>
          </w:rPr>
          <w:delText xml:space="preserve">(</w:delText>
        </w:r>
      </w:del>
      <w:del w:id="36" w:author="PR Preview" w:date="2026-01-01T00:00:00Z">
        <w:r>
          <w:rPr>
            <w:rStyle w:val="AttributeTok"/>
          </w:rPr>
          <w:delText xml:space="preserve">a =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1</w:delText>
        </w:r>
      </w:del>
      <w:del w:id="39" w:author="PR Preview" w:date="2026-01-01T00:00:00Z">
        <w:r>
          <w:rPr>
            <w:rStyle w:val="NormalTok"/>
          </w:rPr>
          <w:delText xml:space="preserve">, </w:delText>
        </w:r>
      </w:del>
      <w:del w:id="40" w:author="PR Preview" w:date="2026-01-01T00:00:00Z">
        <w:r>
          <w:rPr>
            <w:rStyle w:val="AttributeTok"/>
          </w:rPr>
          <w:delText xml:space="preserve">b 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19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rPr>
            <w:rStyle w:val="NormalTok"/>
          </w:rPr>
          <w:delText xml:space="preserve">)</w:delText>
        </w:r>
      </w:del>
      <w:del w:id="46" w:author="PR Preview" w:date="2026-01-01T00:00:00Z">
        <w:r>
          <w:br/>
        </w:r>
      </w:del>
      <w:del w:id="47" w:author="PR Preview" w:date="2026-01-01T00:00:00Z">
        <w:r>
          <w:rPr>
            <w:rStyle w:val="FunctionTok"/>
          </w:rPr>
          <w:delText xml:space="preserve">set.seed</w:delText>
        </w:r>
      </w:del>
      <w:del w:id="48" w:author="PR Preview" w:date="2026-01-01T00:00:00Z">
        <w:r>
          <w:rPr>
            <w:rStyle w:val="NormalTok"/>
          </w:rPr>
          <w:delText xml:space="preserve">(</w:delText>
        </w:r>
      </w:del>
      <w:del w:id="49" w:author="PR Preview" w:date="2026-01-01T00:00:00Z">
        <w:r>
          <w:rPr>
            <w:rStyle w:val="DecValTok"/>
          </w:rPr>
          <w:delText xml:space="preserve">3</w:delText>
        </w:r>
      </w:del>
      <w:del w:id="50" w:author="PR Preview" w:date="2026-01-01T00:00:00Z">
        <w:r>
          <w:rPr>
            <w:rStyle w:val="NormalTok"/>
          </w:rPr>
          <w:delText xml:space="preserve">)</w:delText>
        </w:r>
      </w:del>
      <w:del w:id="51" w:author="PR Preview" w:date="2026-01-01T00:00:00Z">
        <w:r>
          <w:br/>
        </w:r>
      </w:del>
      <w:del w:id="52" w:author="PR Preview" w:date="2026-01-01T00:00:00Z">
        <w:r>
          <w:rPr>
            <w:rStyle w:val="NormalTok"/>
          </w:rPr>
          <w:delText xml:space="preserve">prior_pred_counts </w:delText>
        </w:r>
      </w:del>
      <w:del w:id="53" w:author="PR Preview" w:date="2026-01-01T00:00:00Z">
        <w:r>
          <w:rPr>
            <w:rStyle w:val="OtherTok"/>
          </w:rPr>
          <w:delText xml:space="preserve">&lt;-</w:delText>
        </w:r>
      </w:del>
      <w:del w:id="54" w:author="PR Preview" w:date="2026-01-01T00:00:00Z">
        <w:r>
          <w:rPr>
            <w:rStyle w:val="NormalTok"/>
          </w:rPr>
          <w:delText xml:space="preserve"> </w:delText>
        </w:r>
      </w:del>
      <w:del w:id="55" w:author="PR Preview" w:date="2026-01-01T00:00:00Z">
        <w:r>
          <w:rPr>
            <w:rStyle w:val="FunctionTok"/>
          </w:rPr>
          <w:delText xml:space="preserve">do.call</w:delText>
        </w:r>
      </w:del>
      <w:del w:id="56" w:author="PR Preview" w:date="2026-01-01T00:00:00Z">
        <w:r>
          <w:rPr>
            <w:rStyle w:val="NormalTok"/>
          </w:rPr>
          <w:delText xml:space="preserve">(</w:delText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NormalTok"/>
          </w:rPr>
          <w:delText xml:space="preserve">  rbind,</w:delText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  </w:delText>
        </w:r>
      </w:del>
      <w:del w:id="61" w:author="PR Preview" w:date="2026-01-01T00:00:00Z">
        <w:r>
          <w:rPr>
            <w:rStyle w:val="FunctionTok"/>
          </w:rPr>
          <w:delText xml:space="preserve">lapply</w:delText>
        </w:r>
      </w:del>
      <w:del w:id="62" w:author="PR Preview" w:date="2026-01-01T00:00:00Z">
        <w:r>
          <w:rPr>
            <w:rStyle w:val="NormalTok"/>
          </w:rPr>
          <w:delText xml:space="preserve">(</w:delText>
        </w:r>
      </w:del>
      <w:del w:id="63" w:author="PR Preview" w:date="2026-01-01T00:00:00Z">
        <w:r>
          <w:rPr>
            <w:rStyle w:val="FunctionTok"/>
          </w:rPr>
          <w:delText xml:space="preserve">names</w:delText>
        </w:r>
      </w:del>
      <w:del w:id="64" w:author="PR Preview" w:date="2026-01-01T00:00:00Z">
        <w:r>
          <w:rPr>
            <w:rStyle w:val="NormalTok"/>
          </w:rPr>
          <w:delText xml:space="preserve">(check_priors), \(prior_name) {</w:delText>
        </w:r>
      </w:del>
      <w:del w:id="65" w:author="PR Preview" w:date="2026-01-01T00:00:00Z">
        <w:r>
          <w:br/>
        </w:r>
      </w:del>
      <w:del w:id="66" w:author="PR Preview" w:date="2026-01-01T00:00:00Z">
        <w:r>
          <w:rPr>
            <w:rStyle w:val="NormalTok"/>
          </w:rPr>
          <w:delText xml:space="preserve">    ab </w:delText>
        </w:r>
      </w:del>
      <w:del w:id="67" w:author="PR Preview" w:date="2026-01-01T00:00:00Z">
        <w:r>
          <w:rPr>
            <w:rStyle w:val="OtherTok"/>
          </w:rPr>
          <w:delText xml:space="preserve">&lt;-</w:delText>
        </w:r>
      </w:del>
      <w:del w:id="68" w:author="PR Preview" w:date="2026-01-01T00:00:00Z">
        <w:r>
          <w:rPr>
            <w:rStyle w:val="NormalTok"/>
          </w:rPr>
          <w:delText xml:space="preserve"> check_priors[[prior_name]]</w:delText>
        </w:r>
      </w:del>
      <w:del w:id="69" w:author="PR Preview" w:date="2026-01-01T00:00:00Z">
        <w:r>
          <w:br/>
        </w:r>
      </w:del>
      <w:del w:id="70" w:author="PR Preview" w:date="2026-01-01T00:00:00Z">
        <w:r>
          <w:rPr>
            <w:rStyle w:val="NormalTok"/>
          </w:rPr>
          <w:delText xml:space="preserve">    prob_draws </w:delText>
        </w:r>
      </w:del>
      <w:del w:id="71" w:author="PR Preview" w:date="2026-01-01T00:00:00Z">
        <w:r>
          <w:rPr>
            <w:rStyle w:val="OtherTok"/>
          </w:rPr>
          <w:delText xml:space="preserve">&lt;-</w:delText>
        </w:r>
      </w:del>
      <w:del w:id="72" w:author="PR Preview" w:date="2026-01-01T00:00:00Z">
        <w:r>
          <w:rPr>
            <w:rStyle w:val="NormalTok"/>
          </w:rPr>
          <w:delText xml:space="preserve"> stats</w:delText>
        </w:r>
      </w:del>
      <w:del w:id="73" w:author="PR Preview" w:date="2026-01-01T00:00:00Z">
        <w:r>
          <w:rPr>
            <w:rStyle w:val="SpecialCharTok"/>
          </w:rPr>
          <w:delText xml:space="preserve">::</w:delText>
        </w:r>
      </w:del>
      <w:del w:id="74" w:author="PR Preview" w:date="2026-01-01T00:00:00Z">
        <w:r>
          <w:rPr>
            <w:rStyle w:val="FunctionTok"/>
          </w:rPr>
          <w:delText xml:space="preserve">rbeta</w:delText>
        </w:r>
      </w:del>
      <w:del w:id="75" w:author="PR Preview" w:date="2026-01-01T00:00:00Z">
        <w:r>
          <w:rPr>
            <w:rStyle w:val="NormalTok"/>
          </w:rPr>
          <w:delText xml:space="preserve">(</w:delText>
        </w:r>
      </w:del>
      <w:del w:id="76" w:author="PR Preview" w:date="2026-01-01T00:00:00Z">
        <w:r>
          <w:rPr>
            <w:rStyle w:val="DecValTok"/>
          </w:rPr>
          <w:delText xml:space="preserve">4000</w:delText>
        </w:r>
      </w:del>
      <w:del w:id="77" w:author="PR Preview" w:date="2026-01-01T00:00:00Z">
        <w:r>
          <w:rPr>
            <w:rStyle w:val="NormalTok"/>
          </w:rPr>
          <w:delText xml:space="preserve">, ab[[</w:delText>
        </w:r>
      </w:del>
      <w:del w:id="78" w:author="PR Preview" w:date="2026-01-01T00:00:00Z">
        <w:r>
          <w:rPr>
            <w:rStyle w:val="StringTok"/>
          </w:rPr>
          <w:delText xml:space="preserve">"a"</w:delText>
        </w:r>
      </w:del>
      <w:del w:id="79" w:author="PR Preview" w:date="2026-01-01T00:00:00Z">
        <w:r>
          <w:rPr>
            <w:rStyle w:val="NormalTok"/>
          </w:rPr>
          <w:delText xml:space="preserve">]], ab[[</w:delText>
        </w:r>
      </w:del>
      <w:del w:id="80" w:author="PR Preview" w:date="2026-01-01T00:00:00Z">
        <w:r>
          <w:rPr>
            <w:rStyle w:val="StringTok"/>
          </w:rPr>
          <w:delText xml:space="preserve">"b"</w:delText>
        </w:r>
      </w:del>
      <w:del w:id="81" w:author="PR Preview" w:date="2026-01-01T00:00:00Z">
        <w:r>
          <w:rPr>
            <w:rStyle w:val="NormalTok"/>
          </w:rPr>
          <w:delText xml:space="preserve">]])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  </w:delText>
        </w:r>
      </w:del>
      <w:del w:id="84" w:author="PR Preview" w:date="2026-01-01T00:00:00Z">
        <w:r>
          <w:rPr>
            <w:rStyle w:val="FunctionTok"/>
          </w:rPr>
          <w:delText xml:space="preserve">data.frame</w:delText>
        </w:r>
      </w:del>
      <w:del w:id="85" w:author="PR Preview" w:date="2026-01-01T00:00:00Z">
        <w:r>
          <w:rPr>
            <w:rStyle w:val="NormalTok"/>
          </w:rPr>
          <w:delText xml:space="preserve">(</w:delText>
        </w:r>
      </w:del>
      <w:del w:id="86" w:author="PR Preview" w:date="2026-01-01T00:00:00Z">
        <w:r>
          <w:br/>
        </w:r>
      </w:del>
      <w:del w:id="87" w:author="PR Preview" w:date="2026-01-01T00:00:00Z">
        <w:r>
          <w:rPr>
            <w:rStyle w:val="NormalTok"/>
          </w:rPr>
          <w:delText xml:space="preserve">      </w:delText>
        </w:r>
      </w:del>
      <w:del w:id="88" w:author="PR Preview" w:date="2026-01-01T00:00:00Z">
        <w:r>
          <w:rPr>
            <w:rStyle w:val="AttributeTok"/>
          </w:rPr>
          <w:delText xml:space="preserve">prior =</w:delText>
        </w:r>
      </w:del>
      <w:del w:id="89" w:author="PR Preview" w:date="2026-01-01T00:00:00Z">
        <w:r>
          <w:rPr>
            <w:rStyle w:val="NormalTok"/>
          </w:rPr>
          <w:delText xml:space="preserve"> prior_name,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      </w:delText>
        </w:r>
      </w:del>
      <w:del w:id="92" w:author="PR Preview" w:date="2026-01-01T00:00:00Z">
        <w:r>
          <w:rPr>
            <w:rStyle w:val="AttributeTok"/>
          </w:rPr>
          <w:delText xml:space="preserve">count =</w:delText>
        </w:r>
      </w:del>
      <w:del w:id="93" w:author="PR Preview" w:date="2026-01-01T00:00:00Z">
        <w:r>
          <w:rPr>
            <w:rStyle w:val="NormalTok"/>
          </w:rPr>
          <w:delText xml:space="preserve"> stats</w:delText>
        </w:r>
      </w:del>
      <w:del w:id="94" w:author="PR Preview" w:date="2026-01-01T00:00:00Z">
        <w:r>
          <w:rPr>
            <w:rStyle w:val="SpecialCharTok"/>
          </w:rPr>
          <w:delText xml:space="preserve">::</w:delText>
        </w:r>
      </w:del>
      <w:del w:id="95" w:author="PR Preview" w:date="2026-01-01T00:00:00Z">
        <w:r>
          <w:rPr>
            <w:rStyle w:val="FunctionTok"/>
          </w:rPr>
          <w:delText xml:space="preserve">rbinom</w:delText>
        </w:r>
      </w:del>
      <w:del w:id="96" w:author="PR Preview" w:date="2026-01-01T00:00:00Z">
        <w:r>
          <w:rPr>
            <w:rStyle w:val="NormalTok"/>
          </w:rPr>
          <w:delText xml:space="preserve">(</w:delText>
        </w:r>
      </w:del>
      <w:del w:id="97" w:author="PR Preview" w:date="2026-01-01T00:00:00Z">
        <w:r>
          <w:rPr>
            <w:rStyle w:val="DecValTok"/>
          </w:rPr>
          <w:delText xml:space="preserve">4000</w:delText>
        </w:r>
      </w:del>
      <w:del w:id="98" w:author="PR Preview" w:date="2026-01-01T00:00:00Z">
        <w:r>
          <w:rPr>
            <w:rStyle w:val="NormalTok"/>
          </w:rPr>
          <w:delText xml:space="preserve">, </w:delText>
        </w:r>
      </w:del>
      <w:del w:id="99" w:author="PR Preview" w:date="2026-01-01T00:00:00Z">
        <w:r>
          <w:rPr>
            <w:rStyle w:val="AttributeTok"/>
          </w:rPr>
          <w:delText xml:space="preserve">size =</w:delText>
        </w:r>
      </w:del>
      <w:del w:id="100" w:author="PR Preview" w:date="2026-01-01T00:00:00Z">
        <w:r>
          <w:rPr>
            <w:rStyle w:val="NormalTok"/>
          </w:rPr>
          <w:delText xml:space="preserve"> n_mothers, </w:delText>
        </w:r>
      </w:del>
      <w:del w:id="101" w:author="PR Preview" w:date="2026-01-01T00:00:00Z">
        <w:r>
          <w:rPr>
            <w:rStyle w:val="AttributeTok"/>
          </w:rPr>
          <w:delText xml:space="preserve">prob =</w:delText>
        </w:r>
      </w:del>
      <w:del w:id="102" w:author="PR Preview" w:date="2026-01-01T00:00:00Z">
        <w:r>
          <w:rPr>
            <w:rStyle w:val="NormalTok"/>
          </w:rPr>
          <w:delText xml:space="preserve"> prob_draws)</w:delText>
        </w:r>
      </w:del>
      <w:del w:id="103" w:author="PR Preview" w:date="2026-01-01T00:00:00Z">
        <w:r>
          <w:br/>
        </w:r>
      </w:del>
      <w:del w:id="104" w:author="PR Preview" w:date="2026-01-01T00:00:00Z">
        <w:r>
          <w:rPr>
            <w:rStyle w:val="NormalTok"/>
          </w:rPr>
          <w:delText xml:space="preserve">    )</w:delText>
        </w:r>
      </w:del>
      <w:del w:id="105" w:author="PR Preview" w:date="2026-01-01T00:00:00Z">
        <w:r>
          <w:br/>
        </w:r>
      </w:del>
      <w:del w:id="106" w:author="PR Preview" w:date="2026-01-01T00:00:00Z">
        <w:r>
          <w:rPr>
            <w:rStyle w:val="NormalTok"/>
          </w:rPr>
          <w:delText xml:space="preserve">  })</w:delText>
        </w:r>
      </w:del>
      <w:del w:id="107" w:author="PR Preview" w:date="2026-01-01T00:00:00Z">
        <w:r>
          <w:br/>
        </w:r>
      </w:del>
      <w:del w:id="108" w:author="PR Preview" w:date="2026-01-01T00:00:00Z">
        <w:r>
          <w:rPr>
            <w:rStyle w:val="NormalTok"/>
          </w:rPr>
          <w:delText xml:space="preserve">)</w:delText>
        </w:r>
      </w:del>
      <w:del w:id="109" w:author="PR Preview" w:date="2026-01-01T00:00:00Z">
        <w:r>
          <w:br/>
        </w:r>
      </w:del>
      <w:del w:id="110" w:author="PR Preview" w:date="2026-01-01T00:00:00Z">
        <w:r>
          <w:rPr>
            <w:rStyle w:val="NormalTok"/>
          </w:rPr>
          <w:delText xml:space="preserve">prior_pred_counts</w:delText>
        </w:r>
      </w:del>
      <w:del w:id="111" w:author="PR Preview" w:date="2026-01-01T00:00:00Z">
        <w:r>
          <w:rPr>
            <w:rStyle w:val="SpecialCharTok"/>
          </w:rPr>
          <w:delText xml:space="preserve">$</w:delText>
        </w:r>
      </w:del>
      <w:del w:id="112" w:author="PR Preview" w:date="2026-01-01T00:00:00Z">
        <w:r>
          <w:rPr>
            <w:rStyle w:val="NormalTok"/>
          </w:rPr>
          <w:delText xml:space="preserve">prior </w:delText>
        </w:r>
      </w:del>
      <w:del w:id="113" w:author="PR Preview" w:date="2026-01-01T00:00:00Z">
        <w:r>
          <w:rPr>
            <w:rStyle w:val="OtherTok"/>
          </w:rPr>
          <w:delText xml:space="preserve">&lt;-</w:delText>
        </w:r>
      </w:del>
      <w:del w:id="114" w:author="PR Preview" w:date="2026-01-01T00:00:00Z">
        <w:r>
          <w:rPr>
            <w:rStyle w:val="NormalTok"/>
          </w:rPr>
          <w:delText xml:space="preserve"> </w:delText>
        </w:r>
      </w:del>
      <w:del w:id="115" w:author="PR Preview" w:date="2026-01-01T00:00:00Z">
        <w:r>
          <w:rPr>
            <w:rStyle w:val="FunctionTok"/>
          </w:rPr>
          <w:delText xml:space="preserve">factor</w:delText>
        </w:r>
      </w:del>
      <w:del w:id="116" w:author="PR Preview" w:date="2026-01-01T00:00:00Z">
        <w:r>
          <w:rPr>
            <w:rStyle w:val="NormalTok"/>
          </w:rPr>
          <w:delText xml:space="preserve">(</w:delText>
        </w:r>
      </w:del>
      <w:del w:id="117" w:author="PR Preview" w:date="2026-01-01T00:00:00Z">
        <w:r>
          <w:br/>
        </w:r>
      </w:del>
      <w:del w:id="118" w:author="PR Preview" w:date="2026-01-01T00:00:00Z">
        <w:r>
          <w:rPr>
            <w:rStyle w:val="NormalTok"/>
          </w:rPr>
          <w:delText xml:space="preserve">  prior_pred_counts</w:delText>
        </w:r>
      </w:del>
      <w:del w:id="119" w:author="PR Preview" w:date="2026-01-01T00:00:00Z">
        <w:r>
          <w:rPr>
            <w:rStyle w:val="SpecialCharTok"/>
          </w:rPr>
          <w:delText xml:space="preserve">$</w:delText>
        </w:r>
      </w:del>
      <w:del w:id="120" w:author="PR Preview" w:date="2026-01-01T00:00:00Z">
        <w:r>
          <w:rPr>
            <w:rStyle w:val="NormalTok"/>
          </w:rPr>
          <w:delText xml:space="preserve">prior,</w:delText>
        </w:r>
      </w:del>
      <w:del w:id="121" w:author="PR Preview" w:date="2026-01-01T00:00:00Z">
        <w:r>
          <w:br/>
        </w:r>
      </w:del>
      <w:del w:id="122" w:author="PR Preview" w:date="2026-01-01T00:00:00Z">
        <w:r>
          <w:rPr>
            <w:rStyle w:val="NormalTok"/>
          </w:rPr>
          <w:delText xml:space="preserve">  </w:delText>
        </w:r>
      </w:del>
      <w:del w:id="123" w:author="PR Preview" w:date="2026-01-01T00:00:00Z">
        <w:r>
          <w:rPr>
            <w:rStyle w:val="AttributeTok"/>
          </w:rPr>
          <w:delText xml:space="preserve">levels =</w:delText>
        </w:r>
      </w:del>
      <w:del w:id="124" w:author="PR Preview" w:date="2026-01-01T00:00:00Z">
        <w:r>
          <w:rPr>
            <w:rStyle w:val="NormalTok"/>
          </w:rPr>
          <w:delText xml:space="preserve"> </w:delText>
        </w:r>
      </w:del>
      <w:del w:id="125" w:author="PR Preview" w:date="2026-01-01T00:00:00Z">
        <w:r>
          <w:rPr>
            <w:rStyle w:val="FunctionTok"/>
          </w:rPr>
          <w:delText xml:space="preserve">names</w:delText>
        </w:r>
      </w:del>
      <w:del w:id="126" w:author="PR Preview" w:date="2026-01-01T00:00:00Z">
        <w:r>
          <w:rPr>
            <w:rStyle w:val="NormalTok"/>
          </w:rPr>
          <w:delText xml:space="preserve">(check_priors)</w:delText>
        </w:r>
      </w:del>
      <w:del w:id="127" w:author="PR Preview" w:date="2026-01-01T00:00:00Z">
        <w:r>
          <w:br/>
        </w:r>
      </w:del>
      <w:del w:id="128" w:author="PR Preview" w:date="2026-01-01T00:00:00Z">
        <w:r>
          <w:rPr>
            <w:rStyle w:val="NormalTok"/>
          </w:rPr>
          <w:delText xml:space="preserve">)</w:delText>
        </w:r>
      </w:del>
      <w:del w:id="129" w:author="PR Preview" w:date="2026-01-01T00:00:00Z">
        <w:r>
          <w:br/>
        </w:r>
      </w:del>
      <w:del w:id="130" w:author="PR Preview" w:date="2026-01-01T00:00:00Z">
        <w:r>
          <w:rPr>
            <w:rStyle w:val="NormalTok"/>
          </w:rPr>
          <w:delText xml:space="preserve">prior_tail </w:delText>
        </w:r>
      </w:del>
      <w:del w:id="131" w:author="PR Preview" w:date="2026-01-01T00:00:00Z">
        <w:r>
          <w:rPr>
            <w:rStyle w:val="OtherTok"/>
          </w:rPr>
          <w:delText xml:space="preserve">&lt;-</w:delText>
        </w:r>
      </w:del>
      <w:del w:id="132" w:author="PR Preview" w:date="2026-01-01T00:00:00Z">
        <w:r>
          <w:rPr>
            <w:rStyle w:val="NormalTok"/>
          </w:rPr>
          <w:delText xml:space="preserve"> </w:delText>
        </w:r>
      </w:del>
      <w:del w:id="133" w:author="PR Preview" w:date="2026-01-01T00:00:00Z">
        <w:r>
          <w:rPr>
            <w:rStyle w:val="FunctionTok"/>
          </w:rPr>
          <w:delText xml:space="preserve">tapply</w:delText>
        </w:r>
      </w:del>
      <w:del w:id="134" w:author="PR Preview" w:date="2026-01-01T00:00:00Z">
        <w:r>
          <w:rPr>
            <w:rStyle w:val="NormalTok"/>
          </w:rPr>
          <w:delText xml:space="preserve">(</w:delText>
        </w:r>
      </w:del>
      <w:del w:id="135" w:author="PR Preview" w:date="2026-01-01T00:00:00Z">
        <w:r>
          <w:br/>
        </w:r>
      </w:del>
      <w:del w:id="136" w:author="PR Preview" w:date="2026-01-01T00:00:00Z">
        <w:r>
          <w:rPr>
            <w:rStyle w:val="NormalTok"/>
          </w:rPr>
          <w:delText xml:space="preserve">  prior_pred_counts</w:delText>
        </w:r>
      </w:del>
      <w:del w:id="137" w:author="PR Preview" w:date="2026-01-01T00:00:00Z">
        <w:r>
          <w:rPr>
            <w:rStyle w:val="SpecialCharTok"/>
          </w:rPr>
          <w:delText xml:space="preserve">$</w:delText>
        </w:r>
      </w:del>
      <w:del w:id="138" w:author="PR Preview" w:date="2026-01-01T00:00:00Z">
        <w:r>
          <w:rPr>
            <w:rStyle w:val="NormalTok"/>
          </w:rPr>
          <w:delText xml:space="preserve">count </w:delText>
        </w:r>
      </w:del>
      <w:del w:id="139" w:author="PR Preview" w:date="2026-01-01T00:00:00Z">
        <w:r>
          <w:rPr>
            <w:rStyle w:val="SpecialCharTok"/>
          </w:rPr>
          <w:delText xml:space="preserve">&gt;=</w:delText>
        </w:r>
      </w:del>
      <w:del w:id="140" w:author="PR Preview" w:date="2026-01-01T00:00:00Z">
        <w:r>
          <w:rPr>
            <w:rStyle w:val="NormalTok"/>
          </w:rPr>
          <w:delText xml:space="preserve"> </w:delText>
        </w:r>
      </w:del>
      <w:del w:id="141" w:author="PR Preview" w:date="2026-01-01T00:00:00Z">
        <w:r>
          <w:rPr>
            <w:rStyle w:val="FunctionTok"/>
          </w:rPr>
          <w:delText xml:space="preserve">t_count</w:delText>
        </w:r>
      </w:del>
      <w:del w:id="142" w:author="PR Preview" w:date="2026-01-01T00:00:00Z">
        <w:r>
          <w:rPr>
            <w:rStyle w:val="NormalTok"/>
          </w:rPr>
          <w:delText xml:space="preserve">(smoke_y),</w:delText>
        </w:r>
      </w:del>
      <w:del w:id="143" w:author="PR Preview" w:date="2026-01-01T00:00:00Z">
        <w:r>
          <w:br/>
        </w:r>
      </w:del>
      <w:del w:id="144" w:author="PR Preview" w:date="2026-01-01T00:00:00Z">
        <w:r>
          <w:rPr>
            <w:rStyle w:val="NormalTok"/>
          </w:rPr>
          <w:delText xml:space="preserve">  prior_pred_counts</w:delText>
        </w:r>
      </w:del>
      <w:del w:id="145" w:author="PR Preview" w:date="2026-01-01T00:00:00Z">
        <w:r>
          <w:rPr>
            <w:rStyle w:val="SpecialCharTok"/>
          </w:rPr>
          <w:delText xml:space="preserve">$</w:delText>
        </w:r>
      </w:del>
      <w:del w:id="146" w:author="PR Preview" w:date="2026-01-01T00:00:00Z">
        <w:r>
          <w:rPr>
            <w:rStyle w:val="NormalTok"/>
          </w:rPr>
          <w:delText xml:space="preserve">prior,</w:delText>
        </w:r>
      </w:del>
      <w:del w:id="147" w:author="PR Preview" w:date="2026-01-01T00:00:00Z">
        <w:r>
          <w:br/>
        </w:r>
      </w:del>
      <w:del w:id="148" w:author="PR Preview" w:date="2026-01-01T00:00:00Z">
        <w:r>
          <w:rPr>
            <w:rStyle w:val="NormalTok"/>
          </w:rPr>
          <w:delText xml:space="preserve">  mean</w:delText>
        </w:r>
      </w:del>
      <w:del w:id="149" w:author="PR Preview" w:date="2026-01-01T00:00:00Z">
        <w:r>
          <w:br/>
        </w:r>
      </w:del>
      <w:del w:id="150" w:author="PR Preview" w:date="2026-01-01T00:00:00Z">
        <w:r>
          <w:rPr>
            <w:rStyle w:val="NormalTok"/>
          </w:rPr>
          <w:delText xml:space="preserve">)</w:delText>
        </w:r>
      </w:del>
      <w:del w:id="151" w:author="PR Preview" w:date="2026-01-01T00:00:00Z">
        <w:r>
          <w:br/>
        </w:r>
      </w:del>
      <w:del w:id="152" w:author="PR Preview" w:date="2026-01-01T00:00:00Z">
        <w:r>
          <w:rPr>
            <w:rStyle w:val="NormalTok"/>
          </w:rPr>
          <w:delText xml:space="preserve">prior_tail</w:delText>
        </w:r>
      </w:del>
      <w:del w:id="153" w:author="PR Preview" w:date="2026-01-01T00:00:00Z">
        <w:r>
          <w:br/>
        </w:r>
      </w:del>
      <w:del w:id="154" w:author="PR Preview" w:date="2026-01-01T00:00:00Z">
        <w:r>
          <w:rPr>
            <w:rStyle w:val="CommentTok"/>
          </w:rPr>
          <w:delText xml:space="preserve">#&gt; uniform Beta(1, 1)        Beta(1, 19) </w:delText>
        </w:r>
      </w:del>
      <w:del w:id="155" w:author="PR Preview" w:date="2026-01-01T00:00:00Z">
        <w:r>
          <w:br/>
        </w:r>
      </w:del>
      <w:del w:id="156" w:author="PR Preview" w:date="2026-01-01T00:00:00Z">
        <w:r>
          <w:rPr>
            <w:rStyle w:val="CommentTok"/>
          </w:rPr>
          <w:delText xml:space="preserve">#&gt;             0.6110             0.0005</w:delText>
        </w:r>
      </w:del>
    </w:p>
    <w:p>
      <w:pPr>
        <w:pStyle w:val="SourceCode"/>
      </w:pPr>
      <w:ins w:id="157" w:author="PR Preview" w:date="2026-01-01T00:00:00Z">
        <w:r>
          <w:rPr>
            <w:rStyle w:val="NormalTok"/>
          </w:rPr>
          <w:t xml:space="preserve">check_priors </w:t>
        </w:r>
      </w:ins>
      <w:ins w:id="158" w:author="PR Preview" w:date="2026-01-01T00:00:00Z">
        <w:r>
          <w:rPr>
            <w:rStyle w:val="OtherTok"/>
          </w:rPr>
          <w:t xml:space="preserve">&lt;-</w:t>
        </w:r>
      </w:ins>
      <w:ins w:id="159" w:author="PR Preview" w:date="2026-01-01T00:00:00Z">
        <w:r>
          <w:rPr>
            <w:rStyle w:val="NormalTok"/>
          </w:rPr>
          <w:t xml:space="preserve"> </w:t>
        </w:r>
      </w:ins>
      <w:ins w:id="160" w:author="PR Preview" w:date="2026-01-01T00:00:00Z">
        <w:r>
          <w:rPr>
            <w:rStyle w:val="FunctionTok"/>
          </w:rPr>
          <w:t xml:space="preserve">list</w:t>
        </w:r>
      </w:ins>
      <w:ins w:id="161" w:author="PR Preview" w:date="2026-01-01T00:00:00Z">
        <w:r>
          <w:rPr>
            <w:rStyle w:val="NormalTok"/>
          </w:rPr>
          <w:t xml:space="preserve">(</w:t>
        </w:r>
      </w:ins>
      <w:ins w:id="162" w:author="PR Preview" w:date="2026-01-01T00:00:00Z">
        <w:r>
          <w:br/>
        </w:r>
      </w:ins>
      <w:ins w:id="163" w:author="PR Preview" w:date="2026-01-01T00:00:00Z">
        <w:r>
          <w:rPr>
            <w:rStyle w:val="NormalTok"/>
          </w:rPr>
          <w:t xml:space="preserve">  </w:t>
        </w:r>
      </w:ins>
      <w:ins w:id="164" w:author="PR Preview" w:date="2026-01-01T00:00:00Z">
        <w:r>
          <w:rPr>
            <w:rStyle w:val="StringTok"/>
          </w:rPr>
          <w:t xml:space="preserve">`</w:t>
        </w:r>
      </w:ins>
      <w:ins w:id="165" w:author="PR Preview" w:date="2026-01-01T00:00:00Z">
        <w:r>
          <w:rPr>
            <w:rStyle w:val="AttributeTok"/>
          </w:rPr>
          <w:t xml:space="preserve">uniform Beta(1, 1)</w:t>
        </w:r>
      </w:ins>
      <w:ins w:id="166" w:author="PR Preview" w:date="2026-01-01T00:00:00Z">
        <w:r>
          <w:rPr>
            <w:rStyle w:val="StringTok"/>
          </w:rPr>
          <w:t xml:space="preserve">`</w:t>
        </w:r>
      </w:ins>
      <w:ins w:id="167" w:author="PR Preview" w:date="2026-01-01T00:00:00Z">
        <w:r>
          <w:rPr>
            <w:rStyle w:val="NormalTok"/>
          </w:rPr>
          <w:t xml:space="preserve"> </w:t>
        </w:r>
      </w:ins>
      <w:ins w:id="168" w:author="PR Preview" w:date="2026-01-01T00:00:00Z">
        <w:r>
          <w:rPr>
            <w:rStyle w:val="OtherTok"/>
          </w:rPr>
          <w:t xml:space="preserve">=</w:t>
        </w:r>
      </w:ins>
      <w:ins w:id="169" w:author="PR Preview" w:date="2026-01-01T00:00:00Z">
        <w:r>
          <w:rPr>
            <w:rStyle w:val="NormalTok"/>
          </w:rPr>
          <w:t xml:space="preserve"> </w:t>
        </w:r>
      </w:ins>
      <w:ins w:id="170" w:author="PR Preview" w:date="2026-01-01T00:00:00Z">
        <w:r>
          <w:rPr>
            <w:rStyle w:val="FunctionTok"/>
          </w:rPr>
          <w:t xml:space="preserve">c</w:t>
        </w:r>
      </w:ins>
      <w:ins w:id="171" w:author="PR Preview" w:date="2026-01-01T00:00:00Z">
        <w:r>
          <w:rPr>
            <w:rStyle w:val="NormalTok"/>
          </w:rPr>
          <w:t xml:space="preserve">(</w:t>
        </w:r>
      </w:ins>
      <w:ins w:id="172" w:author="PR Preview" w:date="2026-01-01T00:00:00Z">
        <w:r>
          <w:rPr>
            <w:rStyle w:val="AttributeTok"/>
          </w:rPr>
          <w:t xml:space="preserve">a =</w:t>
        </w:r>
      </w:ins>
      <w:ins w:id="173" w:author="PR Preview" w:date="2026-01-01T00:00:00Z">
        <w:r>
          <w:rPr>
            <w:rStyle w:val="NormalTok"/>
          </w:rPr>
          <w:t xml:space="preserve"> </w:t>
        </w:r>
      </w:ins>
      <w:ins w:id="174" w:author="PR Preview" w:date="2026-01-01T00:00:00Z">
        <w:r>
          <w:rPr>
            <w:rStyle w:val="DecValTok"/>
          </w:rPr>
          <w:t xml:space="preserve">1</w:t>
        </w:r>
      </w:ins>
      <w:ins w:id="175" w:author="PR Preview" w:date="2026-01-01T00:00:00Z">
        <w:r>
          <w:rPr>
            <w:rStyle w:val="NormalTok"/>
          </w:rPr>
          <w:t xml:space="preserve">, </w:t>
        </w:r>
      </w:ins>
      <w:ins w:id="176" w:author="PR Preview" w:date="2026-01-01T00:00:00Z">
        <w:r>
          <w:rPr>
            <w:rStyle w:val="AttributeTok"/>
          </w:rPr>
          <w:t xml:space="preserve">b =</w:t>
        </w:r>
      </w:ins>
      <w:ins w:id="177" w:author="PR Preview" w:date="2026-01-01T00:00:00Z">
        <w:r>
          <w:rPr>
            <w:rStyle w:val="NormalTok"/>
          </w:rPr>
          <w:t xml:space="preserve"> </w:t>
        </w:r>
      </w:ins>
      <w:ins w:id="178" w:author="PR Preview" w:date="2026-01-01T00:00:00Z">
        <w:r>
          <w:rPr>
            <w:rStyle w:val="DecValTok"/>
          </w:rPr>
          <w:t xml:space="preserve">1</w:t>
        </w:r>
      </w:ins>
      <w:ins w:id="179" w:author="PR Preview" w:date="2026-01-01T00:00:00Z">
        <w:r>
          <w:rPr>
            <w:rStyle w:val="NormalTok"/>
          </w:rPr>
          <w:t xml:space="preserve">),</w:t>
        </w:r>
      </w:ins>
      <w:ins w:id="180" w:author="PR Preview" w:date="2026-01-01T00:00:00Z">
        <w:r>
          <w:br/>
        </w:r>
      </w:ins>
      <w:ins w:id="181" w:author="PR Preview" w:date="2026-01-01T00:00:00Z">
        <w:r>
          <w:rPr>
            <w:rStyle w:val="NormalTok"/>
          </w:rPr>
          <w:t xml:space="preserve">  </w:t>
        </w:r>
      </w:ins>
      <w:ins w:id="182" w:author="PR Preview" w:date="2026-01-01T00:00:00Z">
        <w:r>
          <w:rPr>
            <w:rStyle w:val="StringTok"/>
          </w:rPr>
          <w:t xml:space="preserve">`</w:t>
        </w:r>
      </w:ins>
      <w:ins w:id="183" w:author="PR Preview" w:date="2026-01-01T00:00:00Z">
        <w:r>
          <w:rPr>
            <w:rStyle w:val="AttributeTok"/>
          </w:rPr>
          <w:t xml:space="preserve">Beta(1, 19)</w:t>
        </w:r>
      </w:ins>
      <w:ins w:id="184" w:author="PR Preview" w:date="2026-01-01T00:00:00Z">
        <w:r>
          <w:rPr>
            <w:rStyle w:val="StringTok"/>
          </w:rPr>
          <w:t xml:space="preserve">`</w:t>
        </w:r>
      </w:ins>
      <w:ins w:id="185" w:author="PR Preview" w:date="2026-01-01T00:00:00Z">
        <w:r>
          <w:rPr>
            <w:rStyle w:val="NormalTok"/>
          </w:rPr>
          <w:t xml:space="preserve"> </w:t>
        </w:r>
      </w:ins>
      <w:ins w:id="186" w:author="PR Preview" w:date="2026-01-01T00:00:00Z">
        <w:r>
          <w:rPr>
            <w:rStyle w:val="OtherTok"/>
          </w:rPr>
          <w:t xml:space="preserve">=</w:t>
        </w:r>
      </w:ins>
      <w:ins w:id="187" w:author="PR Preview" w:date="2026-01-01T00:00:00Z">
        <w:r>
          <w:rPr>
            <w:rStyle w:val="NormalTok"/>
          </w:rPr>
          <w:t xml:space="preserve"> </w:t>
        </w:r>
      </w:ins>
      <w:ins w:id="188" w:author="PR Preview" w:date="2026-01-01T00:00:00Z">
        <w:r>
          <w:rPr>
            <w:rStyle w:val="FunctionTok"/>
          </w:rPr>
          <w:t xml:space="preserve">c</w:t>
        </w:r>
      </w:ins>
      <w:ins w:id="189" w:author="PR Preview" w:date="2026-01-01T00:00:00Z">
        <w:r>
          <w:rPr>
            <w:rStyle w:val="NormalTok"/>
          </w:rPr>
          <w:t xml:space="preserve">(</w:t>
        </w:r>
      </w:ins>
      <w:ins w:id="190" w:author="PR Preview" w:date="2026-01-01T00:00:00Z">
        <w:r>
          <w:rPr>
            <w:rStyle w:val="AttributeTok"/>
          </w:rPr>
          <w:t xml:space="preserve">a =</w:t>
        </w:r>
      </w:ins>
      <w:ins w:id="191" w:author="PR Preview" w:date="2026-01-01T00:00:00Z">
        <w:r>
          <w:rPr>
            <w:rStyle w:val="NormalTok"/>
          </w:rPr>
          <w:t xml:space="preserve"> 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AttributeTok"/>
          </w:rPr>
          <w:t xml:space="preserve">b =</w:t>
        </w:r>
      </w:ins>
      <w:ins w:id="195" w:author="PR Preview" w:date="2026-01-01T00:00:00Z">
        <w:r>
          <w:rPr>
            <w:rStyle w:val="NormalTok"/>
          </w:rPr>
          <w:t xml:space="preserve"> </w:t>
        </w:r>
      </w:ins>
      <w:ins w:id="196" w:author="PR Preview" w:date="2026-01-01T00:00:00Z">
        <w:r>
          <w:rPr>
            <w:rStyle w:val="DecValTok"/>
          </w:rPr>
          <w:t xml:space="preserve">19</w:t>
        </w:r>
      </w:ins>
      <w:ins w:id="197" w:author="PR Preview" w:date="2026-01-01T00:00:00Z">
        <w:r>
          <w:rPr>
            <w:rStyle w:val="NormalTok"/>
          </w:rPr>
          <w:t xml:space="preserve">)</w:t>
        </w:r>
      </w:ins>
      <w:ins w:id="198" w:author="PR Preview" w:date="2026-01-01T00:00:00Z">
        <w:r>
          <w:br/>
        </w:r>
      </w:ins>
      <w:ins w:id="199" w:author="PR Preview" w:date="2026-01-01T00:00:00Z">
        <w:r>
          <w:rPr>
            <w:rStyle w:val="NormalTok"/>
          </w:rPr>
          <w:t xml:space="preserve">)</w:t>
        </w:r>
      </w:ins>
      <w:ins w:id="200" w:author="PR Preview" w:date="2026-01-01T00:00:00Z">
        <w:r>
          <w:br/>
        </w:r>
      </w:ins>
      <w:ins w:id="201" w:author="PR Preview" w:date="2026-01-01T00:00:00Z">
        <w:r>
          <w:rPr>
            <w:rStyle w:val="FunctionTok"/>
          </w:rPr>
          <w:t xml:space="preserve">set.seed</w:t>
        </w:r>
      </w:ins>
      <w:ins w:id="202" w:author="PR Preview" w:date="2026-01-01T00:00:00Z">
        <w:r>
          <w:rPr>
            <w:rStyle w:val="NormalTok"/>
          </w:rPr>
          <w:t xml:space="preserve">(</w:t>
        </w:r>
      </w:ins>
      <w:ins w:id="203" w:author="PR Preview" w:date="2026-01-01T00:00:00Z">
        <w:r>
          <w:rPr>
            <w:rStyle w:val="DecValTok"/>
          </w:rPr>
          <w:t xml:space="preserve">3</w:t>
        </w:r>
      </w:ins>
      <w:ins w:id="204" w:author="PR Preview" w:date="2026-01-01T00:00:00Z">
        <w:r>
          <w:rPr>
            <w:rStyle w:val="NormalTok"/>
          </w:rPr>
          <w:t xml:space="preserve">)</w:t>
        </w:r>
      </w:ins>
      <w:ins w:id="205" w:author="PR Preview" w:date="2026-01-01T00:00:00Z">
        <w:r>
          <w:br/>
        </w:r>
      </w:ins>
      <w:ins w:id="206" w:author="PR Preview" w:date="2026-01-01T00:00:00Z">
        <w:r>
          <w:rPr>
            <w:rStyle w:val="NormalTok"/>
          </w:rPr>
          <w:t xml:space="preserve">prior_pred_counts </w:t>
        </w:r>
      </w:ins>
      <w:ins w:id="207" w:author="PR Preview" w:date="2026-01-01T00:00:00Z">
        <w:r>
          <w:rPr>
            <w:rStyle w:val="OtherTok"/>
          </w:rPr>
          <w:t xml:space="preserve">&lt;-</w:t>
        </w:r>
      </w:ins>
      <w:ins w:id="208" w:author="PR Preview" w:date="2026-01-01T00:00:00Z">
        <w:r>
          <w:rPr>
            <w:rStyle w:val="NormalTok"/>
          </w:rPr>
          <w:t xml:space="preserve"> dplyr</w:t>
        </w:r>
      </w:ins>
      <w:ins w:id="209" w:author="PR Preview" w:date="2026-01-01T00:00:00Z">
        <w:r>
          <w:rPr>
            <w:rStyle w:val="SpecialCharTok"/>
          </w:rPr>
          <w:t xml:space="preserve">::</w:t>
        </w:r>
      </w:ins>
      <w:ins w:id="210" w:author="PR Preview" w:date="2026-01-01T00:00:00Z">
        <w:r>
          <w:rPr>
            <w:rStyle w:val="FunctionTok"/>
          </w:rPr>
          <w:t xml:space="preserve">bind_rows</w:t>
        </w:r>
      </w:ins>
      <w:ins w:id="211" w:author="PR Preview" w:date="2026-01-01T00:00:00Z">
        <w:r>
          <w:rPr>
            <w:rStyle w:val="NormalTok"/>
          </w:rPr>
          <w:t xml:space="preserve">(</w:t>
        </w:r>
      </w:ins>
      <w:ins w:id="212" w:author="PR Preview" w:date="2026-01-01T00:00:00Z">
        <w:r>
          <w:br/>
        </w:r>
      </w:ins>
      <w:ins w:id="213" w:author="PR Preview" w:date="2026-01-01T00:00:00Z">
        <w:r>
          <w:rPr>
            <w:rStyle w:val="NormalTok"/>
          </w:rPr>
          <w:t xml:space="preserve">  </w:t>
        </w:r>
      </w:ins>
      <w:ins w:id="214" w:author="PR Preview" w:date="2026-01-01T00:00:00Z">
        <w:r>
          <w:rPr>
            <w:rStyle w:val="FunctionTok"/>
          </w:rPr>
          <w:t xml:space="preserve">lapply</w:t>
        </w:r>
      </w:ins>
      <w:ins w:id="215" w:author="PR Preview" w:date="2026-01-01T00:00:00Z">
        <w:r>
          <w:rPr>
            <w:rStyle w:val="NormalTok"/>
          </w:rPr>
          <w:t xml:space="preserve">(</w:t>
        </w:r>
      </w:ins>
      <w:ins w:id="216" w:author="PR Preview" w:date="2026-01-01T00:00:00Z">
        <w:r>
          <w:rPr>
            <w:rStyle w:val="FunctionTok"/>
          </w:rPr>
          <w:t xml:space="preserve">names</w:t>
        </w:r>
      </w:ins>
      <w:ins w:id="217" w:author="PR Preview" w:date="2026-01-01T00:00:00Z">
        <w:r>
          <w:rPr>
            <w:rStyle w:val="NormalTok"/>
          </w:rPr>
          <w:t xml:space="preserve">(check_priors), \(prior_name) {</w:t>
        </w:r>
      </w:ins>
      <w:ins w:id="218" w:author="PR Preview" w:date="2026-01-01T00:00:00Z">
        <w:r>
          <w:br/>
        </w:r>
      </w:ins>
      <w:ins w:id="219" w:author="PR Preview" w:date="2026-01-01T00:00:00Z">
        <w:r>
          <w:rPr>
            <w:rStyle w:val="NormalTok"/>
          </w:rPr>
          <w:t xml:space="preserve">    ab </w:t>
        </w:r>
      </w:ins>
      <w:ins w:id="220" w:author="PR Preview" w:date="2026-01-01T00:00:00Z">
        <w:r>
          <w:rPr>
            <w:rStyle w:val="OtherTok"/>
          </w:rPr>
          <w:t xml:space="preserve">&lt;-</w:t>
        </w:r>
      </w:ins>
      <w:ins w:id="221" w:author="PR Preview" w:date="2026-01-01T00:00:00Z">
        <w:r>
          <w:rPr>
            <w:rStyle w:val="NormalTok"/>
          </w:rPr>
          <w:t xml:space="preserve"> check_priors[[prior_name]]</w:t>
        </w:r>
      </w:ins>
      <w:ins w:id="222" w:author="PR Preview" w:date="2026-01-01T00:00:00Z">
        <w:r>
          <w:br/>
        </w:r>
      </w:ins>
      <w:ins w:id="223" w:author="PR Preview" w:date="2026-01-01T00:00:00Z">
        <w:r>
          <w:rPr>
            <w:rStyle w:val="NormalTok"/>
          </w:rPr>
          <w:t xml:space="preserve">    prob_draws </w:t>
        </w:r>
      </w:ins>
      <w:ins w:id="224" w:author="PR Preview" w:date="2026-01-01T00:00:00Z">
        <w:r>
          <w:rPr>
            <w:rStyle w:val="OtherTok"/>
          </w:rPr>
          <w:t xml:space="preserve">&lt;-</w:t>
        </w:r>
      </w:ins>
      <w:ins w:id="225" w:author="PR Preview" w:date="2026-01-01T00:00:00Z">
        <w:r>
          <w:rPr>
            <w:rStyle w:val="NormalTok"/>
          </w:rPr>
          <w:t xml:space="preserve"> stats</w:t>
        </w:r>
      </w:ins>
      <w:ins w:id="226" w:author="PR Preview" w:date="2026-01-01T00:00:00Z">
        <w:r>
          <w:rPr>
            <w:rStyle w:val="SpecialCharTok"/>
          </w:rPr>
          <w:t xml:space="preserve">::</w:t>
        </w:r>
      </w:ins>
      <w:ins w:id="227" w:author="PR Preview" w:date="2026-01-01T00:00:00Z">
        <w:r>
          <w:rPr>
            <w:rStyle w:val="FunctionTok"/>
          </w:rPr>
          <w:t xml:space="preserve">rbeta</w:t>
        </w:r>
      </w:ins>
      <w:ins w:id="228" w:author="PR Preview" w:date="2026-01-01T00:00:00Z">
        <w:r>
          <w:rPr>
            <w:rStyle w:val="NormalTok"/>
          </w:rPr>
          <w:t xml:space="preserve">(</w:t>
        </w:r>
      </w:ins>
      <w:ins w:id="229" w:author="PR Preview" w:date="2026-01-01T00:00:00Z">
        <w:r>
          <w:rPr>
            <w:rStyle w:val="DecValTok"/>
          </w:rPr>
          <w:t xml:space="preserve">4000</w:t>
        </w:r>
      </w:ins>
      <w:ins w:id="230" w:author="PR Preview" w:date="2026-01-01T00:00:00Z">
        <w:r>
          <w:rPr>
            <w:rStyle w:val="NormalTok"/>
          </w:rPr>
          <w:t xml:space="preserve">, ab[[</w:t>
        </w:r>
      </w:ins>
      <w:ins w:id="231" w:author="PR Preview" w:date="2026-01-01T00:00:00Z">
        <w:r>
          <w:rPr>
            <w:rStyle w:val="StringTok"/>
          </w:rPr>
          <w:t xml:space="preserve">"a"</w:t>
        </w:r>
      </w:ins>
      <w:ins w:id="232" w:author="PR Preview" w:date="2026-01-01T00:00:00Z">
        <w:r>
          <w:rPr>
            <w:rStyle w:val="NormalTok"/>
          </w:rPr>
          <w:t xml:space="preserve">]], ab[[</w:t>
        </w:r>
      </w:ins>
      <w:ins w:id="233" w:author="PR Preview" w:date="2026-01-01T00:00:00Z">
        <w:r>
          <w:rPr>
            <w:rStyle w:val="StringTok"/>
          </w:rPr>
          <w:t xml:space="preserve">"b"</w:t>
        </w:r>
      </w:ins>
      <w:ins w:id="234" w:author="PR Preview" w:date="2026-01-01T00:00:00Z">
        <w:r>
          <w:rPr>
            <w:rStyle w:val="NormalTok"/>
          </w:rPr>
          <w:t xml:space="preserve">]])</w:t>
        </w:r>
      </w:ins>
      <w:ins w:id="235" w:author="PR Preview" w:date="2026-01-01T00:00:00Z">
        <w:r>
          <w:br/>
        </w:r>
      </w:ins>
      <w:ins w:id="236" w:author="PR Preview" w:date="2026-01-01T00:00:00Z">
        <w:r>
          <w:rPr>
            <w:rStyle w:val="NormalTok"/>
          </w:rPr>
          <w:t xml:space="preserve">    tibble</w:t>
        </w:r>
      </w:ins>
      <w:ins w:id="237" w:author="PR Preview" w:date="2026-01-01T00:00:00Z">
        <w:r>
          <w:rPr>
            <w:rStyle w:val="SpecialCharTok"/>
          </w:rPr>
          <w:t xml:space="preserve">::</w:t>
        </w:r>
      </w:ins>
      <w:ins w:id="238" w:author="PR Preview" w:date="2026-01-01T00:00:00Z">
        <w:r>
          <w:rPr>
            <w:rStyle w:val="FunctionTok"/>
          </w:rPr>
          <w:t xml:space="preserve">tibble</w:t>
        </w:r>
      </w:ins>
      <w:ins w:id="239" w:author="PR Preview" w:date="2026-01-01T00:00:00Z">
        <w:r>
          <w:rPr>
            <w:rStyle w:val="NormalTok"/>
          </w:rPr>
          <w:t xml:space="preserve">(</w:t>
        </w:r>
      </w:ins>
      <w:ins w:id="240" w:author="PR Preview" w:date="2026-01-01T00:00:00Z">
        <w:r>
          <w:br/>
        </w:r>
      </w:ins>
      <w:ins w:id="241" w:author="PR Preview" w:date="2026-01-01T00:00:00Z">
        <w:r>
          <w:rPr>
            <w:rStyle w:val="NormalTok"/>
          </w:rPr>
          <w:t xml:space="preserve">      </w:t>
        </w:r>
      </w:ins>
      <w:ins w:id="242" w:author="PR Preview" w:date="2026-01-01T00:00:00Z">
        <w:r>
          <w:rPr>
            <w:rStyle w:val="AttributeTok"/>
          </w:rPr>
          <w:t xml:space="preserve">prior =</w:t>
        </w:r>
      </w:ins>
      <w:ins w:id="243" w:author="PR Preview" w:date="2026-01-01T00:00:00Z">
        <w:r>
          <w:rPr>
            <w:rStyle w:val="NormalTok"/>
          </w:rPr>
          <w:t xml:space="preserve"> prior_name,</w:t>
        </w:r>
      </w:ins>
      <w:ins w:id="244" w:author="PR Preview" w:date="2026-01-01T00:00:00Z">
        <w:r>
          <w:br/>
        </w:r>
      </w:ins>
      <w:ins w:id="245" w:author="PR Preview" w:date="2026-01-01T00:00:00Z">
        <w:r>
          <w:rPr>
            <w:rStyle w:val="NormalTok"/>
          </w:rPr>
          <w:t xml:space="preserve">      </w:t>
        </w:r>
      </w:ins>
      <w:ins w:id="246" w:author="PR Preview" w:date="2026-01-01T00:00:00Z">
        <w:r>
          <w:rPr>
            <w:rStyle w:val="AttributeTok"/>
          </w:rPr>
          <w:t xml:space="preserve">count =</w:t>
        </w:r>
      </w:ins>
      <w:ins w:id="247" w:author="PR Preview" w:date="2026-01-01T00:00:00Z">
        <w:r>
          <w:rPr>
            <w:rStyle w:val="NormalTok"/>
          </w:rPr>
          <w:t xml:space="preserve"> stats</w:t>
        </w:r>
      </w:ins>
      <w:ins w:id="248" w:author="PR Preview" w:date="2026-01-01T00:00:00Z">
        <w:r>
          <w:rPr>
            <w:rStyle w:val="SpecialCharTok"/>
          </w:rPr>
          <w:t xml:space="preserve">::</w:t>
        </w:r>
      </w:ins>
      <w:ins w:id="249" w:author="PR Preview" w:date="2026-01-01T00:00:00Z">
        <w:r>
          <w:rPr>
            <w:rStyle w:val="FunctionTok"/>
          </w:rPr>
          <w:t xml:space="preserve">rbinom</w:t>
        </w:r>
      </w:ins>
      <w:ins w:id="250" w:author="PR Preview" w:date="2026-01-01T00:00:00Z">
        <w:r>
          <w:rPr>
            <w:rStyle w:val="NormalTok"/>
          </w:rPr>
          <w:t xml:space="preserve">(</w:t>
        </w:r>
      </w:ins>
      <w:ins w:id="251" w:author="PR Preview" w:date="2026-01-01T00:00:00Z">
        <w:r>
          <w:rPr>
            <w:rStyle w:val="DecValTok"/>
          </w:rPr>
          <w:t xml:space="preserve">4000</w:t>
        </w:r>
      </w:ins>
      <w:ins w:id="252" w:author="PR Preview" w:date="2026-01-01T00:00:00Z">
        <w:r>
          <w:rPr>
            <w:rStyle w:val="NormalTok"/>
          </w:rPr>
          <w:t xml:space="preserve">, </w:t>
        </w:r>
      </w:ins>
      <w:ins w:id="253" w:author="PR Preview" w:date="2026-01-01T00:00:00Z">
        <w:r>
          <w:rPr>
            <w:rStyle w:val="AttributeTok"/>
          </w:rPr>
          <w:t xml:space="preserve">size =</w:t>
        </w:r>
      </w:ins>
      <w:ins w:id="254" w:author="PR Preview" w:date="2026-01-01T00:00:00Z">
        <w:r>
          <w:rPr>
            <w:rStyle w:val="NormalTok"/>
          </w:rPr>
          <w:t xml:space="preserve"> n_mothers, </w:t>
        </w:r>
      </w:ins>
      <w:ins w:id="255" w:author="PR Preview" w:date="2026-01-01T00:00:00Z">
        <w:r>
          <w:rPr>
            <w:rStyle w:val="AttributeTok"/>
          </w:rPr>
          <w:t xml:space="preserve">prob =</w:t>
        </w:r>
      </w:ins>
      <w:ins w:id="256" w:author="PR Preview" w:date="2026-01-01T00:00:00Z">
        <w:r>
          <w:rPr>
            <w:rStyle w:val="NormalTok"/>
          </w:rPr>
          <w:t xml:space="preserve"> prob_draws)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NormalTok"/>
          </w:rPr>
          <w:t xml:space="preserve">    )</w:t>
        </w:r>
      </w:ins>
      <w:ins w:id="259" w:author="PR Preview" w:date="2026-01-01T00:00:00Z">
        <w:r>
          <w:br/>
        </w:r>
      </w:ins>
      <w:ins w:id="260" w:author="PR Preview" w:date="2026-01-01T00:00:00Z">
        <w:r>
          <w:rPr>
            <w:rStyle w:val="NormalTok"/>
          </w:rPr>
          <w:t xml:space="preserve">  })</w:t>
        </w:r>
      </w:ins>
      <w:ins w:id="261" w:author="PR Preview" w:date="2026-01-01T00:00:00Z">
        <w:r>
          <w:br/>
        </w:r>
      </w:ins>
      <w:ins w:id="262" w:author="PR Preview" w:date="2026-01-01T00:00:00Z">
        <w:r>
          <w:rPr>
            <w:rStyle w:val="NormalTok"/>
          </w:rPr>
          <w:t xml:space="preserve">)</w:t>
        </w:r>
      </w:ins>
      <w:ins w:id="263" w:author="PR Preview" w:date="2026-01-01T00:00:00Z">
        <w:r>
          <w:br/>
        </w:r>
      </w:ins>
      <w:ins w:id="264" w:author="PR Preview" w:date="2026-01-01T00:00:00Z">
        <w:r>
          <w:rPr>
            <w:rStyle w:val="NormalTok"/>
          </w:rPr>
          <w:t xml:space="preserve">prior_pred_counts</w:t>
        </w:r>
      </w:ins>
      <w:ins w:id="265" w:author="PR Preview" w:date="2026-01-01T00:00:00Z">
        <w:r>
          <w:rPr>
            <w:rStyle w:val="SpecialCharTok"/>
          </w:rPr>
          <w:t xml:space="preserve">$</w:t>
        </w:r>
      </w:ins>
      <w:ins w:id="266" w:author="PR Preview" w:date="2026-01-01T00:00:00Z">
        <w:r>
          <w:rPr>
            <w:rStyle w:val="NormalTok"/>
          </w:rPr>
          <w:t xml:space="preserve">prior </w:t>
        </w:r>
      </w:ins>
      <w:ins w:id="267" w:author="PR Preview" w:date="2026-01-01T00:00:00Z">
        <w:r>
          <w:rPr>
            <w:rStyle w:val="OtherTok"/>
          </w:rPr>
          <w:t xml:space="preserve">&lt;-</w:t>
        </w:r>
      </w:ins>
      <w:ins w:id="268" w:author="PR Preview" w:date="2026-01-01T00:00:00Z">
        <w:r>
          <w:rPr>
            <w:rStyle w:val="NormalTok"/>
          </w:rPr>
          <w:t xml:space="preserve"> </w:t>
        </w:r>
      </w:ins>
      <w:ins w:id="269" w:author="PR Preview" w:date="2026-01-01T00:00:00Z">
        <w:r>
          <w:rPr>
            <w:rStyle w:val="FunctionTok"/>
          </w:rPr>
          <w:t xml:space="preserve">factor</w:t>
        </w:r>
      </w:ins>
      <w:ins w:id="270" w:author="PR Preview" w:date="2026-01-01T00:00:00Z">
        <w:r>
          <w:rPr>
            <w:rStyle w:val="NormalTok"/>
          </w:rPr>
          <w:t xml:space="preserve">(</w:t>
        </w:r>
      </w:ins>
      <w:ins w:id="271" w:author="PR Preview" w:date="2026-01-01T00:00:00Z">
        <w:r>
          <w:br/>
        </w:r>
      </w:ins>
      <w:ins w:id="272" w:author="PR Preview" w:date="2026-01-01T00:00:00Z">
        <w:r>
          <w:rPr>
            <w:rStyle w:val="NormalTok"/>
          </w:rPr>
          <w:t xml:space="preserve">  prior_pred_counts</w:t>
        </w:r>
      </w:ins>
      <w:ins w:id="273" w:author="PR Preview" w:date="2026-01-01T00:00:00Z">
        <w:r>
          <w:rPr>
            <w:rStyle w:val="SpecialCharTok"/>
          </w:rPr>
          <w:t xml:space="preserve">$</w:t>
        </w:r>
      </w:ins>
      <w:ins w:id="274" w:author="PR Preview" w:date="2026-01-01T00:00:00Z">
        <w:r>
          <w:rPr>
            <w:rStyle w:val="NormalTok"/>
          </w:rPr>
          <w:t xml:space="preserve">prior,</w:t>
        </w:r>
      </w:ins>
      <w:ins w:id="275" w:author="PR Preview" w:date="2026-01-01T00:00:00Z">
        <w:r>
          <w:br/>
        </w:r>
      </w:ins>
      <w:ins w:id="276" w:author="PR Preview" w:date="2026-01-01T00:00:00Z">
        <w:r>
          <w:rPr>
            <w:rStyle w:val="NormalTok"/>
          </w:rPr>
          <w:t xml:space="preserve">  </w:t>
        </w:r>
      </w:ins>
      <w:ins w:id="277" w:author="PR Preview" w:date="2026-01-01T00:00:00Z">
        <w:r>
          <w:rPr>
            <w:rStyle w:val="AttributeTok"/>
          </w:rPr>
          <w:t xml:space="preserve">levels =</w:t>
        </w:r>
      </w:ins>
      <w:ins w:id="278" w:author="PR Preview" w:date="2026-01-01T00:00:00Z">
        <w:r>
          <w:rPr>
            <w:rStyle w:val="NormalTok"/>
          </w:rPr>
          <w:t xml:space="preserve"> </w:t>
        </w:r>
      </w:ins>
      <w:ins w:id="279" w:author="PR Preview" w:date="2026-01-01T00:00:00Z">
        <w:r>
          <w:rPr>
            <w:rStyle w:val="FunctionTok"/>
          </w:rPr>
          <w:t xml:space="preserve">names</w:t>
        </w:r>
      </w:ins>
      <w:ins w:id="280" w:author="PR Preview" w:date="2026-01-01T00:00:00Z">
        <w:r>
          <w:rPr>
            <w:rStyle w:val="NormalTok"/>
          </w:rPr>
          <w:t xml:space="preserve">(check_priors)</w:t>
        </w:r>
      </w:ins>
      <w:ins w:id="281" w:author="PR Preview" w:date="2026-01-01T00:00:00Z">
        <w:r>
          <w:br/>
        </w:r>
      </w:ins>
      <w:ins w:id="282" w:author="PR Preview" w:date="2026-01-01T00:00:00Z">
        <w:r>
          <w:rPr>
            <w:rStyle w:val="NormalTok"/>
          </w:rPr>
          <w:t xml:space="preserve">)</w:t>
        </w:r>
      </w:ins>
      <w:ins w:id="283" w:author="PR Preview" w:date="2026-01-01T00:00:00Z">
        <w:r>
          <w:br/>
        </w:r>
      </w:ins>
      <w:ins w:id="284" w:author="PR Preview" w:date="2026-01-01T00:00:00Z">
        <w:r>
          <w:rPr>
            <w:rStyle w:val="NormalTok"/>
          </w:rPr>
          <w:t xml:space="preserve">prior_tail </w:t>
        </w:r>
      </w:ins>
      <w:ins w:id="285" w:author="PR Preview" w:date="2026-01-01T00:00:00Z">
        <w:r>
          <w:rPr>
            <w:rStyle w:val="OtherTok"/>
          </w:rPr>
          <w:t xml:space="preserve">&lt;-</w:t>
        </w:r>
      </w:ins>
      <w:ins w:id="286" w:author="PR Preview" w:date="2026-01-01T00:00:00Z">
        <w:r>
          <w:rPr>
            <w:rStyle w:val="NormalTok"/>
          </w:rPr>
          <w:t xml:space="preserve"> </w:t>
        </w:r>
      </w:ins>
      <w:ins w:id="287" w:author="PR Preview" w:date="2026-01-01T00:00:00Z">
        <w:r>
          <w:rPr>
            <w:rStyle w:val="FunctionTok"/>
          </w:rPr>
          <w:t xml:space="preserve">tapply</w:t>
        </w:r>
      </w:ins>
      <w:ins w:id="288" w:author="PR Preview" w:date="2026-01-01T00:00:00Z">
        <w:r>
          <w:rPr>
            <w:rStyle w:val="NormalTok"/>
          </w:rPr>
          <w:t xml:space="preserve">(</w:t>
        </w:r>
      </w:ins>
      <w:ins w:id="289" w:author="PR Preview" w:date="2026-01-01T00:00:00Z">
        <w:r>
          <w:br/>
        </w:r>
      </w:ins>
      <w:ins w:id="290" w:author="PR Preview" w:date="2026-01-01T00:00:00Z">
        <w:r>
          <w:rPr>
            <w:rStyle w:val="NormalTok"/>
          </w:rPr>
          <w:t xml:space="preserve">  prior_pred_counts</w:t>
        </w:r>
      </w:ins>
      <w:ins w:id="291" w:author="PR Preview" w:date="2026-01-01T00:00:00Z">
        <w:r>
          <w:rPr>
            <w:rStyle w:val="SpecialCharTok"/>
          </w:rPr>
          <w:t xml:space="preserve">$</w:t>
        </w:r>
      </w:ins>
      <w:ins w:id="292" w:author="PR Preview" w:date="2026-01-01T00:00:00Z">
        <w:r>
          <w:rPr>
            <w:rStyle w:val="NormalTok"/>
          </w:rPr>
          <w:t xml:space="preserve">count </w:t>
        </w:r>
      </w:ins>
      <w:ins w:id="293" w:author="PR Preview" w:date="2026-01-01T00:00:00Z">
        <w:r>
          <w:rPr>
            <w:rStyle w:val="SpecialCharTok"/>
          </w:rPr>
          <w:t xml:space="preserve">&gt;=</w:t>
        </w:r>
      </w:ins>
      <w:ins w:id="294" w:author="PR Preview" w:date="2026-01-01T00:00:00Z">
        <w:r>
          <w:rPr>
            <w:rStyle w:val="NormalTok"/>
          </w:rPr>
          <w:t xml:space="preserve"> </w:t>
        </w:r>
      </w:ins>
      <w:ins w:id="295" w:author="PR Preview" w:date="2026-01-01T00:00:00Z">
        <w:r>
          <w:rPr>
            <w:rStyle w:val="FunctionTok"/>
          </w:rPr>
          <w:t xml:space="preserve">t_count</w:t>
        </w:r>
      </w:ins>
      <w:ins w:id="296" w:author="PR Preview" w:date="2026-01-01T00:00:00Z">
        <w:r>
          <w:rPr>
            <w:rStyle w:val="NormalTok"/>
          </w:rPr>
          <w:t xml:space="preserve">(smoke_y),</w:t>
        </w:r>
      </w:ins>
      <w:ins w:id="297" w:author="PR Preview" w:date="2026-01-01T00:00:00Z">
        <w:r>
          <w:br/>
        </w:r>
      </w:ins>
      <w:ins w:id="298" w:author="PR Preview" w:date="2026-01-01T00:00:00Z">
        <w:r>
          <w:rPr>
            <w:rStyle w:val="NormalTok"/>
          </w:rPr>
          <w:t xml:space="preserve">  prior_pred_counts</w:t>
        </w:r>
      </w:ins>
      <w:ins w:id="299" w:author="PR Preview" w:date="2026-01-01T00:00:00Z">
        <w:r>
          <w:rPr>
            <w:rStyle w:val="SpecialCharTok"/>
          </w:rPr>
          <w:t xml:space="preserve">$</w:t>
        </w:r>
      </w:ins>
      <w:ins w:id="300" w:author="PR Preview" w:date="2026-01-01T00:00:00Z">
        <w:r>
          <w:rPr>
            <w:rStyle w:val="NormalTok"/>
          </w:rPr>
          <w:t xml:space="preserve">prior,</w:t>
        </w:r>
      </w:ins>
      <w:ins w:id="301" w:author="PR Preview" w:date="2026-01-01T00:00:00Z">
        <w:r>
          <w:br/>
        </w:r>
      </w:ins>
      <w:ins w:id="302" w:author="PR Preview" w:date="2026-01-01T00:00:00Z">
        <w:r>
          <w:rPr>
            <w:rStyle w:val="NormalTok"/>
          </w:rPr>
          <w:t xml:space="preserve">  mean</w:t>
        </w:r>
      </w:ins>
      <w:ins w:id="303" w:author="PR Preview" w:date="2026-01-01T00:00:00Z">
        <w:r>
          <w:br/>
        </w:r>
      </w:ins>
      <w:ins w:id="304" w:author="PR Preview" w:date="2026-01-01T00:00:00Z">
        <w:r>
          <w:rPr>
            <w:rStyle w:val="NormalTok"/>
          </w:rPr>
          <w:t xml:space="preserve">)</w:t>
        </w:r>
      </w:ins>
      <w:ins w:id="305" w:author="PR Preview" w:date="2026-01-01T00:00:00Z">
        <w:r>
          <w:br/>
        </w:r>
      </w:ins>
      <w:ins w:id="306" w:author="PR Preview" w:date="2026-01-01T00:00:00Z">
        <w:r>
          <w:rPr>
            <w:rStyle w:val="NormalTok"/>
          </w:rPr>
          <w:t xml:space="preserve">prior_tail</w:t>
        </w:r>
      </w:ins>
      <w:ins w:id="307" w:author="PR Preview" w:date="2026-01-01T00:00:00Z">
        <w:r>
          <w:br/>
        </w:r>
      </w:ins>
      <w:ins w:id="308" w:author="PR Preview" w:date="2026-01-01T00:00:00Z">
        <w:r>
          <w:rPr>
            <w:rStyle w:val="CommentTok"/>
          </w:rPr>
          <w:t xml:space="preserve">#&gt; uniform Beta(1, 1)        Beta(1, 19) </w:t>
        </w:r>
      </w:ins>
      <w:ins w:id="309" w:author="PR Preview" w:date="2026-01-01T00:00:00Z">
        <w:r>
          <w:br/>
        </w:r>
      </w:ins>
      <w:ins w:id="310" w:author="PR Preview" w:date="2026-01-01T00:00:00Z">
        <w:r>
          <w:rPr>
            <w:rStyle w:val="CommentTok"/>
          </w:rPr>
          <w:t xml:space="preserve">#&gt;             0.6110             0.0005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2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3"/>
    <w:bookmarkStart w:id="114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4"/>
    <w:bookmarkStart w:id="122" w:name="exm-posterior-predictive-check"/>
    <w:p>
      <w:pPr>
        <w:pStyle w:val="BodyText"/>
      </w:pPr>
      <w:r>
        <w:rPr>
          <w:b/>
          <w:bCs/>
        </w:rPr>
        <w:t xml:space="preserve">Example 23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1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2"/>
    <w:bookmarkStart w:id="123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3"/>
    <w:bookmarkStart w:id="125" w:name="exm-ppp-value"/>
    <w:p>
      <w:pPr>
        <w:pStyle w:val="BodyText"/>
      </w:pPr>
      <w:r>
        <w:rPr>
          <w:b/>
          <w:bCs/>
        </w:rPr>
        <w:t xml:space="preserve">Example 24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23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4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25"/>
    <w:bookmarkEnd w:id="126"/>
    <w:bookmarkStart w:id="134" w:name="sec-bayes-hierarchies"/>
    <w:p>
      <w:pPr>
        <w:pStyle w:val="Heading2"/>
      </w:pPr>
      <w:r>
        <w:t xml:space="preserve">5 Distributions and hierarchies</w:t>
      </w:r>
    </w:p>
    <w:bookmarkStart w:id="127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7"/>
    <w:bookmarkStart w:id="128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8"/>
    <w:bookmarkStart w:id="12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9"/>
    <w:bookmarkStart w:id="13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0"/>
    <w:bookmarkStart w:id="131" w:name="exm-two-level-normal"/>
    <w:p>
      <w:pPr>
        <w:pStyle w:val="BodyText"/>
      </w:pPr>
      <w:r>
        <w:rPr>
          <w:b/>
          <w:bCs/>
        </w:rPr>
        <w:t xml:space="preserve">Example 25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4"/>
    <w:bookmarkStart w:id="14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3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3"/>
    <w:bookmarkStart w:id="14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4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4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4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9">
        <w:r>
          <w:rPr>
            <w:rStyle w:val="Hyperlink"/>
          </w:rPr>
          <w:t xml:space="preserve">PLS 207</w:t>
        </w:r>
      </w:hyperlink>
    </w:p>
    <w:bookmarkEnd w:id="148"/>
    <w:bookmarkEnd w:id="149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5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1"/>
    <w:bookmarkStart w:id="1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3"/>
    <w:bookmarkStart w:id="15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55"/>
    <w:bookmarkStart w:id="15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7"/>
    <w:bookmarkStart w:id="15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9"/>
    <w:bookmarkStart w:id="16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0"/>
    <w:bookmarkStart w:id="16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1"/>
    <w:bookmarkStart w:id="16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3"/>
    <w:bookmarkStart w:id="16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4"/>
    <w:bookmarkStart w:id="16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65"/>
    <w:bookmarkStart w:id="167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66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67"/>
    <w:bookmarkStart w:id="169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8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72" Type="http://schemas.openxmlformats.org/officeDocument/2006/relationships/image" Target="media/rId72.png"/><Relationship Id="rId75" Type="http://schemas.openxmlformats.org/officeDocument/2006/relationships/image" Target="media/rId75.png"/><Relationship Id="rId106" Type="http://schemas.openxmlformats.org/officeDocument/2006/relationships/image" Target="media/rId106.png"/><Relationship Id="rId109" Type="http://schemas.openxmlformats.org/officeDocument/2006/relationships/image" Target="media/rId109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4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0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66" Type="http://schemas.openxmlformats.org/officeDocument/2006/relationships/hyperlink" Target="https://bookdown.org/kevin_davisross/bayesian-reasoning-and-methods/" TargetMode="External"/><Relationship Id="rId142" Type="http://schemas.openxmlformats.org/officeDocument/2006/relationships/hyperlink" Target="https://catalog.ucdavis.edu/search/?q=BAX+442" TargetMode="External"/><Relationship Id="rId138" Type="http://schemas.openxmlformats.org/officeDocument/2006/relationships/hyperlink" Target="https://catalog.ucdavis.edu/search/?q=ECL+234" TargetMode="External"/><Relationship Id="rId139" Type="http://schemas.openxmlformats.org/officeDocument/2006/relationships/hyperlink" Target="https://catalog.ucdavis.edu/search/?q=PLS+207" TargetMode="External"/><Relationship Id="rId141" Type="http://schemas.openxmlformats.org/officeDocument/2006/relationships/hyperlink" Target="https://catalog.ucdavis.edu/search/?q=POL+280" TargetMode="External"/><Relationship Id="rId140" Type="http://schemas.openxmlformats.org/officeDocument/2006/relationships/hyperlink" Target="https://catalog.ucdavis.edu/search/?q=PSC+205H" TargetMode="External"/><Relationship Id="rId135" Type="http://schemas.openxmlformats.org/officeDocument/2006/relationships/hyperlink" Target="https://catalog.ucdavis.edu/search/?q=STA+015C" TargetMode="External"/><Relationship Id="rId136" Type="http://schemas.openxmlformats.org/officeDocument/2006/relationships/hyperlink" Target="https://catalog.ucdavis.edu/search/?q=STA+035C" TargetMode="External"/><Relationship Id="rId137" Type="http://schemas.openxmlformats.org/officeDocument/2006/relationships/hyperlink" Target="https://catalog.ucdavis.edu/search/?q=STA+145" TargetMode="External"/><Relationship Id="rId168" Type="http://schemas.openxmlformats.org/officeDocument/2006/relationships/hyperlink" Target="https://doi.org/10.1007/978-0-387-21706-2" TargetMode="External"/><Relationship Id="rId154" Type="http://schemas.openxmlformats.org/officeDocument/2006/relationships/hyperlink" Target="https://doi.org/10.1007/978-1-4614-5696-4" TargetMode="External"/><Relationship Id="rId156" Type="http://schemas.openxmlformats.org/officeDocument/2006/relationships/hyperlink" Target="https://doi.org/10.1201/9781315182780" TargetMode="External"/><Relationship Id="rId158" Type="http://schemas.openxmlformats.org/officeDocument/2006/relationships/hyperlink" Target="https://doi.org/10.1201/b16018" TargetMode="External"/><Relationship Id="rId150" Type="http://schemas.openxmlformats.org/officeDocument/2006/relationships/hyperlink" Target="https://escholarship.org/uc/item/8000r5m5" TargetMode="External"/><Relationship Id="rId146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2" Type="http://schemas.openxmlformats.org/officeDocument/2006/relationships/hyperlink" Target="https://morrison-lab.github.io/rme/chapters/intro-multilevel-models.html" TargetMode="External"/><Relationship Id="rId162" Type="http://schemas.openxmlformats.org/officeDocument/2006/relationships/hyperlink" Target="https://shop.elsevier.com/books/bayesian-population-analysis-using-winbugs/kery/978-0-12-387020-9" TargetMode="External"/><Relationship Id="rId71" Type="http://schemas.openxmlformats.org/officeDocument/2006/relationships/hyperlink" Target="https://vincentarelbundock.github.io/Rdatasets/csv/MASS/birthwt.csv" TargetMode="External"/><Relationship Id="rId152" Type="http://schemas.openxmlformats.org/officeDocument/2006/relationships/hyperlink" Target="https://www.cengage.com/c/statistical-inference-2e-casella-berger/9780534243128/" TargetMode="External"/><Relationship Id="rId144" Type="http://schemas.openxmlformats.org/officeDocument/2006/relationships/hyperlink" Target="https://www.youtube.com/@rmcelreath/playlists" TargetMode="External"/><Relationship Id="rId147" Type="http://schemas.openxmlformats.org/officeDocument/2006/relationships/hyperlink" Target="https://www.youtube.com/playlist?list=PL3x6DOfs2NGhiIU3mxd_gUyqzmbLesmjh" TargetMode="External"/><Relationship Id="rId145" Type="http://schemas.openxmlformats.org/officeDocument/2006/relationships/hyperlink" Target="https://www.youtube.com/playlist?list=PLDcUM9US4XdNOlqSyhe38US8mFgmqzI14" TargetMode="External"/><Relationship Id="rId98" Type="http://schemas.openxmlformats.org/officeDocument/2006/relationships/hyperlink" Target="https://www.youtube.com/watch?v=JX_UyidsQNg" TargetMode="External"/><Relationship Id="rId133" Type="http://schemas.openxmlformats.org/officeDocument/2006/relationships/hyperlink" Target="https://www.youtube.com/watch?v=jh3RltVrQ-Q" TargetMode="External"/><Relationship Id="rId68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8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0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66" Type="http://schemas.openxmlformats.org/officeDocument/2006/relationships/hyperlink" Target="https://bookdown.org/kevin_davisross/bayesian-reasoning-and-methods/" TargetMode="External"/><Relationship Id="rId142" Type="http://schemas.openxmlformats.org/officeDocument/2006/relationships/hyperlink" Target="https://catalog.ucdavis.edu/search/?q=BAX+442" TargetMode="External"/><Relationship Id="rId138" Type="http://schemas.openxmlformats.org/officeDocument/2006/relationships/hyperlink" Target="https://catalog.ucdavis.edu/search/?q=ECL+234" TargetMode="External"/><Relationship Id="rId139" Type="http://schemas.openxmlformats.org/officeDocument/2006/relationships/hyperlink" Target="https://catalog.ucdavis.edu/search/?q=PLS+207" TargetMode="External"/><Relationship Id="rId141" Type="http://schemas.openxmlformats.org/officeDocument/2006/relationships/hyperlink" Target="https://catalog.ucdavis.edu/search/?q=POL+280" TargetMode="External"/><Relationship Id="rId140" Type="http://schemas.openxmlformats.org/officeDocument/2006/relationships/hyperlink" Target="https://catalog.ucdavis.edu/search/?q=PSC+205H" TargetMode="External"/><Relationship Id="rId135" Type="http://schemas.openxmlformats.org/officeDocument/2006/relationships/hyperlink" Target="https://catalog.ucdavis.edu/search/?q=STA+015C" TargetMode="External"/><Relationship Id="rId136" Type="http://schemas.openxmlformats.org/officeDocument/2006/relationships/hyperlink" Target="https://catalog.ucdavis.edu/search/?q=STA+035C" TargetMode="External"/><Relationship Id="rId137" Type="http://schemas.openxmlformats.org/officeDocument/2006/relationships/hyperlink" Target="https://catalog.ucdavis.edu/search/?q=STA+145" TargetMode="External"/><Relationship Id="rId168" Type="http://schemas.openxmlformats.org/officeDocument/2006/relationships/hyperlink" Target="https://doi.org/10.1007/978-0-387-21706-2" TargetMode="External"/><Relationship Id="rId154" Type="http://schemas.openxmlformats.org/officeDocument/2006/relationships/hyperlink" Target="https://doi.org/10.1007/978-1-4614-5696-4" TargetMode="External"/><Relationship Id="rId156" Type="http://schemas.openxmlformats.org/officeDocument/2006/relationships/hyperlink" Target="https://doi.org/10.1201/9781315182780" TargetMode="External"/><Relationship Id="rId158" Type="http://schemas.openxmlformats.org/officeDocument/2006/relationships/hyperlink" Target="https://doi.org/10.1201/b16018" TargetMode="External"/><Relationship Id="rId150" Type="http://schemas.openxmlformats.org/officeDocument/2006/relationships/hyperlink" Target="https://escholarship.org/uc/item/8000r5m5" TargetMode="External"/><Relationship Id="rId146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2" Type="http://schemas.openxmlformats.org/officeDocument/2006/relationships/hyperlink" Target="https://morrison-lab.github.io/rme/chapters/intro-multilevel-models.html" TargetMode="External"/><Relationship Id="rId162" Type="http://schemas.openxmlformats.org/officeDocument/2006/relationships/hyperlink" Target="https://shop.elsevier.com/books/bayesian-population-analysis-using-winbugs/kery/978-0-12-387020-9" TargetMode="External"/><Relationship Id="rId71" Type="http://schemas.openxmlformats.org/officeDocument/2006/relationships/hyperlink" Target="https://vincentarelbundock.github.io/Rdatasets/csv/MASS/birthwt.csv" TargetMode="External"/><Relationship Id="rId152" Type="http://schemas.openxmlformats.org/officeDocument/2006/relationships/hyperlink" Target="https://www.cengage.com/c/statistical-inference-2e-casella-berger/9780534243128/" TargetMode="External"/><Relationship Id="rId144" Type="http://schemas.openxmlformats.org/officeDocument/2006/relationships/hyperlink" Target="https://www.youtube.com/@rmcelreath/playlists" TargetMode="External"/><Relationship Id="rId147" Type="http://schemas.openxmlformats.org/officeDocument/2006/relationships/hyperlink" Target="https://www.youtube.com/playlist?list=PL3x6DOfs2NGhiIU3mxd_gUyqzmbLesmjh" TargetMode="External"/><Relationship Id="rId145" Type="http://schemas.openxmlformats.org/officeDocument/2006/relationships/hyperlink" Target="https://www.youtube.com/playlist?list=PLDcUM9US4XdNOlqSyhe38US8mFgmqzI14" TargetMode="External"/><Relationship Id="rId98" Type="http://schemas.openxmlformats.org/officeDocument/2006/relationships/hyperlink" Target="https://www.youtube.com/watch?v=JX_UyidsQNg" TargetMode="External"/><Relationship Id="rId133" Type="http://schemas.openxmlformats.org/officeDocument/2006/relationships/hyperlink" Target="https://www.youtube.com/watch?v=jh3RltVrQ-Q" TargetMode="External"/><Relationship Id="rId68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8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2026-10-09T18:42:19Z</dcterms:created>
  <dcterms:modified xsi:type="dcterms:W3CDTF">2026-10-09T18:42:19Z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