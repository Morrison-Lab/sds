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2026-10-09 10:39:54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11:32:26 (PDT)</w:t>
        </w:r>
      </w:ins>
    </w:p>
    <w:bookmarkStart w:id="33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4" w:name="def-held-out-set"/>
    <w:p>
      <w:pPr>
        <w:pStyle w:val="FirstParagraph"/>
      </w:pPr>
      <w:r>
        <w:rPr>
          <w:b/>
          <w:bCs/>
        </w:rPr>
        <w:t xml:space="preserve">Definition 4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4"/>
    <w:bookmarkStart w:id="27" w:name="def-prediction-rmse"/>
    <w:p>
      <w:pPr>
        <w:pStyle w:val="BodyText"/>
      </w:pPr>
      <w:r>
        <w:rPr>
          <w:b/>
          <w:bCs/>
        </w:rPr>
        <w:t xml:space="preserve">Definition 5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26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2" w:name="def-training-mse"/>
    <w:p>
      <w:pPr>
        <w:pStyle w:val="FirstParagraph"/>
      </w:pPr>
      <w:r>
        <w:rPr>
          <w:b/>
          <w:bCs/>
        </w:rPr>
        <w:t xml:space="preserve">Definition 6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29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2"/>
    <w:bookmarkEnd w:id="33"/>
    <w:bookmarkStart w:id="38" w:name="overfitting"/>
    <w:p>
      <w:pPr>
        <w:pStyle w:val="Heading2"/>
      </w:pPr>
      <w:r>
        <w:t xml:space="preserve">2 Overfitting</w:t>
      </w:r>
    </w:p>
    <w:bookmarkStart w:id="3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4"/>
    <w:bookmarkStart w:id="3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35"/>
    <w:bookmarkStart w:id="36" w:name="def-overfitting"/>
    <w:p>
      <w:pPr>
        <w:pStyle w:val="FirstParagraph"/>
      </w:pPr>
      <w:r>
        <w:rPr>
          <w:b/>
          <w:bCs/>
        </w:rPr>
        <w:t xml:space="preserve">Definition 7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36"/>
    <w:bookmarkStart w:id="37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37"/>
    <w:bookmarkEnd w:id="38"/>
    <w:bookmarkStart w:id="90" w:name="sec-generalization-error"/>
    <w:p>
      <w:pPr>
        <w:pStyle w:val="Heading2"/>
      </w:pPr>
      <w:r>
        <w:t xml:space="preserve">3 Generalization error</w:t>
      </w:r>
    </w:p>
    <w:bookmarkStart w:id="40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0"/>
    <w:bookmarkStart w:id="4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1"/>
    <w:bookmarkStart w:id="45" w:name="def-generalization-error"/>
    <w:p>
      <w:pPr>
        <w:pStyle w:val="FirstParagraph"/>
      </w:pPr>
      <w:r>
        <w:rPr>
          <w:b/>
          <w:bCs/>
        </w:rPr>
        <w:t xml:space="preserve">Definition 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4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45"/>
    <w:bookmarkStart w:id="49" w:name="def-expected-generalization-error"/>
    <w:p>
      <w:pPr>
        <w:pStyle w:val="BodyText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0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bookmarkEnd w:id="107"/>
    <w:bookmarkStart w:id="129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0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del w:id="3" w:author="PR Preview" w:date="2026-01-01T00:00:00Z">
        <w:r>
          <w:rPr>
            <w:rStyle w:val="NormalTok"/>
          </w:rPr>
          <w:delText xml:space="preserve">partition_colors </w:delText>
        </w:r>
      </w:del>
      <w:del w:id="4" w:author="PR Preview" w:date="2026-01-01T00:00:00Z">
        <w:r>
          <w:rPr>
            <w:rStyle w:val="OtherTok"/>
          </w:rPr>
          <w:delText xml:space="preserve">&lt;-</w:delText>
        </w:r>
      </w:del>
      <w:del w:id="5" w:author="PR Preview" w:date="2026-01-01T00:00:00Z">
        <w:r>
          <w:rPr>
            <w:rStyle w:val="NormalTok"/>
          </w:rPr>
          <w:delText xml:space="preserve"> </w:delText>
        </w:r>
      </w:del>
      <w:del w:id="6" w:author="PR Preview" w:date="2026-01-01T00:00:00Z">
        <w:r>
          <w:rPr>
            <w:rStyle w:val="FunctionTok"/>
          </w:rPr>
          <w:delText xml:space="preserve">c</w:delText>
        </w:r>
      </w:del>
      <w:del w:id="7" w:author="PR Preview" w:date="2026-01-01T00:00:00Z">
        <w:r>
          <w:rPr>
            <w:rStyle w:val="NormalTok"/>
          </w:rPr>
          <w:delText xml:space="preserve">(</w:delText>
        </w:r>
      </w:del>
      <w:del w:id="8" w:author="PR Preview" w:date="2026-01-01T00:00:00Z">
        <w:r>
          <w:br/>
        </w:r>
      </w:del>
      <w:del w:id="9" w:author="PR Preview" w:date="2026-01-01T00:00:00Z">
        <w:r>
          <w:rPr>
            <w:rStyle w:val="NormalTok"/>
          </w:rPr>
          <w:delText xml:space="preserve">  </w:delText>
        </w:r>
      </w:del>
      <w:del w:id="10" w:author="PR Preview" w:date="2026-01-01T00:00:00Z">
        <w:r>
          <w:rPr>
            <w:rStyle w:val="AttributeTok"/>
          </w:rPr>
          <w:delText xml:space="preserve">training =</w:delText>
        </w:r>
      </w:del>
      <w:del w:id="11" w:author="PR Preview" w:date="2026-01-01T00:00:00Z">
        <w:r>
          <w:rPr>
            <w:rStyle w:val="NormalTok"/>
          </w:rPr>
          <w:delText xml:space="preserve"> </w:delText>
        </w:r>
      </w:del>
      <w:del w:id="12" w:author="PR Preview" w:date="2026-01-01T00:00:00Z">
        <w:r>
          <w:rPr>
            <w:rStyle w:val="StringTok"/>
          </w:rPr>
          <w:delText xml:space="preserve">"#1b9e77"</w:delText>
        </w:r>
      </w:del>
      <w:del w:id="13" w:author="PR Preview" w:date="2026-01-01T00:00:00Z">
        <w:r>
          <w:rPr>
            <w:rStyle w:val="NormalTok"/>
          </w:rPr>
          <w:delText xml:space="preserve">,</w:delText>
        </w:r>
      </w:del>
      <w:del w:id="14" w:author="PR Preview" w:date="2026-01-01T00:00:00Z">
        <w:r>
          <w:br/>
        </w:r>
      </w:del>
      <w:del w:id="15" w:author="PR Preview" w:date="2026-01-01T00:00:00Z">
        <w:r>
          <w:rPr>
            <w:rStyle w:val="NormalTok"/>
          </w:rPr>
          <w:delText xml:space="preserve">  </w:delText>
        </w:r>
      </w:del>
      <w:del w:id="16" w:author="PR Preview" w:date="2026-01-01T00:00:00Z">
        <w:r>
          <w:rPr>
            <w:rStyle w:val="AttributeTok"/>
          </w:rPr>
          <w:delText xml:space="preserve">validation =</w:delText>
        </w:r>
      </w:del>
      <w:del w:id="17" w:author="PR Preview" w:date="2026-01-01T00:00:00Z">
        <w:r>
          <w:rPr>
            <w:rStyle w:val="NormalTok"/>
          </w:rPr>
          <w:delText xml:space="preserve"> </w:delText>
        </w:r>
      </w:del>
      <w:del w:id="18" w:author="PR Preview" w:date="2026-01-01T00:00:00Z">
        <w:r>
          <w:rPr>
            <w:rStyle w:val="StringTok"/>
          </w:rPr>
          <w:delText xml:space="preserve">"#d95f02"</w:delText>
        </w:r>
      </w:del>
      <w:del w:id="19" w:author="PR Preview" w:date="2026-01-01T00:00:00Z">
        <w:r>
          <w:rPr>
            <w:rStyle w:val="NormalTok"/>
          </w:rPr>
          <w:delText xml:space="preserve">,</w:delText>
        </w:r>
      </w:del>
      <w:del w:id="20" w:author="PR Preview" w:date="2026-01-01T00:00:00Z">
        <w:r>
          <w:br/>
        </w:r>
      </w:del>
      <w:del w:id="21" w:author="PR Preview" w:date="2026-01-01T00:00:00Z">
        <w:r>
          <w:rPr>
            <w:rStyle w:val="NormalTok"/>
          </w:rPr>
          <w:delText xml:space="preserve">  </w:delText>
        </w:r>
      </w:del>
      <w:del w:id="22" w:author="PR Preview" w:date="2026-01-01T00:00:00Z">
        <w:r>
          <w:rPr>
            <w:rStyle w:val="AttributeTok"/>
          </w:rPr>
          <w:delText xml:space="preserve">test =</w:delText>
        </w:r>
      </w:del>
      <w:del w:id="23" w:author="PR Preview" w:date="2026-01-01T00:00:00Z">
        <w:r>
          <w:rPr>
            <w:rStyle w:val="NormalTok"/>
          </w:rPr>
          <w:delText xml:space="preserve"> </w:delText>
        </w:r>
      </w:del>
      <w:del w:id="24" w:author="PR Preview" w:date="2026-01-01T00:00:00Z">
        <w:r>
          <w:rPr>
            <w:rStyle w:val="StringTok"/>
          </w:rPr>
          <w:delText xml:space="preserve">"#7570b3"</w:delText>
        </w:r>
      </w:del>
      <w:del w:id="25" w:author="PR Preview" w:date="2026-01-01T00:00:00Z">
        <w:r>
          <w:br/>
        </w:r>
      </w:del>
      <w:del w:id="26" w:author="PR Preview" w:date="2026-01-01T00:00:00Z">
        <w:r>
          <w:rPr>
            <w:rStyle w:val="NormalTok"/>
          </w:rPr>
          <w:delText xml:space="preserve">)</w:delText>
        </w:r>
      </w:del>
      <w:del w:id="27" w:author="PR Preview" w:date="2026-01-01T00:00:00Z">
        <w:r>
          <w:br/>
        </w:r>
      </w:del>
      <w:del w:id="28" w:author="PR Preview" w:date="2026-01-01T00:00:00Z">
        <w:r>
          <w:rPr>
            <w:rStyle w:val="NormalTok"/>
          </w:rPr>
          <w:delText xml:space="preserve">partition_shapes </w:delText>
        </w:r>
      </w:del>
      <w:del w:id="29" w:author="PR Preview" w:date="2026-01-01T00:00:00Z">
        <w:r>
          <w:rPr>
            <w:rStyle w:val="OtherTok"/>
          </w:rPr>
          <w:delText xml:space="preserve">&lt;-</w:delText>
        </w:r>
      </w:del>
      <w:del w:id="30" w:author="PR Preview" w:date="2026-01-01T00:00:00Z">
        <w:r>
          <w:rPr>
            <w:rStyle w:val="NormalTok"/>
          </w:rPr>
          <w:delText xml:space="preserve"> </w:delText>
        </w:r>
      </w:del>
      <w:del w:id="31" w:author="PR Preview" w:date="2026-01-01T00:00:00Z">
        <w:r>
          <w:rPr>
            <w:rStyle w:val="FunctionTok"/>
          </w:rPr>
          <w:delText xml:space="preserve">c</w:delText>
        </w:r>
      </w:del>
      <w:del w:id="32" w:author="PR Preview" w:date="2026-01-01T00:00:00Z">
        <w:r>
          <w:rPr>
            <w:rStyle w:val="NormalTok"/>
          </w:rPr>
          <w:delText xml:space="preserve">(</w:delText>
        </w:r>
      </w:del>
      <w:del w:id="33" w:author="PR Preview" w:date="2026-01-01T00:00:00Z">
        <w:r>
          <w:br/>
        </w:r>
      </w:del>
      <w:del w:id="34" w:author="PR Preview" w:date="2026-01-01T00:00:00Z">
        <w:r>
          <w:rPr>
            <w:rStyle w:val="NormalTok"/>
          </w:rPr>
          <w:delText xml:space="preserve">  </w:delText>
        </w:r>
      </w:del>
      <w:del w:id="35" w:author="PR Preview" w:date="2026-01-01T00:00:00Z">
        <w:r>
          <w:rPr>
            <w:rStyle w:val="AttributeTok"/>
          </w:rPr>
          <w:delText xml:space="preserve">training =</w:delText>
        </w:r>
      </w:del>
      <w:del w:id="36" w:author="PR Preview" w:date="2026-01-01T00:00:00Z">
        <w:r>
          <w:rPr>
            <w:rStyle w:val="NormalTok"/>
          </w:rPr>
          <w:delText xml:space="preserve"> </w:delText>
        </w:r>
      </w:del>
      <w:del w:id="37" w:author="PR Preview" w:date="2026-01-01T00:00:00Z">
        <w:r>
          <w:rPr>
            <w:rStyle w:val="DecValTok"/>
          </w:rPr>
          <w:delText xml:space="preserve">16</w:delText>
        </w:r>
      </w:del>
      <w:del w:id="38" w:author="PR Preview" w:date="2026-01-01T00:00:00Z">
        <w:r>
          <w:rPr>
            <w:rStyle w:val="NormalTok"/>
          </w:rPr>
          <w:delText xml:space="preserve">,</w:delText>
        </w:r>
      </w:del>
      <w:del w:id="39" w:author="PR Preview" w:date="2026-01-01T00:00:00Z">
        <w:r>
          <w:br/>
        </w:r>
      </w:del>
      <w:del w:id="40" w:author="PR Preview" w:date="2026-01-01T00:00:00Z">
        <w:r>
          <w:rPr>
            <w:rStyle w:val="NormalTok"/>
          </w:rPr>
          <w:delText xml:space="preserve">  </w:delText>
        </w:r>
      </w:del>
      <w:del w:id="41" w:author="PR Preview" w:date="2026-01-01T00:00:00Z">
        <w:r>
          <w:rPr>
            <w:rStyle w:val="AttributeTok"/>
          </w:rPr>
          <w:delText xml:space="preserve">validation =</w:delText>
        </w:r>
      </w:del>
      <w:del w:id="42" w:author="PR Preview" w:date="2026-01-01T00:00:00Z">
        <w:r>
          <w:rPr>
            <w:rStyle w:val="NormalTok"/>
          </w:rPr>
          <w:delText xml:space="preserve"> </w:delText>
        </w:r>
      </w:del>
      <w:del w:id="43" w:author="PR Preview" w:date="2026-01-01T00:00:00Z">
        <w:r>
          <w:rPr>
            <w:rStyle w:val="DecValTok"/>
          </w:rPr>
          <w:delText xml:space="preserve">17</w:delText>
        </w:r>
      </w:del>
      <w:del w:id="44" w:author="PR Preview" w:date="2026-01-01T00:00:00Z">
        <w:r>
          <w:rPr>
            <w:rStyle w:val="NormalTok"/>
          </w:rPr>
          <w:delText xml:space="preserve">,</w:delText>
        </w:r>
      </w:del>
      <w:del w:id="45" w:author="PR Preview" w:date="2026-01-01T00:00:00Z">
        <w:r>
          <w:br/>
        </w:r>
      </w:del>
      <w:del w:id="46" w:author="PR Preview" w:date="2026-01-01T00:00:00Z">
        <w:r>
          <w:rPr>
            <w:rStyle w:val="NormalTok"/>
          </w:rPr>
          <w:delText xml:space="preserve">  </w:delText>
        </w:r>
      </w:del>
      <w:del w:id="47" w:author="PR Preview" w:date="2026-01-01T00:00:00Z">
        <w:r>
          <w:rPr>
            <w:rStyle w:val="AttributeTok"/>
          </w:rPr>
          <w:delText xml:space="preserve">test =</w:delText>
        </w:r>
      </w:del>
      <w:del w:id="48" w:author="PR Preview" w:date="2026-01-01T00:00:00Z">
        <w:r>
          <w:rPr>
            <w:rStyle w:val="NormalTok"/>
          </w:rPr>
          <w:delText xml:space="preserve"> </w:delText>
        </w:r>
      </w:del>
      <w:del w:id="49" w:author="PR Preview" w:date="2026-01-01T00:00:00Z">
        <w:r>
          <w:rPr>
            <w:rStyle w:val="DecValTok"/>
          </w:rPr>
          <w:delText xml:space="preserve">15</w:delText>
        </w:r>
      </w:del>
      <w:del w:id="50" w:author="PR Preview" w:date="2026-01-01T00:00:00Z">
        <w:r>
          <w:br/>
        </w:r>
      </w:del>
      <w:del w:id="51" w:author="PR Preview" w:date="2026-01-01T00:00:00Z">
        <w:r>
          <w:rPr>
            <w:rStyle w:val="NormalTok"/>
          </w:rPr>
          <w:delText xml:space="preserve">)</w:delText>
        </w:r>
      </w:del>
      <w:del w:id="52" w:author="PR Preview" w:date="2026-01-01T00:00:00Z">
        <w:r>
          <w:br/>
        </w:r>
      </w:del>
      <w:del w:id="53" w:author="PR Preview" w:date="2026-01-01T00:00:00Z">
        <w:r>
          <w:rPr>
            <w:rStyle w:val="NormalTok"/>
          </w:rPr>
          <w:delText xml:space="preserve">wt_range </w:delText>
        </w:r>
      </w:del>
      <w:del w:id="54" w:author="PR Preview" w:date="2026-01-01T00:00:00Z">
        <w:r>
          <w:rPr>
            <w:rStyle w:val="OtherTok"/>
          </w:rPr>
          <w:delText xml:space="preserve">&lt;-</w:delText>
        </w:r>
      </w:del>
      <w:del w:id="55" w:author="PR Preview" w:date="2026-01-01T00:00:00Z">
        <w:r>
          <w:rPr>
            <w:rStyle w:val="NormalTok"/>
          </w:rPr>
          <w:delText xml:space="preserve"> </w:delText>
        </w:r>
      </w:del>
      <w:del w:id="56" w:author="PR Preview" w:date="2026-01-01T00:00:00Z">
        <w:r>
          <w:rPr>
            <w:rStyle w:val="FunctionTok"/>
          </w:rPr>
          <w:delText xml:space="preserve">range</w:delText>
        </w:r>
      </w:del>
      <w:del w:id="57" w:author="PR Preview" w:date="2026-01-01T00:00:00Z">
        <w:r>
          <w:rPr>
            <w:rStyle w:val="NormalTok"/>
          </w:rPr>
          <w:delText xml:space="preserve">(</w:delText>
        </w:r>
      </w:del>
      <w:del w:id="58" w:author="PR Preview" w:date="2026-01-01T00:00:00Z">
        <w:r>
          <w:rPr>
            <w:rStyle w:val="FunctionTok"/>
          </w:rPr>
          <w:delText xml:space="preserve">c</w:delText>
        </w:r>
      </w:del>
      <w:del w:id="59" w:author="PR Preview" w:date="2026-01-01T00:00:00Z">
        <w:r>
          <w:rPr>
            <w:rStyle w:val="NormalTok"/>
          </w:rPr>
          <w:delText xml:space="preserve">(train_dat</w:delText>
        </w:r>
      </w:del>
      <w:del w:id="60" w:author="PR Preview" w:date="2026-01-01T00:00:00Z">
        <w:r>
          <w:rPr>
            <w:rStyle w:val="SpecialCharTok"/>
          </w:rPr>
          <w:delText xml:space="preserve">$</w:delText>
        </w:r>
      </w:del>
      <w:del w:id="61" w:author="PR Preview" w:date="2026-01-01T00:00:00Z">
        <w:r>
          <w:rPr>
            <w:rStyle w:val="NormalTok"/>
          </w:rPr>
          <w:delText xml:space="preserve">wt, valid_dat</w:delText>
        </w:r>
      </w:del>
      <w:del w:id="62" w:author="PR Preview" w:date="2026-01-01T00:00:00Z">
        <w:r>
          <w:rPr>
            <w:rStyle w:val="SpecialCharTok"/>
          </w:rPr>
          <w:delText xml:space="preserve">$</w:delText>
        </w:r>
      </w:del>
      <w:del w:id="63" w:author="PR Preview" w:date="2026-01-01T00:00:00Z">
        <w:r>
          <w:rPr>
            <w:rStyle w:val="NormalTok"/>
          </w:rPr>
          <w:delText xml:space="preserve">wt, test_dat</w:delText>
        </w:r>
      </w:del>
      <w:del w:id="64" w:author="PR Preview" w:date="2026-01-01T00:00:00Z">
        <w:r>
          <w:rPr>
            <w:rStyle w:val="SpecialCharTok"/>
          </w:rPr>
          <w:delText xml:space="preserve">$</w:delText>
        </w:r>
      </w:del>
      <w:del w:id="65" w:author="PR Preview" w:date="2026-01-01T00:00:00Z">
        <w:r>
          <w:rPr>
            <w:rStyle w:val="NormalTok"/>
          </w:rPr>
          <w:delText xml:space="preserve">wt))</w:delText>
        </w:r>
      </w:del>
      <w:del w:id="66" w:author="PR Preview" w:date="2026-01-01T00:00:00Z">
        <w:r>
          <w:br/>
        </w:r>
      </w:del>
      <w:del w:id="67" w:author="PR Preview" w:date="2026-01-01T00:00:00Z">
        <w:r>
          <w:rPr>
            <w:rStyle w:val="NormalTok"/>
          </w:rPr>
          <w:delText xml:space="preserve">mpg_range </w:delText>
        </w:r>
      </w:del>
      <w:del w:id="68" w:author="PR Preview" w:date="2026-01-01T00:00:00Z">
        <w:r>
          <w:rPr>
            <w:rStyle w:val="OtherTok"/>
          </w:rPr>
          <w:delText xml:space="preserve">&lt;-</w:delText>
        </w:r>
      </w:del>
      <w:del w:id="69" w:author="PR Preview" w:date="2026-01-01T00:00:00Z">
        <w:r>
          <w:rPr>
            <w:rStyle w:val="NormalTok"/>
          </w:rPr>
          <w:delText xml:space="preserve"> </w:delText>
        </w:r>
      </w:del>
      <w:del w:id="70" w:author="PR Preview" w:date="2026-01-01T00:00:00Z">
        <w:r>
          <w:rPr>
            <w:rStyle w:val="FunctionTok"/>
          </w:rPr>
          <w:delText xml:space="preserve">range</w:delText>
        </w:r>
      </w:del>
      <w:del w:id="71" w:author="PR Preview" w:date="2026-01-01T00:00:00Z">
        <w:r>
          <w:rPr>
            <w:rStyle w:val="NormalTok"/>
          </w:rPr>
          <w:delText xml:space="preserve">(</w:delText>
        </w:r>
      </w:del>
      <w:del w:id="72" w:author="PR Preview" w:date="2026-01-01T00:00:00Z">
        <w:r>
          <w:rPr>
            <w:rStyle w:val="FunctionTok"/>
          </w:rPr>
          <w:delText xml:space="preserve">c</w:delText>
        </w:r>
      </w:del>
      <w:del w:id="73" w:author="PR Preview" w:date="2026-01-01T00:00:00Z">
        <w:r>
          <w:rPr>
            <w:rStyle w:val="NormalTok"/>
          </w:rPr>
          <w:delText xml:space="preserve">(train_dat</w:delText>
        </w:r>
      </w:del>
      <w:del w:id="74" w:author="PR Preview" w:date="2026-01-01T00:00:00Z">
        <w:r>
          <w:rPr>
            <w:rStyle w:val="SpecialCharTok"/>
          </w:rPr>
          <w:delText xml:space="preserve">$</w:delText>
        </w:r>
      </w:del>
      <w:del w:id="75" w:author="PR Preview" w:date="2026-01-01T00:00:00Z">
        <w:r>
          <w:rPr>
            <w:rStyle w:val="NormalTok"/>
          </w:rPr>
          <w:delText xml:space="preserve">mpg, valid_dat</w:delText>
        </w:r>
      </w:del>
      <w:del w:id="76" w:author="PR Preview" w:date="2026-01-01T00:00:00Z">
        <w:r>
          <w:rPr>
            <w:rStyle w:val="SpecialCharTok"/>
          </w:rPr>
          <w:delText xml:space="preserve">$</w:delText>
        </w:r>
      </w:del>
      <w:del w:id="77" w:author="PR Preview" w:date="2026-01-01T00:00:00Z">
        <w:r>
          <w:rPr>
            <w:rStyle w:val="NormalTok"/>
          </w:rPr>
          <w:delText xml:space="preserve">mpg, test_dat</w:delText>
        </w:r>
      </w:del>
      <w:del w:id="78" w:author="PR Preview" w:date="2026-01-01T00:00:00Z">
        <w:r>
          <w:rPr>
            <w:rStyle w:val="SpecialCharTok"/>
          </w:rPr>
          <w:delText xml:space="preserve">$</w:delText>
        </w:r>
      </w:del>
      <w:del w:id="79" w:author="PR Preview" w:date="2026-01-01T00:00:00Z">
        <w:r>
          <w:rPr>
            <w:rStyle w:val="NormalTok"/>
          </w:rPr>
          <w:delText xml:space="preserve">mpg))</w:delText>
        </w:r>
      </w:del>
      <w:del w:id="80" w:author="PR Preview" w:date="2026-01-01T00:00:00Z">
        <w:r>
          <w:br/>
        </w:r>
      </w:del>
      <w:del w:id="81" w:author="PR Preview" w:date="2026-01-01T00:00:00Z">
        <w:r>
          <w:rPr>
            <w:rStyle w:val="NormalTok"/>
          </w:rPr>
          <w:delText xml:space="preserve">wt_grid </w:delText>
        </w:r>
      </w:del>
      <w:del w:id="82" w:author="PR Preview" w:date="2026-01-01T00:00:00Z">
        <w:r>
          <w:rPr>
            <w:rStyle w:val="OtherTok"/>
          </w:rPr>
          <w:delText xml:space="preserve">&lt;-</w:delText>
        </w:r>
      </w:del>
      <w:del w:id="83" w:author="PR Preview" w:date="2026-01-01T00:00:00Z">
        <w:r>
          <w:rPr>
            <w:rStyle w:val="NormalTok"/>
          </w:rPr>
          <w:delText xml:space="preserve"> </w:delText>
        </w:r>
      </w:del>
      <w:del w:id="84" w:author="PR Preview" w:date="2026-01-01T00:00:00Z">
        <w:r>
          <w:rPr>
            <w:rStyle w:val="FunctionTok"/>
          </w:rPr>
          <w:delText xml:space="preserve">seq</w:delText>
        </w:r>
      </w:del>
      <w:del w:id="85" w:author="PR Preview" w:date="2026-01-01T00:00:00Z">
        <w:r>
          <w:rPr>
            <w:rStyle w:val="NormalTok"/>
          </w:rPr>
          <w:delText xml:space="preserve">(wt_range[</w:delText>
        </w:r>
      </w:del>
      <w:del w:id="86" w:author="PR Preview" w:date="2026-01-01T00:00:00Z">
        <w:r>
          <w:rPr>
            <w:rStyle w:val="DecValTok"/>
          </w:rPr>
          <w:delText xml:space="preserve">1</w:delText>
        </w:r>
      </w:del>
      <w:del w:id="87" w:author="PR Preview" w:date="2026-01-01T00:00:00Z">
        <w:r>
          <w:rPr>
            <w:rStyle w:val="NormalTok"/>
          </w:rPr>
          <w:delText xml:space="preserve">], wt_range[</w:delText>
        </w:r>
      </w:del>
      <w:del w:id="88" w:author="PR Preview" w:date="2026-01-01T00:00:00Z">
        <w:r>
          <w:rPr>
            <w:rStyle w:val="DecValTok"/>
          </w:rPr>
          <w:delText xml:space="preserve">2</w:delText>
        </w:r>
      </w:del>
      <w:del w:id="89" w:author="PR Preview" w:date="2026-01-01T00:00:00Z">
        <w:r>
          <w:rPr>
            <w:rStyle w:val="NormalTok"/>
          </w:rPr>
          <w:delText xml:space="preserve">], </w:delText>
        </w:r>
      </w:del>
      <w:del w:id="90" w:author="PR Preview" w:date="2026-01-01T00:00:00Z">
        <w:r>
          <w:rPr>
            <w:rStyle w:val="AttributeTok"/>
          </w:rPr>
          <w:delText xml:space="preserve">length.out =</w:delText>
        </w:r>
      </w:del>
      <w:del w:id="91" w:author="PR Preview" w:date="2026-01-01T00:00:00Z">
        <w:r>
          <w:rPr>
            <w:rStyle w:val="NormalTok"/>
          </w:rPr>
          <w:delText xml:space="preserve"> </w:delText>
        </w:r>
      </w:del>
      <w:del w:id="92" w:author="PR Preview" w:date="2026-01-01T00:00:00Z">
        <w:r>
          <w:rPr>
            <w:rStyle w:val="DecValTok"/>
          </w:rPr>
          <w:delText xml:space="preserve">200</w:delText>
        </w:r>
      </w:del>
      <w:del w:id="93" w:author="PR Preview" w:date="2026-01-01T00:00:00Z">
        <w:r>
          <w:rPr>
            <w:rStyle w:val="NormalTok"/>
          </w:rPr>
          <w:delText xml:space="preserve">)</w:delText>
        </w:r>
      </w:del>
      <w:del w:id="94" w:author="PR Preview" w:date="2026-01-01T00:00:00Z">
        <w:r>
          <w:br/>
        </w:r>
      </w:del>
      <w:del w:id="95" w:author="PR Preview" w:date="2026-01-01T00:00:00Z">
        <w:r>
          <w:br/>
        </w:r>
      </w:del>
      <w:del w:id="96" w:author="PR Preview" w:date="2026-01-01T00:00:00Z">
        <w:r>
          <w:rPr>
            <w:rStyle w:val="NormalTok"/>
          </w:rPr>
          <w:delText xml:space="preserve">partition_data </w:delText>
        </w:r>
      </w:del>
      <w:del w:id="97" w:author="PR Preview" w:date="2026-01-01T00:00:00Z">
        <w:r>
          <w:rPr>
            <w:rStyle w:val="OtherTok"/>
          </w:rPr>
          <w:delText xml:space="preserve">&lt;-</w:delText>
        </w:r>
      </w:del>
      <w:del w:id="98" w:author="PR Preview" w:date="2026-01-01T00:00:00Z">
        <w:r>
          <w:rPr>
            <w:rStyle w:val="NormalTok"/>
          </w:rPr>
          <w:delText xml:space="preserve"> dplyr</w:delText>
        </w:r>
      </w:del>
      <w:del w:id="99" w:author="PR Preview" w:date="2026-01-01T00:00:00Z">
        <w:r>
          <w:rPr>
            <w:rStyle w:val="SpecialCharTok"/>
          </w:rPr>
          <w:delText xml:space="preserve">::</w:delText>
        </w:r>
      </w:del>
      <w:del w:id="100" w:author="PR Preview" w:date="2026-01-01T00:00:00Z">
        <w:r>
          <w:rPr>
            <w:rStyle w:val="FunctionTok"/>
          </w:rPr>
          <w:delText xml:space="preserve">bind_rows</w:delText>
        </w:r>
      </w:del>
      <w:del w:id="101" w:author="PR Preview" w:date="2026-01-01T00:00:00Z">
        <w:r>
          <w:rPr>
            <w:rStyle w:val="NormalTok"/>
          </w:rPr>
          <w:delText xml:space="preserve">(</w:delText>
        </w:r>
      </w:del>
      <w:del w:id="102" w:author="PR Preview" w:date="2026-01-01T00:00:00Z">
        <w:r>
          <w:br/>
        </w:r>
      </w:del>
      <w:del w:id="103" w:author="PR Preview" w:date="2026-01-01T00:00:00Z">
        <w:r>
          <w:rPr>
            <w:rStyle w:val="NormalTok"/>
          </w:rPr>
          <w:delText xml:space="preserve">  </w:delText>
        </w:r>
      </w:del>
      <w:del w:id="104" w:author="PR Preview" w:date="2026-01-01T00:00:00Z">
        <w:r>
          <w:rPr>
            <w:rStyle w:val="AttributeTok"/>
          </w:rPr>
          <w:delText xml:space="preserve">training =</w:delText>
        </w:r>
      </w:del>
      <w:del w:id="105" w:author="PR Preview" w:date="2026-01-01T00:00:00Z">
        <w:r>
          <w:rPr>
            <w:rStyle w:val="NormalTok"/>
          </w:rPr>
          <w:delText xml:space="preserve"> train_dat,</w:delText>
        </w:r>
      </w:del>
      <w:del w:id="106" w:author="PR Preview" w:date="2026-01-01T00:00:00Z">
        <w:r>
          <w:br/>
        </w:r>
      </w:del>
      <w:del w:id="107" w:author="PR Preview" w:date="2026-01-01T00:00:00Z">
        <w:r>
          <w:rPr>
            <w:rStyle w:val="NormalTok"/>
          </w:rPr>
          <w:delText xml:space="preserve">  </w:delText>
        </w:r>
      </w:del>
      <w:del w:id="108" w:author="PR Preview" w:date="2026-01-01T00:00:00Z">
        <w:r>
          <w:rPr>
            <w:rStyle w:val="AttributeTok"/>
          </w:rPr>
          <w:delText xml:space="preserve">validation =</w:delText>
        </w:r>
      </w:del>
      <w:del w:id="109" w:author="PR Preview" w:date="2026-01-01T00:00:00Z">
        <w:r>
          <w:rPr>
            <w:rStyle w:val="NormalTok"/>
          </w:rPr>
          <w:delText xml:space="preserve"> valid_dat,</w:delText>
        </w:r>
      </w:del>
      <w:del w:id="110" w:author="PR Preview" w:date="2026-01-01T00:00:00Z">
        <w:r>
          <w:br/>
        </w:r>
      </w:del>
      <w:del w:id="111" w:author="PR Preview" w:date="2026-01-01T00:00:00Z">
        <w:r>
          <w:rPr>
            <w:rStyle w:val="NormalTok"/>
          </w:rPr>
          <w:delText xml:space="preserve">  </w:delText>
        </w:r>
      </w:del>
      <w:del w:id="112" w:author="PR Preview" w:date="2026-01-01T00:00:00Z">
        <w:r>
          <w:rPr>
            <w:rStyle w:val="AttributeTok"/>
          </w:rPr>
          <w:delText xml:space="preserve">test =</w:delText>
        </w:r>
      </w:del>
      <w:del w:id="113" w:author="PR Preview" w:date="2026-01-01T00:00:00Z">
        <w:r>
          <w:rPr>
            <w:rStyle w:val="NormalTok"/>
          </w:rPr>
          <w:delText xml:space="preserve"> test_dat,</w:delText>
        </w:r>
      </w:del>
      <w:del w:id="114" w:author="PR Preview" w:date="2026-01-01T00:00:00Z">
        <w:r>
          <w:br/>
        </w:r>
      </w:del>
      <w:del w:id="115" w:author="PR Preview" w:date="2026-01-01T00:00:00Z">
        <w:r>
          <w:rPr>
            <w:rStyle w:val="NormalTok"/>
          </w:rPr>
          <w:delText xml:space="preserve">  </w:delText>
        </w:r>
      </w:del>
      <w:del w:id="116" w:author="PR Preview" w:date="2026-01-01T00:00:00Z">
        <w:r>
          <w:rPr>
            <w:rStyle w:val="AttributeTok"/>
          </w:rPr>
          <w:delText xml:space="preserve">.id =</w:delText>
        </w:r>
      </w:del>
      <w:del w:id="117" w:author="PR Preview" w:date="2026-01-01T00:00:00Z">
        <w:r>
          <w:rPr>
            <w:rStyle w:val="NormalTok"/>
          </w:rPr>
          <w:delText xml:space="preserve"> </w:delText>
        </w:r>
      </w:del>
      <w:del w:id="118" w:author="PR Preview" w:date="2026-01-01T00:00:00Z">
        <w:r>
          <w:rPr>
            <w:rStyle w:val="StringTok"/>
          </w:rPr>
          <w:delText xml:space="preserve">"series"</w:delText>
        </w:r>
      </w:del>
      <w:del w:id="119" w:author="PR Preview" w:date="2026-01-01T00:00:00Z">
        <w:r>
          <w:br/>
        </w:r>
      </w:del>
      <w:del w:id="120" w:author="PR Preview" w:date="2026-01-01T00:00:00Z">
        <w:r>
          <w:rPr>
            <w:rStyle w:val="NormalTok"/>
          </w:rPr>
          <w:delText xml:space="preserve">)</w:delText>
        </w:r>
      </w:del>
      <w:del w:id="121" w:author="PR Preview" w:date="2026-01-01T00:00:00Z">
        <w:r>
          <w:br/>
        </w:r>
      </w:del>
      <w:del w:id="122" w:author="PR Preview" w:date="2026-01-01T00:00:00Z">
        <w:r>
          <w:br/>
        </w:r>
      </w:del>
      <w:del w:id="123" w:author="PR Preview" w:date="2026-01-01T00:00:00Z">
        <w:r>
          <w:rPr>
            <w:rStyle w:val="NormalTok"/>
          </w:rPr>
          <w:delText xml:space="preserve">plot_partitions_with_fit </w:delText>
        </w:r>
      </w:del>
      <w:del w:id="124" w:author="PR Preview" w:date="2026-01-01T00:00:00Z">
        <w:r>
          <w:rPr>
            <w:rStyle w:val="OtherTok"/>
          </w:rPr>
          <w:delText xml:space="preserve">&lt;-</w:delText>
        </w:r>
      </w:del>
      <w:del w:id="125" w:author="PR Preview" w:date="2026-01-01T00:00:00Z">
        <w:r>
          <w:rPr>
            <w:rStyle w:val="NormalTok"/>
          </w:rPr>
          <w:delText xml:space="preserve"> </w:delText>
        </w:r>
      </w:del>
      <w:del w:id="126" w:author="PR Preview" w:date="2026-01-01T00:00:00Z">
        <w:r>
          <w:rPr>
            <w:rStyle w:val="ControlFlowTok"/>
          </w:rPr>
          <w:delText xml:space="preserve">function</w:delText>
        </w:r>
      </w:del>
      <w:del w:id="127" w:author="PR Preview" w:date="2026-01-01T00:00:00Z">
        <w:r>
          <w:rPr>
            <w:rStyle w:val="NormalTok"/>
          </w:rPr>
          <w:delText xml:space="preserve">(model, fit_label) {</w:delText>
        </w:r>
      </w:del>
      <w:del w:id="128" w:author="PR Preview" w:date="2026-01-01T00:00:00Z">
        <w:r>
          <w:br/>
        </w:r>
      </w:del>
      <w:del w:id="129" w:author="PR Preview" w:date="2026-01-01T00:00:00Z">
        <w:r>
          <w:rPr>
            <w:rStyle w:val="NormalTok"/>
          </w:rPr>
          <w:delText xml:space="preserve">  series_levels </w:delText>
        </w:r>
      </w:del>
      <w:del w:id="130" w:author="PR Preview" w:date="2026-01-01T00:00:00Z">
        <w:r>
          <w:rPr>
            <w:rStyle w:val="OtherTok"/>
          </w:rPr>
          <w:delText xml:space="preserve">&lt;-</w:delText>
        </w:r>
      </w:del>
      <w:del w:id="131" w:author="PR Preview" w:date="2026-01-01T00:00:00Z">
        <w:r>
          <w:rPr>
            <w:rStyle w:val="NormalTok"/>
          </w:rPr>
          <w:delText xml:space="preserve"> </w:delText>
        </w:r>
      </w:del>
      <w:del w:id="132" w:author="PR Preview" w:date="2026-01-01T00:00:00Z">
        <w:r>
          <w:rPr>
            <w:rStyle w:val="FunctionTok"/>
          </w:rPr>
          <w:delText xml:space="preserve">c</w:delText>
        </w:r>
      </w:del>
      <w:del w:id="133" w:author="PR Preview" w:date="2026-01-01T00:00:00Z">
        <w:r>
          <w:rPr>
            <w:rStyle w:val="NormalTok"/>
          </w:rPr>
          <w:delText xml:space="preserve">(</w:delText>
        </w:r>
      </w:del>
      <w:del w:id="134" w:author="PR Preview" w:date="2026-01-01T00:00:00Z">
        <w:r>
          <w:rPr>
            <w:rStyle w:val="FunctionTok"/>
          </w:rPr>
          <w:delText xml:space="preserve">names</w:delText>
        </w:r>
      </w:del>
      <w:del w:id="135" w:author="PR Preview" w:date="2026-01-01T00:00:00Z">
        <w:r>
          <w:rPr>
            <w:rStyle w:val="NormalTok"/>
          </w:rPr>
          <w:delText xml:space="preserve">(partition_colors), fit_label)</w:delText>
        </w:r>
      </w:del>
      <w:del w:id="136" w:author="PR Preview" w:date="2026-01-01T00:00:00Z">
        <w:r>
          <w:br/>
        </w:r>
      </w:del>
      <w:del w:id="137" w:author="PR Preview" w:date="2026-01-01T00:00:00Z">
        <w:r>
          <w:rPr>
            <w:rStyle w:val="NormalTok"/>
          </w:rPr>
          <w:delText xml:space="preserve">  partition_data</w:delText>
        </w:r>
      </w:del>
      <w:del w:id="138" w:author="PR Preview" w:date="2026-01-01T00:00:00Z">
        <w:r>
          <w:rPr>
            <w:rStyle w:val="SpecialCharTok"/>
          </w:rPr>
          <w:delText xml:space="preserve">$</w:delText>
        </w:r>
      </w:del>
      <w:del w:id="139" w:author="PR Preview" w:date="2026-01-01T00:00:00Z">
        <w:r>
          <w:rPr>
            <w:rStyle w:val="NormalTok"/>
          </w:rPr>
          <w:delText xml:space="preserve">series </w:delText>
        </w:r>
      </w:del>
      <w:del w:id="140" w:author="PR Preview" w:date="2026-01-01T00:00:00Z">
        <w:r>
          <w:rPr>
            <w:rStyle w:val="OtherTok"/>
          </w:rPr>
          <w:delText xml:space="preserve">&lt;-</w:delText>
        </w:r>
      </w:del>
      <w:del w:id="141" w:author="PR Preview" w:date="2026-01-01T00:00:00Z">
        <w:r>
          <w:rPr>
            <w:rStyle w:val="NormalTok"/>
          </w:rPr>
          <w:delText xml:space="preserve"> </w:delText>
        </w:r>
      </w:del>
      <w:del w:id="142" w:author="PR Preview" w:date="2026-01-01T00:00:00Z">
        <w:r>
          <w:rPr>
            <w:rStyle w:val="FunctionTok"/>
          </w:rPr>
          <w:delText xml:space="preserve">factor</w:delText>
        </w:r>
      </w:del>
      <w:del w:id="143" w:author="PR Preview" w:date="2026-01-01T00:00:00Z">
        <w:r>
          <w:rPr>
            <w:rStyle w:val="NormalTok"/>
          </w:rPr>
          <w:delText xml:space="preserve">(partition_data</w:delText>
        </w:r>
      </w:del>
      <w:del w:id="144" w:author="PR Preview" w:date="2026-01-01T00:00:00Z">
        <w:r>
          <w:rPr>
            <w:rStyle w:val="SpecialCharTok"/>
          </w:rPr>
          <w:delText xml:space="preserve">$</w:delText>
        </w:r>
      </w:del>
      <w:del w:id="145" w:author="PR Preview" w:date="2026-01-01T00:00:00Z">
        <w:r>
          <w:rPr>
            <w:rStyle w:val="NormalTok"/>
          </w:rPr>
          <w:delText xml:space="preserve">series, </w:delText>
        </w:r>
      </w:del>
      <w:del w:id="146" w:author="PR Preview" w:date="2026-01-01T00:00:00Z">
        <w:r>
          <w:rPr>
            <w:rStyle w:val="AttributeTok"/>
          </w:rPr>
          <w:delText xml:space="preserve">levels =</w:delText>
        </w:r>
      </w:del>
      <w:del w:id="147" w:author="PR Preview" w:date="2026-01-01T00:00:00Z">
        <w:r>
          <w:rPr>
            <w:rStyle w:val="NormalTok"/>
          </w:rPr>
          <w:delText xml:space="preserve"> series_levels)</w:delText>
        </w:r>
      </w:del>
      <w:del w:id="148" w:author="PR Preview" w:date="2026-01-01T00:00:00Z">
        <w:r>
          <w:br/>
        </w:r>
      </w:del>
      <w:del w:id="149" w:author="PR Preview" w:date="2026-01-01T00:00:00Z">
        <w:r>
          <w:rPr>
            <w:rStyle w:val="NormalTok"/>
          </w:rPr>
          <w:delText xml:space="preserve">  fitted_curve </w:delText>
        </w:r>
      </w:del>
      <w:del w:id="150" w:author="PR Preview" w:date="2026-01-01T00:00:00Z">
        <w:r>
          <w:rPr>
            <w:rStyle w:val="OtherTok"/>
          </w:rPr>
          <w:delText xml:space="preserve">&lt;-</w:delText>
        </w:r>
      </w:del>
      <w:del w:id="151" w:author="PR Preview" w:date="2026-01-01T00:00:00Z">
        <w:r>
          <w:rPr>
            <w:rStyle w:val="NormalTok"/>
          </w:rPr>
          <w:delText xml:space="preserve"> </w:delText>
        </w:r>
      </w:del>
      <w:del w:id="152" w:author="PR Preview" w:date="2026-01-01T00:00:00Z">
        <w:r>
          <w:rPr>
            <w:rStyle w:val="FunctionTok"/>
          </w:rPr>
          <w:delText xml:space="preserve">data.frame</w:delText>
        </w:r>
      </w:del>
      <w:del w:id="153" w:author="PR Preview" w:date="2026-01-01T00:00:00Z">
        <w:r>
          <w:rPr>
            <w:rStyle w:val="NormalTok"/>
          </w:rPr>
          <w:delText xml:space="preserve">(</w:delText>
        </w:r>
      </w:del>
      <w:del w:id="154" w:author="PR Preview" w:date="2026-01-01T00:00:00Z">
        <w:r>
          <w:br/>
        </w:r>
      </w:del>
      <w:del w:id="155" w:author="PR Preview" w:date="2026-01-01T00:00:00Z">
        <w:r>
          <w:rPr>
            <w:rStyle w:val="NormalTok"/>
          </w:rPr>
          <w:delText xml:space="preserve">    </w:delText>
        </w:r>
      </w:del>
      <w:del w:id="156" w:author="PR Preview" w:date="2026-01-01T00:00:00Z">
        <w:r>
          <w:rPr>
            <w:rStyle w:val="AttributeTok"/>
          </w:rPr>
          <w:delText xml:space="preserve">wt =</w:delText>
        </w:r>
      </w:del>
      <w:del w:id="157" w:author="PR Preview" w:date="2026-01-01T00:00:00Z">
        <w:r>
          <w:rPr>
            <w:rStyle w:val="NormalTok"/>
          </w:rPr>
          <w:delText xml:space="preserve"> wt_grid,</w:delText>
        </w:r>
      </w:del>
      <w:del w:id="158" w:author="PR Preview" w:date="2026-01-01T00:00:00Z">
        <w:r>
          <w:br/>
        </w:r>
      </w:del>
      <w:del w:id="159" w:author="PR Preview" w:date="2026-01-01T00:00:00Z">
        <w:r>
          <w:rPr>
            <w:rStyle w:val="NormalTok"/>
          </w:rPr>
          <w:delText xml:space="preserve">    </w:delText>
        </w:r>
      </w:del>
      <w:del w:id="160" w:author="PR Preview" w:date="2026-01-01T00:00:00Z">
        <w:r>
          <w:rPr>
            <w:rStyle w:val="AttributeTok"/>
          </w:rPr>
          <w:delText xml:space="preserve">mpg =</w:delText>
        </w:r>
      </w:del>
      <w:del w:id="161" w:author="PR Preview" w:date="2026-01-01T00:00:00Z">
        <w:r>
          <w:rPr>
            <w:rStyle w:val="NormalTok"/>
          </w:rPr>
          <w:delText xml:space="preserve"> </w:delText>
        </w:r>
      </w:del>
      <w:del w:id="162" w:author="PR Preview" w:date="2026-01-01T00:00:00Z">
        <w:r>
          <w:rPr>
            <w:rStyle w:val="FunctionTok"/>
          </w:rPr>
          <w:delText xml:space="preserve">predict</w:delText>
        </w:r>
      </w:del>
      <w:del w:id="163" w:author="PR Preview" w:date="2026-01-01T00:00:00Z">
        <w:r>
          <w:rPr>
            <w:rStyle w:val="NormalTok"/>
          </w:rPr>
          <w:delText xml:space="preserve">(model, </w:delText>
        </w:r>
      </w:del>
      <w:del w:id="164" w:author="PR Preview" w:date="2026-01-01T00:00:00Z">
        <w:r>
          <w:rPr>
            <w:rStyle w:val="AttributeTok"/>
          </w:rPr>
          <w:delText xml:space="preserve">newdata =</w:delText>
        </w:r>
      </w:del>
      <w:del w:id="165" w:author="PR Preview" w:date="2026-01-01T00:00:00Z">
        <w:r>
          <w:rPr>
            <w:rStyle w:val="NormalTok"/>
          </w:rPr>
          <w:delText xml:space="preserve"> </w:delText>
        </w:r>
      </w:del>
      <w:del w:id="166" w:author="PR Preview" w:date="2026-01-01T00:00:00Z">
        <w:r>
          <w:rPr>
            <w:rStyle w:val="FunctionTok"/>
          </w:rPr>
          <w:delText xml:space="preserve">data.frame</w:delText>
        </w:r>
      </w:del>
      <w:del w:id="167" w:author="PR Preview" w:date="2026-01-01T00:00:00Z">
        <w:r>
          <w:rPr>
            <w:rStyle w:val="NormalTok"/>
          </w:rPr>
          <w:delText xml:space="preserve">(</w:delText>
        </w:r>
      </w:del>
      <w:del w:id="168" w:author="PR Preview" w:date="2026-01-01T00:00:00Z">
        <w:r>
          <w:rPr>
            <w:rStyle w:val="AttributeTok"/>
          </w:rPr>
          <w:delText xml:space="preserve">wt =</w:delText>
        </w:r>
      </w:del>
      <w:del w:id="169" w:author="PR Preview" w:date="2026-01-01T00:00:00Z">
        <w:r>
          <w:rPr>
            <w:rStyle w:val="NormalTok"/>
          </w:rPr>
          <w:delText xml:space="preserve"> wt_grid)),</w:delText>
        </w:r>
      </w:del>
      <w:del w:id="170" w:author="PR Preview" w:date="2026-01-01T00:00:00Z">
        <w:r>
          <w:br/>
        </w:r>
      </w:del>
      <w:del w:id="171" w:author="PR Preview" w:date="2026-01-01T00:00:00Z">
        <w:r>
          <w:rPr>
            <w:rStyle w:val="NormalTok"/>
          </w:rPr>
          <w:delText xml:space="preserve">    </w:delText>
        </w:r>
      </w:del>
      <w:del w:id="172" w:author="PR Preview" w:date="2026-01-01T00:00:00Z">
        <w:r>
          <w:rPr>
            <w:rStyle w:val="AttributeTok"/>
          </w:rPr>
          <w:delText xml:space="preserve">series =</w:delText>
        </w:r>
      </w:del>
      <w:del w:id="173" w:author="PR Preview" w:date="2026-01-01T00:00:00Z">
        <w:r>
          <w:rPr>
            <w:rStyle w:val="NormalTok"/>
          </w:rPr>
          <w:delText xml:space="preserve"> </w:delText>
        </w:r>
      </w:del>
      <w:del w:id="174" w:author="PR Preview" w:date="2026-01-01T00:00:00Z">
        <w:r>
          <w:rPr>
            <w:rStyle w:val="FunctionTok"/>
          </w:rPr>
          <w:delText xml:space="preserve">factor</w:delText>
        </w:r>
      </w:del>
      <w:del w:id="175" w:author="PR Preview" w:date="2026-01-01T00:00:00Z">
        <w:r>
          <w:rPr>
            <w:rStyle w:val="NormalTok"/>
          </w:rPr>
          <w:delText xml:space="preserve">(fit_label, </w:delText>
        </w:r>
      </w:del>
      <w:del w:id="176" w:author="PR Preview" w:date="2026-01-01T00:00:00Z">
        <w:r>
          <w:rPr>
            <w:rStyle w:val="AttributeTok"/>
          </w:rPr>
          <w:delText xml:space="preserve">levels =</w:delText>
        </w:r>
      </w:del>
      <w:del w:id="177" w:author="PR Preview" w:date="2026-01-01T00:00:00Z">
        <w:r>
          <w:rPr>
            <w:rStyle w:val="NormalTok"/>
          </w:rPr>
          <w:delText xml:space="preserve"> series_levels)</w:delText>
        </w:r>
      </w:del>
      <w:del w:id="178" w:author="PR Preview" w:date="2026-01-01T00:00:00Z">
        <w:r>
          <w:br/>
        </w:r>
      </w:del>
      <w:del w:id="179" w:author="PR Preview" w:date="2026-01-01T00:00:00Z">
        <w:r>
          <w:rPr>
            <w:rStyle w:val="NormalTok"/>
          </w:rPr>
          <w:delText xml:space="preserve">  )</w:delText>
        </w:r>
      </w:del>
      <w:del w:id="180" w:author="PR Preview" w:date="2026-01-01T00:00:00Z">
        <w:r>
          <w:br/>
        </w:r>
      </w:del>
      <w:del w:id="181" w:author="PR Preview" w:date="2026-01-01T00:00:00Z">
        <w:r>
          <w:rPr>
            <w:rStyle w:val="NormalTok"/>
          </w:rPr>
          <w:delText xml:space="preserve">  </w:delText>
        </w:r>
      </w:del>
      <w:del w:id="182" w:author="PR Preview" w:date="2026-01-01T00:00:00Z">
        <w:r>
          <w:rPr>
            <w:rStyle w:val="CommentTok"/>
          </w:rPr>
          <w:delText xml:space="preserve"># nolint start: object_usage_linter.</w:delText>
        </w:r>
      </w:del>
      <w:del w:id="183" w:author="PR Preview" w:date="2026-01-01T00:00:00Z">
        <w:r>
          <w:br/>
        </w:r>
      </w:del>
      <w:del w:id="184" w:author="PR Preview" w:date="2026-01-01T00:00:00Z">
        <w:r>
          <w:rPr>
            <w:rStyle w:val="NormalTok"/>
          </w:rPr>
          <w:delText xml:space="preserve">  ggplot2</w:delText>
        </w:r>
      </w:del>
      <w:del w:id="185" w:author="PR Preview" w:date="2026-01-01T00:00:00Z">
        <w:r>
          <w:rPr>
            <w:rStyle w:val="SpecialCharTok"/>
          </w:rPr>
          <w:delText xml:space="preserve">::</w:delText>
        </w:r>
      </w:del>
      <w:del w:id="186" w:author="PR Preview" w:date="2026-01-01T00:00:00Z">
        <w:r>
          <w:rPr>
            <w:rStyle w:val="FunctionTok"/>
          </w:rPr>
          <w:delText xml:space="preserve">ggplot</w:delText>
        </w:r>
      </w:del>
      <w:del w:id="187" w:author="PR Preview" w:date="2026-01-01T00:00:00Z">
        <w:r>
          <w:rPr>
            <w:rStyle w:val="NormalTok"/>
          </w:rPr>
          <w:delText xml:space="preserve">(</w:delText>
        </w:r>
      </w:del>
      <w:del w:id="188" w:author="PR Preview" w:date="2026-01-01T00:00:00Z">
        <w:r>
          <w:br/>
        </w:r>
      </w:del>
      <w:del w:id="189" w:author="PR Preview" w:date="2026-01-01T00:00:00Z">
        <w:r>
          <w:rPr>
            <w:rStyle w:val="NormalTok"/>
          </w:rPr>
          <w:delText xml:space="preserve">    partition_data,</w:delText>
        </w:r>
      </w:del>
      <w:del w:id="190" w:author="PR Preview" w:date="2026-01-01T00:00:00Z">
        <w:r>
          <w:br/>
        </w:r>
      </w:del>
      <w:del w:id="191" w:author="PR Preview" w:date="2026-01-01T00:00:00Z">
        <w:r>
          <w:rPr>
            <w:rStyle w:val="NormalTok"/>
          </w:rPr>
          <w:delText xml:space="preserve">    ggplot2</w:delText>
        </w:r>
      </w:del>
      <w:del w:id="192" w:author="PR Preview" w:date="2026-01-01T00:00:00Z">
        <w:r>
          <w:rPr>
            <w:rStyle w:val="SpecialCharTok"/>
          </w:rPr>
          <w:delText xml:space="preserve">::</w:delText>
        </w:r>
      </w:del>
      <w:del w:id="193" w:author="PR Preview" w:date="2026-01-01T00:00:00Z">
        <w:r>
          <w:rPr>
            <w:rStyle w:val="FunctionTok"/>
          </w:rPr>
          <w:delText xml:space="preserve">aes</w:delText>
        </w:r>
      </w:del>
      <w:del w:id="194" w:author="PR Preview" w:date="2026-01-01T00:00:00Z">
        <w:r>
          <w:rPr>
            <w:rStyle w:val="NormalTok"/>
          </w:rPr>
          <w:delText xml:space="preserve">(</w:delText>
        </w:r>
      </w:del>
      <w:del w:id="195" w:author="PR Preview" w:date="2026-01-01T00:00:00Z">
        <w:r>
          <w:br/>
        </w:r>
      </w:del>
      <w:del w:id="196" w:author="PR Preview" w:date="2026-01-01T00:00:00Z">
        <w:r>
          <w:rPr>
            <w:rStyle w:val="NormalTok"/>
          </w:rPr>
          <w:delText xml:space="preserve">      </w:delText>
        </w:r>
      </w:del>
      <w:del w:id="197" w:author="PR Preview" w:date="2026-01-01T00:00:00Z">
        <w:r>
          <w:rPr>
            <w:rStyle w:val="AttributeTok"/>
          </w:rPr>
          <w:delText xml:space="preserve">x =</w:delText>
        </w:r>
      </w:del>
      <w:del w:id="198" w:author="PR Preview" w:date="2026-01-01T00:00:00Z">
        <w:r>
          <w:rPr>
            <w:rStyle w:val="NormalTok"/>
          </w:rPr>
          <w:delText xml:space="preserve"> wt,</w:delText>
        </w:r>
      </w:del>
      <w:del w:id="199" w:author="PR Preview" w:date="2026-01-01T00:00:00Z">
        <w:r>
          <w:br/>
        </w:r>
      </w:del>
      <w:del w:id="200" w:author="PR Preview" w:date="2026-01-01T00:00:00Z">
        <w:r>
          <w:rPr>
            <w:rStyle w:val="NormalTok"/>
          </w:rPr>
          <w:delText xml:space="preserve">      </w:delText>
        </w:r>
      </w:del>
      <w:del w:id="201" w:author="PR Preview" w:date="2026-01-01T00:00:00Z">
        <w:r>
          <w:rPr>
            <w:rStyle w:val="AttributeTok"/>
          </w:rPr>
          <w:delText xml:space="preserve">y =</w:delText>
        </w:r>
      </w:del>
      <w:del w:id="202" w:author="PR Preview" w:date="2026-01-01T00:00:00Z">
        <w:r>
          <w:rPr>
            <w:rStyle w:val="NormalTok"/>
          </w:rPr>
          <w:delText xml:space="preserve"> mpg,</w:delText>
        </w:r>
      </w:del>
      <w:del w:id="203" w:author="PR Preview" w:date="2026-01-01T00:00:00Z">
        <w:r>
          <w:br/>
        </w:r>
      </w:del>
      <w:del w:id="204" w:author="PR Preview" w:date="2026-01-01T00:00:00Z">
        <w:r>
          <w:rPr>
            <w:rStyle w:val="NormalTok"/>
          </w:rPr>
          <w:delText xml:space="preserve">      </w:delText>
        </w:r>
      </w:del>
      <w:del w:id="205" w:author="PR Preview" w:date="2026-01-01T00:00:00Z">
        <w:r>
          <w:rPr>
            <w:rStyle w:val="AttributeTok"/>
          </w:rPr>
          <w:delText xml:space="preserve">color =</w:delText>
        </w:r>
      </w:del>
      <w:del w:id="206" w:author="PR Preview" w:date="2026-01-01T00:00:00Z">
        <w:r>
          <w:rPr>
            <w:rStyle w:val="NormalTok"/>
          </w:rPr>
          <w:delText xml:space="preserve"> series,</w:delText>
        </w:r>
      </w:del>
      <w:del w:id="207" w:author="PR Preview" w:date="2026-01-01T00:00:00Z">
        <w:r>
          <w:br/>
        </w:r>
      </w:del>
      <w:del w:id="208" w:author="PR Preview" w:date="2026-01-01T00:00:00Z">
        <w:r>
          <w:rPr>
            <w:rStyle w:val="NormalTok"/>
          </w:rPr>
          <w:delText xml:space="preserve">      </w:delText>
        </w:r>
      </w:del>
      <w:del w:id="209" w:author="PR Preview" w:date="2026-01-01T00:00:00Z">
        <w:r>
          <w:rPr>
            <w:rStyle w:val="AttributeTok"/>
          </w:rPr>
          <w:delText xml:space="preserve">shape =</w:delText>
        </w:r>
      </w:del>
      <w:del w:id="210" w:author="PR Preview" w:date="2026-01-01T00:00:00Z">
        <w:r>
          <w:rPr>
            <w:rStyle w:val="NormalTok"/>
          </w:rPr>
          <w:delText xml:space="preserve"> series</w:delText>
        </w:r>
      </w:del>
      <w:del w:id="211" w:author="PR Preview" w:date="2026-01-01T00:00:00Z">
        <w:r>
          <w:br/>
        </w:r>
      </w:del>
      <w:del w:id="212" w:author="PR Preview" w:date="2026-01-01T00:00:00Z">
        <w:r>
          <w:rPr>
            <w:rStyle w:val="NormalTok"/>
          </w:rPr>
          <w:delText xml:space="preserve">    )</w:delText>
        </w:r>
      </w:del>
      <w:del w:id="213" w:author="PR Preview" w:date="2026-01-01T00:00:00Z">
        <w:r>
          <w:br/>
        </w:r>
      </w:del>
      <w:del w:id="214" w:author="PR Preview" w:date="2026-01-01T00:00:00Z">
        <w:r>
          <w:rPr>
            <w:rStyle w:val="NormalTok"/>
          </w:rPr>
          <w:delText xml:space="preserve">  ) </w:delText>
        </w:r>
      </w:del>
      <w:del w:id="215" w:author="PR Preview" w:date="2026-01-01T00:00:00Z">
        <w:r>
          <w:rPr>
            <w:rStyle w:val="SpecialCharTok"/>
          </w:rPr>
          <w:delText xml:space="preserve">+</w:delText>
        </w:r>
      </w:del>
      <w:del w:id="216" w:author="PR Preview" w:date="2026-01-01T00:00:00Z">
        <w:r>
          <w:br/>
        </w:r>
      </w:del>
      <w:del w:id="217" w:author="PR Preview" w:date="2026-01-01T00:00:00Z">
        <w:r>
          <w:rPr>
            <w:rStyle w:val="NormalTok"/>
          </w:rPr>
          <w:delText xml:space="preserve">    ggplot2</w:delText>
        </w:r>
      </w:del>
      <w:del w:id="218" w:author="PR Preview" w:date="2026-01-01T00:00:00Z">
        <w:r>
          <w:rPr>
            <w:rStyle w:val="SpecialCharTok"/>
          </w:rPr>
          <w:delText xml:space="preserve">::</w:delText>
        </w:r>
      </w:del>
      <w:del w:id="219" w:author="PR Preview" w:date="2026-01-01T00:00:00Z">
        <w:r>
          <w:rPr>
            <w:rStyle w:val="FunctionTok"/>
          </w:rPr>
          <w:delText xml:space="preserve">geom_point</w:delText>
        </w:r>
      </w:del>
      <w:del w:id="220" w:author="PR Preview" w:date="2026-01-01T00:00:00Z">
        <w:r>
          <w:rPr>
            <w:rStyle w:val="NormalTok"/>
          </w:rPr>
          <w:delText xml:space="preserve">() </w:delText>
        </w:r>
      </w:del>
      <w:del w:id="221" w:author="PR Preview" w:date="2026-01-01T00:00:00Z">
        <w:r>
          <w:rPr>
            <w:rStyle w:val="SpecialCharTok"/>
          </w:rPr>
          <w:delText xml:space="preserve">+</w:delText>
        </w:r>
      </w:del>
      <w:del w:id="222" w:author="PR Preview" w:date="2026-01-01T00:00:00Z">
        <w:r>
          <w:br/>
        </w:r>
      </w:del>
      <w:del w:id="223" w:author="PR Preview" w:date="2026-01-01T00:00:00Z">
        <w:r>
          <w:rPr>
            <w:rStyle w:val="NormalTok"/>
          </w:rPr>
          <w:delText xml:space="preserve">    ggplot2</w:delText>
        </w:r>
      </w:del>
      <w:del w:id="224" w:author="PR Preview" w:date="2026-01-01T00:00:00Z">
        <w:r>
          <w:rPr>
            <w:rStyle w:val="SpecialCharTok"/>
          </w:rPr>
          <w:delText xml:space="preserve">::</w:delText>
        </w:r>
      </w:del>
      <w:del w:id="225" w:author="PR Preview" w:date="2026-01-01T00:00:00Z">
        <w:r>
          <w:rPr>
            <w:rStyle w:val="FunctionTok"/>
          </w:rPr>
          <w:delText xml:space="preserve">geom_line</w:delText>
        </w:r>
      </w:del>
      <w:del w:id="226" w:author="PR Preview" w:date="2026-01-01T00:00:00Z">
        <w:r>
          <w:rPr>
            <w:rStyle w:val="NormalTok"/>
          </w:rPr>
          <w:delText xml:space="preserve">(</w:delText>
        </w:r>
      </w:del>
      <w:del w:id="227" w:author="PR Preview" w:date="2026-01-01T00:00:00Z">
        <w:r>
          <w:br/>
        </w:r>
      </w:del>
      <w:del w:id="228" w:author="PR Preview" w:date="2026-01-01T00:00:00Z">
        <w:r>
          <w:rPr>
            <w:rStyle w:val="NormalTok"/>
          </w:rPr>
          <w:delText xml:space="preserve">      ggplot2</w:delText>
        </w:r>
      </w:del>
      <w:del w:id="229" w:author="PR Preview" w:date="2026-01-01T00:00:00Z">
        <w:r>
          <w:rPr>
            <w:rStyle w:val="SpecialCharTok"/>
          </w:rPr>
          <w:delText xml:space="preserve">::</w:delText>
        </w:r>
      </w:del>
      <w:del w:id="230" w:author="PR Preview" w:date="2026-01-01T00:00:00Z">
        <w:r>
          <w:rPr>
            <w:rStyle w:val="FunctionTok"/>
          </w:rPr>
          <w:delText xml:space="preserve">aes</w:delText>
        </w:r>
      </w:del>
      <w:del w:id="231" w:author="PR Preview" w:date="2026-01-01T00:00:00Z">
        <w:r>
          <w:rPr>
            <w:rStyle w:val="NormalTok"/>
          </w:rPr>
          <w:delText xml:space="preserve">(</w:delText>
        </w:r>
      </w:del>
      <w:del w:id="232" w:author="PR Preview" w:date="2026-01-01T00:00:00Z">
        <w:r>
          <w:rPr>
            <w:rStyle w:val="AttributeTok"/>
          </w:rPr>
          <w:delText xml:space="preserve">linetype =</w:delText>
        </w:r>
      </w:del>
      <w:del w:id="233" w:author="PR Preview" w:date="2026-01-01T00:00:00Z">
        <w:r>
          <w:rPr>
            <w:rStyle w:val="NormalTok"/>
          </w:rPr>
          <w:delText xml:space="preserve"> series),</w:delText>
        </w:r>
      </w:del>
      <w:del w:id="234" w:author="PR Preview" w:date="2026-01-01T00:00:00Z">
        <w:r>
          <w:br/>
        </w:r>
      </w:del>
      <w:del w:id="235" w:author="PR Preview" w:date="2026-01-01T00:00:00Z">
        <w:r>
          <w:rPr>
            <w:rStyle w:val="NormalTok"/>
          </w:rPr>
          <w:delText xml:space="preserve">      </w:delText>
        </w:r>
      </w:del>
      <w:del w:id="236" w:author="PR Preview" w:date="2026-01-01T00:00:00Z">
        <w:r>
          <w:rPr>
            <w:rStyle w:val="AttributeTok"/>
          </w:rPr>
          <w:delText xml:space="preserve">data =</w:delText>
        </w:r>
      </w:del>
      <w:del w:id="237" w:author="PR Preview" w:date="2026-01-01T00:00:00Z">
        <w:r>
          <w:rPr>
            <w:rStyle w:val="NormalTok"/>
          </w:rPr>
          <w:delText xml:space="preserve"> fitted_curve,</w:delText>
        </w:r>
      </w:del>
      <w:del w:id="238" w:author="PR Preview" w:date="2026-01-01T00:00:00Z">
        <w:r>
          <w:br/>
        </w:r>
      </w:del>
      <w:del w:id="239" w:author="PR Preview" w:date="2026-01-01T00:00:00Z">
        <w:r>
          <w:rPr>
            <w:rStyle w:val="NormalTok"/>
          </w:rPr>
          <w:delText xml:space="preserve">      </w:delText>
        </w:r>
      </w:del>
      <w:del w:id="240" w:author="PR Preview" w:date="2026-01-01T00:00:00Z">
        <w:r>
          <w:rPr>
            <w:rStyle w:val="AttributeTok"/>
          </w:rPr>
          <w:delText xml:space="preserve">linewidth =</w:delText>
        </w:r>
      </w:del>
      <w:del w:id="241" w:author="PR Preview" w:date="2026-01-01T00:00:00Z">
        <w:r>
          <w:rPr>
            <w:rStyle w:val="NormalTok"/>
          </w:rPr>
          <w:delText xml:space="preserve"> </w:delText>
        </w:r>
      </w:del>
      <w:del w:id="242" w:author="PR Preview" w:date="2026-01-01T00:00:00Z">
        <w:r>
          <w:rPr>
            <w:rStyle w:val="DecValTok"/>
          </w:rPr>
          <w:delText xml:space="preserve">1</w:delText>
        </w:r>
      </w:del>
      <w:del w:id="243" w:author="PR Preview" w:date="2026-01-01T00:00:00Z">
        <w:r>
          <w:br/>
        </w:r>
      </w:del>
      <w:del w:id="244" w:author="PR Preview" w:date="2026-01-01T00:00:00Z">
        <w:r>
          <w:rPr>
            <w:rStyle w:val="NormalTok"/>
          </w:rPr>
          <w:delText xml:space="preserve">    ) </w:delText>
        </w:r>
      </w:del>
      <w:del w:id="245" w:author="PR Preview" w:date="2026-01-01T00:00:00Z">
        <w:r>
          <w:rPr>
            <w:rStyle w:val="SpecialCharTok"/>
          </w:rPr>
          <w:delText xml:space="preserve">+</w:delText>
        </w:r>
      </w:del>
      <w:del w:id="246" w:author="PR Preview" w:date="2026-01-01T00:00:00Z">
        <w:r>
          <w:br/>
        </w:r>
      </w:del>
      <w:del w:id="247" w:author="PR Preview" w:date="2026-01-01T00:00:00Z">
        <w:r>
          <w:rPr>
            <w:rStyle w:val="NormalTok"/>
          </w:rPr>
          <w:delText xml:space="preserve">    ggplot2</w:delText>
        </w:r>
      </w:del>
      <w:del w:id="248" w:author="PR Preview" w:date="2026-01-01T00:00:00Z">
        <w:r>
          <w:rPr>
            <w:rStyle w:val="SpecialCharTok"/>
          </w:rPr>
          <w:delText xml:space="preserve">::</w:delText>
        </w:r>
      </w:del>
      <w:del w:id="249" w:author="PR Preview" w:date="2026-01-01T00:00:00Z">
        <w:r>
          <w:rPr>
            <w:rStyle w:val="FunctionTok"/>
          </w:rPr>
          <w:delText xml:space="preserve">scale_color_manual</w:delText>
        </w:r>
      </w:del>
      <w:del w:id="250" w:author="PR Preview" w:date="2026-01-01T00:00:00Z">
        <w:r>
          <w:rPr>
            <w:rStyle w:val="NormalTok"/>
          </w:rPr>
          <w:delText xml:space="preserve">(</w:delText>
        </w:r>
      </w:del>
      <w:del w:id="251" w:author="PR Preview" w:date="2026-01-01T00:00:00Z">
        <w:r>
          <w:br/>
        </w:r>
      </w:del>
      <w:del w:id="252" w:author="PR Preview" w:date="2026-01-01T00:00:00Z">
        <w:r>
          <w:rPr>
            <w:rStyle w:val="NormalTok"/>
          </w:rPr>
          <w:delText xml:space="preserve">      </w:delText>
        </w:r>
      </w:del>
      <w:del w:id="253" w:author="PR Preview" w:date="2026-01-01T00:00:00Z">
        <w:r>
          <w:rPr>
            <w:rStyle w:val="AttributeTok"/>
          </w:rPr>
          <w:delText xml:space="preserve">limits =</w:delText>
        </w:r>
      </w:del>
      <w:del w:id="254" w:author="PR Preview" w:date="2026-01-01T00:00:00Z">
        <w:r>
          <w:rPr>
            <w:rStyle w:val="NormalTok"/>
          </w:rPr>
          <w:delText xml:space="preserve"> series_levels,</w:delText>
        </w:r>
      </w:del>
      <w:del w:id="255" w:author="PR Preview" w:date="2026-01-01T00:00:00Z">
        <w:r>
          <w:br/>
        </w:r>
      </w:del>
      <w:del w:id="256" w:author="PR Preview" w:date="2026-01-01T00:00:00Z">
        <w:r>
          <w:rPr>
            <w:rStyle w:val="NormalTok"/>
          </w:rPr>
          <w:delText xml:space="preserve">      </w:delText>
        </w:r>
      </w:del>
      <w:del w:id="257" w:author="PR Preview" w:date="2026-01-01T00:00:00Z">
        <w:r>
          <w:rPr>
            <w:rStyle w:val="AttributeTok"/>
          </w:rPr>
          <w:delText xml:space="preserve">values =</w:delText>
        </w:r>
      </w:del>
      <w:del w:id="258" w:author="PR Preview" w:date="2026-01-01T00:00:00Z">
        <w:r>
          <w:rPr>
            <w:rStyle w:val="NormalTok"/>
          </w:rPr>
          <w:delText xml:space="preserve"> </w:delText>
        </w:r>
      </w:del>
      <w:del w:id="259" w:author="PR Preview" w:date="2026-01-01T00:00:00Z">
        <w:r>
          <w:rPr>
            <w:rStyle w:val="FunctionTok"/>
          </w:rPr>
          <w:delText xml:space="preserve">c</w:delText>
        </w:r>
      </w:del>
      <w:del w:id="260" w:author="PR Preview" w:date="2026-01-01T00:00:00Z">
        <w:r>
          <w:rPr>
            <w:rStyle w:val="NormalTok"/>
          </w:rPr>
          <w:delText xml:space="preserve">(partition_colors, stats</w:delText>
        </w:r>
      </w:del>
      <w:del w:id="261" w:author="PR Preview" w:date="2026-01-01T00:00:00Z">
        <w:r>
          <w:rPr>
            <w:rStyle w:val="SpecialCharTok"/>
          </w:rPr>
          <w:delText xml:space="preserve">::</w:delText>
        </w:r>
      </w:del>
      <w:del w:id="262" w:author="PR Preview" w:date="2026-01-01T00:00:00Z">
        <w:r>
          <w:rPr>
            <w:rStyle w:val="FunctionTok"/>
          </w:rPr>
          <w:delText xml:space="preserve">setNames</w:delText>
        </w:r>
      </w:del>
      <w:del w:id="263" w:author="PR Preview" w:date="2026-01-01T00:00:00Z">
        <w:r>
          <w:rPr>
            <w:rStyle w:val="NormalTok"/>
          </w:rPr>
          <w:delText xml:space="preserve">(</w:delText>
        </w:r>
      </w:del>
      <w:del w:id="264" w:author="PR Preview" w:date="2026-01-01T00:00:00Z">
        <w:r>
          <w:rPr>
            <w:rStyle w:val="StringTok"/>
          </w:rPr>
          <w:delText xml:space="preserve">"blue"</w:delText>
        </w:r>
      </w:del>
      <w:del w:id="265" w:author="PR Preview" w:date="2026-01-01T00:00:00Z">
        <w:r>
          <w:rPr>
            <w:rStyle w:val="NormalTok"/>
          </w:rPr>
          <w:delText xml:space="preserve">, fit_label))</w:delText>
        </w:r>
      </w:del>
      <w:del w:id="266" w:author="PR Preview" w:date="2026-01-01T00:00:00Z">
        <w:r>
          <w:br/>
        </w:r>
      </w:del>
      <w:del w:id="267" w:author="PR Preview" w:date="2026-01-01T00:00:00Z">
        <w:r>
          <w:rPr>
            <w:rStyle w:val="NormalTok"/>
          </w:rPr>
          <w:delText xml:space="preserve">    ) </w:delText>
        </w:r>
      </w:del>
      <w:del w:id="268" w:author="PR Preview" w:date="2026-01-01T00:00:00Z">
        <w:r>
          <w:rPr>
            <w:rStyle w:val="SpecialCharTok"/>
          </w:rPr>
          <w:delText xml:space="preserve">+</w:delText>
        </w:r>
      </w:del>
      <w:del w:id="269" w:author="PR Preview" w:date="2026-01-01T00:00:00Z">
        <w:r>
          <w:br/>
        </w:r>
      </w:del>
      <w:del w:id="270" w:author="PR Preview" w:date="2026-01-01T00:00:00Z">
        <w:r>
          <w:rPr>
            <w:rStyle w:val="NormalTok"/>
          </w:rPr>
          <w:delText xml:space="preserve">    ggplot2</w:delText>
        </w:r>
      </w:del>
      <w:del w:id="271" w:author="PR Preview" w:date="2026-01-01T00:00:00Z">
        <w:r>
          <w:rPr>
            <w:rStyle w:val="SpecialCharTok"/>
          </w:rPr>
          <w:delText xml:space="preserve">::</w:delText>
        </w:r>
      </w:del>
      <w:del w:id="272" w:author="PR Preview" w:date="2026-01-01T00:00:00Z">
        <w:r>
          <w:rPr>
            <w:rStyle w:val="FunctionTok"/>
          </w:rPr>
          <w:delText xml:space="preserve">scale_shape_manual</w:delText>
        </w:r>
      </w:del>
      <w:del w:id="273" w:author="PR Preview" w:date="2026-01-01T00:00:00Z">
        <w:r>
          <w:rPr>
            <w:rStyle w:val="NormalTok"/>
          </w:rPr>
          <w:delText xml:space="preserve">(</w:delText>
        </w:r>
      </w:del>
      <w:del w:id="274" w:author="PR Preview" w:date="2026-01-01T00:00:00Z">
        <w:r>
          <w:br/>
        </w:r>
      </w:del>
      <w:del w:id="275" w:author="PR Preview" w:date="2026-01-01T00:00:00Z">
        <w:r>
          <w:rPr>
            <w:rStyle w:val="NormalTok"/>
          </w:rPr>
          <w:delText xml:space="preserve">      </w:delText>
        </w:r>
      </w:del>
      <w:del w:id="276" w:author="PR Preview" w:date="2026-01-01T00:00:00Z">
        <w:r>
          <w:rPr>
            <w:rStyle w:val="AttributeTok"/>
          </w:rPr>
          <w:delText xml:space="preserve">limits =</w:delText>
        </w:r>
      </w:del>
      <w:del w:id="277" w:author="PR Preview" w:date="2026-01-01T00:00:00Z">
        <w:r>
          <w:rPr>
            <w:rStyle w:val="NormalTok"/>
          </w:rPr>
          <w:delText xml:space="preserve"> series_levels,</w:delText>
        </w:r>
      </w:del>
      <w:del w:id="278" w:author="PR Preview" w:date="2026-01-01T00:00:00Z">
        <w:r>
          <w:br/>
        </w:r>
      </w:del>
      <w:del w:id="279" w:author="PR Preview" w:date="2026-01-01T00:00:00Z">
        <w:r>
          <w:rPr>
            <w:rStyle w:val="NormalTok"/>
          </w:rPr>
          <w:delText xml:space="preserve">      </w:delText>
        </w:r>
      </w:del>
      <w:del w:id="280" w:author="PR Preview" w:date="2026-01-01T00:00:00Z">
        <w:r>
          <w:rPr>
            <w:rStyle w:val="AttributeTok"/>
          </w:rPr>
          <w:delText xml:space="preserve">values =</w:delText>
        </w:r>
      </w:del>
      <w:del w:id="281" w:author="PR Preview" w:date="2026-01-01T00:00:00Z">
        <w:r>
          <w:rPr>
            <w:rStyle w:val="NormalTok"/>
          </w:rPr>
          <w:delText xml:space="preserve"> </w:delText>
        </w:r>
      </w:del>
      <w:del w:id="282" w:author="PR Preview" w:date="2026-01-01T00:00:00Z">
        <w:r>
          <w:rPr>
            <w:rStyle w:val="FunctionTok"/>
          </w:rPr>
          <w:delText xml:space="preserve">c</w:delText>
        </w:r>
      </w:del>
      <w:del w:id="283" w:author="PR Preview" w:date="2026-01-01T00:00:00Z">
        <w:r>
          <w:rPr>
            <w:rStyle w:val="NormalTok"/>
          </w:rPr>
          <w:delText xml:space="preserve">(partition_shapes, stats</w:delText>
        </w:r>
      </w:del>
      <w:del w:id="284" w:author="PR Preview" w:date="2026-01-01T00:00:00Z">
        <w:r>
          <w:rPr>
            <w:rStyle w:val="SpecialCharTok"/>
          </w:rPr>
          <w:delText xml:space="preserve">::</w:delText>
        </w:r>
      </w:del>
      <w:del w:id="285" w:author="PR Preview" w:date="2026-01-01T00:00:00Z">
        <w:r>
          <w:rPr>
            <w:rStyle w:val="FunctionTok"/>
          </w:rPr>
          <w:delText xml:space="preserve">setNames</w:delText>
        </w:r>
      </w:del>
      <w:del w:id="286" w:author="PR Preview" w:date="2026-01-01T00:00:00Z">
        <w:r>
          <w:rPr>
            <w:rStyle w:val="NormalTok"/>
          </w:rPr>
          <w:delText xml:space="preserve">(</w:delText>
        </w:r>
      </w:del>
      <w:del w:id="287" w:author="PR Preview" w:date="2026-01-01T00:00:00Z">
        <w:r>
          <w:rPr>
            <w:rStyle w:val="ConstantTok"/>
          </w:rPr>
          <w:delText xml:space="preserve">NA</w:delText>
        </w:r>
      </w:del>
      <w:del w:id="288" w:author="PR Preview" w:date="2026-01-01T00:00:00Z">
        <w:r>
          <w:rPr>
            <w:rStyle w:val="NormalTok"/>
          </w:rPr>
          <w:delText xml:space="preserve">, fit_label))</w:delText>
        </w:r>
      </w:del>
      <w:del w:id="289" w:author="PR Preview" w:date="2026-01-01T00:00:00Z">
        <w:r>
          <w:br/>
        </w:r>
      </w:del>
      <w:del w:id="290" w:author="PR Preview" w:date="2026-01-01T00:00:00Z">
        <w:r>
          <w:rPr>
            <w:rStyle w:val="NormalTok"/>
          </w:rPr>
          <w:delText xml:space="preserve">    ) </w:delText>
        </w:r>
      </w:del>
      <w:del w:id="291" w:author="PR Preview" w:date="2026-01-01T00:00:00Z">
        <w:r>
          <w:rPr>
            <w:rStyle w:val="SpecialCharTok"/>
          </w:rPr>
          <w:delText xml:space="preserve">+</w:delText>
        </w:r>
      </w:del>
      <w:del w:id="292" w:author="PR Preview" w:date="2026-01-01T00:00:00Z">
        <w:r>
          <w:br/>
        </w:r>
      </w:del>
      <w:del w:id="293" w:author="PR Preview" w:date="2026-01-01T00:00:00Z">
        <w:r>
          <w:rPr>
            <w:rStyle w:val="NormalTok"/>
          </w:rPr>
          <w:delText xml:space="preserve">    ggplot2</w:delText>
        </w:r>
      </w:del>
      <w:del w:id="294" w:author="PR Preview" w:date="2026-01-01T00:00:00Z">
        <w:r>
          <w:rPr>
            <w:rStyle w:val="SpecialCharTok"/>
          </w:rPr>
          <w:delText xml:space="preserve">::</w:delText>
        </w:r>
      </w:del>
      <w:del w:id="295" w:author="PR Preview" w:date="2026-01-01T00:00:00Z">
        <w:r>
          <w:rPr>
            <w:rStyle w:val="FunctionTok"/>
          </w:rPr>
          <w:delText xml:space="preserve">scale_linetype_manual</w:delText>
        </w:r>
      </w:del>
      <w:del w:id="296" w:author="PR Preview" w:date="2026-01-01T00:00:00Z">
        <w:r>
          <w:rPr>
            <w:rStyle w:val="NormalTok"/>
          </w:rPr>
          <w:delText xml:space="preserve">(</w:delText>
        </w:r>
      </w:del>
      <w:del w:id="297" w:author="PR Preview" w:date="2026-01-01T00:00:00Z">
        <w:r>
          <w:br/>
        </w:r>
      </w:del>
      <w:del w:id="298" w:author="PR Preview" w:date="2026-01-01T00:00:00Z">
        <w:r>
          <w:rPr>
            <w:rStyle w:val="NormalTok"/>
          </w:rPr>
          <w:delText xml:space="preserve">      </w:delText>
        </w:r>
      </w:del>
      <w:del w:id="299" w:author="PR Preview" w:date="2026-01-01T00:00:00Z">
        <w:r>
          <w:rPr>
            <w:rStyle w:val="AttributeTok"/>
          </w:rPr>
          <w:delText xml:space="preserve">limits =</w:delText>
        </w:r>
      </w:del>
      <w:del w:id="300" w:author="PR Preview" w:date="2026-01-01T00:00:00Z">
        <w:r>
          <w:rPr>
            <w:rStyle w:val="NormalTok"/>
          </w:rPr>
          <w:delText xml:space="preserve"> series_levels,</w:delText>
        </w:r>
      </w:del>
      <w:del w:id="301" w:author="PR Preview" w:date="2026-01-01T00:00:00Z">
        <w:r>
          <w:br/>
        </w:r>
      </w:del>
      <w:del w:id="302" w:author="PR Preview" w:date="2026-01-01T00:00:00Z">
        <w:r>
          <w:rPr>
            <w:rStyle w:val="NormalTok"/>
          </w:rPr>
          <w:delText xml:space="preserve">      </w:delText>
        </w:r>
      </w:del>
      <w:del w:id="303" w:author="PR Preview" w:date="2026-01-01T00:00:00Z">
        <w:r>
          <w:rPr>
            <w:rStyle w:val="AttributeTok"/>
          </w:rPr>
          <w:delText xml:space="preserve">values =</w:delText>
        </w:r>
      </w:del>
      <w:del w:id="304" w:author="PR Preview" w:date="2026-01-01T00:00:00Z">
        <w:r>
          <w:rPr>
            <w:rStyle w:val="NormalTok"/>
          </w:rPr>
          <w:delText xml:space="preserve"> stats</w:delText>
        </w:r>
      </w:del>
      <w:del w:id="305" w:author="PR Preview" w:date="2026-01-01T00:00:00Z">
        <w:r>
          <w:rPr>
            <w:rStyle w:val="SpecialCharTok"/>
          </w:rPr>
          <w:delText xml:space="preserve">::</w:delText>
        </w:r>
      </w:del>
      <w:del w:id="306" w:author="PR Preview" w:date="2026-01-01T00:00:00Z">
        <w:r>
          <w:rPr>
            <w:rStyle w:val="FunctionTok"/>
          </w:rPr>
          <w:delText xml:space="preserve">setNames</w:delText>
        </w:r>
      </w:del>
      <w:del w:id="307" w:author="PR Preview" w:date="2026-01-01T00:00:00Z">
        <w:r>
          <w:rPr>
            <w:rStyle w:val="NormalTok"/>
          </w:rPr>
          <w:delText xml:space="preserve">(</w:delText>
        </w:r>
      </w:del>
      <w:del w:id="308" w:author="PR Preview" w:date="2026-01-01T00:00:00Z">
        <w:r>
          <w:rPr>
            <w:rStyle w:val="FunctionTok"/>
          </w:rPr>
          <w:delText xml:space="preserve">c</w:delText>
        </w:r>
      </w:del>
      <w:del w:id="309" w:author="PR Preview" w:date="2026-01-01T00:00:00Z">
        <w:r>
          <w:rPr>
            <w:rStyle w:val="NormalTok"/>
          </w:rPr>
          <w:delText xml:space="preserve">(</w:delText>
        </w:r>
      </w:del>
      <w:del w:id="310" w:author="PR Preview" w:date="2026-01-01T00:00:00Z">
        <w:r>
          <w:rPr>
            <w:rStyle w:val="DecValTok"/>
          </w:rPr>
          <w:delText xml:space="preserve">0</w:delText>
        </w:r>
      </w:del>
      <w:del w:id="311" w:author="PR Preview" w:date="2026-01-01T00:00:00Z">
        <w:r>
          <w:rPr>
            <w:rStyle w:val="NormalTok"/>
          </w:rPr>
          <w:delText xml:space="preserve">, </w:delText>
        </w:r>
      </w:del>
      <w:del w:id="312" w:author="PR Preview" w:date="2026-01-01T00:00:00Z">
        <w:r>
          <w:rPr>
            <w:rStyle w:val="DecValTok"/>
          </w:rPr>
          <w:delText xml:space="preserve">0</w:delText>
        </w:r>
      </w:del>
      <w:del w:id="313" w:author="PR Preview" w:date="2026-01-01T00:00:00Z">
        <w:r>
          <w:rPr>
            <w:rStyle w:val="NormalTok"/>
          </w:rPr>
          <w:delText xml:space="preserve">, </w:delText>
        </w:r>
      </w:del>
      <w:del w:id="314" w:author="PR Preview" w:date="2026-01-01T00:00:00Z">
        <w:r>
          <w:rPr>
            <w:rStyle w:val="DecValTok"/>
          </w:rPr>
          <w:delText xml:space="preserve">0</w:delText>
        </w:r>
      </w:del>
      <w:del w:id="315" w:author="PR Preview" w:date="2026-01-01T00:00:00Z">
        <w:r>
          <w:rPr>
            <w:rStyle w:val="NormalTok"/>
          </w:rPr>
          <w:delText xml:space="preserve">, </w:delText>
        </w:r>
      </w:del>
      <w:del w:id="316" w:author="PR Preview" w:date="2026-01-01T00:00:00Z">
        <w:r>
          <w:rPr>
            <w:rStyle w:val="DecValTok"/>
          </w:rPr>
          <w:delText xml:space="preserve">1</w:delText>
        </w:r>
      </w:del>
      <w:del w:id="317" w:author="PR Preview" w:date="2026-01-01T00:00:00Z">
        <w:r>
          <w:rPr>
            <w:rStyle w:val="NormalTok"/>
          </w:rPr>
          <w:delText xml:space="preserve">), series_levels)</w:delText>
        </w:r>
      </w:del>
      <w:del w:id="318" w:author="PR Preview" w:date="2026-01-01T00:00:00Z">
        <w:r>
          <w:br/>
        </w:r>
      </w:del>
      <w:del w:id="319" w:author="PR Preview" w:date="2026-01-01T00:00:00Z">
        <w:r>
          <w:rPr>
            <w:rStyle w:val="NormalTok"/>
          </w:rPr>
          <w:delText xml:space="preserve">    ) </w:delText>
        </w:r>
      </w:del>
      <w:del w:id="320" w:author="PR Preview" w:date="2026-01-01T00:00:00Z">
        <w:r>
          <w:rPr>
            <w:rStyle w:val="SpecialCharTok"/>
          </w:rPr>
          <w:delText xml:space="preserve">+</w:delText>
        </w:r>
      </w:del>
      <w:del w:id="321" w:author="PR Preview" w:date="2026-01-01T00:00:00Z">
        <w:r>
          <w:br/>
        </w:r>
      </w:del>
      <w:del w:id="322" w:author="PR Preview" w:date="2026-01-01T00:00:00Z">
        <w:r>
          <w:rPr>
            <w:rStyle w:val="NormalTok"/>
          </w:rPr>
          <w:delText xml:space="preserve">    ggplot2</w:delText>
        </w:r>
      </w:del>
      <w:del w:id="323" w:author="PR Preview" w:date="2026-01-01T00:00:00Z">
        <w:r>
          <w:rPr>
            <w:rStyle w:val="SpecialCharTok"/>
          </w:rPr>
          <w:delText xml:space="preserve">::</w:delText>
        </w:r>
      </w:del>
      <w:del w:id="324" w:author="PR Preview" w:date="2026-01-01T00:00:00Z">
        <w:r>
          <w:rPr>
            <w:rStyle w:val="FunctionTok"/>
          </w:rPr>
          <w:delText xml:space="preserve">coord_cartesian</w:delText>
        </w:r>
      </w:del>
      <w:del w:id="325" w:author="PR Preview" w:date="2026-01-01T00:00:00Z">
        <w:r>
          <w:rPr>
            <w:rStyle w:val="NormalTok"/>
          </w:rPr>
          <w:delText xml:space="preserve">(</w:delText>
        </w:r>
      </w:del>
      <w:del w:id="326" w:author="PR Preview" w:date="2026-01-01T00:00:00Z">
        <w:r>
          <w:rPr>
            <w:rStyle w:val="AttributeTok"/>
          </w:rPr>
          <w:delText xml:space="preserve">xlim =</w:delText>
        </w:r>
      </w:del>
      <w:del w:id="327" w:author="PR Preview" w:date="2026-01-01T00:00:00Z">
        <w:r>
          <w:rPr>
            <w:rStyle w:val="NormalTok"/>
          </w:rPr>
          <w:delText xml:space="preserve"> wt_range, </w:delText>
        </w:r>
      </w:del>
      <w:del w:id="328" w:author="PR Preview" w:date="2026-01-01T00:00:00Z">
        <w:r>
          <w:rPr>
            <w:rStyle w:val="AttributeTok"/>
          </w:rPr>
          <w:delText xml:space="preserve">ylim =</w:delText>
        </w:r>
      </w:del>
      <w:del w:id="329" w:author="PR Preview" w:date="2026-01-01T00:00:00Z">
        <w:r>
          <w:rPr>
            <w:rStyle w:val="NormalTok"/>
          </w:rPr>
          <w:delText xml:space="preserve"> mpg_range) </w:delText>
        </w:r>
      </w:del>
      <w:del w:id="330" w:author="PR Preview" w:date="2026-01-01T00:00:00Z">
        <w:r>
          <w:rPr>
            <w:rStyle w:val="SpecialCharTok"/>
          </w:rPr>
          <w:delText xml:space="preserve">+</w:delText>
        </w:r>
      </w:del>
      <w:del w:id="331" w:author="PR Preview" w:date="2026-01-01T00:00:00Z">
        <w:r>
          <w:br/>
        </w:r>
      </w:del>
      <w:del w:id="332" w:author="PR Preview" w:date="2026-01-01T00:00:00Z">
        <w:r>
          <w:rPr>
            <w:rStyle w:val="NormalTok"/>
          </w:rPr>
          <w:delText xml:space="preserve">    ggplot2</w:delText>
        </w:r>
      </w:del>
      <w:del w:id="333" w:author="PR Preview" w:date="2026-01-01T00:00:00Z">
        <w:r>
          <w:rPr>
            <w:rStyle w:val="SpecialCharTok"/>
          </w:rPr>
          <w:delText xml:space="preserve">::</w:delText>
        </w:r>
      </w:del>
      <w:del w:id="334" w:author="PR Preview" w:date="2026-01-01T00:00:00Z">
        <w:r>
          <w:rPr>
            <w:rStyle w:val="FunctionTok"/>
          </w:rPr>
          <w:delText xml:space="preserve">labs</w:delText>
        </w:r>
      </w:del>
      <w:del w:id="335" w:author="PR Preview" w:date="2026-01-01T00:00:00Z">
        <w:r>
          <w:rPr>
            <w:rStyle w:val="NormalTok"/>
          </w:rPr>
          <w:delText xml:space="preserve">(</w:delText>
        </w:r>
      </w:del>
      <w:del w:id="336" w:author="PR Preview" w:date="2026-01-01T00:00:00Z">
        <w:r>
          <w:rPr>
            <w:rStyle w:val="AttributeTok"/>
          </w:rPr>
          <w:delText xml:space="preserve">color =</w:delText>
        </w:r>
      </w:del>
      <w:del w:id="337" w:author="PR Preview" w:date="2026-01-01T00:00:00Z">
        <w:r>
          <w:rPr>
            <w:rStyle w:val="NormalTok"/>
          </w:rPr>
          <w:delText xml:space="preserve"> </w:delText>
        </w:r>
      </w:del>
      <w:del w:id="338" w:author="PR Preview" w:date="2026-01-01T00:00:00Z">
        <w:r>
          <w:rPr>
            <w:rStyle w:val="ConstantTok"/>
          </w:rPr>
          <w:delText xml:space="preserve">NULL</w:delText>
        </w:r>
      </w:del>
      <w:del w:id="339" w:author="PR Preview" w:date="2026-01-01T00:00:00Z">
        <w:r>
          <w:rPr>
            <w:rStyle w:val="NormalTok"/>
          </w:rPr>
          <w:delText xml:space="preserve">, </w:delText>
        </w:r>
      </w:del>
      <w:del w:id="340" w:author="PR Preview" w:date="2026-01-01T00:00:00Z">
        <w:r>
          <w:rPr>
            <w:rStyle w:val="AttributeTok"/>
          </w:rPr>
          <w:delText xml:space="preserve">shape =</w:delText>
        </w:r>
      </w:del>
      <w:del w:id="341" w:author="PR Preview" w:date="2026-01-01T00:00:00Z">
        <w:r>
          <w:rPr>
            <w:rStyle w:val="NormalTok"/>
          </w:rPr>
          <w:delText xml:space="preserve"> </w:delText>
        </w:r>
      </w:del>
      <w:del w:id="342" w:author="PR Preview" w:date="2026-01-01T00:00:00Z">
        <w:r>
          <w:rPr>
            <w:rStyle w:val="ConstantTok"/>
          </w:rPr>
          <w:delText xml:space="preserve">NULL</w:delText>
        </w:r>
      </w:del>
      <w:del w:id="343" w:author="PR Preview" w:date="2026-01-01T00:00:00Z">
        <w:r>
          <w:rPr>
            <w:rStyle w:val="NormalTok"/>
          </w:rPr>
          <w:delText xml:space="preserve">, </w:delText>
        </w:r>
      </w:del>
      <w:del w:id="344" w:author="PR Preview" w:date="2026-01-01T00:00:00Z">
        <w:r>
          <w:rPr>
            <w:rStyle w:val="AttributeTok"/>
          </w:rPr>
          <w:delText xml:space="preserve">linetype =</w:delText>
        </w:r>
      </w:del>
      <w:del w:id="345" w:author="PR Preview" w:date="2026-01-01T00:00:00Z">
        <w:r>
          <w:rPr>
            <w:rStyle w:val="NormalTok"/>
          </w:rPr>
          <w:delText xml:space="preserve"> </w:delText>
        </w:r>
      </w:del>
      <w:del w:id="346" w:author="PR Preview" w:date="2026-01-01T00:00:00Z">
        <w:r>
          <w:rPr>
            <w:rStyle w:val="ConstantTok"/>
          </w:rPr>
          <w:delText xml:space="preserve">NULL</w:delText>
        </w:r>
      </w:del>
      <w:del w:id="347" w:author="PR Preview" w:date="2026-01-01T00:00:00Z">
        <w:r>
          <w:rPr>
            <w:rStyle w:val="NormalTok"/>
          </w:rPr>
          <w:delText xml:space="preserve">) </w:delText>
        </w:r>
      </w:del>
      <w:del w:id="348" w:author="PR Preview" w:date="2026-01-01T00:00:00Z">
        <w:r>
          <w:rPr>
            <w:rStyle w:val="SpecialCharTok"/>
          </w:rPr>
          <w:delText xml:space="preserve">+</w:delText>
        </w:r>
      </w:del>
      <w:del w:id="349" w:author="PR Preview" w:date="2026-01-01T00:00:00Z">
        <w:r>
          <w:br/>
        </w:r>
      </w:del>
      <w:del w:id="350" w:author="PR Preview" w:date="2026-01-01T00:00:00Z">
        <w:r>
          <w:rPr>
            <w:rStyle w:val="NormalTok"/>
          </w:rPr>
          <w:delText xml:space="preserve">    ggplot2</w:delText>
        </w:r>
      </w:del>
      <w:del w:id="351" w:author="PR Preview" w:date="2026-01-01T00:00:00Z">
        <w:r>
          <w:rPr>
            <w:rStyle w:val="SpecialCharTok"/>
          </w:rPr>
          <w:delText xml:space="preserve">::</w:delText>
        </w:r>
      </w:del>
      <w:del w:id="352" w:author="PR Preview" w:date="2026-01-01T00:00:00Z">
        <w:r>
          <w:rPr>
            <w:rStyle w:val="FunctionTok"/>
          </w:rPr>
          <w:delText xml:space="preserve">theme_minimal</w:delText>
        </w:r>
      </w:del>
      <w:del w:id="353" w:author="PR Preview" w:date="2026-01-01T00:00:00Z">
        <w:r>
          <w:rPr>
            <w:rStyle w:val="NormalTok"/>
          </w:rPr>
          <w:delText xml:space="preserve">() </w:delText>
        </w:r>
      </w:del>
      <w:del w:id="354" w:author="PR Preview" w:date="2026-01-01T00:00:00Z">
        <w:r>
          <w:rPr>
            <w:rStyle w:val="SpecialCharTok"/>
          </w:rPr>
          <w:delText xml:space="preserve">+</w:delText>
        </w:r>
      </w:del>
      <w:del w:id="355" w:author="PR Preview" w:date="2026-01-01T00:00:00Z">
        <w:r>
          <w:br/>
        </w:r>
      </w:del>
      <w:del w:id="356" w:author="PR Preview" w:date="2026-01-01T00:00:00Z">
        <w:r>
          <w:rPr>
            <w:rStyle w:val="NormalTok"/>
          </w:rPr>
          <w:delText xml:space="preserve">    ggplot2</w:delText>
        </w:r>
      </w:del>
      <w:del w:id="357" w:author="PR Preview" w:date="2026-01-01T00:00:00Z">
        <w:r>
          <w:rPr>
            <w:rStyle w:val="SpecialCharTok"/>
          </w:rPr>
          <w:delText xml:space="preserve">::</w:delText>
        </w:r>
      </w:del>
      <w:del w:id="358" w:author="PR Preview" w:date="2026-01-01T00:00:00Z">
        <w:r>
          <w:rPr>
            <w:rStyle w:val="FunctionTok"/>
          </w:rPr>
          <w:delText xml:space="preserve">theme</w:delText>
        </w:r>
      </w:del>
      <w:del w:id="359" w:author="PR Preview" w:date="2026-01-01T00:00:00Z">
        <w:r>
          <w:rPr>
            <w:rStyle w:val="NormalTok"/>
          </w:rPr>
          <w:delText xml:space="preserve">(</w:delText>
        </w:r>
      </w:del>
      <w:del w:id="360" w:author="PR Preview" w:date="2026-01-01T00:00:00Z">
        <w:r>
          <w:br/>
        </w:r>
      </w:del>
      <w:del w:id="361" w:author="PR Preview" w:date="2026-01-01T00:00:00Z">
        <w:r>
          <w:rPr>
            <w:rStyle w:val="NormalTok"/>
          </w:rPr>
          <w:delText xml:space="preserve">      </w:delText>
        </w:r>
      </w:del>
      <w:del w:id="362" w:author="PR Preview" w:date="2026-01-01T00:00:00Z">
        <w:r>
          <w:rPr>
            <w:rStyle w:val="AttributeTok"/>
          </w:rPr>
          <w:delText xml:space="preserve">legend.position =</w:delText>
        </w:r>
      </w:del>
      <w:del w:id="363" w:author="PR Preview" w:date="2026-01-01T00:00:00Z">
        <w:r>
          <w:rPr>
            <w:rStyle w:val="NormalTok"/>
          </w:rPr>
          <w:delText xml:space="preserve"> </w:delText>
        </w:r>
      </w:del>
      <w:del w:id="364" w:author="PR Preview" w:date="2026-01-01T00:00:00Z">
        <w:r>
          <w:rPr>
            <w:rStyle w:val="StringTok"/>
          </w:rPr>
          <w:delText xml:space="preserve">"inside"</w:delText>
        </w:r>
      </w:del>
      <w:del w:id="365" w:author="PR Preview" w:date="2026-01-01T00:00:00Z">
        <w:r>
          <w:rPr>
            <w:rStyle w:val="NormalTok"/>
          </w:rPr>
          <w:delText xml:space="preserve">,</w:delText>
        </w:r>
      </w:del>
      <w:del w:id="366" w:author="PR Preview" w:date="2026-01-01T00:00:00Z">
        <w:r>
          <w:br/>
        </w:r>
      </w:del>
      <w:del w:id="367" w:author="PR Preview" w:date="2026-01-01T00:00:00Z">
        <w:r>
          <w:rPr>
            <w:rStyle w:val="NormalTok"/>
          </w:rPr>
          <w:delText xml:space="preserve">      </w:delText>
        </w:r>
      </w:del>
      <w:del w:id="368" w:author="PR Preview" w:date="2026-01-01T00:00:00Z">
        <w:r>
          <w:rPr>
            <w:rStyle w:val="AttributeTok"/>
          </w:rPr>
          <w:delText xml:space="preserve">legend.position.inside =</w:delText>
        </w:r>
      </w:del>
      <w:del w:id="369" w:author="PR Preview" w:date="2026-01-01T00:00:00Z">
        <w:r>
          <w:rPr>
            <w:rStyle w:val="NormalTok"/>
          </w:rPr>
          <w:delText xml:space="preserve"> </w:delText>
        </w:r>
      </w:del>
      <w:del w:id="370" w:author="PR Preview" w:date="2026-01-01T00:00:00Z">
        <w:r>
          <w:rPr>
            <w:rStyle w:val="FunctionTok"/>
          </w:rPr>
          <w:delText xml:space="preserve">c</w:delText>
        </w:r>
      </w:del>
      <w:del w:id="371" w:author="PR Preview" w:date="2026-01-01T00:00:00Z">
        <w:r>
          <w:rPr>
            <w:rStyle w:val="NormalTok"/>
          </w:rPr>
          <w:delText xml:space="preserve">(</w:delText>
        </w:r>
      </w:del>
      <w:del w:id="372" w:author="PR Preview" w:date="2026-01-01T00:00:00Z">
        <w:r>
          <w:rPr>
            <w:rStyle w:val="FloatTok"/>
          </w:rPr>
          <w:delText xml:space="preserve">0.85</w:delText>
        </w:r>
      </w:del>
      <w:del w:id="373" w:author="PR Preview" w:date="2026-01-01T00:00:00Z">
        <w:r>
          <w:rPr>
            <w:rStyle w:val="NormalTok"/>
          </w:rPr>
          <w:delText xml:space="preserve">, </w:delText>
        </w:r>
      </w:del>
      <w:del w:id="374" w:author="PR Preview" w:date="2026-01-01T00:00:00Z">
        <w:r>
          <w:rPr>
            <w:rStyle w:val="FloatTok"/>
          </w:rPr>
          <w:delText xml:space="preserve">0.8</w:delText>
        </w:r>
      </w:del>
      <w:del w:id="375" w:author="PR Preview" w:date="2026-01-01T00:00:00Z">
        <w:r>
          <w:rPr>
            <w:rStyle w:val="NormalTok"/>
          </w:rPr>
          <w:delText xml:space="preserve">)</w:delText>
        </w:r>
      </w:del>
      <w:del w:id="376" w:author="PR Preview" w:date="2026-01-01T00:00:00Z">
        <w:r>
          <w:br/>
        </w:r>
      </w:del>
      <w:del w:id="377" w:author="PR Preview" w:date="2026-01-01T00:00:00Z">
        <w:r>
          <w:rPr>
            <w:rStyle w:val="NormalTok"/>
          </w:rPr>
          <w:delText xml:space="preserve">    )</w:delText>
        </w:r>
      </w:del>
      <w:del w:id="378" w:author="PR Preview" w:date="2026-01-01T00:00:00Z">
        <w:r>
          <w:br/>
        </w:r>
      </w:del>
      <w:del w:id="379" w:author="PR Preview" w:date="2026-01-01T00:00:00Z">
        <w:r>
          <w:rPr>
            <w:rStyle w:val="NormalTok"/>
          </w:rPr>
          <w:delText xml:space="preserve">  </w:delText>
        </w:r>
      </w:del>
      <w:del w:id="380" w:author="PR Preview" w:date="2026-01-01T00:00:00Z">
        <w:r>
          <w:rPr>
            <w:rStyle w:val="CommentTok"/>
          </w:rPr>
          <w:delText xml:space="preserve"># nolint end</w:delText>
        </w:r>
      </w:del>
      <w:del w:id="381" w:author="PR Preview" w:date="2026-01-01T00:00:00Z">
        <w:r>
          <w:br/>
        </w:r>
      </w:del>
      <w:del w:id="382" w:author="PR Preview" w:date="2026-01-01T00:00:00Z">
        <w:r>
          <w:rPr>
            <w:rStyle w:val="NormalTok"/>
          </w:rPr>
          <w:delText xml:space="preserve">}</w:delText>
        </w:r>
      </w:del>
      <w:del w:id="383" w:author="PR Preview" w:date="2026-01-01T00:00:00Z">
        <w:r>
          <w:br/>
        </w:r>
      </w:del>
      <w:del w:id="384" w:author="PR Preview" w:date="2026-01-01T00:00:00Z">
        <w:r>
          <w:br/>
        </w:r>
      </w:del>
      <w:del w:id="385" w:author="PR Preview" w:date="2026-01-01T00:00:00Z">
        <w:r>
          <w:rPr>
            <w:rStyle w:val="FunctionTok"/>
          </w:rPr>
          <w:delText xml:space="preserve">rbind</w:delText>
        </w:r>
      </w:del>
      <w:del w:id="386" w:author="PR Preview" w:date="2026-01-01T00:00:00Z">
        <w:r>
          <w:rPr>
            <w:rStyle w:val="NormalTok"/>
          </w:rPr>
          <w:delText xml:space="preserve">(</w:delText>
        </w:r>
      </w:del>
      <w:del w:id="387" w:author="PR Preview" w:date="2026-01-01T00:00:00Z">
        <w:r>
          <w:rPr>
            <w:rStyle w:val="AttributeTok"/>
          </w:rPr>
          <w:delText xml:space="preserve">wt =</w:delText>
        </w:r>
      </w:del>
      <w:del w:id="388" w:author="PR Preview" w:date="2026-01-01T00:00:00Z">
        <w:r>
          <w:rPr>
            <w:rStyle w:val="NormalTok"/>
          </w:rPr>
          <w:delText xml:space="preserve"> wt_range, </w:delText>
        </w:r>
      </w:del>
      <w:del w:id="389" w:author="PR Preview" w:date="2026-01-01T00:00:00Z">
        <w:r>
          <w:rPr>
            <w:rStyle w:val="AttributeTok"/>
          </w:rPr>
          <w:delText xml:space="preserve">mpg =</w:delText>
        </w:r>
      </w:del>
      <w:del w:id="390" w:author="PR Preview" w:date="2026-01-01T00:00:00Z">
        <w:r>
          <w:rPr>
            <w:rStyle w:val="NormalTok"/>
          </w:rPr>
          <w:delText xml:space="preserve"> mpg_range)</w:delText>
        </w:r>
      </w:del>
      <w:del w:id="391" w:author="PR Preview" w:date="2026-01-01T00:00:00Z">
        <w:r>
          <w:br/>
        </w:r>
      </w:del>
      <w:del w:id="392" w:author="PR Preview" w:date="2026-01-01T00:00:00Z">
        <w:r>
          <w:rPr>
            <w:rStyle w:val="CommentTok"/>
          </w:rPr>
          <w:delText xml:space="preserve">#&gt;       [,1]   [,2]</w:delText>
        </w:r>
      </w:del>
      <w:del w:id="393" w:author="PR Preview" w:date="2026-01-01T00:00:00Z">
        <w:r>
          <w:br/>
        </w:r>
      </w:del>
      <w:del w:id="394" w:author="PR Preview" w:date="2026-01-01T00:00:00Z">
        <w:r>
          <w:rPr>
            <w:rStyle w:val="CommentTok"/>
          </w:rPr>
          <w:delText xml:space="preserve">#&gt; wt   1.513  5.424</w:delText>
        </w:r>
      </w:del>
      <w:del w:id="395" w:author="PR Preview" w:date="2026-01-01T00:00:00Z">
        <w:r>
          <w:br/>
        </w:r>
      </w:del>
      <w:del w:id="396" w:author="PR Preview" w:date="2026-01-01T00:00:00Z">
        <w:r>
          <w:rPr>
            <w:rStyle w:val="CommentTok"/>
          </w:rPr>
          <w:delText xml:space="preserve">#&gt; mpg 10.400 33.900</w:delText>
        </w:r>
      </w:del>
    </w:p>
    <w:p>
      <w:pPr>
        <w:pStyle w:val="SourceCode"/>
      </w:pPr>
      <w:ins w:id="397" w:author="PR Preview" w:date="2026-01-01T00:00:00Z">
        <w:r>
          <w:rPr>
            <w:rStyle w:val="NormalTok"/>
          </w:rPr>
          <w:t xml:space="preserve">partition_colors </w:t>
        </w:r>
      </w:ins>
      <w:ins w:id="398" w:author="PR Preview" w:date="2026-01-01T00:00:00Z">
        <w:r>
          <w:rPr>
            <w:rStyle w:val="OtherTok"/>
          </w:rPr>
          <w:t xml:space="preserve">&lt;-</w:t>
        </w:r>
      </w:ins>
      <w:ins w:id="399" w:author="PR Preview" w:date="2026-01-01T00:00:00Z">
        <w:r>
          <w:rPr>
            <w:rStyle w:val="NormalTok"/>
          </w:rPr>
          <w:t xml:space="preserve"> </w:t>
        </w:r>
      </w:ins>
      <w:ins w:id="400" w:author="PR Preview" w:date="2026-01-01T00:00:00Z">
        <w:r>
          <w:rPr>
            <w:rStyle w:val="FunctionTok"/>
          </w:rPr>
          <w:t xml:space="preserve">c</w:t>
        </w:r>
      </w:ins>
      <w:ins w:id="401" w:author="PR Preview" w:date="2026-01-01T00:00:00Z">
        <w:r>
          <w:rPr>
            <w:rStyle w:val="NormalTok"/>
          </w:rPr>
          <w:t xml:space="preserve">(</w:t>
        </w:r>
      </w:ins>
      <w:ins w:id="402" w:author="PR Preview" w:date="2026-01-01T00:00:00Z">
        <w:r>
          <w:br/>
        </w:r>
      </w:ins>
      <w:ins w:id="403" w:author="PR Preview" w:date="2026-01-01T00:00:00Z">
        <w:r>
          <w:rPr>
            <w:rStyle w:val="NormalTok"/>
          </w:rPr>
          <w:t xml:space="preserve">  </w:t>
        </w:r>
      </w:ins>
      <w:ins w:id="404" w:author="PR Preview" w:date="2026-01-01T00:00:00Z">
        <w:r>
          <w:rPr>
            <w:rStyle w:val="AttributeTok"/>
          </w:rPr>
          <w:t xml:space="preserve">training =</w:t>
        </w:r>
      </w:ins>
      <w:ins w:id="405" w:author="PR Preview" w:date="2026-01-01T00:00:00Z">
        <w:r>
          <w:rPr>
            <w:rStyle w:val="NormalTok"/>
          </w:rPr>
          <w:t xml:space="preserve"> </w:t>
        </w:r>
      </w:ins>
      <w:ins w:id="406" w:author="PR Preview" w:date="2026-01-01T00:00:00Z">
        <w:r>
          <w:rPr>
            <w:rStyle w:val="StringTok"/>
          </w:rPr>
          <w:t xml:space="preserve">"#1b9e77"</w:t>
        </w:r>
      </w:ins>
      <w:ins w:id="407" w:author="PR Preview" w:date="2026-01-01T00:00:00Z">
        <w:r>
          <w:rPr>
            <w:rStyle w:val="NormalTok"/>
          </w:rPr>
          <w:t xml:space="preserve">,</w:t>
        </w:r>
      </w:ins>
      <w:ins w:id="408" w:author="PR Preview" w:date="2026-01-01T00:00:00Z">
        <w:r>
          <w:br/>
        </w:r>
      </w:ins>
      <w:ins w:id="409" w:author="PR Preview" w:date="2026-01-01T00:00:00Z">
        <w:r>
          <w:rPr>
            <w:rStyle w:val="NormalTok"/>
          </w:rPr>
          <w:t xml:space="preserve">  </w:t>
        </w:r>
      </w:ins>
      <w:ins w:id="410" w:author="PR Preview" w:date="2026-01-01T00:00:00Z">
        <w:r>
          <w:rPr>
            <w:rStyle w:val="AttributeTok"/>
          </w:rPr>
          <w:t xml:space="preserve">validation =</w:t>
        </w:r>
      </w:ins>
      <w:ins w:id="411" w:author="PR Preview" w:date="2026-01-01T00:00:00Z">
        <w:r>
          <w:rPr>
            <w:rStyle w:val="NormalTok"/>
          </w:rPr>
          <w:t xml:space="preserve"> </w:t>
        </w:r>
      </w:ins>
      <w:ins w:id="412" w:author="PR Preview" w:date="2026-01-01T00:00:00Z">
        <w:r>
          <w:rPr>
            <w:rStyle w:val="StringTok"/>
          </w:rPr>
          <w:t xml:space="preserve">"#d95f02"</w:t>
        </w:r>
      </w:ins>
      <w:ins w:id="413" w:author="PR Preview" w:date="2026-01-01T00:00:00Z">
        <w:r>
          <w:rPr>
            <w:rStyle w:val="NormalTok"/>
          </w:rPr>
          <w:t xml:space="preserve">,</w:t>
        </w:r>
      </w:ins>
      <w:ins w:id="414" w:author="PR Preview" w:date="2026-01-01T00:00:00Z">
        <w:r>
          <w:br/>
        </w:r>
      </w:ins>
      <w:ins w:id="415" w:author="PR Preview" w:date="2026-01-01T00:00:00Z">
        <w:r>
          <w:rPr>
            <w:rStyle w:val="NormalTok"/>
          </w:rPr>
          <w:t xml:space="preserve">  </w:t>
        </w:r>
      </w:ins>
      <w:ins w:id="416" w:author="PR Preview" w:date="2026-01-01T00:00:00Z">
        <w:r>
          <w:rPr>
            <w:rStyle w:val="AttributeTok"/>
          </w:rPr>
          <w:t xml:space="preserve">test =</w:t>
        </w:r>
      </w:ins>
      <w:ins w:id="417" w:author="PR Preview" w:date="2026-01-01T00:00:00Z">
        <w:r>
          <w:rPr>
            <w:rStyle w:val="NormalTok"/>
          </w:rPr>
          <w:t xml:space="preserve"> </w:t>
        </w:r>
      </w:ins>
      <w:ins w:id="418" w:author="PR Preview" w:date="2026-01-01T00:00:00Z">
        <w:r>
          <w:rPr>
            <w:rStyle w:val="StringTok"/>
          </w:rPr>
          <w:t xml:space="preserve">"#7570b3"</w:t>
        </w:r>
      </w:ins>
      <w:ins w:id="419" w:author="PR Preview" w:date="2026-01-01T00:00:00Z">
        <w:r>
          <w:br/>
        </w:r>
      </w:ins>
      <w:ins w:id="420" w:author="PR Preview" w:date="2026-01-01T00:00:00Z">
        <w:r>
          <w:rPr>
            <w:rStyle w:val="NormalTok"/>
          </w:rPr>
          <w:t xml:space="preserve">)</w:t>
        </w:r>
      </w:ins>
      <w:ins w:id="421" w:author="PR Preview" w:date="2026-01-01T00:00:00Z">
        <w:r>
          <w:br/>
        </w:r>
      </w:ins>
      <w:ins w:id="422" w:author="PR Preview" w:date="2026-01-01T00:00:00Z">
        <w:r>
          <w:rPr>
            <w:rStyle w:val="NormalTok"/>
          </w:rPr>
          <w:t xml:space="preserve">partition_shapes </w:t>
        </w:r>
      </w:ins>
      <w:ins w:id="423" w:author="PR Preview" w:date="2026-01-01T00:00:00Z">
        <w:r>
          <w:rPr>
            <w:rStyle w:val="OtherTok"/>
          </w:rPr>
          <w:t xml:space="preserve">&lt;-</w:t>
        </w:r>
      </w:ins>
      <w:ins w:id="424" w:author="PR Preview" w:date="2026-01-01T00:00:00Z">
        <w:r>
          <w:rPr>
            <w:rStyle w:val="NormalTok"/>
          </w:rPr>
          <w:t xml:space="preserve"> </w:t>
        </w:r>
      </w:ins>
      <w:ins w:id="425" w:author="PR Preview" w:date="2026-01-01T00:00:00Z">
        <w:r>
          <w:rPr>
            <w:rStyle w:val="FunctionTok"/>
          </w:rPr>
          <w:t xml:space="preserve">c</w:t>
        </w:r>
      </w:ins>
      <w:ins w:id="426" w:author="PR Preview" w:date="2026-01-01T00:00:00Z">
        <w:r>
          <w:rPr>
            <w:rStyle w:val="NormalTok"/>
          </w:rPr>
          <w:t xml:space="preserve">(</w:t>
        </w:r>
      </w:ins>
      <w:ins w:id="427" w:author="PR Preview" w:date="2026-01-01T00:00:00Z">
        <w:r>
          <w:br/>
        </w:r>
      </w:ins>
      <w:ins w:id="428" w:author="PR Preview" w:date="2026-01-01T00:00:00Z">
        <w:r>
          <w:rPr>
            <w:rStyle w:val="NormalTok"/>
          </w:rPr>
          <w:t xml:space="preserve">  </w:t>
        </w:r>
      </w:ins>
      <w:ins w:id="429" w:author="PR Preview" w:date="2026-01-01T00:00:00Z">
        <w:r>
          <w:rPr>
            <w:rStyle w:val="AttributeTok"/>
          </w:rPr>
          <w:t xml:space="preserve">training =</w:t>
        </w:r>
      </w:ins>
      <w:ins w:id="430" w:author="PR Preview" w:date="2026-01-01T00:00:00Z">
        <w:r>
          <w:rPr>
            <w:rStyle w:val="NormalTok"/>
          </w:rPr>
          <w:t xml:space="preserve"> </w:t>
        </w:r>
      </w:ins>
      <w:ins w:id="431" w:author="PR Preview" w:date="2026-01-01T00:00:00Z">
        <w:r>
          <w:rPr>
            <w:rStyle w:val="DecValTok"/>
          </w:rPr>
          <w:t xml:space="preserve">16</w:t>
        </w:r>
      </w:ins>
      <w:ins w:id="432" w:author="PR Preview" w:date="2026-01-01T00:00:00Z">
        <w:r>
          <w:rPr>
            <w:rStyle w:val="NormalTok"/>
          </w:rPr>
          <w:t xml:space="preserve">,</w:t>
        </w:r>
      </w:ins>
      <w:ins w:id="433" w:author="PR Preview" w:date="2026-01-01T00:00:00Z">
        <w:r>
          <w:br/>
        </w:r>
      </w:ins>
      <w:ins w:id="434" w:author="PR Preview" w:date="2026-01-01T00:00:00Z">
        <w:r>
          <w:rPr>
            <w:rStyle w:val="NormalTok"/>
          </w:rPr>
          <w:t xml:space="preserve">  </w:t>
        </w:r>
      </w:ins>
      <w:ins w:id="435" w:author="PR Preview" w:date="2026-01-01T00:00:00Z">
        <w:r>
          <w:rPr>
            <w:rStyle w:val="AttributeTok"/>
          </w:rPr>
          <w:t xml:space="preserve">validation =</w:t>
        </w:r>
      </w:ins>
      <w:ins w:id="436" w:author="PR Preview" w:date="2026-01-01T00:00:00Z">
        <w:r>
          <w:rPr>
            <w:rStyle w:val="NormalTok"/>
          </w:rPr>
          <w:t xml:space="preserve"> </w:t>
        </w:r>
      </w:ins>
      <w:ins w:id="437" w:author="PR Preview" w:date="2026-01-01T00:00:00Z">
        <w:r>
          <w:rPr>
            <w:rStyle w:val="DecValTok"/>
          </w:rPr>
          <w:t xml:space="preserve">17</w:t>
        </w:r>
      </w:ins>
      <w:ins w:id="438" w:author="PR Preview" w:date="2026-01-01T00:00:00Z">
        <w:r>
          <w:rPr>
            <w:rStyle w:val="NormalTok"/>
          </w:rPr>
          <w:t xml:space="preserve">,</w:t>
        </w:r>
      </w:ins>
      <w:ins w:id="439" w:author="PR Preview" w:date="2026-01-01T00:00:00Z">
        <w:r>
          <w:br/>
        </w:r>
      </w:ins>
      <w:ins w:id="440" w:author="PR Preview" w:date="2026-01-01T00:00:00Z">
        <w:r>
          <w:rPr>
            <w:rStyle w:val="NormalTok"/>
          </w:rPr>
          <w:t xml:space="preserve">  </w:t>
        </w:r>
      </w:ins>
      <w:ins w:id="441" w:author="PR Preview" w:date="2026-01-01T00:00:00Z">
        <w:r>
          <w:rPr>
            <w:rStyle w:val="AttributeTok"/>
          </w:rPr>
          <w:t xml:space="preserve">test =</w:t>
        </w:r>
      </w:ins>
      <w:ins w:id="442" w:author="PR Preview" w:date="2026-01-01T00:00:00Z">
        <w:r>
          <w:rPr>
            <w:rStyle w:val="NormalTok"/>
          </w:rPr>
          <w:t xml:space="preserve"> </w:t>
        </w:r>
      </w:ins>
      <w:ins w:id="443" w:author="PR Preview" w:date="2026-01-01T00:00:00Z">
        <w:r>
          <w:rPr>
            <w:rStyle w:val="DecValTok"/>
          </w:rPr>
          <w:t xml:space="preserve">15</w:t>
        </w:r>
      </w:ins>
      <w:ins w:id="444" w:author="PR Preview" w:date="2026-01-01T00:00:00Z">
        <w:r>
          <w:br/>
        </w:r>
      </w:ins>
      <w:ins w:id="445" w:author="PR Preview" w:date="2026-01-01T00:00:00Z">
        <w:r>
          <w:rPr>
            <w:rStyle w:val="NormalTok"/>
          </w:rPr>
          <w:t xml:space="preserve">)</w:t>
        </w:r>
      </w:ins>
      <w:ins w:id="446" w:author="PR Preview" w:date="2026-01-01T00:00:00Z">
        <w:r>
          <w:br/>
        </w:r>
      </w:ins>
      <w:ins w:id="447" w:author="PR Preview" w:date="2026-01-01T00:00:00Z">
        <w:r>
          <w:rPr>
            <w:rStyle w:val="NormalTok"/>
          </w:rPr>
          <w:t xml:space="preserve">wt_range </w:t>
        </w:r>
      </w:ins>
      <w:ins w:id="448" w:author="PR Preview" w:date="2026-01-01T00:00:00Z">
        <w:r>
          <w:rPr>
            <w:rStyle w:val="OtherTok"/>
          </w:rPr>
          <w:t xml:space="preserve">&lt;-</w:t>
        </w:r>
      </w:ins>
      <w:ins w:id="449" w:author="PR Preview" w:date="2026-01-01T00:00:00Z">
        <w:r>
          <w:rPr>
            <w:rStyle w:val="NormalTok"/>
          </w:rPr>
          <w:t xml:space="preserve"> </w:t>
        </w:r>
      </w:ins>
      <w:ins w:id="450" w:author="PR Preview" w:date="2026-01-01T00:00:00Z">
        <w:r>
          <w:rPr>
            <w:rStyle w:val="FunctionTok"/>
          </w:rPr>
          <w:t xml:space="preserve">range</w:t>
        </w:r>
      </w:ins>
      <w:ins w:id="451" w:author="PR Preview" w:date="2026-01-01T00:00:00Z">
        <w:r>
          <w:rPr>
            <w:rStyle w:val="NormalTok"/>
          </w:rPr>
          <w:t xml:space="preserve">(</w:t>
        </w:r>
      </w:ins>
      <w:ins w:id="452" w:author="PR Preview" w:date="2026-01-01T00:00:00Z">
        <w:r>
          <w:rPr>
            <w:rStyle w:val="FunctionTok"/>
          </w:rPr>
          <w:t xml:space="preserve">c</w:t>
        </w:r>
      </w:ins>
      <w:ins w:id="453" w:author="PR Preview" w:date="2026-01-01T00:00:00Z">
        <w:r>
          <w:rPr>
            <w:rStyle w:val="NormalTok"/>
          </w:rPr>
          <w:t xml:space="preserve">(train_dat</w:t>
        </w:r>
      </w:ins>
      <w:ins w:id="454" w:author="PR Preview" w:date="2026-01-01T00:00:00Z">
        <w:r>
          <w:rPr>
            <w:rStyle w:val="SpecialCharTok"/>
          </w:rPr>
          <w:t xml:space="preserve">$</w:t>
        </w:r>
      </w:ins>
      <w:ins w:id="455" w:author="PR Preview" w:date="2026-01-01T00:00:00Z">
        <w:r>
          <w:rPr>
            <w:rStyle w:val="NormalTok"/>
          </w:rPr>
          <w:t xml:space="preserve">wt, valid_dat</w:t>
        </w:r>
      </w:ins>
      <w:ins w:id="456" w:author="PR Preview" w:date="2026-01-01T00:00:00Z">
        <w:r>
          <w:rPr>
            <w:rStyle w:val="SpecialCharTok"/>
          </w:rPr>
          <w:t xml:space="preserve">$</w:t>
        </w:r>
      </w:ins>
      <w:ins w:id="457" w:author="PR Preview" w:date="2026-01-01T00:00:00Z">
        <w:r>
          <w:rPr>
            <w:rStyle w:val="NormalTok"/>
          </w:rPr>
          <w:t xml:space="preserve">wt, test_dat</w:t>
        </w:r>
      </w:ins>
      <w:ins w:id="458" w:author="PR Preview" w:date="2026-01-01T00:00:00Z">
        <w:r>
          <w:rPr>
            <w:rStyle w:val="SpecialCharTok"/>
          </w:rPr>
          <w:t xml:space="preserve">$</w:t>
        </w:r>
      </w:ins>
      <w:ins w:id="459" w:author="PR Preview" w:date="2026-01-01T00:00:00Z">
        <w:r>
          <w:rPr>
            <w:rStyle w:val="NormalTok"/>
          </w:rPr>
          <w:t xml:space="preserve">wt))</w:t>
        </w:r>
      </w:ins>
      <w:ins w:id="460" w:author="PR Preview" w:date="2026-01-01T00:00:00Z">
        <w:r>
          <w:br/>
        </w:r>
      </w:ins>
      <w:ins w:id="461" w:author="PR Preview" w:date="2026-01-01T00:00:00Z">
        <w:r>
          <w:rPr>
            <w:rStyle w:val="NormalTok"/>
          </w:rPr>
          <w:t xml:space="preserve">mpg_range </w:t>
        </w:r>
      </w:ins>
      <w:ins w:id="462" w:author="PR Preview" w:date="2026-01-01T00:00:00Z">
        <w:r>
          <w:rPr>
            <w:rStyle w:val="OtherTok"/>
          </w:rPr>
          <w:t xml:space="preserve">&lt;-</w:t>
        </w:r>
      </w:ins>
      <w:ins w:id="463" w:author="PR Preview" w:date="2026-01-01T00:00:00Z">
        <w:r>
          <w:rPr>
            <w:rStyle w:val="NormalTok"/>
          </w:rPr>
          <w:t xml:space="preserve"> </w:t>
        </w:r>
      </w:ins>
      <w:ins w:id="464" w:author="PR Preview" w:date="2026-01-01T00:00:00Z">
        <w:r>
          <w:rPr>
            <w:rStyle w:val="FunctionTok"/>
          </w:rPr>
          <w:t xml:space="preserve">range</w:t>
        </w:r>
      </w:ins>
      <w:ins w:id="465" w:author="PR Preview" w:date="2026-01-01T00:00:00Z">
        <w:r>
          <w:rPr>
            <w:rStyle w:val="NormalTok"/>
          </w:rPr>
          <w:t xml:space="preserve">(</w:t>
        </w:r>
      </w:ins>
      <w:ins w:id="466" w:author="PR Preview" w:date="2026-01-01T00:00:00Z">
        <w:r>
          <w:rPr>
            <w:rStyle w:val="FunctionTok"/>
          </w:rPr>
          <w:t xml:space="preserve">c</w:t>
        </w:r>
      </w:ins>
      <w:ins w:id="467" w:author="PR Preview" w:date="2026-01-01T00:00:00Z">
        <w:r>
          <w:rPr>
            <w:rStyle w:val="NormalTok"/>
          </w:rPr>
          <w:t xml:space="preserve">(train_dat</w:t>
        </w:r>
      </w:ins>
      <w:ins w:id="468" w:author="PR Preview" w:date="2026-01-01T00:00:00Z">
        <w:r>
          <w:rPr>
            <w:rStyle w:val="SpecialCharTok"/>
          </w:rPr>
          <w:t xml:space="preserve">$</w:t>
        </w:r>
      </w:ins>
      <w:ins w:id="469" w:author="PR Preview" w:date="2026-01-01T00:00:00Z">
        <w:r>
          <w:rPr>
            <w:rStyle w:val="NormalTok"/>
          </w:rPr>
          <w:t xml:space="preserve">mpg, valid_dat</w:t>
        </w:r>
      </w:ins>
      <w:ins w:id="470" w:author="PR Preview" w:date="2026-01-01T00:00:00Z">
        <w:r>
          <w:rPr>
            <w:rStyle w:val="SpecialCharTok"/>
          </w:rPr>
          <w:t xml:space="preserve">$</w:t>
        </w:r>
      </w:ins>
      <w:ins w:id="471" w:author="PR Preview" w:date="2026-01-01T00:00:00Z">
        <w:r>
          <w:rPr>
            <w:rStyle w:val="NormalTok"/>
          </w:rPr>
          <w:t xml:space="preserve">mpg, test_dat</w:t>
        </w:r>
      </w:ins>
      <w:ins w:id="472" w:author="PR Preview" w:date="2026-01-01T00:00:00Z">
        <w:r>
          <w:rPr>
            <w:rStyle w:val="SpecialCharTok"/>
          </w:rPr>
          <w:t xml:space="preserve">$</w:t>
        </w:r>
      </w:ins>
      <w:ins w:id="473" w:author="PR Preview" w:date="2026-01-01T00:00:00Z">
        <w:r>
          <w:rPr>
            <w:rStyle w:val="NormalTok"/>
          </w:rPr>
          <w:t xml:space="preserve">mpg))</w:t>
        </w:r>
      </w:ins>
      <w:ins w:id="474" w:author="PR Preview" w:date="2026-01-01T00:00:00Z">
        <w:r>
          <w:br/>
        </w:r>
      </w:ins>
      <w:ins w:id="475" w:author="PR Preview" w:date="2026-01-01T00:00:00Z">
        <w:r>
          <w:rPr>
            <w:rStyle w:val="NormalTok"/>
          </w:rPr>
          <w:t xml:space="preserve">wt_grid </w:t>
        </w:r>
      </w:ins>
      <w:ins w:id="476" w:author="PR Preview" w:date="2026-01-01T00:00:00Z">
        <w:r>
          <w:rPr>
            <w:rStyle w:val="OtherTok"/>
          </w:rPr>
          <w:t xml:space="preserve">&lt;-</w:t>
        </w:r>
      </w:ins>
      <w:ins w:id="477" w:author="PR Preview" w:date="2026-01-01T00:00:00Z">
        <w:r>
          <w:rPr>
            <w:rStyle w:val="NormalTok"/>
          </w:rPr>
          <w:t xml:space="preserve"> </w:t>
        </w:r>
      </w:ins>
      <w:ins w:id="478" w:author="PR Preview" w:date="2026-01-01T00:00:00Z">
        <w:r>
          <w:rPr>
            <w:rStyle w:val="FunctionTok"/>
          </w:rPr>
          <w:t xml:space="preserve">seq</w:t>
        </w:r>
      </w:ins>
      <w:ins w:id="479" w:author="PR Preview" w:date="2026-01-01T00:00:00Z">
        <w:r>
          <w:rPr>
            <w:rStyle w:val="NormalTok"/>
          </w:rPr>
          <w:t xml:space="preserve">(wt_range[</w:t>
        </w:r>
      </w:ins>
      <w:ins w:id="480" w:author="PR Preview" w:date="2026-01-01T00:00:00Z">
        <w:r>
          <w:rPr>
            <w:rStyle w:val="DecValTok"/>
          </w:rPr>
          <w:t xml:space="preserve">1</w:t>
        </w:r>
      </w:ins>
      <w:ins w:id="481" w:author="PR Preview" w:date="2026-01-01T00:00:00Z">
        <w:r>
          <w:rPr>
            <w:rStyle w:val="NormalTok"/>
          </w:rPr>
          <w:t xml:space="preserve">], wt_range[</w:t>
        </w:r>
      </w:ins>
      <w:ins w:id="482" w:author="PR Preview" w:date="2026-01-01T00:00:00Z">
        <w:r>
          <w:rPr>
            <w:rStyle w:val="DecValTok"/>
          </w:rPr>
          <w:t xml:space="preserve">2</w:t>
        </w:r>
      </w:ins>
      <w:ins w:id="483" w:author="PR Preview" w:date="2026-01-01T00:00:00Z">
        <w:r>
          <w:rPr>
            <w:rStyle w:val="NormalTok"/>
          </w:rPr>
          <w:t xml:space="preserve">], </w:t>
        </w:r>
      </w:ins>
      <w:ins w:id="484" w:author="PR Preview" w:date="2026-01-01T00:00:00Z">
        <w:r>
          <w:rPr>
            <w:rStyle w:val="AttributeTok"/>
          </w:rPr>
          <w:t xml:space="preserve">length.out =</w:t>
        </w:r>
      </w:ins>
      <w:ins w:id="485" w:author="PR Preview" w:date="2026-01-01T00:00:00Z">
        <w:r>
          <w:rPr>
            <w:rStyle w:val="NormalTok"/>
          </w:rPr>
          <w:t xml:space="preserve"> </w:t>
        </w:r>
      </w:ins>
      <w:ins w:id="486" w:author="PR Preview" w:date="2026-01-01T00:00:00Z">
        <w:r>
          <w:rPr>
            <w:rStyle w:val="DecValTok"/>
          </w:rPr>
          <w:t xml:space="preserve">200</w:t>
        </w:r>
      </w:ins>
      <w:ins w:id="487" w:author="PR Preview" w:date="2026-01-01T00:00:00Z">
        <w:r>
          <w:rPr>
            <w:rStyle w:val="NormalTok"/>
          </w:rPr>
          <w:t xml:space="preserve">)</w:t>
        </w:r>
      </w:ins>
      <w:ins w:id="488" w:author="PR Preview" w:date="2026-01-01T00:00:00Z">
        <w:r>
          <w:br/>
        </w:r>
      </w:ins>
      <w:ins w:id="489" w:author="PR Preview" w:date="2026-01-01T00:00:00Z">
        <w:r>
          <w:br/>
        </w:r>
      </w:ins>
      <w:ins w:id="490" w:author="PR Preview" w:date="2026-01-01T00:00:00Z">
        <w:r>
          <w:rPr>
            <w:rStyle w:val="NormalTok"/>
          </w:rPr>
          <w:t xml:space="preserve">partition_data </w:t>
        </w:r>
      </w:ins>
      <w:ins w:id="491" w:author="PR Preview" w:date="2026-01-01T00:00:00Z">
        <w:r>
          <w:rPr>
            <w:rStyle w:val="OtherTok"/>
          </w:rPr>
          <w:t xml:space="preserve">&lt;-</w:t>
        </w:r>
      </w:ins>
      <w:ins w:id="492" w:author="PR Preview" w:date="2026-01-01T00:00:00Z">
        <w:r>
          <w:rPr>
            <w:rStyle w:val="NormalTok"/>
          </w:rPr>
          <w:t xml:space="preserve"> dplyr</w:t>
        </w:r>
      </w:ins>
      <w:ins w:id="493" w:author="PR Preview" w:date="2026-01-01T00:00:00Z">
        <w:r>
          <w:rPr>
            <w:rStyle w:val="SpecialCharTok"/>
          </w:rPr>
          <w:t xml:space="preserve">::</w:t>
        </w:r>
      </w:ins>
      <w:ins w:id="494" w:author="PR Preview" w:date="2026-01-01T00:00:00Z">
        <w:r>
          <w:rPr>
            <w:rStyle w:val="FunctionTok"/>
          </w:rPr>
          <w:t xml:space="preserve">bind_rows</w:t>
        </w:r>
      </w:ins>
      <w:ins w:id="495" w:author="PR Preview" w:date="2026-01-01T00:00:00Z">
        <w:r>
          <w:rPr>
            <w:rStyle w:val="NormalTok"/>
          </w:rPr>
          <w:t xml:space="preserve">(</w:t>
        </w:r>
      </w:ins>
      <w:ins w:id="496" w:author="PR Preview" w:date="2026-01-01T00:00:00Z">
        <w:r>
          <w:br/>
        </w:r>
      </w:ins>
      <w:ins w:id="497" w:author="PR Preview" w:date="2026-01-01T00:00:00Z">
        <w:r>
          <w:rPr>
            <w:rStyle w:val="NormalTok"/>
          </w:rPr>
          <w:t xml:space="preserve">  </w:t>
        </w:r>
      </w:ins>
      <w:ins w:id="498" w:author="PR Preview" w:date="2026-01-01T00:00:00Z">
        <w:r>
          <w:rPr>
            <w:rStyle w:val="AttributeTok"/>
          </w:rPr>
          <w:t xml:space="preserve">training =</w:t>
        </w:r>
      </w:ins>
      <w:ins w:id="499" w:author="PR Preview" w:date="2026-01-01T00:00:00Z">
        <w:r>
          <w:rPr>
            <w:rStyle w:val="NormalTok"/>
          </w:rPr>
          <w:t xml:space="preserve"> train_dat,</w:t>
        </w:r>
      </w:ins>
      <w:ins w:id="500" w:author="PR Preview" w:date="2026-01-01T00:00:00Z">
        <w:r>
          <w:br/>
        </w:r>
      </w:ins>
      <w:ins w:id="501" w:author="PR Preview" w:date="2026-01-01T00:00:00Z">
        <w:r>
          <w:rPr>
            <w:rStyle w:val="NormalTok"/>
          </w:rPr>
          <w:t xml:space="preserve">  </w:t>
        </w:r>
      </w:ins>
      <w:ins w:id="502" w:author="PR Preview" w:date="2026-01-01T00:00:00Z">
        <w:r>
          <w:rPr>
            <w:rStyle w:val="AttributeTok"/>
          </w:rPr>
          <w:t xml:space="preserve">validation =</w:t>
        </w:r>
      </w:ins>
      <w:ins w:id="503" w:author="PR Preview" w:date="2026-01-01T00:00:00Z">
        <w:r>
          <w:rPr>
            <w:rStyle w:val="NormalTok"/>
          </w:rPr>
          <w:t xml:space="preserve"> valid_dat,</w:t>
        </w:r>
      </w:ins>
      <w:ins w:id="504" w:author="PR Preview" w:date="2026-01-01T00:00:00Z">
        <w:r>
          <w:br/>
        </w:r>
      </w:ins>
      <w:ins w:id="505" w:author="PR Preview" w:date="2026-01-01T00:00:00Z">
        <w:r>
          <w:rPr>
            <w:rStyle w:val="NormalTok"/>
          </w:rPr>
          <w:t xml:space="preserve">  </w:t>
        </w:r>
      </w:ins>
      <w:ins w:id="506" w:author="PR Preview" w:date="2026-01-01T00:00:00Z">
        <w:r>
          <w:rPr>
            <w:rStyle w:val="AttributeTok"/>
          </w:rPr>
          <w:t xml:space="preserve">test =</w:t>
        </w:r>
      </w:ins>
      <w:ins w:id="507" w:author="PR Preview" w:date="2026-01-01T00:00:00Z">
        <w:r>
          <w:rPr>
            <w:rStyle w:val="NormalTok"/>
          </w:rPr>
          <w:t xml:space="preserve"> test_dat,</w:t>
        </w:r>
      </w:ins>
      <w:ins w:id="508" w:author="PR Preview" w:date="2026-01-01T00:00:00Z">
        <w:r>
          <w:br/>
        </w:r>
      </w:ins>
      <w:ins w:id="509" w:author="PR Preview" w:date="2026-01-01T00:00:00Z">
        <w:r>
          <w:rPr>
            <w:rStyle w:val="NormalTok"/>
          </w:rPr>
          <w:t xml:space="preserve">  </w:t>
        </w:r>
      </w:ins>
      <w:ins w:id="510" w:author="PR Preview" w:date="2026-01-01T00:00:00Z">
        <w:r>
          <w:rPr>
            <w:rStyle w:val="AttributeTok"/>
          </w:rPr>
          <w:t xml:space="preserve">.id =</w:t>
        </w:r>
      </w:ins>
      <w:ins w:id="511" w:author="PR Preview" w:date="2026-01-01T00:00:00Z">
        <w:r>
          <w:rPr>
            <w:rStyle w:val="NormalTok"/>
          </w:rPr>
          <w:t xml:space="preserve"> </w:t>
        </w:r>
      </w:ins>
      <w:ins w:id="512" w:author="PR Preview" w:date="2026-01-01T00:00:00Z">
        <w:r>
          <w:rPr>
            <w:rStyle w:val="StringTok"/>
          </w:rPr>
          <w:t xml:space="preserve">"series"</w:t>
        </w:r>
      </w:ins>
      <w:ins w:id="513" w:author="PR Preview" w:date="2026-01-01T00:00:00Z">
        <w:r>
          <w:br/>
        </w:r>
      </w:ins>
      <w:ins w:id="514" w:author="PR Preview" w:date="2026-01-01T00:00:00Z">
        <w:r>
          <w:rPr>
            <w:rStyle w:val="NormalTok"/>
          </w:rPr>
          <w:t xml:space="preserve">)</w:t>
        </w:r>
      </w:ins>
      <w:ins w:id="515" w:author="PR Preview" w:date="2026-01-01T00:00:00Z">
        <w:r>
          <w:br/>
        </w:r>
      </w:ins>
      <w:ins w:id="516" w:author="PR Preview" w:date="2026-01-01T00:00:00Z">
        <w:r>
          <w:br/>
        </w:r>
      </w:ins>
      <w:ins w:id="517" w:author="PR Preview" w:date="2026-01-01T00:00:00Z">
        <w:r>
          <w:rPr>
            <w:rStyle w:val="NormalTok"/>
          </w:rPr>
          <w:t xml:space="preserve">plot_partitions_with_fit </w:t>
        </w:r>
      </w:ins>
      <w:ins w:id="518" w:author="PR Preview" w:date="2026-01-01T00:00:00Z">
        <w:r>
          <w:rPr>
            <w:rStyle w:val="OtherTok"/>
          </w:rPr>
          <w:t xml:space="preserve">&lt;-</w:t>
        </w:r>
      </w:ins>
      <w:ins w:id="519" w:author="PR Preview" w:date="2026-01-01T00:00:00Z">
        <w:r>
          <w:rPr>
            <w:rStyle w:val="NormalTok"/>
          </w:rPr>
          <w:t xml:space="preserve"> </w:t>
        </w:r>
      </w:ins>
      <w:ins w:id="520" w:author="PR Preview" w:date="2026-01-01T00:00:00Z">
        <w:r>
          <w:rPr>
            <w:rStyle w:val="ControlFlowTok"/>
          </w:rPr>
          <w:t xml:space="preserve">function</w:t>
        </w:r>
      </w:ins>
      <w:ins w:id="521" w:author="PR Preview" w:date="2026-01-01T00:00:00Z">
        <w:r>
          <w:rPr>
            <w:rStyle w:val="NormalTok"/>
          </w:rPr>
          <w:t xml:space="preserve">(model, fit_label) {</w:t>
        </w:r>
      </w:ins>
      <w:ins w:id="522" w:author="PR Preview" w:date="2026-01-01T00:00:00Z">
        <w:r>
          <w:br/>
        </w:r>
      </w:ins>
      <w:ins w:id="523" w:author="PR Preview" w:date="2026-01-01T00:00:00Z">
        <w:r>
          <w:rPr>
            <w:rStyle w:val="NormalTok"/>
          </w:rPr>
          <w:t xml:space="preserve">  series_levels </w:t>
        </w:r>
      </w:ins>
      <w:ins w:id="524" w:author="PR Preview" w:date="2026-01-01T00:00:00Z">
        <w:r>
          <w:rPr>
            <w:rStyle w:val="OtherTok"/>
          </w:rPr>
          <w:t xml:space="preserve">&lt;-</w:t>
        </w:r>
      </w:ins>
      <w:ins w:id="525" w:author="PR Preview" w:date="2026-01-01T00:00:00Z">
        <w:r>
          <w:rPr>
            <w:rStyle w:val="NormalTok"/>
          </w:rPr>
          <w:t xml:space="preserve"> </w:t>
        </w:r>
      </w:ins>
      <w:ins w:id="526" w:author="PR Preview" w:date="2026-01-01T00:00:00Z">
        <w:r>
          <w:rPr>
            <w:rStyle w:val="FunctionTok"/>
          </w:rPr>
          <w:t xml:space="preserve">c</w:t>
        </w:r>
      </w:ins>
      <w:ins w:id="527" w:author="PR Preview" w:date="2026-01-01T00:00:00Z">
        <w:r>
          <w:rPr>
            <w:rStyle w:val="NormalTok"/>
          </w:rPr>
          <w:t xml:space="preserve">(</w:t>
        </w:r>
      </w:ins>
      <w:ins w:id="528" w:author="PR Preview" w:date="2026-01-01T00:00:00Z">
        <w:r>
          <w:rPr>
            <w:rStyle w:val="FunctionTok"/>
          </w:rPr>
          <w:t xml:space="preserve">names</w:t>
        </w:r>
      </w:ins>
      <w:ins w:id="529" w:author="PR Preview" w:date="2026-01-01T00:00:00Z">
        <w:r>
          <w:rPr>
            <w:rStyle w:val="NormalTok"/>
          </w:rPr>
          <w:t xml:space="preserve">(partition_colors), fit_label)</w:t>
        </w:r>
      </w:ins>
      <w:ins w:id="530" w:author="PR Preview" w:date="2026-01-01T00:00:00Z">
        <w:r>
          <w:br/>
        </w:r>
      </w:ins>
      <w:ins w:id="531" w:author="PR Preview" w:date="2026-01-01T00:00:00Z">
        <w:r>
          <w:rPr>
            <w:rStyle w:val="NormalTok"/>
          </w:rPr>
          <w:t xml:space="preserve">  partition_data</w:t>
        </w:r>
      </w:ins>
      <w:ins w:id="532" w:author="PR Preview" w:date="2026-01-01T00:00:00Z">
        <w:r>
          <w:rPr>
            <w:rStyle w:val="SpecialCharTok"/>
          </w:rPr>
          <w:t xml:space="preserve">$</w:t>
        </w:r>
      </w:ins>
      <w:ins w:id="533" w:author="PR Preview" w:date="2026-01-01T00:00:00Z">
        <w:r>
          <w:rPr>
            <w:rStyle w:val="NormalTok"/>
          </w:rPr>
          <w:t xml:space="preserve">series </w:t>
        </w:r>
      </w:ins>
      <w:ins w:id="534" w:author="PR Preview" w:date="2026-01-01T00:00:00Z">
        <w:r>
          <w:rPr>
            <w:rStyle w:val="OtherTok"/>
          </w:rPr>
          <w:t xml:space="preserve">&lt;-</w:t>
        </w:r>
      </w:ins>
      <w:ins w:id="535" w:author="PR Preview" w:date="2026-01-01T00:00:00Z">
        <w:r>
          <w:rPr>
            <w:rStyle w:val="NormalTok"/>
          </w:rPr>
          <w:t xml:space="preserve"> </w:t>
        </w:r>
      </w:ins>
      <w:ins w:id="536" w:author="PR Preview" w:date="2026-01-01T00:00:00Z">
        <w:r>
          <w:rPr>
            <w:rStyle w:val="FunctionTok"/>
          </w:rPr>
          <w:t xml:space="preserve">factor</w:t>
        </w:r>
      </w:ins>
      <w:ins w:id="537" w:author="PR Preview" w:date="2026-01-01T00:00:00Z">
        <w:r>
          <w:rPr>
            <w:rStyle w:val="NormalTok"/>
          </w:rPr>
          <w:t xml:space="preserve">(partition_data</w:t>
        </w:r>
      </w:ins>
      <w:ins w:id="538" w:author="PR Preview" w:date="2026-01-01T00:00:00Z">
        <w:r>
          <w:rPr>
            <w:rStyle w:val="SpecialCharTok"/>
          </w:rPr>
          <w:t xml:space="preserve">$</w:t>
        </w:r>
      </w:ins>
      <w:ins w:id="539" w:author="PR Preview" w:date="2026-01-01T00:00:00Z">
        <w:r>
          <w:rPr>
            <w:rStyle w:val="NormalTok"/>
          </w:rPr>
          <w:t xml:space="preserve">series, </w:t>
        </w:r>
      </w:ins>
      <w:ins w:id="540" w:author="PR Preview" w:date="2026-01-01T00:00:00Z">
        <w:r>
          <w:rPr>
            <w:rStyle w:val="AttributeTok"/>
          </w:rPr>
          <w:t xml:space="preserve">levels =</w:t>
        </w:r>
      </w:ins>
      <w:ins w:id="541" w:author="PR Preview" w:date="2026-01-01T00:00:00Z">
        <w:r>
          <w:rPr>
            <w:rStyle w:val="NormalTok"/>
          </w:rPr>
          <w:t xml:space="preserve"> series_levels)</w:t>
        </w:r>
      </w:ins>
      <w:ins w:id="542" w:author="PR Preview" w:date="2026-01-01T00:00:00Z">
        <w:r>
          <w:br/>
        </w:r>
      </w:ins>
      <w:ins w:id="543" w:author="PR Preview" w:date="2026-01-01T00:00:00Z">
        <w:r>
          <w:rPr>
            <w:rStyle w:val="NormalTok"/>
          </w:rPr>
          <w:t xml:space="preserve">  fitted_curve </w:t>
        </w:r>
      </w:ins>
      <w:ins w:id="544" w:author="PR Preview" w:date="2026-01-01T00:00:00Z">
        <w:r>
          <w:rPr>
            <w:rStyle w:val="OtherTok"/>
          </w:rPr>
          <w:t xml:space="preserve">&lt;-</w:t>
        </w:r>
      </w:ins>
      <w:ins w:id="545" w:author="PR Preview" w:date="2026-01-01T00:00:00Z">
        <w:r>
          <w:rPr>
            <w:rStyle w:val="NormalTok"/>
          </w:rPr>
          <w:t xml:space="preserve"> tibble</w:t>
        </w:r>
      </w:ins>
      <w:ins w:id="546" w:author="PR Preview" w:date="2026-01-01T00:00:00Z">
        <w:r>
          <w:rPr>
            <w:rStyle w:val="SpecialCharTok"/>
          </w:rPr>
          <w:t xml:space="preserve">::</w:t>
        </w:r>
      </w:ins>
      <w:ins w:id="547" w:author="PR Preview" w:date="2026-01-01T00:00:00Z">
        <w:r>
          <w:rPr>
            <w:rStyle w:val="FunctionTok"/>
          </w:rPr>
          <w:t xml:space="preserve">tibble</w:t>
        </w:r>
      </w:ins>
      <w:ins w:id="548" w:author="PR Preview" w:date="2026-01-01T00:00:00Z">
        <w:r>
          <w:rPr>
            <w:rStyle w:val="NormalTok"/>
          </w:rPr>
          <w:t xml:space="preserve">(</w:t>
        </w:r>
      </w:ins>
      <w:ins w:id="549" w:author="PR Preview" w:date="2026-01-01T00:00:00Z">
        <w:r>
          <w:br/>
        </w:r>
      </w:ins>
      <w:ins w:id="550" w:author="PR Preview" w:date="2026-01-01T00:00:00Z">
        <w:r>
          <w:rPr>
            <w:rStyle w:val="NormalTok"/>
          </w:rPr>
          <w:t xml:space="preserve">    </w:t>
        </w:r>
      </w:ins>
      <w:ins w:id="551" w:author="PR Preview" w:date="2026-01-01T00:00:00Z">
        <w:r>
          <w:rPr>
            <w:rStyle w:val="AttributeTok"/>
          </w:rPr>
          <w:t xml:space="preserve">wt =</w:t>
        </w:r>
      </w:ins>
      <w:ins w:id="552" w:author="PR Preview" w:date="2026-01-01T00:00:00Z">
        <w:r>
          <w:rPr>
            <w:rStyle w:val="NormalTok"/>
          </w:rPr>
          <w:t xml:space="preserve"> wt_grid,</w:t>
        </w:r>
      </w:ins>
      <w:ins w:id="553" w:author="PR Preview" w:date="2026-01-01T00:00:00Z">
        <w:r>
          <w:br/>
        </w:r>
      </w:ins>
      <w:ins w:id="554" w:author="PR Preview" w:date="2026-01-01T00:00:00Z">
        <w:r>
          <w:rPr>
            <w:rStyle w:val="NormalTok"/>
          </w:rPr>
          <w:t xml:space="preserve">    </w:t>
        </w:r>
      </w:ins>
      <w:ins w:id="555" w:author="PR Preview" w:date="2026-01-01T00:00:00Z">
        <w:r>
          <w:rPr>
            <w:rStyle w:val="AttributeTok"/>
          </w:rPr>
          <w:t xml:space="preserve">mpg =</w:t>
        </w:r>
      </w:ins>
      <w:ins w:id="556" w:author="PR Preview" w:date="2026-01-01T00:00:00Z">
        <w:r>
          <w:rPr>
            <w:rStyle w:val="NormalTok"/>
          </w:rPr>
          <w:t xml:space="preserve"> </w:t>
        </w:r>
      </w:ins>
      <w:ins w:id="557" w:author="PR Preview" w:date="2026-01-01T00:00:00Z">
        <w:r>
          <w:rPr>
            <w:rStyle w:val="FunctionTok"/>
          </w:rPr>
          <w:t xml:space="preserve">predict</w:t>
        </w:r>
      </w:ins>
      <w:ins w:id="558" w:author="PR Preview" w:date="2026-01-01T00:00:00Z">
        <w:r>
          <w:rPr>
            <w:rStyle w:val="NormalTok"/>
          </w:rPr>
          <w:t xml:space="preserve">(model, </w:t>
        </w:r>
      </w:ins>
      <w:ins w:id="559" w:author="PR Preview" w:date="2026-01-01T00:00:00Z">
        <w:r>
          <w:rPr>
            <w:rStyle w:val="AttributeTok"/>
          </w:rPr>
          <w:t xml:space="preserve">newdata =</w:t>
        </w:r>
      </w:ins>
      <w:ins w:id="560" w:author="PR Preview" w:date="2026-01-01T00:00:00Z">
        <w:r>
          <w:rPr>
            <w:rStyle w:val="NormalTok"/>
          </w:rPr>
          <w:t xml:space="preserve"> tibble</w:t>
        </w:r>
      </w:ins>
      <w:ins w:id="561" w:author="PR Preview" w:date="2026-01-01T00:00:00Z">
        <w:r>
          <w:rPr>
            <w:rStyle w:val="SpecialCharTok"/>
          </w:rPr>
          <w:t xml:space="preserve">::</w:t>
        </w:r>
      </w:ins>
      <w:ins w:id="562" w:author="PR Preview" w:date="2026-01-01T00:00:00Z">
        <w:r>
          <w:rPr>
            <w:rStyle w:val="FunctionTok"/>
          </w:rPr>
          <w:t xml:space="preserve">tibble</w:t>
        </w:r>
      </w:ins>
      <w:ins w:id="563" w:author="PR Preview" w:date="2026-01-01T00:00:00Z">
        <w:r>
          <w:rPr>
            <w:rStyle w:val="NormalTok"/>
          </w:rPr>
          <w:t xml:space="preserve">(</w:t>
        </w:r>
      </w:ins>
      <w:ins w:id="564" w:author="PR Preview" w:date="2026-01-01T00:00:00Z">
        <w:r>
          <w:rPr>
            <w:rStyle w:val="AttributeTok"/>
          </w:rPr>
          <w:t xml:space="preserve">wt =</w:t>
        </w:r>
      </w:ins>
      <w:ins w:id="565" w:author="PR Preview" w:date="2026-01-01T00:00:00Z">
        <w:r>
          <w:rPr>
            <w:rStyle w:val="NormalTok"/>
          </w:rPr>
          <w:t xml:space="preserve"> wt_grid)),</w:t>
        </w:r>
      </w:ins>
      <w:ins w:id="566" w:author="PR Preview" w:date="2026-01-01T00:00:00Z">
        <w:r>
          <w:br/>
        </w:r>
      </w:ins>
      <w:ins w:id="567" w:author="PR Preview" w:date="2026-01-01T00:00:00Z">
        <w:r>
          <w:rPr>
            <w:rStyle w:val="NormalTok"/>
          </w:rPr>
          <w:t xml:space="preserve">    </w:t>
        </w:r>
      </w:ins>
      <w:ins w:id="568" w:author="PR Preview" w:date="2026-01-01T00:00:00Z">
        <w:r>
          <w:rPr>
            <w:rStyle w:val="AttributeTok"/>
          </w:rPr>
          <w:t xml:space="preserve">series =</w:t>
        </w:r>
      </w:ins>
      <w:ins w:id="569" w:author="PR Preview" w:date="2026-01-01T00:00:00Z">
        <w:r>
          <w:rPr>
            <w:rStyle w:val="NormalTok"/>
          </w:rPr>
          <w:t xml:space="preserve"> </w:t>
        </w:r>
      </w:ins>
      <w:ins w:id="570" w:author="PR Preview" w:date="2026-01-01T00:00:00Z">
        <w:r>
          <w:rPr>
            <w:rStyle w:val="FunctionTok"/>
          </w:rPr>
          <w:t xml:space="preserve">factor</w:t>
        </w:r>
      </w:ins>
      <w:ins w:id="571" w:author="PR Preview" w:date="2026-01-01T00:00:00Z">
        <w:r>
          <w:rPr>
            <w:rStyle w:val="NormalTok"/>
          </w:rPr>
          <w:t xml:space="preserve">(fit_label, </w:t>
        </w:r>
      </w:ins>
      <w:ins w:id="572" w:author="PR Preview" w:date="2026-01-01T00:00:00Z">
        <w:r>
          <w:rPr>
            <w:rStyle w:val="AttributeTok"/>
          </w:rPr>
          <w:t xml:space="preserve">levels =</w:t>
        </w:r>
      </w:ins>
      <w:ins w:id="573" w:author="PR Preview" w:date="2026-01-01T00:00:00Z">
        <w:r>
          <w:rPr>
            <w:rStyle w:val="NormalTok"/>
          </w:rPr>
          <w:t xml:space="preserve"> series_levels)</w:t>
        </w:r>
      </w:ins>
      <w:ins w:id="574" w:author="PR Preview" w:date="2026-01-01T00:00:00Z">
        <w:r>
          <w:br/>
        </w:r>
      </w:ins>
      <w:ins w:id="575" w:author="PR Preview" w:date="2026-01-01T00:00:00Z">
        <w:r>
          <w:rPr>
            <w:rStyle w:val="NormalTok"/>
          </w:rPr>
          <w:t xml:space="preserve">  )</w:t>
        </w:r>
      </w:ins>
      <w:ins w:id="576" w:author="PR Preview" w:date="2026-01-01T00:00:00Z">
        <w:r>
          <w:br/>
        </w:r>
      </w:ins>
      <w:ins w:id="577" w:author="PR Preview" w:date="2026-01-01T00:00:00Z">
        <w:r>
          <w:rPr>
            <w:rStyle w:val="NormalTok"/>
          </w:rPr>
          <w:t xml:space="preserve">  </w:t>
        </w:r>
      </w:ins>
      <w:ins w:id="578" w:author="PR Preview" w:date="2026-01-01T00:00:00Z">
        <w:r>
          <w:rPr>
            <w:rStyle w:val="CommentTok"/>
          </w:rPr>
          <w:t xml:space="preserve"># nolint start: object_usage_linter.</w:t>
        </w:r>
      </w:ins>
      <w:ins w:id="579" w:author="PR Preview" w:date="2026-01-01T00:00:00Z">
        <w:r>
          <w:br/>
        </w:r>
      </w:ins>
      <w:ins w:id="580" w:author="PR Preview" w:date="2026-01-01T00:00:00Z">
        <w:r>
          <w:rPr>
            <w:rStyle w:val="NormalTok"/>
          </w:rPr>
          <w:t xml:space="preserve">  ggplot2</w:t>
        </w:r>
      </w:ins>
      <w:ins w:id="581" w:author="PR Preview" w:date="2026-01-01T00:00:00Z">
        <w:r>
          <w:rPr>
            <w:rStyle w:val="SpecialCharTok"/>
          </w:rPr>
          <w:t xml:space="preserve">::</w:t>
        </w:r>
      </w:ins>
      <w:ins w:id="582" w:author="PR Preview" w:date="2026-01-01T00:00:00Z">
        <w:r>
          <w:rPr>
            <w:rStyle w:val="FunctionTok"/>
          </w:rPr>
          <w:t xml:space="preserve">ggplot</w:t>
        </w:r>
      </w:ins>
      <w:ins w:id="583" w:author="PR Preview" w:date="2026-01-01T00:00:00Z">
        <w:r>
          <w:rPr>
            <w:rStyle w:val="NormalTok"/>
          </w:rPr>
          <w:t xml:space="preserve">(</w:t>
        </w:r>
      </w:ins>
      <w:ins w:id="584" w:author="PR Preview" w:date="2026-01-01T00:00:00Z">
        <w:r>
          <w:br/>
        </w:r>
      </w:ins>
      <w:ins w:id="585" w:author="PR Preview" w:date="2026-01-01T00:00:00Z">
        <w:r>
          <w:rPr>
            <w:rStyle w:val="NormalTok"/>
          </w:rPr>
          <w:t xml:space="preserve">    partition_data,</w:t>
        </w:r>
      </w:ins>
      <w:ins w:id="586" w:author="PR Preview" w:date="2026-01-01T00:00:00Z">
        <w:r>
          <w:br/>
        </w:r>
      </w:ins>
      <w:ins w:id="587" w:author="PR Preview" w:date="2026-01-01T00:00:00Z">
        <w:r>
          <w:rPr>
            <w:rStyle w:val="NormalTok"/>
          </w:rPr>
          <w:t xml:space="preserve">    ggplot2</w:t>
        </w:r>
      </w:ins>
      <w:ins w:id="588" w:author="PR Preview" w:date="2026-01-01T00:00:00Z">
        <w:r>
          <w:rPr>
            <w:rStyle w:val="SpecialCharTok"/>
          </w:rPr>
          <w:t xml:space="preserve">::</w:t>
        </w:r>
      </w:ins>
      <w:ins w:id="589" w:author="PR Preview" w:date="2026-01-01T00:00:00Z">
        <w:r>
          <w:rPr>
            <w:rStyle w:val="FunctionTok"/>
          </w:rPr>
          <w:t xml:space="preserve">aes</w:t>
        </w:r>
      </w:ins>
      <w:ins w:id="590" w:author="PR Preview" w:date="2026-01-01T00:00:00Z">
        <w:r>
          <w:rPr>
            <w:rStyle w:val="NormalTok"/>
          </w:rPr>
          <w:t xml:space="preserve">(</w:t>
        </w:r>
      </w:ins>
      <w:ins w:id="591" w:author="PR Preview" w:date="2026-01-01T00:00:00Z">
        <w:r>
          <w:br/>
        </w:r>
      </w:ins>
      <w:ins w:id="592" w:author="PR Preview" w:date="2026-01-01T00:00:00Z">
        <w:r>
          <w:rPr>
            <w:rStyle w:val="NormalTok"/>
          </w:rPr>
          <w:t xml:space="preserve">      </w:t>
        </w:r>
      </w:ins>
      <w:ins w:id="593" w:author="PR Preview" w:date="2026-01-01T00:00:00Z">
        <w:r>
          <w:rPr>
            <w:rStyle w:val="AttributeTok"/>
          </w:rPr>
          <w:t xml:space="preserve">x =</w:t>
        </w:r>
      </w:ins>
      <w:ins w:id="594" w:author="PR Preview" w:date="2026-01-01T00:00:00Z">
        <w:r>
          <w:rPr>
            <w:rStyle w:val="NormalTok"/>
          </w:rPr>
          <w:t xml:space="preserve"> wt,</w:t>
        </w:r>
      </w:ins>
      <w:ins w:id="595" w:author="PR Preview" w:date="2026-01-01T00:00:00Z">
        <w:r>
          <w:br/>
        </w:r>
      </w:ins>
      <w:ins w:id="596" w:author="PR Preview" w:date="2026-01-01T00:00:00Z">
        <w:r>
          <w:rPr>
            <w:rStyle w:val="NormalTok"/>
          </w:rPr>
          <w:t xml:space="preserve">      </w:t>
        </w:r>
      </w:ins>
      <w:ins w:id="597" w:author="PR Preview" w:date="2026-01-01T00:00:00Z">
        <w:r>
          <w:rPr>
            <w:rStyle w:val="AttributeTok"/>
          </w:rPr>
          <w:t xml:space="preserve">y =</w:t>
        </w:r>
      </w:ins>
      <w:ins w:id="598" w:author="PR Preview" w:date="2026-01-01T00:00:00Z">
        <w:r>
          <w:rPr>
            <w:rStyle w:val="NormalTok"/>
          </w:rPr>
          <w:t xml:space="preserve"> mpg,</w:t>
        </w:r>
      </w:ins>
      <w:ins w:id="599" w:author="PR Preview" w:date="2026-01-01T00:00:00Z">
        <w:r>
          <w:br/>
        </w:r>
      </w:ins>
      <w:ins w:id="600" w:author="PR Preview" w:date="2026-01-01T00:00:00Z">
        <w:r>
          <w:rPr>
            <w:rStyle w:val="NormalTok"/>
          </w:rPr>
          <w:t xml:space="preserve">      </w:t>
        </w:r>
      </w:ins>
      <w:ins w:id="601" w:author="PR Preview" w:date="2026-01-01T00:00:00Z">
        <w:r>
          <w:rPr>
            <w:rStyle w:val="AttributeTok"/>
          </w:rPr>
          <w:t xml:space="preserve">color =</w:t>
        </w:r>
      </w:ins>
      <w:ins w:id="602" w:author="PR Preview" w:date="2026-01-01T00:00:00Z">
        <w:r>
          <w:rPr>
            <w:rStyle w:val="NormalTok"/>
          </w:rPr>
          <w:t xml:space="preserve"> series,</w:t>
        </w:r>
      </w:ins>
      <w:ins w:id="603" w:author="PR Preview" w:date="2026-01-01T00:00:00Z">
        <w:r>
          <w:br/>
        </w:r>
      </w:ins>
      <w:ins w:id="604" w:author="PR Preview" w:date="2026-01-01T00:00:00Z">
        <w:r>
          <w:rPr>
            <w:rStyle w:val="NormalTok"/>
          </w:rPr>
          <w:t xml:space="preserve">      </w:t>
        </w:r>
      </w:ins>
      <w:ins w:id="605" w:author="PR Preview" w:date="2026-01-01T00:00:00Z">
        <w:r>
          <w:rPr>
            <w:rStyle w:val="AttributeTok"/>
          </w:rPr>
          <w:t xml:space="preserve">shape =</w:t>
        </w:r>
      </w:ins>
      <w:ins w:id="606" w:author="PR Preview" w:date="2026-01-01T00:00:00Z">
        <w:r>
          <w:rPr>
            <w:rStyle w:val="NormalTok"/>
          </w:rPr>
          <w:t xml:space="preserve"> series</w:t>
        </w:r>
      </w:ins>
      <w:ins w:id="607" w:author="PR Preview" w:date="2026-01-01T00:00:00Z">
        <w:r>
          <w:br/>
        </w:r>
      </w:ins>
      <w:ins w:id="608" w:author="PR Preview" w:date="2026-01-01T00:00:00Z">
        <w:r>
          <w:rPr>
            <w:rStyle w:val="NormalTok"/>
          </w:rPr>
          <w:t xml:space="preserve">    )</w:t>
        </w:r>
      </w:ins>
      <w:ins w:id="609" w:author="PR Preview" w:date="2026-01-01T00:00:00Z">
        <w:r>
          <w:br/>
        </w:r>
      </w:ins>
      <w:ins w:id="610" w:author="PR Preview" w:date="2026-01-01T00:00:00Z">
        <w:r>
          <w:rPr>
            <w:rStyle w:val="NormalTok"/>
          </w:rPr>
          <w:t xml:space="preserve">  ) </w:t>
        </w:r>
      </w:ins>
      <w:ins w:id="611" w:author="PR Preview" w:date="2026-01-01T00:00:00Z">
        <w:r>
          <w:rPr>
            <w:rStyle w:val="SpecialCharTok"/>
          </w:rPr>
          <w:t xml:space="preserve">+</w:t>
        </w:r>
      </w:ins>
      <w:ins w:id="612" w:author="PR Preview" w:date="2026-01-01T00:00:00Z">
        <w:r>
          <w:br/>
        </w:r>
      </w:ins>
      <w:ins w:id="613" w:author="PR Preview" w:date="2026-01-01T00:00:00Z">
        <w:r>
          <w:rPr>
            <w:rStyle w:val="NormalTok"/>
          </w:rPr>
          <w:t xml:space="preserve">    ggplot2</w:t>
        </w:r>
      </w:ins>
      <w:ins w:id="614" w:author="PR Preview" w:date="2026-01-01T00:00:00Z">
        <w:r>
          <w:rPr>
            <w:rStyle w:val="SpecialCharTok"/>
          </w:rPr>
          <w:t xml:space="preserve">::</w:t>
        </w:r>
      </w:ins>
      <w:ins w:id="615" w:author="PR Preview" w:date="2026-01-01T00:00:00Z">
        <w:r>
          <w:rPr>
            <w:rStyle w:val="FunctionTok"/>
          </w:rPr>
          <w:t xml:space="preserve">geom_point</w:t>
        </w:r>
      </w:ins>
      <w:ins w:id="616" w:author="PR Preview" w:date="2026-01-01T00:00:00Z">
        <w:r>
          <w:rPr>
            <w:rStyle w:val="NormalTok"/>
          </w:rPr>
          <w:t xml:space="preserve">() </w:t>
        </w:r>
      </w:ins>
      <w:ins w:id="617" w:author="PR Preview" w:date="2026-01-01T00:00:00Z">
        <w:r>
          <w:rPr>
            <w:rStyle w:val="SpecialCharTok"/>
          </w:rPr>
          <w:t xml:space="preserve">+</w:t>
        </w:r>
      </w:ins>
      <w:ins w:id="618" w:author="PR Preview" w:date="2026-01-01T00:00:00Z">
        <w:r>
          <w:br/>
        </w:r>
      </w:ins>
      <w:ins w:id="619" w:author="PR Preview" w:date="2026-01-01T00:00:00Z">
        <w:r>
          <w:rPr>
            <w:rStyle w:val="NormalTok"/>
          </w:rPr>
          <w:t xml:space="preserve">    ggplot2</w:t>
        </w:r>
      </w:ins>
      <w:ins w:id="620" w:author="PR Preview" w:date="2026-01-01T00:00:00Z">
        <w:r>
          <w:rPr>
            <w:rStyle w:val="SpecialCharTok"/>
          </w:rPr>
          <w:t xml:space="preserve">::</w:t>
        </w:r>
      </w:ins>
      <w:ins w:id="621" w:author="PR Preview" w:date="2026-01-01T00:00:00Z">
        <w:r>
          <w:rPr>
            <w:rStyle w:val="FunctionTok"/>
          </w:rPr>
          <w:t xml:space="preserve">geom_line</w:t>
        </w:r>
      </w:ins>
      <w:ins w:id="622" w:author="PR Preview" w:date="2026-01-01T00:00:00Z">
        <w:r>
          <w:rPr>
            <w:rStyle w:val="NormalTok"/>
          </w:rPr>
          <w:t xml:space="preserve">(</w:t>
        </w:r>
      </w:ins>
      <w:ins w:id="623" w:author="PR Preview" w:date="2026-01-01T00:00:00Z">
        <w:r>
          <w:br/>
        </w:r>
      </w:ins>
      <w:ins w:id="624" w:author="PR Preview" w:date="2026-01-01T00:00:00Z">
        <w:r>
          <w:rPr>
            <w:rStyle w:val="NormalTok"/>
          </w:rPr>
          <w:t xml:space="preserve">      ggplot2</w:t>
        </w:r>
      </w:ins>
      <w:ins w:id="625" w:author="PR Preview" w:date="2026-01-01T00:00:00Z">
        <w:r>
          <w:rPr>
            <w:rStyle w:val="SpecialCharTok"/>
          </w:rPr>
          <w:t xml:space="preserve">::</w:t>
        </w:r>
      </w:ins>
      <w:ins w:id="626" w:author="PR Preview" w:date="2026-01-01T00:00:00Z">
        <w:r>
          <w:rPr>
            <w:rStyle w:val="FunctionTok"/>
          </w:rPr>
          <w:t xml:space="preserve">aes</w:t>
        </w:r>
      </w:ins>
      <w:ins w:id="627" w:author="PR Preview" w:date="2026-01-01T00:00:00Z">
        <w:r>
          <w:rPr>
            <w:rStyle w:val="NormalTok"/>
          </w:rPr>
          <w:t xml:space="preserve">(</w:t>
        </w:r>
      </w:ins>
      <w:ins w:id="628" w:author="PR Preview" w:date="2026-01-01T00:00:00Z">
        <w:r>
          <w:rPr>
            <w:rStyle w:val="AttributeTok"/>
          </w:rPr>
          <w:t xml:space="preserve">linetype =</w:t>
        </w:r>
      </w:ins>
      <w:ins w:id="629" w:author="PR Preview" w:date="2026-01-01T00:00:00Z">
        <w:r>
          <w:rPr>
            <w:rStyle w:val="NormalTok"/>
          </w:rPr>
          <w:t xml:space="preserve"> series),</w:t>
        </w:r>
      </w:ins>
      <w:ins w:id="630" w:author="PR Preview" w:date="2026-01-01T00:00:00Z">
        <w:r>
          <w:br/>
        </w:r>
      </w:ins>
      <w:ins w:id="631" w:author="PR Preview" w:date="2026-01-01T00:00:00Z">
        <w:r>
          <w:rPr>
            <w:rStyle w:val="NormalTok"/>
          </w:rPr>
          <w:t xml:space="preserve">      </w:t>
        </w:r>
      </w:ins>
      <w:ins w:id="632" w:author="PR Preview" w:date="2026-01-01T00:00:00Z">
        <w:r>
          <w:rPr>
            <w:rStyle w:val="AttributeTok"/>
          </w:rPr>
          <w:t xml:space="preserve">data =</w:t>
        </w:r>
      </w:ins>
      <w:ins w:id="633" w:author="PR Preview" w:date="2026-01-01T00:00:00Z">
        <w:r>
          <w:rPr>
            <w:rStyle w:val="NormalTok"/>
          </w:rPr>
          <w:t xml:space="preserve"> fitted_curve,</w:t>
        </w:r>
      </w:ins>
      <w:ins w:id="634" w:author="PR Preview" w:date="2026-01-01T00:00:00Z">
        <w:r>
          <w:br/>
        </w:r>
      </w:ins>
      <w:ins w:id="635" w:author="PR Preview" w:date="2026-01-01T00:00:00Z">
        <w:r>
          <w:rPr>
            <w:rStyle w:val="NormalTok"/>
          </w:rPr>
          <w:t xml:space="preserve">      </w:t>
        </w:r>
      </w:ins>
      <w:ins w:id="636" w:author="PR Preview" w:date="2026-01-01T00:00:00Z">
        <w:r>
          <w:rPr>
            <w:rStyle w:val="AttributeTok"/>
          </w:rPr>
          <w:t xml:space="preserve">linewidth =</w:t>
        </w:r>
      </w:ins>
      <w:ins w:id="637" w:author="PR Preview" w:date="2026-01-01T00:00:00Z">
        <w:r>
          <w:rPr>
            <w:rStyle w:val="NormalTok"/>
          </w:rPr>
          <w:t xml:space="preserve"> </w:t>
        </w:r>
      </w:ins>
      <w:ins w:id="638" w:author="PR Preview" w:date="2026-01-01T00:00:00Z">
        <w:r>
          <w:rPr>
            <w:rStyle w:val="DecValTok"/>
          </w:rPr>
          <w:t xml:space="preserve">1</w:t>
        </w:r>
      </w:ins>
      <w:ins w:id="639" w:author="PR Preview" w:date="2026-01-01T00:00:00Z">
        <w:r>
          <w:br/>
        </w:r>
      </w:ins>
      <w:ins w:id="640" w:author="PR Preview" w:date="2026-01-01T00:00:00Z">
        <w:r>
          <w:rPr>
            <w:rStyle w:val="NormalTok"/>
          </w:rPr>
          <w:t xml:space="preserve">    ) </w:t>
        </w:r>
      </w:ins>
      <w:ins w:id="641" w:author="PR Preview" w:date="2026-01-01T00:00:00Z">
        <w:r>
          <w:rPr>
            <w:rStyle w:val="SpecialCharTok"/>
          </w:rPr>
          <w:t xml:space="preserve">+</w:t>
        </w:r>
      </w:ins>
      <w:ins w:id="642" w:author="PR Preview" w:date="2026-01-01T00:00:00Z">
        <w:r>
          <w:br/>
        </w:r>
      </w:ins>
      <w:ins w:id="643" w:author="PR Preview" w:date="2026-01-01T00:00:00Z">
        <w:r>
          <w:rPr>
            <w:rStyle w:val="NormalTok"/>
          </w:rPr>
          <w:t xml:space="preserve">    ggplot2</w:t>
        </w:r>
      </w:ins>
      <w:ins w:id="644" w:author="PR Preview" w:date="2026-01-01T00:00:00Z">
        <w:r>
          <w:rPr>
            <w:rStyle w:val="SpecialCharTok"/>
          </w:rPr>
          <w:t xml:space="preserve">::</w:t>
        </w:r>
      </w:ins>
      <w:ins w:id="645" w:author="PR Preview" w:date="2026-01-01T00:00:00Z">
        <w:r>
          <w:rPr>
            <w:rStyle w:val="FunctionTok"/>
          </w:rPr>
          <w:t xml:space="preserve">scale_color_manual</w:t>
        </w:r>
      </w:ins>
      <w:ins w:id="646" w:author="PR Preview" w:date="2026-01-01T00:00:00Z">
        <w:r>
          <w:rPr>
            <w:rStyle w:val="NormalTok"/>
          </w:rPr>
          <w:t xml:space="preserve">(</w:t>
        </w:r>
      </w:ins>
      <w:ins w:id="647" w:author="PR Preview" w:date="2026-01-01T00:00:00Z">
        <w:r>
          <w:br/>
        </w:r>
      </w:ins>
      <w:ins w:id="648" w:author="PR Preview" w:date="2026-01-01T00:00:00Z">
        <w:r>
          <w:rPr>
            <w:rStyle w:val="NormalTok"/>
          </w:rPr>
          <w:t xml:space="preserve">      </w:t>
        </w:r>
      </w:ins>
      <w:ins w:id="649" w:author="PR Preview" w:date="2026-01-01T00:00:00Z">
        <w:r>
          <w:rPr>
            <w:rStyle w:val="AttributeTok"/>
          </w:rPr>
          <w:t xml:space="preserve">limits =</w:t>
        </w:r>
      </w:ins>
      <w:ins w:id="650" w:author="PR Preview" w:date="2026-01-01T00:00:00Z">
        <w:r>
          <w:rPr>
            <w:rStyle w:val="NormalTok"/>
          </w:rPr>
          <w:t xml:space="preserve"> series_levels,</w:t>
        </w:r>
      </w:ins>
      <w:ins w:id="651" w:author="PR Preview" w:date="2026-01-01T00:00:00Z">
        <w:r>
          <w:br/>
        </w:r>
      </w:ins>
      <w:ins w:id="652" w:author="PR Preview" w:date="2026-01-01T00:00:00Z">
        <w:r>
          <w:rPr>
            <w:rStyle w:val="NormalTok"/>
          </w:rPr>
          <w:t xml:space="preserve">      </w:t>
        </w:r>
      </w:ins>
      <w:ins w:id="653" w:author="PR Preview" w:date="2026-01-01T00:00:00Z">
        <w:r>
          <w:rPr>
            <w:rStyle w:val="AttributeTok"/>
          </w:rPr>
          <w:t xml:space="preserve">values =</w:t>
        </w:r>
      </w:ins>
      <w:ins w:id="654" w:author="PR Preview" w:date="2026-01-01T00:00:00Z">
        <w:r>
          <w:rPr>
            <w:rStyle w:val="NormalTok"/>
          </w:rPr>
          <w:t xml:space="preserve"> </w:t>
        </w:r>
      </w:ins>
      <w:ins w:id="655" w:author="PR Preview" w:date="2026-01-01T00:00:00Z">
        <w:r>
          <w:rPr>
            <w:rStyle w:val="FunctionTok"/>
          </w:rPr>
          <w:t xml:space="preserve">c</w:t>
        </w:r>
      </w:ins>
      <w:ins w:id="656" w:author="PR Preview" w:date="2026-01-01T00:00:00Z">
        <w:r>
          <w:rPr>
            <w:rStyle w:val="NormalTok"/>
          </w:rPr>
          <w:t xml:space="preserve">(partition_colors, stats</w:t>
        </w:r>
      </w:ins>
      <w:ins w:id="657" w:author="PR Preview" w:date="2026-01-01T00:00:00Z">
        <w:r>
          <w:rPr>
            <w:rStyle w:val="SpecialCharTok"/>
          </w:rPr>
          <w:t xml:space="preserve">::</w:t>
        </w:r>
      </w:ins>
      <w:ins w:id="658" w:author="PR Preview" w:date="2026-01-01T00:00:00Z">
        <w:r>
          <w:rPr>
            <w:rStyle w:val="FunctionTok"/>
          </w:rPr>
          <w:t xml:space="preserve">setNames</w:t>
        </w:r>
      </w:ins>
      <w:ins w:id="659" w:author="PR Preview" w:date="2026-01-01T00:00:00Z">
        <w:r>
          <w:rPr>
            <w:rStyle w:val="NormalTok"/>
          </w:rPr>
          <w:t xml:space="preserve">(</w:t>
        </w:r>
      </w:ins>
      <w:ins w:id="660" w:author="PR Preview" w:date="2026-01-01T00:00:00Z">
        <w:r>
          <w:rPr>
            <w:rStyle w:val="StringTok"/>
          </w:rPr>
          <w:t xml:space="preserve">"blue"</w:t>
        </w:r>
      </w:ins>
      <w:ins w:id="661" w:author="PR Preview" w:date="2026-01-01T00:00:00Z">
        <w:r>
          <w:rPr>
            <w:rStyle w:val="NormalTok"/>
          </w:rPr>
          <w:t xml:space="preserve">, fit_label))</w:t>
        </w:r>
      </w:ins>
      <w:ins w:id="662" w:author="PR Preview" w:date="2026-01-01T00:00:00Z">
        <w:r>
          <w:br/>
        </w:r>
      </w:ins>
      <w:ins w:id="663" w:author="PR Preview" w:date="2026-01-01T00:00:00Z">
        <w:r>
          <w:rPr>
            <w:rStyle w:val="NormalTok"/>
          </w:rPr>
          <w:t xml:space="preserve">    ) </w:t>
        </w:r>
      </w:ins>
      <w:ins w:id="664" w:author="PR Preview" w:date="2026-01-01T00:00:00Z">
        <w:r>
          <w:rPr>
            <w:rStyle w:val="SpecialCharTok"/>
          </w:rPr>
          <w:t xml:space="preserve">+</w:t>
        </w:r>
      </w:ins>
      <w:ins w:id="665" w:author="PR Preview" w:date="2026-01-01T00:00:00Z">
        <w:r>
          <w:br/>
        </w:r>
      </w:ins>
      <w:ins w:id="666" w:author="PR Preview" w:date="2026-01-01T00:00:00Z">
        <w:r>
          <w:rPr>
            <w:rStyle w:val="NormalTok"/>
          </w:rPr>
          <w:t xml:space="preserve">    ggplot2</w:t>
        </w:r>
      </w:ins>
      <w:ins w:id="667" w:author="PR Preview" w:date="2026-01-01T00:00:00Z">
        <w:r>
          <w:rPr>
            <w:rStyle w:val="SpecialCharTok"/>
          </w:rPr>
          <w:t xml:space="preserve">::</w:t>
        </w:r>
      </w:ins>
      <w:ins w:id="668" w:author="PR Preview" w:date="2026-01-01T00:00:00Z">
        <w:r>
          <w:rPr>
            <w:rStyle w:val="FunctionTok"/>
          </w:rPr>
          <w:t xml:space="preserve">scale_shape_manual</w:t>
        </w:r>
      </w:ins>
      <w:ins w:id="669" w:author="PR Preview" w:date="2026-01-01T00:00:00Z">
        <w:r>
          <w:rPr>
            <w:rStyle w:val="NormalTok"/>
          </w:rPr>
          <w:t xml:space="preserve">(</w:t>
        </w:r>
      </w:ins>
      <w:ins w:id="670" w:author="PR Preview" w:date="2026-01-01T00:00:00Z">
        <w:r>
          <w:br/>
        </w:r>
      </w:ins>
      <w:ins w:id="671" w:author="PR Preview" w:date="2026-01-01T00:00:00Z">
        <w:r>
          <w:rPr>
            <w:rStyle w:val="NormalTok"/>
          </w:rPr>
          <w:t xml:space="preserve">      </w:t>
        </w:r>
      </w:ins>
      <w:ins w:id="672" w:author="PR Preview" w:date="2026-01-01T00:00:00Z">
        <w:r>
          <w:rPr>
            <w:rStyle w:val="AttributeTok"/>
          </w:rPr>
          <w:t xml:space="preserve">limits =</w:t>
        </w:r>
      </w:ins>
      <w:ins w:id="673" w:author="PR Preview" w:date="2026-01-01T00:00:00Z">
        <w:r>
          <w:rPr>
            <w:rStyle w:val="NormalTok"/>
          </w:rPr>
          <w:t xml:space="preserve"> series_levels,</w:t>
        </w:r>
      </w:ins>
      <w:ins w:id="674" w:author="PR Preview" w:date="2026-01-01T00:00:00Z">
        <w:r>
          <w:br/>
        </w:r>
      </w:ins>
      <w:ins w:id="675" w:author="PR Preview" w:date="2026-01-01T00:00:00Z">
        <w:r>
          <w:rPr>
            <w:rStyle w:val="NormalTok"/>
          </w:rPr>
          <w:t xml:space="preserve">      </w:t>
        </w:r>
      </w:ins>
      <w:ins w:id="676" w:author="PR Preview" w:date="2026-01-01T00:00:00Z">
        <w:r>
          <w:rPr>
            <w:rStyle w:val="AttributeTok"/>
          </w:rPr>
          <w:t xml:space="preserve">values =</w:t>
        </w:r>
      </w:ins>
      <w:ins w:id="677" w:author="PR Preview" w:date="2026-01-01T00:00:00Z">
        <w:r>
          <w:rPr>
            <w:rStyle w:val="NormalTok"/>
          </w:rPr>
          <w:t xml:space="preserve"> </w:t>
        </w:r>
      </w:ins>
      <w:ins w:id="678" w:author="PR Preview" w:date="2026-01-01T00:00:00Z">
        <w:r>
          <w:rPr>
            <w:rStyle w:val="FunctionTok"/>
          </w:rPr>
          <w:t xml:space="preserve">c</w:t>
        </w:r>
      </w:ins>
      <w:ins w:id="679" w:author="PR Preview" w:date="2026-01-01T00:00:00Z">
        <w:r>
          <w:rPr>
            <w:rStyle w:val="NormalTok"/>
          </w:rPr>
          <w:t xml:space="preserve">(partition_shapes, stats</w:t>
        </w:r>
      </w:ins>
      <w:ins w:id="680" w:author="PR Preview" w:date="2026-01-01T00:00:00Z">
        <w:r>
          <w:rPr>
            <w:rStyle w:val="SpecialCharTok"/>
          </w:rPr>
          <w:t xml:space="preserve">::</w:t>
        </w:r>
      </w:ins>
      <w:ins w:id="681" w:author="PR Preview" w:date="2026-01-01T00:00:00Z">
        <w:r>
          <w:rPr>
            <w:rStyle w:val="FunctionTok"/>
          </w:rPr>
          <w:t xml:space="preserve">setNames</w:t>
        </w:r>
      </w:ins>
      <w:ins w:id="682" w:author="PR Preview" w:date="2026-01-01T00:00:00Z">
        <w:r>
          <w:rPr>
            <w:rStyle w:val="NormalTok"/>
          </w:rPr>
          <w:t xml:space="preserve">(</w:t>
        </w:r>
      </w:ins>
      <w:ins w:id="683" w:author="PR Preview" w:date="2026-01-01T00:00:00Z">
        <w:r>
          <w:rPr>
            <w:rStyle w:val="ConstantTok"/>
          </w:rPr>
          <w:t xml:space="preserve">NA</w:t>
        </w:r>
      </w:ins>
      <w:ins w:id="684" w:author="PR Preview" w:date="2026-01-01T00:00:00Z">
        <w:r>
          <w:rPr>
            <w:rStyle w:val="NormalTok"/>
          </w:rPr>
          <w:t xml:space="preserve">, fit_label))</w:t>
        </w:r>
      </w:ins>
      <w:ins w:id="685" w:author="PR Preview" w:date="2026-01-01T00:00:00Z">
        <w:r>
          <w:br/>
        </w:r>
      </w:ins>
      <w:ins w:id="686" w:author="PR Preview" w:date="2026-01-01T00:00:00Z">
        <w:r>
          <w:rPr>
            <w:rStyle w:val="NormalTok"/>
          </w:rPr>
          <w:t xml:space="preserve">    ) </w:t>
        </w:r>
      </w:ins>
      <w:ins w:id="687" w:author="PR Preview" w:date="2026-01-01T00:00:00Z">
        <w:r>
          <w:rPr>
            <w:rStyle w:val="SpecialCharTok"/>
          </w:rPr>
          <w:t xml:space="preserve">+</w:t>
        </w:r>
      </w:ins>
      <w:ins w:id="688" w:author="PR Preview" w:date="2026-01-01T00:00:00Z">
        <w:r>
          <w:br/>
        </w:r>
      </w:ins>
      <w:ins w:id="689" w:author="PR Preview" w:date="2026-01-01T00:00:00Z">
        <w:r>
          <w:rPr>
            <w:rStyle w:val="NormalTok"/>
          </w:rPr>
          <w:t xml:space="preserve">    ggplot2</w:t>
        </w:r>
      </w:ins>
      <w:ins w:id="690" w:author="PR Preview" w:date="2026-01-01T00:00:00Z">
        <w:r>
          <w:rPr>
            <w:rStyle w:val="SpecialCharTok"/>
          </w:rPr>
          <w:t xml:space="preserve">::</w:t>
        </w:r>
      </w:ins>
      <w:ins w:id="691" w:author="PR Preview" w:date="2026-01-01T00:00:00Z">
        <w:r>
          <w:rPr>
            <w:rStyle w:val="FunctionTok"/>
          </w:rPr>
          <w:t xml:space="preserve">scale_linetype_manual</w:t>
        </w:r>
      </w:ins>
      <w:ins w:id="692" w:author="PR Preview" w:date="2026-01-01T00:00:00Z">
        <w:r>
          <w:rPr>
            <w:rStyle w:val="NormalTok"/>
          </w:rPr>
          <w:t xml:space="preserve">(</w:t>
        </w:r>
      </w:ins>
      <w:ins w:id="693" w:author="PR Preview" w:date="2026-01-01T00:00:00Z">
        <w:r>
          <w:br/>
        </w:r>
      </w:ins>
      <w:ins w:id="694" w:author="PR Preview" w:date="2026-01-01T00:00:00Z">
        <w:r>
          <w:rPr>
            <w:rStyle w:val="NormalTok"/>
          </w:rPr>
          <w:t xml:space="preserve">      </w:t>
        </w:r>
      </w:ins>
      <w:ins w:id="695" w:author="PR Preview" w:date="2026-01-01T00:00:00Z">
        <w:r>
          <w:rPr>
            <w:rStyle w:val="AttributeTok"/>
          </w:rPr>
          <w:t xml:space="preserve">limits =</w:t>
        </w:r>
      </w:ins>
      <w:ins w:id="696" w:author="PR Preview" w:date="2026-01-01T00:00:00Z">
        <w:r>
          <w:rPr>
            <w:rStyle w:val="NormalTok"/>
          </w:rPr>
          <w:t xml:space="preserve"> series_levels,</w:t>
        </w:r>
      </w:ins>
      <w:ins w:id="697" w:author="PR Preview" w:date="2026-01-01T00:00:00Z">
        <w:r>
          <w:br/>
        </w:r>
      </w:ins>
      <w:ins w:id="698" w:author="PR Preview" w:date="2026-01-01T00:00:00Z">
        <w:r>
          <w:rPr>
            <w:rStyle w:val="NormalTok"/>
          </w:rPr>
          <w:t xml:space="preserve">      </w:t>
        </w:r>
      </w:ins>
      <w:ins w:id="699" w:author="PR Preview" w:date="2026-01-01T00:00:00Z">
        <w:r>
          <w:rPr>
            <w:rStyle w:val="AttributeTok"/>
          </w:rPr>
          <w:t xml:space="preserve">values =</w:t>
        </w:r>
      </w:ins>
      <w:ins w:id="700" w:author="PR Preview" w:date="2026-01-01T00:00:00Z">
        <w:r>
          <w:rPr>
            <w:rStyle w:val="NormalTok"/>
          </w:rPr>
          <w:t xml:space="preserve"> stats</w:t>
        </w:r>
      </w:ins>
      <w:ins w:id="701" w:author="PR Preview" w:date="2026-01-01T00:00:00Z">
        <w:r>
          <w:rPr>
            <w:rStyle w:val="SpecialCharTok"/>
          </w:rPr>
          <w:t xml:space="preserve">::</w:t>
        </w:r>
      </w:ins>
      <w:ins w:id="702" w:author="PR Preview" w:date="2026-01-01T00:00:00Z">
        <w:r>
          <w:rPr>
            <w:rStyle w:val="FunctionTok"/>
          </w:rPr>
          <w:t xml:space="preserve">setNames</w:t>
        </w:r>
      </w:ins>
      <w:ins w:id="703" w:author="PR Preview" w:date="2026-01-01T00:00:00Z">
        <w:r>
          <w:rPr>
            <w:rStyle w:val="NormalTok"/>
          </w:rPr>
          <w:t xml:space="preserve">(</w:t>
        </w:r>
      </w:ins>
      <w:ins w:id="704" w:author="PR Preview" w:date="2026-01-01T00:00:00Z">
        <w:r>
          <w:rPr>
            <w:rStyle w:val="FunctionTok"/>
          </w:rPr>
          <w:t xml:space="preserve">c</w:t>
        </w:r>
      </w:ins>
      <w:ins w:id="705" w:author="PR Preview" w:date="2026-01-01T00:00:00Z">
        <w:r>
          <w:rPr>
            <w:rStyle w:val="NormalTok"/>
          </w:rPr>
          <w:t xml:space="preserve">(</w:t>
        </w:r>
      </w:ins>
      <w:ins w:id="706" w:author="PR Preview" w:date="2026-01-01T00:00:00Z">
        <w:r>
          <w:rPr>
            <w:rStyle w:val="DecValTok"/>
          </w:rPr>
          <w:t xml:space="preserve">0</w:t>
        </w:r>
      </w:ins>
      <w:ins w:id="707" w:author="PR Preview" w:date="2026-01-01T00:00:00Z">
        <w:r>
          <w:rPr>
            <w:rStyle w:val="NormalTok"/>
          </w:rPr>
          <w:t xml:space="preserve">, </w:t>
        </w:r>
      </w:ins>
      <w:ins w:id="708" w:author="PR Preview" w:date="2026-01-01T00:00:00Z">
        <w:r>
          <w:rPr>
            <w:rStyle w:val="DecValTok"/>
          </w:rPr>
          <w:t xml:space="preserve">0</w:t>
        </w:r>
      </w:ins>
      <w:ins w:id="709" w:author="PR Preview" w:date="2026-01-01T00:00:00Z">
        <w:r>
          <w:rPr>
            <w:rStyle w:val="NormalTok"/>
          </w:rPr>
          <w:t xml:space="preserve">, </w:t>
        </w:r>
      </w:ins>
      <w:ins w:id="710" w:author="PR Preview" w:date="2026-01-01T00:00:00Z">
        <w:r>
          <w:rPr>
            <w:rStyle w:val="DecValTok"/>
          </w:rPr>
          <w:t xml:space="preserve">0</w:t>
        </w:r>
      </w:ins>
      <w:ins w:id="711" w:author="PR Preview" w:date="2026-01-01T00:00:00Z">
        <w:r>
          <w:rPr>
            <w:rStyle w:val="NormalTok"/>
          </w:rPr>
          <w:t xml:space="preserve">, </w:t>
        </w:r>
      </w:ins>
      <w:ins w:id="712" w:author="PR Preview" w:date="2026-01-01T00:00:00Z">
        <w:r>
          <w:rPr>
            <w:rStyle w:val="DecValTok"/>
          </w:rPr>
          <w:t xml:space="preserve">1</w:t>
        </w:r>
      </w:ins>
      <w:ins w:id="713" w:author="PR Preview" w:date="2026-01-01T00:00:00Z">
        <w:r>
          <w:rPr>
            <w:rStyle w:val="NormalTok"/>
          </w:rPr>
          <w:t xml:space="preserve">), series_levels)</w:t>
        </w:r>
      </w:ins>
      <w:ins w:id="714" w:author="PR Preview" w:date="2026-01-01T00:00:00Z">
        <w:r>
          <w:br/>
        </w:r>
      </w:ins>
      <w:ins w:id="715" w:author="PR Preview" w:date="2026-01-01T00:00:00Z">
        <w:r>
          <w:rPr>
            <w:rStyle w:val="NormalTok"/>
          </w:rPr>
          <w:t xml:space="preserve">    ) </w:t>
        </w:r>
      </w:ins>
      <w:ins w:id="716" w:author="PR Preview" w:date="2026-01-01T00:00:00Z">
        <w:r>
          <w:rPr>
            <w:rStyle w:val="SpecialCharTok"/>
          </w:rPr>
          <w:t xml:space="preserve">+</w:t>
        </w:r>
      </w:ins>
      <w:ins w:id="717" w:author="PR Preview" w:date="2026-01-01T00:00:00Z">
        <w:r>
          <w:br/>
        </w:r>
      </w:ins>
      <w:ins w:id="718" w:author="PR Preview" w:date="2026-01-01T00:00:00Z">
        <w:r>
          <w:rPr>
            <w:rStyle w:val="NormalTok"/>
          </w:rPr>
          <w:t xml:space="preserve">    ggplot2</w:t>
        </w:r>
      </w:ins>
      <w:ins w:id="719" w:author="PR Preview" w:date="2026-01-01T00:00:00Z">
        <w:r>
          <w:rPr>
            <w:rStyle w:val="SpecialCharTok"/>
          </w:rPr>
          <w:t xml:space="preserve">::</w:t>
        </w:r>
      </w:ins>
      <w:ins w:id="720" w:author="PR Preview" w:date="2026-01-01T00:00:00Z">
        <w:r>
          <w:rPr>
            <w:rStyle w:val="FunctionTok"/>
          </w:rPr>
          <w:t xml:space="preserve">coord_cartesian</w:t>
        </w:r>
      </w:ins>
      <w:ins w:id="721" w:author="PR Preview" w:date="2026-01-01T00:00:00Z">
        <w:r>
          <w:rPr>
            <w:rStyle w:val="NormalTok"/>
          </w:rPr>
          <w:t xml:space="preserve">(</w:t>
        </w:r>
      </w:ins>
      <w:ins w:id="722" w:author="PR Preview" w:date="2026-01-01T00:00:00Z">
        <w:r>
          <w:rPr>
            <w:rStyle w:val="AttributeTok"/>
          </w:rPr>
          <w:t xml:space="preserve">xlim =</w:t>
        </w:r>
      </w:ins>
      <w:ins w:id="723" w:author="PR Preview" w:date="2026-01-01T00:00:00Z">
        <w:r>
          <w:rPr>
            <w:rStyle w:val="NormalTok"/>
          </w:rPr>
          <w:t xml:space="preserve"> wt_range, </w:t>
        </w:r>
      </w:ins>
      <w:ins w:id="724" w:author="PR Preview" w:date="2026-01-01T00:00:00Z">
        <w:r>
          <w:rPr>
            <w:rStyle w:val="AttributeTok"/>
          </w:rPr>
          <w:t xml:space="preserve">ylim =</w:t>
        </w:r>
      </w:ins>
      <w:ins w:id="725" w:author="PR Preview" w:date="2026-01-01T00:00:00Z">
        <w:r>
          <w:rPr>
            <w:rStyle w:val="NormalTok"/>
          </w:rPr>
          <w:t xml:space="preserve"> mpg_range) </w:t>
        </w:r>
      </w:ins>
      <w:ins w:id="726" w:author="PR Preview" w:date="2026-01-01T00:00:00Z">
        <w:r>
          <w:rPr>
            <w:rStyle w:val="SpecialCharTok"/>
          </w:rPr>
          <w:t xml:space="preserve">+</w:t>
        </w:r>
      </w:ins>
      <w:ins w:id="727" w:author="PR Preview" w:date="2026-01-01T00:00:00Z">
        <w:r>
          <w:br/>
        </w:r>
      </w:ins>
      <w:ins w:id="728" w:author="PR Preview" w:date="2026-01-01T00:00:00Z">
        <w:r>
          <w:rPr>
            <w:rStyle w:val="NormalTok"/>
          </w:rPr>
          <w:t xml:space="preserve">    ggplot2</w:t>
        </w:r>
      </w:ins>
      <w:ins w:id="729" w:author="PR Preview" w:date="2026-01-01T00:00:00Z">
        <w:r>
          <w:rPr>
            <w:rStyle w:val="SpecialCharTok"/>
          </w:rPr>
          <w:t xml:space="preserve">::</w:t>
        </w:r>
      </w:ins>
      <w:ins w:id="730" w:author="PR Preview" w:date="2026-01-01T00:00:00Z">
        <w:r>
          <w:rPr>
            <w:rStyle w:val="FunctionTok"/>
          </w:rPr>
          <w:t xml:space="preserve">labs</w:t>
        </w:r>
      </w:ins>
      <w:ins w:id="731" w:author="PR Preview" w:date="2026-01-01T00:00:00Z">
        <w:r>
          <w:rPr>
            <w:rStyle w:val="NormalTok"/>
          </w:rPr>
          <w:t xml:space="preserve">(</w:t>
        </w:r>
      </w:ins>
      <w:ins w:id="732" w:author="PR Preview" w:date="2026-01-01T00:00:00Z">
        <w:r>
          <w:rPr>
            <w:rStyle w:val="AttributeTok"/>
          </w:rPr>
          <w:t xml:space="preserve">color =</w:t>
        </w:r>
      </w:ins>
      <w:ins w:id="733" w:author="PR Preview" w:date="2026-01-01T00:00:00Z">
        <w:r>
          <w:rPr>
            <w:rStyle w:val="NormalTok"/>
          </w:rPr>
          <w:t xml:space="preserve"> </w:t>
        </w:r>
      </w:ins>
      <w:ins w:id="734" w:author="PR Preview" w:date="2026-01-01T00:00:00Z">
        <w:r>
          <w:rPr>
            <w:rStyle w:val="ConstantTok"/>
          </w:rPr>
          <w:t xml:space="preserve">NULL</w:t>
        </w:r>
      </w:ins>
      <w:ins w:id="735" w:author="PR Preview" w:date="2026-01-01T00:00:00Z">
        <w:r>
          <w:rPr>
            <w:rStyle w:val="NormalTok"/>
          </w:rPr>
          <w:t xml:space="preserve">, </w:t>
        </w:r>
      </w:ins>
      <w:ins w:id="736" w:author="PR Preview" w:date="2026-01-01T00:00:00Z">
        <w:r>
          <w:rPr>
            <w:rStyle w:val="AttributeTok"/>
          </w:rPr>
          <w:t xml:space="preserve">shape =</w:t>
        </w:r>
      </w:ins>
      <w:ins w:id="737" w:author="PR Preview" w:date="2026-01-01T00:00:00Z">
        <w:r>
          <w:rPr>
            <w:rStyle w:val="NormalTok"/>
          </w:rPr>
          <w:t xml:space="preserve"> </w:t>
        </w:r>
      </w:ins>
      <w:ins w:id="738" w:author="PR Preview" w:date="2026-01-01T00:00:00Z">
        <w:r>
          <w:rPr>
            <w:rStyle w:val="ConstantTok"/>
          </w:rPr>
          <w:t xml:space="preserve">NULL</w:t>
        </w:r>
      </w:ins>
      <w:ins w:id="739" w:author="PR Preview" w:date="2026-01-01T00:00:00Z">
        <w:r>
          <w:rPr>
            <w:rStyle w:val="NormalTok"/>
          </w:rPr>
          <w:t xml:space="preserve">, </w:t>
        </w:r>
      </w:ins>
      <w:ins w:id="740" w:author="PR Preview" w:date="2026-01-01T00:00:00Z">
        <w:r>
          <w:rPr>
            <w:rStyle w:val="AttributeTok"/>
          </w:rPr>
          <w:t xml:space="preserve">linetype =</w:t>
        </w:r>
      </w:ins>
      <w:ins w:id="741" w:author="PR Preview" w:date="2026-01-01T00:00:00Z">
        <w:r>
          <w:rPr>
            <w:rStyle w:val="NormalTok"/>
          </w:rPr>
          <w:t xml:space="preserve"> </w:t>
        </w:r>
      </w:ins>
      <w:ins w:id="742" w:author="PR Preview" w:date="2026-01-01T00:00:00Z">
        <w:r>
          <w:rPr>
            <w:rStyle w:val="ConstantTok"/>
          </w:rPr>
          <w:t xml:space="preserve">NULL</w:t>
        </w:r>
      </w:ins>
      <w:ins w:id="743" w:author="PR Preview" w:date="2026-01-01T00:00:00Z">
        <w:r>
          <w:rPr>
            <w:rStyle w:val="NormalTok"/>
          </w:rPr>
          <w:t xml:space="preserve">) </w:t>
        </w:r>
      </w:ins>
      <w:ins w:id="744" w:author="PR Preview" w:date="2026-01-01T00:00:00Z">
        <w:r>
          <w:rPr>
            <w:rStyle w:val="SpecialCharTok"/>
          </w:rPr>
          <w:t xml:space="preserve">+</w:t>
        </w:r>
      </w:ins>
      <w:ins w:id="745" w:author="PR Preview" w:date="2026-01-01T00:00:00Z">
        <w:r>
          <w:br/>
        </w:r>
      </w:ins>
      <w:ins w:id="746" w:author="PR Preview" w:date="2026-01-01T00:00:00Z">
        <w:r>
          <w:rPr>
            <w:rStyle w:val="NormalTok"/>
          </w:rPr>
          <w:t xml:space="preserve">    ggplot2</w:t>
        </w:r>
      </w:ins>
      <w:ins w:id="747" w:author="PR Preview" w:date="2026-01-01T00:00:00Z">
        <w:r>
          <w:rPr>
            <w:rStyle w:val="SpecialCharTok"/>
          </w:rPr>
          <w:t xml:space="preserve">::</w:t>
        </w:r>
      </w:ins>
      <w:ins w:id="748" w:author="PR Preview" w:date="2026-01-01T00:00:00Z">
        <w:r>
          <w:rPr>
            <w:rStyle w:val="FunctionTok"/>
          </w:rPr>
          <w:t xml:space="preserve">theme_minimal</w:t>
        </w:r>
      </w:ins>
      <w:ins w:id="749" w:author="PR Preview" w:date="2026-01-01T00:00:00Z">
        <w:r>
          <w:rPr>
            <w:rStyle w:val="NormalTok"/>
          </w:rPr>
          <w:t xml:space="preserve">() </w:t>
        </w:r>
      </w:ins>
      <w:ins w:id="750" w:author="PR Preview" w:date="2026-01-01T00:00:00Z">
        <w:r>
          <w:rPr>
            <w:rStyle w:val="SpecialCharTok"/>
          </w:rPr>
          <w:t xml:space="preserve">+</w:t>
        </w:r>
      </w:ins>
      <w:ins w:id="751" w:author="PR Preview" w:date="2026-01-01T00:00:00Z">
        <w:r>
          <w:br/>
        </w:r>
      </w:ins>
      <w:ins w:id="752" w:author="PR Preview" w:date="2026-01-01T00:00:00Z">
        <w:r>
          <w:rPr>
            <w:rStyle w:val="NormalTok"/>
          </w:rPr>
          <w:t xml:space="preserve">    ggplot2</w:t>
        </w:r>
      </w:ins>
      <w:ins w:id="753" w:author="PR Preview" w:date="2026-01-01T00:00:00Z">
        <w:r>
          <w:rPr>
            <w:rStyle w:val="SpecialCharTok"/>
          </w:rPr>
          <w:t xml:space="preserve">::</w:t>
        </w:r>
      </w:ins>
      <w:ins w:id="754" w:author="PR Preview" w:date="2026-01-01T00:00:00Z">
        <w:r>
          <w:rPr>
            <w:rStyle w:val="FunctionTok"/>
          </w:rPr>
          <w:t xml:space="preserve">theme</w:t>
        </w:r>
      </w:ins>
      <w:ins w:id="755" w:author="PR Preview" w:date="2026-01-01T00:00:00Z">
        <w:r>
          <w:rPr>
            <w:rStyle w:val="NormalTok"/>
          </w:rPr>
          <w:t xml:space="preserve">(</w:t>
        </w:r>
      </w:ins>
      <w:ins w:id="756" w:author="PR Preview" w:date="2026-01-01T00:00:00Z">
        <w:r>
          <w:br/>
        </w:r>
      </w:ins>
      <w:ins w:id="757" w:author="PR Preview" w:date="2026-01-01T00:00:00Z">
        <w:r>
          <w:rPr>
            <w:rStyle w:val="NormalTok"/>
          </w:rPr>
          <w:t xml:space="preserve">      </w:t>
        </w:r>
      </w:ins>
      <w:ins w:id="758" w:author="PR Preview" w:date="2026-01-01T00:00:00Z">
        <w:r>
          <w:rPr>
            <w:rStyle w:val="AttributeTok"/>
          </w:rPr>
          <w:t xml:space="preserve">legend.position =</w:t>
        </w:r>
      </w:ins>
      <w:ins w:id="759" w:author="PR Preview" w:date="2026-01-01T00:00:00Z">
        <w:r>
          <w:rPr>
            <w:rStyle w:val="NormalTok"/>
          </w:rPr>
          <w:t xml:space="preserve"> </w:t>
        </w:r>
      </w:ins>
      <w:ins w:id="760" w:author="PR Preview" w:date="2026-01-01T00:00:00Z">
        <w:r>
          <w:rPr>
            <w:rStyle w:val="StringTok"/>
          </w:rPr>
          <w:t xml:space="preserve">"inside"</w:t>
        </w:r>
      </w:ins>
      <w:ins w:id="761" w:author="PR Preview" w:date="2026-01-01T00:00:00Z">
        <w:r>
          <w:rPr>
            <w:rStyle w:val="NormalTok"/>
          </w:rPr>
          <w:t xml:space="preserve">,</w:t>
        </w:r>
      </w:ins>
      <w:ins w:id="762" w:author="PR Preview" w:date="2026-01-01T00:00:00Z">
        <w:r>
          <w:br/>
        </w:r>
      </w:ins>
      <w:ins w:id="763" w:author="PR Preview" w:date="2026-01-01T00:00:00Z">
        <w:r>
          <w:rPr>
            <w:rStyle w:val="NormalTok"/>
          </w:rPr>
          <w:t xml:space="preserve">      </w:t>
        </w:r>
      </w:ins>
      <w:ins w:id="764" w:author="PR Preview" w:date="2026-01-01T00:00:00Z">
        <w:r>
          <w:rPr>
            <w:rStyle w:val="AttributeTok"/>
          </w:rPr>
          <w:t xml:space="preserve">legend.position.inside =</w:t>
        </w:r>
      </w:ins>
      <w:ins w:id="765" w:author="PR Preview" w:date="2026-01-01T00:00:00Z">
        <w:r>
          <w:rPr>
            <w:rStyle w:val="NormalTok"/>
          </w:rPr>
          <w:t xml:space="preserve"> </w:t>
        </w:r>
      </w:ins>
      <w:ins w:id="766" w:author="PR Preview" w:date="2026-01-01T00:00:00Z">
        <w:r>
          <w:rPr>
            <w:rStyle w:val="FunctionTok"/>
          </w:rPr>
          <w:t xml:space="preserve">c</w:t>
        </w:r>
      </w:ins>
      <w:ins w:id="767" w:author="PR Preview" w:date="2026-01-01T00:00:00Z">
        <w:r>
          <w:rPr>
            <w:rStyle w:val="NormalTok"/>
          </w:rPr>
          <w:t xml:space="preserve">(</w:t>
        </w:r>
      </w:ins>
      <w:ins w:id="768" w:author="PR Preview" w:date="2026-01-01T00:00:00Z">
        <w:r>
          <w:rPr>
            <w:rStyle w:val="FloatTok"/>
          </w:rPr>
          <w:t xml:space="preserve">0.85</w:t>
        </w:r>
      </w:ins>
      <w:ins w:id="769" w:author="PR Preview" w:date="2026-01-01T00:00:00Z">
        <w:r>
          <w:rPr>
            <w:rStyle w:val="NormalTok"/>
          </w:rPr>
          <w:t xml:space="preserve">, </w:t>
        </w:r>
      </w:ins>
      <w:ins w:id="770" w:author="PR Preview" w:date="2026-01-01T00:00:00Z">
        <w:r>
          <w:rPr>
            <w:rStyle w:val="FloatTok"/>
          </w:rPr>
          <w:t xml:space="preserve">0.8</w:t>
        </w:r>
      </w:ins>
      <w:ins w:id="771" w:author="PR Preview" w:date="2026-01-01T00:00:00Z">
        <w:r>
          <w:rPr>
            <w:rStyle w:val="NormalTok"/>
          </w:rPr>
          <w:t xml:space="preserve">)</w:t>
        </w:r>
      </w:ins>
      <w:ins w:id="772" w:author="PR Preview" w:date="2026-01-01T00:00:00Z">
        <w:r>
          <w:br/>
        </w:r>
      </w:ins>
      <w:ins w:id="773" w:author="PR Preview" w:date="2026-01-01T00:00:00Z">
        <w:r>
          <w:rPr>
            <w:rStyle w:val="NormalTok"/>
          </w:rPr>
          <w:t xml:space="preserve">    )</w:t>
        </w:r>
      </w:ins>
      <w:ins w:id="774" w:author="PR Preview" w:date="2026-01-01T00:00:00Z">
        <w:r>
          <w:br/>
        </w:r>
      </w:ins>
      <w:ins w:id="775" w:author="PR Preview" w:date="2026-01-01T00:00:00Z">
        <w:r>
          <w:rPr>
            <w:rStyle w:val="NormalTok"/>
          </w:rPr>
          <w:t xml:space="preserve">  </w:t>
        </w:r>
      </w:ins>
      <w:ins w:id="776" w:author="PR Preview" w:date="2026-01-01T00:00:00Z">
        <w:r>
          <w:rPr>
            <w:rStyle w:val="CommentTok"/>
          </w:rPr>
          <w:t xml:space="preserve"># nolint end</w:t>
        </w:r>
      </w:ins>
      <w:ins w:id="777" w:author="PR Preview" w:date="2026-01-01T00:00:00Z">
        <w:r>
          <w:br/>
        </w:r>
      </w:ins>
      <w:ins w:id="778" w:author="PR Preview" w:date="2026-01-01T00:00:00Z">
        <w:r>
          <w:rPr>
            <w:rStyle w:val="NormalTok"/>
          </w:rPr>
          <w:t xml:space="preserve">}</w:t>
        </w:r>
      </w:ins>
      <w:ins w:id="779" w:author="PR Preview" w:date="2026-01-01T00:00:00Z">
        <w:r>
          <w:br/>
        </w:r>
      </w:ins>
      <w:ins w:id="780" w:author="PR Preview" w:date="2026-01-01T00:00:00Z">
        <w:r>
          <w:br/>
        </w:r>
      </w:ins>
      <w:ins w:id="781" w:author="PR Preview" w:date="2026-01-01T00:00:00Z">
        <w:r>
          <w:rPr>
            <w:rStyle w:val="FunctionTok"/>
          </w:rPr>
          <w:t xml:space="preserve">rbind</w:t>
        </w:r>
      </w:ins>
      <w:ins w:id="782" w:author="PR Preview" w:date="2026-01-01T00:00:00Z">
        <w:r>
          <w:rPr>
            <w:rStyle w:val="NormalTok"/>
          </w:rPr>
          <w:t xml:space="preserve">(</w:t>
        </w:r>
      </w:ins>
      <w:ins w:id="783" w:author="PR Preview" w:date="2026-01-01T00:00:00Z">
        <w:r>
          <w:rPr>
            <w:rStyle w:val="AttributeTok"/>
          </w:rPr>
          <w:t xml:space="preserve">wt =</w:t>
        </w:r>
      </w:ins>
      <w:ins w:id="784" w:author="PR Preview" w:date="2026-01-01T00:00:00Z">
        <w:r>
          <w:rPr>
            <w:rStyle w:val="NormalTok"/>
          </w:rPr>
          <w:t xml:space="preserve"> wt_range, </w:t>
        </w:r>
      </w:ins>
      <w:ins w:id="785" w:author="PR Preview" w:date="2026-01-01T00:00:00Z">
        <w:r>
          <w:rPr>
            <w:rStyle w:val="AttributeTok"/>
          </w:rPr>
          <w:t xml:space="preserve">mpg =</w:t>
        </w:r>
      </w:ins>
      <w:ins w:id="786" w:author="PR Preview" w:date="2026-01-01T00:00:00Z">
        <w:r>
          <w:rPr>
            <w:rStyle w:val="NormalTok"/>
          </w:rPr>
          <w:t xml:space="preserve"> mpg_range)</w:t>
        </w:r>
      </w:ins>
      <w:ins w:id="787" w:author="PR Preview" w:date="2026-01-01T00:00:00Z">
        <w:r>
          <w:br/>
        </w:r>
      </w:ins>
      <w:ins w:id="788" w:author="PR Preview" w:date="2026-01-01T00:00:00Z">
        <w:r>
          <w:rPr>
            <w:rStyle w:val="CommentTok"/>
          </w:rPr>
          <w:t xml:space="preserve">#&gt;       [,1]   [,2]</w:t>
        </w:r>
      </w:ins>
      <w:ins w:id="789" w:author="PR Preview" w:date="2026-01-01T00:00:00Z">
        <w:r>
          <w:br/>
        </w:r>
      </w:ins>
      <w:ins w:id="790" w:author="PR Preview" w:date="2026-01-01T00:00:00Z">
        <w:r>
          <w:rPr>
            <w:rStyle w:val="CommentTok"/>
          </w:rPr>
          <w:t xml:space="preserve">#&gt; wt   1.513  5.424</w:t>
        </w:r>
      </w:ins>
      <w:ins w:id="791" w:author="PR Preview" w:date="2026-01-01T00:00:00Z">
        <w:r>
          <w:br/>
        </w:r>
      </w:ins>
      <w:ins w:id="792" w:author="PR Preview" w:date="2026-01-01T00:00:00Z">
        <w:r>
          <w:rPr>
            <w:rStyle w:val="CommentTok"/>
          </w:rPr>
          <w:t xml:space="preserve">#&gt; mpg 10.400 33.900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29"/>
    <w:bookmarkEnd w:id="130"/>
    <w:bookmarkStart w:id="171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1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1"/>
    <w:bookmarkStart w:id="132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2"/>
    <w:bookmarkStart w:id="136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6"/>
    <w:bookmarkStart w:id="138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3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37"/>
    </w:p>
    <w:bookmarkEnd w:id="138"/>
    <w:bookmarkStart w:id="142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3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3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2"/>
    <w:bookmarkStart w:id="146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6"/>
    <w:bookmarkStart w:id="147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47"/>
    <w:bookmarkStart w:id="148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48"/>
    <w:bookmarkStart w:id="152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4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2"/>
    <w:bookmarkStart w:id="153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3"/>
    <w:bookmarkStart w:id="154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4"/>
    <w:bookmarkStart w:id="156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0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5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0"/>
    <w:bookmarkStart w:id="161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1"/>
    <w:bookmarkStart w:id="162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2"/>
    <w:bookmarkStart w:id="167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6"/>
        </w:tc>
      </w:tr>
    </w:tbl>
    <w:p>
      <w:pPr>
        <w:pStyle w:val="SourceCode"/>
      </w:pPr>
      <w:del w:id="793" w:author="PR Preview" w:date="2026-01-01T00:00:00Z">
        <w:r>
          <w:rPr>
            <w:rStyle w:val="NormalTok"/>
          </w:rPr>
          <w:delText xml:space="preserve">sim_best_cv </w:delText>
        </w:r>
      </w:del>
      <w:del w:id="794" w:author="PR Preview" w:date="2026-01-01T00:00:00Z">
        <w:r>
          <w:rPr>
            <w:rStyle w:val="OtherTok"/>
          </w:rPr>
          <w:delText xml:space="preserve">&lt;-</w:delText>
        </w:r>
      </w:del>
      <w:del w:id="795" w:author="PR Preview" w:date="2026-01-01T00:00:00Z">
        <w:r>
          <w:rPr>
            <w:rStyle w:val="NormalTok"/>
          </w:rPr>
          <w:delText xml:space="preserve"> sim_errors_cv</w:delText>
        </w:r>
      </w:del>
      <w:del w:id="796" w:author="PR Preview" w:date="2026-01-01T00:00:00Z">
        <w:r>
          <w:rPr>
            <w:rStyle w:val="SpecialCharTok"/>
          </w:rPr>
          <w:delText xml:space="preserve">$</w:delText>
        </w:r>
      </w:del>
      <w:del w:id="797" w:author="PR Preview" w:date="2026-01-01T00:00:00Z">
        <w:r>
          <w:rPr>
            <w:rStyle w:val="NormalTok"/>
          </w:rPr>
          <w:delText xml:space="preserve">degree[</w:delText>
        </w:r>
      </w:del>
      <w:del w:id="798" w:author="PR Preview" w:date="2026-01-01T00:00:00Z">
        <w:r>
          <w:rPr>
            <w:rStyle w:val="FunctionTok"/>
          </w:rPr>
          <w:delText xml:space="preserve">which.min</w:delText>
        </w:r>
      </w:del>
      <w:del w:id="799" w:author="PR Preview" w:date="2026-01-01T00:00:00Z">
        <w:r>
          <w:rPr>
            <w:rStyle w:val="NormalTok"/>
          </w:rPr>
          <w:delText xml:space="preserve">(sim_errors_cv</w:delText>
        </w:r>
      </w:del>
      <w:del w:id="800" w:author="PR Preview" w:date="2026-01-01T00:00:00Z">
        <w:r>
          <w:rPr>
            <w:rStyle w:val="SpecialCharTok"/>
          </w:rPr>
          <w:delText xml:space="preserve">$</w:delText>
        </w:r>
      </w:del>
      <w:del w:id="801" w:author="PR Preview" w:date="2026-01-01T00:00:00Z">
        <w:r>
          <w:rPr>
            <w:rStyle w:val="NormalTok"/>
          </w:rPr>
          <w:delText xml:space="preserve">cv_5)]</w:delText>
        </w:r>
      </w:del>
      <w:del w:id="802" w:author="PR Preview" w:date="2026-01-01T00:00:00Z">
        <w:r>
          <w:br/>
        </w:r>
      </w:del>
      <w:del w:id="803" w:author="PR Preview" w:date="2026-01-01T00:00:00Z">
        <w:r>
          <w:rPr>
            <w:rStyle w:val="NormalTok"/>
          </w:rPr>
          <w:delText xml:space="preserve">sim_n_fit </w:delText>
        </w:r>
      </w:del>
      <w:del w:id="804" w:author="PR Preview" w:date="2026-01-01T00:00:00Z">
        <w:r>
          <w:rPr>
            <w:rStyle w:val="OtherTok"/>
          </w:rPr>
          <w:delText xml:space="preserve">&lt;-</w:delText>
        </w:r>
      </w:del>
      <w:del w:id="805" w:author="PR Preview" w:date="2026-01-01T00:00:00Z">
        <w:r>
          <w:rPr>
            <w:rStyle w:val="NormalTok"/>
          </w:rPr>
          <w:delText xml:space="preserve"> </w:delText>
        </w:r>
      </w:del>
      <w:del w:id="806" w:author="PR Preview" w:date="2026-01-01T00:00:00Z">
        <w:r>
          <w:rPr>
            <w:rStyle w:val="FunctionTok"/>
          </w:rPr>
          <w:delText xml:space="preserve">nrow</w:delText>
        </w:r>
      </w:del>
      <w:del w:id="807" w:author="PR Preview" w:date="2026-01-01T00:00:00Z">
        <w:r>
          <w:rPr>
            <w:rStyle w:val="NormalTok"/>
          </w:rPr>
          <w:delText xml:space="preserve">(sim_train) </w:delText>
        </w:r>
      </w:del>
      <w:del w:id="808" w:author="PR Preview" w:date="2026-01-01T00:00:00Z">
        <w:r>
          <w:rPr>
            <w:rStyle w:val="SpecialCharTok"/>
          </w:rPr>
          <w:delText xml:space="preserve">-</w:delText>
        </w:r>
      </w:del>
      <w:del w:id="809" w:author="PR Preview" w:date="2026-01-01T00:00:00Z">
        <w:r>
          <w:rPr>
            <w:rStyle w:val="NormalTok"/>
          </w:rPr>
          <w:delText xml:space="preserve"> </w:delText>
        </w:r>
      </w:del>
      <w:del w:id="810" w:author="PR Preview" w:date="2026-01-01T00:00:00Z">
        <w:r>
          <w:rPr>
            <w:rStyle w:val="FunctionTok"/>
          </w:rPr>
          <w:delText xml:space="preserve">max</w:delText>
        </w:r>
      </w:del>
      <w:del w:id="811" w:author="PR Preview" w:date="2026-01-01T00:00:00Z">
        <w:r>
          <w:rPr>
            <w:rStyle w:val="NormalTok"/>
          </w:rPr>
          <w:delText xml:space="preserve">(</w:delText>
        </w:r>
      </w:del>
      <w:del w:id="812" w:author="PR Preview" w:date="2026-01-01T00:00:00Z">
        <w:r>
          <w:rPr>
            <w:rStyle w:val="FunctionTok"/>
          </w:rPr>
          <w:delText xml:space="preserve">table</w:delText>
        </w:r>
      </w:del>
      <w:del w:id="813" w:author="PR Preview" w:date="2026-01-01T00:00:00Z">
        <w:r>
          <w:rPr>
            <w:rStyle w:val="NormalTok"/>
          </w:rPr>
          <w:delText xml:space="preserve">(sim_folds))</w:delText>
        </w:r>
      </w:del>
      <w:del w:id="814" w:author="PR Preview" w:date="2026-01-01T00:00:00Z">
        <w:r>
          <w:br/>
        </w:r>
      </w:del>
      <w:del w:id="815" w:author="PR Preview" w:date="2026-01-01T00:00:00Z">
        <w:r>
          <w:rPr>
            <w:rStyle w:val="NormalTok"/>
          </w:rPr>
          <w:delText xml:space="preserve">sim_top </w:delText>
        </w:r>
      </w:del>
      <w:del w:id="816" w:author="PR Preview" w:date="2026-01-01T00:00:00Z">
        <w:r>
          <w:rPr>
            <w:rStyle w:val="OtherTok"/>
          </w:rPr>
          <w:delText xml:space="preserve">&lt;-</w:delText>
        </w:r>
      </w:del>
      <w:del w:id="817" w:author="PR Preview" w:date="2026-01-01T00:00:00Z">
        <w:r>
          <w:rPr>
            <w:rStyle w:val="NormalTok"/>
          </w:rPr>
          <w:delText xml:space="preserve"> sim_errors_cv[sim_errors_cv</w:delText>
        </w:r>
      </w:del>
      <w:del w:id="818" w:author="PR Preview" w:date="2026-01-01T00:00:00Z">
        <w:r>
          <w:rPr>
            <w:rStyle w:val="SpecialCharTok"/>
          </w:rPr>
          <w:delText xml:space="preserve">$</w:delText>
        </w:r>
      </w:del>
      <w:del w:id="819" w:author="PR Preview" w:date="2026-01-01T00:00:00Z">
        <w:r>
          <w:rPr>
            <w:rStyle w:val="NormalTok"/>
          </w:rPr>
          <w:delText xml:space="preserve">degree </w:delText>
        </w:r>
      </w:del>
      <w:del w:id="820" w:author="PR Preview" w:date="2026-01-01T00:00:00Z">
        <w:r>
          <w:rPr>
            <w:rStyle w:val="SpecialCharTok"/>
          </w:rPr>
          <w:delText xml:space="preserve">==</w:delText>
        </w:r>
      </w:del>
      <w:del w:id="821" w:author="PR Preview" w:date="2026-01-01T00:00:00Z">
        <w:r>
          <w:rPr>
            <w:rStyle w:val="NormalTok"/>
          </w:rPr>
          <w:delText xml:space="preserve"> </w:delText>
        </w:r>
      </w:del>
      <w:del w:id="822" w:author="PR Preview" w:date="2026-01-01T00:00:00Z">
        <w:r>
          <w:rPr>
            <w:rStyle w:val="FunctionTok"/>
          </w:rPr>
          <w:delText xml:space="preserve">max</w:delText>
        </w:r>
      </w:del>
      <w:del w:id="823" w:author="PR Preview" w:date="2026-01-01T00:00:00Z">
        <w:r>
          <w:rPr>
            <w:rStyle w:val="NormalTok"/>
          </w:rPr>
          <w:delText xml:space="preserve">(sim_degrees), ]</w:delText>
        </w:r>
      </w:del>
      <w:del w:id="824" w:author="PR Preview" w:date="2026-01-01T00:00:00Z">
        <w:r>
          <w:br/>
        </w:r>
      </w:del>
      <w:del w:id="825" w:author="PR Preview" w:date="2026-01-01T00:00:00Z">
        <w:r>
          <w:rPr>
            <w:rStyle w:val="NormalTok"/>
          </w:rPr>
          <w:delText xml:space="preserve">sim_cv_ratio_top </w:delText>
        </w:r>
      </w:del>
      <w:del w:id="826" w:author="PR Preview" w:date="2026-01-01T00:00:00Z">
        <w:r>
          <w:rPr>
            <w:rStyle w:val="OtherTok"/>
          </w:rPr>
          <w:delText xml:space="preserve">&lt;-</w:delText>
        </w:r>
      </w:del>
      <w:del w:id="827" w:author="PR Preview" w:date="2026-01-01T00:00:00Z">
        <w:r>
          <w:rPr>
            <w:rStyle w:val="NormalTok"/>
          </w:rPr>
          <w:delText xml:space="preserve"> sim_top</w:delText>
        </w:r>
      </w:del>
      <w:del w:id="828" w:author="PR Preview" w:date="2026-01-01T00:00:00Z">
        <w:r>
          <w:rPr>
            <w:rStyle w:val="SpecialCharTok"/>
          </w:rPr>
          <w:delText xml:space="preserve">$</w:delText>
        </w:r>
      </w:del>
      <w:del w:id="829" w:author="PR Preview" w:date="2026-01-01T00:00:00Z">
        <w:r>
          <w:rPr>
            <w:rStyle w:val="NormalTok"/>
          </w:rPr>
          <w:delText xml:space="preserve">cv_5 </w:delText>
        </w:r>
      </w:del>
      <w:del w:id="830" w:author="PR Preview" w:date="2026-01-01T00:00:00Z">
        <w:r>
          <w:rPr>
            <w:rStyle w:val="SpecialCharTok"/>
          </w:rPr>
          <w:delText xml:space="preserve">/</w:delText>
        </w:r>
      </w:del>
      <w:del w:id="831" w:author="PR Preview" w:date="2026-01-01T00:00:00Z">
        <w:r>
          <w:rPr>
            <w:rStyle w:val="NormalTok"/>
          </w:rPr>
          <w:delText xml:space="preserve"> sim_top</w:delText>
        </w:r>
      </w:del>
      <w:del w:id="832" w:author="PR Preview" w:date="2026-01-01T00:00:00Z">
        <w:r>
          <w:rPr>
            <w:rStyle w:val="SpecialCharTok"/>
          </w:rPr>
          <w:delText xml:space="preserve">$</w:delText>
        </w:r>
      </w:del>
      <w:del w:id="833" w:author="PR Preview" w:date="2026-01-01T00:00:00Z">
        <w:r>
          <w:rPr>
            <w:rStyle w:val="NormalTok"/>
          </w:rPr>
          <w:delText xml:space="preserve">generalization</w:delText>
        </w:r>
      </w:del>
      <w:del w:id="834" w:author="PR Preview" w:date="2026-01-01T00:00:00Z">
        <w:r>
          <w:br/>
        </w:r>
      </w:del>
      <w:del w:id="835" w:author="PR Preview" w:date="2026-01-01T00:00:00Z">
        <w:r>
          <w:rPr>
            <w:rStyle w:val="FunctionTok"/>
          </w:rPr>
          <w:delText xml:space="preserve">c</w:delText>
        </w:r>
      </w:del>
      <w:del w:id="836" w:author="PR Preview" w:date="2026-01-01T00:00:00Z">
        <w:r>
          <w:rPr>
            <w:rStyle w:val="NormalTok"/>
          </w:rPr>
          <w:delText xml:space="preserve">(</w:delText>
        </w:r>
      </w:del>
      <w:del w:id="837" w:author="PR Preview" w:date="2026-01-01T00:00:00Z">
        <w:r>
          <w:br/>
        </w:r>
      </w:del>
      <w:del w:id="838" w:author="PR Preview" w:date="2026-01-01T00:00:00Z">
        <w:r>
          <w:rPr>
            <w:rStyle w:val="NormalTok"/>
          </w:rPr>
          <w:delText xml:space="preserve">  </w:delText>
        </w:r>
      </w:del>
      <w:del w:id="839" w:author="PR Preview" w:date="2026-01-01T00:00:00Z">
        <w:r>
          <w:rPr>
            <w:rStyle w:val="AttributeTok"/>
          </w:rPr>
          <w:delText xml:space="preserve">best_by_cv =</w:delText>
        </w:r>
      </w:del>
      <w:del w:id="840" w:author="PR Preview" w:date="2026-01-01T00:00:00Z">
        <w:r>
          <w:rPr>
            <w:rStyle w:val="NormalTok"/>
          </w:rPr>
          <w:delText xml:space="preserve"> sim_best_cv,</w:delText>
        </w:r>
      </w:del>
      <w:del w:id="841" w:author="PR Preview" w:date="2026-01-01T00:00:00Z">
        <w:r>
          <w:br/>
        </w:r>
      </w:del>
      <w:del w:id="842" w:author="PR Preview" w:date="2026-01-01T00:00:00Z">
        <w:r>
          <w:rPr>
            <w:rStyle w:val="NormalTok"/>
          </w:rPr>
          <w:delText xml:space="preserve">  </w:delText>
        </w:r>
      </w:del>
      <w:del w:id="843" w:author="PR Preview" w:date="2026-01-01T00:00:00Z">
        <w:r>
          <w:rPr>
            <w:rStyle w:val="AttributeTok"/>
          </w:rPr>
          <w:delText xml:space="preserve">best_by_generalization =</w:delText>
        </w:r>
      </w:del>
      <w:del w:id="844" w:author="PR Preview" w:date="2026-01-01T00:00:00Z">
        <w:r>
          <w:rPr>
            <w:rStyle w:val="NormalTok"/>
          </w:rPr>
          <w:delText xml:space="preserve"> sim_best_generalization,</w:delText>
        </w:r>
      </w:del>
      <w:del w:id="845" w:author="PR Preview" w:date="2026-01-01T00:00:00Z">
        <w:r>
          <w:br/>
        </w:r>
      </w:del>
      <w:del w:id="846" w:author="PR Preview" w:date="2026-01-01T00:00:00Z">
        <w:r>
          <w:rPr>
            <w:rStyle w:val="NormalTok"/>
          </w:rPr>
          <w:delText xml:space="preserve">  </w:delText>
        </w:r>
      </w:del>
      <w:del w:id="847" w:author="PR Preview" w:date="2026-01-01T00:00:00Z">
        <w:r>
          <w:rPr>
            <w:rStyle w:val="AttributeTok"/>
          </w:rPr>
          <w:delText xml:space="preserve">n_per_fit =</w:delText>
        </w:r>
      </w:del>
      <w:del w:id="848" w:author="PR Preview" w:date="2026-01-01T00:00:00Z">
        <w:r>
          <w:rPr>
            <w:rStyle w:val="NormalTok"/>
          </w:rPr>
          <w:delText xml:space="preserve"> sim_n_fit,</w:delText>
        </w:r>
      </w:del>
      <w:del w:id="849" w:author="PR Preview" w:date="2026-01-01T00:00:00Z">
        <w:r>
          <w:br/>
        </w:r>
      </w:del>
      <w:del w:id="850" w:author="PR Preview" w:date="2026-01-01T00:00:00Z">
        <w:r>
          <w:rPr>
            <w:rStyle w:val="NormalTok"/>
          </w:rPr>
          <w:delText xml:space="preserve">  </w:delText>
        </w:r>
      </w:del>
      <w:del w:id="851" w:author="PR Preview" w:date="2026-01-01T00:00:00Z">
        <w:r>
          <w:rPr>
            <w:rStyle w:val="AttributeTok"/>
          </w:rPr>
          <w:delText xml:space="preserve">cv_over_generalization_at_top_degree =</w:delText>
        </w:r>
      </w:del>
      <w:del w:id="852" w:author="PR Preview" w:date="2026-01-01T00:00:00Z">
        <w:r>
          <w:rPr>
            <w:rStyle w:val="NormalTok"/>
          </w:rPr>
          <w:delText xml:space="preserve"> sim_cv_ratio_top</w:delText>
        </w:r>
      </w:del>
      <w:del w:id="853" w:author="PR Preview" w:date="2026-01-01T00:00:00Z">
        <w:r>
          <w:br/>
        </w:r>
      </w:del>
      <w:del w:id="854" w:author="PR Preview" w:date="2026-01-01T00:00:00Z">
        <w:r>
          <w:rPr>
            <w:rStyle w:val="NormalTok"/>
          </w:rPr>
          <w:delText xml:space="preserve">)</w:delText>
        </w:r>
      </w:del>
      <w:del w:id="855" w:author="PR Preview" w:date="2026-01-01T00:00:00Z">
        <w:r>
          <w:br/>
        </w:r>
      </w:del>
      <w:del w:id="856" w:author="PR Preview" w:date="2026-01-01T00:00:00Z">
        <w:r>
          <w:rPr>
            <w:rStyle w:val="CommentTok"/>
          </w:rPr>
          <w:delText xml:space="preserve">#&gt;                           best_by_cv               best_by_generalization </w:delText>
        </w:r>
      </w:del>
      <w:del w:id="857" w:author="PR Preview" w:date="2026-01-01T00:00:00Z">
        <w:r>
          <w:br/>
        </w:r>
      </w:del>
      <w:del w:id="858" w:author="PR Preview" w:date="2026-01-01T00:00:00Z">
        <w:r>
          <w:rPr>
            <w:rStyle w:val="CommentTok"/>
          </w:rPr>
          <w:delText xml:space="preserve">#&gt;                               3.0000                               5.0000 </w:delText>
        </w:r>
      </w:del>
      <w:del w:id="859" w:author="PR Preview" w:date="2026-01-01T00:00:00Z">
        <w:r>
          <w:br/>
        </w:r>
      </w:del>
      <w:del w:id="860" w:author="PR Preview" w:date="2026-01-01T00:00:00Z">
        <w:r>
          <w:rPr>
            <w:rStyle w:val="CommentTok"/>
          </w:rPr>
          <w:delText xml:space="preserve">#&gt;                            n_per_fit cv_over_generalization_at_top_degree </w:delText>
        </w:r>
      </w:del>
      <w:del w:id="861" w:author="PR Preview" w:date="2026-01-01T00:00:00Z">
        <w:r>
          <w:br/>
        </w:r>
      </w:del>
      <w:del w:id="862" w:author="PR Preview" w:date="2026-01-01T00:00:00Z">
        <w:r>
          <w:rPr>
            <w:rStyle w:val="CommentTok"/>
          </w:rPr>
          <w:delText xml:space="preserve">#&gt;                              24.0000                              16.5906</w:delText>
        </w:r>
      </w:del>
    </w:p>
    <w:p>
      <w:pPr>
        <w:pStyle w:val="SourceCode"/>
      </w:pPr>
      <w:ins w:id="863" w:author="PR Preview" w:date="2026-01-01T00:00:00Z">
        <w:r>
          <w:rPr>
            <w:rStyle w:val="NormalTok"/>
          </w:rPr>
          <w:t xml:space="preserve">sim_best_cv </w:t>
        </w:r>
      </w:ins>
      <w:ins w:id="864" w:author="PR Preview" w:date="2026-01-01T00:00:00Z">
        <w:r>
          <w:rPr>
            <w:rStyle w:val="OtherTok"/>
          </w:rPr>
          <w:t xml:space="preserve">&lt;-</w:t>
        </w:r>
      </w:ins>
      <w:ins w:id="865" w:author="PR Preview" w:date="2026-01-01T00:00:00Z">
        <w:r>
          <w:rPr>
            <w:rStyle w:val="NormalTok"/>
          </w:rPr>
          <w:t xml:space="preserve"> sim_errors_cv</w:t>
        </w:r>
      </w:ins>
      <w:ins w:id="866" w:author="PR Preview" w:date="2026-01-01T00:00:00Z">
        <w:r>
          <w:rPr>
            <w:rStyle w:val="SpecialCharTok"/>
          </w:rPr>
          <w:t xml:space="preserve">$</w:t>
        </w:r>
      </w:ins>
      <w:ins w:id="867" w:author="PR Preview" w:date="2026-01-01T00:00:00Z">
        <w:r>
          <w:rPr>
            <w:rStyle w:val="NormalTok"/>
          </w:rPr>
          <w:t xml:space="preserve">degree[</w:t>
        </w:r>
      </w:ins>
      <w:ins w:id="868" w:author="PR Preview" w:date="2026-01-01T00:00:00Z">
        <w:r>
          <w:rPr>
            <w:rStyle w:val="FunctionTok"/>
          </w:rPr>
          <w:t xml:space="preserve">which.min</w:t>
        </w:r>
      </w:ins>
      <w:ins w:id="869" w:author="PR Preview" w:date="2026-01-01T00:00:00Z">
        <w:r>
          <w:rPr>
            <w:rStyle w:val="NormalTok"/>
          </w:rPr>
          <w:t xml:space="preserve">(sim_errors_cv</w:t>
        </w:r>
      </w:ins>
      <w:ins w:id="870" w:author="PR Preview" w:date="2026-01-01T00:00:00Z">
        <w:r>
          <w:rPr>
            <w:rStyle w:val="SpecialCharTok"/>
          </w:rPr>
          <w:t xml:space="preserve">$</w:t>
        </w:r>
      </w:ins>
      <w:ins w:id="871" w:author="PR Preview" w:date="2026-01-01T00:00:00Z">
        <w:r>
          <w:rPr>
            <w:rStyle w:val="NormalTok"/>
          </w:rPr>
          <w:t xml:space="preserve">cv_5)]</w:t>
        </w:r>
      </w:ins>
      <w:ins w:id="872" w:author="PR Preview" w:date="2026-01-01T00:00:00Z">
        <w:r>
          <w:br/>
        </w:r>
      </w:ins>
      <w:ins w:id="873" w:author="PR Preview" w:date="2026-01-01T00:00:00Z">
        <w:r>
          <w:rPr>
            <w:rStyle w:val="NormalTok"/>
          </w:rPr>
          <w:t xml:space="preserve">sim_n_fit </w:t>
        </w:r>
      </w:ins>
      <w:ins w:id="874" w:author="PR Preview" w:date="2026-01-01T00:00:00Z">
        <w:r>
          <w:rPr>
            <w:rStyle w:val="OtherTok"/>
          </w:rPr>
          <w:t xml:space="preserve">&lt;-</w:t>
        </w:r>
      </w:ins>
      <w:ins w:id="875" w:author="PR Preview" w:date="2026-01-01T00:00:00Z">
        <w:r>
          <w:rPr>
            <w:rStyle w:val="NormalTok"/>
          </w:rPr>
          <w:t xml:space="preserve"> </w:t>
        </w:r>
      </w:ins>
      <w:ins w:id="876" w:author="PR Preview" w:date="2026-01-01T00:00:00Z">
        <w:r>
          <w:rPr>
            <w:rStyle w:val="FunctionTok"/>
          </w:rPr>
          <w:t xml:space="preserve">nrow</w:t>
        </w:r>
      </w:ins>
      <w:ins w:id="877" w:author="PR Preview" w:date="2026-01-01T00:00:00Z">
        <w:r>
          <w:rPr>
            <w:rStyle w:val="NormalTok"/>
          </w:rPr>
          <w:t xml:space="preserve">(sim_train) </w:t>
        </w:r>
      </w:ins>
      <w:ins w:id="878" w:author="PR Preview" w:date="2026-01-01T00:00:00Z">
        <w:r>
          <w:rPr>
            <w:rStyle w:val="SpecialCharTok"/>
          </w:rPr>
          <w:t xml:space="preserve">-</w:t>
        </w:r>
      </w:ins>
      <w:ins w:id="879" w:author="PR Preview" w:date="2026-01-01T00:00:00Z">
        <w:r>
          <w:rPr>
            <w:rStyle w:val="NormalTok"/>
          </w:rPr>
          <w:t xml:space="preserve"> </w:t>
        </w:r>
      </w:ins>
      <w:ins w:id="880" w:author="PR Preview" w:date="2026-01-01T00:00:00Z">
        <w:r>
          <w:rPr>
            <w:rStyle w:val="FunctionTok"/>
          </w:rPr>
          <w:t xml:space="preserve">max</w:t>
        </w:r>
      </w:ins>
      <w:ins w:id="881" w:author="PR Preview" w:date="2026-01-01T00:00:00Z">
        <w:r>
          <w:rPr>
            <w:rStyle w:val="NormalTok"/>
          </w:rPr>
          <w:t xml:space="preserve">(</w:t>
        </w:r>
      </w:ins>
      <w:ins w:id="882" w:author="PR Preview" w:date="2026-01-01T00:00:00Z">
        <w:r>
          <w:rPr>
            <w:rStyle w:val="FunctionTok"/>
          </w:rPr>
          <w:t xml:space="preserve">table</w:t>
        </w:r>
      </w:ins>
      <w:ins w:id="883" w:author="PR Preview" w:date="2026-01-01T00:00:00Z">
        <w:r>
          <w:rPr>
            <w:rStyle w:val="NormalTok"/>
          </w:rPr>
          <w:t xml:space="preserve">(sim_folds))</w:t>
        </w:r>
      </w:ins>
      <w:ins w:id="884" w:author="PR Preview" w:date="2026-01-01T00:00:00Z">
        <w:r>
          <w:br/>
        </w:r>
      </w:ins>
      <w:ins w:id="885" w:author="PR Preview" w:date="2026-01-01T00:00:00Z">
        <w:r>
          <w:rPr>
            <w:rStyle w:val="NormalTok"/>
          </w:rPr>
          <w:t xml:space="preserve">sim_top </w:t>
        </w:r>
      </w:ins>
      <w:ins w:id="886" w:author="PR Preview" w:date="2026-01-01T00:00:00Z">
        <w:r>
          <w:rPr>
            <w:rStyle w:val="OtherTok"/>
          </w:rPr>
          <w:t xml:space="preserve">&lt;-</w:t>
        </w:r>
      </w:ins>
      <w:ins w:id="887" w:author="PR Preview" w:date="2026-01-01T00:00:00Z">
        <w:r>
          <w:rPr>
            <w:rStyle w:val="NormalTok"/>
          </w:rPr>
          <w:t xml:space="preserve"> dplyr</w:t>
        </w:r>
      </w:ins>
      <w:ins w:id="888" w:author="PR Preview" w:date="2026-01-01T00:00:00Z">
        <w:r>
          <w:rPr>
            <w:rStyle w:val="SpecialCharTok"/>
          </w:rPr>
          <w:t xml:space="preserve">::</w:t>
        </w:r>
      </w:ins>
      <w:ins w:id="889" w:author="PR Preview" w:date="2026-01-01T00:00:00Z">
        <w:r>
          <w:rPr>
            <w:rStyle w:val="FunctionTok"/>
          </w:rPr>
          <w:t xml:space="preserve">filter</w:t>
        </w:r>
      </w:ins>
      <w:ins w:id="890" w:author="PR Preview" w:date="2026-01-01T00:00:00Z">
        <w:r>
          <w:rPr>
            <w:rStyle w:val="NormalTok"/>
          </w:rPr>
          <w:t xml:space="preserve">(sim_errors_cv, degree </w:t>
        </w:r>
      </w:ins>
      <w:ins w:id="891" w:author="PR Preview" w:date="2026-01-01T00:00:00Z">
        <w:r>
          <w:rPr>
            <w:rStyle w:val="SpecialCharTok"/>
          </w:rPr>
          <w:t xml:space="preserve">==</w:t>
        </w:r>
      </w:ins>
      <w:ins w:id="892" w:author="PR Preview" w:date="2026-01-01T00:00:00Z">
        <w:r>
          <w:rPr>
            <w:rStyle w:val="NormalTok"/>
          </w:rPr>
          <w:t xml:space="preserve"> </w:t>
        </w:r>
      </w:ins>
      <w:ins w:id="893" w:author="PR Preview" w:date="2026-01-01T00:00:00Z">
        <w:r>
          <w:rPr>
            <w:rStyle w:val="FunctionTok"/>
          </w:rPr>
          <w:t xml:space="preserve">max</w:t>
        </w:r>
      </w:ins>
      <w:ins w:id="894" w:author="PR Preview" w:date="2026-01-01T00:00:00Z">
        <w:r>
          <w:rPr>
            <w:rStyle w:val="NormalTok"/>
          </w:rPr>
          <w:t xml:space="preserve">(sim_degrees))</w:t>
        </w:r>
      </w:ins>
      <w:ins w:id="895" w:author="PR Preview" w:date="2026-01-01T00:00:00Z">
        <w:r>
          <w:br/>
        </w:r>
      </w:ins>
      <w:ins w:id="896" w:author="PR Preview" w:date="2026-01-01T00:00:00Z">
        <w:r>
          <w:rPr>
            <w:rStyle w:val="NormalTok"/>
          </w:rPr>
          <w:t xml:space="preserve">sim_cv_ratio_top </w:t>
        </w:r>
      </w:ins>
      <w:ins w:id="897" w:author="PR Preview" w:date="2026-01-01T00:00:00Z">
        <w:r>
          <w:rPr>
            <w:rStyle w:val="OtherTok"/>
          </w:rPr>
          <w:t xml:space="preserve">&lt;-</w:t>
        </w:r>
      </w:ins>
      <w:ins w:id="898" w:author="PR Preview" w:date="2026-01-01T00:00:00Z">
        <w:r>
          <w:rPr>
            <w:rStyle w:val="NormalTok"/>
          </w:rPr>
          <w:t xml:space="preserve"> sim_top</w:t>
        </w:r>
      </w:ins>
      <w:ins w:id="899" w:author="PR Preview" w:date="2026-01-01T00:00:00Z">
        <w:r>
          <w:rPr>
            <w:rStyle w:val="SpecialCharTok"/>
          </w:rPr>
          <w:t xml:space="preserve">$</w:t>
        </w:r>
      </w:ins>
      <w:ins w:id="900" w:author="PR Preview" w:date="2026-01-01T00:00:00Z">
        <w:r>
          <w:rPr>
            <w:rStyle w:val="NormalTok"/>
          </w:rPr>
          <w:t xml:space="preserve">cv_5 </w:t>
        </w:r>
      </w:ins>
      <w:ins w:id="901" w:author="PR Preview" w:date="2026-01-01T00:00:00Z">
        <w:r>
          <w:rPr>
            <w:rStyle w:val="SpecialCharTok"/>
          </w:rPr>
          <w:t xml:space="preserve">/</w:t>
        </w:r>
      </w:ins>
      <w:ins w:id="902" w:author="PR Preview" w:date="2026-01-01T00:00:00Z">
        <w:r>
          <w:rPr>
            <w:rStyle w:val="NormalTok"/>
          </w:rPr>
          <w:t xml:space="preserve"> sim_top</w:t>
        </w:r>
      </w:ins>
      <w:ins w:id="903" w:author="PR Preview" w:date="2026-01-01T00:00:00Z">
        <w:r>
          <w:rPr>
            <w:rStyle w:val="SpecialCharTok"/>
          </w:rPr>
          <w:t xml:space="preserve">$</w:t>
        </w:r>
      </w:ins>
      <w:ins w:id="904" w:author="PR Preview" w:date="2026-01-01T00:00:00Z">
        <w:r>
          <w:rPr>
            <w:rStyle w:val="NormalTok"/>
          </w:rPr>
          <w:t xml:space="preserve">generalization</w:t>
        </w:r>
      </w:ins>
      <w:ins w:id="905" w:author="PR Preview" w:date="2026-01-01T00:00:00Z">
        <w:r>
          <w:br/>
        </w:r>
      </w:ins>
      <w:ins w:id="906" w:author="PR Preview" w:date="2026-01-01T00:00:00Z">
        <w:r>
          <w:rPr>
            <w:rStyle w:val="FunctionTok"/>
          </w:rPr>
          <w:t xml:space="preserve">c</w:t>
        </w:r>
      </w:ins>
      <w:ins w:id="907" w:author="PR Preview" w:date="2026-01-01T00:00:00Z">
        <w:r>
          <w:rPr>
            <w:rStyle w:val="NormalTok"/>
          </w:rPr>
          <w:t xml:space="preserve">(</w:t>
        </w:r>
      </w:ins>
      <w:ins w:id="908" w:author="PR Preview" w:date="2026-01-01T00:00:00Z">
        <w:r>
          <w:br/>
        </w:r>
      </w:ins>
      <w:ins w:id="909" w:author="PR Preview" w:date="2026-01-01T00:00:00Z">
        <w:r>
          <w:rPr>
            <w:rStyle w:val="NormalTok"/>
          </w:rPr>
          <w:t xml:space="preserve">  </w:t>
        </w:r>
      </w:ins>
      <w:ins w:id="910" w:author="PR Preview" w:date="2026-01-01T00:00:00Z">
        <w:r>
          <w:rPr>
            <w:rStyle w:val="AttributeTok"/>
          </w:rPr>
          <w:t xml:space="preserve">best_by_cv =</w:t>
        </w:r>
      </w:ins>
      <w:ins w:id="911" w:author="PR Preview" w:date="2026-01-01T00:00:00Z">
        <w:r>
          <w:rPr>
            <w:rStyle w:val="NormalTok"/>
          </w:rPr>
          <w:t xml:space="preserve"> sim_best_cv,</w:t>
        </w:r>
      </w:ins>
      <w:ins w:id="912" w:author="PR Preview" w:date="2026-01-01T00:00:00Z">
        <w:r>
          <w:br/>
        </w:r>
      </w:ins>
      <w:ins w:id="913" w:author="PR Preview" w:date="2026-01-01T00:00:00Z">
        <w:r>
          <w:rPr>
            <w:rStyle w:val="NormalTok"/>
          </w:rPr>
          <w:t xml:space="preserve">  </w:t>
        </w:r>
      </w:ins>
      <w:ins w:id="914" w:author="PR Preview" w:date="2026-01-01T00:00:00Z">
        <w:r>
          <w:rPr>
            <w:rStyle w:val="AttributeTok"/>
          </w:rPr>
          <w:t xml:space="preserve">best_by_generalization =</w:t>
        </w:r>
      </w:ins>
      <w:ins w:id="915" w:author="PR Preview" w:date="2026-01-01T00:00:00Z">
        <w:r>
          <w:rPr>
            <w:rStyle w:val="NormalTok"/>
          </w:rPr>
          <w:t xml:space="preserve"> sim_best_generalization,</w:t>
        </w:r>
      </w:ins>
      <w:ins w:id="916" w:author="PR Preview" w:date="2026-01-01T00:00:00Z">
        <w:r>
          <w:br/>
        </w:r>
      </w:ins>
      <w:ins w:id="917" w:author="PR Preview" w:date="2026-01-01T00:00:00Z">
        <w:r>
          <w:rPr>
            <w:rStyle w:val="NormalTok"/>
          </w:rPr>
          <w:t xml:space="preserve">  </w:t>
        </w:r>
      </w:ins>
      <w:ins w:id="918" w:author="PR Preview" w:date="2026-01-01T00:00:00Z">
        <w:r>
          <w:rPr>
            <w:rStyle w:val="AttributeTok"/>
          </w:rPr>
          <w:t xml:space="preserve">n_per_fit =</w:t>
        </w:r>
      </w:ins>
      <w:ins w:id="919" w:author="PR Preview" w:date="2026-01-01T00:00:00Z">
        <w:r>
          <w:rPr>
            <w:rStyle w:val="NormalTok"/>
          </w:rPr>
          <w:t xml:space="preserve"> sim_n_fit,</w:t>
        </w:r>
      </w:ins>
      <w:ins w:id="920" w:author="PR Preview" w:date="2026-01-01T00:00:00Z">
        <w:r>
          <w:br/>
        </w:r>
      </w:ins>
      <w:ins w:id="921" w:author="PR Preview" w:date="2026-01-01T00:00:00Z">
        <w:r>
          <w:rPr>
            <w:rStyle w:val="NormalTok"/>
          </w:rPr>
          <w:t xml:space="preserve">  </w:t>
        </w:r>
      </w:ins>
      <w:ins w:id="922" w:author="PR Preview" w:date="2026-01-01T00:00:00Z">
        <w:r>
          <w:rPr>
            <w:rStyle w:val="AttributeTok"/>
          </w:rPr>
          <w:t xml:space="preserve">cv_over_generalization_at_top_degree =</w:t>
        </w:r>
      </w:ins>
      <w:ins w:id="923" w:author="PR Preview" w:date="2026-01-01T00:00:00Z">
        <w:r>
          <w:rPr>
            <w:rStyle w:val="NormalTok"/>
          </w:rPr>
          <w:t xml:space="preserve"> sim_cv_ratio_top</w:t>
        </w:r>
      </w:ins>
      <w:ins w:id="924" w:author="PR Preview" w:date="2026-01-01T00:00:00Z">
        <w:r>
          <w:br/>
        </w:r>
      </w:ins>
      <w:ins w:id="925" w:author="PR Preview" w:date="2026-01-01T00:00:00Z">
        <w:r>
          <w:rPr>
            <w:rStyle w:val="NormalTok"/>
          </w:rPr>
          <w:t xml:space="preserve">)</w:t>
        </w:r>
      </w:ins>
      <w:ins w:id="926" w:author="PR Preview" w:date="2026-01-01T00:00:00Z">
        <w:r>
          <w:br/>
        </w:r>
      </w:ins>
      <w:ins w:id="927" w:author="PR Preview" w:date="2026-01-01T00:00:00Z">
        <w:r>
          <w:rPr>
            <w:rStyle w:val="CommentTok"/>
          </w:rPr>
          <w:t xml:space="preserve">#&gt;                           best_by_cv               best_by_generalization </w:t>
        </w:r>
      </w:ins>
      <w:ins w:id="928" w:author="PR Preview" w:date="2026-01-01T00:00:00Z">
        <w:r>
          <w:br/>
        </w:r>
      </w:ins>
      <w:ins w:id="929" w:author="PR Preview" w:date="2026-01-01T00:00:00Z">
        <w:r>
          <w:rPr>
            <w:rStyle w:val="CommentTok"/>
          </w:rPr>
          <w:t xml:space="preserve">#&gt;                               3.0000                               5.0000 </w:t>
        </w:r>
      </w:ins>
      <w:ins w:id="930" w:author="PR Preview" w:date="2026-01-01T00:00:00Z">
        <w:r>
          <w:br/>
        </w:r>
      </w:ins>
      <w:ins w:id="931" w:author="PR Preview" w:date="2026-01-01T00:00:00Z">
        <w:r>
          <w:rPr>
            <w:rStyle w:val="CommentTok"/>
          </w:rPr>
          <w:t xml:space="preserve">#&gt;                            n_per_fit cv_over_generalization_at_top_degree </w:t>
        </w:r>
      </w:ins>
      <w:ins w:id="932" w:author="PR Preview" w:date="2026-01-01T00:00:00Z">
        <w:r>
          <w:br/>
        </w:r>
      </w:ins>
      <w:ins w:id="933" w:author="PR Preview" w:date="2026-01-01T00:00:00Z">
        <w:r>
          <w:rPr>
            <w:rStyle w:val="CommentTok"/>
          </w:rPr>
          <w:t xml:space="preserve">#&gt;                              24.0000                              16.5906</w:t>
        </w:r>
      </w:ins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67"/>
    <w:bookmarkStart w:id="170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0"/>
    <w:bookmarkEnd w:id="171"/>
    <w:bookmarkStart w:id="196" w:name="sec-loocv"/>
    <w:p>
      <w:pPr>
        <w:pStyle w:val="Heading2"/>
      </w:pPr>
      <w:r>
        <w:t xml:space="preserve">6 Leave-one-out cross-validation</w:t>
      </w:r>
    </w:p>
    <w:bookmarkStart w:id="172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2"/>
    <w:bookmarkStart w:id="173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3"/>
    <w:bookmarkStart w:id="177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77"/>
    <w:bookmarkStart w:id="179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78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0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1"/>
    <w:bookmarkStart w:id="183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2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9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89"/>
    <w:bookmarkStart w:id="19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4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4"/>
    <w:bookmarkStart w:id="195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5"/>
    <w:bookmarkEnd w:id="196"/>
    <w:bookmarkStart w:id="229" w:name="sec-cv-model-choice"/>
    <w:p>
      <w:pPr>
        <w:pStyle w:val="Heading2"/>
      </w:pPr>
      <w:r>
        <w:t xml:space="preserve">7 Choosing a model by cross-validation</w:t>
      </w:r>
    </w:p>
    <w:bookmarkStart w:id="198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200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19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4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4"/>
    <w:bookmarkStart w:id="205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5"/>
    <w:bookmarkStart w:id="208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08"/>
    <w:bookmarkStart w:id="213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0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3"/>
    <w:bookmarkStart w:id="215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5"/>
    <w:bookmarkStart w:id="217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1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3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3"/>
    <w:bookmarkStart w:id="228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28"/>
    <w:bookmarkEnd w:id="229"/>
    <w:bookmarkStart w:id="236" w:name="sec-cv-whole-procedure"/>
    <w:p>
      <w:pPr>
        <w:pStyle w:val="Heading2"/>
      </w:pPr>
      <w:r>
        <w:t xml:space="preserve">8 Cross-validating the whole procedure</w:t>
      </w:r>
    </w:p>
    <w:bookmarkStart w:id="232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2"/>
    <w:bookmarkStart w:id="233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del w:id="934" w:author="PR Preview" w:date="2026-01-01T00:00:00Z">
        <w:r>
          <w:rPr>
            <w:rStyle w:val="NormalTok"/>
          </w:rPr>
          <w:delText xml:space="preserve">top_predictors </w:delText>
        </w:r>
      </w:del>
      <w:del w:id="935" w:author="PR Preview" w:date="2026-01-01T00:00:00Z">
        <w:r>
          <w:rPr>
            <w:rStyle w:val="OtherTok"/>
          </w:rPr>
          <w:delText xml:space="preserve">&lt;-</w:delText>
        </w:r>
      </w:del>
      <w:del w:id="936" w:author="PR Preview" w:date="2026-01-01T00:00:00Z">
        <w:r>
          <w:rPr>
            <w:rStyle w:val="NormalTok"/>
          </w:rPr>
          <w:delText xml:space="preserve"> </w:delText>
        </w:r>
      </w:del>
      <w:del w:id="937" w:author="PR Preview" w:date="2026-01-01T00:00:00Z">
        <w:r>
          <w:rPr>
            <w:rStyle w:val="ControlFlowTok"/>
          </w:rPr>
          <w:delText xml:space="preserve">function</w:delText>
        </w:r>
      </w:del>
      <w:del w:id="938" w:author="PR Preview" w:date="2026-01-01T00:00:00Z">
        <w:r>
          <w:rPr>
            <w:rStyle w:val="NormalTok"/>
          </w:rPr>
          <w:delText xml:space="preserve">(x, y, n_keep) {</w:delText>
        </w:r>
      </w:del>
      <w:del w:id="939" w:author="PR Preview" w:date="2026-01-01T00:00:00Z">
        <w:r>
          <w:br/>
        </w:r>
      </w:del>
      <w:del w:id="940" w:author="PR Preview" w:date="2026-01-01T00:00:00Z">
        <w:r>
          <w:rPr>
            <w:rStyle w:val="NormalTok"/>
          </w:rPr>
          <w:delText xml:space="preserve">  </w:delText>
        </w:r>
      </w:del>
      <w:del w:id="941" w:author="PR Preview" w:date="2026-01-01T00:00:00Z">
        <w:r>
          <w:rPr>
            <w:rStyle w:val="FunctionTok"/>
          </w:rPr>
          <w:delText xml:space="preserve">order</w:delText>
        </w:r>
      </w:del>
      <w:del w:id="942" w:author="PR Preview" w:date="2026-01-01T00:00:00Z">
        <w:r>
          <w:rPr>
            <w:rStyle w:val="NormalTok"/>
          </w:rPr>
          <w:delText xml:space="preserve">(</w:delText>
        </w:r>
      </w:del>
      <w:del w:id="943" w:author="PR Preview" w:date="2026-01-01T00:00:00Z">
        <w:r>
          <w:rPr>
            <w:rStyle w:val="FunctionTok"/>
          </w:rPr>
          <w:delText xml:space="preserve">abs</w:delText>
        </w:r>
      </w:del>
      <w:del w:id="944" w:author="PR Preview" w:date="2026-01-01T00:00:00Z">
        <w:r>
          <w:rPr>
            <w:rStyle w:val="NormalTok"/>
          </w:rPr>
          <w:delText xml:space="preserve">(stats</w:delText>
        </w:r>
      </w:del>
      <w:del w:id="945" w:author="PR Preview" w:date="2026-01-01T00:00:00Z">
        <w:r>
          <w:rPr>
            <w:rStyle w:val="SpecialCharTok"/>
          </w:rPr>
          <w:delText xml:space="preserve">::</w:delText>
        </w:r>
      </w:del>
      <w:del w:id="946" w:author="PR Preview" w:date="2026-01-01T00:00:00Z">
        <w:r>
          <w:rPr>
            <w:rStyle w:val="FunctionTok"/>
          </w:rPr>
          <w:delText xml:space="preserve">cor</w:delText>
        </w:r>
      </w:del>
      <w:del w:id="947" w:author="PR Preview" w:date="2026-01-01T00:00:00Z">
        <w:r>
          <w:rPr>
            <w:rStyle w:val="NormalTok"/>
          </w:rPr>
          <w:delText xml:space="preserve">(x, y)), </w:delText>
        </w:r>
      </w:del>
      <w:del w:id="948" w:author="PR Preview" w:date="2026-01-01T00:00:00Z">
        <w:r>
          <w:rPr>
            <w:rStyle w:val="AttributeTok"/>
          </w:rPr>
          <w:delText xml:space="preserve">decreasing =</w:delText>
        </w:r>
      </w:del>
      <w:del w:id="949" w:author="PR Preview" w:date="2026-01-01T00:00:00Z">
        <w:r>
          <w:rPr>
            <w:rStyle w:val="NormalTok"/>
          </w:rPr>
          <w:delText xml:space="preserve"> </w:delText>
        </w:r>
      </w:del>
      <w:del w:id="950" w:author="PR Preview" w:date="2026-01-01T00:00:00Z">
        <w:r>
          <w:rPr>
            <w:rStyle w:val="ConstantTok"/>
          </w:rPr>
          <w:delText xml:space="preserve">TRUE</w:delText>
        </w:r>
      </w:del>
      <w:del w:id="951" w:author="PR Preview" w:date="2026-01-01T00:00:00Z">
        <w:r>
          <w:rPr>
            <w:rStyle w:val="NormalTok"/>
          </w:rPr>
          <w:delText xml:space="preserve">)[</w:delText>
        </w:r>
      </w:del>
      <w:del w:id="952" w:author="PR Preview" w:date="2026-01-01T00:00:00Z">
        <w:r>
          <w:rPr>
            <w:rStyle w:val="FunctionTok"/>
          </w:rPr>
          <w:delText xml:space="preserve">seq_len</w:delText>
        </w:r>
      </w:del>
      <w:del w:id="953" w:author="PR Preview" w:date="2026-01-01T00:00:00Z">
        <w:r>
          <w:rPr>
            <w:rStyle w:val="NormalTok"/>
          </w:rPr>
          <w:delText xml:space="preserve">(n_keep)]</w:delText>
        </w:r>
      </w:del>
      <w:del w:id="954" w:author="PR Preview" w:date="2026-01-01T00:00:00Z">
        <w:r>
          <w:br/>
        </w:r>
      </w:del>
      <w:del w:id="955" w:author="PR Preview" w:date="2026-01-01T00:00:00Z">
        <w:r>
          <w:rPr>
            <w:rStyle w:val="NormalTok"/>
          </w:rPr>
          <w:delText xml:space="preserve">}</w:delText>
        </w:r>
      </w:del>
      <w:del w:id="956" w:author="PR Preview" w:date="2026-01-01T00:00:00Z">
        <w:r>
          <w:br/>
        </w:r>
      </w:del>
      <w:del w:id="957" w:author="PR Preview" w:date="2026-01-01T00:00:00Z">
        <w:r>
          <w:br/>
        </w:r>
      </w:del>
      <w:del w:id="958" w:author="PR Preview" w:date="2026-01-01T00:00:00Z">
        <w:r>
          <w:rPr>
            <w:rStyle w:val="NormalTok"/>
          </w:rPr>
          <w:delText xml:space="preserve">screened_cv </w:delText>
        </w:r>
      </w:del>
      <w:del w:id="959" w:author="PR Preview" w:date="2026-01-01T00:00:00Z">
        <w:r>
          <w:rPr>
            <w:rStyle w:val="OtherTok"/>
          </w:rPr>
          <w:delText xml:space="preserve">&lt;-</w:delText>
        </w:r>
      </w:del>
      <w:del w:id="960" w:author="PR Preview" w:date="2026-01-01T00:00:00Z">
        <w:r>
          <w:rPr>
            <w:rStyle w:val="NormalTok"/>
          </w:rPr>
          <w:delText xml:space="preserve"> </w:delText>
        </w:r>
      </w:del>
      <w:del w:id="961" w:author="PR Preview" w:date="2026-01-01T00:00:00Z">
        <w:r>
          <w:rPr>
            <w:rStyle w:val="ControlFlowTok"/>
          </w:rPr>
          <w:delText xml:space="preserve">function</w:delText>
        </w:r>
      </w:del>
      <w:del w:id="962" w:author="PR Preview" w:date="2026-01-01T00:00:00Z">
        <w:r>
          <w:rPr>
            <w:rStyle w:val="NormalTok"/>
          </w:rPr>
          <w:delText xml:space="preserve">(x, y, folds, n_keep, screen) {</w:delText>
        </w:r>
      </w:del>
      <w:del w:id="963" w:author="PR Preview" w:date="2026-01-01T00:00:00Z">
        <w:r>
          <w:br/>
        </w:r>
      </w:del>
      <w:del w:id="964" w:author="PR Preview" w:date="2026-01-01T00:00:00Z">
        <w:r>
          <w:rPr>
            <w:rStyle w:val="NormalTok"/>
          </w:rPr>
          <w:delText xml:space="preserve">  </w:delText>
        </w:r>
      </w:del>
      <w:del w:id="965" w:author="PR Preview" w:date="2026-01-01T00:00:00Z">
        <w:r>
          <w:rPr>
            <w:rStyle w:val="ControlFlowTok"/>
          </w:rPr>
          <w:delText xml:space="preserve">if</w:delText>
        </w:r>
      </w:del>
      <w:del w:id="966" w:author="PR Preview" w:date="2026-01-01T00:00:00Z">
        <w:r>
          <w:rPr>
            <w:rStyle w:val="NormalTok"/>
          </w:rPr>
          <w:delText xml:space="preserve"> (screen </w:delText>
        </w:r>
      </w:del>
      <w:del w:id="967" w:author="PR Preview" w:date="2026-01-01T00:00:00Z">
        <w:r>
          <w:rPr>
            <w:rStyle w:val="SpecialCharTok"/>
          </w:rPr>
          <w:delText xml:space="preserve">==</w:delText>
        </w:r>
      </w:del>
      <w:del w:id="968" w:author="PR Preview" w:date="2026-01-01T00:00:00Z">
        <w:r>
          <w:rPr>
            <w:rStyle w:val="NormalTok"/>
          </w:rPr>
          <w:delText xml:space="preserve"> </w:delText>
        </w:r>
      </w:del>
      <w:del w:id="969" w:author="PR Preview" w:date="2026-01-01T00:00:00Z">
        <w:r>
          <w:rPr>
            <w:rStyle w:val="StringTok"/>
          </w:rPr>
          <w:delText xml:space="preserve">"outside"</w:delText>
        </w:r>
      </w:del>
      <w:del w:id="970" w:author="PR Preview" w:date="2026-01-01T00:00:00Z">
        <w:r>
          <w:rPr>
            <w:rStyle w:val="NormalTok"/>
          </w:rPr>
          <w:delText xml:space="preserve">) {</w:delText>
        </w:r>
      </w:del>
      <w:del w:id="971" w:author="PR Preview" w:date="2026-01-01T00:00:00Z">
        <w:r>
          <w:br/>
        </w:r>
      </w:del>
      <w:del w:id="972" w:author="PR Preview" w:date="2026-01-01T00:00:00Z">
        <w:r>
          <w:rPr>
            <w:rStyle w:val="NormalTok"/>
          </w:rPr>
          <w:delText xml:space="preserve">    keep </w:delText>
        </w:r>
      </w:del>
      <w:del w:id="973" w:author="PR Preview" w:date="2026-01-01T00:00:00Z">
        <w:r>
          <w:rPr>
            <w:rStyle w:val="OtherTok"/>
          </w:rPr>
          <w:delText xml:space="preserve">&lt;-</w:delText>
        </w:r>
      </w:del>
      <w:del w:id="974" w:author="PR Preview" w:date="2026-01-01T00:00:00Z">
        <w:r>
          <w:rPr>
            <w:rStyle w:val="NormalTok"/>
          </w:rPr>
          <w:delText xml:space="preserve"> </w:delText>
        </w:r>
      </w:del>
      <w:del w:id="975" w:author="PR Preview" w:date="2026-01-01T00:00:00Z">
        <w:r>
          <w:rPr>
            <w:rStyle w:val="FunctionTok"/>
          </w:rPr>
          <w:delText xml:space="preserve">top_predictors</w:delText>
        </w:r>
      </w:del>
      <w:del w:id="976" w:author="PR Preview" w:date="2026-01-01T00:00:00Z">
        <w:r>
          <w:rPr>
            <w:rStyle w:val="NormalTok"/>
          </w:rPr>
          <w:delText xml:space="preserve">(x, y, n_keep)</w:delText>
        </w:r>
      </w:del>
      <w:del w:id="977" w:author="PR Preview" w:date="2026-01-01T00:00:00Z">
        <w:r>
          <w:br/>
        </w:r>
      </w:del>
      <w:del w:id="978" w:author="PR Preview" w:date="2026-01-01T00:00:00Z">
        <w:r>
          <w:rPr>
            <w:rStyle w:val="NormalTok"/>
          </w:rPr>
          <w:delText xml:space="preserve">  }</w:delText>
        </w:r>
      </w:del>
      <w:del w:id="979" w:author="PR Preview" w:date="2026-01-01T00:00:00Z">
        <w:r>
          <w:br/>
        </w:r>
      </w:del>
      <w:del w:id="980" w:author="PR Preview" w:date="2026-01-01T00:00:00Z">
        <w:r>
          <w:rPr>
            <w:rStyle w:val="NormalTok"/>
          </w:rPr>
          <w:delText xml:space="preserve">  sq_errors </w:delText>
        </w:r>
      </w:del>
      <w:del w:id="981" w:author="PR Preview" w:date="2026-01-01T00:00:00Z">
        <w:r>
          <w:rPr>
            <w:rStyle w:val="OtherTok"/>
          </w:rPr>
          <w:delText xml:space="preserve">&lt;-</w:delText>
        </w:r>
      </w:del>
      <w:del w:id="982" w:author="PR Preview" w:date="2026-01-01T00:00:00Z">
        <w:r>
          <w:rPr>
            <w:rStyle w:val="NormalTok"/>
          </w:rPr>
          <w:delText xml:space="preserve"> </w:delText>
        </w:r>
      </w:del>
      <w:del w:id="983" w:author="PR Preview" w:date="2026-01-01T00:00:00Z">
        <w:r>
          <w:rPr>
            <w:rStyle w:val="FunctionTok"/>
          </w:rPr>
          <w:delText xml:space="preserve">numeric</w:delText>
        </w:r>
      </w:del>
      <w:del w:id="984" w:author="PR Preview" w:date="2026-01-01T00:00:00Z">
        <w:r>
          <w:rPr>
            <w:rStyle w:val="NormalTok"/>
          </w:rPr>
          <w:delText xml:space="preserve">(</w:delText>
        </w:r>
      </w:del>
      <w:del w:id="985" w:author="PR Preview" w:date="2026-01-01T00:00:00Z">
        <w:r>
          <w:rPr>
            <w:rStyle w:val="FunctionTok"/>
          </w:rPr>
          <w:delText xml:space="preserve">length</w:delText>
        </w:r>
      </w:del>
      <w:del w:id="986" w:author="PR Preview" w:date="2026-01-01T00:00:00Z">
        <w:r>
          <w:rPr>
            <w:rStyle w:val="NormalTok"/>
          </w:rPr>
          <w:delText xml:space="preserve">(y))</w:delText>
        </w:r>
      </w:del>
      <w:del w:id="987" w:author="PR Preview" w:date="2026-01-01T00:00:00Z">
        <w:r>
          <w:br/>
        </w:r>
      </w:del>
      <w:del w:id="988" w:author="PR Preview" w:date="2026-01-01T00:00:00Z">
        <w:r>
          <w:rPr>
            <w:rStyle w:val="NormalTok"/>
          </w:rPr>
          <w:delText xml:space="preserve">  </w:delText>
        </w:r>
      </w:del>
      <w:del w:id="989" w:author="PR Preview" w:date="2026-01-01T00:00:00Z">
        <w:r>
          <w:rPr>
            <w:rStyle w:val="ControlFlowTok"/>
          </w:rPr>
          <w:delText xml:space="preserve">for</w:delText>
        </w:r>
      </w:del>
      <w:del w:id="990" w:author="PR Preview" w:date="2026-01-01T00:00:00Z">
        <w:r>
          <w:rPr>
            <w:rStyle w:val="NormalTok"/>
          </w:rPr>
          <w:delText xml:space="preserve"> (j </w:delText>
        </w:r>
      </w:del>
      <w:del w:id="991" w:author="PR Preview" w:date="2026-01-01T00:00:00Z">
        <w:r>
          <w:rPr>
            <w:rStyle w:val="ControlFlowTok"/>
          </w:rPr>
          <w:delText xml:space="preserve">in</w:delText>
        </w:r>
      </w:del>
      <w:del w:id="992" w:author="PR Preview" w:date="2026-01-01T00:00:00Z">
        <w:r>
          <w:rPr>
            <w:rStyle w:val="NormalTok"/>
          </w:rPr>
          <w:delText xml:space="preserve"> </w:delText>
        </w:r>
      </w:del>
      <w:del w:id="993" w:author="PR Preview" w:date="2026-01-01T00:00:00Z">
        <w:r>
          <w:rPr>
            <w:rStyle w:val="FunctionTok"/>
          </w:rPr>
          <w:delText xml:space="preserve">unique</w:delText>
        </w:r>
      </w:del>
      <w:del w:id="994" w:author="PR Preview" w:date="2026-01-01T00:00:00Z">
        <w:r>
          <w:rPr>
            <w:rStyle w:val="NormalTok"/>
          </w:rPr>
          <w:delText xml:space="preserve">(folds)) {</w:delText>
        </w:r>
      </w:del>
      <w:del w:id="995" w:author="PR Preview" w:date="2026-01-01T00:00:00Z">
        <w:r>
          <w:br/>
        </w:r>
      </w:del>
      <w:del w:id="996" w:author="PR Preview" w:date="2026-01-01T00:00:00Z">
        <w:r>
          <w:rPr>
            <w:rStyle w:val="NormalTok"/>
          </w:rPr>
          <w:delText xml:space="preserve">    in_fold </w:delText>
        </w:r>
      </w:del>
      <w:del w:id="997" w:author="PR Preview" w:date="2026-01-01T00:00:00Z">
        <w:r>
          <w:rPr>
            <w:rStyle w:val="OtherTok"/>
          </w:rPr>
          <w:delText xml:space="preserve">&lt;-</w:delText>
        </w:r>
      </w:del>
      <w:del w:id="998" w:author="PR Preview" w:date="2026-01-01T00:00:00Z">
        <w:r>
          <w:rPr>
            <w:rStyle w:val="NormalTok"/>
          </w:rPr>
          <w:delText xml:space="preserve"> folds </w:delText>
        </w:r>
      </w:del>
      <w:del w:id="999" w:author="PR Preview" w:date="2026-01-01T00:00:00Z">
        <w:r>
          <w:rPr>
            <w:rStyle w:val="SpecialCharTok"/>
          </w:rPr>
          <w:delText xml:space="preserve">==</w:delText>
        </w:r>
      </w:del>
      <w:del w:id="1000" w:author="PR Preview" w:date="2026-01-01T00:00:00Z">
        <w:r>
          <w:rPr>
            <w:rStyle w:val="NormalTok"/>
          </w:rPr>
          <w:delText xml:space="preserve"> j</w:delText>
        </w:r>
      </w:del>
      <w:del w:id="1001" w:author="PR Preview" w:date="2026-01-01T00:00:00Z">
        <w:r>
          <w:br/>
        </w:r>
      </w:del>
      <w:del w:id="1002" w:author="PR Preview" w:date="2026-01-01T00:00:00Z">
        <w:r>
          <w:rPr>
            <w:rStyle w:val="NormalTok"/>
          </w:rPr>
          <w:delText xml:space="preserve">    </w:delText>
        </w:r>
      </w:del>
      <w:del w:id="1003" w:author="PR Preview" w:date="2026-01-01T00:00:00Z">
        <w:r>
          <w:rPr>
            <w:rStyle w:val="ControlFlowTok"/>
          </w:rPr>
          <w:delText xml:space="preserve">if</w:delText>
        </w:r>
      </w:del>
      <w:del w:id="1004" w:author="PR Preview" w:date="2026-01-01T00:00:00Z">
        <w:r>
          <w:rPr>
            <w:rStyle w:val="NormalTok"/>
          </w:rPr>
          <w:delText xml:space="preserve"> (screen </w:delText>
        </w:r>
      </w:del>
      <w:del w:id="1005" w:author="PR Preview" w:date="2026-01-01T00:00:00Z">
        <w:r>
          <w:rPr>
            <w:rStyle w:val="SpecialCharTok"/>
          </w:rPr>
          <w:delText xml:space="preserve">==</w:delText>
        </w:r>
      </w:del>
      <w:del w:id="1006" w:author="PR Preview" w:date="2026-01-01T00:00:00Z">
        <w:r>
          <w:rPr>
            <w:rStyle w:val="NormalTok"/>
          </w:rPr>
          <w:delText xml:space="preserve"> </w:delText>
        </w:r>
      </w:del>
      <w:del w:id="1007" w:author="PR Preview" w:date="2026-01-01T00:00:00Z">
        <w:r>
          <w:rPr>
            <w:rStyle w:val="StringTok"/>
          </w:rPr>
          <w:delText xml:space="preserve">"inside"</w:delText>
        </w:r>
      </w:del>
      <w:del w:id="1008" w:author="PR Preview" w:date="2026-01-01T00:00:00Z">
        <w:r>
          <w:rPr>
            <w:rStyle w:val="NormalTok"/>
          </w:rPr>
          <w:delText xml:space="preserve">) {</w:delText>
        </w:r>
      </w:del>
      <w:del w:id="1009" w:author="PR Preview" w:date="2026-01-01T00:00:00Z">
        <w:r>
          <w:br/>
        </w:r>
      </w:del>
      <w:del w:id="1010" w:author="PR Preview" w:date="2026-01-01T00:00:00Z">
        <w:r>
          <w:rPr>
            <w:rStyle w:val="NormalTok"/>
          </w:rPr>
          <w:delText xml:space="preserve">      keep </w:delText>
        </w:r>
      </w:del>
      <w:del w:id="1011" w:author="PR Preview" w:date="2026-01-01T00:00:00Z">
        <w:r>
          <w:rPr>
            <w:rStyle w:val="OtherTok"/>
          </w:rPr>
          <w:delText xml:space="preserve">&lt;-</w:delText>
        </w:r>
      </w:del>
      <w:del w:id="1012" w:author="PR Preview" w:date="2026-01-01T00:00:00Z">
        <w:r>
          <w:rPr>
            <w:rStyle w:val="NormalTok"/>
          </w:rPr>
          <w:delText xml:space="preserve"> </w:delText>
        </w:r>
      </w:del>
      <w:del w:id="1013" w:author="PR Preview" w:date="2026-01-01T00:00:00Z">
        <w:r>
          <w:rPr>
            <w:rStyle w:val="FunctionTok"/>
          </w:rPr>
          <w:delText xml:space="preserve">top_predictors</w:delText>
        </w:r>
      </w:del>
      <w:del w:id="1014" w:author="PR Preview" w:date="2026-01-01T00:00:00Z">
        <w:r>
          <w:rPr>
            <w:rStyle w:val="NormalTok"/>
          </w:rPr>
          <w:delText xml:space="preserve">(x[</w:delText>
        </w:r>
      </w:del>
      <w:del w:id="1015" w:author="PR Preview" w:date="2026-01-01T00:00:00Z">
        <w:r>
          <w:rPr>
            <w:rStyle w:val="SpecialCharTok"/>
          </w:rPr>
          <w:delText xml:space="preserve">!</w:delText>
        </w:r>
      </w:del>
      <w:del w:id="1016" w:author="PR Preview" w:date="2026-01-01T00:00:00Z">
        <w:r>
          <w:rPr>
            <w:rStyle w:val="NormalTok"/>
          </w:rPr>
          <w:delText xml:space="preserve">in_fold, ], y[</w:delText>
        </w:r>
      </w:del>
      <w:del w:id="1017" w:author="PR Preview" w:date="2026-01-01T00:00:00Z">
        <w:r>
          <w:rPr>
            <w:rStyle w:val="SpecialCharTok"/>
          </w:rPr>
          <w:delText xml:space="preserve">!</w:delText>
        </w:r>
      </w:del>
      <w:del w:id="1018" w:author="PR Preview" w:date="2026-01-01T00:00:00Z">
        <w:r>
          <w:rPr>
            <w:rStyle w:val="NormalTok"/>
          </w:rPr>
          <w:delText xml:space="preserve">in_fold], n_keep)</w:delText>
        </w:r>
      </w:del>
      <w:del w:id="1019" w:author="PR Preview" w:date="2026-01-01T00:00:00Z">
        <w:r>
          <w:br/>
        </w:r>
      </w:del>
      <w:del w:id="1020" w:author="PR Preview" w:date="2026-01-01T00:00:00Z">
        <w:r>
          <w:rPr>
            <w:rStyle w:val="NormalTok"/>
          </w:rPr>
          <w:delText xml:space="preserve">    }</w:delText>
        </w:r>
      </w:del>
      <w:del w:id="1021" w:author="PR Preview" w:date="2026-01-01T00:00:00Z">
        <w:r>
          <w:br/>
        </w:r>
      </w:del>
      <w:del w:id="1022" w:author="PR Preview" w:date="2026-01-01T00:00:00Z">
        <w:r>
          <w:rPr>
            <w:rStyle w:val="NormalTok"/>
          </w:rPr>
          <w:delText xml:space="preserve">    train </w:delText>
        </w:r>
      </w:del>
      <w:del w:id="1023" w:author="PR Preview" w:date="2026-01-01T00:00:00Z">
        <w:r>
          <w:rPr>
            <w:rStyle w:val="OtherTok"/>
          </w:rPr>
          <w:delText xml:space="preserve">&lt;-</w:delText>
        </w:r>
      </w:del>
      <w:del w:id="1024" w:author="PR Preview" w:date="2026-01-01T00:00:00Z">
        <w:r>
          <w:rPr>
            <w:rStyle w:val="NormalTok"/>
          </w:rPr>
          <w:delText xml:space="preserve"> </w:delText>
        </w:r>
      </w:del>
      <w:del w:id="1025" w:author="PR Preview" w:date="2026-01-01T00:00:00Z">
        <w:r>
          <w:rPr>
            <w:rStyle w:val="FunctionTok"/>
          </w:rPr>
          <w:delText xml:space="preserve">data.frame</w:delText>
        </w:r>
      </w:del>
      <w:del w:id="1026" w:author="PR Preview" w:date="2026-01-01T00:00:00Z">
        <w:r>
          <w:rPr>
            <w:rStyle w:val="NormalTok"/>
          </w:rPr>
          <w:delText xml:space="preserve">(</w:delText>
        </w:r>
      </w:del>
      <w:del w:id="1027" w:author="PR Preview" w:date="2026-01-01T00:00:00Z">
        <w:r>
          <w:rPr>
            <w:rStyle w:val="AttributeTok"/>
          </w:rPr>
          <w:delText xml:space="preserve">y =</w:delText>
        </w:r>
      </w:del>
      <w:del w:id="1028" w:author="PR Preview" w:date="2026-01-01T00:00:00Z">
        <w:r>
          <w:rPr>
            <w:rStyle w:val="NormalTok"/>
          </w:rPr>
          <w:delText xml:space="preserve"> y[</w:delText>
        </w:r>
      </w:del>
      <w:del w:id="1029" w:author="PR Preview" w:date="2026-01-01T00:00:00Z">
        <w:r>
          <w:rPr>
            <w:rStyle w:val="SpecialCharTok"/>
          </w:rPr>
          <w:delText xml:space="preserve">!</w:delText>
        </w:r>
      </w:del>
      <w:del w:id="1030" w:author="PR Preview" w:date="2026-01-01T00:00:00Z">
        <w:r>
          <w:rPr>
            <w:rStyle w:val="NormalTok"/>
          </w:rPr>
          <w:delText xml:space="preserve">in_fold], x[</w:delText>
        </w:r>
      </w:del>
      <w:del w:id="1031" w:author="PR Preview" w:date="2026-01-01T00:00:00Z">
        <w:r>
          <w:rPr>
            <w:rStyle w:val="SpecialCharTok"/>
          </w:rPr>
          <w:delText xml:space="preserve">!</w:delText>
        </w:r>
      </w:del>
      <w:del w:id="1032" w:author="PR Preview" w:date="2026-01-01T00:00:00Z">
        <w:r>
          <w:rPr>
            <w:rStyle w:val="NormalTok"/>
          </w:rPr>
          <w:delText xml:space="preserve">in_fold, keep])</w:delText>
        </w:r>
      </w:del>
      <w:del w:id="1033" w:author="PR Preview" w:date="2026-01-01T00:00:00Z">
        <w:r>
          <w:br/>
        </w:r>
      </w:del>
      <w:del w:id="1034" w:author="PR Preview" w:date="2026-01-01T00:00:00Z">
        <w:r>
          <w:rPr>
            <w:rStyle w:val="NormalTok"/>
          </w:rPr>
          <w:delText xml:space="preserve">    fit </w:delText>
        </w:r>
      </w:del>
      <w:del w:id="1035" w:author="PR Preview" w:date="2026-01-01T00:00:00Z">
        <w:r>
          <w:rPr>
            <w:rStyle w:val="OtherTok"/>
          </w:rPr>
          <w:delText xml:space="preserve">&lt;-</w:delText>
        </w:r>
      </w:del>
      <w:del w:id="1036" w:author="PR Preview" w:date="2026-01-01T00:00:00Z">
        <w:r>
          <w:rPr>
            <w:rStyle w:val="NormalTok"/>
          </w:rPr>
          <w:delText xml:space="preserve"> </w:delText>
        </w:r>
      </w:del>
      <w:del w:id="1037" w:author="PR Preview" w:date="2026-01-01T00:00:00Z">
        <w:r>
          <w:rPr>
            <w:rStyle w:val="FunctionTok"/>
          </w:rPr>
          <w:delText xml:space="preserve">lm</w:delText>
        </w:r>
      </w:del>
      <w:del w:id="1038" w:author="PR Preview" w:date="2026-01-01T00:00:00Z">
        <w:r>
          <w:rPr>
            <w:rStyle w:val="NormalTok"/>
          </w:rPr>
          <w:delText xml:space="preserve">(y </w:delText>
        </w:r>
      </w:del>
      <w:del w:id="1039" w:author="PR Preview" w:date="2026-01-01T00:00:00Z">
        <w:r>
          <w:rPr>
            <w:rStyle w:val="SpecialCharTok"/>
          </w:rPr>
          <w:delText xml:space="preserve">~</w:delText>
        </w:r>
      </w:del>
      <w:del w:id="1040" w:author="PR Preview" w:date="2026-01-01T00:00:00Z">
        <w:r>
          <w:rPr>
            <w:rStyle w:val="NormalTok"/>
          </w:rPr>
          <w:delText xml:space="preserve"> ., </w:delText>
        </w:r>
      </w:del>
      <w:del w:id="1041" w:author="PR Preview" w:date="2026-01-01T00:00:00Z">
        <w:r>
          <w:rPr>
            <w:rStyle w:val="AttributeTok"/>
          </w:rPr>
          <w:delText xml:space="preserve">data =</w:delText>
        </w:r>
      </w:del>
      <w:del w:id="1042" w:author="PR Preview" w:date="2026-01-01T00:00:00Z">
        <w:r>
          <w:rPr>
            <w:rStyle w:val="NormalTok"/>
          </w:rPr>
          <w:delText xml:space="preserve"> train)</w:delText>
        </w:r>
      </w:del>
      <w:del w:id="1043" w:author="PR Preview" w:date="2026-01-01T00:00:00Z">
        <w:r>
          <w:br/>
        </w:r>
      </w:del>
      <w:del w:id="1044" w:author="PR Preview" w:date="2026-01-01T00:00:00Z">
        <w:r>
          <w:rPr>
            <w:rStyle w:val="NormalTok"/>
          </w:rPr>
          <w:delText xml:space="preserve">    held_out </w:delText>
        </w:r>
      </w:del>
      <w:del w:id="1045" w:author="PR Preview" w:date="2026-01-01T00:00:00Z">
        <w:r>
          <w:rPr>
            <w:rStyle w:val="OtherTok"/>
          </w:rPr>
          <w:delText xml:space="preserve">&lt;-</w:delText>
        </w:r>
      </w:del>
      <w:del w:id="1046" w:author="PR Preview" w:date="2026-01-01T00:00:00Z">
        <w:r>
          <w:rPr>
            <w:rStyle w:val="NormalTok"/>
          </w:rPr>
          <w:delText xml:space="preserve"> </w:delText>
        </w:r>
      </w:del>
      <w:del w:id="1047" w:author="PR Preview" w:date="2026-01-01T00:00:00Z">
        <w:r>
          <w:rPr>
            <w:rStyle w:val="FunctionTok"/>
          </w:rPr>
          <w:delText xml:space="preserve">data.frame</w:delText>
        </w:r>
      </w:del>
      <w:del w:id="1048" w:author="PR Preview" w:date="2026-01-01T00:00:00Z">
        <w:r>
          <w:rPr>
            <w:rStyle w:val="NormalTok"/>
          </w:rPr>
          <w:delText xml:space="preserve">(x[in_fold, keep])</w:delText>
        </w:r>
      </w:del>
      <w:del w:id="1049" w:author="PR Preview" w:date="2026-01-01T00:00:00Z">
        <w:r>
          <w:br/>
        </w:r>
      </w:del>
      <w:del w:id="1050" w:author="PR Preview" w:date="2026-01-01T00:00:00Z">
        <w:r>
          <w:rPr>
            <w:rStyle w:val="NormalTok"/>
          </w:rPr>
          <w:delText xml:space="preserve">    sq_errors[in_fold] </w:delText>
        </w:r>
      </w:del>
      <w:del w:id="1051" w:author="PR Preview" w:date="2026-01-01T00:00:00Z">
        <w:r>
          <w:rPr>
            <w:rStyle w:val="OtherTok"/>
          </w:rPr>
          <w:delText xml:space="preserve">&lt;-</w:delText>
        </w:r>
      </w:del>
      <w:del w:id="1052" w:author="PR Preview" w:date="2026-01-01T00:00:00Z">
        <w:r>
          <w:rPr>
            <w:rStyle w:val="NormalTok"/>
          </w:rPr>
          <w:delText xml:space="preserve"> (</w:delText>
        </w:r>
      </w:del>
      <w:del w:id="1053" w:author="PR Preview" w:date="2026-01-01T00:00:00Z">
        <w:r>
          <w:rPr>
            <w:rStyle w:val="FunctionTok"/>
          </w:rPr>
          <w:delText xml:space="preserve">predict</w:delText>
        </w:r>
      </w:del>
      <w:del w:id="1054" w:author="PR Preview" w:date="2026-01-01T00:00:00Z">
        <w:r>
          <w:rPr>
            <w:rStyle w:val="NormalTok"/>
          </w:rPr>
          <w:delText xml:space="preserve">(fit, </w:delText>
        </w:r>
      </w:del>
      <w:del w:id="1055" w:author="PR Preview" w:date="2026-01-01T00:00:00Z">
        <w:r>
          <w:rPr>
            <w:rStyle w:val="AttributeTok"/>
          </w:rPr>
          <w:delText xml:space="preserve">newdata =</w:delText>
        </w:r>
      </w:del>
      <w:del w:id="1056" w:author="PR Preview" w:date="2026-01-01T00:00:00Z">
        <w:r>
          <w:rPr>
            <w:rStyle w:val="NormalTok"/>
          </w:rPr>
          <w:delText xml:space="preserve"> held_out) </w:delText>
        </w:r>
      </w:del>
      <w:del w:id="1057" w:author="PR Preview" w:date="2026-01-01T00:00:00Z">
        <w:r>
          <w:rPr>
            <w:rStyle w:val="SpecialCharTok"/>
          </w:rPr>
          <w:delText xml:space="preserve">-</w:delText>
        </w:r>
      </w:del>
      <w:del w:id="1058" w:author="PR Preview" w:date="2026-01-01T00:00:00Z">
        <w:r>
          <w:rPr>
            <w:rStyle w:val="NormalTok"/>
          </w:rPr>
          <w:delText xml:space="preserve"> y[in_fold])</w:delText>
        </w:r>
      </w:del>
      <w:del w:id="1059" w:author="PR Preview" w:date="2026-01-01T00:00:00Z">
        <w:r>
          <w:rPr>
            <w:rStyle w:val="SpecialCharTok"/>
          </w:rPr>
          <w:delText xml:space="preserve">^</w:delText>
        </w:r>
      </w:del>
      <w:del w:id="1060" w:author="PR Preview" w:date="2026-01-01T00:00:00Z">
        <w:r>
          <w:rPr>
            <w:rStyle w:val="DecValTok"/>
          </w:rPr>
          <w:delText xml:space="preserve">2</w:delText>
        </w:r>
      </w:del>
      <w:del w:id="1061" w:author="PR Preview" w:date="2026-01-01T00:00:00Z">
        <w:r>
          <w:br/>
        </w:r>
      </w:del>
      <w:del w:id="1062" w:author="PR Preview" w:date="2026-01-01T00:00:00Z">
        <w:r>
          <w:rPr>
            <w:rStyle w:val="NormalTok"/>
          </w:rPr>
          <w:delText xml:space="preserve">  }</w:delText>
        </w:r>
      </w:del>
      <w:del w:id="1063" w:author="PR Preview" w:date="2026-01-01T00:00:00Z">
        <w:r>
          <w:br/>
        </w:r>
      </w:del>
      <w:del w:id="1064" w:author="PR Preview" w:date="2026-01-01T00:00:00Z">
        <w:r>
          <w:rPr>
            <w:rStyle w:val="NormalTok"/>
          </w:rPr>
          <w:delText xml:space="preserve">  </w:delText>
        </w:r>
      </w:del>
      <w:del w:id="1065" w:author="PR Preview" w:date="2026-01-01T00:00:00Z">
        <w:r>
          <w:rPr>
            <w:rStyle w:val="FunctionTok"/>
          </w:rPr>
          <w:delText xml:space="preserve">mean</w:delText>
        </w:r>
      </w:del>
      <w:del w:id="1066" w:author="PR Preview" w:date="2026-01-01T00:00:00Z">
        <w:r>
          <w:rPr>
            <w:rStyle w:val="NormalTok"/>
          </w:rPr>
          <w:delText xml:space="preserve">(sq_errors)</w:delText>
        </w:r>
      </w:del>
      <w:del w:id="1067" w:author="PR Preview" w:date="2026-01-01T00:00:00Z">
        <w:r>
          <w:br/>
        </w:r>
      </w:del>
      <w:del w:id="1068" w:author="PR Preview" w:date="2026-01-01T00:00:00Z">
        <w:r>
          <w:rPr>
            <w:rStyle w:val="NormalTok"/>
          </w:rPr>
          <w:delText xml:space="preserve">}</w:delText>
        </w:r>
      </w:del>
      <w:del w:id="1069" w:author="PR Preview" w:date="2026-01-01T00:00:00Z">
        <w:r>
          <w:br/>
        </w:r>
      </w:del>
      <w:del w:id="1070" w:author="PR Preview" w:date="2026-01-01T00:00:00Z">
        <w:r>
          <w:br/>
        </w:r>
      </w:del>
      <w:del w:id="1071" w:author="PR Preview" w:date="2026-01-01T00:00:00Z">
        <w:r>
          <w:rPr>
            <w:rStyle w:val="FunctionTok"/>
          </w:rPr>
          <w:delText xml:space="preserve">set.seed</w:delText>
        </w:r>
      </w:del>
      <w:del w:id="1072" w:author="PR Preview" w:date="2026-01-01T00:00:00Z">
        <w:r>
          <w:rPr>
            <w:rStyle w:val="NormalTok"/>
          </w:rPr>
          <w:delText xml:space="preserve">(</w:delText>
        </w:r>
      </w:del>
      <w:del w:id="1073" w:author="PR Preview" w:date="2026-01-01T00:00:00Z">
        <w:r>
          <w:rPr>
            <w:rStyle w:val="DecValTok"/>
          </w:rPr>
          <w:delText xml:space="preserve">7102</w:delText>
        </w:r>
      </w:del>
      <w:del w:id="1074" w:author="PR Preview" w:date="2026-01-01T00:00:00Z">
        <w:r>
          <w:rPr>
            <w:rStyle w:val="NormalTok"/>
          </w:rPr>
          <w:delText xml:space="preserve">)</w:delText>
        </w:r>
      </w:del>
      <w:del w:id="1075" w:author="PR Preview" w:date="2026-01-01T00:00:00Z">
        <w:r>
          <w:br/>
        </w:r>
      </w:del>
      <w:del w:id="1076" w:author="PR Preview" w:date="2026-01-01T00:00:00Z">
        <w:r>
          <w:rPr>
            <w:rStyle w:val="NormalTok"/>
          </w:rPr>
          <w:delText xml:space="preserve">n_obs </w:delText>
        </w:r>
      </w:del>
      <w:del w:id="1077" w:author="PR Preview" w:date="2026-01-01T00:00:00Z">
        <w:r>
          <w:rPr>
            <w:rStyle w:val="OtherTok"/>
          </w:rPr>
          <w:delText xml:space="preserve">&lt;-</w:delText>
        </w:r>
      </w:del>
      <w:del w:id="1078" w:author="PR Preview" w:date="2026-01-01T00:00:00Z">
        <w:r>
          <w:rPr>
            <w:rStyle w:val="NormalTok"/>
          </w:rPr>
          <w:delText xml:space="preserve"> </w:delText>
        </w:r>
      </w:del>
      <w:del w:id="1079" w:author="PR Preview" w:date="2026-01-01T00:00:00Z">
        <w:r>
          <w:rPr>
            <w:rStyle w:val="DecValTok"/>
          </w:rPr>
          <w:delText xml:space="preserve">50</w:delText>
        </w:r>
      </w:del>
      <w:del w:id="1080" w:author="PR Preview" w:date="2026-01-01T00:00:00Z">
        <w:r>
          <w:br/>
        </w:r>
      </w:del>
      <w:del w:id="1081" w:author="PR Preview" w:date="2026-01-01T00:00:00Z">
        <w:r>
          <w:rPr>
            <w:rStyle w:val="NormalTok"/>
          </w:rPr>
          <w:delText xml:space="preserve">n_predictors </w:delText>
        </w:r>
      </w:del>
      <w:del w:id="1082" w:author="PR Preview" w:date="2026-01-01T00:00:00Z">
        <w:r>
          <w:rPr>
            <w:rStyle w:val="OtherTok"/>
          </w:rPr>
          <w:delText xml:space="preserve">&lt;-</w:delText>
        </w:r>
      </w:del>
      <w:del w:id="1083" w:author="PR Preview" w:date="2026-01-01T00:00:00Z">
        <w:r>
          <w:rPr>
            <w:rStyle w:val="NormalTok"/>
          </w:rPr>
          <w:delText xml:space="preserve"> </w:delText>
        </w:r>
      </w:del>
      <w:del w:id="1084" w:author="PR Preview" w:date="2026-01-01T00:00:00Z">
        <w:r>
          <w:rPr>
            <w:rStyle w:val="DecValTok"/>
          </w:rPr>
          <w:delText xml:space="preserve">1000</w:delText>
        </w:r>
      </w:del>
      <w:del w:id="1085" w:author="PR Preview" w:date="2026-01-01T00:00:00Z">
        <w:r>
          <w:br/>
        </w:r>
      </w:del>
      <w:del w:id="1086" w:author="PR Preview" w:date="2026-01-01T00:00:00Z">
        <w:r>
          <w:rPr>
            <w:rStyle w:val="NormalTok"/>
          </w:rPr>
          <w:delText xml:space="preserve">n_sims </w:delText>
        </w:r>
      </w:del>
      <w:del w:id="1087" w:author="PR Preview" w:date="2026-01-01T00:00:00Z">
        <w:r>
          <w:rPr>
            <w:rStyle w:val="OtherTok"/>
          </w:rPr>
          <w:delText xml:space="preserve">&lt;-</w:delText>
        </w:r>
      </w:del>
      <w:del w:id="1088" w:author="PR Preview" w:date="2026-01-01T00:00:00Z">
        <w:r>
          <w:rPr>
            <w:rStyle w:val="NormalTok"/>
          </w:rPr>
          <w:delText xml:space="preserve"> </w:delText>
        </w:r>
      </w:del>
      <w:del w:id="1089" w:author="PR Preview" w:date="2026-01-01T00:00:00Z">
        <w:r>
          <w:rPr>
            <w:rStyle w:val="DecValTok"/>
          </w:rPr>
          <w:delText xml:space="preserve">50</w:delText>
        </w:r>
      </w:del>
      <w:del w:id="1090" w:author="PR Preview" w:date="2026-01-01T00:00:00Z">
        <w:r>
          <w:br/>
        </w:r>
      </w:del>
      <w:del w:id="1091" w:author="PR Preview" w:date="2026-01-01T00:00:00Z">
        <w:r>
          <w:br/>
        </w:r>
      </w:del>
      <w:del w:id="1092" w:author="PR Preview" w:date="2026-01-01T00:00:00Z">
        <w:r>
          <w:rPr>
            <w:rStyle w:val="NormalTok"/>
          </w:rPr>
          <w:delText xml:space="preserve">screening_results </w:delText>
        </w:r>
      </w:del>
      <w:del w:id="1093" w:author="PR Preview" w:date="2026-01-01T00:00:00Z">
        <w:r>
          <w:rPr>
            <w:rStyle w:val="OtherTok"/>
          </w:rPr>
          <w:delText xml:space="preserve">&lt;-</w:delText>
        </w:r>
      </w:del>
      <w:del w:id="1094" w:author="PR Preview" w:date="2026-01-01T00:00:00Z">
        <w:r>
          <w:rPr>
            <w:rStyle w:val="NormalTok"/>
          </w:rPr>
          <w:delText xml:space="preserve"> purrr</w:delText>
        </w:r>
      </w:del>
      <w:del w:id="1095" w:author="PR Preview" w:date="2026-01-01T00:00:00Z">
        <w:r>
          <w:rPr>
            <w:rStyle w:val="SpecialCharTok"/>
          </w:rPr>
          <w:delText xml:space="preserve">::</w:delText>
        </w:r>
      </w:del>
      <w:del w:id="1096" w:author="PR Preview" w:date="2026-01-01T00:00:00Z">
        <w:r>
          <w:rPr>
            <w:rStyle w:val="FunctionTok"/>
          </w:rPr>
          <w:delText xml:space="preserve">map</w:delText>
        </w:r>
      </w:del>
      <w:del w:id="1097" w:author="PR Preview" w:date="2026-01-01T00:00:00Z">
        <w:r>
          <w:rPr>
            <w:rStyle w:val="NormalTok"/>
          </w:rPr>
          <w:delText xml:space="preserve">(</w:delText>
        </w:r>
      </w:del>
      <w:del w:id="1098" w:author="PR Preview" w:date="2026-01-01T00:00:00Z">
        <w:r>
          <w:rPr>
            <w:rStyle w:val="FunctionTok"/>
          </w:rPr>
          <w:delText xml:space="preserve">seq_len</w:delText>
        </w:r>
      </w:del>
      <w:del w:id="1099" w:author="PR Preview" w:date="2026-01-01T00:00:00Z">
        <w:r>
          <w:rPr>
            <w:rStyle w:val="NormalTok"/>
          </w:rPr>
          <w:delText xml:space="preserve">(n_sims), \(s) {</w:delText>
        </w:r>
      </w:del>
      <w:del w:id="1100" w:author="PR Preview" w:date="2026-01-01T00:00:00Z">
        <w:r>
          <w:br/>
        </w:r>
      </w:del>
      <w:del w:id="1101" w:author="PR Preview" w:date="2026-01-01T00:00:00Z">
        <w:r>
          <w:rPr>
            <w:rStyle w:val="NormalTok"/>
          </w:rPr>
          <w:delText xml:space="preserve">  x </w:delText>
        </w:r>
      </w:del>
      <w:del w:id="1102" w:author="PR Preview" w:date="2026-01-01T00:00:00Z">
        <w:r>
          <w:rPr>
            <w:rStyle w:val="OtherTok"/>
          </w:rPr>
          <w:delText xml:space="preserve">&lt;-</w:delText>
        </w:r>
      </w:del>
      <w:del w:id="1103" w:author="PR Preview" w:date="2026-01-01T00:00:00Z">
        <w:r>
          <w:rPr>
            <w:rStyle w:val="NormalTok"/>
          </w:rPr>
          <w:delText xml:space="preserve"> </w:delText>
        </w:r>
      </w:del>
      <w:del w:id="1104" w:author="PR Preview" w:date="2026-01-01T00:00:00Z">
        <w:r>
          <w:rPr>
            <w:rStyle w:val="FunctionTok"/>
          </w:rPr>
          <w:delText xml:space="preserve">matrix</w:delText>
        </w:r>
      </w:del>
      <w:del w:id="1105" w:author="PR Preview" w:date="2026-01-01T00:00:00Z">
        <w:r>
          <w:rPr>
            <w:rStyle w:val="NormalTok"/>
          </w:rPr>
          <w:delText xml:space="preserve">(stats</w:delText>
        </w:r>
      </w:del>
      <w:del w:id="1106" w:author="PR Preview" w:date="2026-01-01T00:00:00Z">
        <w:r>
          <w:rPr>
            <w:rStyle w:val="SpecialCharTok"/>
          </w:rPr>
          <w:delText xml:space="preserve">::</w:delText>
        </w:r>
      </w:del>
      <w:del w:id="1107" w:author="PR Preview" w:date="2026-01-01T00:00:00Z">
        <w:r>
          <w:rPr>
            <w:rStyle w:val="FunctionTok"/>
          </w:rPr>
          <w:delText xml:space="preserve">rnorm</w:delText>
        </w:r>
      </w:del>
      <w:del w:id="1108" w:author="PR Preview" w:date="2026-01-01T00:00:00Z">
        <w:r>
          <w:rPr>
            <w:rStyle w:val="NormalTok"/>
          </w:rPr>
          <w:delText xml:space="preserve">(n_obs </w:delText>
        </w:r>
      </w:del>
      <w:del w:id="1109" w:author="PR Preview" w:date="2026-01-01T00:00:00Z">
        <w:r>
          <w:rPr>
            <w:rStyle w:val="SpecialCharTok"/>
          </w:rPr>
          <w:delText xml:space="preserve">*</w:delText>
        </w:r>
      </w:del>
      <w:del w:id="1110" w:author="PR Preview" w:date="2026-01-01T00:00:00Z">
        <w:r>
          <w:rPr>
            <w:rStyle w:val="NormalTok"/>
          </w:rPr>
          <w:delText xml:space="preserve"> n_predictors), n_obs, n_predictors)</w:delText>
        </w:r>
      </w:del>
      <w:del w:id="1111" w:author="PR Preview" w:date="2026-01-01T00:00:00Z">
        <w:r>
          <w:br/>
        </w:r>
      </w:del>
      <w:del w:id="1112" w:author="PR Preview" w:date="2026-01-01T00:00:00Z">
        <w:r>
          <w:rPr>
            <w:rStyle w:val="NormalTok"/>
          </w:rPr>
          <w:delText xml:space="preserve">  </w:delText>
        </w:r>
      </w:del>
      <w:del w:id="1113" w:author="PR Preview" w:date="2026-01-01T00:00:00Z">
        <w:r>
          <w:rPr>
            <w:rStyle w:val="FunctionTok"/>
          </w:rPr>
          <w:delText xml:space="preserve">colnames</w:delText>
        </w:r>
      </w:del>
      <w:del w:id="1114" w:author="PR Preview" w:date="2026-01-01T00:00:00Z">
        <w:r>
          <w:rPr>
            <w:rStyle w:val="NormalTok"/>
          </w:rPr>
          <w:delText xml:space="preserve">(x) </w:delText>
        </w:r>
      </w:del>
      <w:del w:id="1115" w:author="PR Preview" w:date="2026-01-01T00:00:00Z">
        <w:r>
          <w:rPr>
            <w:rStyle w:val="OtherTok"/>
          </w:rPr>
          <w:delText xml:space="preserve">&lt;-</w:delText>
        </w:r>
      </w:del>
      <w:del w:id="1116" w:author="PR Preview" w:date="2026-01-01T00:00:00Z">
        <w:r>
          <w:rPr>
            <w:rStyle w:val="NormalTok"/>
          </w:rPr>
          <w:delText xml:space="preserve"> </w:delText>
        </w:r>
      </w:del>
      <w:del w:id="1117" w:author="PR Preview" w:date="2026-01-01T00:00:00Z">
        <w:r>
          <w:rPr>
            <w:rStyle w:val="FunctionTok"/>
          </w:rPr>
          <w:delText xml:space="preserve">paste0</w:delText>
        </w:r>
      </w:del>
      <w:del w:id="1118" w:author="PR Preview" w:date="2026-01-01T00:00:00Z">
        <w:r>
          <w:rPr>
            <w:rStyle w:val="NormalTok"/>
          </w:rPr>
          <w:delText xml:space="preserve">(</w:delText>
        </w:r>
      </w:del>
      <w:del w:id="1119" w:author="PR Preview" w:date="2026-01-01T00:00:00Z">
        <w:r>
          <w:rPr>
            <w:rStyle w:val="StringTok"/>
          </w:rPr>
          <w:delText xml:space="preserve">"x"</w:delText>
        </w:r>
      </w:del>
      <w:del w:id="1120" w:author="PR Preview" w:date="2026-01-01T00:00:00Z">
        <w:r>
          <w:rPr>
            <w:rStyle w:val="NormalTok"/>
          </w:rPr>
          <w:delText xml:space="preserve">, </w:delText>
        </w:r>
      </w:del>
      <w:del w:id="1121" w:author="PR Preview" w:date="2026-01-01T00:00:00Z">
        <w:r>
          <w:rPr>
            <w:rStyle w:val="FunctionTok"/>
          </w:rPr>
          <w:delText xml:space="preserve">seq_len</w:delText>
        </w:r>
      </w:del>
      <w:del w:id="1122" w:author="PR Preview" w:date="2026-01-01T00:00:00Z">
        <w:r>
          <w:rPr>
            <w:rStyle w:val="NormalTok"/>
          </w:rPr>
          <w:delText xml:space="preserve">(n_predictors))</w:delText>
        </w:r>
      </w:del>
      <w:del w:id="1123" w:author="PR Preview" w:date="2026-01-01T00:00:00Z">
        <w:r>
          <w:br/>
        </w:r>
      </w:del>
      <w:del w:id="1124" w:author="PR Preview" w:date="2026-01-01T00:00:00Z">
        <w:r>
          <w:rPr>
            <w:rStyle w:val="NormalTok"/>
          </w:rPr>
          <w:delText xml:space="preserve">  y </w:delText>
        </w:r>
      </w:del>
      <w:del w:id="1125" w:author="PR Preview" w:date="2026-01-01T00:00:00Z">
        <w:r>
          <w:rPr>
            <w:rStyle w:val="OtherTok"/>
          </w:rPr>
          <w:delText xml:space="preserve">&lt;-</w:delText>
        </w:r>
      </w:del>
      <w:del w:id="1126" w:author="PR Preview" w:date="2026-01-01T00:00:00Z">
        <w:r>
          <w:rPr>
            <w:rStyle w:val="NormalTok"/>
          </w:rPr>
          <w:delText xml:space="preserve"> stats</w:delText>
        </w:r>
      </w:del>
      <w:del w:id="1127" w:author="PR Preview" w:date="2026-01-01T00:00:00Z">
        <w:r>
          <w:rPr>
            <w:rStyle w:val="SpecialCharTok"/>
          </w:rPr>
          <w:delText xml:space="preserve">::</w:delText>
        </w:r>
      </w:del>
      <w:del w:id="1128" w:author="PR Preview" w:date="2026-01-01T00:00:00Z">
        <w:r>
          <w:rPr>
            <w:rStyle w:val="FunctionTok"/>
          </w:rPr>
          <w:delText xml:space="preserve">rnorm</w:delText>
        </w:r>
      </w:del>
      <w:del w:id="1129" w:author="PR Preview" w:date="2026-01-01T00:00:00Z">
        <w:r>
          <w:rPr>
            <w:rStyle w:val="NormalTok"/>
          </w:rPr>
          <w:delText xml:space="preserve">(n_obs)</w:delText>
        </w:r>
      </w:del>
      <w:del w:id="1130" w:author="PR Preview" w:date="2026-01-01T00:00:00Z">
        <w:r>
          <w:br/>
        </w:r>
      </w:del>
      <w:del w:id="1131" w:author="PR Preview" w:date="2026-01-01T00:00:00Z">
        <w:r>
          <w:rPr>
            <w:rStyle w:val="NormalTok"/>
          </w:rPr>
          <w:delText xml:space="preserve">  folds </w:delText>
        </w:r>
      </w:del>
      <w:del w:id="1132" w:author="PR Preview" w:date="2026-01-01T00:00:00Z">
        <w:r>
          <w:rPr>
            <w:rStyle w:val="OtherTok"/>
          </w:rPr>
          <w:delText xml:space="preserve">&lt;-</w:delText>
        </w:r>
      </w:del>
      <w:del w:id="1133" w:author="PR Preview" w:date="2026-01-01T00:00:00Z">
        <w:r>
          <w:rPr>
            <w:rStyle w:val="NormalTok"/>
          </w:rPr>
          <w:delText xml:space="preserve"> </w:delText>
        </w:r>
      </w:del>
      <w:del w:id="1134" w:author="PR Preview" w:date="2026-01-01T00:00:00Z">
        <w:r>
          <w:rPr>
            <w:rStyle w:val="FunctionTok"/>
          </w:rPr>
          <w:delText xml:space="preserve">assign_folds</w:delText>
        </w:r>
      </w:del>
      <w:del w:id="1135" w:author="PR Preview" w:date="2026-01-01T00:00:00Z">
        <w:r>
          <w:rPr>
            <w:rStyle w:val="NormalTok"/>
          </w:rPr>
          <w:delText xml:space="preserve">(n_obs, </w:delText>
        </w:r>
      </w:del>
      <w:del w:id="1136" w:author="PR Preview" w:date="2026-01-01T00:00:00Z">
        <w:r>
          <w:rPr>
            <w:rStyle w:val="AttributeTok"/>
          </w:rPr>
          <w:delText xml:space="preserve">k =</w:delText>
        </w:r>
      </w:del>
      <w:del w:id="1137" w:author="PR Preview" w:date="2026-01-01T00:00:00Z">
        <w:r>
          <w:rPr>
            <w:rStyle w:val="NormalTok"/>
          </w:rPr>
          <w:delText xml:space="preserve"> </w:delText>
        </w:r>
      </w:del>
      <w:del w:id="1138" w:author="PR Preview" w:date="2026-01-01T00:00:00Z">
        <w:r>
          <w:rPr>
            <w:rStyle w:val="DecValTok"/>
          </w:rPr>
          <w:delText xml:space="preserve">5</w:delText>
        </w:r>
      </w:del>
      <w:del w:id="1139" w:author="PR Preview" w:date="2026-01-01T00:00:00Z">
        <w:r>
          <w:rPr>
            <w:rStyle w:val="NormalTok"/>
          </w:rPr>
          <w:delText xml:space="preserve">)</w:delText>
        </w:r>
      </w:del>
      <w:del w:id="1140" w:author="PR Preview" w:date="2026-01-01T00:00:00Z">
        <w:r>
          <w:br/>
        </w:r>
      </w:del>
      <w:del w:id="1141" w:author="PR Preview" w:date="2026-01-01T00:00:00Z">
        <w:r>
          <w:rPr>
            <w:rStyle w:val="NormalTok"/>
          </w:rPr>
          <w:delText xml:space="preserve">  tibble</w:delText>
        </w:r>
      </w:del>
      <w:del w:id="1142" w:author="PR Preview" w:date="2026-01-01T00:00:00Z">
        <w:r>
          <w:rPr>
            <w:rStyle w:val="SpecialCharTok"/>
          </w:rPr>
          <w:delText xml:space="preserve">::</w:delText>
        </w:r>
      </w:del>
      <w:del w:id="1143" w:author="PR Preview" w:date="2026-01-01T00:00:00Z">
        <w:r>
          <w:rPr>
            <w:rStyle w:val="FunctionTok"/>
          </w:rPr>
          <w:delText xml:space="preserve">tibble</w:delText>
        </w:r>
      </w:del>
      <w:del w:id="1144" w:author="PR Preview" w:date="2026-01-01T00:00:00Z">
        <w:r>
          <w:rPr>
            <w:rStyle w:val="NormalTok"/>
          </w:rPr>
          <w:delText xml:space="preserve">(</w:delText>
        </w:r>
      </w:del>
      <w:del w:id="1145" w:author="PR Preview" w:date="2026-01-01T00:00:00Z">
        <w:r>
          <w:br/>
        </w:r>
      </w:del>
      <w:del w:id="1146" w:author="PR Preview" w:date="2026-01-01T00:00:00Z">
        <w:r>
          <w:rPr>
            <w:rStyle w:val="NormalTok"/>
          </w:rPr>
          <w:delText xml:space="preserve">    </w:delText>
        </w:r>
      </w:del>
      <w:del w:id="1147" w:author="PR Preview" w:date="2026-01-01T00:00:00Z">
        <w:r>
          <w:rPr>
            <w:rStyle w:val="AttributeTok"/>
          </w:rPr>
          <w:delText xml:space="preserve">sim =</w:delText>
        </w:r>
      </w:del>
      <w:del w:id="1148" w:author="PR Preview" w:date="2026-01-01T00:00:00Z">
        <w:r>
          <w:rPr>
            <w:rStyle w:val="NormalTok"/>
          </w:rPr>
          <w:delText xml:space="preserve"> s,</w:delText>
        </w:r>
      </w:del>
      <w:del w:id="1149" w:author="PR Preview" w:date="2026-01-01T00:00:00Z">
        <w:r>
          <w:br/>
        </w:r>
      </w:del>
      <w:del w:id="1150" w:author="PR Preview" w:date="2026-01-01T00:00:00Z">
        <w:r>
          <w:rPr>
            <w:rStyle w:val="NormalTok"/>
          </w:rPr>
          <w:delText xml:space="preserve">    </w:delText>
        </w:r>
      </w:del>
      <w:del w:id="1151" w:author="PR Preview" w:date="2026-01-01T00:00:00Z">
        <w:r>
          <w:rPr>
            <w:rStyle w:val="AttributeTok"/>
          </w:rPr>
          <w:delText xml:space="preserve">outside =</w:delText>
        </w:r>
      </w:del>
      <w:del w:id="1152" w:author="PR Preview" w:date="2026-01-01T00:00:00Z">
        <w:r>
          <w:rPr>
            <w:rStyle w:val="NormalTok"/>
          </w:rPr>
          <w:delText xml:space="preserve"> </w:delText>
        </w:r>
      </w:del>
      <w:del w:id="1153" w:author="PR Preview" w:date="2026-01-01T00:00:00Z">
        <w:r>
          <w:rPr>
            <w:rStyle w:val="FunctionTok"/>
          </w:rPr>
          <w:delText xml:space="preserve">screened_cv</w:delText>
        </w:r>
      </w:del>
      <w:del w:id="1154" w:author="PR Preview" w:date="2026-01-01T00:00:00Z">
        <w:r>
          <w:rPr>
            <w:rStyle w:val="NormalTok"/>
          </w:rPr>
          <w:delText xml:space="preserve">(x, y, folds, </w:delText>
        </w:r>
      </w:del>
      <w:del w:id="1155" w:author="PR Preview" w:date="2026-01-01T00:00:00Z">
        <w:r>
          <w:rPr>
            <w:rStyle w:val="AttributeTok"/>
          </w:rPr>
          <w:delText xml:space="preserve">n_keep =</w:delText>
        </w:r>
      </w:del>
      <w:del w:id="1156" w:author="PR Preview" w:date="2026-01-01T00:00:00Z">
        <w:r>
          <w:rPr>
            <w:rStyle w:val="NormalTok"/>
          </w:rPr>
          <w:delText xml:space="preserve"> </w:delText>
        </w:r>
      </w:del>
      <w:del w:id="1157" w:author="PR Preview" w:date="2026-01-01T00:00:00Z">
        <w:r>
          <w:rPr>
            <w:rStyle w:val="DecValTok"/>
          </w:rPr>
          <w:delText xml:space="preserve">10</w:delText>
        </w:r>
      </w:del>
      <w:del w:id="1158" w:author="PR Preview" w:date="2026-01-01T00:00:00Z">
        <w:r>
          <w:rPr>
            <w:rStyle w:val="NormalTok"/>
          </w:rPr>
          <w:delText xml:space="preserve">, </w:delText>
        </w:r>
      </w:del>
      <w:del w:id="1159" w:author="PR Preview" w:date="2026-01-01T00:00:00Z">
        <w:r>
          <w:rPr>
            <w:rStyle w:val="AttributeTok"/>
          </w:rPr>
          <w:delText xml:space="preserve">screen =</w:delText>
        </w:r>
      </w:del>
      <w:del w:id="1160" w:author="PR Preview" w:date="2026-01-01T00:00:00Z">
        <w:r>
          <w:rPr>
            <w:rStyle w:val="NormalTok"/>
          </w:rPr>
          <w:delText xml:space="preserve"> </w:delText>
        </w:r>
      </w:del>
      <w:del w:id="1161" w:author="PR Preview" w:date="2026-01-01T00:00:00Z">
        <w:r>
          <w:rPr>
            <w:rStyle w:val="StringTok"/>
          </w:rPr>
          <w:delText xml:space="preserve">"outside"</w:delText>
        </w:r>
      </w:del>
      <w:del w:id="1162" w:author="PR Preview" w:date="2026-01-01T00:00:00Z">
        <w:r>
          <w:rPr>
            <w:rStyle w:val="NormalTok"/>
          </w:rPr>
          <w:delText xml:space="preserve">),</w:delText>
        </w:r>
      </w:del>
      <w:del w:id="1163" w:author="PR Preview" w:date="2026-01-01T00:00:00Z">
        <w:r>
          <w:br/>
        </w:r>
      </w:del>
      <w:del w:id="1164" w:author="PR Preview" w:date="2026-01-01T00:00:00Z">
        <w:r>
          <w:rPr>
            <w:rStyle w:val="NormalTok"/>
          </w:rPr>
          <w:delText xml:space="preserve">    </w:delText>
        </w:r>
      </w:del>
      <w:del w:id="1165" w:author="PR Preview" w:date="2026-01-01T00:00:00Z">
        <w:r>
          <w:rPr>
            <w:rStyle w:val="AttributeTok"/>
          </w:rPr>
          <w:delText xml:space="preserve">inside =</w:delText>
        </w:r>
      </w:del>
      <w:del w:id="1166" w:author="PR Preview" w:date="2026-01-01T00:00:00Z">
        <w:r>
          <w:rPr>
            <w:rStyle w:val="NormalTok"/>
          </w:rPr>
          <w:delText xml:space="preserve"> </w:delText>
        </w:r>
      </w:del>
      <w:del w:id="1167" w:author="PR Preview" w:date="2026-01-01T00:00:00Z">
        <w:r>
          <w:rPr>
            <w:rStyle w:val="FunctionTok"/>
          </w:rPr>
          <w:delText xml:space="preserve">screened_cv</w:delText>
        </w:r>
      </w:del>
      <w:del w:id="1168" w:author="PR Preview" w:date="2026-01-01T00:00:00Z">
        <w:r>
          <w:rPr>
            <w:rStyle w:val="NormalTok"/>
          </w:rPr>
          <w:delText xml:space="preserve">(x, y, folds, </w:delText>
        </w:r>
      </w:del>
      <w:del w:id="1169" w:author="PR Preview" w:date="2026-01-01T00:00:00Z">
        <w:r>
          <w:rPr>
            <w:rStyle w:val="AttributeTok"/>
          </w:rPr>
          <w:delText xml:space="preserve">n_keep =</w:delText>
        </w:r>
      </w:del>
      <w:del w:id="1170" w:author="PR Preview" w:date="2026-01-01T00:00:00Z">
        <w:r>
          <w:rPr>
            <w:rStyle w:val="NormalTok"/>
          </w:rPr>
          <w:delText xml:space="preserve"> </w:delText>
        </w:r>
      </w:del>
      <w:del w:id="1171" w:author="PR Preview" w:date="2026-01-01T00:00:00Z">
        <w:r>
          <w:rPr>
            <w:rStyle w:val="DecValTok"/>
          </w:rPr>
          <w:delText xml:space="preserve">10</w:delText>
        </w:r>
      </w:del>
      <w:del w:id="1172" w:author="PR Preview" w:date="2026-01-01T00:00:00Z">
        <w:r>
          <w:rPr>
            <w:rStyle w:val="NormalTok"/>
          </w:rPr>
          <w:delText xml:space="preserve">, </w:delText>
        </w:r>
      </w:del>
      <w:del w:id="1173" w:author="PR Preview" w:date="2026-01-01T00:00:00Z">
        <w:r>
          <w:rPr>
            <w:rStyle w:val="AttributeTok"/>
          </w:rPr>
          <w:delText xml:space="preserve">screen =</w:delText>
        </w:r>
      </w:del>
      <w:del w:id="1174" w:author="PR Preview" w:date="2026-01-01T00:00:00Z">
        <w:r>
          <w:rPr>
            <w:rStyle w:val="NormalTok"/>
          </w:rPr>
          <w:delText xml:space="preserve"> </w:delText>
        </w:r>
      </w:del>
      <w:del w:id="1175" w:author="PR Preview" w:date="2026-01-01T00:00:00Z">
        <w:r>
          <w:rPr>
            <w:rStyle w:val="StringTok"/>
          </w:rPr>
          <w:delText xml:space="preserve">"inside"</w:delText>
        </w:r>
      </w:del>
      <w:del w:id="1176" w:author="PR Preview" w:date="2026-01-01T00:00:00Z">
        <w:r>
          <w:rPr>
            <w:rStyle w:val="NormalTok"/>
          </w:rPr>
          <w:delText xml:space="preserve">)</w:delText>
        </w:r>
      </w:del>
      <w:del w:id="1177" w:author="PR Preview" w:date="2026-01-01T00:00:00Z">
        <w:r>
          <w:br/>
        </w:r>
      </w:del>
      <w:del w:id="1178" w:author="PR Preview" w:date="2026-01-01T00:00:00Z">
        <w:r>
          <w:rPr>
            <w:rStyle w:val="NormalTok"/>
          </w:rPr>
          <w:delText xml:space="preserve">  )</w:delText>
        </w:r>
      </w:del>
      <w:del w:id="1179" w:author="PR Preview" w:date="2026-01-01T00:00:00Z">
        <w:r>
          <w:br/>
        </w:r>
      </w:del>
      <w:del w:id="1180" w:author="PR Preview" w:date="2026-01-01T00:00:00Z">
        <w:r>
          <w:rPr>
            <w:rStyle w:val="NormalTok"/>
          </w:rPr>
          <w:delText xml:space="preserve">}) </w:delText>
        </w:r>
      </w:del>
      <w:del w:id="1181" w:author="PR Preview" w:date="2026-01-01T00:00:00Z">
        <w:r>
          <w:rPr>
            <w:rStyle w:val="SpecialCharTok"/>
          </w:rPr>
          <w:delText xml:space="preserve">|&gt;</w:delText>
        </w:r>
      </w:del>
      <w:del w:id="1182" w:author="PR Preview" w:date="2026-01-01T00:00:00Z">
        <w:r>
          <w:br/>
        </w:r>
      </w:del>
      <w:del w:id="1183" w:author="PR Preview" w:date="2026-01-01T00:00:00Z">
        <w:r>
          <w:rPr>
            <w:rStyle w:val="NormalTok"/>
          </w:rPr>
          <w:delText xml:space="preserve">  purrr</w:delText>
        </w:r>
      </w:del>
      <w:del w:id="1184" w:author="PR Preview" w:date="2026-01-01T00:00:00Z">
        <w:r>
          <w:rPr>
            <w:rStyle w:val="SpecialCharTok"/>
          </w:rPr>
          <w:delText xml:space="preserve">::</w:delText>
        </w:r>
      </w:del>
      <w:del w:id="1185" w:author="PR Preview" w:date="2026-01-01T00:00:00Z">
        <w:r>
          <w:rPr>
            <w:rStyle w:val="FunctionTok"/>
          </w:rPr>
          <w:delText xml:space="preserve">list_rbind</w:delText>
        </w:r>
      </w:del>
      <w:del w:id="1186" w:author="PR Preview" w:date="2026-01-01T00:00:00Z">
        <w:r>
          <w:rPr>
            <w:rStyle w:val="NormalTok"/>
          </w:rPr>
          <w:delText xml:space="preserve">()</w:delText>
        </w:r>
      </w:del>
      <w:del w:id="1187" w:author="PR Preview" w:date="2026-01-01T00:00:00Z">
        <w:r>
          <w:br/>
        </w:r>
      </w:del>
      <w:del w:id="1188" w:author="PR Preview" w:date="2026-01-01T00:00:00Z">
        <w:r>
          <w:br/>
        </w:r>
      </w:del>
      <w:del w:id="1189" w:author="PR Preview" w:date="2026-01-01T00:00:00Z">
        <w:r>
          <w:rPr>
            <w:rStyle w:val="NormalTok"/>
          </w:rPr>
          <w:delText xml:space="preserve">screening_summary </w:delText>
        </w:r>
      </w:del>
      <w:del w:id="1190" w:author="PR Preview" w:date="2026-01-01T00:00:00Z">
        <w:r>
          <w:rPr>
            <w:rStyle w:val="OtherTok"/>
          </w:rPr>
          <w:delText xml:space="preserve">&lt;-</w:delText>
        </w:r>
      </w:del>
      <w:del w:id="1191" w:author="PR Preview" w:date="2026-01-01T00:00:00Z">
        <w:r>
          <w:br/>
        </w:r>
      </w:del>
      <w:del w:id="1192" w:author="PR Preview" w:date="2026-01-01T00:00:00Z">
        <w:r>
          <w:rPr>
            <w:rStyle w:val="NormalTok"/>
          </w:rPr>
          <w:delText xml:space="preserve">  screening_results </w:delText>
        </w:r>
      </w:del>
      <w:del w:id="1193" w:author="PR Preview" w:date="2026-01-01T00:00:00Z">
        <w:r>
          <w:rPr>
            <w:rStyle w:val="SpecialCharTok"/>
          </w:rPr>
          <w:delText xml:space="preserve">|&gt;</w:delText>
        </w:r>
      </w:del>
      <w:del w:id="1194" w:author="PR Preview" w:date="2026-01-01T00:00:00Z">
        <w:r>
          <w:br/>
        </w:r>
      </w:del>
      <w:del w:id="1195" w:author="PR Preview" w:date="2026-01-01T00:00:00Z">
        <w:r>
          <w:rPr>
            <w:rStyle w:val="NormalTok"/>
          </w:rPr>
          <w:delText xml:space="preserve">  dplyr</w:delText>
        </w:r>
      </w:del>
      <w:del w:id="1196" w:author="PR Preview" w:date="2026-01-01T00:00:00Z">
        <w:r>
          <w:rPr>
            <w:rStyle w:val="SpecialCharTok"/>
          </w:rPr>
          <w:delText xml:space="preserve">::</w:delText>
        </w:r>
      </w:del>
      <w:del w:id="1197" w:author="PR Preview" w:date="2026-01-01T00:00:00Z">
        <w:r>
          <w:rPr>
            <w:rStyle w:val="FunctionTok"/>
          </w:rPr>
          <w:delText xml:space="preserve">summarise</w:delText>
        </w:r>
      </w:del>
      <w:del w:id="1198" w:author="PR Preview" w:date="2026-01-01T00:00:00Z">
        <w:r>
          <w:rPr>
            <w:rStyle w:val="NormalTok"/>
          </w:rPr>
          <w:delText xml:space="preserve">(</w:delText>
        </w:r>
      </w:del>
      <w:del w:id="1199" w:author="PR Preview" w:date="2026-01-01T00:00:00Z">
        <w:r>
          <w:br/>
        </w:r>
      </w:del>
      <w:del w:id="1200" w:author="PR Preview" w:date="2026-01-01T00:00:00Z">
        <w:r>
          <w:rPr>
            <w:rStyle w:val="NormalTok"/>
          </w:rPr>
          <w:delText xml:space="preserve">    dplyr</w:delText>
        </w:r>
      </w:del>
      <w:del w:id="1201" w:author="PR Preview" w:date="2026-01-01T00:00:00Z">
        <w:r>
          <w:rPr>
            <w:rStyle w:val="SpecialCharTok"/>
          </w:rPr>
          <w:delText xml:space="preserve">::</w:delText>
        </w:r>
      </w:del>
      <w:del w:id="1202" w:author="PR Preview" w:date="2026-01-01T00:00:00Z">
        <w:r>
          <w:rPr>
            <w:rStyle w:val="FunctionTok"/>
          </w:rPr>
          <w:delText xml:space="preserve">across</w:delText>
        </w:r>
      </w:del>
      <w:del w:id="1203" w:author="PR Preview" w:date="2026-01-01T00:00:00Z">
        <w:r>
          <w:rPr>
            <w:rStyle w:val="NormalTok"/>
          </w:rPr>
          <w:delText xml:space="preserve">(</w:delText>
        </w:r>
      </w:del>
      <w:del w:id="1204" w:author="PR Preview" w:date="2026-01-01T00:00:00Z">
        <w:r>
          <w:rPr>
            <w:rStyle w:val="FunctionTok"/>
          </w:rPr>
          <w:delText xml:space="preserve">c</w:delText>
        </w:r>
      </w:del>
      <w:del w:id="1205" w:author="PR Preview" w:date="2026-01-01T00:00:00Z">
        <w:r>
          <w:rPr>
            <w:rStyle w:val="NormalTok"/>
          </w:rPr>
          <w:delText xml:space="preserve">(outside, inside), mean)</w:delText>
        </w:r>
      </w:del>
      <w:del w:id="1206" w:author="PR Preview" w:date="2026-01-01T00:00:00Z">
        <w:r>
          <w:br/>
        </w:r>
      </w:del>
      <w:del w:id="1207" w:author="PR Preview" w:date="2026-01-01T00:00:00Z">
        <w:r>
          <w:rPr>
            <w:rStyle w:val="NormalTok"/>
          </w:rPr>
          <w:delText xml:space="preserve">  )</w:delText>
        </w:r>
      </w:del>
      <w:del w:id="1208" w:author="PR Preview" w:date="2026-01-01T00:00:00Z">
        <w:r>
          <w:br/>
        </w:r>
      </w:del>
      <w:del w:id="1209" w:author="PR Preview" w:date="2026-01-01T00:00:00Z">
        <w:r>
          <w:br/>
        </w:r>
      </w:del>
      <w:del w:id="1210" w:author="PR Preview" w:date="2026-01-01T00:00:00Z">
        <w:r>
          <w:rPr>
            <w:rStyle w:val="NormalTok"/>
          </w:rPr>
          <w:delText xml:space="preserve">screening_summary</w:delText>
        </w:r>
      </w:del>
      <w:del w:id="1211" w:author="PR Preview" w:date="2026-01-01T00:00:00Z">
        <w:r>
          <w:br/>
        </w:r>
      </w:del>
      <w:del w:id="1212" w:author="PR Preview" w:date="2026-01-01T00:00:00Z">
        <w:r>
          <w:rPr>
            <w:rStyle w:val="CommentTok"/>
          </w:rPr>
          <w:delText xml:space="preserve">#&gt; # A tibble: 1 × 2</w:delText>
        </w:r>
      </w:del>
      <w:del w:id="1213" w:author="PR Preview" w:date="2026-01-01T00:00:00Z">
        <w:r>
          <w:br/>
        </w:r>
      </w:del>
      <w:del w:id="1214" w:author="PR Preview" w:date="2026-01-01T00:00:00Z">
        <w:r>
          <w:rPr>
            <w:rStyle w:val="CommentTok"/>
          </w:rPr>
          <w:delText xml:space="preserve">#&gt;   outside inside</w:delText>
        </w:r>
      </w:del>
      <w:del w:id="1215" w:author="PR Preview" w:date="2026-01-01T00:00:00Z">
        <w:r>
          <w:br/>
        </w:r>
      </w:del>
      <w:del w:id="1216" w:author="PR Preview" w:date="2026-01-01T00:00:00Z">
        <w:r>
          <w:rPr>
            <w:rStyle w:val="CommentTok"/>
          </w:rPr>
          <w:delText xml:space="preserve">#&gt;     &lt;dbl&gt;  &lt;dbl&gt;</w:delText>
        </w:r>
      </w:del>
      <w:del w:id="1217" w:author="PR Preview" w:date="2026-01-01T00:00:00Z">
        <w:r>
          <w:br/>
        </w:r>
      </w:del>
      <w:del w:id="1218" w:author="PR Preview" w:date="2026-01-01T00:00:00Z">
        <w:r>
          <w:rPr>
            <w:rStyle w:val="CommentTok"/>
          </w:rPr>
          <w:delText xml:space="preserve">#&gt; 1   0.537   1.52</w:delText>
        </w:r>
      </w:del>
    </w:p>
    <w:p>
      <w:pPr>
        <w:pStyle w:val="SourceCode"/>
      </w:pPr>
      <w:ins w:id="1219" w:author="PR Preview" w:date="2026-01-01T00:00:00Z">
        <w:r>
          <w:rPr>
            <w:rStyle w:val="NormalTok"/>
          </w:rPr>
          <w:t xml:space="preserve">top_predictors </w:t>
        </w:r>
      </w:ins>
      <w:ins w:id="1220" w:author="PR Preview" w:date="2026-01-01T00:00:00Z">
        <w:r>
          <w:rPr>
            <w:rStyle w:val="OtherTok"/>
          </w:rPr>
          <w:t xml:space="preserve">&lt;-</w:t>
        </w:r>
      </w:ins>
      <w:ins w:id="1221" w:author="PR Preview" w:date="2026-01-01T00:00:00Z">
        <w:r>
          <w:rPr>
            <w:rStyle w:val="NormalTok"/>
          </w:rPr>
          <w:t xml:space="preserve"> </w:t>
        </w:r>
      </w:ins>
      <w:ins w:id="1222" w:author="PR Preview" w:date="2026-01-01T00:00:00Z">
        <w:r>
          <w:rPr>
            <w:rStyle w:val="ControlFlowTok"/>
          </w:rPr>
          <w:t xml:space="preserve">function</w:t>
        </w:r>
      </w:ins>
      <w:ins w:id="1223" w:author="PR Preview" w:date="2026-01-01T00:00:00Z">
        <w:r>
          <w:rPr>
            <w:rStyle w:val="NormalTok"/>
          </w:rPr>
          <w:t xml:space="preserve">(x, y, n_keep) {</w:t>
        </w:r>
      </w:ins>
      <w:ins w:id="1224" w:author="PR Preview" w:date="2026-01-01T00:00:00Z">
        <w:r>
          <w:br/>
        </w:r>
      </w:ins>
      <w:ins w:id="1225" w:author="PR Preview" w:date="2026-01-01T00:00:00Z">
        <w:r>
          <w:rPr>
            <w:rStyle w:val="NormalTok"/>
          </w:rPr>
          <w:t xml:space="preserve">  </w:t>
        </w:r>
      </w:ins>
      <w:ins w:id="1226" w:author="PR Preview" w:date="2026-01-01T00:00:00Z">
        <w:r>
          <w:rPr>
            <w:rStyle w:val="FunctionTok"/>
          </w:rPr>
          <w:t xml:space="preserve">order</w:t>
        </w:r>
      </w:ins>
      <w:ins w:id="1227" w:author="PR Preview" w:date="2026-01-01T00:00:00Z">
        <w:r>
          <w:rPr>
            <w:rStyle w:val="NormalTok"/>
          </w:rPr>
          <w:t xml:space="preserve">(</w:t>
        </w:r>
      </w:ins>
      <w:ins w:id="1228" w:author="PR Preview" w:date="2026-01-01T00:00:00Z">
        <w:r>
          <w:rPr>
            <w:rStyle w:val="FunctionTok"/>
          </w:rPr>
          <w:t xml:space="preserve">abs</w:t>
        </w:r>
      </w:ins>
      <w:ins w:id="1229" w:author="PR Preview" w:date="2026-01-01T00:00:00Z">
        <w:r>
          <w:rPr>
            <w:rStyle w:val="NormalTok"/>
          </w:rPr>
          <w:t xml:space="preserve">(stats</w:t>
        </w:r>
      </w:ins>
      <w:ins w:id="1230" w:author="PR Preview" w:date="2026-01-01T00:00:00Z">
        <w:r>
          <w:rPr>
            <w:rStyle w:val="SpecialCharTok"/>
          </w:rPr>
          <w:t xml:space="preserve">::</w:t>
        </w:r>
      </w:ins>
      <w:ins w:id="1231" w:author="PR Preview" w:date="2026-01-01T00:00:00Z">
        <w:r>
          <w:rPr>
            <w:rStyle w:val="FunctionTok"/>
          </w:rPr>
          <w:t xml:space="preserve">cor</w:t>
        </w:r>
      </w:ins>
      <w:ins w:id="1232" w:author="PR Preview" w:date="2026-01-01T00:00:00Z">
        <w:r>
          <w:rPr>
            <w:rStyle w:val="NormalTok"/>
          </w:rPr>
          <w:t xml:space="preserve">(x, y)), </w:t>
        </w:r>
      </w:ins>
      <w:ins w:id="1233" w:author="PR Preview" w:date="2026-01-01T00:00:00Z">
        <w:r>
          <w:rPr>
            <w:rStyle w:val="AttributeTok"/>
          </w:rPr>
          <w:t xml:space="preserve">decreasing =</w:t>
        </w:r>
      </w:ins>
      <w:ins w:id="1234" w:author="PR Preview" w:date="2026-01-01T00:00:00Z">
        <w:r>
          <w:rPr>
            <w:rStyle w:val="NormalTok"/>
          </w:rPr>
          <w:t xml:space="preserve"> </w:t>
        </w:r>
      </w:ins>
      <w:ins w:id="1235" w:author="PR Preview" w:date="2026-01-01T00:00:00Z">
        <w:r>
          <w:rPr>
            <w:rStyle w:val="ConstantTok"/>
          </w:rPr>
          <w:t xml:space="preserve">TRUE</w:t>
        </w:r>
      </w:ins>
      <w:ins w:id="1236" w:author="PR Preview" w:date="2026-01-01T00:00:00Z">
        <w:r>
          <w:rPr>
            <w:rStyle w:val="NormalTok"/>
          </w:rPr>
          <w:t xml:space="preserve">)[</w:t>
        </w:r>
      </w:ins>
      <w:ins w:id="1237" w:author="PR Preview" w:date="2026-01-01T00:00:00Z">
        <w:r>
          <w:rPr>
            <w:rStyle w:val="FunctionTok"/>
          </w:rPr>
          <w:t xml:space="preserve">seq_len</w:t>
        </w:r>
      </w:ins>
      <w:ins w:id="1238" w:author="PR Preview" w:date="2026-01-01T00:00:00Z">
        <w:r>
          <w:rPr>
            <w:rStyle w:val="NormalTok"/>
          </w:rPr>
          <w:t xml:space="preserve">(n_keep)]</w:t>
        </w:r>
      </w:ins>
      <w:ins w:id="1239" w:author="PR Preview" w:date="2026-01-01T00:00:00Z">
        <w:r>
          <w:br/>
        </w:r>
      </w:ins>
      <w:ins w:id="1240" w:author="PR Preview" w:date="2026-01-01T00:00:00Z">
        <w:r>
          <w:rPr>
            <w:rStyle w:val="NormalTok"/>
          </w:rPr>
          <w:t xml:space="preserve">}</w:t>
        </w:r>
      </w:ins>
      <w:ins w:id="1241" w:author="PR Preview" w:date="2026-01-01T00:00:00Z">
        <w:r>
          <w:br/>
        </w:r>
      </w:ins>
      <w:ins w:id="1242" w:author="PR Preview" w:date="2026-01-01T00:00:00Z">
        <w:r>
          <w:br/>
        </w:r>
      </w:ins>
      <w:ins w:id="1243" w:author="PR Preview" w:date="2026-01-01T00:00:00Z">
        <w:r>
          <w:rPr>
            <w:rStyle w:val="NormalTok"/>
          </w:rPr>
          <w:t xml:space="preserve">screened_cv </w:t>
        </w:r>
      </w:ins>
      <w:ins w:id="1244" w:author="PR Preview" w:date="2026-01-01T00:00:00Z">
        <w:r>
          <w:rPr>
            <w:rStyle w:val="OtherTok"/>
          </w:rPr>
          <w:t xml:space="preserve">&lt;-</w:t>
        </w:r>
      </w:ins>
      <w:ins w:id="1245" w:author="PR Preview" w:date="2026-01-01T00:00:00Z">
        <w:r>
          <w:rPr>
            <w:rStyle w:val="NormalTok"/>
          </w:rPr>
          <w:t xml:space="preserve"> </w:t>
        </w:r>
      </w:ins>
      <w:ins w:id="1246" w:author="PR Preview" w:date="2026-01-01T00:00:00Z">
        <w:r>
          <w:rPr>
            <w:rStyle w:val="ControlFlowTok"/>
          </w:rPr>
          <w:t xml:space="preserve">function</w:t>
        </w:r>
      </w:ins>
      <w:ins w:id="1247" w:author="PR Preview" w:date="2026-01-01T00:00:00Z">
        <w:r>
          <w:rPr>
            <w:rStyle w:val="NormalTok"/>
          </w:rPr>
          <w:t xml:space="preserve">(x, y, folds, n_keep, screen) {</w:t>
        </w:r>
      </w:ins>
      <w:ins w:id="1248" w:author="PR Preview" w:date="2026-01-01T00:00:00Z">
        <w:r>
          <w:br/>
        </w:r>
      </w:ins>
      <w:ins w:id="1249" w:author="PR Preview" w:date="2026-01-01T00:00:00Z">
        <w:r>
          <w:rPr>
            <w:rStyle w:val="NormalTok"/>
          </w:rPr>
          <w:t xml:space="preserve">  </w:t>
        </w:r>
      </w:ins>
      <w:ins w:id="1250" w:author="PR Preview" w:date="2026-01-01T00:00:00Z">
        <w:r>
          <w:rPr>
            <w:rStyle w:val="ControlFlowTok"/>
          </w:rPr>
          <w:t xml:space="preserve">if</w:t>
        </w:r>
      </w:ins>
      <w:ins w:id="1251" w:author="PR Preview" w:date="2026-01-01T00:00:00Z">
        <w:r>
          <w:rPr>
            <w:rStyle w:val="NormalTok"/>
          </w:rPr>
          <w:t xml:space="preserve"> (screen </w:t>
        </w:r>
      </w:ins>
      <w:ins w:id="1252" w:author="PR Preview" w:date="2026-01-01T00:00:00Z">
        <w:r>
          <w:rPr>
            <w:rStyle w:val="SpecialCharTok"/>
          </w:rPr>
          <w:t xml:space="preserve">==</w:t>
        </w:r>
      </w:ins>
      <w:ins w:id="1253" w:author="PR Preview" w:date="2026-01-01T00:00:00Z">
        <w:r>
          <w:rPr>
            <w:rStyle w:val="NormalTok"/>
          </w:rPr>
          <w:t xml:space="preserve"> </w:t>
        </w:r>
      </w:ins>
      <w:ins w:id="1254" w:author="PR Preview" w:date="2026-01-01T00:00:00Z">
        <w:r>
          <w:rPr>
            <w:rStyle w:val="StringTok"/>
          </w:rPr>
          <w:t xml:space="preserve">"outside"</w:t>
        </w:r>
      </w:ins>
      <w:ins w:id="1255" w:author="PR Preview" w:date="2026-01-01T00:00:00Z">
        <w:r>
          <w:rPr>
            <w:rStyle w:val="NormalTok"/>
          </w:rPr>
          <w:t xml:space="preserve">) {</w:t>
        </w:r>
      </w:ins>
      <w:ins w:id="1256" w:author="PR Preview" w:date="2026-01-01T00:00:00Z">
        <w:r>
          <w:br/>
        </w:r>
      </w:ins>
      <w:ins w:id="1257" w:author="PR Preview" w:date="2026-01-01T00:00:00Z">
        <w:r>
          <w:rPr>
            <w:rStyle w:val="NormalTok"/>
          </w:rPr>
          <w:t xml:space="preserve">    keep </w:t>
        </w:r>
      </w:ins>
      <w:ins w:id="1258" w:author="PR Preview" w:date="2026-01-01T00:00:00Z">
        <w:r>
          <w:rPr>
            <w:rStyle w:val="OtherTok"/>
          </w:rPr>
          <w:t xml:space="preserve">&lt;-</w:t>
        </w:r>
      </w:ins>
      <w:ins w:id="1259" w:author="PR Preview" w:date="2026-01-01T00:00:00Z">
        <w:r>
          <w:rPr>
            <w:rStyle w:val="NormalTok"/>
          </w:rPr>
          <w:t xml:space="preserve"> </w:t>
        </w:r>
      </w:ins>
      <w:ins w:id="1260" w:author="PR Preview" w:date="2026-01-01T00:00:00Z">
        <w:r>
          <w:rPr>
            <w:rStyle w:val="FunctionTok"/>
          </w:rPr>
          <w:t xml:space="preserve">top_predictors</w:t>
        </w:r>
      </w:ins>
      <w:ins w:id="1261" w:author="PR Preview" w:date="2026-01-01T00:00:00Z">
        <w:r>
          <w:rPr>
            <w:rStyle w:val="NormalTok"/>
          </w:rPr>
          <w:t xml:space="preserve">(x, y, n_keep)</w:t>
        </w:r>
      </w:ins>
      <w:ins w:id="1262" w:author="PR Preview" w:date="2026-01-01T00:00:00Z">
        <w:r>
          <w:br/>
        </w:r>
      </w:ins>
      <w:ins w:id="1263" w:author="PR Preview" w:date="2026-01-01T00:00:00Z">
        <w:r>
          <w:rPr>
            <w:rStyle w:val="NormalTok"/>
          </w:rPr>
          <w:t xml:space="preserve">  }</w:t>
        </w:r>
      </w:ins>
      <w:ins w:id="1264" w:author="PR Preview" w:date="2026-01-01T00:00:00Z">
        <w:r>
          <w:br/>
        </w:r>
      </w:ins>
      <w:ins w:id="1265" w:author="PR Preview" w:date="2026-01-01T00:00:00Z">
        <w:r>
          <w:rPr>
            <w:rStyle w:val="NormalTok"/>
          </w:rPr>
          <w:t xml:space="preserve">  sq_errors </w:t>
        </w:r>
      </w:ins>
      <w:ins w:id="1266" w:author="PR Preview" w:date="2026-01-01T00:00:00Z">
        <w:r>
          <w:rPr>
            <w:rStyle w:val="OtherTok"/>
          </w:rPr>
          <w:t xml:space="preserve">&lt;-</w:t>
        </w:r>
      </w:ins>
      <w:ins w:id="1267" w:author="PR Preview" w:date="2026-01-01T00:00:00Z">
        <w:r>
          <w:rPr>
            <w:rStyle w:val="NormalTok"/>
          </w:rPr>
          <w:t xml:space="preserve"> </w:t>
        </w:r>
      </w:ins>
      <w:ins w:id="1268" w:author="PR Preview" w:date="2026-01-01T00:00:00Z">
        <w:r>
          <w:rPr>
            <w:rStyle w:val="FunctionTok"/>
          </w:rPr>
          <w:t xml:space="preserve">numeric</w:t>
        </w:r>
      </w:ins>
      <w:ins w:id="1269" w:author="PR Preview" w:date="2026-01-01T00:00:00Z">
        <w:r>
          <w:rPr>
            <w:rStyle w:val="NormalTok"/>
          </w:rPr>
          <w:t xml:space="preserve">(</w:t>
        </w:r>
      </w:ins>
      <w:ins w:id="1270" w:author="PR Preview" w:date="2026-01-01T00:00:00Z">
        <w:r>
          <w:rPr>
            <w:rStyle w:val="FunctionTok"/>
          </w:rPr>
          <w:t xml:space="preserve">length</w:t>
        </w:r>
      </w:ins>
      <w:ins w:id="1271" w:author="PR Preview" w:date="2026-01-01T00:00:00Z">
        <w:r>
          <w:rPr>
            <w:rStyle w:val="NormalTok"/>
          </w:rPr>
          <w:t xml:space="preserve">(y))</w:t>
        </w:r>
      </w:ins>
      <w:ins w:id="1272" w:author="PR Preview" w:date="2026-01-01T00:00:00Z">
        <w:r>
          <w:br/>
        </w:r>
      </w:ins>
      <w:ins w:id="1273" w:author="PR Preview" w:date="2026-01-01T00:00:00Z">
        <w:r>
          <w:rPr>
            <w:rStyle w:val="NormalTok"/>
          </w:rPr>
          <w:t xml:space="preserve">  </w:t>
        </w:r>
      </w:ins>
      <w:ins w:id="1274" w:author="PR Preview" w:date="2026-01-01T00:00:00Z">
        <w:r>
          <w:rPr>
            <w:rStyle w:val="ControlFlowTok"/>
          </w:rPr>
          <w:t xml:space="preserve">for</w:t>
        </w:r>
      </w:ins>
      <w:ins w:id="1275" w:author="PR Preview" w:date="2026-01-01T00:00:00Z">
        <w:r>
          <w:rPr>
            <w:rStyle w:val="NormalTok"/>
          </w:rPr>
          <w:t xml:space="preserve"> (j </w:t>
        </w:r>
      </w:ins>
      <w:ins w:id="1276" w:author="PR Preview" w:date="2026-01-01T00:00:00Z">
        <w:r>
          <w:rPr>
            <w:rStyle w:val="ControlFlowTok"/>
          </w:rPr>
          <w:t xml:space="preserve">in</w:t>
        </w:r>
      </w:ins>
      <w:ins w:id="1277" w:author="PR Preview" w:date="2026-01-01T00:00:00Z">
        <w:r>
          <w:rPr>
            <w:rStyle w:val="NormalTok"/>
          </w:rPr>
          <w:t xml:space="preserve"> </w:t>
        </w:r>
      </w:ins>
      <w:ins w:id="1278" w:author="PR Preview" w:date="2026-01-01T00:00:00Z">
        <w:r>
          <w:rPr>
            <w:rStyle w:val="FunctionTok"/>
          </w:rPr>
          <w:t xml:space="preserve">unique</w:t>
        </w:r>
      </w:ins>
      <w:ins w:id="1279" w:author="PR Preview" w:date="2026-01-01T00:00:00Z">
        <w:r>
          <w:rPr>
            <w:rStyle w:val="NormalTok"/>
          </w:rPr>
          <w:t xml:space="preserve">(folds)) {</w:t>
        </w:r>
      </w:ins>
      <w:ins w:id="1280" w:author="PR Preview" w:date="2026-01-01T00:00:00Z">
        <w:r>
          <w:br/>
        </w:r>
      </w:ins>
      <w:ins w:id="1281" w:author="PR Preview" w:date="2026-01-01T00:00:00Z">
        <w:r>
          <w:rPr>
            <w:rStyle w:val="NormalTok"/>
          </w:rPr>
          <w:t xml:space="preserve">    in_fold </w:t>
        </w:r>
      </w:ins>
      <w:ins w:id="1282" w:author="PR Preview" w:date="2026-01-01T00:00:00Z">
        <w:r>
          <w:rPr>
            <w:rStyle w:val="OtherTok"/>
          </w:rPr>
          <w:t xml:space="preserve">&lt;-</w:t>
        </w:r>
      </w:ins>
      <w:ins w:id="1283" w:author="PR Preview" w:date="2026-01-01T00:00:00Z">
        <w:r>
          <w:rPr>
            <w:rStyle w:val="NormalTok"/>
          </w:rPr>
          <w:t xml:space="preserve"> folds </w:t>
        </w:r>
      </w:ins>
      <w:ins w:id="1284" w:author="PR Preview" w:date="2026-01-01T00:00:00Z">
        <w:r>
          <w:rPr>
            <w:rStyle w:val="SpecialCharTok"/>
          </w:rPr>
          <w:t xml:space="preserve">==</w:t>
        </w:r>
      </w:ins>
      <w:ins w:id="1285" w:author="PR Preview" w:date="2026-01-01T00:00:00Z">
        <w:r>
          <w:rPr>
            <w:rStyle w:val="NormalTok"/>
          </w:rPr>
          <w:t xml:space="preserve"> j</w:t>
        </w:r>
      </w:ins>
      <w:ins w:id="1286" w:author="PR Preview" w:date="2026-01-01T00:00:00Z">
        <w:r>
          <w:br/>
        </w:r>
      </w:ins>
      <w:ins w:id="1287" w:author="PR Preview" w:date="2026-01-01T00:00:00Z">
        <w:r>
          <w:rPr>
            <w:rStyle w:val="NormalTok"/>
          </w:rPr>
          <w:t xml:space="preserve">    </w:t>
        </w:r>
      </w:ins>
      <w:ins w:id="1288" w:author="PR Preview" w:date="2026-01-01T00:00:00Z">
        <w:r>
          <w:rPr>
            <w:rStyle w:val="ControlFlowTok"/>
          </w:rPr>
          <w:t xml:space="preserve">if</w:t>
        </w:r>
      </w:ins>
      <w:ins w:id="1289" w:author="PR Preview" w:date="2026-01-01T00:00:00Z">
        <w:r>
          <w:rPr>
            <w:rStyle w:val="NormalTok"/>
          </w:rPr>
          <w:t xml:space="preserve"> (screen </w:t>
        </w:r>
      </w:ins>
      <w:ins w:id="1290" w:author="PR Preview" w:date="2026-01-01T00:00:00Z">
        <w:r>
          <w:rPr>
            <w:rStyle w:val="SpecialCharTok"/>
          </w:rPr>
          <w:t xml:space="preserve">==</w:t>
        </w:r>
      </w:ins>
      <w:ins w:id="1291" w:author="PR Preview" w:date="2026-01-01T00:00:00Z">
        <w:r>
          <w:rPr>
            <w:rStyle w:val="NormalTok"/>
          </w:rPr>
          <w:t xml:space="preserve"> </w:t>
        </w:r>
      </w:ins>
      <w:ins w:id="1292" w:author="PR Preview" w:date="2026-01-01T00:00:00Z">
        <w:r>
          <w:rPr>
            <w:rStyle w:val="StringTok"/>
          </w:rPr>
          <w:t xml:space="preserve">"inside"</w:t>
        </w:r>
      </w:ins>
      <w:ins w:id="1293" w:author="PR Preview" w:date="2026-01-01T00:00:00Z">
        <w:r>
          <w:rPr>
            <w:rStyle w:val="NormalTok"/>
          </w:rPr>
          <w:t xml:space="preserve">) {</w:t>
        </w:r>
      </w:ins>
      <w:ins w:id="1294" w:author="PR Preview" w:date="2026-01-01T00:00:00Z">
        <w:r>
          <w:br/>
        </w:r>
      </w:ins>
      <w:ins w:id="1295" w:author="PR Preview" w:date="2026-01-01T00:00:00Z">
        <w:r>
          <w:rPr>
            <w:rStyle w:val="NormalTok"/>
          </w:rPr>
          <w:t xml:space="preserve">      keep </w:t>
        </w:r>
      </w:ins>
      <w:ins w:id="1296" w:author="PR Preview" w:date="2026-01-01T00:00:00Z">
        <w:r>
          <w:rPr>
            <w:rStyle w:val="OtherTok"/>
          </w:rPr>
          <w:t xml:space="preserve">&lt;-</w:t>
        </w:r>
      </w:ins>
      <w:ins w:id="1297" w:author="PR Preview" w:date="2026-01-01T00:00:00Z">
        <w:r>
          <w:rPr>
            <w:rStyle w:val="NormalTok"/>
          </w:rPr>
          <w:t xml:space="preserve"> </w:t>
        </w:r>
      </w:ins>
      <w:ins w:id="1298" w:author="PR Preview" w:date="2026-01-01T00:00:00Z">
        <w:r>
          <w:rPr>
            <w:rStyle w:val="FunctionTok"/>
          </w:rPr>
          <w:t xml:space="preserve">top_predictors</w:t>
        </w:r>
      </w:ins>
      <w:ins w:id="1299" w:author="PR Preview" w:date="2026-01-01T00:00:00Z">
        <w:r>
          <w:rPr>
            <w:rStyle w:val="NormalTok"/>
          </w:rPr>
          <w:t xml:space="preserve">(x[</w:t>
        </w:r>
      </w:ins>
      <w:ins w:id="1300" w:author="PR Preview" w:date="2026-01-01T00:00:00Z">
        <w:r>
          <w:rPr>
            <w:rStyle w:val="SpecialCharTok"/>
          </w:rPr>
          <w:t xml:space="preserve">!</w:t>
        </w:r>
      </w:ins>
      <w:ins w:id="1301" w:author="PR Preview" w:date="2026-01-01T00:00:00Z">
        <w:r>
          <w:rPr>
            <w:rStyle w:val="NormalTok"/>
          </w:rPr>
          <w:t xml:space="preserve">in_fold, ], y[</w:t>
        </w:r>
      </w:ins>
      <w:ins w:id="1302" w:author="PR Preview" w:date="2026-01-01T00:00:00Z">
        <w:r>
          <w:rPr>
            <w:rStyle w:val="SpecialCharTok"/>
          </w:rPr>
          <w:t xml:space="preserve">!</w:t>
        </w:r>
      </w:ins>
      <w:ins w:id="1303" w:author="PR Preview" w:date="2026-01-01T00:00:00Z">
        <w:r>
          <w:rPr>
            <w:rStyle w:val="NormalTok"/>
          </w:rPr>
          <w:t xml:space="preserve">in_fold], n_keep)</w:t>
        </w:r>
      </w:ins>
      <w:ins w:id="1304" w:author="PR Preview" w:date="2026-01-01T00:00:00Z">
        <w:r>
          <w:br/>
        </w:r>
      </w:ins>
      <w:ins w:id="1305" w:author="PR Preview" w:date="2026-01-01T00:00:00Z">
        <w:r>
          <w:rPr>
            <w:rStyle w:val="NormalTok"/>
          </w:rPr>
          <w:t xml:space="preserve">    }</w:t>
        </w:r>
      </w:ins>
      <w:ins w:id="1306" w:author="PR Preview" w:date="2026-01-01T00:00:00Z">
        <w:r>
          <w:br/>
        </w:r>
      </w:ins>
      <w:ins w:id="1307" w:author="PR Preview" w:date="2026-01-01T00:00:00Z">
        <w:r>
          <w:rPr>
            <w:rStyle w:val="NormalTok"/>
          </w:rPr>
          <w:t xml:space="preserve">    train </w:t>
        </w:r>
      </w:ins>
      <w:ins w:id="1308" w:author="PR Preview" w:date="2026-01-01T00:00:00Z">
        <w:r>
          <w:rPr>
            <w:rStyle w:val="OtherTok"/>
          </w:rPr>
          <w:t xml:space="preserve">&lt;-</w:t>
        </w:r>
      </w:ins>
      <w:ins w:id="1309" w:author="PR Preview" w:date="2026-01-01T00:00:00Z">
        <w:r>
          <w:rPr>
            <w:rStyle w:val="NormalTok"/>
          </w:rPr>
          <w:t xml:space="preserve"> tibble</w:t>
        </w:r>
      </w:ins>
      <w:ins w:id="1310" w:author="PR Preview" w:date="2026-01-01T00:00:00Z">
        <w:r>
          <w:rPr>
            <w:rStyle w:val="SpecialCharTok"/>
          </w:rPr>
          <w:t xml:space="preserve">::</w:t>
        </w:r>
      </w:ins>
      <w:ins w:id="1311" w:author="PR Preview" w:date="2026-01-01T00:00:00Z">
        <w:r>
          <w:rPr>
            <w:rStyle w:val="FunctionTok"/>
          </w:rPr>
          <w:t xml:space="preserve">tibble</w:t>
        </w:r>
      </w:ins>
      <w:ins w:id="1312" w:author="PR Preview" w:date="2026-01-01T00:00:00Z">
        <w:r>
          <w:rPr>
            <w:rStyle w:val="NormalTok"/>
          </w:rPr>
          <w:t xml:space="preserve">(</w:t>
        </w:r>
      </w:ins>
      <w:ins w:id="1313" w:author="PR Preview" w:date="2026-01-01T00:00:00Z">
        <w:r>
          <w:br/>
        </w:r>
      </w:ins>
      <w:ins w:id="1314" w:author="PR Preview" w:date="2026-01-01T00:00:00Z">
        <w:r>
          <w:rPr>
            <w:rStyle w:val="NormalTok"/>
          </w:rPr>
          <w:t xml:space="preserve">      </w:t>
        </w:r>
      </w:ins>
      <w:ins w:id="1315" w:author="PR Preview" w:date="2026-01-01T00:00:00Z">
        <w:r>
          <w:rPr>
            <w:rStyle w:val="AttributeTok"/>
          </w:rPr>
          <w:t xml:space="preserve">y =</w:t>
        </w:r>
      </w:ins>
      <w:ins w:id="1316" w:author="PR Preview" w:date="2026-01-01T00:00:00Z">
        <w:r>
          <w:rPr>
            <w:rStyle w:val="NormalTok"/>
          </w:rPr>
          <w:t xml:space="preserve"> y[</w:t>
        </w:r>
      </w:ins>
      <w:ins w:id="1317" w:author="PR Preview" w:date="2026-01-01T00:00:00Z">
        <w:r>
          <w:rPr>
            <w:rStyle w:val="SpecialCharTok"/>
          </w:rPr>
          <w:t xml:space="preserve">!</w:t>
        </w:r>
      </w:ins>
      <w:ins w:id="1318" w:author="PR Preview" w:date="2026-01-01T00:00:00Z">
        <w:r>
          <w:rPr>
            <w:rStyle w:val="NormalTok"/>
          </w:rPr>
          <w:t xml:space="preserve">in_fold],</w:t>
        </w:r>
      </w:ins>
      <w:ins w:id="1319" w:author="PR Preview" w:date="2026-01-01T00:00:00Z">
        <w:r>
          <w:br/>
        </w:r>
      </w:ins>
      <w:ins w:id="1320" w:author="PR Preview" w:date="2026-01-01T00:00:00Z">
        <w:r>
          <w:rPr>
            <w:rStyle w:val="NormalTok"/>
          </w:rPr>
          <w:t xml:space="preserve">      tibble</w:t>
        </w:r>
      </w:ins>
      <w:ins w:id="1321" w:author="PR Preview" w:date="2026-01-01T00:00:00Z">
        <w:r>
          <w:rPr>
            <w:rStyle w:val="SpecialCharTok"/>
          </w:rPr>
          <w:t xml:space="preserve">::</w:t>
        </w:r>
      </w:ins>
      <w:ins w:id="1322" w:author="PR Preview" w:date="2026-01-01T00:00:00Z">
        <w:r>
          <w:rPr>
            <w:rStyle w:val="FunctionTok"/>
          </w:rPr>
          <w:t xml:space="preserve">as_tibble</w:t>
        </w:r>
      </w:ins>
      <w:ins w:id="1323" w:author="PR Preview" w:date="2026-01-01T00:00:00Z">
        <w:r>
          <w:rPr>
            <w:rStyle w:val="NormalTok"/>
          </w:rPr>
          <w:t xml:space="preserve">(x[</w:t>
        </w:r>
      </w:ins>
      <w:ins w:id="1324" w:author="PR Preview" w:date="2026-01-01T00:00:00Z">
        <w:r>
          <w:rPr>
            <w:rStyle w:val="SpecialCharTok"/>
          </w:rPr>
          <w:t xml:space="preserve">!</w:t>
        </w:r>
      </w:ins>
      <w:ins w:id="1325" w:author="PR Preview" w:date="2026-01-01T00:00:00Z">
        <w:r>
          <w:rPr>
            <w:rStyle w:val="NormalTok"/>
          </w:rPr>
          <w:t xml:space="preserve">in_fold, keep])</w:t>
        </w:r>
      </w:ins>
      <w:ins w:id="1326" w:author="PR Preview" w:date="2026-01-01T00:00:00Z">
        <w:r>
          <w:br/>
        </w:r>
      </w:ins>
      <w:ins w:id="1327" w:author="PR Preview" w:date="2026-01-01T00:00:00Z">
        <w:r>
          <w:rPr>
            <w:rStyle w:val="NormalTok"/>
          </w:rPr>
          <w:t xml:space="preserve">    )</w:t>
        </w:r>
      </w:ins>
      <w:ins w:id="1328" w:author="PR Preview" w:date="2026-01-01T00:00:00Z">
        <w:r>
          <w:br/>
        </w:r>
      </w:ins>
      <w:ins w:id="1329" w:author="PR Preview" w:date="2026-01-01T00:00:00Z">
        <w:r>
          <w:rPr>
            <w:rStyle w:val="NormalTok"/>
          </w:rPr>
          <w:t xml:space="preserve">    fit </w:t>
        </w:r>
      </w:ins>
      <w:ins w:id="1330" w:author="PR Preview" w:date="2026-01-01T00:00:00Z">
        <w:r>
          <w:rPr>
            <w:rStyle w:val="OtherTok"/>
          </w:rPr>
          <w:t xml:space="preserve">&lt;-</w:t>
        </w:r>
      </w:ins>
      <w:ins w:id="1331" w:author="PR Preview" w:date="2026-01-01T00:00:00Z">
        <w:r>
          <w:rPr>
            <w:rStyle w:val="NormalTok"/>
          </w:rPr>
          <w:t xml:space="preserve"> </w:t>
        </w:r>
      </w:ins>
      <w:ins w:id="1332" w:author="PR Preview" w:date="2026-01-01T00:00:00Z">
        <w:r>
          <w:rPr>
            <w:rStyle w:val="FunctionTok"/>
          </w:rPr>
          <w:t xml:space="preserve">lm</w:t>
        </w:r>
      </w:ins>
      <w:ins w:id="1333" w:author="PR Preview" w:date="2026-01-01T00:00:00Z">
        <w:r>
          <w:rPr>
            <w:rStyle w:val="NormalTok"/>
          </w:rPr>
          <w:t xml:space="preserve">(y </w:t>
        </w:r>
      </w:ins>
      <w:ins w:id="1334" w:author="PR Preview" w:date="2026-01-01T00:00:00Z">
        <w:r>
          <w:rPr>
            <w:rStyle w:val="SpecialCharTok"/>
          </w:rPr>
          <w:t xml:space="preserve">~</w:t>
        </w:r>
      </w:ins>
      <w:ins w:id="1335" w:author="PR Preview" w:date="2026-01-01T00:00:00Z">
        <w:r>
          <w:rPr>
            <w:rStyle w:val="NormalTok"/>
          </w:rPr>
          <w:t xml:space="preserve"> ., </w:t>
        </w:r>
      </w:ins>
      <w:ins w:id="1336" w:author="PR Preview" w:date="2026-01-01T00:00:00Z">
        <w:r>
          <w:rPr>
            <w:rStyle w:val="AttributeTok"/>
          </w:rPr>
          <w:t xml:space="preserve">data =</w:t>
        </w:r>
      </w:ins>
      <w:ins w:id="1337" w:author="PR Preview" w:date="2026-01-01T00:00:00Z">
        <w:r>
          <w:rPr>
            <w:rStyle w:val="NormalTok"/>
          </w:rPr>
          <w:t xml:space="preserve"> train)</w:t>
        </w:r>
      </w:ins>
      <w:ins w:id="1338" w:author="PR Preview" w:date="2026-01-01T00:00:00Z">
        <w:r>
          <w:br/>
        </w:r>
      </w:ins>
      <w:ins w:id="1339" w:author="PR Preview" w:date="2026-01-01T00:00:00Z">
        <w:r>
          <w:rPr>
            <w:rStyle w:val="NormalTok"/>
          </w:rPr>
          <w:t xml:space="preserve">    held_out </w:t>
        </w:r>
      </w:ins>
      <w:ins w:id="1340" w:author="PR Preview" w:date="2026-01-01T00:00:00Z">
        <w:r>
          <w:rPr>
            <w:rStyle w:val="OtherTok"/>
          </w:rPr>
          <w:t xml:space="preserve">&lt;-</w:t>
        </w:r>
      </w:ins>
      <w:ins w:id="1341" w:author="PR Preview" w:date="2026-01-01T00:00:00Z">
        <w:r>
          <w:rPr>
            <w:rStyle w:val="NormalTok"/>
          </w:rPr>
          <w:t xml:space="preserve"> tibble</w:t>
        </w:r>
      </w:ins>
      <w:ins w:id="1342" w:author="PR Preview" w:date="2026-01-01T00:00:00Z">
        <w:r>
          <w:rPr>
            <w:rStyle w:val="SpecialCharTok"/>
          </w:rPr>
          <w:t xml:space="preserve">::</w:t>
        </w:r>
      </w:ins>
      <w:ins w:id="1343" w:author="PR Preview" w:date="2026-01-01T00:00:00Z">
        <w:r>
          <w:rPr>
            <w:rStyle w:val="FunctionTok"/>
          </w:rPr>
          <w:t xml:space="preserve">as_tibble</w:t>
        </w:r>
      </w:ins>
      <w:ins w:id="1344" w:author="PR Preview" w:date="2026-01-01T00:00:00Z">
        <w:r>
          <w:rPr>
            <w:rStyle w:val="NormalTok"/>
          </w:rPr>
          <w:t xml:space="preserve">(x[in_fold, keep])</w:t>
        </w:r>
      </w:ins>
      <w:ins w:id="1345" w:author="PR Preview" w:date="2026-01-01T00:00:00Z">
        <w:r>
          <w:br/>
        </w:r>
      </w:ins>
      <w:ins w:id="1346" w:author="PR Preview" w:date="2026-01-01T00:00:00Z">
        <w:r>
          <w:rPr>
            <w:rStyle w:val="NormalTok"/>
          </w:rPr>
          <w:t xml:space="preserve">    sq_errors[in_fold] </w:t>
        </w:r>
      </w:ins>
      <w:ins w:id="1347" w:author="PR Preview" w:date="2026-01-01T00:00:00Z">
        <w:r>
          <w:rPr>
            <w:rStyle w:val="OtherTok"/>
          </w:rPr>
          <w:t xml:space="preserve">&lt;-</w:t>
        </w:r>
      </w:ins>
      <w:ins w:id="1348" w:author="PR Preview" w:date="2026-01-01T00:00:00Z">
        <w:r>
          <w:rPr>
            <w:rStyle w:val="NormalTok"/>
          </w:rPr>
          <w:t xml:space="preserve"> (</w:t>
        </w:r>
      </w:ins>
      <w:ins w:id="1349" w:author="PR Preview" w:date="2026-01-01T00:00:00Z">
        <w:r>
          <w:rPr>
            <w:rStyle w:val="FunctionTok"/>
          </w:rPr>
          <w:t xml:space="preserve">predict</w:t>
        </w:r>
      </w:ins>
      <w:ins w:id="1350" w:author="PR Preview" w:date="2026-01-01T00:00:00Z">
        <w:r>
          <w:rPr>
            <w:rStyle w:val="NormalTok"/>
          </w:rPr>
          <w:t xml:space="preserve">(fit, </w:t>
        </w:r>
      </w:ins>
      <w:ins w:id="1351" w:author="PR Preview" w:date="2026-01-01T00:00:00Z">
        <w:r>
          <w:rPr>
            <w:rStyle w:val="AttributeTok"/>
          </w:rPr>
          <w:t xml:space="preserve">newdata =</w:t>
        </w:r>
      </w:ins>
      <w:ins w:id="1352" w:author="PR Preview" w:date="2026-01-01T00:00:00Z">
        <w:r>
          <w:rPr>
            <w:rStyle w:val="NormalTok"/>
          </w:rPr>
          <w:t xml:space="preserve"> held_out) </w:t>
        </w:r>
      </w:ins>
      <w:ins w:id="1353" w:author="PR Preview" w:date="2026-01-01T00:00:00Z">
        <w:r>
          <w:rPr>
            <w:rStyle w:val="SpecialCharTok"/>
          </w:rPr>
          <w:t xml:space="preserve">-</w:t>
        </w:r>
      </w:ins>
      <w:ins w:id="1354" w:author="PR Preview" w:date="2026-01-01T00:00:00Z">
        <w:r>
          <w:rPr>
            <w:rStyle w:val="NormalTok"/>
          </w:rPr>
          <w:t xml:space="preserve"> y[in_fold])</w:t>
        </w:r>
      </w:ins>
      <w:ins w:id="1355" w:author="PR Preview" w:date="2026-01-01T00:00:00Z">
        <w:r>
          <w:rPr>
            <w:rStyle w:val="SpecialCharTok"/>
          </w:rPr>
          <w:t xml:space="preserve">^</w:t>
        </w:r>
      </w:ins>
      <w:ins w:id="1356" w:author="PR Preview" w:date="2026-01-01T00:00:00Z">
        <w:r>
          <w:rPr>
            <w:rStyle w:val="DecValTok"/>
          </w:rPr>
          <w:t xml:space="preserve">2</w:t>
        </w:r>
      </w:ins>
      <w:ins w:id="1357" w:author="PR Preview" w:date="2026-01-01T00:00:00Z">
        <w:r>
          <w:br/>
        </w:r>
      </w:ins>
      <w:ins w:id="1358" w:author="PR Preview" w:date="2026-01-01T00:00:00Z">
        <w:r>
          <w:rPr>
            <w:rStyle w:val="NormalTok"/>
          </w:rPr>
          <w:t xml:space="preserve">  }</w:t>
        </w:r>
      </w:ins>
      <w:ins w:id="1359" w:author="PR Preview" w:date="2026-01-01T00:00:00Z">
        <w:r>
          <w:br/>
        </w:r>
      </w:ins>
      <w:ins w:id="1360" w:author="PR Preview" w:date="2026-01-01T00:00:00Z">
        <w:r>
          <w:rPr>
            <w:rStyle w:val="NormalTok"/>
          </w:rPr>
          <w:t xml:space="preserve">  </w:t>
        </w:r>
      </w:ins>
      <w:ins w:id="1361" w:author="PR Preview" w:date="2026-01-01T00:00:00Z">
        <w:r>
          <w:rPr>
            <w:rStyle w:val="FunctionTok"/>
          </w:rPr>
          <w:t xml:space="preserve">mean</w:t>
        </w:r>
      </w:ins>
      <w:ins w:id="1362" w:author="PR Preview" w:date="2026-01-01T00:00:00Z">
        <w:r>
          <w:rPr>
            <w:rStyle w:val="NormalTok"/>
          </w:rPr>
          <w:t xml:space="preserve">(sq_errors)</w:t>
        </w:r>
      </w:ins>
      <w:ins w:id="1363" w:author="PR Preview" w:date="2026-01-01T00:00:00Z">
        <w:r>
          <w:br/>
        </w:r>
      </w:ins>
      <w:ins w:id="1364" w:author="PR Preview" w:date="2026-01-01T00:00:00Z">
        <w:r>
          <w:rPr>
            <w:rStyle w:val="NormalTok"/>
          </w:rPr>
          <w:t xml:space="preserve">}</w:t>
        </w:r>
      </w:ins>
      <w:ins w:id="1365" w:author="PR Preview" w:date="2026-01-01T00:00:00Z">
        <w:r>
          <w:br/>
        </w:r>
      </w:ins>
      <w:ins w:id="1366" w:author="PR Preview" w:date="2026-01-01T00:00:00Z">
        <w:r>
          <w:br/>
        </w:r>
      </w:ins>
      <w:ins w:id="1367" w:author="PR Preview" w:date="2026-01-01T00:00:00Z">
        <w:r>
          <w:rPr>
            <w:rStyle w:val="FunctionTok"/>
          </w:rPr>
          <w:t xml:space="preserve">set.seed</w:t>
        </w:r>
      </w:ins>
      <w:ins w:id="1368" w:author="PR Preview" w:date="2026-01-01T00:00:00Z">
        <w:r>
          <w:rPr>
            <w:rStyle w:val="NormalTok"/>
          </w:rPr>
          <w:t xml:space="preserve">(</w:t>
        </w:r>
      </w:ins>
      <w:ins w:id="1369" w:author="PR Preview" w:date="2026-01-01T00:00:00Z">
        <w:r>
          <w:rPr>
            <w:rStyle w:val="DecValTok"/>
          </w:rPr>
          <w:t xml:space="preserve">7102</w:t>
        </w:r>
      </w:ins>
      <w:ins w:id="1370" w:author="PR Preview" w:date="2026-01-01T00:00:00Z">
        <w:r>
          <w:rPr>
            <w:rStyle w:val="NormalTok"/>
          </w:rPr>
          <w:t xml:space="preserve">)</w:t>
        </w:r>
      </w:ins>
      <w:ins w:id="1371" w:author="PR Preview" w:date="2026-01-01T00:00:00Z">
        <w:r>
          <w:br/>
        </w:r>
      </w:ins>
      <w:ins w:id="1372" w:author="PR Preview" w:date="2026-01-01T00:00:00Z">
        <w:r>
          <w:rPr>
            <w:rStyle w:val="NormalTok"/>
          </w:rPr>
          <w:t xml:space="preserve">n_obs </w:t>
        </w:r>
      </w:ins>
      <w:ins w:id="1373" w:author="PR Preview" w:date="2026-01-01T00:00:00Z">
        <w:r>
          <w:rPr>
            <w:rStyle w:val="OtherTok"/>
          </w:rPr>
          <w:t xml:space="preserve">&lt;-</w:t>
        </w:r>
      </w:ins>
      <w:ins w:id="1374" w:author="PR Preview" w:date="2026-01-01T00:00:00Z">
        <w:r>
          <w:rPr>
            <w:rStyle w:val="NormalTok"/>
          </w:rPr>
          <w:t xml:space="preserve"> </w:t>
        </w:r>
      </w:ins>
      <w:ins w:id="1375" w:author="PR Preview" w:date="2026-01-01T00:00:00Z">
        <w:r>
          <w:rPr>
            <w:rStyle w:val="DecValTok"/>
          </w:rPr>
          <w:t xml:space="preserve">50</w:t>
        </w:r>
      </w:ins>
      <w:ins w:id="1376" w:author="PR Preview" w:date="2026-01-01T00:00:00Z">
        <w:r>
          <w:br/>
        </w:r>
      </w:ins>
      <w:ins w:id="1377" w:author="PR Preview" w:date="2026-01-01T00:00:00Z">
        <w:r>
          <w:rPr>
            <w:rStyle w:val="NormalTok"/>
          </w:rPr>
          <w:t xml:space="preserve">n_predictors </w:t>
        </w:r>
      </w:ins>
      <w:ins w:id="1378" w:author="PR Preview" w:date="2026-01-01T00:00:00Z">
        <w:r>
          <w:rPr>
            <w:rStyle w:val="OtherTok"/>
          </w:rPr>
          <w:t xml:space="preserve">&lt;-</w:t>
        </w:r>
      </w:ins>
      <w:ins w:id="1379" w:author="PR Preview" w:date="2026-01-01T00:00:00Z">
        <w:r>
          <w:rPr>
            <w:rStyle w:val="NormalTok"/>
          </w:rPr>
          <w:t xml:space="preserve"> </w:t>
        </w:r>
      </w:ins>
      <w:ins w:id="1380" w:author="PR Preview" w:date="2026-01-01T00:00:00Z">
        <w:r>
          <w:rPr>
            <w:rStyle w:val="DecValTok"/>
          </w:rPr>
          <w:t xml:space="preserve">1000</w:t>
        </w:r>
      </w:ins>
      <w:ins w:id="1381" w:author="PR Preview" w:date="2026-01-01T00:00:00Z">
        <w:r>
          <w:br/>
        </w:r>
      </w:ins>
      <w:ins w:id="1382" w:author="PR Preview" w:date="2026-01-01T00:00:00Z">
        <w:r>
          <w:rPr>
            <w:rStyle w:val="NormalTok"/>
          </w:rPr>
          <w:t xml:space="preserve">n_sims </w:t>
        </w:r>
      </w:ins>
      <w:ins w:id="1383" w:author="PR Preview" w:date="2026-01-01T00:00:00Z">
        <w:r>
          <w:rPr>
            <w:rStyle w:val="OtherTok"/>
          </w:rPr>
          <w:t xml:space="preserve">&lt;-</w:t>
        </w:r>
      </w:ins>
      <w:ins w:id="1384" w:author="PR Preview" w:date="2026-01-01T00:00:00Z">
        <w:r>
          <w:rPr>
            <w:rStyle w:val="NormalTok"/>
          </w:rPr>
          <w:t xml:space="preserve"> </w:t>
        </w:r>
      </w:ins>
      <w:ins w:id="1385" w:author="PR Preview" w:date="2026-01-01T00:00:00Z">
        <w:r>
          <w:rPr>
            <w:rStyle w:val="DecValTok"/>
          </w:rPr>
          <w:t xml:space="preserve">50</w:t>
        </w:r>
      </w:ins>
      <w:ins w:id="1386" w:author="PR Preview" w:date="2026-01-01T00:00:00Z">
        <w:r>
          <w:br/>
        </w:r>
      </w:ins>
      <w:ins w:id="1387" w:author="PR Preview" w:date="2026-01-01T00:00:00Z">
        <w:r>
          <w:br/>
        </w:r>
      </w:ins>
      <w:ins w:id="1388" w:author="PR Preview" w:date="2026-01-01T00:00:00Z">
        <w:r>
          <w:rPr>
            <w:rStyle w:val="NormalTok"/>
          </w:rPr>
          <w:t xml:space="preserve">screening_results </w:t>
        </w:r>
      </w:ins>
      <w:ins w:id="1389" w:author="PR Preview" w:date="2026-01-01T00:00:00Z">
        <w:r>
          <w:rPr>
            <w:rStyle w:val="OtherTok"/>
          </w:rPr>
          <w:t xml:space="preserve">&lt;-</w:t>
        </w:r>
      </w:ins>
      <w:ins w:id="1390" w:author="PR Preview" w:date="2026-01-01T00:00:00Z">
        <w:r>
          <w:rPr>
            <w:rStyle w:val="NormalTok"/>
          </w:rPr>
          <w:t xml:space="preserve"> purrr</w:t>
        </w:r>
      </w:ins>
      <w:ins w:id="1391" w:author="PR Preview" w:date="2026-01-01T00:00:00Z">
        <w:r>
          <w:rPr>
            <w:rStyle w:val="SpecialCharTok"/>
          </w:rPr>
          <w:t xml:space="preserve">::</w:t>
        </w:r>
      </w:ins>
      <w:ins w:id="1392" w:author="PR Preview" w:date="2026-01-01T00:00:00Z">
        <w:r>
          <w:rPr>
            <w:rStyle w:val="FunctionTok"/>
          </w:rPr>
          <w:t xml:space="preserve">map</w:t>
        </w:r>
      </w:ins>
      <w:ins w:id="1393" w:author="PR Preview" w:date="2026-01-01T00:00:00Z">
        <w:r>
          <w:rPr>
            <w:rStyle w:val="NormalTok"/>
          </w:rPr>
          <w:t xml:space="preserve">(</w:t>
        </w:r>
      </w:ins>
      <w:ins w:id="1394" w:author="PR Preview" w:date="2026-01-01T00:00:00Z">
        <w:r>
          <w:rPr>
            <w:rStyle w:val="FunctionTok"/>
          </w:rPr>
          <w:t xml:space="preserve">seq_len</w:t>
        </w:r>
      </w:ins>
      <w:ins w:id="1395" w:author="PR Preview" w:date="2026-01-01T00:00:00Z">
        <w:r>
          <w:rPr>
            <w:rStyle w:val="NormalTok"/>
          </w:rPr>
          <w:t xml:space="preserve">(n_sims), \(s) {</w:t>
        </w:r>
      </w:ins>
      <w:ins w:id="1396" w:author="PR Preview" w:date="2026-01-01T00:00:00Z">
        <w:r>
          <w:br/>
        </w:r>
      </w:ins>
      <w:ins w:id="1397" w:author="PR Preview" w:date="2026-01-01T00:00:00Z">
        <w:r>
          <w:rPr>
            <w:rStyle w:val="NormalTok"/>
          </w:rPr>
          <w:t xml:space="preserve">  x </w:t>
        </w:r>
      </w:ins>
      <w:ins w:id="1398" w:author="PR Preview" w:date="2026-01-01T00:00:00Z">
        <w:r>
          <w:rPr>
            <w:rStyle w:val="OtherTok"/>
          </w:rPr>
          <w:t xml:space="preserve">&lt;-</w:t>
        </w:r>
      </w:ins>
      <w:ins w:id="1399" w:author="PR Preview" w:date="2026-01-01T00:00:00Z">
        <w:r>
          <w:rPr>
            <w:rStyle w:val="NormalTok"/>
          </w:rPr>
          <w:t xml:space="preserve"> </w:t>
        </w:r>
      </w:ins>
      <w:ins w:id="1400" w:author="PR Preview" w:date="2026-01-01T00:00:00Z">
        <w:r>
          <w:rPr>
            <w:rStyle w:val="FunctionTok"/>
          </w:rPr>
          <w:t xml:space="preserve">matrix</w:t>
        </w:r>
      </w:ins>
      <w:ins w:id="1401" w:author="PR Preview" w:date="2026-01-01T00:00:00Z">
        <w:r>
          <w:rPr>
            <w:rStyle w:val="NormalTok"/>
          </w:rPr>
          <w:t xml:space="preserve">(stats</w:t>
        </w:r>
      </w:ins>
      <w:ins w:id="1402" w:author="PR Preview" w:date="2026-01-01T00:00:00Z">
        <w:r>
          <w:rPr>
            <w:rStyle w:val="SpecialCharTok"/>
          </w:rPr>
          <w:t xml:space="preserve">::</w:t>
        </w:r>
      </w:ins>
      <w:ins w:id="1403" w:author="PR Preview" w:date="2026-01-01T00:00:00Z">
        <w:r>
          <w:rPr>
            <w:rStyle w:val="FunctionTok"/>
          </w:rPr>
          <w:t xml:space="preserve">rnorm</w:t>
        </w:r>
      </w:ins>
      <w:ins w:id="1404" w:author="PR Preview" w:date="2026-01-01T00:00:00Z">
        <w:r>
          <w:rPr>
            <w:rStyle w:val="NormalTok"/>
          </w:rPr>
          <w:t xml:space="preserve">(n_obs </w:t>
        </w:r>
      </w:ins>
      <w:ins w:id="1405" w:author="PR Preview" w:date="2026-01-01T00:00:00Z">
        <w:r>
          <w:rPr>
            <w:rStyle w:val="SpecialCharTok"/>
          </w:rPr>
          <w:t xml:space="preserve">*</w:t>
        </w:r>
      </w:ins>
      <w:ins w:id="1406" w:author="PR Preview" w:date="2026-01-01T00:00:00Z">
        <w:r>
          <w:rPr>
            <w:rStyle w:val="NormalTok"/>
          </w:rPr>
          <w:t xml:space="preserve"> n_predictors), n_obs, n_predictors)</w:t>
        </w:r>
      </w:ins>
      <w:ins w:id="1407" w:author="PR Preview" w:date="2026-01-01T00:00:00Z">
        <w:r>
          <w:br/>
        </w:r>
      </w:ins>
      <w:ins w:id="1408" w:author="PR Preview" w:date="2026-01-01T00:00:00Z">
        <w:r>
          <w:rPr>
            <w:rStyle w:val="NormalTok"/>
          </w:rPr>
          <w:t xml:space="preserve">  </w:t>
        </w:r>
      </w:ins>
      <w:ins w:id="1409" w:author="PR Preview" w:date="2026-01-01T00:00:00Z">
        <w:r>
          <w:rPr>
            <w:rStyle w:val="FunctionTok"/>
          </w:rPr>
          <w:t xml:space="preserve">colnames</w:t>
        </w:r>
      </w:ins>
      <w:ins w:id="1410" w:author="PR Preview" w:date="2026-01-01T00:00:00Z">
        <w:r>
          <w:rPr>
            <w:rStyle w:val="NormalTok"/>
          </w:rPr>
          <w:t xml:space="preserve">(x) </w:t>
        </w:r>
      </w:ins>
      <w:ins w:id="1411" w:author="PR Preview" w:date="2026-01-01T00:00:00Z">
        <w:r>
          <w:rPr>
            <w:rStyle w:val="OtherTok"/>
          </w:rPr>
          <w:t xml:space="preserve">&lt;-</w:t>
        </w:r>
      </w:ins>
      <w:ins w:id="1412" w:author="PR Preview" w:date="2026-01-01T00:00:00Z">
        <w:r>
          <w:rPr>
            <w:rStyle w:val="NormalTok"/>
          </w:rPr>
          <w:t xml:space="preserve"> </w:t>
        </w:r>
      </w:ins>
      <w:ins w:id="1413" w:author="PR Preview" w:date="2026-01-01T00:00:00Z">
        <w:r>
          <w:rPr>
            <w:rStyle w:val="FunctionTok"/>
          </w:rPr>
          <w:t xml:space="preserve">paste0</w:t>
        </w:r>
      </w:ins>
      <w:ins w:id="1414" w:author="PR Preview" w:date="2026-01-01T00:00:00Z">
        <w:r>
          <w:rPr>
            <w:rStyle w:val="NormalTok"/>
          </w:rPr>
          <w:t xml:space="preserve">(</w:t>
        </w:r>
      </w:ins>
      <w:ins w:id="1415" w:author="PR Preview" w:date="2026-01-01T00:00:00Z">
        <w:r>
          <w:rPr>
            <w:rStyle w:val="StringTok"/>
          </w:rPr>
          <w:t xml:space="preserve">"x"</w:t>
        </w:r>
      </w:ins>
      <w:ins w:id="1416" w:author="PR Preview" w:date="2026-01-01T00:00:00Z">
        <w:r>
          <w:rPr>
            <w:rStyle w:val="NormalTok"/>
          </w:rPr>
          <w:t xml:space="preserve">, </w:t>
        </w:r>
      </w:ins>
      <w:ins w:id="1417" w:author="PR Preview" w:date="2026-01-01T00:00:00Z">
        <w:r>
          <w:rPr>
            <w:rStyle w:val="FunctionTok"/>
          </w:rPr>
          <w:t xml:space="preserve">seq_len</w:t>
        </w:r>
      </w:ins>
      <w:ins w:id="1418" w:author="PR Preview" w:date="2026-01-01T00:00:00Z">
        <w:r>
          <w:rPr>
            <w:rStyle w:val="NormalTok"/>
          </w:rPr>
          <w:t xml:space="preserve">(n_predictors))</w:t>
        </w:r>
      </w:ins>
      <w:ins w:id="1419" w:author="PR Preview" w:date="2026-01-01T00:00:00Z">
        <w:r>
          <w:br/>
        </w:r>
      </w:ins>
      <w:ins w:id="1420" w:author="PR Preview" w:date="2026-01-01T00:00:00Z">
        <w:r>
          <w:rPr>
            <w:rStyle w:val="NormalTok"/>
          </w:rPr>
          <w:t xml:space="preserve">  y </w:t>
        </w:r>
      </w:ins>
      <w:ins w:id="1421" w:author="PR Preview" w:date="2026-01-01T00:00:00Z">
        <w:r>
          <w:rPr>
            <w:rStyle w:val="OtherTok"/>
          </w:rPr>
          <w:t xml:space="preserve">&lt;-</w:t>
        </w:r>
      </w:ins>
      <w:ins w:id="1422" w:author="PR Preview" w:date="2026-01-01T00:00:00Z">
        <w:r>
          <w:rPr>
            <w:rStyle w:val="NormalTok"/>
          </w:rPr>
          <w:t xml:space="preserve"> stats</w:t>
        </w:r>
      </w:ins>
      <w:ins w:id="1423" w:author="PR Preview" w:date="2026-01-01T00:00:00Z">
        <w:r>
          <w:rPr>
            <w:rStyle w:val="SpecialCharTok"/>
          </w:rPr>
          <w:t xml:space="preserve">::</w:t>
        </w:r>
      </w:ins>
      <w:ins w:id="1424" w:author="PR Preview" w:date="2026-01-01T00:00:00Z">
        <w:r>
          <w:rPr>
            <w:rStyle w:val="FunctionTok"/>
          </w:rPr>
          <w:t xml:space="preserve">rnorm</w:t>
        </w:r>
      </w:ins>
      <w:ins w:id="1425" w:author="PR Preview" w:date="2026-01-01T00:00:00Z">
        <w:r>
          <w:rPr>
            <w:rStyle w:val="NormalTok"/>
          </w:rPr>
          <w:t xml:space="preserve">(n_obs)</w:t>
        </w:r>
      </w:ins>
      <w:ins w:id="1426" w:author="PR Preview" w:date="2026-01-01T00:00:00Z">
        <w:r>
          <w:br/>
        </w:r>
      </w:ins>
      <w:ins w:id="1427" w:author="PR Preview" w:date="2026-01-01T00:00:00Z">
        <w:r>
          <w:rPr>
            <w:rStyle w:val="NormalTok"/>
          </w:rPr>
          <w:t xml:space="preserve">  folds </w:t>
        </w:r>
      </w:ins>
      <w:ins w:id="1428" w:author="PR Preview" w:date="2026-01-01T00:00:00Z">
        <w:r>
          <w:rPr>
            <w:rStyle w:val="OtherTok"/>
          </w:rPr>
          <w:t xml:space="preserve">&lt;-</w:t>
        </w:r>
      </w:ins>
      <w:ins w:id="1429" w:author="PR Preview" w:date="2026-01-01T00:00:00Z">
        <w:r>
          <w:rPr>
            <w:rStyle w:val="NormalTok"/>
          </w:rPr>
          <w:t xml:space="preserve"> </w:t>
        </w:r>
      </w:ins>
      <w:ins w:id="1430" w:author="PR Preview" w:date="2026-01-01T00:00:00Z">
        <w:r>
          <w:rPr>
            <w:rStyle w:val="FunctionTok"/>
          </w:rPr>
          <w:t xml:space="preserve">assign_folds</w:t>
        </w:r>
      </w:ins>
      <w:ins w:id="1431" w:author="PR Preview" w:date="2026-01-01T00:00:00Z">
        <w:r>
          <w:rPr>
            <w:rStyle w:val="NormalTok"/>
          </w:rPr>
          <w:t xml:space="preserve">(n_obs, </w:t>
        </w:r>
      </w:ins>
      <w:ins w:id="1432" w:author="PR Preview" w:date="2026-01-01T00:00:00Z">
        <w:r>
          <w:rPr>
            <w:rStyle w:val="AttributeTok"/>
          </w:rPr>
          <w:t xml:space="preserve">k =</w:t>
        </w:r>
      </w:ins>
      <w:ins w:id="1433" w:author="PR Preview" w:date="2026-01-01T00:00:00Z">
        <w:r>
          <w:rPr>
            <w:rStyle w:val="NormalTok"/>
          </w:rPr>
          <w:t xml:space="preserve"> </w:t>
        </w:r>
      </w:ins>
      <w:ins w:id="1434" w:author="PR Preview" w:date="2026-01-01T00:00:00Z">
        <w:r>
          <w:rPr>
            <w:rStyle w:val="DecValTok"/>
          </w:rPr>
          <w:t xml:space="preserve">5</w:t>
        </w:r>
      </w:ins>
      <w:ins w:id="1435" w:author="PR Preview" w:date="2026-01-01T00:00:00Z">
        <w:r>
          <w:rPr>
            <w:rStyle w:val="NormalTok"/>
          </w:rPr>
          <w:t xml:space="preserve">)</w:t>
        </w:r>
      </w:ins>
      <w:ins w:id="1436" w:author="PR Preview" w:date="2026-01-01T00:00:00Z">
        <w:r>
          <w:br/>
        </w:r>
      </w:ins>
      <w:ins w:id="1437" w:author="PR Preview" w:date="2026-01-01T00:00:00Z">
        <w:r>
          <w:rPr>
            <w:rStyle w:val="NormalTok"/>
          </w:rPr>
          <w:t xml:space="preserve">  tibble</w:t>
        </w:r>
      </w:ins>
      <w:ins w:id="1438" w:author="PR Preview" w:date="2026-01-01T00:00:00Z">
        <w:r>
          <w:rPr>
            <w:rStyle w:val="SpecialCharTok"/>
          </w:rPr>
          <w:t xml:space="preserve">::</w:t>
        </w:r>
      </w:ins>
      <w:ins w:id="1439" w:author="PR Preview" w:date="2026-01-01T00:00:00Z">
        <w:r>
          <w:rPr>
            <w:rStyle w:val="FunctionTok"/>
          </w:rPr>
          <w:t xml:space="preserve">tibble</w:t>
        </w:r>
      </w:ins>
      <w:ins w:id="1440" w:author="PR Preview" w:date="2026-01-01T00:00:00Z">
        <w:r>
          <w:rPr>
            <w:rStyle w:val="NormalTok"/>
          </w:rPr>
          <w:t xml:space="preserve">(</w:t>
        </w:r>
      </w:ins>
      <w:ins w:id="1441" w:author="PR Preview" w:date="2026-01-01T00:00:00Z">
        <w:r>
          <w:br/>
        </w:r>
      </w:ins>
      <w:ins w:id="1442" w:author="PR Preview" w:date="2026-01-01T00:00:00Z">
        <w:r>
          <w:rPr>
            <w:rStyle w:val="NormalTok"/>
          </w:rPr>
          <w:t xml:space="preserve">    </w:t>
        </w:r>
      </w:ins>
      <w:ins w:id="1443" w:author="PR Preview" w:date="2026-01-01T00:00:00Z">
        <w:r>
          <w:rPr>
            <w:rStyle w:val="AttributeTok"/>
          </w:rPr>
          <w:t xml:space="preserve">sim =</w:t>
        </w:r>
      </w:ins>
      <w:ins w:id="1444" w:author="PR Preview" w:date="2026-01-01T00:00:00Z">
        <w:r>
          <w:rPr>
            <w:rStyle w:val="NormalTok"/>
          </w:rPr>
          <w:t xml:space="preserve"> s,</w:t>
        </w:r>
      </w:ins>
      <w:ins w:id="1445" w:author="PR Preview" w:date="2026-01-01T00:00:00Z">
        <w:r>
          <w:br/>
        </w:r>
      </w:ins>
      <w:ins w:id="1446" w:author="PR Preview" w:date="2026-01-01T00:00:00Z">
        <w:r>
          <w:rPr>
            <w:rStyle w:val="NormalTok"/>
          </w:rPr>
          <w:t xml:space="preserve">    </w:t>
        </w:r>
      </w:ins>
      <w:ins w:id="1447" w:author="PR Preview" w:date="2026-01-01T00:00:00Z">
        <w:r>
          <w:rPr>
            <w:rStyle w:val="AttributeTok"/>
          </w:rPr>
          <w:t xml:space="preserve">outside =</w:t>
        </w:r>
      </w:ins>
      <w:ins w:id="1448" w:author="PR Preview" w:date="2026-01-01T00:00:00Z">
        <w:r>
          <w:rPr>
            <w:rStyle w:val="NormalTok"/>
          </w:rPr>
          <w:t xml:space="preserve"> </w:t>
        </w:r>
      </w:ins>
      <w:ins w:id="1449" w:author="PR Preview" w:date="2026-01-01T00:00:00Z">
        <w:r>
          <w:rPr>
            <w:rStyle w:val="FunctionTok"/>
          </w:rPr>
          <w:t xml:space="preserve">screened_cv</w:t>
        </w:r>
      </w:ins>
      <w:ins w:id="1450" w:author="PR Preview" w:date="2026-01-01T00:00:00Z">
        <w:r>
          <w:rPr>
            <w:rStyle w:val="NormalTok"/>
          </w:rPr>
          <w:t xml:space="preserve">(x, y, folds, </w:t>
        </w:r>
      </w:ins>
      <w:ins w:id="1451" w:author="PR Preview" w:date="2026-01-01T00:00:00Z">
        <w:r>
          <w:rPr>
            <w:rStyle w:val="AttributeTok"/>
          </w:rPr>
          <w:t xml:space="preserve">n_keep =</w:t>
        </w:r>
      </w:ins>
      <w:ins w:id="1452" w:author="PR Preview" w:date="2026-01-01T00:00:00Z">
        <w:r>
          <w:rPr>
            <w:rStyle w:val="NormalTok"/>
          </w:rPr>
          <w:t xml:space="preserve"> </w:t>
        </w:r>
      </w:ins>
      <w:ins w:id="1453" w:author="PR Preview" w:date="2026-01-01T00:00:00Z">
        <w:r>
          <w:rPr>
            <w:rStyle w:val="DecValTok"/>
          </w:rPr>
          <w:t xml:space="preserve">10</w:t>
        </w:r>
      </w:ins>
      <w:ins w:id="1454" w:author="PR Preview" w:date="2026-01-01T00:00:00Z">
        <w:r>
          <w:rPr>
            <w:rStyle w:val="NormalTok"/>
          </w:rPr>
          <w:t xml:space="preserve">, </w:t>
        </w:r>
      </w:ins>
      <w:ins w:id="1455" w:author="PR Preview" w:date="2026-01-01T00:00:00Z">
        <w:r>
          <w:rPr>
            <w:rStyle w:val="AttributeTok"/>
          </w:rPr>
          <w:t xml:space="preserve">screen =</w:t>
        </w:r>
      </w:ins>
      <w:ins w:id="1456" w:author="PR Preview" w:date="2026-01-01T00:00:00Z">
        <w:r>
          <w:rPr>
            <w:rStyle w:val="NormalTok"/>
          </w:rPr>
          <w:t xml:space="preserve"> </w:t>
        </w:r>
      </w:ins>
      <w:ins w:id="1457" w:author="PR Preview" w:date="2026-01-01T00:00:00Z">
        <w:r>
          <w:rPr>
            <w:rStyle w:val="StringTok"/>
          </w:rPr>
          <w:t xml:space="preserve">"outside"</w:t>
        </w:r>
      </w:ins>
      <w:ins w:id="1458" w:author="PR Preview" w:date="2026-01-01T00:00:00Z">
        <w:r>
          <w:rPr>
            <w:rStyle w:val="NormalTok"/>
          </w:rPr>
          <w:t xml:space="preserve">),</w:t>
        </w:r>
      </w:ins>
      <w:ins w:id="1459" w:author="PR Preview" w:date="2026-01-01T00:00:00Z">
        <w:r>
          <w:br/>
        </w:r>
      </w:ins>
      <w:ins w:id="1460" w:author="PR Preview" w:date="2026-01-01T00:00:00Z">
        <w:r>
          <w:rPr>
            <w:rStyle w:val="NormalTok"/>
          </w:rPr>
          <w:t xml:space="preserve">    </w:t>
        </w:r>
      </w:ins>
      <w:ins w:id="1461" w:author="PR Preview" w:date="2026-01-01T00:00:00Z">
        <w:r>
          <w:rPr>
            <w:rStyle w:val="AttributeTok"/>
          </w:rPr>
          <w:t xml:space="preserve">inside =</w:t>
        </w:r>
      </w:ins>
      <w:ins w:id="1462" w:author="PR Preview" w:date="2026-01-01T00:00:00Z">
        <w:r>
          <w:rPr>
            <w:rStyle w:val="NormalTok"/>
          </w:rPr>
          <w:t xml:space="preserve"> </w:t>
        </w:r>
      </w:ins>
      <w:ins w:id="1463" w:author="PR Preview" w:date="2026-01-01T00:00:00Z">
        <w:r>
          <w:rPr>
            <w:rStyle w:val="FunctionTok"/>
          </w:rPr>
          <w:t xml:space="preserve">screened_cv</w:t>
        </w:r>
      </w:ins>
      <w:ins w:id="1464" w:author="PR Preview" w:date="2026-01-01T00:00:00Z">
        <w:r>
          <w:rPr>
            <w:rStyle w:val="NormalTok"/>
          </w:rPr>
          <w:t xml:space="preserve">(x, y, folds, </w:t>
        </w:r>
      </w:ins>
      <w:ins w:id="1465" w:author="PR Preview" w:date="2026-01-01T00:00:00Z">
        <w:r>
          <w:rPr>
            <w:rStyle w:val="AttributeTok"/>
          </w:rPr>
          <w:t xml:space="preserve">n_keep =</w:t>
        </w:r>
      </w:ins>
      <w:ins w:id="1466" w:author="PR Preview" w:date="2026-01-01T00:00:00Z">
        <w:r>
          <w:rPr>
            <w:rStyle w:val="NormalTok"/>
          </w:rPr>
          <w:t xml:space="preserve"> </w:t>
        </w:r>
      </w:ins>
      <w:ins w:id="1467" w:author="PR Preview" w:date="2026-01-01T00:00:00Z">
        <w:r>
          <w:rPr>
            <w:rStyle w:val="DecValTok"/>
          </w:rPr>
          <w:t xml:space="preserve">10</w:t>
        </w:r>
      </w:ins>
      <w:ins w:id="1468" w:author="PR Preview" w:date="2026-01-01T00:00:00Z">
        <w:r>
          <w:rPr>
            <w:rStyle w:val="NormalTok"/>
          </w:rPr>
          <w:t xml:space="preserve">, </w:t>
        </w:r>
      </w:ins>
      <w:ins w:id="1469" w:author="PR Preview" w:date="2026-01-01T00:00:00Z">
        <w:r>
          <w:rPr>
            <w:rStyle w:val="AttributeTok"/>
          </w:rPr>
          <w:t xml:space="preserve">screen =</w:t>
        </w:r>
      </w:ins>
      <w:ins w:id="1470" w:author="PR Preview" w:date="2026-01-01T00:00:00Z">
        <w:r>
          <w:rPr>
            <w:rStyle w:val="NormalTok"/>
          </w:rPr>
          <w:t xml:space="preserve"> </w:t>
        </w:r>
      </w:ins>
      <w:ins w:id="1471" w:author="PR Preview" w:date="2026-01-01T00:00:00Z">
        <w:r>
          <w:rPr>
            <w:rStyle w:val="StringTok"/>
          </w:rPr>
          <w:t xml:space="preserve">"inside"</w:t>
        </w:r>
      </w:ins>
      <w:ins w:id="1472" w:author="PR Preview" w:date="2026-01-01T00:00:00Z">
        <w:r>
          <w:rPr>
            <w:rStyle w:val="NormalTok"/>
          </w:rPr>
          <w:t xml:space="preserve">)</w:t>
        </w:r>
      </w:ins>
      <w:ins w:id="1473" w:author="PR Preview" w:date="2026-01-01T00:00:00Z">
        <w:r>
          <w:br/>
        </w:r>
      </w:ins>
      <w:ins w:id="1474" w:author="PR Preview" w:date="2026-01-01T00:00:00Z">
        <w:r>
          <w:rPr>
            <w:rStyle w:val="NormalTok"/>
          </w:rPr>
          <w:t xml:space="preserve">  )</w:t>
        </w:r>
      </w:ins>
      <w:ins w:id="1475" w:author="PR Preview" w:date="2026-01-01T00:00:00Z">
        <w:r>
          <w:br/>
        </w:r>
      </w:ins>
      <w:ins w:id="1476" w:author="PR Preview" w:date="2026-01-01T00:00:00Z">
        <w:r>
          <w:rPr>
            <w:rStyle w:val="NormalTok"/>
          </w:rPr>
          <w:t xml:space="preserve">}) </w:t>
        </w:r>
      </w:ins>
      <w:ins w:id="1477" w:author="PR Preview" w:date="2026-01-01T00:00:00Z">
        <w:r>
          <w:rPr>
            <w:rStyle w:val="SpecialCharTok"/>
          </w:rPr>
          <w:t xml:space="preserve">|&gt;</w:t>
        </w:r>
      </w:ins>
      <w:ins w:id="1478" w:author="PR Preview" w:date="2026-01-01T00:00:00Z">
        <w:r>
          <w:br/>
        </w:r>
      </w:ins>
      <w:ins w:id="1479" w:author="PR Preview" w:date="2026-01-01T00:00:00Z">
        <w:r>
          <w:rPr>
            <w:rStyle w:val="NormalTok"/>
          </w:rPr>
          <w:t xml:space="preserve">  purrr</w:t>
        </w:r>
      </w:ins>
      <w:ins w:id="1480" w:author="PR Preview" w:date="2026-01-01T00:00:00Z">
        <w:r>
          <w:rPr>
            <w:rStyle w:val="SpecialCharTok"/>
          </w:rPr>
          <w:t xml:space="preserve">::</w:t>
        </w:r>
      </w:ins>
      <w:ins w:id="1481" w:author="PR Preview" w:date="2026-01-01T00:00:00Z">
        <w:r>
          <w:rPr>
            <w:rStyle w:val="FunctionTok"/>
          </w:rPr>
          <w:t xml:space="preserve">list_rbind</w:t>
        </w:r>
      </w:ins>
      <w:ins w:id="1482" w:author="PR Preview" w:date="2026-01-01T00:00:00Z">
        <w:r>
          <w:rPr>
            <w:rStyle w:val="NormalTok"/>
          </w:rPr>
          <w:t xml:space="preserve">()</w:t>
        </w:r>
      </w:ins>
      <w:ins w:id="1483" w:author="PR Preview" w:date="2026-01-01T00:00:00Z">
        <w:r>
          <w:br/>
        </w:r>
      </w:ins>
      <w:ins w:id="1484" w:author="PR Preview" w:date="2026-01-01T00:00:00Z">
        <w:r>
          <w:br/>
        </w:r>
      </w:ins>
      <w:ins w:id="1485" w:author="PR Preview" w:date="2026-01-01T00:00:00Z">
        <w:r>
          <w:rPr>
            <w:rStyle w:val="NormalTok"/>
          </w:rPr>
          <w:t xml:space="preserve">screening_summary </w:t>
        </w:r>
      </w:ins>
      <w:ins w:id="1486" w:author="PR Preview" w:date="2026-01-01T00:00:00Z">
        <w:r>
          <w:rPr>
            <w:rStyle w:val="OtherTok"/>
          </w:rPr>
          <w:t xml:space="preserve">&lt;-</w:t>
        </w:r>
      </w:ins>
      <w:ins w:id="1487" w:author="PR Preview" w:date="2026-01-01T00:00:00Z">
        <w:r>
          <w:br/>
        </w:r>
      </w:ins>
      <w:ins w:id="1488" w:author="PR Preview" w:date="2026-01-01T00:00:00Z">
        <w:r>
          <w:rPr>
            <w:rStyle w:val="NormalTok"/>
          </w:rPr>
          <w:t xml:space="preserve">  screening_results </w:t>
        </w:r>
      </w:ins>
      <w:ins w:id="1489" w:author="PR Preview" w:date="2026-01-01T00:00:00Z">
        <w:r>
          <w:rPr>
            <w:rStyle w:val="SpecialCharTok"/>
          </w:rPr>
          <w:t xml:space="preserve">|&gt;</w:t>
        </w:r>
      </w:ins>
      <w:ins w:id="1490" w:author="PR Preview" w:date="2026-01-01T00:00:00Z">
        <w:r>
          <w:br/>
        </w:r>
      </w:ins>
      <w:ins w:id="1491" w:author="PR Preview" w:date="2026-01-01T00:00:00Z">
        <w:r>
          <w:rPr>
            <w:rStyle w:val="NormalTok"/>
          </w:rPr>
          <w:t xml:space="preserve">  dplyr</w:t>
        </w:r>
      </w:ins>
      <w:ins w:id="1492" w:author="PR Preview" w:date="2026-01-01T00:00:00Z">
        <w:r>
          <w:rPr>
            <w:rStyle w:val="SpecialCharTok"/>
          </w:rPr>
          <w:t xml:space="preserve">::</w:t>
        </w:r>
      </w:ins>
      <w:ins w:id="1493" w:author="PR Preview" w:date="2026-01-01T00:00:00Z">
        <w:r>
          <w:rPr>
            <w:rStyle w:val="FunctionTok"/>
          </w:rPr>
          <w:t xml:space="preserve">summarise</w:t>
        </w:r>
      </w:ins>
      <w:ins w:id="1494" w:author="PR Preview" w:date="2026-01-01T00:00:00Z">
        <w:r>
          <w:rPr>
            <w:rStyle w:val="NormalTok"/>
          </w:rPr>
          <w:t xml:space="preserve">(</w:t>
        </w:r>
      </w:ins>
      <w:ins w:id="1495" w:author="PR Preview" w:date="2026-01-01T00:00:00Z">
        <w:r>
          <w:br/>
        </w:r>
      </w:ins>
      <w:ins w:id="1496" w:author="PR Preview" w:date="2026-01-01T00:00:00Z">
        <w:r>
          <w:rPr>
            <w:rStyle w:val="NormalTok"/>
          </w:rPr>
          <w:t xml:space="preserve">    dplyr</w:t>
        </w:r>
      </w:ins>
      <w:ins w:id="1497" w:author="PR Preview" w:date="2026-01-01T00:00:00Z">
        <w:r>
          <w:rPr>
            <w:rStyle w:val="SpecialCharTok"/>
          </w:rPr>
          <w:t xml:space="preserve">::</w:t>
        </w:r>
      </w:ins>
      <w:ins w:id="1498" w:author="PR Preview" w:date="2026-01-01T00:00:00Z">
        <w:r>
          <w:rPr>
            <w:rStyle w:val="FunctionTok"/>
          </w:rPr>
          <w:t xml:space="preserve">across</w:t>
        </w:r>
      </w:ins>
      <w:ins w:id="1499" w:author="PR Preview" w:date="2026-01-01T00:00:00Z">
        <w:r>
          <w:rPr>
            <w:rStyle w:val="NormalTok"/>
          </w:rPr>
          <w:t xml:space="preserve">(</w:t>
        </w:r>
      </w:ins>
      <w:ins w:id="1500" w:author="PR Preview" w:date="2026-01-01T00:00:00Z">
        <w:r>
          <w:rPr>
            <w:rStyle w:val="FunctionTok"/>
          </w:rPr>
          <w:t xml:space="preserve">c</w:t>
        </w:r>
      </w:ins>
      <w:ins w:id="1501" w:author="PR Preview" w:date="2026-01-01T00:00:00Z">
        <w:r>
          <w:rPr>
            <w:rStyle w:val="NormalTok"/>
          </w:rPr>
          <w:t xml:space="preserve">(outside, inside), mean)</w:t>
        </w:r>
      </w:ins>
      <w:ins w:id="1502" w:author="PR Preview" w:date="2026-01-01T00:00:00Z">
        <w:r>
          <w:br/>
        </w:r>
      </w:ins>
      <w:ins w:id="1503" w:author="PR Preview" w:date="2026-01-01T00:00:00Z">
        <w:r>
          <w:rPr>
            <w:rStyle w:val="NormalTok"/>
          </w:rPr>
          <w:t xml:space="preserve">  )</w:t>
        </w:r>
      </w:ins>
      <w:ins w:id="1504" w:author="PR Preview" w:date="2026-01-01T00:00:00Z">
        <w:r>
          <w:br/>
        </w:r>
      </w:ins>
      <w:ins w:id="1505" w:author="PR Preview" w:date="2026-01-01T00:00:00Z">
        <w:r>
          <w:br/>
        </w:r>
      </w:ins>
      <w:ins w:id="1506" w:author="PR Preview" w:date="2026-01-01T00:00:00Z">
        <w:r>
          <w:rPr>
            <w:rStyle w:val="NormalTok"/>
          </w:rPr>
          <w:t xml:space="preserve">screening_summary</w:t>
        </w:r>
      </w:ins>
      <w:ins w:id="1507" w:author="PR Preview" w:date="2026-01-01T00:00:00Z">
        <w:r>
          <w:br/>
        </w:r>
      </w:ins>
      <w:ins w:id="1508" w:author="PR Preview" w:date="2026-01-01T00:00:00Z">
        <w:r>
          <w:rPr>
            <w:rStyle w:val="CommentTok"/>
          </w:rPr>
          <w:t xml:space="preserve">#&gt; # A tibble: 1 × 2</w:t>
        </w:r>
      </w:ins>
      <w:ins w:id="1509" w:author="PR Preview" w:date="2026-01-01T00:00:00Z">
        <w:r>
          <w:br/>
        </w:r>
      </w:ins>
      <w:ins w:id="1510" w:author="PR Preview" w:date="2026-01-01T00:00:00Z">
        <w:r>
          <w:rPr>
            <w:rStyle w:val="CommentTok"/>
          </w:rPr>
          <w:t xml:space="preserve">#&gt;   outside inside</w:t>
        </w:r>
      </w:ins>
      <w:ins w:id="1511" w:author="PR Preview" w:date="2026-01-01T00:00:00Z">
        <w:r>
          <w:br/>
        </w:r>
      </w:ins>
      <w:ins w:id="1512" w:author="PR Preview" w:date="2026-01-01T00:00:00Z">
        <w:r>
          <w:rPr>
            <w:rStyle w:val="CommentTok"/>
          </w:rPr>
          <w:t xml:space="preserve">#&gt;     &lt;dbl&gt;  &lt;dbl&gt;</w:t>
        </w:r>
      </w:ins>
      <w:ins w:id="1513" w:author="PR Preview" w:date="2026-01-01T00:00:00Z">
        <w:r>
          <w:br/>
        </w:r>
      </w:ins>
      <w:ins w:id="1514" w:author="PR Preview" w:date="2026-01-01T00:00:00Z">
        <w:r>
          <w:rPr>
            <w:rStyle w:val="CommentTok"/>
          </w:rPr>
          <w:t xml:space="preserve">#&gt; 1   0.537   1.52</w:t>
        </w:r>
      </w:ins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3"/>
    <w:bookmarkStart w:id="235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5"/>
    <w:bookmarkEnd w:id="236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38"/>
    <w:bookmarkStart w:id="2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63" Type="http://schemas.openxmlformats.org/officeDocument/2006/relationships/image" Target="media/rId163.png"/><Relationship Id="rId224" Type="http://schemas.openxmlformats.org/officeDocument/2006/relationships/image" Target="media/rId224.png"/><Relationship Id="rId84" Type="http://schemas.openxmlformats.org/officeDocument/2006/relationships/image" Target="media/rId84.png"/><Relationship Id="rId109" Type="http://schemas.openxmlformats.org/officeDocument/2006/relationships/image" Target="media/rId109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121" Type="http://schemas.openxmlformats.org/officeDocument/2006/relationships/image" Target="media/rId121.png"/><Relationship Id="rId184" Type="http://schemas.openxmlformats.org/officeDocument/2006/relationships/hyperlink" Target="correlation-regression.qmd#def-ols" TargetMode="External"/><Relationship Id="rId180" Type="http://schemas.openxmlformats.org/officeDocument/2006/relationships/hyperlink" Target="correlation-regression.qmd#def-slr-covariate-vector" TargetMode="External"/><Relationship Id="rId188" Type="http://schemas.openxmlformats.org/officeDocument/2006/relationships/hyperlink" Target="correlation-regression.qmd#thm-ols-slr-vector" TargetMode="External"/><Relationship Id="rId214" Type="http://schemas.openxmlformats.org/officeDocument/2006/relationships/hyperlink" Target="estimation.qmd#def-SE" TargetMode="External"/><Relationship Id="rId28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39" Type="http://schemas.openxmlformats.org/officeDocument/2006/relationships/hyperlink" Target="estimation.qmd#def-prediction-error" TargetMode="External"/><Relationship Id="rId25" Type="http://schemas.openxmlformats.org/officeDocument/2006/relationships/hyperlink" Target="estimation.qmd#def-prediction-mse" TargetMode="External"/><Relationship Id="rId209" Type="http://schemas.openxmlformats.org/officeDocument/2006/relationships/hyperlink" Target="exploratory-descriptive.qmd#def-sample-sd" TargetMode="External"/><Relationship Id="rId234" Type="http://schemas.openxmlformats.org/officeDocument/2006/relationships/hyperlink" Target="exploratory-descriptive.qmd#def-standardization" TargetMode="External"/><Relationship Id="rId23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1418-1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_rels/footnotes.xml.rels><?xml version='1.0' encoding='UTF-8' standalone='yes'?>
<Relationships xmlns="http://schemas.openxmlformats.org/package/2006/relationships"><Relationship Id="rId184" Type="http://schemas.openxmlformats.org/officeDocument/2006/relationships/hyperlink" Target="correlation-regression.qmd#def-ols" TargetMode="External"/><Relationship Id="rId180" Type="http://schemas.openxmlformats.org/officeDocument/2006/relationships/hyperlink" Target="correlation-regression.qmd#def-slr-covariate-vector" TargetMode="External"/><Relationship Id="rId188" Type="http://schemas.openxmlformats.org/officeDocument/2006/relationships/hyperlink" Target="correlation-regression.qmd#thm-ols-slr-vector" TargetMode="External"/><Relationship Id="rId214" Type="http://schemas.openxmlformats.org/officeDocument/2006/relationships/hyperlink" Target="estimation.qmd#def-SE" TargetMode="External"/><Relationship Id="rId28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39" Type="http://schemas.openxmlformats.org/officeDocument/2006/relationships/hyperlink" Target="estimation.qmd#def-prediction-error" TargetMode="External"/><Relationship Id="rId25" Type="http://schemas.openxmlformats.org/officeDocument/2006/relationships/hyperlink" Target="estimation.qmd#def-prediction-mse" TargetMode="External"/><Relationship Id="rId209" Type="http://schemas.openxmlformats.org/officeDocument/2006/relationships/hyperlink" Target="exploratory-descriptive.qmd#def-sample-sd" TargetMode="External"/><Relationship Id="rId234" Type="http://schemas.openxmlformats.org/officeDocument/2006/relationships/hyperlink" Target="exploratory-descriptive.qmd#def-standardization" TargetMode="External"/><Relationship Id="rId23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1418-1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2026-10-09T18:46:20Z</dcterms:created>
  <dcterms:modified xsi:type="dcterms:W3CDTF">2026-10-09T18:46:20Z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11:32:26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