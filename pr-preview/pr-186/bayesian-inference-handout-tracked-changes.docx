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(Marginal likelihood)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a prior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a model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the data given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marginal likelihood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(also called 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evidence</w:delText>
        </w:r>
      </w:del>
      <w:del w:id="22" w:author="PR Preview" w:date="2026-01-01T00:00:00Z">
        <w:r>
          <w:delText xml:space="preserve">)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 observed data</w:delText>
        </w:r>
      </w:del>
      <w:del w:id="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5 (Marginal likelihood (evidence))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Given a prior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a model</w:t>
        </w:r>
      </w:ins>
      <w:ins w:id="3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the data given</w:t>
        </w:r>
      </w:ins>
      <w:ins w:id="37" w:author="PR Preview" w:date="2026-01-01T00:00:00Z">
        <w:r>
          <w:t xml:space="preserve"> </w:t>
        </w:r>
      </w:ins>
      <m:oMath>
        <m:r>
          <m:t>θ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marginal likelihood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(also called 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evidence</w:t>
        </w:r>
      </w:ins>
      <w:ins w:id="47" w:author="PR Preview" w:date="2026-01-01T00:00:00Z">
        <w:r>
          <w:t xml:space="preserve">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 observed data</w:t>
        </w:r>
      </w:ins>
      <w:ins w:id="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del w:id="53" w:author="PR Preview" w:date="2026-01-01T00:00:00Z">
        <w:r>
          <w:rPr>
            <w:b/>
            <w:bCs/>
          </w:rPr>
          <w:delText xml:space="preserve">Definition 13 (Flat prior)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flat prior</w:delText>
        </w:r>
      </w:del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also called a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rPr>
            <w:b/>
            <w:bCs/>
          </w:rPr>
          <w:delText xml:space="preserve">uniform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or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noninformative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prior,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a</w:delText>
        </w:r>
      </w:del>
      <w:del w:id="71" w:author="PR Preview" w:date="2026-01-01T00:00:00Z">
        <w:r>
          <w:delText xml:space="preserve"> </w:delText>
        </w:r>
      </w:del>
      <w:hyperlink w:anchor="def-prior">
        <w:del w:id="72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whose density is constant on the parameter space: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for</w:delText>
        </w:r>
      </w:del>
      <w:del w:id="7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del w:id="79" w:author="PR Preview" w:date="2026-01-01T00:00:00Z">
        <w:r>
          <w:delText xml:space="preserve">.</w:delText>
        </w:r>
      </w:del>
    </w:p>
    <w:p>
      <w:pPr>
        <w:pStyle w:val="BodyText"/>
      </w:pPr>
      <w:ins w:id="80" w:author="PR Preview" w:date="2026-01-01T00:00:00Z">
        <w:r>
          <w:rPr>
            <w:b/>
            <w:bCs/>
          </w:rPr>
          <w:t xml:space="preserve">Definition 13 (Flat prior (uniform prior))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flat prior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also called a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uniform prior</w:t>
        </w:r>
      </w:ins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</w:t>
        </w:r>
      </w:ins>
      <w:ins w:id="93" w:author="PR Preview" w:date="2026-01-01T00:00:00Z">
        <w:r>
          <w:t xml:space="preserve"> </w:t>
        </w:r>
      </w:ins>
      <w:hyperlink w:anchor="def-prior">
        <w:ins w:id="94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whose density is constant on the parameter space: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</w:t>
        </w:r>
      </w:ins>
      <w:ins w:id="10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ins w:id="101" w:author="PR Preview" w:date="2026-01-01T00:00:00Z">
        <w:r>
          <w:t xml:space="preserve">.</w:t>
        </w:r>
      </w:ins>
    </w:p>
    <w:bookmarkEnd w:id="91"/>
    <w:p>
      <w:pPr>
        <w:pStyle w:val="BodyText"/>
      </w:pPr>
      <w:ins w:id="102" w:author="PR Preview" w:date="2026-01-01T00:00:00Z">
        <w:r>
          <w:t xml:space="preserve">A flat prior is a common choice of noninformative prior,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but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“noninformative prior”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the broader idea: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other noninformative priors, such as Jeffreys priors, are not flat.</w:t>
        </w:r>
      </w:ins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del w:id="111" w:author="PR Preview" w:date="2026-01-01T00:00:00Z">
        <w:r>
          <w:rPr>
            <w:b/>
            <w:bCs/>
          </w:rPr>
          <w:delText xml:space="preserve">Definition 22 (Hierarchical model)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rPr>
            <w:b/>
            <w:bCs/>
          </w:rPr>
          <w:delText xml:space="preserve">hierarchical model</w:delText>
        </w:r>
      </w:del>
      <w:del w:id="116" w:author="PR Preview" w:date="2026-01-01T00:00:00Z">
        <w:r>
          <w:delText xml:space="preserve">, also called a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b/>
            <w:bCs/>
          </w:rPr>
          <w:delText xml:space="preserve">multilevel model</w:delText>
        </w:r>
      </w:del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a model in which the data depend on group-level parameters,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and the group-level parameters are themselves random,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with a distribution that depends on further unknown parameters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(Dobson and Barnett 2018, chap. 12, p. 281)</w:delText>
        </w:r>
      </w:del>
      <w:del w:id="128" w:author="PR Preview" w:date="2026-01-01T00:00:00Z">
        <w:r>
          <w:delText xml:space="preserve">.</w:delText>
        </w:r>
      </w:del>
    </w:p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Definition 22 (Hierarchical model (multilevel model))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rPr>
            <w:b/>
            <w:bCs/>
          </w:rPr>
          <w:t xml:space="preserve">hierarchical model</w:t>
        </w:r>
      </w:ins>
      <w:ins w:id="134" w:author="PR Preview" w:date="2026-01-01T00:00:00Z">
        <w:r>
          <w:t xml:space="preserve">, also called a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rPr>
            <w:b/>
            <w:bCs/>
          </w:rPr>
          <w:t xml:space="preserve">multilevel model</w:t>
        </w:r>
      </w:ins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a model in which the data depend on group-level parameters,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the group-level parameters are themselves random,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a distribution that depends on further unknown parameters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(Dobson and Barnett 2018, chap. 12, p. 281)</w:t>
        </w:r>
      </w:ins>
      <w:ins w:id="146" w:author="PR Preview" w:date="2026-01-01T00:00:00Z">
        <w:r>
          <w:t xml:space="preserve">.</w:t>
        </w:r>
      </w:ins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2026-10-15T12:51:05Z</dcterms:created>
  <dcterms:modified xsi:type="dcterms:W3CDTF">2026-10-15T12:51:05Z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