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2026-10-15 15:19:11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15:23:41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1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7" w:name="sec-fwer"/>
    <w:p>
      <w:pPr>
        <w:pStyle w:val="Heading3"/>
      </w:pPr>
      <w:r>
        <w:t xml:space="preserve">3.2 The family-wise error rate</w:t>
      </w:r>
    </w:p>
    <w:bookmarkStart w:id="34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5"/>
    <w:bookmarkStart w:id="36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6"/>
    <w:bookmarkEnd w:id="37"/>
    <w:bookmarkStart w:id="44" w:name="sec-fdr"/>
    <w:p>
      <w:pPr>
        <w:pStyle w:val="Heading3"/>
      </w:pPr>
      <w:r>
        <w:t xml:space="preserve">3.3 The false discovery rate</w:t>
      </w:r>
    </w:p>
    <w:bookmarkStart w:id="38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bookmarkStart w:id="40" w:name="rem-source-fdr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(1995)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40"/>
    <w:bookmarkStart w:id="41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1"/>
    <w:bookmarkStart w:id="42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2"/>
    <w:bookmarkStart w:id="43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3"/>
    <w:bookmarkEnd w:id="44"/>
    <w:bookmarkStart w:id="50" w:name="sec-valid-p-values"/>
    <w:p>
      <w:pPr>
        <w:pStyle w:val="Heading3"/>
      </w:pPr>
      <w:r>
        <w:t xml:space="preserve">3.4 Valid p-values</w:t>
      </w:r>
    </w:p>
    <w:bookmarkStart w:id="45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6"/>
    <w:bookmarkStart w:id="47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7"/>
    <w:bookmarkStart w:id="49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8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49"/>
    <w:bookmarkEnd w:id="50"/>
    <w:bookmarkEnd w:id="51"/>
    <w:bookmarkStart w:id="74" w:name="sec-fwer-control"/>
    <w:p>
      <w:pPr>
        <w:pStyle w:val="Heading2"/>
      </w:pPr>
      <w:r>
        <w:t xml:space="preserve">4 Controlling the family-wise error rate</w:t>
      </w:r>
    </w:p>
    <w:bookmarkStart w:id="64" w:name="sec-bonferroni"/>
    <w:p>
      <w:pPr>
        <w:pStyle w:val="Heading3"/>
      </w:pPr>
      <w:r>
        <w:t xml:space="preserve">4.1 The Bonferroni correction</w:t>
      </w:r>
    </w:p>
    <w:bookmarkStart w:id="52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3" w:author="PR Preview" w:date="2026-01-01T00:00:00Z">
        <w:r>
          <w:rPr>
            <w:i/>
            <w:iCs/>
          </w:rPr>
          <w:delText xml:space="preserve">Remark 6</w:delText>
        </w:r>
      </w:del>
      <w:del w:id="4" w:author="PR Preview" w:date="2026-01-01T00:00:00Z">
        <w:r>
          <w:delText xml:space="preserve"> (Source: Bonferroni correction). </w:delText>
        </w:r>
      </w:del>
      <w:del w:id="5" w:author="PR Preview" w:date="2026-01-01T00:00:00Z">
        <w:r>
          <w:delText xml:space="preserve">James et al. (2021, ch. 13)</w:delText>
        </w:r>
      </w:del>
      <w:del w:id="6" w:author="PR Preview" w:date="2026-01-01T00:00:00Z">
        <w:r>
          <w:delText xml:space="preserve">.</w:delText>
        </w:r>
      </w:del>
    </w:p>
    <w:p>
      <w:pPr>
        <w:pStyle w:val="FirstParagraph"/>
      </w:pPr>
      <w:ins w:id="7" w:author="PR Preview" w:date="2026-01-01T00:00:00Z">
        <w:r>
          <w:t xml:space="preserve">Source:</w:t>
        </w:r>
      </w:ins>
      <w:ins w:id="8" w:author="PR Preview" w:date="2026-01-01T00:00:00Z">
        <w:r>
          <w:t xml:space="preserve"> </w:t>
        </w:r>
      </w:ins>
      <w:ins w:id="9" w:author="PR Preview" w:date="2026-01-01T00:00:00Z">
        <w:r>
          <w:t xml:space="preserve">James et al. (2021, ch. 13)</w:t>
        </w:r>
      </w:ins>
      <w:ins w:id="10" w:author="PR Preview" w:date="2026-01-01T00:00:00Z">
        <w:r>
          <w:t xml:space="preserve">.</w:t>
        </w:r>
      </w:ins>
    </w:p>
    <w:bookmarkEnd w:id="52"/>
    <w:bookmarkStart w:id="53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3"/>
    <w:bookmarkStart w:id="54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4"/>
    <w:bookmarkStart w:id="55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5"/>
    <w:bookmarkStart w:id="56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8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8"/>
    <w:bookmarkStart w:id="59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59"/>
    <w:bookmarkStart w:id="60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0"/>
    <w:bookmarkStart w:id="61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2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3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3"/>
    <w:bookmarkEnd w:id="64"/>
    <w:bookmarkStart w:id="73" w:name="sec-holm"/>
    <w:p>
      <w:pPr>
        <w:pStyle w:val="Heading3"/>
      </w:pPr>
      <w:r>
        <w:t xml:space="preserve">4.2 Holm’s step-down procedure</w:t>
      </w:r>
    </w:p>
    <w:bookmarkStart w:id="65" w:name="def-holm-cutoff"/>
    <w:p>
      <w:pPr>
        <w:pStyle w:val="FirstParagraph"/>
      </w:pPr>
      <w:del w:id="11" w:author="PR Preview" w:date="2026-01-01T00:00:00Z">
        <w:r>
          <w:rPr>
            <w:b/>
            <w:bCs/>
          </w:rPr>
          <w:delText xml:space="preserve">Definition 9 (Holm’s step-down procedure)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Given</w:delText>
        </w:r>
      </w:del>
      <w:del w:id="14" w:author="PR Preview" w:date="2026-01-01T00:00:00Z">
        <w:r>
          <w:delText xml:space="preserve"> </w:delText>
        </w:r>
      </w:del>
      <m:oMath>
        <m:r>
          <m:t>m</m:t>
        </m:r>
      </m:oMath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null hypotheses with p-values and a level</w:delText>
        </w:r>
      </w:del>
      <w:del w:id="17" w:author="PR Preview" w:date="2026-01-01T00:00:00Z">
        <w:r>
          <w:delText xml:space="preserve"> </w:delText>
        </w:r>
      </w:del>
      <m:oMath>
        <m:r>
          <m:t>α</m:t>
        </m:r>
      </m:oMath>
      <w:del w:id="18" w:author="PR Preview" w:date="2026-01-01T00:00:00Z">
        <w:r>
          <w:delText xml:space="preserve">,</w:delText>
        </w:r>
      </w:del>
      <w:del w:id="19" w:author="PR Preview" w:date="2026-01-01T00:00:00Z">
        <w:r>
          <w:delText xml:space="preserve"> </w:delText>
        </w:r>
      </w:del>
      <w:del w:id="20" w:author="PR Preview" w:date="2026-01-01T00:00:00Z">
        <w:r>
          <w:delText xml:space="preserve">order the p-values from smallest to largest,</w:delText>
        </w:r>
      </w:del>
      <w:del w:id="21" w:author="PR Preview" w:date="2026-01-01T00:00:00Z">
        <w:r>
          <w:delText xml:space="preserve"> </w:delText>
        </w:r>
      </w:del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del w:id="22" w:author="PR Preview" w:date="2026-01-01T00:00:00Z">
        <w:r>
          <w:delText xml:space="preserve">,</w:delText>
        </w:r>
      </w:del>
      <w:del w:id="23" w:author="PR Preview" w:date="2026-01-01T00:00:00Z">
        <w:r>
          <w:delText xml:space="preserve"> </w:delText>
        </w:r>
      </w:del>
      <w:del w:id="24" w:author="PR Preview" w:date="2026-01-01T00:00:00Z">
        <w:r>
          <w:delText xml:space="preserve">and let</w:delText>
        </w:r>
      </w:del>
      <w:del w:id="25" w:author="PR Preview" w:date="2026-01-01T00:00:00Z">
        <w:r>
          <w:delText xml:space="preserve"> </w:delText>
        </w:r>
      </w:del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del w:id="26" w:author="PR Preview" w:date="2026-01-01T00:00:00Z">
        <w:r>
          <w:delText xml:space="preserve"> </w:delText>
        </w:r>
      </w:del>
      <w:del w:id="27" w:author="PR Preview" w:date="2026-01-01T00:00:00Z">
        <w:r>
          <w:delText xml:space="preserve">be the null hypothesis with p-value</w:delText>
        </w:r>
      </w:del>
      <w:del w:id="28" w:author="PR Preview" w:date="2026-01-01T00:00:00Z">
        <w:r>
          <w:delText xml:space="preserve"> </w:delText>
        </w:r>
      </w:del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del w:id="29" w:author="PR Preview" w:date="2026-01-01T00:00:00Z">
        <w:r>
          <w:delText xml:space="preserve">.</w:delText>
        </w:r>
      </w:del>
      <w:del w:id="30" w:author="PR Preview" w:date="2026-01-01T00:00:00Z">
        <w:r>
          <w:delText xml:space="preserve"> </w:delText>
        </w:r>
      </w:del>
      <w:del w:id="31" w:author="PR Preview" w:date="2026-01-01T00:00:00Z">
        <w:r>
          <w:delText xml:space="preserve">Let</w:delText>
        </w:r>
      </w:del>
      <w:del w:id="32" w:author="PR Preview" w:date="2026-01-01T00:00:00Z">
        <w:r>
          <w:delText xml:space="preserve"> </w:delText>
        </w:r>
      </w:del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del w:id="33" w:author="PR Preview" w:date="2026-01-01T00:00:00Z">
        <w:r>
          <w:delText xml:space="preserve"> </w:delText>
        </w:r>
      </w:del>
      <w:del w:id="34" w:author="PR Preview" w:date="2026-01-01T00:00:00Z">
        <w:r>
          <w:delText xml:space="preserve">be the first rank at which the p-value exceeds its threshold</w:delText>
        </w:r>
      </w:del>
      <w:del w:id="35" w:author="PR Preview" w:date="2026-01-01T00:00:00Z">
        <w:r>
          <w:delText xml:space="preserve"> </w:delText>
        </w:r>
      </w:del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del w:id="36" w:author="PR Preview" w:date="2026-01-01T00:00:00Z">
        <w:r>
          <w:delText xml:space="preserve">,</w:delText>
        </w:r>
      </w:del>
      <w:del w:id="37" w:author="PR Preview" w:date="2026-01-01T00:00:00Z">
        <w:r>
          <w:delText xml:space="preserve"> </w:delText>
        </w:r>
      </w:del>
      <w:del w:id="38" w:author="PR Preview" w:date="2026-01-01T00:00:00Z">
        <w:r>
          <w:delText xml:space="preserve">with</w:delText>
        </w:r>
      </w:del>
      <w:del w:id="39" w:author="PR Preview" w:date="2026-01-01T00:00:00Z">
        <w:r>
          <w:delText xml:space="preserve"> </w:delText>
        </w:r>
      </w:del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del w:id="40" w:author="PR Preview" w:date="2026-01-01T00:00:00Z">
        <w:r>
          <w:delText xml:space="preserve"> </w:delText>
        </w:r>
      </w:del>
      <w:del w:id="41" w:author="PR Preview" w:date="2026-01-01T00:00:00Z">
        <w:r>
          <w:delText xml:space="preserve">if there is no such rank:</w:delText>
        </w:r>
      </w:del>
    </w:p>
    <w:p>
      <w:pPr>
        <w:pStyle w:val="FirstParagraph"/>
      </w:pPr>
      <w:ins w:id="42" w:author="PR Preview" w:date="2026-01-01T00:00:00Z">
        <w:r>
          <w:rPr>
            <w:b/>
            <w:bCs/>
          </w:rPr>
          <w:t xml:space="preserve">Definition 9 (Holm cutoff rank)</w:t>
        </w:r>
      </w:ins>
      <w:ins w:id="43" w:author="PR Preview" w:date="2026-01-01T00:00:00Z">
        <w:r>
          <w:t xml:space="preserve"> </w:t>
        </w:r>
      </w:ins>
      <w:ins w:id="44" w:author="PR Preview" w:date="2026-01-01T00:00:00Z">
        <w:r>
          <w:t xml:space="preserve">Given</w:t>
        </w:r>
      </w:ins>
      <w:ins w:id="45" w:author="PR Preview" w:date="2026-01-01T00:00:00Z">
        <w:r>
          <w:t xml:space="preserve"> </w:t>
        </w:r>
      </w:ins>
      <m:oMath>
        <m:r>
          <m:t>m</m:t>
        </m:r>
      </m:oMath>
      <w:ins w:id="46" w:author="PR Preview" w:date="2026-01-01T00:00:00Z">
        <w:r>
          <w:t xml:space="preserve"> </w:t>
        </w:r>
      </w:ins>
      <w:ins w:id="47" w:author="PR Preview" w:date="2026-01-01T00:00:00Z">
        <w:r>
          <w:t xml:space="preserve">null hypotheses with p-values and a level</w:t>
        </w:r>
      </w:ins>
      <w:ins w:id="48" w:author="PR Preview" w:date="2026-01-01T00:00:00Z">
        <w:r>
          <w:t xml:space="preserve"> </w:t>
        </w:r>
      </w:ins>
      <m:oMath>
        <m:r>
          <m:t>α</m:t>
        </m:r>
      </m:oMath>
      <w:ins w:id="49" w:author="PR Preview" w:date="2026-01-01T00:00:00Z">
        <w:r>
          <w:t xml:space="preserve">,</w:t>
        </w:r>
      </w:ins>
      <w:ins w:id="50" w:author="PR Preview" w:date="2026-01-01T00:00:00Z">
        <w:r>
          <w:t xml:space="preserve"> </w:t>
        </w:r>
      </w:ins>
      <w:ins w:id="51" w:author="PR Preview" w:date="2026-01-01T00:00:00Z">
        <w:r>
          <w:t xml:space="preserve">order the p-values from smallest to largest,</w:t>
        </w:r>
      </w:ins>
      <w:ins w:id="52" w:author="PR Preview" w:date="2026-01-01T00:00:00Z">
        <w:r>
          <w:t xml:space="preserve"> </w:t>
        </w:r>
      </w:ins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ins w:id="53" w:author="PR Preview" w:date="2026-01-01T00:00:00Z">
        <w:r>
          <w:t xml:space="preserve">,</w:t>
        </w:r>
      </w:ins>
      <w:ins w:id="54" w:author="PR Preview" w:date="2026-01-01T00:00:00Z">
        <w:r>
          <w:t xml:space="preserve"> </w:t>
        </w:r>
      </w:ins>
      <w:ins w:id="55" w:author="PR Preview" w:date="2026-01-01T00:00:00Z">
        <w:r>
          <w:t xml:space="preserve">and let</w:t>
        </w:r>
      </w:ins>
      <w:ins w:id="56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ins w:id="57" w:author="PR Preview" w:date="2026-01-01T00:00:00Z">
        <w:r>
          <w:t xml:space="preserve"> </w:t>
        </w:r>
      </w:ins>
      <w:ins w:id="58" w:author="PR Preview" w:date="2026-01-01T00:00:00Z">
        <w:r>
          <w:t xml:space="preserve">be the null hypothesis with p-value</w:t>
        </w:r>
      </w:ins>
      <w:ins w:id="59" w:author="PR Preview" w:date="2026-01-01T00:00:00Z">
        <w:r>
          <w:t xml:space="preserve"> </w:t>
        </w:r>
      </w:ins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ins w:id="60" w:author="PR Preview" w:date="2026-01-01T00:00:00Z">
        <w:r>
          <w:t xml:space="preserve">.</w:t>
        </w:r>
      </w:ins>
      <w:ins w:id="61" w:author="PR Preview" w:date="2026-01-01T00:00:00Z">
        <w:r>
          <w:t xml:space="preserve"> </w:t>
        </w:r>
      </w:ins>
      <w:ins w:id="62" w:author="PR Preview" w:date="2026-01-01T00:00:00Z">
        <w:r>
          <w:t xml:space="preserve">The</w:t>
        </w:r>
      </w:ins>
      <w:ins w:id="63" w:author="PR Preview" w:date="2026-01-01T00:00:00Z">
        <w:r>
          <w:t xml:space="preserve"> </w:t>
        </w:r>
      </w:ins>
      <w:ins w:id="64" w:author="PR Preview" w:date="2026-01-01T00:00:00Z">
        <w:r>
          <w:rPr>
            <w:b/>
            <w:bCs/>
          </w:rPr>
          <w:t xml:space="preserve">Holm cutoff rank</w:t>
        </w:r>
      </w:ins>
      <w:ins w:id="65" w:author="PR Preview" w:date="2026-01-01T00:00:00Z">
        <w:r>
          <w:t xml:space="preserve"> </w:t>
        </w:r>
      </w:ins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ins w:id="66" w:author="PR Preview" w:date="2026-01-01T00:00:00Z">
        <w:r>
          <w:t xml:space="preserve"> </w:t>
        </w:r>
      </w:ins>
      <w:ins w:id="67" w:author="PR Preview" w:date="2026-01-01T00:00:00Z">
        <w:r>
          <w:t xml:space="preserve">is the first rank at which the p-value exceeds its threshold</w:t>
        </w:r>
      </w:ins>
      <w:ins w:id="68" w:author="PR Preview" w:date="2026-01-01T00:00:00Z">
        <w:r>
          <w:t xml:space="preserve"> </w:t>
        </w:r>
      </w:ins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ins w:id="69" w:author="PR Preview" w:date="2026-01-01T00:00:00Z">
        <w:r>
          <w:t xml:space="preserve">,</w:t>
        </w:r>
      </w:ins>
      <w:ins w:id="70" w:author="PR Preview" w:date="2026-01-01T00:00:00Z">
        <w:r>
          <w:t xml:space="preserve"> </w:t>
        </w:r>
      </w:ins>
      <w:ins w:id="71" w:author="PR Preview" w:date="2026-01-01T00:00:00Z">
        <w:r>
          <w:t xml:space="preserve">with</w:t>
        </w:r>
      </w:ins>
      <w:ins w:id="72" w:author="PR Preview" w:date="2026-01-01T00:00:00Z">
        <w:r>
          <w:t xml:space="preserve"> </w:t>
        </w:r>
      </w:ins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ins w:id="73" w:author="PR Preview" w:date="2026-01-01T00:00:00Z">
        <w:r>
          <w:t xml:space="preserve"> </w:t>
        </w:r>
      </w:ins>
      <w:ins w:id="74" w:author="PR Preview" w:date="2026-01-01T00:00:00Z">
        <w:r>
          <w:t xml:space="preserve">if there is no such rank: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5"/>
    <w:bookmarkStart w:id="66" w:name="def-holm"/>
    <w:p>
      <w:pPr>
        <w:pStyle w:val="FirstParagraph"/>
      </w:pPr>
      <w:del w:id="75" w:author="PR Preview" w:date="2026-01-01T00:00:00Z">
        <w:r>
          <w:rPr>
            <w:b/>
            <w:bCs/>
          </w:rPr>
          <w:delText xml:space="preserve">Holm’s procedure</w:delText>
        </w:r>
      </w:del>
      <w:del w:id="76" w:author="PR Preview" w:date="2026-01-01T00:00:00Z">
        <w:r>
          <w:delText xml:space="preserve"> </w:delText>
        </w:r>
      </w:del>
      <w:del w:id="77" w:author="PR Preview" w:date="2026-01-01T00:00:00Z">
        <w:r>
          <w:delText xml:space="preserve">rejects</w:delText>
        </w:r>
      </w:del>
      <w:del w:id="78" w:author="PR Preview" w:date="2026-01-01T00:00:00Z">
        <w:r>
          <w:delText xml:space="preserve"> </w:delText>
        </w:r>
      </w:del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del w:id="79" w:author="PR Preview" w:date="2026-01-01T00:00:00Z">
        <w:r>
          <w:delText xml:space="preserve"> </w:delText>
        </w:r>
      </w:del>
      <w:del w:id="80" w:author="PR Preview" w:date="2026-01-01T00:00:00Z">
        <w:r>
          <w:delText xml:space="preserve">and no others.</w:delText>
        </w:r>
      </w:del>
    </w:p>
    <w:p>
      <w:pPr>
        <w:pStyle w:val="BodyText"/>
      </w:pPr>
      <w:del w:id="81" w:author="PR Preview" w:date="2026-01-01T00:00:00Z">
        <w:r>
          <w:rPr>
            <w:i/>
            <w:iCs/>
          </w:rPr>
          <w:delText xml:space="preserve">Remark 7</w:delText>
        </w:r>
      </w:del>
      <w:del w:id="82" w:author="PR Preview" w:date="2026-01-01T00:00:00Z">
        <w:r>
          <w:delText xml:space="preserve"> (Source: Holm’s step-down procedure). </w:delText>
        </w:r>
      </w:del>
      <w:del w:id="83" w:author="PR Preview" w:date="2026-01-01T00:00:00Z">
        <w:r>
          <w:delText xml:space="preserve">Holm</w:delText>
        </w:r>
      </w:del>
      <w:del w:id="84" w:author="PR Preview" w:date="2026-01-01T00:00:00Z">
        <w:r>
          <w:delText xml:space="preserve"> </w:delText>
        </w:r>
      </w:del>
      <w:del w:id="85" w:author="PR Preview" w:date="2026-01-01T00:00:00Z">
        <w:r>
          <w:delText xml:space="preserve">(1979)</w:delText>
        </w:r>
      </w:del>
      <w:del w:id="86" w:author="PR Preview" w:date="2026-01-01T00:00:00Z">
        <w:r>
          <w:delText xml:space="preserve">.</w:delText>
        </w:r>
      </w:del>
    </w:p>
    <w:p>
      <w:pPr>
        <w:pStyle w:val="FirstParagraph"/>
      </w:pPr>
      <w:ins w:id="87" w:author="PR Preview" w:date="2026-01-01T00:00:00Z">
        <w:r>
          <w:rPr>
            <w:b/>
            <w:bCs/>
          </w:rPr>
          <w:t xml:space="preserve">Definition 10 (Holm’s step-down procedure)</w:t>
        </w:r>
      </w:ins>
      <w:ins w:id="88" w:author="PR Preview" w:date="2026-01-01T00:00:00Z">
        <w:r>
          <w:t xml:space="preserve"> </w:t>
        </w:r>
      </w:ins>
      <w:ins w:id="89" w:author="PR Preview" w:date="2026-01-01T00:00:00Z">
        <w:r>
          <w:t xml:space="preserve">Given the cutoff rank</w:t>
        </w:r>
      </w:ins>
      <w:ins w:id="90" w:author="PR Preview" w:date="2026-01-01T00:00:00Z">
        <w:r>
          <w:t xml:space="preserve"> </w:t>
        </w:r>
      </w:ins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ins w:id="91" w:author="PR Preview" w:date="2026-01-01T00:00:00Z">
        <w:r>
          <w:t xml:space="preserve"> </w:t>
        </w:r>
      </w:ins>
      <w:ins w:id="92" w:author="PR Preview" w:date="2026-01-01T00:00:00Z">
        <w:r>
          <w:t xml:space="preserve">of</w:t>
        </w:r>
      </w:ins>
      <w:ins w:id="93" w:author="PR Preview" w:date="2026-01-01T00:00:00Z">
        <w:r>
          <w:t xml:space="preserve"> </w:t>
        </w:r>
      </w:ins>
      <w:hyperlink w:anchor="def-holm-cutoff">
        <w:ins w:id="94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95" w:author="PR Preview" w:date="2026-01-01T00:00:00Z">
        <w:r>
          <w:t xml:space="preserve">,</w:t>
        </w:r>
      </w:ins>
      <w:ins w:id="96" w:author="PR Preview" w:date="2026-01-01T00:00:00Z">
        <w:r>
          <w:t xml:space="preserve"> </w:t>
        </w:r>
      </w:ins>
      <w:ins w:id="97" w:author="PR Preview" w:date="2026-01-01T00:00:00Z">
        <w:r>
          <w:rPr>
            <w:b/>
            <w:bCs/>
          </w:rPr>
          <w:t xml:space="preserve">Holm’s procedure</w:t>
        </w:r>
      </w:ins>
      <w:ins w:id="98" w:author="PR Preview" w:date="2026-01-01T00:00:00Z">
        <w:r>
          <w:t xml:space="preserve"> </w:t>
        </w:r>
      </w:ins>
      <w:ins w:id="99" w:author="PR Preview" w:date="2026-01-01T00:00:00Z">
        <w:r>
          <w:t xml:space="preserve">rejects</w:t>
        </w:r>
      </w:ins>
      <w:ins w:id="100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ins w:id="101" w:author="PR Preview" w:date="2026-01-01T00:00:00Z">
        <w:r>
          <w:t xml:space="preserve"> </w:t>
        </w:r>
      </w:ins>
      <w:ins w:id="102" w:author="PR Preview" w:date="2026-01-01T00:00:00Z">
        <w:r>
          <w:t xml:space="preserve">and no others.</w:t>
        </w:r>
      </w:ins>
    </w:p>
    <w:p>
      <w:pPr>
        <w:pStyle w:val="BodyText"/>
      </w:pPr>
      <w:ins w:id="103" w:author="PR Preview" w:date="2026-01-01T00:00:00Z">
        <w:r>
          <w:t xml:space="preserve">Source: Holm</w:t>
        </w:r>
      </w:ins>
      <w:ins w:id="104" w:author="PR Preview" w:date="2026-01-01T00:00:00Z">
        <w:r>
          <w:t xml:space="preserve"> </w:t>
        </w:r>
      </w:ins>
      <w:ins w:id="105" w:author="PR Preview" w:date="2026-01-01T00:00:00Z">
        <w:r>
          <w:t xml:space="preserve">(1979)</w:t>
        </w:r>
      </w:ins>
      <w:ins w:id="106" w:author="PR Preview" w:date="2026-01-01T00:00:00Z">
        <w:r>
          <w:t xml:space="preserve">.</w:t>
        </w:r>
      </w:ins>
    </w:p>
    <w:bookmarkEnd w:id="66"/>
    <w:bookmarkStart w:id="67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7"/>
    <w:bookmarkStart w:id="68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8"/>
    <w:bookmarkStart w:id="69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69"/>
    <w:bookmarkStart w:id="70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1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2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2"/>
    <w:p>
      <w:pPr>
        <w:pStyle w:val="Compact"/>
        <w:numPr>
          <w:ilvl w:val="0"/>
          <w:numId w:val="1004"/>
        </w:numPr>
      </w:pPr>
      <w:r>
        <w:t xml:space="preserve">Casella and Berger (2002, sec. 11.2.5, pp. 534–535)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(2007, sec. 12.2.2, pp. 485–487)</w:t>
      </w:r>
      <w:r>
        <w:t xml:space="preserve"> </w:t>
      </w:r>
      <w:r>
        <w:t xml:space="preserve">covers multiple comparisons.</w:t>
      </w:r>
    </w:p>
    <w:bookmarkEnd w:id="73"/>
    <w:bookmarkEnd w:id="74"/>
    <w:bookmarkStart w:id="84" w:name="sec-fdr-control"/>
    <w:p>
      <w:pPr>
        <w:pStyle w:val="Heading2"/>
      </w:pPr>
      <w:r>
        <w:t xml:space="preserve">5 Controlling the false discovery rate</w:t>
      </w:r>
    </w:p>
    <w:bookmarkStart w:id="83" w:name="sec-bh"/>
    <w:p>
      <w:pPr>
        <w:pStyle w:val="Heading3"/>
      </w:pPr>
      <w:r>
        <w:t xml:space="preserve">5.1 The Benjamini–Hochberg procedure</w:t>
      </w:r>
    </w:p>
    <w:bookmarkStart w:id="75" w:name="def-bh-cutoff"/>
    <w:p>
      <w:pPr>
        <w:pStyle w:val="FirstParagraph"/>
      </w:pPr>
      <w:del w:id="107" w:author="PR Preview" w:date="2026-01-01T00:00:00Z">
        <w:r>
          <w:rPr>
            <w:b/>
            <w:bCs/>
          </w:rPr>
          <w:delText xml:space="preserve">Definition 10 (Benjamini–Hochberg procedure)</w:delText>
        </w:r>
      </w:del>
      <w:del w:id="108" w:author="PR Preview" w:date="2026-01-01T00:00:00Z">
        <w:r>
          <w:delText xml:space="preserve"> </w:delText>
        </w:r>
      </w:del>
      <w:del w:id="109" w:author="PR Preview" w:date="2026-01-01T00:00:00Z">
        <w:r>
          <w:delText xml:space="preserve">Given</w:delText>
        </w:r>
      </w:del>
      <w:del w:id="110" w:author="PR Preview" w:date="2026-01-01T00:00:00Z">
        <w:r>
          <w:delText xml:space="preserve"> </w:delText>
        </w:r>
      </w:del>
      <m:oMath>
        <m:r>
          <m:t>m</m:t>
        </m:r>
      </m:oMath>
      <w:del w:id="111" w:author="PR Preview" w:date="2026-01-01T00:00:00Z">
        <w:r>
          <w:delText xml:space="preserve"> </w:delText>
        </w:r>
      </w:del>
      <w:del w:id="112" w:author="PR Preview" w:date="2026-01-01T00:00:00Z">
        <w:r>
          <w:delText xml:space="preserve">null hypotheses with ordered p-values</w:delText>
        </w:r>
      </w:del>
      <w:del w:id="113" w:author="PR Preview" w:date="2026-01-01T00:00:00Z">
        <w:r>
          <w:delText xml:space="preserve"> </w:delText>
        </w:r>
      </w:del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del w:id="114" w:author="PR Preview" w:date="2026-01-01T00:00:00Z">
        <w:r>
          <w:delText xml:space="preserve"> </w:delText>
        </w:r>
      </w:del>
      <w:del w:id="115" w:author="PR Preview" w:date="2026-01-01T00:00:00Z">
        <w:r>
          <w:delText xml:space="preserve">(as in</w:delText>
        </w:r>
      </w:del>
      <w:del w:id="116" w:author="PR Preview" w:date="2026-01-01T00:00:00Z">
        <w:r>
          <w:delText xml:space="preserve"> </w:delText>
        </w:r>
      </w:del>
      <w:hyperlink w:anchor="def-holm">
        <w:del w:id="117" w:author="PR Preview" w:date="2026-01-01T00:00:00Z">
          <w:r>
            <w:rPr>
              <w:rStyle w:val="Hyperlink"/>
            </w:rPr>
            <w:delText xml:space="preserve">Definition 9</w:delText>
          </w:r>
        </w:del>
      </w:hyperlink>
      <w:del w:id="118" w:author="PR Preview" w:date="2026-01-01T00:00:00Z">
        <w:r>
          <w:delText xml:space="preserve">) and a level</w:delText>
        </w:r>
      </w:del>
      <w:del w:id="119" w:author="PR Preview" w:date="2026-01-01T00:00:00Z">
        <w:r>
          <w:delText xml:space="preserve"> </w:delText>
        </w:r>
      </w:del>
      <m:oMath>
        <m:r>
          <m:t>q</m:t>
        </m:r>
      </m:oMath>
      <w:del w:id="120" w:author="PR Preview" w:date="2026-01-01T00:00:00Z">
        <w:r>
          <w:delText xml:space="preserve">,</w:delText>
        </w:r>
      </w:del>
      <w:del w:id="121" w:author="PR Preview" w:date="2026-01-01T00:00:00Z">
        <w:r>
          <w:delText xml:space="preserve"> </w:delText>
        </w:r>
      </w:del>
      <w:del w:id="122" w:author="PR Preview" w:date="2026-01-01T00:00:00Z">
        <w:r>
          <w:delText xml:space="preserve">let</w:delText>
        </w:r>
      </w:del>
      <w:del w:id="123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k</m:t>
            </m:r>
          </m:e>
        </m:acc>
      </m:oMath>
      <w:del w:id="124" w:author="PR Preview" w:date="2026-01-01T00:00:00Z">
        <w:r>
          <w:delText xml:space="preserve"> </w:delText>
        </w:r>
      </w:del>
      <w:del w:id="125" w:author="PR Preview" w:date="2026-01-01T00:00:00Z">
        <w:r>
          <w:delText xml:space="preserve">be the largest rank whose p-value is at most</w:delText>
        </w:r>
      </w:del>
      <w:del w:id="126" w:author="PR Preview" w:date="2026-01-01T00:00:00Z">
        <w:r>
          <w:delText xml:space="preserve"> </w:delText>
        </w:r>
      </w:del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del w:id="127" w:author="PR Preview" w:date="2026-01-01T00:00:00Z">
        <w:r>
          <w:delText xml:space="preserve">,</w:delText>
        </w:r>
      </w:del>
      <w:del w:id="128" w:author="PR Preview" w:date="2026-01-01T00:00:00Z">
        <w:r>
          <w:delText xml:space="preserve"> </w:delText>
        </w:r>
      </w:del>
      <w:del w:id="129" w:author="PR Preview" w:date="2026-01-01T00:00:00Z">
        <w:r>
          <w:delText xml:space="preserve">with</w:delText>
        </w:r>
      </w:del>
      <w:del w:id="130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del w:id="131" w:author="PR Preview" w:date="2026-01-01T00:00:00Z">
        <w:r>
          <w:delText xml:space="preserve"> </w:delText>
        </w:r>
      </w:del>
      <w:del w:id="132" w:author="PR Preview" w:date="2026-01-01T00:00:00Z">
        <w:r>
          <w:delText xml:space="preserve">if there is no such rank:</w:delText>
        </w:r>
      </w:del>
    </w:p>
    <w:p>
      <w:pPr>
        <w:pStyle w:val="FirstParagraph"/>
      </w:pPr>
      <w:ins w:id="133" w:author="PR Preview" w:date="2026-01-01T00:00:00Z">
        <w:r>
          <w:rPr>
            <w:b/>
            <w:bCs/>
          </w:rPr>
          <w:t xml:space="preserve">Definition 11 (Benjamini–Hochberg cutoff rank)</w:t>
        </w:r>
      </w:ins>
      <w:ins w:id="134" w:author="PR Preview" w:date="2026-01-01T00:00:00Z">
        <w:r>
          <w:t xml:space="preserve"> </w:t>
        </w:r>
      </w:ins>
      <w:ins w:id="135" w:author="PR Preview" w:date="2026-01-01T00:00:00Z">
        <w:r>
          <w:t xml:space="preserve">Given</w:t>
        </w:r>
      </w:ins>
      <w:ins w:id="136" w:author="PR Preview" w:date="2026-01-01T00:00:00Z">
        <w:r>
          <w:t xml:space="preserve"> </w:t>
        </w:r>
      </w:ins>
      <m:oMath>
        <m:r>
          <m:t>m</m:t>
        </m:r>
      </m:oMath>
      <w:ins w:id="137" w:author="PR Preview" w:date="2026-01-01T00:00:00Z">
        <w:r>
          <w:t xml:space="preserve"> </w:t>
        </w:r>
      </w:ins>
      <w:ins w:id="138" w:author="PR Preview" w:date="2026-01-01T00:00:00Z">
        <w:r>
          <w:t xml:space="preserve">null hypotheses with ordered p-values</w:t>
        </w:r>
      </w:ins>
      <w:ins w:id="139" w:author="PR Preview" w:date="2026-01-01T00:00:00Z">
        <w:r>
          <w:t xml:space="preserve"> </w:t>
        </w:r>
      </w:ins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ins w:id="140" w:author="PR Preview" w:date="2026-01-01T00:00:00Z">
        <w:r>
          <w:t xml:space="preserve"> </w:t>
        </w:r>
      </w:ins>
      <w:ins w:id="141" w:author="PR Preview" w:date="2026-01-01T00:00:00Z">
        <w:r>
          <w:t xml:space="preserve">(as in</w:t>
        </w:r>
      </w:ins>
      <w:ins w:id="142" w:author="PR Preview" w:date="2026-01-01T00:00:00Z">
        <w:r>
          <w:t xml:space="preserve"> </w:t>
        </w:r>
      </w:ins>
      <w:hyperlink w:anchor="def-holm-cutoff">
        <w:ins w:id="143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144" w:author="PR Preview" w:date="2026-01-01T00:00:00Z">
        <w:r>
          <w:t xml:space="preserve">) and a level</w:t>
        </w:r>
      </w:ins>
      <w:ins w:id="145" w:author="PR Preview" w:date="2026-01-01T00:00:00Z">
        <w:r>
          <w:t xml:space="preserve"> </w:t>
        </w:r>
      </w:ins>
      <m:oMath>
        <m:r>
          <m:t>q</m:t>
        </m:r>
      </m:oMath>
      <w:ins w:id="146" w:author="PR Preview" w:date="2026-01-01T00:00:00Z">
        <w:r>
          <w:t xml:space="preserve">,</w:t>
        </w:r>
      </w:ins>
      <w:ins w:id="147" w:author="PR Preview" w:date="2026-01-01T00:00:00Z">
        <w:r>
          <w:t xml:space="preserve"> </w:t>
        </w:r>
      </w:ins>
      <w:ins w:id="148" w:author="PR Preview" w:date="2026-01-01T00:00:00Z">
        <w:r>
          <w:t xml:space="preserve">the</w:t>
        </w:r>
      </w:ins>
      <w:ins w:id="149" w:author="PR Preview" w:date="2026-01-01T00:00:00Z">
        <w:r>
          <w:t xml:space="preserve"> </w:t>
        </w:r>
      </w:ins>
      <w:ins w:id="150" w:author="PR Preview" w:date="2026-01-01T00:00:00Z">
        <w:r>
          <w:rPr>
            <w:b/>
            <w:bCs/>
          </w:rPr>
          <w:t xml:space="preserve">Benjamini–Hochberg cutoff rank</w:t>
        </w:r>
      </w:ins>
      <w:ins w:id="151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k</m:t>
            </m:r>
          </m:e>
        </m:acc>
      </m:oMath>
      <w:ins w:id="152" w:author="PR Preview" w:date="2026-01-01T00:00:00Z">
        <w:r>
          <w:t xml:space="preserve"> </w:t>
        </w:r>
      </w:ins>
      <w:ins w:id="153" w:author="PR Preview" w:date="2026-01-01T00:00:00Z">
        <w:r>
          <w:t xml:space="preserve">is the largest rank whose p-value is at most</w:t>
        </w:r>
      </w:ins>
      <w:ins w:id="154" w:author="PR Preview" w:date="2026-01-01T00:00:00Z">
        <w:r>
          <w:t xml:space="preserve"> </w:t>
        </w:r>
      </w:ins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ins w:id="155" w:author="PR Preview" w:date="2026-01-01T00:00:00Z">
        <w:r>
          <w:t xml:space="preserve">,</w:t>
        </w:r>
      </w:ins>
      <w:ins w:id="156" w:author="PR Preview" w:date="2026-01-01T00:00:00Z">
        <w:r>
          <w:t xml:space="preserve"> </w:t>
        </w:r>
      </w:ins>
      <w:ins w:id="157" w:author="PR Preview" w:date="2026-01-01T00:00:00Z">
        <w:r>
          <w:t xml:space="preserve">with</w:t>
        </w:r>
      </w:ins>
      <w:ins w:id="158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ins w:id="159" w:author="PR Preview" w:date="2026-01-01T00:00:00Z">
        <w:r>
          <w:t xml:space="preserve"> </w:t>
        </w:r>
      </w:ins>
      <w:ins w:id="160" w:author="PR Preview" w:date="2026-01-01T00:00:00Z">
        <w:r>
          <w:t xml:space="preserve">if there is no such rank:</w:t>
        </w:r>
      </w:ins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75"/>
    <w:bookmarkStart w:id="76" w:name="def-bh"/>
    <w:p>
      <w:pPr>
        <w:pStyle w:val="FirstParagraph"/>
      </w:pPr>
      <w:del w:id="161" w:author="PR Preview" w:date="2026-01-01T00:00:00Z">
        <w:r>
          <w:delText xml:space="preserve">The</w:delText>
        </w:r>
      </w:del>
      <w:del w:id="162" w:author="PR Preview" w:date="2026-01-01T00:00:00Z">
        <w:r>
          <w:delText xml:space="preserve"> </w:delText>
        </w:r>
      </w:del>
      <w:del w:id="163" w:author="PR Preview" w:date="2026-01-01T00:00:00Z">
        <w:r>
          <w:rPr>
            <w:b/>
            <w:bCs/>
          </w:rPr>
          <w:delText xml:space="preserve">Benjamini–Hochberg procedure</w:delText>
        </w:r>
      </w:del>
      <w:del w:id="164" w:author="PR Preview" w:date="2026-01-01T00:00:00Z">
        <w:r>
          <w:delText xml:space="preserve"> </w:delText>
        </w:r>
      </w:del>
      <w:del w:id="165" w:author="PR Preview" w:date="2026-01-01T00:00:00Z">
        <w:r>
          <w:delText xml:space="preserve">(BH) rejects</w:delText>
        </w:r>
      </w:del>
      <w:del w:id="166" w:author="PR Preview" w:date="2026-01-01T00:00:00Z">
        <w:r>
          <w:delText xml:space="preserve"> </w:delText>
        </w:r>
      </w:del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del w:id="167" w:author="PR Preview" w:date="2026-01-01T00:00:00Z">
        <w:r>
          <w:delText xml:space="preserve"> </w:delText>
        </w:r>
      </w:del>
      <w:del w:id="168" w:author="PR Preview" w:date="2026-01-01T00:00:00Z">
        <w:r>
          <w:delText xml:space="preserve">and no others.</w:delText>
        </w:r>
      </w:del>
    </w:p>
    <w:p>
      <w:pPr>
        <w:pStyle w:val="BodyText"/>
      </w:pPr>
      <w:del w:id="169" w:author="PR Preview" w:date="2026-01-01T00:00:00Z">
        <w:r>
          <w:rPr>
            <w:i/>
            <w:iCs/>
          </w:rPr>
          <w:delText xml:space="preserve">Remark 8</w:delText>
        </w:r>
      </w:del>
      <w:del w:id="170" w:author="PR Preview" w:date="2026-01-01T00:00:00Z">
        <w:r>
          <w:delText xml:space="preserve"> (Source: Benjamini–Hochberg procedure). </w:delText>
        </w:r>
      </w:del>
      <w:del w:id="171" w:author="PR Preview" w:date="2026-01-01T00:00:00Z">
        <w:r>
          <w:delText xml:space="preserve">Benjamini and Hochberg</w:delText>
        </w:r>
      </w:del>
      <w:del w:id="172" w:author="PR Preview" w:date="2026-01-01T00:00:00Z">
        <w:r>
          <w:delText xml:space="preserve"> </w:delText>
        </w:r>
      </w:del>
      <w:del w:id="173" w:author="PR Preview" w:date="2026-01-01T00:00:00Z">
        <w:r>
          <w:delText xml:space="preserve">(1995)</w:delText>
        </w:r>
      </w:del>
      <w:del w:id="174" w:author="PR Preview" w:date="2026-01-01T00:00:00Z">
        <w:r>
          <w:delText xml:space="preserve">.</w:delText>
        </w:r>
      </w:del>
    </w:p>
    <w:p>
      <w:pPr>
        <w:pStyle w:val="BodyText"/>
      </w:pPr>
      <w:del w:id="175" w:author="PR Preview" w:date="2026-01-01T00:00:00Z">
        <w:r>
          <w:rPr>
            <w:i/>
            <w:iCs/>
          </w:rPr>
          <w:delText xml:space="preserve">Remark 9</w:delText>
        </w:r>
      </w:del>
      <w:del w:id="176" w:author="PR Preview" w:date="2026-01-01T00:00:00Z">
        <w:r>
          <w:delText xml:space="preserve"> (BH is a step-up procedure). </w:delText>
        </w:r>
      </w:del>
      <w:del w:id="177" w:author="PR Preview" w:date="2026-01-01T00:00:00Z">
        <w:r>
          <w:delText xml:space="preserve">Holm’s procedure starts at the smallest p-value and stops at the first failure.</w:delText>
        </w:r>
      </w:del>
      <w:del w:id="178" w:author="PR Preview" w:date="2026-01-01T00:00:00Z">
        <w:r>
          <w:delText xml:space="preserve"> </w:delText>
        </w:r>
      </w:del>
      <w:del w:id="179" w:author="PR Preview" w:date="2026-01-01T00:00:00Z">
        <w:r>
          <w:delText xml:space="preserve">BH starts at the largest p-value and works down until one passes its threshold</w:delText>
        </w:r>
      </w:del>
      <w:del w:id="180" w:author="PR Preview" w:date="2026-01-01T00:00:00Z">
        <w:r>
          <w:delText xml:space="preserve"> </w:delText>
        </w:r>
      </w:del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del w:id="181" w:author="PR Preview" w:date="2026-01-01T00:00:00Z">
        <w:r>
          <w:delText xml:space="preserve">.</w:delText>
        </w:r>
      </w:del>
      <w:del w:id="182" w:author="PR Preview" w:date="2026-01-01T00:00:00Z">
        <w:r>
          <w:delText xml:space="preserve"> </w:delText>
        </w:r>
      </w:del>
      <w:del w:id="183" w:author="PR Preview" w:date="2026-01-01T00:00:00Z">
        <w:r>
          <w:delText xml:space="preserve">Every hypothesis ranked at or below</w:delText>
        </w:r>
      </w:del>
      <w:del w:id="184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k</m:t>
            </m:r>
          </m:e>
        </m:acc>
      </m:oMath>
      <w:del w:id="185" w:author="PR Preview" w:date="2026-01-01T00:00:00Z">
        <w:r>
          <w:delText xml:space="preserve"> </w:delText>
        </w:r>
      </w:del>
      <w:del w:id="186" w:author="PR Preview" w:date="2026-01-01T00:00:00Z">
        <w:r>
          <w:delText xml:space="preserve">is rejected,</w:delText>
        </w:r>
      </w:del>
      <w:del w:id="187" w:author="PR Preview" w:date="2026-01-01T00:00:00Z">
        <w:r>
          <w:delText xml:space="preserve"> </w:delText>
        </w:r>
      </w:del>
      <w:del w:id="188" w:author="PR Preview" w:date="2026-01-01T00:00:00Z">
        <w:r>
          <w:delText xml:space="preserve">including those with p-values above their own thresholds.</w:delText>
        </w:r>
      </w:del>
      <w:del w:id="189" w:author="PR Preview" w:date="2026-01-01T00:00:00Z">
        <w:r>
          <w:delText xml:space="preserve"> </w:delText>
        </w:r>
      </w:del>
      <w:del w:id="190" w:author="PR Preview" w:date="2026-01-01T00:00:00Z">
        <w:r>
          <w:delText xml:space="preserve">The thresholds</w:delText>
        </w:r>
      </w:del>
      <w:del w:id="191" w:author="PR Preview" w:date="2026-01-01T00:00:00Z">
        <w:r>
          <w:delText xml:space="preserve"> </w:delText>
        </w:r>
      </w:del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del w:id="192" w:author="PR Preview" w:date="2026-01-01T00:00:00Z">
        <w:r>
          <w:delText xml:space="preserve"> </w:delText>
        </w:r>
      </w:del>
      <w:del w:id="193" w:author="PR Preview" w:date="2026-01-01T00:00:00Z">
        <w:r>
          <w:delText xml:space="preserve">grow with the rank</w:delText>
        </w:r>
      </w:del>
      <w:del w:id="194" w:author="PR Preview" w:date="2026-01-01T00:00:00Z">
        <w:r>
          <w:delText xml:space="preserve"> </w:delText>
        </w:r>
      </w:del>
      <m:oMath>
        <m:r>
          <m:t>k</m:t>
        </m:r>
      </m:oMath>
      <w:del w:id="195" w:author="PR Preview" w:date="2026-01-01T00:00:00Z">
        <w:r>
          <w:delText xml:space="preserve">,</w:delText>
        </w:r>
      </w:del>
      <w:del w:id="196" w:author="PR Preview" w:date="2026-01-01T00:00:00Z">
        <w:r>
          <w:delText xml:space="preserve"> </w:delText>
        </w:r>
      </w:del>
      <w:del w:id="197" w:author="PR Preview" w:date="2026-01-01T00:00:00Z">
        <w:r>
          <w:delText xml:space="preserve">and the smallest,</w:delText>
        </w:r>
      </w:del>
      <w:del w:id="198" w:author="PR Preview" w:date="2026-01-01T00:00:00Z">
        <w:r>
          <w:delText xml:space="preserve"> </w:delText>
        </w:r>
      </w:del>
      <m:oMath>
        <m:r>
          <m:t>q</m:t>
        </m:r>
        <m:r>
          <m:rPr>
            <m:sty m:val="p"/>
          </m:rPr>
          <m:t>/</m:t>
        </m:r>
        <m:r>
          <m:t>m</m:t>
        </m:r>
      </m:oMath>
      <w:del w:id="199" w:author="PR Preview" w:date="2026-01-01T00:00:00Z">
        <w:r>
          <w:delText xml:space="preserve">, equals the Bonferroni threshold,</w:delText>
        </w:r>
      </w:del>
      <w:del w:id="200" w:author="PR Preview" w:date="2026-01-01T00:00:00Z">
        <w:r>
          <w:delText xml:space="preserve"> </w:delText>
        </w:r>
      </w:del>
      <w:del w:id="201" w:author="PR Preview" w:date="2026-01-01T00:00:00Z">
        <w:r>
          <w:delText xml:space="preserve">so BH rejects every hypothesis that the Bonferroni correction rejects at level</w:delText>
        </w:r>
      </w:del>
      <w:del w:id="202" w:author="PR Preview" w:date="2026-01-01T00:00:00Z">
        <w:r>
          <w:delText xml:space="preserve"> </w:delText>
        </w:r>
      </w:del>
      <m:oMath>
        <m:r>
          <m:t>α</m:t>
        </m:r>
        <m:r>
          <m:rPr>
            <m:sty m:val="p"/>
          </m:rPr>
          <m:t>=</m:t>
        </m:r>
        <m:r>
          <m:t>q</m:t>
        </m:r>
      </m:oMath>
      <w:del w:id="203" w:author="PR Preview" w:date="2026-01-01T00:00:00Z">
        <w:r>
          <w:delText xml:space="preserve">.</w:delText>
        </w:r>
      </w:del>
    </w:p>
    <w:p>
      <w:pPr>
        <w:pStyle w:val="FirstParagraph"/>
      </w:pPr>
      <w:ins w:id="204" w:author="PR Preview" w:date="2026-01-01T00:00:00Z">
        <w:r>
          <w:rPr>
            <w:b/>
            <w:bCs/>
          </w:rPr>
          <w:t xml:space="preserve">Definition 12 (Benjamini–Hochberg procedure)</w:t>
        </w:r>
      </w:ins>
      <w:ins w:id="205" w:author="PR Preview" w:date="2026-01-01T00:00:00Z">
        <w:r>
          <w:t xml:space="preserve"> </w:t>
        </w:r>
      </w:ins>
      <w:ins w:id="206" w:author="PR Preview" w:date="2026-01-01T00:00:00Z">
        <w:r>
          <w:t xml:space="preserve">Given the cutoff rank</w:t>
        </w:r>
      </w:ins>
      <w:ins w:id="207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k</m:t>
            </m:r>
          </m:e>
        </m:acc>
      </m:oMath>
      <w:ins w:id="208" w:author="PR Preview" w:date="2026-01-01T00:00:00Z">
        <w:r>
          <w:t xml:space="preserve"> </w:t>
        </w:r>
      </w:ins>
      <w:ins w:id="209" w:author="PR Preview" w:date="2026-01-01T00:00:00Z">
        <w:r>
          <w:t xml:space="preserve">of</w:t>
        </w:r>
      </w:ins>
      <w:ins w:id="210" w:author="PR Preview" w:date="2026-01-01T00:00:00Z">
        <w:r>
          <w:t xml:space="preserve"> </w:t>
        </w:r>
      </w:ins>
      <w:hyperlink w:anchor="def-bh-cutoff">
        <w:ins w:id="211" w:author="PR Preview" w:date="2026-01-01T00:00:00Z">
          <w:r>
            <w:rPr>
              <w:rStyle w:val="Hyperlink"/>
            </w:rPr>
            <w:t xml:space="preserve">Definition 11</w:t>
          </w:r>
        </w:ins>
      </w:hyperlink>
      <w:ins w:id="212" w:author="PR Preview" w:date="2026-01-01T00:00:00Z">
        <w:r>
          <w:t xml:space="preserve">,</w:t>
        </w:r>
      </w:ins>
      <w:ins w:id="213" w:author="PR Preview" w:date="2026-01-01T00:00:00Z">
        <w:r>
          <w:t xml:space="preserve"> </w:t>
        </w:r>
      </w:ins>
      <w:ins w:id="214" w:author="PR Preview" w:date="2026-01-01T00:00:00Z">
        <w:r>
          <w:t xml:space="preserve">the</w:t>
        </w:r>
      </w:ins>
      <w:ins w:id="215" w:author="PR Preview" w:date="2026-01-01T00:00:00Z">
        <w:r>
          <w:t xml:space="preserve"> </w:t>
        </w:r>
      </w:ins>
      <w:ins w:id="216" w:author="PR Preview" w:date="2026-01-01T00:00:00Z">
        <w:r>
          <w:rPr>
            <w:b/>
            <w:bCs/>
          </w:rPr>
          <w:t xml:space="preserve">Benjamini–Hochberg procedure</w:t>
        </w:r>
      </w:ins>
      <w:ins w:id="217" w:author="PR Preview" w:date="2026-01-01T00:00:00Z">
        <w:r>
          <w:t xml:space="preserve"> </w:t>
        </w:r>
      </w:ins>
      <w:ins w:id="218" w:author="PR Preview" w:date="2026-01-01T00:00:00Z">
        <w:r>
          <w:t xml:space="preserve">(BH) rejects</w:t>
        </w:r>
      </w:ins>
      <w:ins w:id="219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ins w:id="220" w:author="PR Preview" w:date="2026-01-01T00:00:00Z">
        <w:r>
          <w:t xml:space="preserve"> </w:t>
        </w:r>
      </w:ins>
      <w:ins w:id="221" w:author="PR Preview" w:date="2026-01-01T00:00:00Z">
        <w:r>
          <w:t xml:space="preserve">and no others.</w:t>
        </w:r>
      </w:ins>
    </w:p>
    <w:p>
      <w:pPr>
        <w:pStyle w:val="BodyText"/>
      </w:pPr>
      <w:ins w:id="222" w:author="PR Preview" w:date="2026-01-01T00:00:00Z">
        <w:r>
          <w:t xml:space="preserve">Source: Benjamini and Hochberg</w:t>
        </w:r>
      </w:ins>
      <w:ins w:id="223" w:author="PR Preview" w:date="2026-01-01T00:00:00Z">
        <w:r>
          <w:t xml:space="preserve"> </w:t>
        </w:r>
      </w:ins>
      <w:ins w:id="224" w:author="PR Preview" w:date="2026-01-01T00:00:00Z">
        <w:r>
          <w:t xml:space="preserve">(1995)</w:t>
        </w:r>
      </w:ins>
      <w:ins w:id="225" w:author="PR Preview" w:date="2026-01-01T00:00:00Z">
        <w:r>
          <w:t xml:space="preserve">.</w:t>
        </w:r>
      </w:ins>
    </w:p>
    <w:bookmarkEnd w:id="76"/>
    <w:bookmarkStart w:id="77" w:name="rem-bh-step-up"/>
    <w:p>
      <w:pPr>
        <w:pStyle w:val="BodyText"/>
      </w:pPr>
      <w:ins w:id="226" w:author="PR Preview" w:date="2026-01-01T00:00:00Z">
        <w:r>
          <w:rPr>
            <w:i/>
            <w:iCs/>
          </w:rPr>
          <w:t xml:space="preserve">Remark 6</w:t>
        </w:r>
      </w:ins>
      <w:ins w:id="227" w:author="PR Preview" w:date="2026-01-01T00:00:00Z">
        <w:r>
          <w:t xml:space="preserve"> (BH is a step-up procedure). </w:t>
        </w:r>
      </w:ins>
      <w:ins w:id="228" w:author="PR Preview" w:date="2026-01-01T00:00:00Z">
        <w:r>
          <w:t xml:space="preserve">Holm’s procedure starts at the smallest p-value and stops at the first failure.</w:t>
        </w:r>
      </w:ins>
      <w:ins w:id="229" w:author="PR Preview" w:date="2026-01-01T00:00:00Z">
        <w:r>
          <w:t xml:space="preserve"> </w:t>
        </w:r>
      </w:ins>
      <w:ins w:id="230" w:author="PR Preview" w:date="2026-01-01T00:00:00Z">
        <w:r>
          <w:t xml:space="preserve">BH starts at the largest p-value and works down until one passes its threshold</w:t>
        </w:r>
      </w:ins>
      <w:ins w:id="231" w:author="PR Preview" w:date="2026-01-01T00:00:00Z">
        <w:r>
          <w:t xml:space="preserve"> </w:t>
        </w:r>
      </w:ins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ins w:id="232" w:author="PR Preview" w:date="2026-01-01T00:00:00Z">
        <w:r>
          <w:t xml:space="preserve">.</w:t>
        </w:r>
      </w:ins>
      <w:ins w:id="233" w:author="PR Preview" w:date="2026-01-01T00:00:00Z">
        <w:r>
          <w:t xml:space="preserve"> </w:t>
        </w:r>
      </w:ins>
      <w:ins w:id="234" w:author="PR Preview" w:date="2026-01-01T00:00:00Z">
        <w:r>
          <w:t xml:space="preserve">Every hypothesis ranked at or below</w:t>
        </w:r>
      </w:ins>
      <w:ins w:id="235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k</m:t>
            </m:r>
          </m:e>
        </m:acc>
      </m:oMath>
      <w:ins w:id="236" w:author="PR Preview" w:date="2026-01-01T00:00:00Z">
        <w:r>
          <w:t xml:space="preserve"> </w:t>
        </w:r>
      </w:ins>
      <w:ins w:id="237" w:author="PR Preview" w:date="2026-01-01T00:00:00Z">
        <w:r>
          <w:t xml:space="preserve">is rejected,</w:t>
        </w:r>
      </w:ins>
      <w:ins w:id="238" w:author="PR Preview" w:date="2026-01-01T00:00:00Z">
        <w:r>
          <w:t xml:space="preserve"> </w:t>
        </w:r>
      </w:ins>
      <w:ins w:id="239" w:author="PR Preview" w:date="2026-01-01T00:00:00Z">
        <w:r>
          <w:t xml:space="preserve">including those with p-values above their own thresholds.</w:t>
        </w:r>
      </w:ins>
      <w:ins w:id="240" w:author="PR Preview" w:date="2026-01-01T00:00:00Z">
        <w:r>
          <w:t xml:space="preserve"> </w:t>
        </w:r>
      </w:ins>
      <w:ins w:id="241" w:author="PR Preview" w:date="2026-01-01T00:00:00Z">
        <w:r>
          <w:t xml:space="preserve">The thresholds</w:t>
        </w:r>
      </w:ins>
      <w:ins w:id="242" w:author="PR Preview" w:date="2026-01-01T00:00:00Z">
        <w:r>
          <w:t xml:space="preserve"> </w:t>
        </w:r>
      </w:ins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ins w:id="243" w:author="PR Preview" w:date="2026-01-01T00:00:00Z">
        <w:r>
          <w:t xml:space="preserve"> </w:t>
        </w:r>
      </w:ins>
      <w:ins w:id="244" w:author="PR Preview" w:date="2026-01-01T00:00:00Z">
        <w:r>
          <w:t xml:space="preserve">grow with the rank</w:t>
        </w:r>
      </w:ins>
      <w:ins w:id="245" w:author="PR Preview" w:date="2026-01-01T00:00:00Z">
        <w:r>
          <w:t xml:space="preserve"> </w:t>
        </w:r>
      </w:ins>
      <m:oMath>
        <m:r>
          <m:t>k</m:t>
        </m:r>
      </m:oMath>
      <w:ins w:id="246" w:author="PR Preview" w:date="2026-01-01T00:00:00Z">
        <w:r>
          <w:t xml:space="preserve">,</w:t>
        </w:r>
      </w:ins>
      <w:ins w:id="247" w:author="PR Preview" w:date="2026-01-01T00:00:00Z">
        <w:r>
          <w:t xml:space="preserve"> </w:t>
        </w:r>
      </w:ins>
      <w:ins w:id="248" w:author="PR Preview" w:date="2026-01-01T00:00:00Z">
        <w:r>
          <w:t xml:space="preserve">and the smallest,</w:t>
        </w:r>
      </w:ins>
      <w:ins w:id="249" w:author="PR Preview" w:date="2026-01-01T00:00:00Z">
        <w:r>
          <w:t xml:space="preserve"> </w:t>
        </w:r>
      </w:ins>
      <m:oMath>
        <m:r>
          <m:t>q</m:t>
        </m:r>
        <m:r>
          <m:rPr>
            <m:sty m:val="p"/>
          </m:rPr>
          <m:t>/</m:t>
        </m:r>
        <m:r>
          <m:t>m</m:t>
        </m:r>
      </m:oMath>
      <w:ins w:id="250" w:author="PR Preview" w:date="2026-01-01T00:00:00Z">
        <w:r>
          <w:t xml:space="preserve">, equals the Bonferroni threshold,</w:t>
        </w:r>
      </w:ins>
      <w:ins w:id="251" w:author="PR Preview" w:date="2026-01-01T00:00:00Z">
        <w:r>
          <w:t xml:space="preserve"> </w:t>
        </w:r>
      </w:ins>
      <w:ins w:id="252" w:author="PR Preview" w:date="2026-01-01T00:00:00Z">
        <w:r>
          <w:t xml:space="preserve">so BH rejects every hypothesis that the Bonferroni correction rejects at level</w:t>
        </w:r>
      </w:ins>
      <w:ins w:id="253" w:author="PR Preview" w:date="2026-01-01T00:00:00Z">
        <w:r>
          <w:t xml:space="preserve"> </w:t>
        </w:r>
      </w:ins>
      <m:oMath>
        <m:r>
          <m:t>α</m:t>
        </m:r>
        <m:r>
          <m:rPr>
            <m:sty m:val="p"/>
          </m:rPr>
          <m:t>=</m:t>
        </m:r>
        <m:r>
          <m:t>q</m:t>
        </m:r>
      </m:oMath>
      <w:ins w:id="254" w:author="PR Preview" w:date="2026-01-01T00:00:00Z">
        <w:r>
          <w:t xml:space="preserve">.</w:t>
        </w:r>
      </w:ins>
    </w:p>
    <w:bookmarkEnd w:id="77"/>
    <w:bookmarkStart w:id="78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8"/>
    <w:bookmarkStart w:id="79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79"/>
    <w:bookmarkStart w:id="80" w:name="rem-source-bh-fdr"/>
    <w:p>
      <w:pPr>
        <w:pStyle w:val="FirstParagraph"/>
      </w:pPr>
      <w:del w:id="255" w:author="PR Preview" w:date="2026-01-01T00:00:00Z">
        <w:r>
          <w:rPr>
            <w:i/>
            <w:iCs/>
          </w:rPr>
          <w:delText xml:space="preserve">Remark 10</w:delText>
        </w:r>
      </w:del>
      <w:del w:id="256" w:author="PR Preview" w:date="2026-01-01T00:00:00Z">
        <w:r>
          <w:delText xml:space="preserve"> (Source: The BH procedure controls the FDR under independence). </w:delText>
        </w:r>
      </w:del>
      <w:del w:id="257" w:author="PR Preview" w:date="2026-01-01T00:00:00Z">
        <w:r>
          <w:delText xml:space="preserve">Benjamini and Hochberg</w:delText>
        </w:r>
      </w:del>
      <w:del w:id="258" w:author="PR Preview" w:date="2026-01-01T00:00:00Z">
        <w:r>
          <w:delText xml:space="preserve"> </w:delText>
        </w:r>
      </w:del>
      <w:del w:id="259" w:author="PR Preview" w:date="2026-01-01T00:00:00Z">
        <w:r>
          <w:delText xml:space="preserve">(1995)</w:delText>
        </w:r>
      </w:del>
      <w:del w:id="260" w:author="PR Preview" w:date="2026-01-01T00:00:00Z">
        <w:r>
          <w:delText xml:space="preserve">,</w:delText>
        </w:r>
      </w:del>
      <w:del w:id="261" w:author="PR Preview" w:date="2026-01-01T00:00:00Z">
        <w:r>
          <w:delText xml:space="preserve"> </w:delText>
        </w:r>
      </w:del>
      <w:del w:id="262" w:author="PR Preview" w:date="2026-01-01T00:00:00Z">
        <w:r>
          <w:delText xml:space="preserve">which proves the result for any configuration of false null hypotheses.</w:delText>
        </w:r>
      </w:del>
      <w:del w:id="263" w:author="PR Preview" w:date="2026-01-01T00:00:00Z">
        <w:r>
          <w:delText xml:space="preserve"> </w:delText>
        </w:r>
      </w:del>
      <w:del w:id="264" w:author="PR Preview" w:date="2026-01-01T00:00:00Z">
        <w:r>
          <w:delText xml:space="preserve">The proof is omitted here.</w:delText>
        </w:r>
      </w:del>
    </w:p>
    <w:p>
      <w:pPr>
        <w:pStyle w:val="FirstParagraph"/>
      </w:pPr>
      <w:ins w:id="265" w:author="PR Preview" w:date="2026-01-01T00:00:00Z">
        <w:r>
          <w:rPr>
            <w:i/>
            <w:iCs/>
          </w:rPr>
          <w:t xml:space="preserve">Remark 7</w:t>
        </w:r>
      </w:ins>
      <w:ins w:id="266" w:author="PR Preview" w:date="2026-01-01T00:00:00Z">
        <w:r>
          <w:t xml:space="preserve"> (Source: The BH procedure controls the FDR under independence). </w:t>
        </w:r>
      </w:ins>
      <w:ins w:id="267" w:author="PR Preview" w:date="2026-01-01T00:00:00Z">
        <w:r>
          <w:t xml:space="preserve">Benjamini and Hochberg</w:t>
        </w:r>
      </w:ins>
      <w:ins w:id="268" w:author="PR Preview" w:date="2026-01-01T00:00:00Z">
        <w:r>
          <w:t xml:space="preserve"> </w:t>
        </w:r>
      </w:ins>
      <w:ins w:id="269" w:author="PR Preview" w:date="2026-01-01T00:00:00Z">
        <w:r>
          <w:t xml:space="preserve">(1995)</w:t>
        </w:r>
      </w:ins>
      <w:ins w:id="270" w:author="PR Preview" w:date="2026-01-01T00:00:00Z">
        <w:r>
          <w:t xml:space="preserve">,</w:t>
        </w:r>
      </w:ins>
      <w:ins w:id="271" w:author="PR Preview" w:date="2026-01-01T00:00:00Z">
        <w:r>
          <w:t xml:space="preserve"> </w:t>
        </w:r>
      </w:ins>
      <w:ins w:id="272" w:author="PR Preview" w:date="2026-01-01T00:00:00Z">
        <w:r>
          <w:t xml:space="preserve">which proves the result for any configuration of false null hypotheses.</w:t>
        </w:r>
      </w:ins>
      <w:ins w:id="273" w:author="PR Preview" w:date="2026-01-01T00:00:00Z">
        <w:r>
          <w:t xml:space="preserve"> </w:t>
        </w:r>
      </w:ins>
      <w:ins w:id="274" w:author="PR Preview" w:date="2026-01-01T00:00:00Z">
        <w:r>
          <w:t xml:space="preserve">The proof is omitted here.</w:t>
        </w:r>
      </w:ins>
    </w:p>
    <w:bookmarkEnd w:id="80"/>
    <w:bookmarkStart w:id="81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1"/>
    <w:bookmarkStart w:id="82" w:name="rem-bh-dependence"/>
    <w:p>
      <w:pPr>
        <w:pStyle w:val="BodyText"/>
      </w:pPr>
      <w:del w:id="275" w:author="PR Preview" w:date="2026-01-01T00:00:00Z">
        <w:r>
          <w:rPr>
            <w:i/>
            <w:iCs/>
          </w:rPr>
          <w:delText xml:space="preserve">Remark 11</w:delText>
        </w:r>
      </w:del>
      <w:del w:id="276" w:author="PR Preview" w:date="2026-01-01T00:00:00Z">
        <w:r>
          <w:delText xml:space="preserve"> (BH under dependence). </w:delText>
        </w:r>
      </w:del>
      <w:del w:id="277" w:author="PR Preview" w:date="2026-01-01T00:00:00Z">
        <w:r>
          <w:delText xml:space="preserve">Gene expression levels are usually correlated,</w:delText>
        </w:r>
      </w:del>
      <w:del w:id="278" w:author="PR Preview" w:date="2026-01-01T00:00:00Z">
        <w:r>
          <w:delText xml:space="preserve"> </w:delText>
        </w:r>
      </w:del>
      <w:del w:id="279" w:author="PR Preview" w:date="2026-01-01T00:00:00Z">
        <w:r>
          <w:delText xml:space="preserve">and</w:delText>
        </w:r>
      </w:del>
      <w:del w:id="280" w:author="PR Preview" w:date="2026-01-01T00:00:00Z">
        <w:r>
          <w:delText xml:space="preserve"> </w:delText>
        </w:r>
      </w:del>
      <w:hyperlink w:anchor="thm-bh-fdr">
        <w:del w:id="281" w:author="PR Preview" w:date="2026-01-01T00:00:00Z">
          <w:r>
            <w:rPr>
              <w:rStyle w:val="Hyperlink"/>
            </w:rPr>
            <w:delText xml:space="preserve">Theorem 5</w:delText>
          </w:r>
        </w:del>
      </w:hyperlink>
      <w:del w:id="282" w:author="PR Preview" w:date="2026-01-01T00:00:00Z">
        <w:r>
          <w:delText xml:space="preserve"> </w:delText>
        </w:r>
      </w:del>
      <w:del w:id="283" w:author="PR Preview" w:date="2026-01-01T00:00:00Z">
        <w:r>
          <w:delText xml:space="preserve">assumes independence.</w:delText>
        </w:r>
      </w:del>
      <w:del w:id="284" w:author="PR Preview" w:date="2026-01-01T00:00:00Z">
        <w:r>
          <w:delText xml:space="preserve"> </w:delText>
        </w:r>
      </w:del>
      <w:del w:id="285" w:author="PR Preview" w:date="2026-01-01T00:00:00Z">
        <w:r>
          <w:delText xml:space="preserve">Benjamini and Yekutieli (2001)</w:delText>
        </w:r>
      </w:del>
      <w:del w:id="286" w:author="PR Preview" w:date="2026-01-01T00:00:00Z">
        <w:r>
          <w:delText xml:space="preserve"> </w:delText>
        </w:r>
      </w:del>
      <w:del w:id="287" w:author="PR Preview" w:date="2026-01-01T00:00:00Z">
        <w:r>
          <w:delText xml:space="preserve">proved that BH still controls the FDR at level</w:delText>
        </w:r>
      </w:del>
      <w:del w:id="288" w:author="PR Preview" w:date="2026-01-01T00:00:00Z">
        <w:r>
          <w:delText xml:space="preserve"> </w:delText>
        </w:r>
      </w:del>
      <m:oMath>
        <m:r>
          <m:t>q</m:t>
        </m:r>
      </m:oMath>
      <w:del w:id="289" w:author="PR Preview" w:date="2026-01-01T00:00:00Z">
        <w:r>
          <w:delText xml:space="preserve"> </w:delText>
        </w:r>
      </w:del>
      <w:del w:id="290" w:author="PR Preview" w:date="2026-01-01T00:00:00Z">
        <w:r>
          <w:delText xml:space="preserve">under a form of positive dependence among the p-values,</w:delText>
        </w:r>
      </w:del>
      <w:del w:id="291" w:author="PR Preview" w:date="2026-01-01T00:00:00Z">
        <w:r>
          <w:delText xml:space="preserve"> </w:delText>
        </w:r>
      </w:del>
      <w:del w:id="292" w:author="PR Preview" w:date="2026-01-01T00:00:00Z">
        <w:r>
          <w:delText xml:space="preserve">and that the procedure run at level</w:delText>
        </w:r>
      </w:del>
      <w:del w:id="293" w:author="PR Preview" w:date="2026-01-01T00:00:00Z">
        <w:r>
          <w:delText xml:space="preserve"> </w:delText>
        </w:r>
      </w:del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del w:id="294" w:author="PR Preview" w:date="2026-01-01T00:00:00Z">
        <w:r>
          <w:delText xml:space="preserve"> </w:delText>
        </w:r>
      </w:del>
      <w:del w:id="295" w:author="PR Preview" w:date="2026-01-01T00:00:00Z">
        <w:r>
          <w:delText xml:space="preserve">controls it under any dependence.</w:delText>
        </w:r>
      </w:del>
      <w:del w:id="296" w:author="PR Preview" w:date="2026-01-01T00:00:00Z">
        <w:r>
          <w:delText xml:space="preserve"> </w:delText>
        </w:r>
      </w:del>
      <w:del w:id="297" w:author="PR Preview" w:date="2026-01-01T00:00:00Z">
        <w:r>
          <w:delText xml:space="preserve">James et al. (2021, ch. 13)</w:delText>
        </w:r>
      </w:del>
      <w:del w:id="298" w:author="PR Preview" w:date="2026-01-01T00:00:00Z">
        <w:r>
          <w:delText xml:space="preserve"> </w:delText>
        </w:r>
      </w:del>
      <w:del w:id="299" w:author="PR Preview" w:date="2026-01-01T00:00:00Z">
        <w:r>
          <w:delText xml:space="preserve">and</w:delText>
        </w:r>
      </w:del>
      <w:del w:id="300" w:author="PR Preview" w:date="2026-01-01T00:00:00Z">
        <w:r>
          <w:delText xml:space="preserve"> </w:delText>
        </w:r>
      </w:del>
      <w:del w:id="301" w:author="PR Preview" w:date="2026-01-01T00:00:00Z">
        <w:r>
          <w:delText xml:space="preserve">Efron and Hastie (2016, ch. 15)</w:delText>
        </w:r>
      </w:del>
      <w:del w:id="302" w:author="PR Preview" w:date="2026-01-01T00:00:00Z">
        <w:r>
          <w:delText xml:space="preserve"> </w:delText>
        </w:r>
      </w:del>
      <w:del w:id="303" w:author="PR Preview" w:date="2026-01-01T00:00:00Z">
        <w:r>
          <w:delText xml:space="preserve">discuss the procedure in practice.</w:delText>
        </w:r>
      </w:del>
    </w:p>
    <w:p>
      <w:pPr>
        <w:pStyle w:val="BodyText"/>
      </w:pPr>
      <w:ins w:id="304" w:author="PR Preview" w:date="2026-01-01T00:00:00Z">
        <w:r>
          <w:rPr>
            <w:i/>
            <w:iCs/>
          </w:rPr>
          <w:t xml:space="preserve">Remark 8</w:t>
        </w:r>
      </w:ins>
      <w:ins w:id="305" w:author="PR Preview" w:date="2026-01-01T00:00:00Z">
        <w:r>
          <w:t xml:space="preserve"> (BH under dependence). </w:t>
        </w:r>
      </w:ins>
      <w:ins w:id="306" w:author="PR Preview" w:date="2026-01-01T00:00:00Z">
        <w:r>
          <w:t xml:space="preserve">Gene expression levels are usually correlated,</w:t>
        </w:r>
      </w:ins>
      <w:ins w:id="307" w:author="PR Preview" w:date="2026-01-01T00:00:00Z">
        <w:r>
          <w:t xml:space="preserve"> </w:t>
        </w:r>
      </w:ins>
      <w:ins w:id="308" w:author="PR Preview" w:date="2026-01-01T00:00:00Z">
        <w:r>
          <w:t xml:space="preserve">and</w:t>
        </w:r>
      </w:ins>
      <w:ins w:id="309" w:author="PR Preview" w:date="2026-01-01T00:00:00Z">
        <w:r>
          <w:t xml:space="preserve"> </w:t>
        </w:r>
      </w:ins>
      <w:hyperlink w:anchor="thm-bh-fdr">
        <w:ins w:id="310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311" w:author="PR Preview" w:date="2026-01-01T00:00:00Z">
        <w:r>
          <w:t xml:space="preserve"> </w:t>
        </w:r>
      </w:ins>
      <w:ins w:id="312" w:author="PR Preview" w:date="2026-01-01T00:00:00Z">
        <w:r>
          <w:t xml:space="preserve">assumes independence.</w:t>
        </w:r>
      </w:ins>
      <w:ins w:id="313" w:author="PR Preview" w:date="2026-01-01T00:00:00Z">
        <w:r>
          <w:t xml:space="preserve"> </w:t>
        </w:r>
      </w:ins>
      <w:ins w:id="314" w:author="PR Preview" w:date="2026-01-01T00:00:00Z">
        <w:r>
          <w:t xml:space="preserve">Benjamini and Yekutieli (2001)</w:t>
        </w:r>
      </w:ins>
      <w:ins w:id="315" w:author="PR Preview" w:date="2026-01-01T00:00:00Z">
        <w:r>
          <w:t xml:space="preserve"> </w:t>
        </w:r>
      </w:ins>
      <w:ins w:id="316" w:author="PR Preview" w:date="2026-01-01T00:00:00Z">
        <w:r>
          <w:t xml:space="preserve">proved that BH still controls the FDR at level</w:t>
        </w:r>
      </w:ins>
      <w:ins w:id="317" w:author="PR Preview" w:date="2026-01-01T00:00:00Z">
        <w:r>
          <w:t xml:space="preserve"> </w:t>
        </w:r>
      </w:ins>
      <m:oMath>
        <m:r>
          <m:t>q</m:t>
        </m:r>
      </m:oMath>
      <w:ins w:id="318" w:author="PR Preview" w:date="2026-01-01T00:00:00Z">
        <w:r>
          <w:t xml:space="preserve"> </w:t>
        </w:r>
      </w:ins>
      <w:ins w:id="319" w:author="PR Preview" w:date="2026-01-01T00:00:00Z">
        <w:r>
          <w:t xml:space="preserve">under a form of positive dependence among the p-values,</w:t>
        </w:r>
      </w:ins>
      <w:ins w:id="320" w:author="PR Preview" w:date="2026-01-01T00:00:00Z">
        <w:r>
          <w:t xml:space="preserve"> </w:t>
        </w:r>
      </w:ins>
      <w:ins w:id="321" w:author="PR Preview" w:date="2026-01-01T00:00:00Z">
        <w:r>
          <w:t xml:space="preserve">and that the procedure run at level</w:t>
        </w:r>
      </w:ins>
      <w:ins w:id="322" w:author="PR Preview" w:date="2026-01-01T00:00:00Z">
        <w:r>
          <w:t xml:space="preserve"> </w:t>
        </w:r>
      </w:ins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ins w:id="323" w:author="PR Preview" w:date="2026-01-01T00:00:00Z">
        <w:r>
          <w:t xml:space="preserve"> </w:t>
        </w:r>
      </w:ins>
      <w:ins w:id="324" w:author="PR Preview" w:date="2026-01-01T00:00:00Z">
        <w:r>
          <w:t xml:space="preserve">controls it under any dependence.</w:t>
        </w:r>
      </w:ins>
      <w:ins w:id="325" w:author="PR Preview" w:date="2026-01-01T00:00:00Z">
        <w:r>
          <w:t xml:space="preserve"> </w:t>
        </w:r>
      </w:ins>
      <w:ins w:id="326" w:author="PR Preview" w:date="2026-01-01T00:00:00Z">
        <w:r>
          <w:t xml:space="preserve">James et al. (2021, ch. 13)</w:t>
        </w:r>
      </w:ins>
      <w:ins w:id="327" w:author="PR Preview" w:date="2026-01-01T00:00:00Z">
        <w:r>
          <w:t xml:space="preserve"> </w:t>
        </w:r>
      </w:ins>
      <w:ins w:id="328" w:author="PR Preview" w:date="2026-01-01T00:00:00Z">
        <w:r>
          <w:t xml:space="preserve">and</w:t>
        </w:r>
      </w:ins>
      <w:ins w:id="329" w:author="PR Preview" w:date="2026-01-01T00:00:00Z">
        <w:r>
          <w:t xml:space="preserve"> </w:t>
        </w:r>
      </w:ins>
      <w:ins w:id="330" w:author="PR Preview" w:date="2026-01-01T00:00:00Z">
        <w:r>
          <w:t xml:space="preserve">Efron and Hastie (2016, ch. 15)</w:t>
        </w:r>
      </w:ins>
      <w:ins w:id="331" w:author="PR Preview" w:date="2026-01-01T00:00:00Z">
        <w:r>
          <w:t xml:space="preserve"> </w:t>
        </w:r>
      </w:ins>
      <w:ins w:id="332" w:author="PR Preview" w:date="2026-01-01T00:00:00Z">
        <w:r>
          <w:t xml:space="preserve">discuss the procedure in practice.</w:t>
        </w:r>
      </w:ins>
    </w:p>
    <w:bookmarkEnd w:id="82"/>
    <w:bookmarkEnd w:id="83"/>
    <w:bookmarkEnd w:id="84"/>
    <w:bookmarkStart w:id="89" w:name="sec-adjusted-p-values"/>
    <w:p>
      <w:pPr>
        <w:pStyle w:val="Heading2"/>
      </w:pPr>
      <w:r>
        <w:t xml:space="preserve">6 Adjusted p-values and q-values</w:t>
      </w:r>
    </w:p>
    <w:bookmarkStart w:id="85" w:name="def-adjusted-p-value"/>
    <w:p>
      <w:pPr>
        <w:pStyle w:val="FirstParagraph"/>
      </w:pPr>
      <w:del w:id="333" w:author="PR Preview" w:date="2026-01-01T00:00:00Z">
        <w:r>
          <w:rPr>
            <w:b/>
            <w:bCs/>
          </w:rPr>
          <w:delText xml:space="preserve">Definition 11 (Adjusted p-value)</w:delText>
        </w:r>
      </w:del>
      <w:del w:id="334" w:author="PR Preview" w:date="2026-01-01T00:00:00Z">
        <w:r>
          <w:delText xml:space="preserve"> </w:delText>
        </w:r>
      </w:del>
      <w:del w:id="335" w:author="PR Preview" w:date="2026-01-01T00:00:00Z">
        <w:r>
          <w:delText xml:space="preserve">For a multiple testing procedure that takes a level</w:delText>
        </w:r>
      </w:del>
      <w:del w:id="336" w:author="PR Preview" w:date="2026-01-01T00:00:00Z">
        <w:r>
          <w:delText xml:space="preserve"> </w:delText>
        </w:r>
      </w:del>
      <m:oMath>
        <m:r>
          <m:t>c</m:t>
        </m:r>
      </m:oMath>
      <w:del w:id="337" w:author="PR Preview" w:date="2026-01-01T00:00:00Z">
        <w:r>
          <w:delText xml:space="preserve"> </w:delText>
        </w:r>
      </w:del>
      <w:del w:id="338" w:author="PR Preview" w:date="2026-01-01T00:00:00Z">
        <w:r>
          <w:delText xml:space="preserve">(</w:delText>
        </w:r>
      </w:del>
      <m:oMath>
        <m:r>
          <m:t>α</m:t>
        </m:r>
      </m:oMath>
      <w:del w:id="339" w:author="PR Preview" w:date="2026-01-01T00:00:00Z">
        <w:r>
          <w:delText xml:space="preserve"> </w:delText>
        </w:r>
      </w:del>
      <w:del w:id="340" w:author="PR Preview" w:date="2026-01-01T00:00:00Z">
        <w:r>
          <w:delText xml:space="preserve">for an FWER procedure,</w:delText>
        </w:r>
      </w:del>
      <w:del w:id="341" w:author="PR Preview" w:date="2026-01-01T00:00:00Z">
        <w:r>
          <w:delText xml:space="preserve"> </w:delText>
        </w:r>
      </w:del>
      <m:oMath>
        <m:r>
          <m:t>q</m:t>
        </m:r>
      </m:oMath>
      <w:del w:id="342" w:author="PR Preview" w:date="2026-01-01T00:00:00Z">
        <w:r>
          <w:delText xml:space="preserve"> </w:delText>
        </w:r>
      </w:del>
      <w:del w:id="343" w:author="PR Preview" w:date="2026-01-01T00:00:00Z">
        <w:r>
          <w:delText xml:space="preserve">for an FDR procedure),</w:delText>
        </w:r>
      </w:del>
      <w:del w:id="344" w:author="PR Preview" w:date="2026-01-01T00:00:00Z">
        <w:r>
          <w:delText xml:space="preserve"> </w:delText>
        </w:r>
      </w:del>
      <w:del w:id="345" w:author="PR Preview" w:date="2026-01-01T00:00:00Z">
        <w:r>
          <w:delText xml:space="preserve">the</w:delText>
        </w:r>
      </w:del>
      <w:del w:id="346" w:author="PR Preview" w:date="2026-01-01T00:00:00Z">
        <w:r>
          <w:delText xml:space="preserve"> </w:delText>
        </w:r>
      </w:del>
      <w:del w:id="347" w:author="PR Preview" w:date="2026-01-01T00:00:00Z">
        <w:r>
          <w:rPr>
            <w:b/>
            <w:bCs/>
          </w:rPr>
          <w:delText xml:space="preserve">adjusted p-value</w:delText>
        </w:r>
      </w:del>
      <w:del w:id="348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del w:id="349" w:author="PR Preview" w:date="2026-01-01T00:00:00Z">
        <w:r>
          <w:delText xml:space="preserve"> </w:delText>
        </w:r>
      </w:del>
      <w:del w:id="350" w:author="PR Preview" w:date="2026-01-01T00:00:00Z">
        <w:r>
          <w:delText xml:space="preserve">of</w:delText>
        </w:r>
      </w:del>
      <w:del w:id="351" w:author="PR Preview" w:date="2026-01-01T00:00:00Z">
        <w:r>
          <w:delText xml:space="preserve"> </w:delText>
        </w:r>
      </w:del>
      <m:oMath>
        <m:sSub>
          <m:e>
            <m:r>
              <m:t>H</m:t>
            </m:r>
          </m:e>
          <m:sub>
            <m:r>
              <m:t>j</m:t>
            </m:r>
          </m:sub>
        </m:sSub>
      </m:oMath>
      <w:del w:id="352" w:author="PR Preview" w:date="2026-01-01T00:00:00Z">
        <w:r>
          <w:delText xml:space="preserve"> </w:delText>
        </w:r>
      </w:del>
      <w:del w:id="353" w:author="PR Preview" w:date="2026-01-01T00:00:00Z">
        <w:r>
          <w:delText xml:space="preserve">is the smallest level at which the procedure rejects</w:delText>
        </w:r>
      </w:del>
      <w:del w:id="354" w:author="PR Preview" w:date="2026-01-01T00:00:00Z">
        <w:r>
          <w:delText xml:space="preserve"> </w:delText>
        </w:r>
      </w:del>
      <m:oMath>
        <m:sSub>
          <m:e>
            <m:r>
              <m:t>H</m:t>
            </m:r>
          </m:e>
          <m:sub>
            <m:r>
              <m:t>j</m:t>
            </m:r>
          </m:sub>
        </m:sSub>
      </m:oMath>
      <w:del w:id="355" w:author="PR Preview" w:date="2026-01-01T00:00:00Z">
        <w:r>
          <w:delText xml:space="preserve">,</w:delText>
        </w:r>
      </w:del>
      <w:del w:id="356" w:author="PR Preview" w:date="2026-01-01T00:00:00Z">
        <w:r>
          <w:delText xml:space="preserve"> </w:delText>
        </w:r>
      </w:del>
      <w:del w:id="357" w:author="PR Preview" w:date="2026-01-01T00:00:00Z">
        <w:r>
          <w:delText xml:space="preserve">or</w:delText>
        </w:r>
      </w:del>
      <w:del w:id="358" w:author="PR Preview" w:date="2026-01-01T00:00:00Z">
        <w:r>
          <w:delText xml:space="preserve"> </w:delText>
        </w:r>
      </w:del>
      <m:oMath>
        <m:r>
          <m:t>1</m:t>
        </m:r>
      </m:oMath>
      <w:del w:id="359" w:author="PR Preview" w:date="2026-01-01T00:00:00Z">
        <w:r>
          <w:delText xml:space="preserve"> </w:delText>
        </w:r>
      </w:del>
      <w:del w:id="360" w:author="PR Preview" w:date="2026-01-01T00:00:00Z">
        <w:r>
          <w:delText xml:space="preserve">if there is none:</w:delText>
        </w:r>
      </w:del>
    </w:p>
    <w:p>
      <w:pPr>
        <w:pStyle w:val="FirstParagraph"/>
      </w:pPr>
      <w:ins w:id="361" w:author="PR Preview" w:date="2026-01-01T00:00:00Z">
        <w:r>
          <w:rPr>
            <w:b/>
            <w:bCs/>
          </w:rPr>
          <w:t xml:space="preserve">Definition 13 (Adjusted p-value)</w:t>
        </w:r>
      </w:ins>
      <w:ins w:id="362" w:author="PR Preview" w:date="2026-01-01T00:00:00Z">
        <w:r>
          <w:t xml:space="preserve"> </w:t>
        </w:r>
      </w:ins>
      <w:ins w:id="363" w:author="PR Preview" w:date="2026-01-01T00:00:00Z">
        <w:r>
          <w:t xml:space="preserve">For a multiple testing procedure that takes a level</w:t>
        </w:r>
      </w:ins>
      <w:ins w:id="364" w:author="PR Preview" w:date="2026-01-01T00:00:00Z">
        <w:r>
          <w:t xml:space="preserve"> </w:t>
        </w:r>
      </w:ins>
      <m:oMath>
        <m:r>
          <m:t>c</m:t>
        </m:r>
      </m:oMath>
      <w:ins w:id="365" w:author="PR Preview" w:date="2026-01-01T00:00:00Z">
        <w:r>
          <w:t xml:space="preserve"> </w:t>
        </w:r>
      </w:ins>
      <w:ins w:id="366" w:author="PR Preview" w:date="2026-01-01T00:00:00Z">
        <w:r>
          <w:t xml:space="preserve">(</w:t>
        </w:r>
      </w:ins>
      <m:oMath>
        <m:r>
          <m:t>α</m:t>
        </m:r>
      </m:oMath>
      <w:ins w:id="367" w:author="PR Preview" w:date="2026-01-01T00:00:00Z">
        <w:r>
          <w:t xml:space="preserve"> </w:t>
        </w:r>
      </w:ins>
      <w:ins w:id="368" w:author="PR Preview" w:date="2026-01-01T00:00:00Z">
        <w:r>
          <w:t xml:space="preserve">for an FWER procedure,</w:t>
        </w:r>
      </w:ins>
      <w:ins w:id="369" w:author="PR Preview" w:date="2026-01-01T00:00:00Z">
        <w:r>
          <w:t xml:space="preserve"> </w:t>
        </w:r>
      </w:ins>
      <m:oMath>
        <m:r>
          <m:t>q</m:t>
        </m:r>
      </m:oMath>
      <w:ins w:id="370" w:author="PR Preview" w:date="2026-01-01T00:00:00Z">
        <w:r>
          <w:t xml:space="preserve"> </w:t>
        </w:r>
      </w:ins>
      <w:ins w:id="371" w:author="PR Preview" w:date="2026-01-01T00:00:00Z">
        <w:r>
          <w:t xml:space="preserve">for an FDR procedure),</w:t>
        </w:r>
      </w:ins>
      <w:ins w:id="372" w:author="PR Preview" w:date="2026-01-01T00:00:00Z">
        <w:r>
          <w:t xml:space="preserve"> </w:t>
        </w:r>
      </w:ins>
      <w:ins w:id="373" w:author="PR Preview" w:date="2026-01-01T00:00:00Z">
        <w:r>
          <w:t xml:space="preserve">the</w:t>
        </w:r>
      </w:ins>
      <w:ins w:id="374" w:author="PR Preview" w:date="2026-01-01T00:00:00Z">
        <w:r>
          <w:t xml:space="preserve"> </w:t>
        </w:r>
      </w:ins>
      <w:ins w:id="375" w:author="PR Preview" w:date="2026-01-01T00:00:00Z">
        <w:r>
          <w:rPr>
            <w:b/>
            <w:bCs/>
          </w:rPr>
          <w:t xml:space="preserve">adjusted p-value</w:t>
        </w:r>
      </w:ins>
      <w:ins w:id="376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ins w:id="377" w:author="PR Preview" w:date="2026-01-01T00:00:00Z">
        <w:r>
          <w:t xml:space="preserve"> </w:t>
        </w:r>
      </w:ins>
      <w:ins w:id="378" w:author="PR Preview" w:date="2026-01-01T00:00:00Z">
        <w:r>
          <w:t xml:space="preserve">of</w:t>
        </w:r>
      </w:ins>
      <w:ins w:id="379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j</m:t>
            </m:r>
          </m:sub>
        </m:sSub>
      </m:oMath>
      <w:ins w:id="380" w:author="PR Preview" w:date="2026-01-01T00:00:00Z">
        <w:r>
          <w:t xml:space="preserve"> </w:t>
        </w:r>
      </w:ins>
      <w:ins w:id="381" w:author="PR Preview" w:date="2026-01-01T00:00:00Z">
        <w:r>
          <w:t xml:space="preserve">is the smallest level at which the procedure rejects</w:t>
        </w:r>
      </w:ins>
      <w:ins w:id="382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j</m:t>
            </m:r>
          </m:sub>
        </m:sSub>
      </m:oMath>
      <w:ins w:id="383" w:author="PR Preview" w:date="2026-01-01T00:00:00Z">
        <w:r>
          <w:t xml:space="preserve">,</w:t>
        </w:r>
      </w:ins>
      <w:ins w:id="384" w:author="PR Preview" w:date="2026-01-01T00:00:00Z">
        <w:r>
          <w:t xml:space="preserve"> </w:t>
        </w:r>
      </w:ins>
      <w:ins w:id="385" w:author="PR Preview" w:date="2026-01-01T00:00:00Z">
        <w:r>
          <w:t xml:space="preserve">or</w:t>
        </w:r>
      </w:ins>
      <w:ins w:id="386" w:author="PR Preview" w:date="2026-01-01T00:00:00Z">
        <w:r>
          <w:t xml:space="preserve"> </w:t>
        </w:r>
      </w:ins>
      <m:oMath>
        <m:r>
          <m:t>1</m:t>
        </m:r>
      </m:oMath>
      <w:ins w:id="387" w:author="PR Preview" w:date="2026-01-01T00:00:00Z">
        <w:r>
          <w:t xml:space="preserve"> </w:t>
        </w:r>
      </w:ins>
      <w:ins w:id="388" w:author="PR Preview" w:date="2026-01-01T00:00:00Z">
        <w:r>
          <w:t xml:space="preserve">if there is none: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5"/>
    <w:bookmarkStart w:id="86" w:name="rem-adjusted-p-value-levels"/>
    <w:p>
      <w:pPr>
        <w:pStyle w:val="FirstParagraph"/>
      </w:pPr>
      <w:del w:id="389" w:author="PR Preview" w:date="2026-01-01T00:00:00Z">
        <w:r>
          <w:rPr>
            <w:i/>
            <w:iCs/>
          </w:rPr>
          <w:delText xml:space="preserve">Remark 12</w:delText>
        </w:r>
      </w:del>
      <w:del w:id="390" w:author="PR Preview" w:date="2026-01-01T00:00:00Z">
        <w:r>
          <w:delText xml:space="preserve"> (Applying any level to adjusted p-values). </w:delText>
        </w:r>
      </w:del>
      <w:del w:id="391" w:author="PR Preview" w:date="2026-01-01T00:00:00Z">
        <w:r>
          <w:delText xml:space="preserve">If the rejection set only grows as the level grows, as it does for the procedures on this page,</w:delText>
        </w:r>
      </w:del>
      <w:del w:id="392" w:author="PR Preview" w:date="2026-01-01T00:00:00Z">
        <w:r>
          <w:delText xml:space="preserve"> </w:delText>
        </w:r>
      </w:del>
      <w:del w:id="393" w:author="PR Preview" w:date="2026-01-01T00:00:00Z">
        <w:r>
          <w:delText xml:space="preserve">the procedure at level</w:delText>
        </w:r>
      </w:del>
      <w:del w:id="394" w:author="PR Preview" w:date="2026-01-01T00:00:00Z">
        <w:r>
          <w:delText xml:space="preserve"> </w:delText>
        </w:r>
      </w:del>
      <m:oMath>
        <m:r>
          <m:t>c</m:t>
        </m:r>
      </m:oMath>
      <w:del w:id="395" w:author="PR Preview" w:date="2026-01-01T00:00:00Z">
        <w:r>
          <w:delText xml:space="preserve"> </w:delText>
        </w:r>
      </w:del>
      <w:del w:id="396" w:author="PR Preview" w:date="2026-01-01T00:00:00Z">
        <w:r>
          <w:delText xml:space="preserve">rejects exactly the hypotheses with</w:delText>
        </w:r>
      </w:del>
      <w:del w:id="397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del w:id="398" w:author="PR Preview" w:date="2026-01-01T00:00:00Z">
        <w:r>
          <w:delText xml:space="preserve">,</w:delText>
        </w:r>
      </w:del>
      <w:del w:id="399" w:author="PR Preview" w:date="2026-01-01T00:00:00Z">
        <w:r>
          <w:delText xml:space="preserve"> </w:delText>
        </w:r>
      </w:del>
      <w:del w:id="400" w:author="PR Preview" w:date="2026-01-01T00:00:00Z">
        <w:r>
          <w:delText xml:space="preserve">so a reader can apply any level to a list of adjusted p-values without redoing the procedure.</w:delText>
        </w:r>
      </w:del>
    </w:p>
    <w:p>
      <w:pPr>
        <w:pStyle w:val="FirstParagraph"/>
      </w:pPr>
      <w:ins w:id="401" w:author="PR Preview" w:date="2026-01-01T00:00:00Z">
        <w:r>
          <w:rPr>
            <w:i/>
            <w:iCs/>
          </w:rPr>
          <w:t xml:space="preserve">Remark 9</w:t>
        </w:r>
      </w:ins>
      <w:ins w:id="402" w:author="PR Preview" w:date="2026-01-01T00:00:00Z">
        <w:r>
          <w:t xml:space="preserve"> (Applying any level to adjusted p-values). </w:t>
        </w:r>
      </w:ins>
      <w:ins w:id="403" w:author="PR Preview" w:date="2026-01-01T00:00:00Z">
        <w:r>
          <w:t xml:space="preserve">If the rejection set only grows as the level grows, as it does for the procedures on this page,</w:t>
        </w:r>
      </w:ins>
      <w:ins w:id="404" w:author="PR Preview" w:date="2026-01-01T00:00:00Z">
        <w:r>
          <w:t xml:space="preserve"> </w:t>
        </w:r>
      </w:ins>
      <w:ins w:id="405" w:author="PR Preview" w:date="2026-01-01T00:00:00Z">
        <w:r>
          <w:t xml:space="preserve">the procedure at level</w:t>
        </w:r>
      </w:ins>
      <w:ins w:id="406" w:author="PR Preview" w:date="2026-01-01T00:00:00Z">
        <w:r>
          <w:t xml:space="preserve"> </w:t>
        </w:r>
      </w:ins>
      <m:oMath>
        <m:r>
          <m:t>c</m:t>
        </m:r>
      </m:oMath>
      <w:ins w:id="407" w:author="PR Preview" w:date="2026-01-01T00:00:00Z">
        <w:r>
          <w:t xml:space="preserve"> </w:t>
        </w:r>
      </w:ins>
      <w:ins w:id="408" w:author="PR Preview" w:date="2026-01-01T00:00:00Z">
        <w:r>
          <w:t xml:space="preserve">rejects exactly the hypotheses with</w:t>
        </w:r>
      </w:ins>
      <w:ins w:id="409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ins w:id="410" w:author="PR Preview" w:date="2026-01-01T00:00:00Z">
        <w:r>
          <w:t xml:space="preserve">,</w:t>
        </w:r>
      </w:ins>
      <w:ins w:id="411" w:author="PR Preview" w:date="2026-01-01T00:00:00Z">
        <w:r>
          <w:t xml:space="preserve"> </w:t>
        </w:r>
      </w:ins>
      <w:ins w:id="412" w:author="PR Preview" w:date="2026-01-01T00:00:00Z">
        <w:r>
          <w:t xml:space="preserve">so a reader can apply any level to a list of adjusted p-values without redoing the procedure.</w:t>
        </w:r>
      </w:ins>
    </w:p>
    <w:bookmarkEnd w:id="86"/>
    <w:bookmarkStart w:id="87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7"/>
    <w:bookmarkStart w:id="88" w:name="rem-q-value"/>
    <w:p>
      <w:pPr>
        <w:pStyle w:val="BodyText"/>
      </w:pPr>
      <w:del w:id="413" w:author="PR Preview" w:date="2026-01-01T00:00:00Z">
        <w:r>
          <w:rPr>
            <w:i/>
            <w:iCs/>
          </w:rPr>
          <w:delText xml:space="preserve">Remark 13</w:delText>
        </w:r>
      </w:del>
      <w:del w:id="414" w:author="PR Preview" w:date="2026-01-01T00:00:00Z">
        <w:r>
          <w:delText xml:space="preserve"> (q-values). </w:delText>
        </w:r>
      </w:del>
      <w:del w:id="415" w:author="PR Preview" w:date="2026-01-01T00:00:00Z">
        <w:r>
          <w:delText xml:space="preserve">The BH adjusted p-value of a hypothesis is the smallest FDR level</w:delText>
        </w:r>
      </w:del>
      <w:del w:id="416" w:author="PR Preview" w:date="2026-01-01T00:00:00Z">
        <w:r>
          <w:delText xml:space="preserve"> </w:delText>
        </w:r>
      </w:del>
      <m:oMath>
        <m:r>
          <m:t>q</m:t>
        </m:r>
      </m:oMath>
      <w:del w:id="417" w:author="PR Preview" w:date="2026-01-01T00:00:00Z">
        <w:r>
          <w:delText xml:space="preserve"> </w:delText>
        </w:r>
      </w:del>
      <w:del w:id="418" w:author="PR Preview" w:date="2026-01-01T00:00:00Z">
        <w:r>
          <w:delText xml:space="preserve">at which BH rejects it.</w:delText>
        </w:r>
      </w:del>
      <w:del w:id="419" w:author="PR Preview" w:date="2026-01-01T00:00:00Z">
        <w:r>
          <w:delText xml:space="preserve"> </w:delText>
        </w:r>
      </w:del>
      <w:del w:id="420" w:author="PR Preview" w:date="2026-01-01T00:00:00Z">
        <w:r>
          <w:delText xml:space="preserve">Some authors call this a</w:delText>
        </w:r>
      </w:del>
      <w:del w:id="421" w:author="PR Preview" w:date="2026-01-01T00:00:00Z">
        <w:r>
          <w:delText xml:space="preserve"> </w:delText>
        </w:r>
      </w:del>
      <w:del w:id="422" w:author="PR Preview" w:date="2026-01-01T00:00:00Z">
        <w:r>
          <w:rPr>
            <w:i/>
            <w:iCs/>
          </w:rPr>
          <w:delText xml:space="preserve">q-value</w:delText>
        </w:r>
      </w:del>
      <w:del w:id="423" w:author="PR Preview" w:date="2026-01-01T00:00:00Z">
        <w:r>
          <w:delText xml:space="preserve">.</w:delText>
        </w:r>
      </w:del>
      <w:del w:id="424" w:author="PR Preview" w:date="2026-01-01T00:00:00Z">
        <w:r>
          <w:delText xml:space="preserve"> </w:delText>
        </w:r>
      </w:del>
      <w:del w:id="425" w:author="PR Preview" w:date="2026-01-01T00:00:00Z">
        <w:r>
          <w:delText xml:space="preserve">Storey (2002)</w:delText>
        </w:r>
      </w:del>
      <w:del w:id="426" w:author="PR Preview" w:date="2026-01-01T00:00:00Z">
        <w:r>
          <w:delText xml:space="preserve"> </w:delText>
        </w:r>
      </w:del>
      <w:del w:id="427" w:author="PR Preview" w:date="2026-01-01T00:00:00Z">
        <w:r>
          <w:delText xml:space="preserve">defines the q-value with the same meaning,</w:delText>
        </w:r>
      </w:del>
      <w:del w:id="428" w:author="PR Preview" w:date="2026-01-01T00:00:00Z">
        <w:r>
          <w:delText xml:space="preserve"> </w:delText>
        </w:r>
      </w:del>
      <w:del w:id="429" w:author="PR Preview" w:date="2026-01-01T00:00:00Z">
        <w:r>
          <w:delText xml:space="preserve">but estimates the fraction</w:delText>
        </w:r>
      </w:del>
      <w:del w:id="430" w:author="PR Preview" w:date="2026-01-01T00:00:00Z">
        <w:r>
          <w:delText xml:space="preserve"> </w:delText>
        </w:r>
      </w:del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del w:id="431" w:author="PR Preview" w:date="2026-01-01T00:00:00Z">
        <w:r>
          <w:delText xml:space="preserve"> </w:delText>
        </w:r>
      </w:del>
      <w:del w:id="432" w:author="PR Preview" w:date="2026-01-01T00:00:00Z">
        <w:r>
          <w:delText xml:space="preserve">of true null hypotheses from the p-values</w:delText>
        </w:r>
      </w:del>
      <w:del w:id="433" w:author="PR Preview" w:date="2026-01-01T00:00:00Z">
        <w:r>
          <w:delText xml:space="preserve"> </w:delText>
        </w:r>
      </w:del>
      <w:del w:id="434" w:author="PR Preview" w:date="2026-01-01T00:00:00Z">
        <w:r>
          <w:delText xml:space="preserve">and multiplies by the estimate,</w:delText>
        </w:r>
      </w:del>
      <w:del w:id="435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del w:id="436" w:author="PR Preview" w:date="2026-01-01T00:00:00Z">
        <w:r>
          <w:delText xml:space="preserve">, which is usually below 1.</w:delText>
        </w:r>
      </w:del>
      <w:del w:id="437" w:author="PR Preview" w:date="2026-01-01T00:00:00Z">
        <w:r>
          <w:delText xml:space="preserve"> </w:delText>
        </w:r>
      </w:del>
      <w:del w:id="438" w:author="PR Preview" w:date="2026-01-01T00:00:00Z">
        <w:r>
          <w:delText xml:space="preserve">BH is the case</w:delText>
        </w:r>
      </w:del>
      <w:del w:id="439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del w:id="440" w:author="PR Preview" w:date="2026-01-01T00:00:00Z">
        <w:r>
          <w:delText xml:space="preserve">, so Storey’s q-values are smaller, and reject more, when many null hypotheses are false.</w:delText>
        </w:r>
      </w:del>
    </w:p>
    <w:p>
      <w:pPr>
        <w:pStyle w:val="BodyText"/>
      </w:pPr>
      <w:ins w:id="441" w:author="PR Preview" w:date="2026-01-01T00:00:00Z">
        <w:r>
          <w:rPr>
            <w:i/>
            <w:iCs/>
          </w:rPr>
          <w:t xml:space="preserve">Remark 10</w:t>
        </w:r>
      </w:ins>
      <w:ins w:id="442" w:author="PR Preview" w:date="2026-01-01T00:00:00Z">
        <w:r>
          <w:t xml:space="preserve"> (q-values). </w:t>
        </w:r>
      </w:ins>
      <w:ins w:id="443" w:author="PR Preview" w:date="2026-01-01T00:00:00Z">
        <w:r>
          <w:t xml:space="preserve">The BH adjusted p-value of a hypothesis is the smallest FDR level</w:t>
        </w:r>
      </w:ins>
      <w:ins w:id="444" w:author="PR Preview" w:date="2026-01-01T00:00:00Z">
        <w:r>
          <w:t xml:space="preserve"> </w:t>
        </w:r>
      </w:ins>
      <m:oMath>
        <m:r>
          <m:t>q</m:t>
        </m:r>
      </m:oMath>
      <w:ins w:id="445" w:author="PR Preview" w:date="2026-01-01T00:00:00Z">
        <w:r>
          <w:t xml:space="preserve"> </w:t>
        </w:r>
      </w:ins>
      <w:ins w:id="446" w:author="PR Preview" w:date="2026-01-01T00:00:00Z">
        <w:r>
          <w:t xml:space="preserve">at which BH rejects it.</w:t>
        </w:r>
      </w:ins>
      <w:ins w:id="447" w:author="PR Preview" w:date="2026-01-01T00:00:00Z">
        <w:r>
          <w:t xml:space="preserve"> </w:t>
        </w:r>
      </w:ins>
      <w:ins w:id="448" w:author="PR Preview" w:date="2026-01-01T00:00:00Z">
        <w:r>
          <w:t xml:space="preserve">Some authors call this a</w:t>
        </w:r>
      </w:ins>
      <w:ins w:id="449" w:author="PR Preview" w:date="2026-01-01T00:00:00Z">
        <w:r>
          <w:t xml:space="preserve"> </w:t>
        </w:r>
      </w:ins>
      <w:ins w:id="450" w:author="PR Preview" w:date="2026-01-01T00:00:00Z">
        <w:r>
          <w:rPr>
            <w:i/>
            <w:iCs/>
          </w:rPr>
          <w:t xml:space="preserve">q-value</w:t>
        </w:r>
      </w:ins>
      <w:ins w:id="451" w:author="PR Preview" w:date="2026-01-01T00:00:00Z">
        <w:r>
          <w:t xml:space="preserve">.</w:t>
        </w:r>
      </w:ins>
      <w:ins w:id="452" w:author="PR Preview" w:date="2026-01-01T00:00:00Z">
        <w:r>
          <w:t xml:space="preserve"> </w:t>
        </w:r>
      </w:ins>
      <w:ins w:id="453" w:author="PR Preview" w:date="2026-01-01T00:00:00Z">
        <w:r>
          <w:t xml:space="preserve">Storey (2002)</w:t>
        </w:r>
      </w:ins>
      <w:ins w:id="454" w:author="PR Preview" w:date="2026-01-01T00:00:00Z">
        <w:r>
          <w:t xml:space="preserve"> </w:t>
        </w:r>
      </w:ins>
      <w:ins w:id="455" w:author="PR Preview" w:date="2026-01-01T00:00:00Z">
        <w:r>
          <w:t xml:space="preserve">defines the q-value with the same meaning,</w:t>
        </w:r>
      </w:ins>
      <w:ins w:id="456" w:author="PR Preview" w:date="2026-01-01T00:00:00Z">
        <w:r>
          <w:t xml:space="preserve"> </w:t>
        </w:r>
      </w:ins>
      <w:ins w:id="457" w:author="PR Preview" w:date="2026-01-01T00:00:00Z">
        <w:r>
          <w:t xml:space="preserve">but estimates the fraction</w:t>
        </w:r>
      </w:ins>
      <w:ins w:id="458" w:author="PR Preview" w:date="2026-01-01T00:00:00Z">
        <w:r>
          <w:t xml:space="preserve"> </w:t>
        </w:r>
      </w:ins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ins w:id="459" w:author="PR Preview" w:date="2026-01-01T00:00:00Z">
        <w:r>
          <w:t xml:space="preserve"> </w:t>
        </w:r>
      </w:ins>
      <w:ins w:id="460" w:author="PR Preview" w:date="2026-01-01T00:00:00Z">
        <w:r>
          <w:t xml:space="preserve">of true null hypotheses from the p-values</w:t>
        </w:r>
      </w:ins>
      <w:ins w:id="461" w:author="PR Preview" w:date="2026-01-01T00:00:00Z">
        <w:r>
          <w:t xml:space="preserve"> </w:t>
        </w:r>
      </w:ins>
      <w:ins w:id="462" w:author="PR Preview" w:date="2026-01-01T00:00:00Z">
        <w:r>
          <w:t xml:space="preserve">and multiplies by the estimate,</w:t>
        </w:r>
      </w:ins>
      <w:ins w:id="463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ins w:id="464" w:author="PR Preview" w:date="2026-01-01T00:00:00Z">
        <w:r>
          <w:t xml:space="preserve">, which is usually below 1.</w:t>
        </w:r>
      </w:ins>
      <w:ins w:id="465" w:author="PR Preview" w:date="2026-01-01T00:00:00Z">
        <w:r>
          <w:t xml:space="preserve"> </w:t>
        </w:r>
      </w:ins>
      <w:ins w:id="466" w:author="PR Preview" w:date="2026-01-01T00:00:00Z">
        <w:r>
          <w:t xml:space="preserve">BH is the case</w:t>
        </w:r>
      </w:ins>
      <w:ins w:id="467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ins w:id="468" w:author="PR Preview" w:date="2026-01-01T00:00:00Z">
        <w:r>
          <w:t xml:space="preserve">, so Storey’s q-values are smaller, and reject more, when many null hypotheses are false.</w:t>
        </w:r>
      </w:ins>
    </w:p>
    <w:bookmarkEnd w:id="88"/>
    <w:bookmarkEnd w:id="89"/>
    <w:bookmarkStart w:id="92" w:name="sec-procedure-comparison"/>
    <w:p>
      <w:pPr>
        <w:pStyle w:val="Heading2"/>
      </w:pPr>
      <w:r>
        <w:t xml:space="preserve">7 Comparing the procedures</w:t>
      </w:r>
    </w:p>
    <w:bookmarkStart w:id="90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0"/>
    <w:bookmarkStart w:id="91" w:name="rem-choosing-error-rate"/>
    <w:p>
      <w:pPr>
        <w:pStyle w:val="BodyText"/>
      </w:pPr>
      <w:del w:id="469" w:author="PR Preview" w:date="2026-01-01T00:00:00Z">
        <w:r>
          <w:rPr>
            <w:i/>
            <w:iCs/>
          </w:rPr>
          <w:delText xml:space="preserve">Remark 14</w:delText>
        </w:r>
      </w:del>
      <w:del w:id="470" w:author="PR Preview" w:date="2026-01-01T00:00:00Z">
        <w:r>
          <w:delText xml:space="preserve"> (Choosing an error rate). </w:delText>
        </w:r>
      </w:del>
      <w:del w:id="471" w:author="PR Preview" w:date="2026-01-01T00:00:00Z">
        <w:r>
          <w:delText xml:space="preserve">Control the FWER when a single false positive is costly,</w:delText>
        </w:r>
      </w:del>
      <w:del w:id="472" w:author="PR Preview" w:date="2026-01-01T00:00:00Z">
        <w:r>
          <w:delText xml:space="preserve"> </w:delText>
        </w:r>
      </w:del>
      <w:del w:id="473" w:author="PR Preview" w:date="2026-01-01T00:00:00Z">
        <w:r>
          <w:delText xml:space="preserve">as in a confirmatory trial that tests a handful of outcomes.</w:delText>
        </w:r>
      </w:del>
      <w:del w:id="474" w:author="PR Preview" w:date="2026-01-01T00:00:00Z">
        <w:r>
          <w:delText xml:space="preserve"> </w:delText>
        </w:r>
      </w:del>
      <w:del w:id="475" w:author="PR Preview" w:date="2026-01-01T00:00:00Z">
        <w:r>
          <w:delText xml:space="preserve">Control the FDR when the rejections are leads to follow up,</w:delText>
        </w:r>
      </w:del>
      <w:del w:id="476" w:author="PR Preview" w:date="2026-01-01T00:00:00Z">
        <w:r>
          <w:delText xml:space="preserve"> </w:delText>
        </w:r>
      </w:del>
      <w:del w:id="477" w:author="PR Preview" w:date="2026-01-01T00:00:00Z">
        <w:r>
          <w:delText xml:space="preserve">as in a screen of thousands of genes,</w:delText>
        </w:r>
      </w:del>
      <w:del w:id="478" w:author="PR Preview" w:date="2026-01-01T00:00:00Z">
        <w:r>
          <w:delText xml:space="preserve"> </w:delText>
        </w:r>
      </w:del>
      <w:del w:id="479" w:author="PR Preview" w:date="2026-01-01T00:00:00Z">
        <w:r>
          <w:delText xml:space="preserve">where a small fraction of false leads is acceptable.</w:delText>
        </w:r>
      </w:del>
      <w:del w:id="480" w:author="PR Preview" w:date="2026-01-01T00:00:00Z">
        <w:r>
          <w:delText xml:space="preserve"> </w:delText>
        </w:r>
      </w:del>
      <w:del w:id="481" w:author="PR Preview" w:date="2026-01-01T00:00:00Z">
        <w:r>
          <w:delText xml:space="preserve">The choice should be made before looking at the data.</w:delText>
        </w:r>
      </w:del>
    </w:p>
    <w:p>
      <w:pPr>
        <w:pStyle w:val="BodyText"/>
      </w:pPr>
      <w:ins w:id="482" w:author="PR Preview" w:date="2026-01-01T00:00:00Z">
        <w:r>
          <w:rPr>
            <w:i/>
            <w:iCs/>
          </w:rPr>
          <w:t xml:space="preserve">Remark 11</w:t>
        </w:r>
      </w:ins>
      <w:ins w:id="483" w:author="PR Preview" w:date="2026-01-01T00:00:00Z">
        <w:r>
          <w:t xml:space="preserve"> (Choosing an error rate). </w:t>
        </w:r>
      </w:ins>
      <w:ins w:id="484" w:author="PR Preview" w:date="2026-01-01T00:00:00Z">
        <w:r>
          <w:t xml:space="preserve">Control the FWER when a single false positive is costly,</w:t>
        </w:r>
      </w:ins>
      <w:ins w:id="485" w:author="PR Preview" w:date="2026-01-01T00:00:00Z">
        <w:r>
          <w:t xml:space="preserve"> </w:t>
        </w:r>
      </w:ins>
      <w:ins w:id="486" w:author="PR Preview" w:date="2026-01-01T00:00:00Z">
        <w:r>
          <w:t xml:space="preserve">as in a confirmatory trial that tests a handful of outcomes.</w:t>
        </w:r>
      </w:ins>
      <w:ins w:id="487" w:author="PR Preview" w:date="2026-01-01T00:00:00Z">
        <w:r>
          <w:t xml:space="preserve"> </w:t>
        </w:r>
      </w:ins>
      <w:ins w:id="488" w:author="PR Preview" w:date="2026-01-01T00:00:00Z">
        <w:r>
          <w:t xml:space="preserve">Control the FDR when the rejections are leads to follow up,</w:t>
        </w:r>
      </w:ins>
      <w:ins w:id="489" w:author="PR Preview" w:date="2026-01-01T00:00:00Z">
        <w:r>
          <w:t xml:space="preserve"> </w:t>
        </w:r>
      </w:ins>
      <w:ins w:id="490" w:author="PR Preview" w:date="2026-01-01T00:00:00Z">
        <w:r>
          <w:t xml:space="preserve">as in a screen of thousands of genes,</w:t>
        </w:r>
      </w:ins>
      <w:ins w:id="491" w:author="PR Preview" w:date="2026-01-01T00:00:00Z">
        <w:r>
          <w:t xml:space="preserve"> </w:t>
        </w:r>
      </w:ins>
      <w:ins w:id="492" w:author="PR Preview" w:date="2026-01-01T00:00:00Z">
        <w:r>
          <w:t xml:space="preserve">where a small fraction of false leads is acceptable.</w:t>
        </w:r>
      </w:ins>
      <w:ins w:id="493" w:author="PR Preview" w:date="2026-01-01T00:00:00Z">
        <w:r>
          <w:t xml:space="preserve"> </w:t>
        </w:r>
      </w:ins>
      <w:ins w:id="494" w:author="PR Preview" w:date="2026-01-01T00:00:00Z">
        <w:r>
          <w:t xml:space="preserve">The choice should be made before looking at the data.</w:t>
        </w:r>
      </w:ins>
    </w:p>
    <w:bookmarkEnd w:id="91"/>
    <w:bookmarkEnd w:id="92"/>
    <w:bookmarkStart w:id="94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3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4"/>
    <w:bookmarkStart w:id="112" w:name="references"/>
    <w:p>
      <w:pPr>
        <w:pStyle w:val="Heading2"/>
      </w:pPr>
      <w:r>
        <w:t xml:space="preserve">References</w:t>
      </w:r>
    </w:p>
    <w:bookmarkStart w:id="111" w:name="refs"/>
    <w:bookmarkStart w:id="96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5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6"/>
    <w:bookmarkStart w:id="98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7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98"/>
    <w:bookmarkStart w:id="10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9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0"/>
    <w:bookmarkStart w:id="102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1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2"/>
    <w:bookmarkStart w:id="103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3"/>
    <w:bookmarkStart w:id="10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5"/>
    <w:bookmarkStart w:id="10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7"/>
    <w:bookmarkStart w:id="108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08"/>
    <w:bookmarkStart w:id="110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09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1" Type="http://schemas.openxmlformats.org/officeDocument/2006/relationships/hyperlink" Target="basic-statistical-methods.qmd#def-two-sample-t-test" TargetMode="External"/><Relationship Id="rId48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4" Type="http://schemas.openxmlformats.org/officeDocument/2006/relationships/hyperlink" Target="https://doi.org/10.1007/978-1-0716-1418-1" TargetMode="External"/><Relationship Id="rId101" Type="http://schemas.openxmlformats.org/officeDocument/2006/relationships/hyperlink" Target="https://doi.org/10.1017/CBO9781316576533" TargetMode="External"/><Relationship Id="rId106" Type="http://schemas.openxmlformats.org/officeDocument/2006/relationships/hyperlink" Target="https://doi.org/10.1038/89044" TargetMode="External"/><Relationship Id="rId109" Type="http://schemas.openxmlformats.org/officeDocument/2006/relationships/hyperlink" Target="https://doi.org/10.1111/1467-9868.00346" TargetMode="External"/><Relationship Id="rId95" Type="http://schemas.openxmlformats.org/officeDocument/2006/relationships/hyperlink" Target="https://doi.org/10.1111/j.2517-6161.1995.tb02031.x" TargetMode="External"/><Relationship Id="rId97" Type="http://schemas.openxmlformats.org/officeDocument/2006/relationships/hyperlink" Target="https://doi.org/10.1214/aos/1013699998" TargetMode="External"/><Relationship Id="rId93" Type="http://schemas.openxmlformats.org/officeDocument/2006/relationships/hyperlink" Target="https://web.stanford.edu/~lindrew/stats300C.pdf" TargetMode="External"/><Relationship Id="rId99" Type="http://schemas.openxmlformats.org/officeDocument/2006/relationships/hyperlink" Target="https://www.cengage.com/c/statistical-inference-2e-casella-berger/9780534243128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basic-statistical-methods.qmd#def-two-sample-t-test" TargetMode="External"/><Relationship Id="rId48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4" Type="http://schemas.openxmlformats.org/officeDocument/2006/relationships/hyperlink" Target="https://doi.org/10.1007/978-1-0716-1418-1" TargetMode="External"/><Relationship Id="rId101" Type="http://schemas.openxmlformats.org/officeDocument/2006/relationships/hyperlink" Target="https://doi.org/10.1017/CBO9781316576533" TargetMode="External"/><Relationship Id="rId106" Type="http://schemas.openxmlformats.org/officeDocument/2006/relationships/hyperlink" Target="https://doi.org/10.1038/89044" TargetMode="External"/><Relationship Id="rId109" Type="http://schemas.openxmlformats.org/officeDocument/2006/relationships/hyperlink" Target="https://doi.org/10.1111/1467-9868.00346" TargetMode="External"/><Relationship Id="rId95" Type="http://schemas.openxmlformats.org/officeDocument/2006/relationships/hyperlink" Target="https://doi.org/10.1111/j.2517-6161.1995.tb02031.x" TargetMode="External"/><Relationship Id="rId97" Type="http://schemas.openxmlformats.org/officeDocument/2006/relationships/hyperlink" Target="https://doi.org/10.1214/aos/1013699998" TargetMode="External"/><Relationship Id="rId93" Type="http://schemas.openxmlformats.org/officeDocument/2006/relationships/hyperlink" Target="https://web.stanford.edu/~lindrew/stats300C.pdf" TargetMode="External"/><Relationship Id="rId99" Type="http://schemas.openxmlformats.org/officeDocument/2006/relationships/hyperlink" Target="https://www.cengage.com/c/statistical-inference-2e-casella-berger/9780534243128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2026-10-15T22:45:53Z</dcterms:created>
  <dcterms:modified xsi:type="dcterms:W3CDTF">2026-10-15T22:45:53Z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15:23:41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