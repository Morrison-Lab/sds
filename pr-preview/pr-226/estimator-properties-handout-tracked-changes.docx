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18:18:20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(Source: Consistent estimator). </w:delText>
        </w:r>
      </w:del>
      <w:del w:id="5" w:author="PR Preview" w:date="2026-01-01T00:00:00Z">
        <w:r>
          <w:delText xml:space="preserve">Casella and Berger (2002, Def. 10.1.1)</w:delText>
        </w:r>
      </w:del>
      <w:del w:id="6" w:author="PR Preview" w:date="2026-01-01T00:00:00Z">
        <w:r>
          <w:delText xml:space="preserve">.</w:delText>
        </w:r>
      </w:del>
    </w:p>
    <w:p>
      <w:pPr>
        <w:pStyle w:val="BodyText"/>
      </w:pPr>
      <w:del w:id="7" w:author="PR Preview" w:date="2026-01-01T00:00:00Z">
        <w:r>
          <w:rPr>
            <w:i/>
            <w:iCs/>
          </w:rPr>
          <w:delText xml:space="preserve">Remark 2</w:delText>
        </w:r>
      </w:del>
      <w:del w:id="8" w:author="PR Preview" w:date="2026-01-01T00:00:00Z">
        <w:r>
          <w:delText xml:space="preserve"> (Consistency describes a sequence of estimators). </w:delText>
        </w:r>
      </w:del>
      <w:del w:id="9" w:author="PR Preview" w:date="2026-01-01T00:00:00Z">
        <w:r>
          <w:delText xml:space="preserve">An estimator such as the</w:delText>
        </w:r>
      </w:del>
      <w:del w:id="10" w:author="PR Preview" w:date="2026-01-01T00:00:00Z">
        <w:r>
          <w:delText xml:space="preserve"> </w:delText>
        </w:r>
      </w:del>
      <w:hyperlink r:id="rId13">
        <w:del w:id="11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a formula that applies to any sample size,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so</w:delText>
        </w:r>
      </w:del>
      <w:del w:id="1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is a sequence of estimators,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one for each</w:delText>
        </w:r>
      </w:del>
      <w:del w:id="21" w:author="PR Preview" w:date="2026-01-01T00:00:00Z">
        <w:r>
          <w:delText xml:space="preserve"> </w:delText>
        </w:r>
      </w:del>
      <m:oMath>
        <m:r>
          <m:t>n</m:t>
        </m:r>
      </m:oMath>
      <w:del w:id="22" w:author="PR Preview" w:date="2026-01-01T00:00:00Z">
        <w:r>
          <w:delText xml:space="preserve">.</w:delText>
        </w:r>
      </w:del>
      <w:del w:id="23" w:author="PR Preview" w:date="2026-01-01T00:00:00Z">
        <w:r>
          <w:delText xml:space="preserve"> </w:delText>
        </w:r>
      </w:del>
      <w:hyperlink r:id="rId14">
        <w:del w:id="24" w:author="PR Preview" w:date="2026-01-01T00:00:00Z">
          <w:r>
            <w:rPr>
              <w:rStyle w:val="Hyperlink"/>
            </w:rPr>
            <w:delText xml:space="preserve">Unbiasedness</w:delText>
          </w:r>
        </w:del>
      </w:hyperlink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</w:delText>
        </w:r>
      </w:del>
      <w:del w:id="27" w:author="PR Preview" w:date="2026-01-01T00:00:00Z">
        <w:r>
          <w:delText xml:space="preserve"> </w:delText>
        </w:r>
      </w:del>
      <w:hyperlink r:id="rId15">
        <w:del w:id="28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describe an estimator at one fixed sample size;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consistency describes what happens to the whole sequence as</w:delText>
        </w:r>
      </w:del>
      <w:del w:id="33" w:author="PR Preview" w:date="2026-01-01T00:00:00Z">
        <w:r>
          <w:delText xml:space="preserve"> </w:delText>
        </w:r>
      </w:del>
      <m:oMath>
        <m:r>
          <m:t>n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grows.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 estimator can be consistent and biased at every</w:delText>
        </w:r>
      </w:del>
      <w:del w:id="38" w:author="PR Preview" w:date="2026-01-01T00:00:00Z">
        <w:r>
          <w:delText xml:space="preserve"> </w:delText>
        </w:r>
      </w:del>
      <m:oMath>
        <m:r>
          <m:t>n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or unbiased at every</w:delText>
        </w:r>
      </w:del>
      <w:del w:id="42" w:author="PR Preview" w:date="2026-01-01T00:00:00Z">
        <w:r>
          <w:delText xml:space="preserve"> </w:delText>
        </w:r>
      </w:del>
      <m:oMath>
        <m:r>
          <m:t>n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and not consistent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(the single-observation estimator</w:delText>
        </w:r>
      </w:del>
      <w:del w:id="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of a mean is the standard example).</w:delText>
        </w:r>
      </w:del>
    </w:p>
    <w:p>
      <w:pPr>
        <w:pStyle w:val="BodyText"/>
      </w:pPr>
      <w:ins w:id="50" w:author="PR Preview" w:date="2026-01-01T00:00:00Z">
        <w:r>
          <w:t xml:space="preserve">Source: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Casella and Berger (2002, Def. 10.1.1)</w:t>
        </w:r>
      </w:ins>
      <w:ins w:id="53" w:author="PR Preview" w:date="2026-01-01T00:00:00Z">
        <w:r>
          <w:t xml:space="preserve">.</w:t>
        </w:r>
      </w:ins>
    </w:p>
    <w:bookmarkEnd w:id="12"/>
    <w:bookmarkStart w:id="16" w:name="rem-consistent-sequence"/>
    <w:p>
      <w:pPr>
        <w:pStyle w:val="BodyText"/>
      </w:pPr>
      <w:ins w:id="54" w:author="PR Preview" w:date="2026-01-01T00:00:00Z">
        <w:r>
          <w:rPr>
            <w:i/>
            <w:iCs/>
          </w:rPr>
          <w:t xml:space="preserve">Remark 1</w:t>
        </w:r>
      </w:ins>
      <w:ins w:id="55" w:author="PR Preview" w:date="2026-01-01T00:00:00Z">
        <w:r>
          <w:t xml:space="preserve"> (Consistency describes a sequence of estimators). </w:t>
        </w:r>
      </w:ins>
      <w:ins w:id="56" w:author="PR Preview" w:date="2026-01-01T00:00:00Z">
        <w:r>
          <w:t xml:space="preserve">An estimator such as the</w:t>
        </w:r>
      </w:ins>
      <w:ins w:id="57" w:author="PR Preview" w:date="2026-01-01T00:00:00Z">
        <w:r>
          <w:t xml:space="preserve"> </w:t>
        </w:r>
      </w:ins>
      <w:hyperlink r:id="rId13">
        <w:ins w:id="58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is a formula that applies to any sample size,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so</w:t>
        </w:r>
      </w:ins>
      <w:ins w:id="6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is a sequence of estimators,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one for each</w:t>
        </w:r>
      </w:ins>
      <w:ins w:id="68" w:author="PR Preview" w:date="2026-01-01T00:00:00Z">
        <w:r>
          <w:t xml:space="preserve"> </w:t>
        </w:r>
      </w:ins>
      <m:oMath>
        <m:r>
          <m:t>n</m:t>
        </m:r>
      </m:oMath>
      <w:ins w:id="69" w:author="PR Preview" w:date="2026-01-01T00:00:00Z">
        <w:r>
          <w:t xml:space="preserve">.</w:t>
        </w:r>
      </w:ins>
      <w:ins w:id="70" w:author="PR Preview" w:date="2026-01-01T00:00:00Z">
        <w:r>
          <w:t xml:space="preserve"> </w:t>
        </w:r>
      </w:ins>
      <w:hyperlink r:id="rId14">
        <w:ins w:id="71" w:author="PR Preview" w:date="2026-01-01T00:00:00Z">
          <w:r>
            <w:rPr>
              <w:rStyle w:val="Hyperlink"/>
            </w:rPr>
            <w:t xml:space="preserve">Unbiasedness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and</w:t>
        </w:r>
      </w:ins>
      <w:ins w:id="74" w:author="PR Preview" w:date="2026-01-01T00:00:00Z">
        <w:r>
          <w:t xml:space="preserve"> </w:t>
        </w:r>
      </w:ins>
      <w:hyperlink r:id="rId15">
        <w:ins w:id="75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describe an estimator at one fixed sample size;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consistency describes what happens to the whole sequence as</w:t>
        </w:r>
      </w:ins>
      <w:ins w:id="80" w:author="PR Preview" w:date="2026-01-01T00:00:00Z">
        <w:r>
          <w:t xml:space="preserve"> </w:t>
        </w:r>
      </w:ins>
      <m:oMath>
        <m:r>
          <m:t>n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grows.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An estimator can be consistent and biased at every</w:t>
        </w:r>
      </w:ins>
      <w:ins w:id="85" w:author="PR Preview" w:date="2026-01-01T00:00:00Z">
        <w:r>
          <w:t xml:space="preserve"> </w:t>
        </w:r>
      </w:ins>
      <m:oMath>
        <m:r>
          <m:t>n</m:t>
        </m:r>
      </m:oMath>
      <w:ins w:id="86" w:author="PR Preview" w:date="2026-01-01T00:00:00Z">
        <w:r>
          <w:t xml:space="preserve">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or unbiased at every</w:t>
        </w:r>
      </w:ins>
      <w:ins w:id="89" w:author="PR Preview" w:date="2026-01-01T00:00:00Z">
        <w:r>
          <w:t xml:space="preserve"> </w:t>
        </w:r>
      </w:ins>
      <m:oMath>
        <m:r>
          <m:t>n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and not consistent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(the single-observation estimator</w:t>
        </w:r>
      </w:ins>
      <w:ins w:id="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of a mean is the standard example).</w:t>
        </w:r>
      </w:ins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del w:id="97" w:author="PR Preview" w:date="2026-01-01T00:00:00Z">
        <w:r>
          <w:rPr>
            <w:i/>
            <w:iCs/>
          </w:rPr>
          <w:delText xml:space="preserve">Remark 3</w:delText>
        </w:r>
      </w:del>
      <w:del w:id="98" w:author="PR Preview" w:date="2026-01-01T00:00:00Z">
        <w:r>
          <w:delText xml:space="preserve"> (Source: Relative efficiency). </w:delText>
        </w:r>
      </w:del>
      <w:del w:id="99" w:author="PR Preview" w:date="2026-01-01T00:00:00Z">
        <w:r>
          <w:delText xml:space="preserve">Casella and Berger (2002)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define the asymptotic version, through variances, in Def. 10.1.16 (p. 476);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this finite-sample form uses the mean squared error of their Def. 7.3.1 (p. 330).</w:delText>
        </w:r>
      </w:del>
    </w:p>
    <w:p>
      <w:pPr>
        <w:pStyle w:val="BodyText"/>
      </w:pPr>
      <w:del w:id="104" w:author="PR Preview" w:date="2026-01-01T00:00:00Z">
        <w:r>
          <w:rPr>
            <w:i/>
            <w:iCs/>
          </w:rPr>
          <w:delText xml:space="preserve">Remark 4</w:delText>
        </w:r>
      </w:del>
      <w:del w:id="105" w:author="PR Preview" w:date="2026-01-01T00:00:00Z">
        <w:r>
          <w:delText xml:space="preserve"> (Reading the relative efficiency). </w:delText>
        </w:r>
      </w:del>
      <w:del w:id="106" w:author="PR Preview" w:date="2026-01-01T00:00:00Z">
        <w:r>
          <w:delText xml:space="preserve">A relative efficiency above 1 means</w:delText>
        </w:r>
      </w:del>
      <w:del w:id="10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is more accurate than</w:delText>
        </w:r>
      </w:del>
      <w:del w:id="1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and below 1 means it is less accurate.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For two</w:delText>
        </w:r>
      </w:del>
      <w:del w:id="116" w:author="PR Preview" w:date="2026-01-01T00:00:00Z">
        <w:r>
          <w:delText xml:space="preserve"> </w:delText>
        </w:r>
      </w:del>
      <w:hyperlink r:id="rId14">
        <w:del w:id="117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estimators the mean squared errors are the variances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(</w:delText>
        </w:r>
      </w:del>
      <w:hyperlink r:id="rId37">
        <w:del w:id="122" w:author="PR Preview" w:date="2026-01-01T00:00:00Z">
          <w:r>
            <w:rPr>
              <w:rStyle w:val="Hyperlink"/>
            </w:rPr>
            <w:delText xml:space="preserve">mean squared error equals bias squared plus variance</w:delText>
          </w:r>
        </w:del>
      </w:hyperlink>
      <w:del w:id="123" w:author="PR Preview" w:date="2026-01-01T00:00:00Z">
        <w:r>
          <w:delText xml:space="preserve">, with zero bias),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so the relative efficiency is the ratio of the variances.</w:delText>
        </w:r>
      </w:del>
    </w:p>
    <w:p>
      <w:pPr>
        <w:pStyle w:val="FirstParagraph"/>
      </w:pPr>
      <w:ins w:id="126" w:author="PR Preview" w:date="2026-01-01T00:00:00Z">
        <w:r>
          <w:rPr>
            <w:i/>
            <w:iCs/>
          </w:rPr>
          <w:t xml:space="preserve">Remark 2</w:t>
        </w:r>
      </w:ins>
      <w:ins w:id="127" w:author="PR Preview" w:date="2026-01-01T00:00:00Z">
        <w:r>
          <w:t xml:space="preserve"> (Source: Relative efficiency). </w:t>
        </w:r>
      </w:ins>
      <w:ins w:id="128" w:author="PR Preview" w:date="2026-01-01T00:00:00Z">
        <w:r>
          <w:t xml:space="preserve">Casella and Berger (2002)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define the asymptotic version, through variances, in Def. 10.1.16 (p. 476);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this finite-sample form uses the mean squared error of their Def. 7.3.1 (p. 330).</w:t>
        </w:r>
      </w:ins>
    </w:p>
    <w:bookmarkEnd w:id="36"/>
    <w:bookmarkStart w:id="38" w:name="rem-relative-efficiency"/>
    <w:p>
      <w:pPr>
        <w:pStyle w:val="BodyText"/>
      </w:pPr>
      <w:ins w:id="133" w:author="PR Preview" w:date="2026-01-01T00:00:00Z">
        <w:r>
          <w:rPr>
            <w:i/>
            <w:iCs/>
          </w:rPr>
          <w:t xml:space="preserve">Remark 3</w:t>
        </w:r>
      </w:ins>
      <w:ins w:id="134" w:author="PR Preview" w:date="2026-01-01T00:00:00Z">
        <w:r>
          <w:t xml:space="preserve"> (Reading the relative efficiency). </w:t>
        </w:r>
      </w:ins>
      <w:ins w:id="135" w:author="PR Preview" w:date="2026-01-01T00:00:00Z">
        <w:r>
          <w:t xml:space="preserve">A relative efficiency above 1 means</w:t>
        </w:r>
      </w:ins>
      <w:ins w:id="1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is more accurate than</w:t>
        </w:r>
      </w:ins>
      <w:ins w:id="13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140" w:author="PR Preview" w:date="2026-01-01T00:00:00Z">
        <w:r>
          <w:t xml:space="preserve">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 below 1 means it is less accurate.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For two</w:t>
        </w:r>
      </w:ins>
      <w:ins w:id="145" w:author="PR Preview" w:date="2026-01-01T00:00:00Z">
        <w:r>
          <w:t xml:space="preserve"> </w:t>
        </w:r>
      </w:ins>
      <w:hyperlink r:id="rId14">
        <w:ins w:id="14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estimators the mean squared errors are the variances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(</w:t>
        </w:r>
      </w:ins>
      <w:hyperlink r:id="rId37">
        <w:ins w:id="151" w:author="PR Preview" w:date="2026-01-01T00:00:00Z">
          <w:r>
            <w:rPr>
              <w:rStyle w:val="Hyperlink"/>
            </w:rPr>
            <w:t xml:space="preserve">mean squared error equals bias squared plus variance</w:t>
          </w:r>
        </w:ins>
      </w:hyperlink>
      <w:ins w:id="152" w:author="PR Preview" w:date="2026-01-01T00:00:00Z">
        <w:r>
          <w:t xml:space="preserve">, with zero bias),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so the relative efficiency is the ratio of the variances.</w:t>
        </w:r>
      </w:ins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ins w:id="155" w:author="PR Preview" w:date="2026-01-01T00:00:00Z">
        <w:r>
          <w:t xml:space="preserve">Source: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(Rao 1945; Cramér 1946; Casella and Berger 2002, Thm. 7.3.9, p. 335)</w:t>
        </w:r>
      </w:ins>
      <w:ins w:id="158" w:author="PR Preview" w:date="2026-01-01T00:00:00Z">
        <w:r>
          <w:t xml:space="preserve">.</w:t>
        </w:r>
      </w:ins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del w:id="159" w:author="PR Preview" w:date="2026-01-01T00:00:00Z">
        <w:r>
          <w:rPr>
            <w:i/>
            <w:iCs/>
          </w:rPr>
          <w:delText xml:space="preserve">Remark 5</w:delText>
        </w:r>
      </w:del>
      <w:del w:id="160" w:author="PR Preview" w:date="2026-01-01T00:00:00Z">
        <w:r>
          <w:delText xml:space="preserve"> (Source: Cramér–Rao lower bound). </w:delText>
        </w:r>
      </w:del>
      <w:del w:id="161" w:author="PR Preview" w:date="2026-01-01T00:00:00Z">
        <w:r>
          <w:delText xml:space="preserve">Rao (1945)</w:delText>
        </w:r>
      </w:del>
      <w:del w:id="162" w:author="PR Preview" w:date="2026-01-01T00:00:00Z">
        <w:r>
          <w:delText xml:space="preserve">;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Cramér (1946)</w:delText>
        </w:r>
      </w:del>
      <w:del w:id="165" w:author="PR Preview" w:date="2026-01-01T00:00:00Z">
        <w:r>
          <w:delText xml:space="preserve">;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Casella and Berger (2002, Thm. 7.3.9, p. 335)</w:delText>
        </w:r>
      </w:del>
      <w:del w:id="168" w:author="PR Preview" w:date="2026-01-01T00:00:00Z">
        <w:r>
          <w:delText xml:space="preserve">.</w:delText>
        </w:r>
      </w:del>
    </w:p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169" w:author="PR Preview" w:date="2026-01-01T00:00:00Z">
        <w:r>
          <w:rPr>
            <w:i/>
            <w:iCs/>
          </w:rPr>
          <w:delText xml:space="preserve">Remark 6</w:delText>
        </w:r>
      </w:del>
      <w:del w:id="170" w:author="PR Preview" w:date="2026-01-01T00:00:00Z">
        <w:r>
          <w:delText xml:space="preserve"> (Source: Efficient estimator). </w:delText>
        </w:r>
      </w:del>
      <w:del w:id="171" w:author="PR Preview" w:date="2026-01-01T00:00:00Z">
        <w:r>
          <w:delText xml:space="preserve">Casella and Berger (2002, sec. 7.3.2)</w:delText>
        </w:r>
      </w:del>
      <w:del w:id="172" w:author="PR Preview" w:date="2026-01-01T00:00:00Z">
        <w:r>
          <w:delText xml:space="preserve">.</w:delText>
        </w:r>
      </w:del>
    </w:p>
    <w:p>
      <w:pPr>
        <w:pStyle w:val="BodyText"/>
      </w:pPr>
      <w:del w:id="173" w:author="PR Preview" w:date="2026-01-01T00:00:00Z">
        <w:r>
          <w:rPr>
            <w:i/>
            <w:iCs/>
          </w:rPr>
          <w:delText xml:space="preserve">Remark 7</w:delText>
        </w:r>
      </w:del>
      <w:del w:id="174" w:author="PR Preview" w:date="2026-01-01T00:00:00Z">
        <w:r>
          <w:delText xml:space="preserve"> (An efficient estimator has the smallest variance). </w:delText>
        </w:r>
      </w:del>
      <w:del w:id="175" w:author="PR Preview" w:date="2026-01-01T00:00:00Z">
        <w:r>
          <w:delText xml:space="preserve">By the Cramér–Rao lower bound, no unbiased estimator that satisfies its assumptions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has a smaller variance than an efficient one.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Among such estimators, an efficient estimator therefore also has the smallest mean squared error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(</w:delText>
        </w:r>
      </w:del>
      <w:hyperlink r:id="rId37">
        <w:del w:id="182" w:author="PR Preview" w:date="2026-01-01T00:00:00Z">
          <w:r>
            <w:rPr>
              <w:rStyle w:val="Hyperlink"/>
            </w:rPr>
            <w:delText xml:space="preserve">mean squared error equals bias squared plus variance</w:delText>
          </w:r>
        </w:del>
      </w:hyperlink>
      <w:del w:id="183" w:author="PR Preview" w:date="2026-01-01T00:00:00Z">
        <w:r>
          <w:delText xml:space="preserve">, with zero bias).</w:delText>
        </w:r>
      </w:del>
    </w:p>
    <w:p>
      <w:pPr>
        <w:pStyle w:val="FirstParagraph"/>
      </w:pPr>
      <w:ins w:id="184" w:author="PR Preview" w:date="2026-01-01T00:00:00Z">
        <w:r>
          <w:t xml:space="preserve">Source: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Casella and Berger (2002, sec. 7.3.2)</w:t>
        </w:r>
      </w:ins>
      <w:ins w:id="187" w:author="PR Preview" w:date="2026-01-01T00:00:00Z">
        <w:r>
          <w:t xml:space="preserve">.</w:t>
        </w:r>
      </w:ins>
    </w:p>
    <w:bookmarkEnd w:id="55"/>
    <w:bookmarkStart w:id="56" w:name="rem-efficient-minimum-variance"/>
    <w:p>
      <w:pPr>
        <w:pStyle w:val="BodyText"/>
      </w:pPr>
      <w:ins w:id="188" w:author="PR Preview" w:date="2026-01-01T00:00:00Z">
        <w:r>
          <w:rPr>
            <w:i/>
            <w:iCs/>
          </w:rPr>
          <w:t xml:space="preserve">Remark 4</w:t>
        </w:r>
      </w:ins>
      <w:ins w:id="189" w:author="PR Preview" w:date="2026-01-01T00:00:00Z">
        <w:r>
          <w:t xml:space="preserve"> (An efficient estimator has the smallest variance). </w:t>
        </w:r>
      </w:ins>
      <w:ins w:id="190" w:author="PR Preview" w:date="2026-01-01T00:00:00Z">
        <w:r>
          <w:t xml:space="preserve">By the Cramér–Rao lower bound, no unbiased estimator that satisfies its assumptions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has a smaller variance than an efficient one.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Among such estimators, an efficient estimator therefore also has the smallest mean squared error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(</w:t>
        </w:r>
      </w:ins>
      <w:hyperlink r:id="rId37">
        <w:ins w:id="197" w:author="PR Preview" w:date="2026-01-01T00:00:00Z">
          <w:r>
            <w:rPr>
              <w:rStyle w:val="Hyperlink"/>
            </w:rPr>
            <w:t xml:space="preserve">mean squared error equals bias squared plus variance</w:t>
          </w:r>
        </w:ins>
      </w:hyperlink>
      <w:ins w:id="198" w:author="PR Preview" w:date="2026-01-01T00:00:00Z">
        <w:r>
          <w:t xml:space="preserve">, with zero bias).</w:t>
        </w:r>
      </w:ins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del w:id="199" w:author="PR Preview" w:date="2026-01-01T00:00:00Z">
        <w:r>
          <w:rPr>
            <w:i/>
            <w:iCs/>
          </w:rPr>
          <w:delText xml:space="preserve">Remark 8</w:delText>
        </w:r>
      </w:del>
      <w:del w:id="200" w:author="PR Preview" w:date="2026-01-01T00:00:00Z">
        <w:r>
          <w:delText xml:space="preserve"> (What the bound does and does not say). </w:delText>
        </w:r>
      </w:del>
      <w:del w:id="201" w:author="PR Preview" w:date="2026-01-01T00:00:00Z">
        <w:r>
          <w:delText xml:space="preserve">The bound holds only for unbiased estimators,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and only when the regularity conditions of</w:delText>
        </w:r>
      </w:del>
      <w:del w:id="204" w:author="PR Preview" w:date="2026-01-01T00:00:00Z">
        <w:r>
          <w:delText xml:space="preserve"> </w:delText>
        </w:r>
      </w:del>
      <w:hyperlink r:id="rId42">
        <w:del w:id="205" w:author="PR Preview" w:date="2026-01-01T00:00:00Z">
          <w:r>
            <w:rPr>
              <w:rStyle w:val="Hyperlink"/>
            </w:rPr>
            <w:delText xml:space="preserve">the exercise on the mean of the score</w:delText>
          </w:r>
        </w:del>
      </w:hyperlink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hold.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When the set of possible data values depends on the parameter,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as for the uniform distribution on</w:delText>
        </w:r>
      </w:del>
      <w:del w:id="21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del w:id="213" w:author="PR Preview" w:date="2026-01-01T00:00:00Z">
        <w:r>
          <w:delText xml:space="preserve">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the conditions fail and the bound need not hold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(compare</w:delText>
        </w:r>
      </w:del>
      <w:del w:id="218" w:author="PR Preview" w:date="2026-01-01T00:00:00Z">
        <w:r>
          <w:delText xml:space="preserve"> </w:delText>
        </w:r>
      </w:del>
      <w:hyperlink r:id="rId61">
        <w:del w:id="219" w:author="PR Preview" w:date="2026-01-01T00:00:00Z">
          <w:r>
            <w:rPr>
              <w:rStyle w:val="Hyperlink"/>
            </w:rPr>
            <w:delText xml:space="preserve">the uniform example</w:delText>
          </w:r>
        </w:del>
      </w:hyperlink>
      <w:del w:id="220" w:author="PR Preview" w:date="2026-01-01T00:00:00Z">
        <w:r>
          <w:delText xml:space="preserve">).</w:delText>
        </w:r>
      </w:del>
    </w:p>
    <w:p>
      <w:pPr>
        <w:pStyle w:val="BodyText"/>
      </w:pPr>
      <w:ins w:id="221" w:author="PR Preview" w:date="2026-01-01T00:00:00Z">
        <w:r>
          <w:rPr>
            <w:i/>
            <w:iCs/>
          </w:rPr>
          <w:t xml:space="preserve">Remark 5</w:t>
        </w:r>
      </w:ins>
      <w:ins w:id="222" w:author="PR Preview" w:date="2026-01-01T00:00:00Z">
        <w:r>
          <w:t xml:space="preserve"> (What the bound does and does not say). </w:t>
        </w:r>
      </w:ins>
      <w:ins w:id="223" w:author="PR Preview" w:date="2026-01-01T00:00:00Z">
        <w:r>
          <w:t xml:space="preserve">The bound holds only for unbiased estimators,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and only when the regularity conditions of</w:t>
        </w:r>
      </w:ins>
      <w:ins w:id="226" w:author="PR Preview" w:date="2026-01-01T00:00:00Z">
        <w:r>
          <w:t xml:space="preserve"> </w:t>
        </w:r>
      </w:ins>
      <w:hyperlink r:id="rId42">
        <w:ins w:id="227" w:author="PR Preview" w:date="2026-01-01T00:00:00Z">
          <w:r>
            <w:rPr>
              <w:rStyle w:val="Hyperlink"/>
            </w:rPr>
            <w:t xml:space="preserve">the exercise on the mean of the score</w:t>
          </w:r>
        </w:ins>
      </w:hyperlink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hold.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When the set of possible data values depends on the parameter,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as for the uniform distribution on</w:t>
        </w:r>
      </w:ins>
      <w:ins w:id="23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ins w:id="235" w:author="PR Preview" w:date="2026-01-01T00:00:00Z">
        <w:r>
          <w:t xml:space="preserve">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the conditions fail and the bound need not hold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(compare</w:t>
        </w:r>
      </w:ins>
      <w:ins w:id="240" w:author="PR Preview" w:date="2026-01-01T00:00:00Z">
        <w:r>
          <w:t xml:space="preserve"> </w:t>
        </w:r>
      </w:ins>
      <w:hyperlink r:id="rId61">
        <w:ins w:id="241" w:author="PR Preview" w:date="2026-01-01T00:00:00Z">
          <w:r>
            <w:rPr>
              <w:rStyle w:val="Hyperlink"/>
            </w:rPr>
            <w:t xml:space="preserve">the uniform example</w:t>
          </w:r>
        </w:ins>
      </w:hyperlink>
      <w:ins w:id="242" w:author="PR Preview" w:date="2026-01-01T00:00:00Z">
        <w:r>
          <w:t xml:space="preserve">).</w:t>
        </w:r>
      </w:ins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2026-10-16T01:26:29Z</dcterms:created>
  <dcterms:modified xsi:type="dcterms:W3CDTF">2026-10-16T01:26:29Z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