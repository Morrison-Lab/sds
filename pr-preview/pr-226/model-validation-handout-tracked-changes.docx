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12</w:delText>
        </w:r>
      </w:del>
      <w:del w:id="4" w:author="PR Preview" w:date="2026-01-01T00:00:00Z">
        <w:r>
          <w:delText xml:space="preserve"> (Source: Bias–variance trade-off). </w:delText>
        </w:r>
      </w:del>
      <w:del w:id="5" w:author="PR Preview" w:date="2026-01-01T00:00:00Z">
        <w:r>
          <w:delText xml:space="preserve">James et al. (2021, sec. 2.2.2)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Remark 13</w:delText>
        </w:r>
      </w:del>
      <w:del w:id="8" w:author="PR Preview" w:date="2026-01-01T00:00:00Z">
        <w:r>
          <w:delText xml:space="preserve"> (Overfitting and the trade-off). </w:delText>
        </w:r>
      </w:del>
      <w:del w:id="9" w:author="PR Preview" w:date="2026-01-01T00:00:00Z">
        <w:r>
          <w:delText xml:space="preserve">By</w:delText>
        </w:r>
      </w:del>
      <w:del w:id="10" w:author="PR Preview" w:date="2026-01-01T00:00:00Z">
        <w:r>
          <w:delText xml:space="preserve"> </w:delText>
        </w:r>
      </w:del>
      <w:hyperlink w:anchor="thm-epe-decomposition">
        <w:del w:id="1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the squared bias plus the variance plus</w:delText>
        </w:r>
      </w:del>
      <w:del w:id="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Under a</w:delText>
        </w:r>
      </w:del>
      <w:del w:id="20" w:author="PR Preview" w:date="2026-01-01T00:00:00Z">
        <w:r>
          <w:delText xml:space="preserve"> </w:delText>
        </w:r>
      </w:del>
      <w:hyperlink w:anchor="def-bias-variance-tradeoff">
        <w:del w:id="21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among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moving from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to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lowers the expected squared prediction error at</w:delText>
        </w:r>
      </w:del>
      <w:del w:id="34" w:author="PR Preview" w:date="2026-01-01T00:00:00Z">
        <w:r>
          <w:delText xml:space="preserve"> </w:delText>
        </w:r>
      </w:del>
      <m:oMath>
        <m:r>
          <m:t>x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when the squared bias falls by more than the variance rises,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raises it otherwise.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 smallest of</w:delText>
        </w:r>
      </w:del>
      <w:del w:id="4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often at some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with</w:delText>
        </w:r>
      </w:del>
      <w:del w:id="4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(James et al. 2021, sec. 2.2.2)</w:delText>
        </w:r>
      </w:del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but not always: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the mean function</w:delText>
        </w:r>
      </w:del>
      <w:del w:id="55" w:author="PR Preview" w:date="2026-01-01T00:00:00Z">
        <w:r>
          <w:delText xml:space="preserve"> </w:delText>
        </w:r>
      </w:del>
      <m:oMath>
        <m:r>
          <m:t>μ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is a candidate of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 squared bias of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can be zero,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 then no later</w:delText>
        </w:r>
      </w:del>
      <w:del w:id="6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has a smaller squared bias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and, under the trade-off, none has a smaller variance,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so none has a smaller expected squared prediction error.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 procedures past the smallest error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have lowered their squared bias by less than they have raised their variance,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and the rules they produce tend to</w:delText>
        </w:r>
      </w:del>
      <w:del w:id="80" w:author="PR Preview" w:date="2026-01-01T00:00:00Z">
        <w:r>
          <w:delText xml:space="preserve"> </w:delText>
        </w:r>
      </w:del>
      <w:hyperlink w:anchor="def-overfitting">
        <w:del w:id="81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82" w:author="PR Preview" w:date="2026-01-01T00:00:00Z">
        <w:r>
          <w:delText xml:space="preserve">: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they fit their training sets more closely than the procedure with the smallest error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87" w:author="PR Preview" w:date="2026-01-01T00:00:00Z">
        <w:r>
          <w:rPr>
            <w:i/>
            <w:iCs/>
          </w:rPr>
          <w:delText xml:space="preserve">Remark 14</w:delText>
        </w:r>
      </w:del>
      <w:del w:id="88" w:author="PR Preview" w:date="2026-01-01T00:00:00Z">
        <w:r>
          <w:delText xml:space="preserve"> (Coefficients per observation). </w:delText>
        </w:r>
      </w:del>
      <w:del w:id="89" w:author="PR Preview" w:date="2026-01-01T00:00:00Z">
        <w:r>
          <w:delText xml:space="preserve">Adding coefficients to a least-squares fit makes it</w:delText>
        </w:r>
      </w:del>
      <w:del w:id="90" w:author="PR Preview" w:date="2026-01-01T00:00:00Z">
        <w:r>
          <w:delText xml:space="preserve"> </w:delText>
        </w:r>
      </w:del>
      <w:hyperlink w:anchor="def-flexibility">
        <w:del w:id="9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as before.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With few observations per coefficient,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 variance this adds can outweigh the squared bias it removes,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which is the overfitting side of</w:delText>
        </w:r>
      </w:del>
      <w:del w:id="100" w:author="PR Preview" w:date="2026-01-01T00:00:00Z">
        <w:r>
          <w:delText xml:space="preserve"> </w:delText>
        </w:r>
      </w:del>
      <w:hyperlink w:anchor="rem-overfitting-tradeoff">
        <w:del w:id="101" w:author="PR Preview" w:date="2026-01-01T00:00:00Z">
          <w:r>
            <w:rPr>
              <w:rStyle w:val="Hyperlink"/>
            </w:rPr>
            <w:delText xml:space="preserve">Remark 13</w:delText>
          </w:r>
        </w:del>
      </w:hyperlink>
      <w:del w:id="102" w:author="PR Preview" w:date="2026-01-01T00:00:00Z">
        <w:r>
          <w:delText xml:space="preserve">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In</w:delText>
        </w:r>
      </w:del>
      <w:del w:id="105" w:author="PR Preview" w:date="2026-01-01T00:00:00Z">
        <w:r>
          <w:delText xml:space="preserve"> </w:delText>
        </w:r>
      </w:del>
      <w:hyperlink w:anchor="exr-overfitting">
        <w:del w:id="10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each added power of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rStyle w:val="VerbatimChar"/>
          </w:rPr>
          <w:delText xml:space="preserve">wt</w:delText>
        </w:r>
      </w:del>
      <w:del w:id="112" w:author="PR Preview" w:date="2026-01-01T00:00:00Z">
        <w:r>
          <w:delText xml:space="preserve">, like an added predictor,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 one more coefficient fitted to the same 20 cars: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degree-4 fit has five coefficients for those 20 cars.</w:delText>
        </w:r>
      </w:del>
    </w:p>
    <w:p>
      <w:pPr>
        <w:pStyle w:val="FirstParagraph"/>
      </w:pPr>
      <w:ins w:id="117" w:author="PR Preview" w:date="2026-01-01T00:00:00Z">
        <w:r>
          <w:t xml:space="preserve">Source: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James et al. (2021, sec. 2.2.2)</w:t>
        </w:r>
      </w:ins>
      <w:ins w:id="120" w:author="PR Preview" w:date="2026-01-01T00:00:00Z">
        <w:r>
          <w:t xml:space="preserve">.</w:t>
        </w:r>
      </w:ins>
    </w:p>
    <w:bookmarkEnd w:id="91"/>
    <w:bookmarkStart w:id="92" w:name="rem-overfitting-tradeoff"/>
    <w:p>
      <w:pPr>
        <w:pStyle w:val="BodyText"/>
      </w:pPr>
      <w:ins w:id="121" w:author="PR Preview" w:date="2026-01-01T00:00:00Z">
        <w:r>
          <w:rPr>
            <w:i/>
            <w:iCs/>
          </w:rPr>
          <w:t xml:space="preserve">Remark 12</w:t>
        </w:r>
      </w:ins>
      <w:ins w:id="122" w:author="PR Preview" w:date="2026-01-01T00:00:00Z">
        <w:r>
          <w:t xml:space="preserve"> (Overfitting and the trade-off). </w:t>
        </w:r>
      </w:ins>
      <w:ins w:id="123" w:author="PR Preview" w:date="2026-01-01T00:00:00Z">
        <w:r>
          <w:t xml:space="preserve">By</w:t>
        </w:r>
      </w:ins>
      <w:ins w:id="124" w:author="PR Preview" w:date="2026-01-01T00:00:00Z">
        <w:r>
          <w:t xml:space="preserve"> </w:t>
        </w:r>
      </w:ins>
      <w:hyperlink w:anchor="thm-epe-decomposition">
        <w:ins w:id="1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is the squared bias plus the variance plus</w:t>
        </w:r>
      </w:ins>
      <w:ins w:id="1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Under a</w:t>
        </w:r>
      </w:ins>
      <w:ins w:id="134" w:author="PR Preview" w:date="2026-01-01T00:00:00Z">
        <w:r>
          <w:t xml:space="preserve"> </w:t>
        </w:r>
      </w:ins>
      <w:hyperlink w:anchor="def-bias-variance-tradeoff">
        <w:ins w:id="135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among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moving from</w:t>
        </w:r>
      </w:ins>
      <w:ins w:id="1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to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lowers the expected squared prediction error at</w:t>
        </w:r>
      </w:ins>
      <w:ins w:id="148" w:author="PR Preview" w:date="2026-01-01T00:00:00Z">
        <w:r>
          <w:t xml:space="preserve"> </w:t>
        </w:r>
      </w:ins>
      <m:oMath>
        <m:r>
          <m:t>x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when the squared bias falls by more than the variance rises,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and raises it otherwise.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 smallest of</w:t>
        </w:r>
      </w:ins>
      <w:ins w:id="15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often at some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with</w:t>
        </w:r>
      </w:ins>
      <w:ins w:id="1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(James et al. 2021, sec. 2.2.2)</w:t>
        </w:r>
      </w:ins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but not always: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if the mean function</w:t>
        </w:r>
      </w:ins>
      <w:ins w:id="169" w:author="PR Preview" w:date="2026-01-01T00:00:00Z">
        <w:r>
          <w:t xml:space="preserve"> </w:t>
        </w:r>
      </w:ins>
      <m:oMath>
        <m:r>
          <m:t>μ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 a candidate of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squared bias of</w:t>
        </w:r>
      </w:ins>
      <w:ins w:id="1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can be zero,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 then no later</w:t>
        </w:r>
      </w:ins>
      <w:ins w:id="18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has a smaller squared bias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and, under the trade-off, none has a smaller variance,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so none has a smaller expected squared prediction error.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The procedures past the smallest error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have lowered their squared bias by less than they have raised their variance,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and the rules they produce tend to</w:t>
        </w:r>
      </w:ins>
      <w:ins w:id="194" w:author="PR Preview" w:date="2026-01-01T00:00:00Z">
        <w:r>
          <w:t xml:space="preserve"> </w:t>
        </w:r>
      </w:ins>
      <w:hyperlink w:anchor="def-overfitting">
        <w:ins w:id="195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196" w:author="PR Preview" w:date="2026-01-01T00:00:00Z">
        <w:r>
          <w:t xml:space="preserve">: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they fit their training sets more closely than the procedure with the smallest error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but predict new observations worse.</w:t>
        </w:r>
      </w:ins>
    </w:p>
    <w:bookmarkEnd w:id="92"/>
    <w:bookmarkStart w:id="93" w:name="rem-overfitting-causes"/>
    <w:p>
      <w:pPr>
        <w:pStyle w:val="BodyText"/>
      </w:pPr>
      <w:ins w:id="201" w:author="PR Preview" w:date="2026-01-01T00:00:00Z">
        <w:r>
          <w:rPr>
            <w:i/>
            <w:iCs/>
          </w:rPr>
          <w:t xml:space="preserve">Remark 13</w:t>
        </w:r>
      </w:ins>
      <w:ins w:id="202" w:author="PR Preview" w:date="2026-01-01T00:00:00Z">
        <w:r>
          <w:t xml:space="preserve"> (Coefficients per observation). </w:t>
        </w:r>
      </w:ins>
      <w:ins w:id="203" w:author="PR Preview" w:date="2026-01-01T00:00:00Z">
        <w:r>
          <w:t xml:space="preserve">Adding coefficients to a least-squares fit makes it</w:t>
        </w:r>
      </w:ins>
      <w:ins w:id="204" w:author="PR Preview" w:date="2026-01-01T00:00:00Z">
        <w:r>
          <w:t xml:space="preserve"> </w:t>
        </w:r>
      </w:ins>
      <w:hyperlink w:anchor="def-flexibility">
        <w:ins w:id="20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as before.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With few observations per coefficient,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 variance this adds can outweigh the squared bias it removes,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which is the overfitting side of</w:t>
        </w:r>
      </w:ins>
      <w:ins w:id="214" w:author="PR Preview" w:date="2026-01-01T00:00:00Z">
        <w:r>
          <w:t xml:space="preserve"> </w:t>
        </w:r>
      </w:ins>
      <w:hyperlink w:anchor="rem-overfitting-tradeoff">
        <w:ins w:id="215" w:author="PR Preview" w:date="2026-01-01T00:00:00Z">
          <w:r>
            <w:rPr>
              <w:rStyle w:val="Hyperlink"/>
            </w:rPr>
            <w:t xml:space="preserve">Remark 12</w:t>
          </w:r>
        </w:ins>
      </w:hyperlink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In</w:t>
        </w:r>
      </w:ins>
      <w:ins w:id="219" w:author="PR Preview" w:date="2026-01-01T00:00:00Z">
        <w:r>
          <w:t xml:space="preserve"> </w:t>
        </w:r>
      </w:ins>
      <w:hyperlink w:anchor="exr-overfitting">
        <w:ins w:id="22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each added power of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rStyle w:val="VerbatimChar"/>
          </w:rPr>
          <w:t xml:space="preserve">wt</w:t>
        </w:r>
      </w:ins>
      <w:ins w:id="226" w:author="PR Preview" w:date="2026-01-01T00:00:00Z">
        <w:r>
          <w:t xml:space="preserve">, like an added predictor,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one more coefficient fitted to the same 20 cars: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degree-4 fit has five coefficients for those 20 cars.</w:t>
        </w:r>
      </w:ins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del w:id="231" w:author="PR Preview" w:date="2026-01-01T00:00:00Z">
        <w:r>
          <w:rPr>
            <w:i/>
            <w:iCs/>
          </w:rPr>
          <w:delText xml:space="preserve">Remark 15</w:delText>
        </w:r>
      </w:del>
      <w:del w:id="232" w:author="PR Preview" w:date="2026-01-01T00:00:00Z">
        <w:r>
          <w:delText xml:space="preserve"> (Training error is optimistic). </w:delText>
        </w:r>
      </w:del>
      <w:del w:id="233" w:author="PR Preview" w:date="2026-01-01T00:00:00Z">
        <w:r>
          <w:delText xml:space="preserve">The same argument fails for the training set.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 training pairs are not independent of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7" w:author="PR Preview" w:date="2026-01-01T00:00:00Z">
        <w:r>
          <w:delText xml:space="preserve">: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they are</w:delText>
        </w:r>
      </w:del>
      <w:del w:id="2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was fitted to make their prediction errors small.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So the argument of</w:delText>
        </w:r>
      </w:del>
      <w:del w:id="249" w:author="PR Preview" w:date="2026-01-01T00:00:00Z">
        <w:r>
          <w:delText xml:space="preserve"> </w:delText>
        </w:r>
      </w:del>
      <w:hyperlink w:anchor="thm-held-out-unbiased">
        <w:del w:id="25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that each squared prediction error has conditional expectation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does not hold for them,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 the</w:delText>
        </w:r>
      </w:del>
      <w:del w:id="260" w:author="PR Preview" w:date="2026-01-01T00:00:00Z">
        <w:r>
          <w:delText xml:space="preserve"> </w:delText>
        </w:r>
      </w:del>
      <w:hyperlink w:anchor="def-training-mse">
        <w:del w:id="261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6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typically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rPr>
            <w:i/>
            <w:iCs/>
          </w:rPr>
          <w:delText xml:space="preserve">smaller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than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(Hastie et al. 2009, sec. 7.4)</w:delText>
        </w:r>
      </w:del>
      <w:del w:id="272" w:author="PR Preview" w:date="2026-01-01T00:00:00Z">
        <w:r>
          <w:delText xml:space="preserve">.</w:delText>
        </w:r>
      </w:del>
      <w:del w:id="273" w:author="PR Preview" w:date="2026-01-01T00:00:00Z">
        <w:r>
          <w:delText xml:space="preserve"> </w:delText>
        </w:r>
      </w:del>
      <w:hyperlink w:anchor="exr-overfitting">
        <w:del w:id="27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shows the pattern: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training RMSE keeps falling as the degree grows,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while held-out RMSE does not.</w:delText>
        </w:r>
      </w:del>
    </w:p>
    <w:p>
      <w:pPr>
        <w:pStyle w:val="BodyText"/>
      </w:pPr>
      <w:ins w:id="281" w:author="PR Preview" w:date="2026-01-01T00:00:00Z">
        <w:r>
          <w:rPr>
            <w:i/>
            <w:iCs/>
          </w:rPr>
          <w:t xml:space="preserve">Remark 14</w:t>
        </w:r>
      </w:ins>
      <w:ins w:id="282" w:author="PR Preview" w:date="2026-01-01T00:00:00Z">
        <w:r>
          <w:t xml:space="preserve"> (Training error is optimistic). </w:t>
        </w:r>
      </w:ins>
      <w:ins w:id="283" w:author="PR Preview" w:date="2026-01-01T00:00:00Z">
        <w:r>
          <w:t xml:space="preserve">The same argument fails for the training set.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 training pairs are not independent of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7" w:author="PR Preview" w:date="2026-01-01T00:00:00Z">
        <w:r>
          <w:t xml:space="preserve">: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they are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</w:t>
        </w:r>
      </w:ins>
      <w:ins w:id="2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was fitted to make their prediction errors small.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So the argument of</w:t>
        </w:r>
      </w:ins>
      <w:ins w:id="299" w:author="PR Preview" w:date="2026-01-01T00:00:00Z">
        <w:r>
          <w:t xml:space="preserve"> </w:t>
        </w:r>
      </w:ins>
      <w:hyperlink w:anchor="thm-held-out-unbiased">
        <w:ins w:id="30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01" w:author="PR Preview" w:date="2026-01-01T00:00:00Z">
        <w:r>
          <w:t xml:space="preserve">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that each squared prediction error has conditional expectation</w:t>
        </w:r>
      </w:ins>
      <w:ins w:id="3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05" w:author="PR Preview" w:date="2026-01-01T00:00:00Z">
        <w:r>
          <w:t xml:space="preserve">,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does not hold for them,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 the</w:t>
        </w:r>
      </w:ins>
      <w:ins w:id="310" w:author="PR Preview" w:date="2026-01-01T00:00:00Z">
        <w:r>
          <w:t xml:space="preserve"> </w:t>
        </w:r>
      </w:ins>
      <w:hyperlink w:anchor="def-training-mse">
        <w:ins w:id="31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1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typically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i/>
            <w:iCs/>
          </w:rPr>
          <w:t xml:space="preserve">smaller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than</w:t>
        </w:r>
      </w:ins>
      <w:ins w:id="31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(Hastie et al. 2009, sec. 7.4)</w:t>
        </w:r>
      </w:ins>
      <w:ins w:id="322" w:author="PR Preview" w:date="2026-01-01T00:00:00Z">
        <w:r>
          <w:t xml:space="preserve">.</w:t>
        </w:r>
      </w:ins>
      <w:ins w:id="323" w:author="PR Preview" w:date="2026-01-01T00:00:00Z">
        <w:r>
          <w:t xml:space="preserve"> </w:t>
        </w:r>
      </w:ins>
      <w:hyperlink w:anchor="exr-overfitting">
        <w:ins w:id="32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shows the pattern: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training RMSE keeps falling as the degree grows,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while held-out RMSE does not.</w:t>
        </w:r>
      </w:ins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del w:id="331" w:author="PR Preview" w:date="2026-01-01T00:00:00Z">
        <w:r>
          <w:rPr>
            <w:i/>
            <w:iCs/>
          </w:rPr>
          <w:delText xml:space="preserve">Remark 16</w:delText>
        </w:r>
      </w:del>
      <w:del w:id="332" w:author="PR Preview" w:date="2026-01-01T00:00:00Z">
        <w:r>
          <w:delText xml:space="preserve"> (Source: Training/validation/test split). </w:delText>
        </w:r>
      </w:del>
      <w:del w:id="333" w:author="PR Preview" w:date="2026-01-01T00:00:00Z">
        <w:r>
          <w:delText xml:space="preserve">James et al. (2021, 198–201)</w:delText>
        </w:r>
      </w:del>
      <w:del w:id="334" w:author="PR Preview" w:date="2026-01-01T00:00:00Z">
        <w:r>
          <w:delText xml:space="preserve">.</w:delText>
        </w:r>
      </w:del>
    </w:p>
    <w:p>
      <w:pPr>
        <w:pStyle w:val="FirstParagraph"/>
      </w:pPr>
      <w:ins w:id="335" w:author="PR Preview" w:date="2026-01-01T00:00:00Z">
        <w:r>
          <w:t xml:space="preserve">Source: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James et al. (2021, 198–201)</w:t>
        </w:r>
      </w:ins>
      <w:ins w:id="338" w:author="PR Preview" w:date="2026-01-01T00:00:00Z">
        <w:r>
          <w:t xml:space="preserve">.</w:t>
        </w:r>
      </w:ins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del w:id="339" w:author="PR Preview" w:date="2026-01-01T00:00:00Z">
        <w:r>
          <w:rPr>
            <w:i/>
            <w:iCs/>
          </w:rPr>
          <w:delText xml:space="preserve">Remark 17</w:delText>
        </w:r>
      </w:del>
      <w:del w:id="340" w:author="PR Preview" w:date="2026-01-01T00:00:00Z">
        <w:r>
          <w:delText xml:space="preserve"> (What each set is for). </w:delText>
        </w:r>
      </w:del>
      <w:del w:id="341" w:author="PR Preview" w:date="2026-01-01T00:00:00Z">
        <w:r>
          <w:delText xml:space="preserve">Each set of a</w:delText>
        </w:r>
      </w:del>
      <w:del w:id="342" w:author="PR Preview" w:date="2026-01-01T00:00:00Z">
        <w:r>
          <w:delText xml:space="preserve"> </w:delText>
        </w:r>
      </w:del>
      <w:hyperlink w:anchor="def-data-splits">
        <w:del w:id="343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has one job:</w:delText>
        </w:r>
      </w:del>
    </w:p>
    <w:p>
      <w:pPr>
        <w:pStyle w:val="FirstParagraph"/>
      </w:pPr>
      <w:ins w:id="346" w:author="PR Preview" w:date="2026-01-01T00:00:00Z">
        <w:r>
          <w:rPr>
            <w:i/>
            <w:iCs/>
          </w:rPr>
          <w:t xml:space="preserve">Remark 15</w:t>
        </w:r>
      </w:ins>
      <w:ins w:id="347" w:author="PR Preview" w:date="2026-01-01T00:00:00Z">
        <w:r>
          <w:t xml:space="preserve"> (What each set is for). </w:t>
        </w:r>
      </w:ins>
      <w:ins w:id="348" w:author="PR Preview" w:date="2026-01-01T00:00:00Z">
        <w:r>
          <w:t xml:space="preserve">Each set of a</w:t>
        </w:r>
      </w:ins>
      <w:ins w:id="349" w:author="PR Preview" w:date="2026-01-01T00:00:00Z">
        <w:r>
          <w:t xml:space="preserve"> </w:t>
        </w:r>
      </w:ins>
      <w:hyperlink w:anchor="def-data-splits">
        <w:ins w:id="35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del w:id="353" w:author="PR Preview" w:date="2026-01-01T00:00:00Z">
        <w:r>
          <w:rPr>
            <w:i/>
            <w:iCs/>
          </w:rPr>
          <w:delText xml:space="preserve">Remark 18</w:delText>
        </w:r>
      </w:del>
      <w:del w:id="354" w:author="PR Preview" w:date="2026-01-01T00:00:00Z">
        <w:r>
          <w:delText xml:space="preserve"> (Source: Folds). </w:delText>
        </w:r>
      </w:del>
      <w:del w:id="355" w:author="PR Preview" w:date="2026-01-01T00:00:00Z">
        <w:r>
          <w:delText xml:space="preserve">James et al. (2021, sec. 5.1.3)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Hastie et al. (2009, sec. 7.10.1)</w:delText>
        </w:r>
      </w:del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who split the data into</w:delText>
        </w:r>
      </w:del>
      <w:del w:id="363" w:author="PR Preview" w:date="2026-01-01T00:00:00Z">
        <w:r>
          <w:delText xml:space="preserve"> </w:delText>
        </w:r>
      </w:del>
      <m:oMath>
        <m:r>
          <m:t>k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366" w:author="PR Preview" w:date="2026-01-01T00:00:00Z">
        <w:r>
          <w:rPr>
            <w:i/>
            <w:iCs/>
          </w:rPr>
          <w:t xml:space="preserve">Remark 16</w:t>
        </w:r>
      </w:ins>
      <w:ins w:id="367" w:author="PR Preview" w:date="2026-01-01T00:00:00Z">
        <w:r>
          <w:t xml:space="preserve"> (Source: Folds). </w:t>
        </w:r>
      </w:ins>
      <w:ins w:id="368" w:author="PR Preview" w:date="2026-01-01T00:00:00Z">
        <w:r>
          <w:t xml:space="preserve">James et al. (2021, sec. 5.1.3)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Hastie et al. (2009, sec. 7.10.1)</w:t>
        </w:r>
      </w:ins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who split the data into</w:t>
        </w:r>
      </w:ins>
      <w:ins w:id="376" w:author="PR Preview" w:date="2026-01-01T00:00:00Z">
        <w:r>
          <w:t xml:space="preserve"> </w:t>
        </w:r>
      </w:ins>
      <m:oMath>
        <m:r>
          <m:t>k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roughly equal-sized parts.</w:t>
        </w:r>
      </w:ins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del w:id="379" w:author="PR Preview" w:date="2026-01-01T00:00:00Z">
        <w:r>
          <w:rPr>
            <w:i/>
            <w:iCs/>
          </w:rPr>
          <w:delText xml:space="preserve">Remark 19</w:delText>
        </w:r>
      </w:del>
      <w:del w:id="380" w:author="PR Preview" w:date="2026-01-01T00:00:00Z">
        <w:r>
          <w:delText xml:space="preserve"> (Source: Fold assignment). </w:delText>
        </w:r>
      </w:del>
      <w:del w:id="381" w:author="PR Preview" w:date="2026-01-01T00:00:00Z">
        <w:r>
          <w:delText xml:space="preserve">The fold-assignment function</w:delText>
        </w:r>
      </w:del>
      <w:del w:id="38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follows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Hastie et al. (2009, sec. 7.10.1)</w:delText>
        </w:r>
      </w:del>
      <w:del w:id="387" w:author="PR Preview" w:date="2026-01-01T00:00:00Z">
        <w:r>
          <w:delText xml:space="preserve">.</w:delText>
        </w:r>
      </w:del>
    </w:p>
    <w:p>
      <w:pPr>
        <w:pStyle w:val="FirstParagraph"/>
      </w:pPr>
      <w:ins w:id="388" w:author="PR Preview" w:date="2026-01-01T00:00:00Z">
        <w:r>
          <w:rPr>
            <w:i/>
            <w:iCs/>
          </w:rPr>
          <w:t xml:space="preserve">Remark 17</w:t>
        </w:r>
      </w:ins>
      <w:ins w:id="389" w:author="PR Preview" w:date="2026-01-01T00:00:00Z">
        <w:r>
          <w:t xml:space="preserve"> (Source: Fold assignment). </w:t>
        </w:r>
      </w:ins>
      <w:ins w:id="390" w:author="PR Preview" w:date="2026-01-01T00:00:00Z">
        <w:r>
          <w:t xml:space="preserve">The fold-assignment function</w:t>
        </w:r>
      </w:ins>
      <w:ins w:id="39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follows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Hastie et al. (2009, sec. 7.10.1)</w:t>
        </w:r>
      </w:ins>
      <w:ins w:id="396" w:author="PR Preview" w:date="2026-01-01T00:00:00Z">
        <w:r>
          <w:t xml:space="preserve">.</w:t>
        </w:r>
      </w:ins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del w:id="397" w:author="PR Preview" w:date="2026-01-01T00:00:00Z">
        <w:r>
          <w:rPr>
            <w:i/>
            <w:iCs/>
          </w:rPr>
          <w:delText xml:space="preserve">Remark 20</w:delText>
        </w:r>
      </w:del>
      <w:del w:id="398" w:author="PR Preview" w:date="2026-01-01T00:00:00Z">
        <w:r>
          <w:delText xml:space="preserve"> (Source: Fold-out rule). </w:delText>
        </w:r>
      </w:del>
      <w:del w:id="399" w:author="PR Preview" w:date="2026-01-01T00:00:00Z">
        <w:r>
          <w:delText xml:space="preserve">Hastie et al. (2009, sec. 7.10.1)</w:delText>
        </w:r>
      </w:del>
      <w:del w:id="400" w:author="PR Preview" w:date="2026-01-01T00:00:00Z">
        <w:r>
          <w:delText xml:space="preserve">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who write the fitted function with the</w:delText>
        </w:r>
      </w:del>
      <w:del w:id="403" w:author="PR Preview" w:date="2026-01-01T00:00:00Z">
        <w:r>
          <w:delText xml:space="preserve"> </w:delText>
        </w:r>
      </w:del>
      <m:oMath>
        <m:r>
          <m:t>k</m:t>
        </m:r>
      </m:oMath>
      <w:del w:id="404" w:author="PR Preview" w:date="2026-01-01T00:00:00Z">
        <w:r>
          <w:delText xml:space="preserve">th part of the data removed as</w:delText>
        </w:r>
      </w:del>
      <w:del w:id="40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406" w:author="PR Preview" w:date="2026-01-01T00:00:00Z">
        <w:r>
          <w:delText xml:space="preserve">.</w:delText>
        </w:r>
      </w:del>
    </w:p>
    <w:p>
      <w:pPr>
        <w:pStyle w:val="FirstParagraph"/>
      </w:pPr>
      <w:ins w:id="407" w:author="PR Preview" w:date="2026-01-01T00:00:00Z">
        <w:r>
          <w:rPr>
            <w:i/>
            <w:iCs/>
          </w:rPr>
          <w:t xml:space="preserve">Remark 18</w:t>
        </w:r>
      </w:ins>
      <w:ins w:id="408" w:author="PR Preview" w:date="2026-01-01T00:00:00Z">
        <w:r>
          <w:t xml:space="preserve"> (Source: Fold-out rule). </w:t>
        </w:r>
      </w:ins>
      <w:ins w:id="409" w:author="PR Preview" w:date="2026-01-01T00:00:00Z">
        <w:r>
          <w:t xml:space="preserve">Hastie et al. (2009, sec. 7.10.1)</w:t>
        </w:r>
      </w:ins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who write the fitted function with the</w:t>
        </w:r>
      </w:ins>
      <w:ins w:id="413" w:author="PR Preview" w:date="2026-01-01T00:00:00Z">
        <w:r>
          <w:t xml:space="preserve"> </w:t>
        </w:r>
      </w:ins>
      <m:oMath>
        <m:r>
          <m:t>k</m:t>
        </m:r>
      </m:oMath>
      <w:ins w:id="414" w:author="PR Preview" w:date="2026-01-01T00:00:00Z">
        <w:r>
          <w:t xml:space="preserve">th part of the data removed as</w:t>
        </w:r>
      </w:ins>
      <w:ins w:id="41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16" w:author="PR Preview" w:date="2026-01-01T00:00:00Z">
        <w:r>
          <w:t xml:space="preserve">.</w:t>
        </w:r>
      </w:ins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del w:id="417" w:author="PR Preview" w:date="2026-01-01T00:00:00Z">
        <w:r>
          <w:rPr>
            <w:i/>
            <w:iCs/>
          </w:rPr>
          <w:delText xml:space="preserve">Remark 21</w:delText>
        </w:r>
      </w:del>
      <w:del w:id="418" w:author="PR Preview" w:date="2026-01-01T00:00:00Z">
        <w:r>
          <w:delText xml:space="preserve"> (Cross-validation instead of a single validation set). </w:delText>
        </w:r>
      </w:del>
      <w:del w:id="419" w:author="PR Preview" w:date="2026-01-01T00:00:00Z">
        <w:r>
          <w:delText xml:space="preserve">If data are limited,</w:delText>
        </w:r>
      </w:del>
      <w:del w:id="420" w:author="PR Preview" w:date="2026-01-01T00:00:00Z">
        <w:r>
          <w:delText xml:space="preserve"> </w:delText>
        </w:r>
      </w:del>
      <m:oMath>
        <m:r>
          <m:t>k</m:t>
        </m:r>
      </m:oMath>
      <w:del w:id="421" w:author="PR Preview" w:date="2026-01-01T00:00:00Z">
        <w:r>
          <w:delText xml:space="preserve">-fold cross-validation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can replace the single validation set of</w:delText>
        </w:r>
      </w:del>
      <w:del w:id="424" w:author="PR Preview" w:date="2026-01-01T00:00:00Z">
        <w:r>
          <w:delText xml:space="preserve"> </w:delText>
        </w:r>
      </w:del>
      <w:hyperlink w:anchor="def-data-splits">
        <w:del w:id="42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for more stable tuning.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In</w:delText>
        </w:r>
      </w:del>
      <w:del w:id="430" w:author="PR Preview" w:date="2026-01-01T00:00:00Z">
        <w:r>
          <w:delText xml:space="preserve"> </w:delText>
        </w:r>
      </w:del>
      <w:hyperlink w:anchor="exr-kfold">
        <w:del w:id="43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32" w:author="PR Preview" w:date="2026-01-01T00:00:00Z">
        <w:r>
          <w:delText xml:space="preserve">,</w:delText>
        </w:r>
      </w:del>
      <w:del w:id="43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folds of 8 cars each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give 4 fits on 24 cars each.</w:delText>
        </w:r>
      </w:del>
    </w:p>
    <w:p>
      <w:pPr>
        <w:pStyle w:val="FirstParagraph"/>
      </w:pPr>
      <w:ins w:id="438" w:author="PR Preview" w:date="2026-01-01T00:00:00Z">
        <w:r>
          <w:rPr>
            <w:i/>
            <w:iCs/>
          </w:rPr>
          <w:t xml:space="preserve">Remark 19</w:t>
        </w:r>
      </w:ins>
      <w:ins w:id="439" w:author="PR Preview" w:date="2026-01-01T00:00:00Z">
        <w:r>
          <w:t xml:space="preserve"> (Cross-validation instead of a single validation set). </w:t>
        </w:r>
      </w:ins>
      <w:ins w:id="440" w:author="PR Preview" w:date="2026-01-01T00:00:00Z">
        <w:r>
          <w:t xml:space="preserve">If data are limited,</w:t>
        </w:r>
      </w:ins>
      <w:ins w:id="441" w:author="PR Preview" w:date="2026-01-01T00:00:00Z">
        <w:r>
          <w:t xml:space="preserve"> </w:t>
        </w:r>
      </w:ins>
      <m:oMath>
        <m:r>
          <m:t>k</m:t>
        </m:r>
      </m:oMath>
      <w:ins w:id="442" w:author="PR Preview" w:date="2026-01-01T00:00:00Z">
        <w:r>
          <w:t xml:space="preserve">-fold cross-validation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can replace the single validation set of</w:t>
        </w:r>
      </w:ins>
      <w:ins w:id="445" w:author="PR Preview" w:date="2026-01-01T00:00:00Z">
        <w:r>
          <w:t xml:space="preserve"> </w:t>
        </w:r>
      </w:ins>
      <w:hyperlink w:anchor="def-data-splits">
        <w:ins w:id="44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for more stable tuning.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In</w:t>
        </w:r>
      </w:ins>
      <w:ins w:id="451" w:author="PR Preview" w:date="2026-01-01T00:00:00Z">
        <w:r>
          <w:t xml:space="preserve"> </w:t>
        </w:r>
      </w:ins>
      <w:hyperlink w:anchor="exr-kfold">
        <w:ins w:id="452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folds of 8 cars each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give 4 fits on 24 cars each.</w:t>
        </w:r>
      </w:ins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del w:id="459" w:author="PR Preview" w:date="2026-01-01T00:00:00Z">
        <w:r>
          <w:rPr>
            <w:i/>
            <w:iCs/>
          </w:rPr>
          <w:delText xml:space="preserve">Remark 22</w:delText>
        </w:r>
      </w:del>
      <w:del w:id="460" w:author="PR Preview" w:date="2026-01-01T00:00:00Z">
        <w:r>
          <w:delText xml:space="preserve"> (Source: Cross-validation estimate). </w:delText>
        </w:r>
      </w:del>
      <w:del w:id="461" w:author="PR Preview" w:date="2026-01-01T00:00:00Z">
        <w:r>
          <w:delText xml:space="preserve">Hastie et al. (2009, sec. 7.10.1)</w:delText>
        </w:r>
      </w:del>
      <w:del w:id="462" w:author="PR Preview" w:date="2026-01-01T00:00:00Z">
        <w:r>
          <w:delText xml:space="preserve">, for the per-observation form with the fold index</w:delText>
        </w:r>
      </w:del>
      <w:del w:id="46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64" w:author="PR Preview" w:date="2026-01-01T00:00:00Z">
        <w:r>
          <w:delText xml:space="preserve">.</w:delText>
        </w:r>
      </w:del>
    </w:p>
    <w:p>
      <w:pPr>
        <w:pStyle w:val="FirstParagraph"/>
      </w:pPr>
      <w:ins w:id="465" w:author="PR Preview" w:date="2026-01-01T00:00:00Z">
        <w:r>
          <w:rPr>
            <w:i/>
            <w:iCs/>
          </w:rPr>
          <w:t xml:space="preserve">Remark 20</w:t>
        </w:r>
      </w:ins>
      <w:ins w:id="466" w:author="PR Preview" w:date="2026-01-01T00:00:00Z">
        <w:r>
          <w:t xml:space="preserve"> (Source: Cross-validation estimate). </w:t>
        </w:r>
      </w:ins>
      <w:ins w:id="467" w:author="PR Preview" w:date="2026-01-01T00:00:00Z">
        <w:r>
          <w:t xml:space="preserve">Hastie et al. (2009, sec. 7.10.1)</w:t>
        </w:r>
      </w:ins>
      <w:ins w:id="468" w:author="PR Preview" w:date="2026-01-01T00:00:00Z">
        <w:r>
          <w:t xml:space="preserve">, for the per-observation form with the fold index</w:t>
        </w:r>
      </w:ins>
      <w:ins w:id="46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70" w:author="PR Preview" w:date="2026-01-01T00:00:00Z">
        <w:r>
          <w:t xml:space="preserve">.</w:t>
        </w:r>
      </w:ins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del w:id="471" w:author="PR Preview" w:date="2026-01-01T00:00:00Z">
        <w:r>
          <w:rPr>
            <w:i/>
            <w:iCs/>
          </w:rPr>
          <w:delText xml:space="preserve">Remark 23</w:delText>
        </w:r>
      </w:del>
      <w:del w:id="472" w:author="PR Preview" w:date="2026-01-01T00:00:00Z">
        <w:r>
          <w:delText xml:space="preserve"> (Source: Fold mean squared error). </w:delText>
        </w:r>
      </w:del>
      <w:del w:id="473" w:author="PR Preview" w:date="2026-01-01T00:00:00Z">
        <w:r>
          <w:delText xml:space="preserve">James et al. (2021, sec. 5.1.3)</w:delText>
        </w:r>
      </w:del>
      <w:del w:id="474" w:author="PR Preview" w:date="2026-01-01T00:00:00Z">
        <w:r>
          <w:delText xml:space="preserve">, who write the fold mean squared errors as</w:delText>
        </w:r>
      </w:del>
      <w:del w:id="475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476" w:author="PR Preview" w:date="2026-01-01T00:00:00Z">
        <w:r>
          <w:delText xml:space="preserve">.</w:delText>
        </w:r>
      </w:del>
    </w:p>
    <w:p>
      <w:pPr>
        <w:pStyle w:val="BodyText"/>
      </w:pPr>
      <w:del w:id="477" w:author="PR Preview" w:date="2026-01-01T00:00:00Z">
        <w:r>
          <w:rPr>
            <w:i/>
            <w:iCs/>
          </w:rPr>
          <w:delText xml:space="preserve">Remark 24</w:delText>
        </w:r>
      </w:del>
      <w:del w:id="478" w:author="PR Preview" w:date="2026-01-01T00:00:00Z">
        <w:r>
          <w:delText xml:space="preserve"> (What the cross-validation estimate estimates). </w:delText>
        </w:r>
      </w:del>
      <w:del w:id="479" w:author="PR Preview" w:date="2026-01-01T00:00:00Z">
        <w:r>
          <w:delText xml:space="preserve">Each prediction in</w:delText>
        </w:r>
      </w:del>
      <w:del w:id="480" w:author="PR Preview" w:date="2026-01-01T00:00:00Z">
        <w:r>
          <w:delText xml:space="preserve"> </w:delText>
        </w:r>
      </w:del>
      <w:hyperlink w:anchor="eq-cv-estimate">
        <w:del w:id="48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comes from a rule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that did not see the observation it predicts,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so each squared error is scored as in</w:delText>
        </w:r>
      </w:del>
      <w:del w:id="488" w:author="PR Preview" w:date="2026-01-01T00:00:00Z">
        <w:r>
          <w:delText xml:space="preserve"> </w:delText>
        </w:r>
      </w:del>
      <w:hyperlink w:anchor="thm-held-out-unbiased">
        <w:del w:id="48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90" w:author="PR Preview" w:date="2026-01-01T00:00:00Z">
        <w:r>
          <w:delText xml:space="preserve">.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But the rule for fold</w:delText>
        </w:r>
      </w:del>
      <w:del w:id="4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was fitted to</w:delText>
        </w:r>
      </w:del>
      <w:del w:id="49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observations,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not</w:delText>
        </w:r>
      </w:del>
      <w:del w:id="501" w:author="PR Preview" w:date="2026-01-01T00:00:00Z">
        <w:r>
          <w:delText xml:space="preserve"> </w:delText>
        </w:r>
      </w:del>
      <m:oMath>
        <m:r>
          <m:t>n</m:t>
        </m:r>
      </m:oMath>
      <w:del w:id="502" w:author="PR Preview" w:date="2026-01-01T00:00:00Z">
        <w:r>
          <w:delText xml:space="preserve">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and the</w:delText>
        </w:r>
      </w:del>
      <w:del w:id="505" w:author="PR Preview" w:date="2026-01-01T00:00:00Z">
        <w:r>
          <w:delText xml:space="preserve"> </w:delText>
        </w:r>
      </w:del>
      <m:oMath>
        <m:r>
          <m:t>k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rules differ from one another and from the rule fitted to all</w:delText>
        </w:r>
      </w:del>
      <w:del w:id="508" w:author="PR Preview" w:date="2026-01-01T00:00:00Z">
        <w:r>
          <w:delText xml:space="preserve"> </w:delText>
        </w:r>
      </w:del>
      <m:oMath>
        <m:r>
          <m:t>n</m:t>
        </m:r>
      </m:oMath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So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estimates the</w:delText>
        </w:r>
      </w:del>
      <w:del w:id="515" w:author="PR Preview" w:date="2026-01-01T00:00:00Z">
        <w:r>
          <w:delText xml:space="preserve"> </w:delText>
        </w:r>
      </w:del>
      <w:hyperlink w:anchor="def-expected-generalization-error">
        <w:del w:id="516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of the fitting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rPr>
            <w:i/>
            <w:iCs/>
          </w:rPr>
          <w:delText xml:space="preserve">procedure</w:delText>
        </w:r>
      </w:del>
      <w:del w:id="521" w:author="PR Preview" w:date="2026-01-01T00:00:00Z">
        <w:r>
          <w:delText xml:space="preserve"> </w:delText>
        </w:r>
      </w:del>
      <m:oMath>
        <m:r>
          <m:t>g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at the smaller training-set sizes</w:delText>
        </w:r>
      </w:del>
      <w:del w:id="5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which is</w:delText>
        </w:r>
      </w:del>
      <w:del w:id="52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when every fold has</w:delText>
        </w:r>
      </w:del>
      <w:del w:id="5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observations,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rather than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for the one rule fitted to all the data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(Hastie et al. 2009, sec. 7.12)</w:delText>
        </w:r>
      </w:del>
      <w:del w:id="541" w:author="PR Preview" w:date="2026-01-01T00:00:00Z">
        <w:r>
          <w:delText xml:space="preserve">.</w:delText>
        </w:r>
      </w:del>
    </w:p>
    <w:p>
      <w:pPr>
        <w:pStyle w:val="FirstParagraph"/>
      </w:pPr>
      <w:ins w:id="542" w:author="PR Preview" w:date="2026-01-01T00:00:00Z">
        <w:r>
          <w:rPr>
            <w:i/>
            <w:iCs/>
          </w:rPr>
          <w:t xml:space="preserve">Remark 21</w:t>
        </w:r>
      </w:ins>
      <w:ins w:id="543" w:author="PR Preview" w:date="2026-01-01T00:00:00Z">
        <w:r>
          <w:t xml:space="preserve"> (Source: Fold mean squared error). </w:t>
        </w:r>
      </w:ins>
      <w:ins w:id="544" w:author="PR Preview" w:date="2026-01-01T00:00:00Z">
        <w:r>
          <w:t xml:space="preserve">James et al. (2021, sec. 5.1.3)</w:t>
        </w:r>
      </w:ins>
      <w:ins w:id="545" w:author="PR Preview" w:date="2026-01-01T00:00:00Z">
        <w:r>
          <w:t xml:space="preserve">, who write the fold mean squared errors as</w:t>
        </w:r>
      </w:ins>
      <w:ins w:id="546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547" w:author="PR Preview" w:date="2026-01-01T00:00:00Z">
        <w:r>
          <w:t xml:space="preserve">.</w:t>
        </w:r>
      </w:ins>
    </w:p>
    <w:bookmarkEnd w:id="170"/>
    <w:bookmarkStart w:id="171" w:name="rem-cv-estimate"/>
    <w:p>
      <w:pPr>
        <w:pStyle w:val="BodyText"/>
      </w:pPr>
      <w:ins w:id="548" w:author="PR Preview" w:date="2026-01-01T00:00:00Z">
        <w:r>
          <w:rPr>
            <w:i/>
            <w:iCs/>
          </w:rPr>
          <w:t xml:space="preserve">Remark 22</w:t>
        </w:r>
      </w:ins>
      <w:ins w:id="549" w:author="PR Preview" w:date="2026-01-01T00:00:00Z">
        <w:r>
          <w:t xml:space="preserve"> (What the cross-validation estimate estimates). </w:t>
        </w:r>
      </w:ins>
      <w:ins w:id="550" w:author="PR Preview" w:date="2026-01-01T00:00:00Z">
        <w:r>
          <w:t xml:space="preserve">Each prediction in</w:t>
        </w:r>
      </w:ins>
      <w:ins w:id="551" w:author="PR Preview" w:date="2026-01-01T00:00:00Z">
        <w:r>
          <w:t xml:space="preserve"> </w:t>
        </w:r>
      </w:ins>
      <w:hyperlink w:anchor="eq-cv-estimate">
        <w:ins w:id="552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comes from a rule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that did not see the observation it predicts,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so each squared error is scored as in</w:t>
        </w:r>
      </w:ins>
      <w:ins w:id="559" w:author="PR Preview" w:date="2026-01-01T00:00:00Z">
        <w:r>
          <w:t xml:space="preserve"> </w:t>
        </w:r>
      </w:ins>
      <w:hyperlink w:anchor="thm-held-out-unbiased">
        <w:ins w:id="56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61" w:author="PR Preview" w:date="2026-01-01T00:00:00Z">
        <w:r>
          <w:t xml:space="preserve">.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But the rule for fold</w:t>
        </w:r>
      </w:ins>
      <w:ins w:id="5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was fitted to</w:t>
        </w:r>
      </w:ins>
      <w:ins w:id="5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observations,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not</w:t>
        </w:r>
      </w:ins>
      <w:ins w:id="572" w:author="PR Preview" w:date="2026-01-01T00:00:00Z">
        <w:r>
          <w:t xml:space="preserve"> </w:t>
        </w:r>
      </w:ins>
      <m:oMath>
        <m:r>
          <m:t>n</m:t>
        </m:r>
      </m:oMath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and the</w:t>
        </w:r>
      </w:ins>
      <w:ins w:id="576" w:author="PR Preview" w:date="2026-01-01T00:00:00Z">
        <w:r>
          <w:t xml:space="preserve"> </w:t>
        </w:r>
      </w:ins>
      <m:oMath>
        <m:r>
          <m:t>k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rules differ from one another and from the rule fitted to all</w:t>
        </w:r>
      </w:ins>
      <w:ins w:id="579" w:author="PR Preview" w:date="2026-01-01T00:00:00Z">
        <w:r>
          <w:t xml:space="preserve"> </w:t>
        </w:r>
      </w:ins>
      <m:oMath>
        <m:r>
          <m:t>n</m:t>
        </m:r>
      </m:oMath>
      <w:ins w:id="580" w:author="PR Preview" w:date="2026-01-01T00:00:00Z">
        <w:r>
          <w:t xml:space="preserve">.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So</w:t>
        </w:r>
      </w:ins>
      <w:ins w:id="5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estimates the</w:t>
        </w:r>
      </w:ins>
      <w:ins w:id="586" w:author="PR Preview" w:date="2026-01-01T00:00:00Z">
        <w:r>
          <w:t xml:space="preserve"> </w:t>
        </w:r>
      </w:ins>
      <w:hyperlink w:anchor="def-expected-generalization-error">
        <w:ins w:id="58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of the fitting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rPr>
            <w:i/>
            <w:iCs/>
          </w:rPr>
          <w:t xml:space="preserve">procedure</w:t>
        </w:r>
      </w:ins>
      <w:ins w:id="592" w:author="PR Preview" w:date="2026-01-01T00:00:00Z">
        <w:r>
          <w:t xml:space="preserve"> </w:t>
        </w:r>
      </w:ins>
      <m:oMath>
        <m:r>
          <m:t>g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at the smaller training-set sizes</w:t>
        </w:r>
      </w:ins>
      <w:ins w:id="5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596" w:author="PR Preview" w:date="2026-01-01T00:00:00Z">
        <w:r>
          <w:t xml:space="preserve">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which is</w:t>
        </w:r>
      </w:ins>
      <w:ins w:id="59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when every fold has</w:t>
        </w:r>
      </w:ins>
      <w:ins w:id="6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observations,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rather than</w:t>
        </w:r>
      </w:ins>
      <w:ins w:id="6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for the one rule fitted to all the data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(Hastie et al. 2009, sec. 7.12)</w:t>
        </w:r>
      </w:ins>
      <w:ins w:id="61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del w:id="613" w:author="PR Preview" w:date="2026-01-01T00:00:00Z">
        <w:r>
          <w:rPr>
            <w:i/>
            <w:iCs/>
          </w:rPr>
          <w:delText xml:space="preserve">Remark 25</w:delText>
        </w:r>
      </w:del>
      <w:del w:id="614" w:author="PR Preview" w:date="2026-01-01T00:00:00Z">
        <w:r>
          <w:delText xml:space="preserve"> (Choosing the number of folds). </w:delText>
        </w:r>
      </w:del>
      <w:del w:id="615" w:author="PR Preview" w:date="2026-01-01T00:00:00Z">
        <w:r>
          <w:delText xml:space="preserve">The number of folds</w:delText>
        </w:r>
      </w:del>
      <w:del w:id="616" w:author="PR Preview" w:date="2026-01-01T00:00:00Z">
        <w:r>
          <w:delText xml:space="preserve"> </w:delText>
        </w:r>
      </w:del>
      <m:oMath>
        <m:r>
          <m:t>k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trades bias against variance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in the cross-validation estimate itself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(James et al. 2021, sec. 5.1.4)</w:delText>
        </w:r>
      </w:del>
      <w:del w:id="623" w:author="PR Preview" w:date="2026-01-01T00:00:00Z">
        <w:r>
          <w:delText xml:space="preserve">:</w:delText>
        </w:r>
      </w:del>
    </w:p>
    <w:p>
      <w:pPr>
        <w:pStyle w:val="BodyText"/>
      </w:pPr>
      <w:ins w:id="624" w:author="PR Preview" w:date="2026-01-01T00:00:00Z">
        <w:r>
          <w:rPr>
            <w:i/>
            <w:iCs/>
          </w:rPr>
          <w:t xml:space="preserve">Remark 23</w:t>
        </w:r>
      </w:ins>
      <w:ins w:id="625" w:author="PR Preview" w:date="2026-01-01T00:00:00Z">
        <w:r>
          <w:t xml:space="preserve"> (Choosing the number of folds). </w:t>
        </w:r>
      </w:ins>
      <w:ins w:id="626" w:author="PR Preview" w:date="2026-01-01T00:00:00Z">
        <w:r>
          <w:t xml:space="preserve">The number of folds</w:t>
        </w:r>
      </w:ins>
      <w:ins w:id="627" w:author="PR Preview" w:date="2026-01-01T00:00:00Z">
        <w:r>
          <w:t xml:space="preserve"> </w:t>
        </w:r>
      </w:ins>
      <m:oMath>
        <m:r>
          <m:t>k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trades bias against variance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in the cross-validation estimate itself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(James et al. 2021, sec. 5.1.4)</w:t>
        </w:r>
      </w:ins>
      <w:ins w:id="63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635" w:author="PR Preview" w:date="2026-01-01T00:00:00Z">
        <w:r>
          <w:delText xml:space="preserve">The cross-validation estimate is smallest at degree 3,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and the estimated generalization error at degree 5.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Unlike the training error,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the cross-validation estimate does not keep falling as the degree grows,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so it does not simply reward higher degrees.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It is not an estimate of</w:delText>
        </w:r>
      </w:del>
      <w:del w:id="64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for the fit to all 30 observations, though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(</w:delText>
        </w:r>
      </w:del>
      <w:hyperlink w:anchor="rem-cv-estimate">
        <w:del w:id="651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652" w:author="PR Preview" w:date="2026-01-01T00:00:00Z">
        <w:r>
          <w:delText xml:space="preserve">).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Each of its fits uses only 24 observations.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At degree 10,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polynomials fitted to 24 points predict their held-out points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much worse than the fit to all 30 predicts new data: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the cross-validation estimate is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665" w:author="PR Preview" w:date="2026-01-01T00:00:00Z">
        <w:r>
          <w:delText xml:space="preserve">Part of that gap is expected: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by</w:delText>
        </w:r>
      </w:del>
      <w:del w:id="668" w:author="PR Preview" w:date="2026-01-01T00:00:00Z">
        <w:r>
          <w:delText xml:space="preserve"> </w:delText>
        </w:r>
      </w:del>
      <w:hyperlink w:anchor="rem-cv-estimate">
        <w:del w:id="669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670" w:author="PR Preview" w:date="2026-01-01T00:00:00Z">
        <w:r>
          <w:delText xml:space="preserve">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with</w:delText>
        </w:r>
      </w:del>
      <w:del w:id="673" w:author="PR Preview" w:date="2026-01-01T00:00:00Z">
        <w:r>
          <w:delText xml:space="preserve"> </w:delText>
        </w:r>
      </w:del>
      <m:oMath>
        <m:r>
          <m:t>g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the least-squares fit of a degree-10 polynomial,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the cross-validation estimate targets</w:delText>
        </w:r>
      </w:del>
      <w:del w:id="67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679" w:author="PR Preview" w:date="2026-01-01T00:00:00Z">
        <w:r>
          <w:delText xml:space="preserve">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not the error of a fit to 30 points.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 simulation of many training sets of each size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686" w:author="PR Preview" w:date="2026-01-01T00:00:00Z">
        <w:r>
          <w:t xml:space="preserve">The cross-validation estimate is smallest at degree 3,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and the estimated generalization error at degree 5.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Unlike the training error,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 cross-validation estimate does not keep falling as the degree grows,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so it does not simply reward higher degrees.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It is not an estimate of</w:t>
        </w:r>
      </w:ins>
      <w:ins w:id="6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for the fit to all 30 observations, though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(</w:t>
        </w:r>
      </w:ins>
      <w:hyperlink w:anchor="rem-cv-estimate">
        <w:ins w:id="702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703" w:author="PR Preview" w:date="2026-01-01T00:00:00Z">
        <w:r>
          <w:t xml:space="preserve">).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Each of its fits uses only 24 observations.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At degree 10,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polynomials fitted to 24 points predict their held-out points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much worse than the fit to all 30 predicts new data: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the cross-validation estimate is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716" w:author="PR Preview" w:date="2026-01-01T00:00:00Z">
        <w:r>
          <w:t xml:space="preserve">Part of that gap is expected: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by</w:t>
        </w:r>
      </w:ins>
      <w:ins w:id="719" w:author="PR Preview" w:date="2026-01-01T00:00:00Z">
        <w:r>
          <w:t xml:space="preserve"> </w:t>
        </w:r>
      </w:ins>
      <w:hyperlink w:anchor="rem-cv-estimate">
        <w:ins w:id="720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with</w:t>
        </w:r>
      </w:ins>
      <w:ins w:id="724" w:author="PR Preview" w:date="2026-01-01T00:00:00Z">
        <w:r>
          <w:t xml:space="preserve"> </w:t>
        </w:r>
      </w:ins>
      <m:oMath>
        <m:r>
          <m:t>g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 least-squares fit of a degree-10 polynomial,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the cross-validation estimate targets</w:t>
        </w:r>
      </w:ins>
      <w:ins w:id="7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not the error of a fit to 30 points.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A simulation of many training sets of each size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del w:id="737" w:author="PR Preview" w:date="2026-01-01T00:00:00Z">
        <w:r>
          <w:rPr>
            <w:i/>
            <w:iCs/>
          </w:rPr>
          <w:delText xml:space="preserve">Remark 26</w:delText>
        </w:r>
      </w:del>
      <w:del w:id="738" w:author="PR Preview" w:date="2026-01-01T00:00:00Z">
        <w:r>
          <w:delText xml:space="preserve"> (Source: Leave-one-out cross-validation). </w:delText>
        </w:r>
      </w:del>
      <w:del w:id="739" w:author="PR Preview" w:date="2026-01-01T00:00:00Z">
        <w:r>
          <w:delText xml:space="preserve">James et al. (2021, sec. 5.1.2)</w:delText>
        </w:r>
      </w:del>
      <w:del w:id="740" w:author="PR Preview" w:date="2026-01-01T00:00:00Z">
        <w:r>
          <w:delText xml:space="preserve">.</w:delText>
        </w:r>
      </w:del>
    </w:p>
    <w:p>
      <w:pPr>
        <w:pStyle w:val="FirstParagraph"/>
      </w:pPr>
      <w:ins w:id="741" w:author="PR Preview" w:date="2026-01-01T00:00:00Z">
        <w:r>
          <w:t xml:space="preserve">Source: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James et al. (2021, sec. 5.1.2)</w:t>
        </w:r>
      </w:ins>
      <w:ins w:id="744" w:author="PR Preview" w:date="2026-01-01T00:00:00Z">
        <w:r>
          <w:t xml:space="preserve">.</w:t>
        </w:r>
      </w:ins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del w:id="745" w:author="PR Preview" w:date="2026-01-01T00:00:00Z">
        <w:r>
          <w:rPr>
            <w:i/>
            <w:iCs/>
          </w:rPr>
          <w:delText xml:space="preserve">Remark 27</w:delText>
        </w:r>
      </w:del>
      <w:del w:id="746" w:author="PR Preview" w:date="2026-01-01T00:00:00Z">
        <w:r>
          <w:delText xml:space="preserve"> (The term vector of simple linear regression). </w:delText>
        </w:r>
      </w:del>
      <w:del w:id="747" w:author="PR Preview" w:date="2026-01-01T00:00:00Z">
        <w:r>
          <w:delText xml:space="preserve">In simple linear regression the terms are</w:delText>
        </w:r>
      </w:del>
      <w:del w:id="748" w:author="PR Preview" w:date="2026-01-01T00:00:00Z">
        <w:r>
          <w:delText xml:space="preserve"> </w:delText>
        </w:r>
      </w:del>
      <m:oMath>
        <m:r>
          <m:t>1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and</w:delText>
        </w:r>
      </w:del>
      <w:del w:id="751" w:author="PR Preview" w:date="2026-01-01T00:00:00Z">
        <w:r>
          <w:delText xml:space="preserve"> </w:delText>
        </w:r>
      </w:del>
      <m:oMath>
        <m:r>
          <m:t>x</m:t>
        </m:r>
      </m:oMath>
      <w:del w:id="752" w:author="PR Preview" w:date="2026-01-01T00:00:00Z">
        <w:r>
          <w:delText xml:space="preserve">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so the</w:delText>
        </w:r>
      </w:del>
      <w:del w:id="755" w:author="PR Preview" w:date="2026-01-01T00:00:00Z">
        <w:r>
          <w:delText xml:space="preserve"> </w:delText>
        </w:r>
      </w:del>
      <w:hyperlink w:anchor="def-term-vector">
        <w:del w:id="756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7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is the</w:delText>
        </w:r>
      </w:del>
      <w:del w:id="760" w:author="PR Preview" w:date="2026-01-01T00:00:00Z">
        <w:r>
          <w:delText xml:space="preserve"> </w:delText>
        </w:r>
      </w:del>
      <w:hyperlink r:id="rId189">
        <w:del w:id="761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7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763" w:author="PR Preview" w:date="2026-01-01T00:00:00Z">
        <w:r>
          <w:delText xml:space="preserve">.</w:delText>
        </w:r>
      </w:del>
    </w:p>
    <w:p>
      <w:pPr>
        <w:pStyle w:val="FirstParagraph"/>
      </w:pPr>
      <w:ins w:id="764" w:author="PR Preview" w:date="2026-01-01T00:00:00Z">
        <w:r>
          <w:rPr>
            <w:i/>
            <w:iCs/>
          </w:rPr>
          <w:t xml:space="preserve">Remark 24</w:t>
        </w:r>
      </w:ins>
      <w:ins w:id="765" w:author="PR Preview" w:date="2026-01-01T00:00:00Z">
        <w:r>
          <w:t xml:space="preserve"> (The term vector of simple linear regression). </w:t>
        </w:r>
      </w:ins>
      <w:ins w:id="766" w:author="PR Preview" w:date="2026-01-01T00:00:00Z">
        <w:r>
          <w:t xml:space="preserve">In simple linear regression the terms are</w:t>
        </w:r>
      </w:ins>
      <w:ins w:id="767" w:author="PR Preview" w:date="2026-01-01T00:00:00Z">
        <w:r>
          <w:t xml:space="preserve"> </w:t>
        </w:r>
      </w:ins>
      <m:oMath>
        <m:r>
          <m:t>1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and</w:t>
        </w:r>
      </w:ins>
      <w:ins w:id="770" w:author="PR Preview" w:date="2026-01-01T00:00:00Z">
        <w:r>
          <w:t xml:space="preserve"> </w:t>
        </w:r>
      </w:ins>
      <m:oMath>
        <m:r>
          <m:t>x</m:t>
        </m:r>
      </m:oMath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so the</w:t>
        </w:r>
      </w:ins>
      <w:ins w:id="774" w:author="PR Preview" w:date="2026-01-01T00:00:00Z">
        <w:r>
          <w:t xml:space="preserve"> </w:t>
        </w:r>
      </w:ins>
      <w:hyperlink w:anchor="def-term-vector">
        <w:ins w:id="775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7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the</w:t>
        </w:r>
      </w:ins>
      <w:ins w:id="779" w:author="PR Preview" w:date="2026-01-01T00:00:00Z">
        <w:r>
          <w:t xml:space="preserve"> </w:t>
        </w:r>
      </w:ins>
      <w:hyperlink r:id="rId189">
        <w:ins w:id="780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7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782" w:author="PR Preview" w:date="2026-01-01T00:00:00Z">
        <w:r>
          <w:t xml:space="preserve">.</w:t>
        </w:r>
      </w:ins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del w:id="783" w:author="PR Preview" w:date="2026-01-01T00:00:00Z">
        <w:r>
          <w:rPr>
            <w:i/>
            <w:iCs/>
          </w:rPr>
          <w:delText xml:space="preserve">Remark 28</w:delText>
        </w:r>
      </w:del>
      <w:del w:id="784" w:author="PR Preview" w:date="2026-01-01T00:00:00Z">
        <w:r>
          <w:delText xml:space="preserve"> (Source: Cross-product matrix (sum-of-squares and cross-products matrix)). </w:delText>
        </w:r>
      </w:del>
      <w:del w:id="785" w:author="PR Preview" w:date="2026-01-01T00:00:00Z">
        <w:r>
          <w:delText xml:space="preserve">Also called a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(Sanchez 2020, chap. </w:delText>
        </w:r>
      </w:del>
      <w:del w:id="790" w:author="PR Preview" w:date="2026-01-01T00:00:00Z">
        <w:r>
          <w:delText xml:space="preserve">“Matrix Cross-Products”</w:delText>
        </w:r>
      </w:del>
      <w:del w:id="791" w:author="PR Preview" w:date="2026-01-01T00:00:00Z">
        <w:r>
          <w:delText xml:space="preserve">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(see</w:delText>
        </w:r>
      </w:del>
      <w:del w:id="794" w:author="PR Preview" w:date="2026-01-01T00:00:00Z">
        <w:r>
          <w:delText xml:space="preserve"> </w:delText>
        </w:r>
      </w:del>
      <w:hyperlink r:id="rId193">
        <w:del w:id="795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796" w:author="PR Preview" w:date="2026-01-01T00:00:00Z">
        <w:r>
          <w:delText xml:space="preserve">).</w:delText>
        </w:r>
      </w:del>
    </w:p>
    <w:p>
      <w:pPr>
        <w:pStyle w:val="BodyText"/>
      </w:pPr>
      <w:del w:id="797" w:author="PR Preview" w:date="2026-01-01T00:00:00Z">
        <w:r>
          <w:rPr>
            <w:i/>
            <w:iCs/>
          </w:rPr>
          <w:delText xml:space="preserve">Remark 29</w:delText>
        </w:r>
      </w:del>
      <w:del w:id="798" w:author="PR Preview" w:date="2026-01-01T00:00:00Z">
        <w:r>
          <w:delText xml:space="preserve"> (Cross-product matrix as a matrix product). </w:delText>
        </w:r>
      </w:del>
      <w:del w:id="799" w:author="PR Preview" w:date="2026-01-01T00:00:00Z">
        <w:r>
          <w:delText xml:space="preserve">Let</w:delText>
        </w:r>
      </w:del>
      <w:del w:id="800" w:author="PR Preview" w:date="2026-01-01T00:00:00Z">
        <w:r>
          <w:delText xml:space="preserve"> </w:delText>
        </w:r>
      </w:del>
      <m:oMath>
        <m:r>
          <m:t>D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be the matrix whose rows are the transposed</w:delText>
        </w:r>
      </w:del>
      <w:del w:id="803" w:author="PR Preview" w:date="2026-01-01T00:00:00Z">
        <w:r>
          <w:delText xml:space="preserve"> </w:delText>
        </w:r>
      </w:del>
      <w:hyperlink w:anchor="def-term-vector">
        <w:del w:id="804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805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806" w:author="PR Preview" w:date="2026-01-01T00:00:00Z">
        <w:r>
          <w:delText xml:space="preserve">,</w:delText>
        </w:r>
      </w:del>
      <w:del w:id="80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808" w:author="PR Preview" w:date="2026-01-01T00:00:00Z">
        <w:r>
          <w:delText xml:space="preserve">.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811" w:author="PR Preview" w:date="2026-01-01T00:00:00Z">
        <w:r>
          <w:rPr>
            <w:i/>
            <w:iCs/>
          </w:rPr>
          <w:t xml:space="preserve">Remark 25</w:t>
        </w:r>
      </w:ins>
      <w:ins w:id="812" w:author="PR Preview" w:date="2026-01-01T00:00:00Z">
        <w:r>
          <w:t xml:space="preserve"> (Source: Cross-product matrix (sum-of-squares and cross-products matrix)). </w:t>
        </w:r>
      </w:ins>
      <w:ins w:id="813" w:author="PR Preview" w:date="2026-01-01T00:00:00Z">
        <w:r>
          <w:t xml:space="preserve">Also called a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rPr>
            <w:b/>
            <w:bCs/>
          </w:rPr>
          <w:t xml:space="preserve">sum-of-squares and cross-products matrix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(Sanchez 2020, chap. </w:t>
        </w:r>
      </w:ins>
      <w:ins w:id="818" w:author="PR Preview" w:date="2026-01-01T00:00:00Z">
        <w:r>
          <w:t xml:space="preserve">“Matrix Cross-Products”</w:t>
        </w:r>
      </w:ins>
      <w:ins w:id="819" w:author="PR Preview" w:date="2026-01-01T00:00:00Z">
        <w:r>
          <w:t xml:space="preserve">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(see</w:t>
        </w:r>
      </w:ins>
      <w:ins w:id="822" w:author="PR Preview" w:date="2026-01-01T00:00:00Z">
        <w:r>
          <w:t xml:space="preserve"> </w:t>
        </w:r>
      </w:ins>
      <w:hyperlink r:id="rId193">
        <w:ins w:id="823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824" w:author="PR Preview" w:date="2026-01-01T00:00:00Z">
        <w:r>
          <w:t xml:space="preserve">).</w:t>
        </w:r>
      </w:ins>
    </w:p>
    <w:bookmarkEnd w:id="194"/>
    <w:bookmarkStart w:id="197" w:name="rem-cross-product-matrix"/>
    <w:p>
      <w:pPr>
        <w:pStyle w:val="BodyText"/>
      </w:pPr>
      <w:ins w:id="825" w:author="PR Preview" w:date="2026-01-01T00:00:00Z">
        <w:r>
          <w:rPr>
            <w:i/>
            <w:iCs/>
          </w:rPr>
          <w:t xml:space="preserve">Remark 26</w:t>
        </w:r>
      </w:ins>
      <w:ins w:id="826" w:author="PR Preview" w:date="2026-01-01T00:00:00Z">
        <w:r>
          <w:t xml:space="preserve"> (Cross-product matrix as a matrix product). </w:t>
        </w:r>
      </w:ins>
      <w:ins w:id="827" w:author="PR Preview" w:date="2026-01-01T00:00:00Z">
        <w:r>
          <w:t xml:space="preserve">Let</w:t>
        </w:r>
      </w:ins>
      <w:ins w:id="828" w:author="PR Preview" w:date="2026-01-01T00:00:00Z">
        <w:r>
          <w:t xml:space="preserve"> </w:t>
        </w:r>
      </w:ins>
      <m:oMath>
        <m:r>
          <m:t>D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be the matrix whose rows are the transposed</w:t>
        </w:r>
      </w:ins>
      <w:ins w:id="831" w:author="PR Preview" w:date="2026-01-01T00:00:00Z">
        <w:r>
          <w:t xml:space="preserve"> </w:t>
        </w:r>
      </w:ins>
      <w:hyperlink w:anchor="def-term-vector">
        <w:ins w:id="832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833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del w:id="839" w:author="PR Preview" w:date="2026-01-01T00:00:00Z">
        <w:r>
          <w:rPr>
            <w:i/>
            <w:iCs/>
          </w:rPr>
          <w:delText xml:space="preserve">Remark 30</w:delText>
        </w:r>
      </w:del>
      <w:del w:id="840" w:author="PR Preview" w:date="2026-01-01T00:00:00Z">
        <w:r>
          <w:delText xml:space="preserve"> (Source: Leverage). </w:delText>
        </w:r>
      </w:del>
      <w:del w:id="841" w:author="PR Preview" w:date="2026-01-01T00:00:00Z">
        <w:r>
          <w:delText xml:space="preserve">James et al. (2021, sec. 3.3.3)</w:delText>
        </w:r>
      </w:del>
      <w:del w:id="842" w:author="PR Preview" w:date="2026-01-01T00:00:00Z">
        <w:r>
          <w:delText xml:space="preserve">,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written here with term vectors and the matrix</w:delText>
        </w:r>
      </w:del>
      <w:del w:id="845" w:author="PR Preview" w:date="2026-01-01T00:00:00Z">
        <w:r>
          <w:delText xml:space="preserve"> </w:delText>
        </w:r>
      </w:del>
      <m:oMath>
        <m:r>
          <m:t>A</m:t>
        </m:r>
      </m:oMath>
      <w:del w:id="846" w:author="PR Preview" w:date="2026-01-01T00:00:00Z">
        <w:r>
          <w:delText xml:space="preserve">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as in</w:delText>
        </w:r>
      </w:del>
      <w:del w:id="849" w:author="PR Preview" w:date="2026-01-01T00:00:00Z">
        <w:r>
          <w:delText xml:space="preserve"> </w:delText>
        </w:r>
      </w:del>
      <w:hyperlink r:id="rId201">
        <w:del w:id="850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851" w:author="PR Preview" w:date="2026-01-01T00:00:00Z">
        <w:r>
          <w:delText xml:space="preserve">.</w:delText>
        </w:r>
      </w:del>
    </w:p>
    <w:p>
      <w:pPr>
        <w:pStyle w:val="FirstParagraph"/>
      </w:pPr>
      <w:ins w:id="852" w:author="PR Preview" w:date="2026-01-01T00:00:00Z">
        <w:r>
          <w:rPr>
            <w:i/>
            <w:iCs/>
          </w:rPr>
          <w:t xml:space="preserve">Remark 27</w:t>
        </w:r>
      </w:ins>
      <w:ins w:id="853" w:author="PR Preview" w:date="2026-01-01T00:00:00Z">
        <w:r>
          <w:t xml:space="preserve"> (Source: Leverage). </w:t>
        </w:r>
      </w:ins>
      <w:ins w:id="854" w:author="PR Preview" w:date="2026-01-01T00:00:00Z">
        <w:r>
          <w:t xml:space="preserve">James et al. (2021, sec. 3.3.3)</w:t>
        </w:r>
      </w:ins>
      <w:ins w:id="855" w:author="PR Preview" w:date="2026-01-01T00:00:00Z">
        <w:r>
          <w:t xml:space="preserve">,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written here with term vectors and the matrix</w:t>
        </w:r>
      </w:ins>
      <w:ins w:id="858" w:author="PR Preview" w:date="2026-01-01T00:00:00Z">
        <w:r>
          <w:t xml:space="preserve"> </w:t>
        </w:r>
      </w:ins>
      <m:oMath>
        <m:r>
          <m:t>A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as in</w:t>
        </w:r>
      </w:ins>
      <w:ins w:id="862" w:author="PR Preview" w:date="2026-01-01T00:00:00Z">
        <w:r>
          <w:t xml:space="preserve"> </w:t>
        </w:r>
      </w:ins>
      <w:hyperlink r:id="rId201">
        <w:ins w:id="863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864" w:author="PR Preview" w:date="2026-01-01T00:00:00Z">
        <w:r>
          <w:t xml:space="preserve">.</w:t>
        </w:r>
      </w:ins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del w:id="865" w:author="PR Preview" w:date="2026-01-01T00:00:00Z">
        <w:r>
          <w:rPr>
            <w:i/>
            <w:iCs/>
          </w:rPr>
          <w:delText xml:space="preserve">Remark 31</w:delText>
        </w:r>
      </w:del>
      <w:del w:id="866" w:author="PR Preview" w:date="2026-01-01T00:00:00Z">
        <w:r>
          <w:delText xml:space="preserve"> (Source: Leave-one-out cross-validation for least squares). </w:delText>
        </w:r>
      </w:del>
      <w:del w:id="867" w:author="PR Preview" w:date="2026-01-01T00:00:00Z">
        <w:r>
          <w:delText xml:space="preserve">James et al. (2021, sec. 5.1.2)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states this formula for least squares linear or polynomial regression,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Hastie et al. (2009, sec. 7.10.1)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876" w:author="PR Preview" w:date="2026-01-01T00:00:00Z">
        <w:r>
          <w:rPr>
            <w:i/>
            <w:iCs/>
          </w:rPr>
          <w:t xml:space="preserve">Remark 28</w:t>
        </w:r>
      </w:ins>
      <w:ins w:id="877" w:author="PR Preview" w:date="2026-01-01T00:00:00Z">
        <w:r>
          <w:t xml:space="preserve"> (Source: Leave-one-out cross-validation for least squares). </w:t>
        </w:r>
      </w:ins>
      <w:ins w:id="878" w:author="PR Preview" w:date="2026-01-01T00:00:00Z">
        <w:r>
          <w:t xml:space="preserve">James et al. (2021, sec. 5.1.2)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states this formula for least squares linear or polynomial regression,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Hastie et al. (2009, sec. 7.10.1)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for many linear fitting methods.</w:t>
        </w:r>
      </w:ins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del w:id="887" w:author="PR Preview" w:date="2026-01-01T00:00:00Z">
        <w:r>
          <w:rPr>
            <w:i/>
            <w:iCs/>
          </w:rPr>
          <w:delText xml:space="preserve">Remark 32</w:delText>
        </w:r>
      </w:del>
      <w:del w:id="888" w:author="PR Preview" w:date="2026-01-01T00:00:00Z">
        <w:r>
          <w:delText xml:space="preserve"> (When to use leave-one-out cross-validation). </w:delText>
        </w:r>
      </w:del>
      <w:del w:id="889" w:author="PR Preview" w:date="2026-01-01T00:00:00Z">
        <w:r>
          <w:delText xml:space="preserve">LOOCV is the</w:delText>
        </w:r>
      </w:del>
      <w:del w:id="8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end of</w:delText>
        </w:r>
      </w:del>
      <w:del w:id="893" w:author="PR Preview" w:date="2026-01-01T00:00:00Z">
        <w:r>
          <w:delText xml:space="preserve"> </w:delText>
        </w:r>
      </w:del>
      <w:hyperlink w:anchor="rem-choosing-k">
        <w:del w:id="894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895" w:author="PR Preview" w:date="2026-01-01T00:00:00Z">
        <w:r>
          <w:delText xml:space="preserve">.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By</w:delText>
        </w:r>
      </w:del>
      <w:del w:id="898" w:author="PR Preview" w:date="2026-01-01T00:00:00Z">
        <w:r>
          <w:delText xml:space="preserve"> </w:delText>
        </w:r>
      </w:del>
      <w:hyperlink w:anchor="rem-cv-estimate">
        <w:del w:id="899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900" w:author="PR Preview" w:date="2026-01-01T00:00:00Z">
        <w:r>
          <w:delText xml:space="preserve">,</w:delText>
        </w:r>
      </w:del>
      <w:del w:id="90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estimates</w:delText>
        </w:r>
      </w:del>
      <w:del w:id="90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for the fitting procedure</w:delText>
        </w:r>
      </w:del>
      <w:del w:id="907" w:author="PR Preview" w:date="2026-01-01T00:00:00Z">
        <w:r>
          <w:delText xml:space="preserve"> </w:delText>
        </w:r>
      </w:del>
      <m:oMath>
        <m:r>
          <m:t>g</m:t>
        </m:r>
      </m:oMath>
      <w:del w:id="908" w:author="PR Preview" w:date="2026-01-01T00:00:00Z">
        <w:r>
          <w:delText xml:space="preserve">: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each rule is fitted to</w:delText>
        </w:r>
      </w:del>
      <w:del w:id="9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observations,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so the bias of</w:delText>
        </w:r>
      </w:del>
      <w:del w:id="9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as an estimate of</w:delText>
        </w:r>
      </w:del>
      <w:del w:id="91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is the smallest of any</w:delText>
        </w:r>
      </w:del>
      <w:del w:id="922" w:author="PR Preview" w:date="2026-01-01T00:00:00Z">
        <w:r>
          <w:delText xml:space="preserve"> </w:delText>
        </w:r>
      </w:del>
      <m:oMath>
        <m:r>
          <m:t>k</m:t>
        </m:r>
      </m:oMath>
      <w:del w:id="923" w:author="PR Preview" w:date="2026-01-01T00:00:00Z">
        <w:r>
          <w:delText xml:space="preserve">.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But the</w:delText>
        </w:r>
      </w:del>
      <w:del w:id="926" w:author="PR Preview" w:date="2026-01-01T00:00:00Z">
        <w:r>
          <w:delText xml:space="preserve"> </w:delText>
        </w:r>
      </w:del>
      <m:oMath>
        <m:r>
          <m:t>n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training sets are nearly identical,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so the variance of</w:delText>
        </w:r>
      </w:del>
      <w:del w:id="9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can be larger than that of 5- or 10-fold cross-validation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(James et al. 2021, sec. 5.1.4)</w:delText>
        </w:r>
      </w:del>
      <w:del w:id="936" w:author="PR Preview" w:date="2026-01-01T00:00:00Z">
        <w:r>
          <w:delText xml:space="preserve">.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For least squares fits,</w:delText>
        </w:r>
      </w:del>
      <w:del w:id="939" w:author="PR Preview" w:date="2026-01-01T00:00:00Z">
        <w:r>
          <w:delText xml:space="preserve"> </w:delText>
        </w:r>
      </w:del>
      <w:hyperlink w:anchor="thm-loocv-shortcut">
        <w:del w:id="94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computes LOOCV from a single fit;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for most other fitting methods,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LOOCV requires</w:delText>
        </w:r>
      </w:del>
      <w:del w:id="947" w:author="PR Preview" w:date="2026-01-01T00:00:00Z">
        <w:r>
          <w:delText xml:space="preserve"> </w:delText>
        </w:r>
      </w:del>
      <m:oMath>
        <m:r>
          <m:t>n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fits.</w:delText>
        </w:r>
      </w:del>
    </w:p>
    <w:p>
      <w:pPr>
        <w:pStyle w:val="BodyText"/>
      </w:pPr>
      <w:ins w:id="950" w:author="PR Preview" w:date="2026-01-01T00:00:00Z">
        <w:r>
          <w:rPr>
            <w:i/>
            <w:iCs/>
          </w:rPr>
          <w:t xml:space="preserve">Remark 29</w:t>
        </w:r>
      </w:ins>
      <w:ins w:id="951" w:author="PR Preview" w:date="2026-01-01T00:00:00Z">
        <w:r>
          <w:t xml:space="preserve"> (When to use leave-one-out cross-validation). </w:t>
        </w:r>
      </w:ins>
      <w:ins w:id="952" w:author="PR Preview" w:date="2026-01-01T00:00:00Z">
        <w:r>
          <w:t xml:space="preserve">LOOCV is the</w:t>
        </w:r>
      </w:ins>
      <w:ins w:id="9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end of</w:t>
        </w:r>
      </w:ins>
      <w:ins w:id="956" w:author="PR Preview" w:date="2026-01-01T00:00:00Z">
        <w:r>
          <w:t xml:space="preserve"> </w:t>
        </w:r>
      </w:ins>
      <w:hyperlink w:anchor="rem-choosing-k">
        <w:ins w:id="957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958" w:author="PR Preview" w:date="2026-01-01T00:00:00Z">
        <w:r>
          <w:t xml:space="preserve">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By</w:t>
        </w:r>
      </w:ins>
      <w:ins w:id="961" w:author="PR Preview" w:date="2026-01-01T00:00:00Z">
        <w:r>
          <w:t xml:space="preserve"> </w:t>
        </w:r>
      </w:ins>
      <w:hyperlink w:anchor="rem-cv-estimate">
        <w:ins w:id="962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estimates</w:t>
        </w:r>
      </w:ins>
      <w:ins w:id="96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for the fitting procedure</w:t>
        </w:r>
      </w:ins>
      <w:ins w:id="970" w:author="PR Preview" w:date="2026-01-01T00:00:00Z">
        <w:r>
          <w:t xml:space="preserve"> </w:t>
        </w:r>
      </w:ins>
      <m:oMath>
        <m:r>
          <m:t>g</m:t>
        </m:r>
      </m:oMath>
      <w:ins w:id="971" w:author="PR Preview" w:date="2026-01-01T00:00:00Z">
        <w:r>
          <w:t xml:space="preserve">: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each rule is fitted to</w:t>
        </w:r>
      </w:ins>
      <w:ins w:id="9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observations,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 the bias of</w:t>
        </w:r>
      </w:ins>
      <w:ins w:id="97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as an estimate of</w:t>
        </w:r>
      </w:ins>
      <w:ins w:id="98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is the smallest of any</w:t>
        </w:r>
      </w:ins>
      <w:ins w:id="985" w:author="PR Preview" w:date="2026-01-01T00:00:00Z">
        <w:r>
          <w:t xml:space="preserve"> </w:t>
        </w:r>
      </w:ins>
      <m:oMath>
        <m:r>
          <m:t>k</m:t>
        </m:r>
      </m:oMath>
      <w:ins w:id="986" w:author="PR Preview" w:date="2026-01-01T00:00:00Z">
        <w:r>
          <w:t xml:space="preserve">.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But the</w:t>
        </w:r>
      </w:ins>
      <w:ins w:id="989" w:author="PR Preview" w:date="2026-01-01T00:00:00Z">
        <w:r>
          <w:t xml:space="preserve"> </w:t>
        </w:r>
      </w:ins>
      <m:oMath>
        <m:r>
          <m:t>n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training sets are nearly identical,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so the variance of</w:t>
        </w:r>
      </w:ins>
      <w:ins w:id="99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can be larger than that of 5- or 10-fold cross-validation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(James et al. 2021, sec. 5.1.4)</w:t>
        </w:r>
      </w:ins>
      <w:ins w:id="999" w:author="PR Preview" w:date="2026-01-01T00:00:00Z">
        <w:r>
          <w:t xml:space="preserve">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For least squares fits,</w:t>
        </w:r>
      </w:ins>
      <w:ins w:id="1002" w:author="PR Preview" w:date="2026-01-01T00:00:00Z">
        <w:r>
          <w:t xml:space="preserve"> </w:t>
        </w:r>
      </w:ins>
      <w:hyperlink w:anchor="thm-loocv-shortcut">
        <w:ins w:id="100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computes LOOCV from a single fit;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for most other fitting methods,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LOOCV requires</w:t>
        </w:r>
      </w:ins>
      <w:ins w:id="1010" w:author="PR Preview" w:date="2026-01-01T00:00:00Z">
        <w:r>
          <w:t xml:space="preserve"> </w:t>
        </w:r>
      </w:ins>
      <m:oMath>
        <m:r>
          <m:t>n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fits.</w:t>
        </w:r>
      </w:ins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del w:id="1013" w:author="PR Preview" w:date="2026-01-01T00:00:00Z">
        <w:r>
          <w:rPr>
            <w:i/>
            <w:iCs/>
          </w:rPr>
          <w:delText xml:space="preserve">Remark 33</w:delText>
        </w:r>
      </w:del>
      <w:del w:id="1014" w:author="PR Preview" w:date="2026-01-01T00:00:00Z">
        <w:r>
          <w:delText xml:space="preserve"> (Source: Nested cross-validation). </w:delText>
        </w:r>
      </w:del>
      <w:del w:id="1015" w:author="PR Preview" w:date="2026-01-01T00:00:00Z">
        <w:r>
          <w:delText xml:space="preserve">Hastie et al. (2009, sec. 7.10.2)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for cross-validating every step of a procedure,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choices included.</w:delText>
        </w:r>
      </w:del>
    </w:p>
    <w:p>
      <w:pPr>
        <w:pStyle w:val="BodyText"/>
      </w:pPr>
      <w:del w:id="1020" w:author="PR Preview" w:date="2026-01-01T00:00:00Z">
        <w:r>
          <w:rPr>
            <w:i/>
            <w:iCs/>
          </w:rPr>
          <w:delText xml:space="preserve">Remark 34</w:delText>
        </w:r>
      </w:del>
      <w:del w:id="1021" w:author="PR Preview" w:date="2026-01-01T00:00:00Z">
        <w:r>
          <w:delText xml:space="preserve"> (What is nested). </w:delText>
        </w:r>
      </w:del>
      <w:del w:id="1022" w:author="PR Preview" w:date="2026-01-01T00:00:00Z">
        <w:r>
          <w:delText xml:space="preserve">Each fold-out rule of</w:delText>
        </w:r>
      </w:del>
      <w:del w:id="102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is computed from the observations outside one outer</w:delText>
        </w:r>
      </w:del>
      <w:del w:id="1026" w:author="PR Preview" w:date="2026-01-01T00:00:00Z">
        <w:r>
          <w:delText xml:space="preserve"> </w:delText>
        </w:r>
      </w:del>
      <w:hyperlink w:anchor="def-folds">
        <w:del w:id="102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0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029" w:author="PR Preview" w:date="2026-01-01T00:00:00Z">
        <w:r>
          <w:delText xml:space="preserve">,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so the whole choice,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including the cross-validation that</w:delText>
        </w:r>
      </w:del>
      <w:del w:id="103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runs inside those observations,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never sees</w:delText>
        </w:r>
      </w:del>
      <w:del w:id="10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040" w:author="PR Preview" w:date="2026-01-01T00:00:00Z">
        <w:r>
          <w:delText xml:space="preserve">.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1043" w:author="PR Preview" w:date="2026-01-01T00:00:00Z">
        <w:r>
          <w:rPr>
            <w:i/>
            <w:iCs/>
          </w:rPr>
          <w:delText xml:space="preserve">Remark 35</w:delText>
        </w:r>
      </w:del>
      <w:del w:id="1044" w:author="PR Preview" w:date="2026-01-01T00:00:00Z">
        <w:r>
          <w:delText xml:space="preserve"> (Cross-validation replaces the validation set, not the test set). </w:delText>
        </w:r>
      </w:del>
      <w:del w:id="1045" w:author="PR Preview" w:date="2026-01-01T00:00:00Z">
        <w:r>
          <w:delText xml:space="preserve">Used to choose between models,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cross-validation takes the place of the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rPr>
            <w:i/>
            <w:iCs/>
          </w:rPr>
          <w:delText xml:space="preserve">validation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set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of</w:delText>
        </w:r>
      </w:del>
      <w:del w:id="1054" w:author="PR Preview" w:date="2026-01-01T00:00:00Z">
        <w:r>
          <w:delText xml:space="preserve"> </w:delText>
        </w:r>
      </w:del>
      <w:hyperlink w:anchor="def-data-splits">
        <w:del w:id="105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56" w:author="PR Preview" w:date="2026-01-01T00:00:00Z">
        <w:r>
          <w:delText xml:space="preserve">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the one consulted again and again,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and not of the test set, which stays unused until the end.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The cross-validation estimate of the winning model is optimistic: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that model won partly because the particular sample and split happened to favor it,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so its estimate is the smallest of several noisy estimates.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An honest estimate of the chosen model’s error needs data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that took no part in the choice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(Hastie et al. 2009, sec. 7.2)</w:delText>
        </w:r>
      </w:del>
      <w:del w:id="1073" w:author="PR Preview" w:date="2026-01-01T00:00:00Z">
        <w:r>
          <w:delText xml:space="preserve">,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such as a</w:delText>
        </w:r>
      </w:del>
      <w:del w:id="1076" w:author="PR Preview" w:date="2026-01-01T00:00:00Z">
        <w:r>
          <w:delText xml:space="preserve"> </w:delText>
        </w:r>
      </w:del>
      <w:hyperlink w:anchor="def-test-set">
        <w:del w:id="107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or the outer folds of</w:delText>
        </w:r>
      </w:del>
      <w:del w:id="1081" w:author="PR Preview" w:date="2026-01-01T00:00:00Z">
        <w:r>
          <w:delText xml:space="preserve"> </w:delText>
        </w:r>
      </w:del>
      <w:hyperlink w:anchor="def-nested-cv">
        <w:del w:id="108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1083" w:author="PR Preview" w:date="2026-01-01T00:00:00Z">
        <w:r>
          <w:delText xml:space="preserve">.</w:delText>
        </w:r>
      </w:del>
    </w:p>
    <w:p>
      <w:pPr>
        <w:pStyle w:val="FirstParagraph"/>
      </w:pPr>
      <w:ins w:id="1084" w:author="PR Preview" w:date="2026-01-01T00:00:00Z">
        <w:r>
          <w:rPr>
            <w:i/>
            <w:iCs/>
          </w:rPr>
          <w:t xml:space="preserve">Remark 30</w:t>
        </w:r>
      </w:ins>
      <w:ins w:id="1085" w:author="PR Preview" w:date="2026-01-01T00:00:00Z">
        <w:r>
          <w:t xml:space="preserve"> (Source: Nested cross-validation). </w:t>
        </w:r>
      </w:ins>
      <w:ins w:id="1086" w:author="PR Preview" w:date="2026-01-01T00:00:00Z">
        <w:r>
          <w:t xml:space="preserve">Hastie et al. (2009, sec. 7.10.2)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for cross-validating every step of a procedure,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choices included.</w:t>
        </w:r>
      </w:ins>
    </w:p>
    <w:bookmarkEnd w:id="215"/>
    <w:bookmarkStart w:id="216" w:name="rem-nested-cv"/>
    <w:p>
      <w:pPr>
        <w:pStyle w:val="BodyText"/>
      </w:pPr>
      <w:ins w:id="1091" w:author="PR Preview" w:date="2026-01-01T00:00:00Z">
        <w:r>
          <w:rPr>
            <w:i/>
            <w:iCs/>
          </w:rPr>
          <w:t xml:space="preserve">Remark 31</w:t>
        </w:r>
      </w:ins>
      <w:ins w:id="1092" w:author="PR Preview" w:date="2026-01-01T00:00:00Z">
        <w:r>
          <w:t xml:space="preserve"> (What is nested). </w:t>
        </w:r>
      </w:ins>
      <w:ins w:id="1093" w:author="PR Preview" w:date="2026-01-01T00:00:00Z">
        <w:r>
          <w:t xml:space="preserve">Each fold-out rule of</w:t>
        </w:r>
      </w:ins>
      <w:ins w:id="109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is computed from the observations outside one outer</w:t>
        </w:r>
      </w:ins>
      <w:ins w:id="1097" w:author="PR Preview" w:date="2026-01-01T00:00:00Z">
        <w:r>
          <w:t xml:space="preserve"> </w:t>
        </w:r>
      </w:ins>
      <w:hyperlink w:anchor="def-folds">
        <w:ins w:id="109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0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100" w:author="PR Preview" w:date="2026-01-01T00:00:00Z">
        <w:r>
          <w:t xml:space="preserve">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so the whole choice,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including the cross-validation that</w:t>
        </w:r>
      </w:ins>
      <w:ins w:id="110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runs inside those observations,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never sees</w:t>
        </w:r>
      </w:ins>
      <w:ins w:id="11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111" w:author="PR Preview" w:date="2026-01-01T00:00:00Z">
        <w:r>
          <w:t xml:space="preserve">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That inner cross-validation is the nested one.</w:t>
        </w:r>
      </w:ins>
    </w:p>
    <w:bookmarkEnd w:id="216"/>
    <w:bookmarkStart w:id="219" w:name="rem-cv-winner-optimistic"/>
    <w:p>
      <w:pPr>
        <w:pStyle w:val="BodyText"/>
      </w:pPr>
      <w:ins w:id="1114" w:author="PR Preview" w:date="2026-01-01T00:00:00Z">
        <w:r>
          <w:rPr>
            <w:i/>
            <w:iCs/>
          </w:rPr>
          <w:t xml:space="preserve">Remark 32</w:t>
        </w:r>
      </w:ins>
      <w:ins w:id="1115" w:author="PR Preview" w:date="2026-01-01T00:00:00Z">
        <w:r>
          <w:t xml:space="preserve"> (Cross-validation replaces the validation set, not the test set). </w:t>
        </w:r>
      </w:ins>
      <w:ins w:id="1116" w:author="PR Preview" w:date="2026-01-01T00:00:00Z">
        <w:r>
          <w:t xml:space="preserve">Used to choose between models,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cross-validation takes the place of the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rPr>
            <w:i/>
            <w:iCs/>
          </w:rPr>
          <w:t xml:space="preserve">validation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set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of</w:t>
        </w:r>
      </w:ins>
      <w:ins w:id="1125" w:author="PR Preview" w:date="2026-01-01T00:00:00Z">
        <w:r>
          <w:t xml:space="preserve"> </w:t>
        </w:r>
      </w:ins>
      <w:hyperlink w:anchor="def-data-splits">
        <w:ins w:id="112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the one consulted again and again,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 not of the test set, which stays unused until the end.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The cross-validation estimate of the winning model is optimistic: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that model won partly because the particular sample and split happened to favor it,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so its estimate is the smallest of several noisy estimates.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An honest estimate of the chosen model’s error needs data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that took no part in the choice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(Hastie et al. 2009, sec. 7.2)</w:t>
        </w:r>
      </w:ins>
      <w:ins w:id="1144" w:author="PR Preview" w:date="2026-01-01T00:00:00Z">
        <w:r>
          <w:t xml:space="preserve">,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such as a</w:t>
        </w:r>
      </w:ins>
      <w:ins w:id="1147" w:author="PR Preview" w:date="2026-01-01T00:00:00Z">
        <w:r>
          <w:t xml:space="preserve"> </w:t>
        </w:r>
      </w:ins>
      <w:hyperlink w:anchor="def-test-set">
        <w:ins w:id="1148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or the outer folds of</w:t>
        </w:r>
      </w:ins>
      <w:ins w:id="1152" w:author="PR Preview" w:date="2026-01-01T00:00:00Z">
        <w:r>
          <w:t xml:space="preserve"> </w:t>
        </w:r>
      </w:ins>
      <w:hyperlink w:anchor="def-nested-cv">
        <w:ins w:id="1153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1154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del w:id="1155" w:author="PR Preview" w:date="2026-01-01T00:00:00Z">
        <w:r>
          <w:rPr>
            <w:i/>
            <w:iCs/>
          </w:rPr>
          <w:delText xml:space="preserve">Remark 36</w:delText>
        </w:r>
      </w:del>
      <w:del w:id="1156" w:author="PR Preview" w:date="2026-01-01T00:00:00Z">
        <w:r>
          <w:delText xml:space="preserve"> (Source: Fold-based standard error). </w:delText>
        </w:r>
      </w:del>
      <w:del w:id="1157" w:author="PR Preview" w:date="2026-01-01T00:00:00Z">
        <w:r>
          <w:delText xml:space="preserve">Hastie et al. (2009, sec. 7.10.1)</w:delText>
        </w:r>
      </w:del>
      <w:del w:id="1158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1159" w:author="PR Preview" w:date="2026-01-01T00:00:00Z">
        <w:r>
          <w:rPr>
            <w:i/>
            <w:iCs/>
          </w:rPr>
          <w:delText xml:space="preserve">Remark 37</w:delText>
        </w:r>
      </w:del>
      <w:del w:id="1160" w:author="PR Preview" w:date="2026-01-01T00:00:00Z">
        <w:r>
          <w:delText xml:space="preserve"> (The fold-based standard error is only a rough guide). </w:delText>
        </w:r>
      </w:del>
      <w:del w:id="1161" w:author="PR Preview" w:date="2026-01-01T00:00:00Z">
        <w:r>
          <w:delText xml:space="preserve">Hastie et al. (2009, sec. 7.10.1)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draw standard-error bars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computed from the per-fold errors as in</w:delText>
        </w:r>
      </w:del>
      <w:del w:id="1166" w:author="PR Preview" w:date="2026-01-01T00:00:00Z">
        <w:r>
          <w:delText xml:space="preserve"> </w:delText>
        </w:r>
      </w:del>
      <w:hyperlink w:anchor="eq-cv-se">
        <w:del w:id="1167" w:author="PR Preview" w:date="2026-01-01T00:00:00Z">
          <w:r>
            <w:rPr>
              <w:rStyle w:val="Hyperlink"/>
            </w:rPr>
            <w:delText xml:space="preserve">Equation 42</w:delText>
          </w:r>
        </w:del>
      </w:hyperlink>
      <w:del w:id="1168" w:author="PR Preview" w:date="2026-01-01T00:00:00Z">
        <w:r>
          <w:delText xml:space="preserve">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That formula treats the</w:delText>
        </w:r>
      </w:del>
      <w:del w:id="1171" w:author="PR Preview" w:date="2026-01-01T00:00:00Z">
        <w:r>
          <w:delText xml:space="preserve"> </w:delText>
        </w:r>
      </w:del>
      <m:oMath>
        <m:r>
          <m:t>k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fold errors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as if they were independent,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which they are not: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every pair of folds shares</w:delText>
        </w:r>
      </w:del>
      <w:del w:id="118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folds of training data.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So</w:delText>
        </w:r>
      </w:del>
      <w:del w:id="118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is a rough indication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of how much</w:delText>
        </w:r>
      </w:del>
      <w:del w:id="11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might change with a different sample,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not a</w:delText>
        </w:r>
      </w:del>
      <w:del w:id="1195" w:author="PR Preview" w:date="2026-01-01T00:00:00Z">
        <w:r>
          <w:delText xml:space="preserve"> </w:delText>
        </w:r>
      </w:del>
      <w:hyperlink r:id="rId224">
        <w:del w:id="119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of</w:delText>
        </w:r>
      </w:del>
      <w:del w:id="11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200" w:author="PR Preview" w:date="2026-01-01T00:00:00Z">
        <w:r>
          <w:delText xml:space="preserve">.</w:delText>
        </w:r>
      </w:del>
    </w:p>
    <w:p>
      <w:pPr>
        <w:pStyle w:val="FirstParagraph"/>
      </w:pPr>
      <w:ins w:id="1201" w:author="PR Preview" w:date="2026-01-01T00:00:00Z">
        <w:r>
          <w:rPr>
            <w:i/>
            <w:iCs/>
          </w:rPr>
          <w:t xml:space="preserve">Remark 33</w:t>
        </w:r>
      </w:ins>
      <w:ins w:id="1202" w:author="PR Preview" w:date="2026-01-01T00:00:00Z">
        <w:r>
          <w:t xml:space="preserve"> (Source: Fold-based standard error). </w:t>
        </w:r>
      </w:ins>
      <w:ins w:id="1203" w:author="PR Preview" w:date="2026-01-01T00:00:00Z">
        <w:r>
          <w:t xml:space="preserve">Hastie et al. (2009, sec. 7.10.1)</w:t>
        </w:r>
      </w:ins>
      <w:ins w:id="1204" w:author="PR Preview" w:date="2026-01-01T00:00:00Z">
        <w:r>
          <w:t xml:space="preserve">, who call the result a standard error.</w:t>
        </w:r>
      </w:ins>
    </w:p>
    <w:bookmarkEnd w:id="223"/>
    <w:bookmarkStart w:id="225" w:name="rem-cv-se"/>
    <w:p>
      <w:pPr>
        <w:pStyle w:val="BodyText"/>
      </w:pPr>
      <w:ins w:id="1205" w:author="PR Preview" w:date="2026-01-01T00:00:00Z">
        <w:r>
          <w:rPr>
            <w:i/>
            <w:iCs/>
          </w:rPr>
          <w:t xml:space="preserve">Remark 34</w:t>
        </w:r>
      </w:ins>
      <w:ins w:id="1206" w:author="PR Preview" w:date="2026-01-01T00:00:00Z">
        <w:r>
          <w:t xml:space="preserve"> (The fold-based standard error is only a rough guide). </w:t>
        </w:r>
      </w:ins>
      <w:ins w:id="1207" w:author="PR Preview" w:date="2026-01-01T00:00:00Z">
        <w:r>
          <w:t xml:space="preserve">Hastie et al. (2009, sec. 7.10.1)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draw standard-error bars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computed from the per-fold errors as in</w:t>
        </w:r>
      </w:ins>
      <w:ins w:id="1212" w:author="PR Preview" w:date="2026-01-01T00:00:00Z">
        <w:r>
          <w:t xml:space="preserve"> </w:t>
        </w:r>
      </w:ins>
      <w:hyperlink w:anchor="eq-cv-se">
        <w:ins w:id="1213" w:author="PR Preview" w:date="2026-01-01T00:00:00Z">
          <w:r>
            <w:rPr>
              <w:rStyle w:val="Hyperlink"/>
            </w:rPr>
            <w:t xml:space="preserve">Equation 42</w:t>
          </w:r>
        </w:ins>
      </w:hyperlink>
      <w:ins w:id="1214" w:author="PR Preview" w:date="2026-01-01T00:00:00Z">
        <w:r>
          <w:t xml:space="preserve">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That formula treats the</w:t>
        </w:r>
      </w:ins>
      <w:ins w:id="1217" w:author="PR Preview" w:date="2026-01-01T00:00:00Z">
        <w:r>
          <w:t xml:space="preserve"> </w:t>
        </w:r>
      </w:ins>
      <m:oMath>
        <m:r>
          <m:t>k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fold errors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as if they were independent,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which they are not: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every pair of folds shares</w:t>
        </w:r>
      </w:ins>
      <w:ins w:id="12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folds of training data.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So</w:t>
        </w:r>
      </w:ins>
      <w:ins w:id="123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a rough indication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of how much</w:t>
        </w:r>
      </w:ins>
      <w:ins w:id="12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might change with a different sample,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not a</w:t>
        </w:r>
      </w:ins>
      <w:ins w:id="1241" w:author="PR Preview" w:date="2026-01-01T00:00:00Z">
        <w:r>
          <w:t xml:space="preserve"> </w:t>
        </w:r>
      </w:ins>
      <w:hyperlink r:id="rId224">
        <w:ins w:id="124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of</w:t>
        </w:r>
      </w:ins>
      <w:ins w:id="124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246" w:author="PR Preview" w:date="2026-01-01T00:00:00Z">
        <w:r>
          <w:t xml:space="preserve">.</w:t>
        </w:r>
      </w:ins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del w:id="1247" w:author="PR Preview" w:date="2026-01-01T00:00:00Z">
        <w:r>
          <w:rPr>
            <w:i/>
            <w:iCs/>
          </w:rPr>
          <w:delText xml:space="preserve">Remark 38</w:delText>
        </w:r>
      </w:del>
      <w:del w:id="1248" w:author="PR Preview" w:date="2026-01-01T00:00:00Z">
        <w:r>
          <w:delText xml:space="preserve"> (Source: One-standard-error rule). </w:delText>
        </w:r>
      </w:del>
      <w:del w:id="1249" w:author="PR Preview" w:date="2026-01-01T00:00:00Z">
        <w:r>
          <w:delText xml:space="preserve">Hastie et al. (2009, sec. 7.10.1)</w:delText>
        </w:r>
      </w:del>
      <w:del w:id="1250" w:author="PR Preview" w:date="2026-01-01T00:00:00Z">
        <w:r>
          <w:delText xml:space="preserve">;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James et al. (2021, sec. 6.1.3)</w:delText>
        </w:r>
      </w:del>
      <w:del w:id="1253" w:author="PR Preview" w:date="2026-01-01T00:00:00Z">
        <w:r>
          <w:delText xml:space="preserve">.</w:delText>
        </w:r>
      </w:del>
    </w:p>
    <w:p>
      <w:pPr>
        <w:pStyle w:val="FirstParagraph"/>
      </w:pPr>
      <w:ins w:id="1254" w:author="PR Preview" w:date="2026-01-01T00:00:00Z">
        <w:r>
          <w:t xml:space="preserve">Source: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(Hastie et al. 2009, sec. 7.10.1; James et al. 2021, sec. 6.1.3)</w:t>
        </w:r>
      </w:ins>
      <w:ins w:id="1257" w:author="PR Preview" w:date="2026-01-01T00:00:00Z">
        <w:r>
          <w:t xml:space="preserve">.</w:t>
        </w:r>
      </w:ins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1258" w:author="PR Preview" w:date="2026-01-01T00:00:00Z">
        <w:r>
          <w:delText xml:space="preserve">With 30 observations and 10 folds,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each fold holds 3 observations,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so all ten folds have equal size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and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rPr>
            <w:rStyle w:val="VerbatimChar"/>
          </w:rPr>
          <w:delText xml:space="preserve">cv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is</w:delText>
        </w:r>
      </w:del>
      <w:del w:id="12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(</w:delText>
        </w:r>
      </w:del>
      <w:hyperlink w:anchor="rem-cv-estimate">
        <w:del w:id="1272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1273" w:author="PR Preview" w:date="2026-01-01T00:00:00Z">
        <w:r>
          <w:delText xml:space="preserve">).</w:delText>
        </w:r>
      </w:del>
    </w:p>
    <w:p>
      <w:pPr>
        <w:pStyle w:val="FirstParagraph"/>
      </w:pPr>
      <w:ins w:id="1274" w:author="PR Preview" w:date="2026-01-01T00:00:00Z">
        <w:r>
          <w:t xml:space="preserve">With 30 observations and 10 folds,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each fold holds 3 observations,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so all ten folds have equal size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and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rPr>
            <w:rStyle w:val="VerbatimChar"/>
          </w:rPr>
          <w:t xml:space="preserve">cv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is</w:t>
        </w:r>
      </w:ins>
      <w:ins w:id="128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</w:t>
        </w:r>
      </w:ins>
      <w:hyperlink w:anchor="rem-cv-estimate">
        <w:ins w:id="1288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128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del w:id="1290" w:author="PR Preview" w:date="2026-01-01T00:00:00Z">
        <w:r>
          <w:rPr>
            <w:i/>
            <w:iCs/>
          </w:rPr>
          <w:delText xml:space="preserve">Remark 39</w:delText>
        </w:r>
      </w:del>
      <w:del w:id="1291" w:author="PR Preview" w:date="2026-01-01T00:00:00Z">
        <w:r>
          <w:delText xml:space="preserve"> (Cross-validate the whole procedure). </w:delText>
        </w:r>
      </w:del>
      <w:del w:id="1292" w:author="PR Preview" w:date="2026-01-01T00:00:00Z">
        <w:r>
          <w:delText xml:space="preserve">Every step that uses the outcome is part of fitting,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and must be repeated inside each fold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using only that fold’s training observations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(Hastie et al. 2009, sec. 7.10.2)</w:delText>
        </w:r>
      </w:del>
      <w:del w:id="1299" w:author="PR Preview" w:date="2026-01-01T00:00:00Z">
        <w:r>
          <w:delText xml:space="preserve">.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Such steps include:</w:delText>
        </w:r>
      </w:del>
    </w:p>
    <w:p>
      <w:pPr>
        <w:pStyle w:val="BodyText"/>
      </w:pPr>
      <w:ins w:id="1302" w:author="PR Preview" w:date="2026-01-01T00:00:00Z">
        <w:r>
          <w:rPr>
            <w:i/>
            <w:iCs/>
          </w:rPr>
          <w:t xml:space="preserve">Remark 35</w:t>
        </w:r>
      </w:ins>
      <w:ins w:id="1303" w:author="PR Preview" w:date="2026-01-01T00:00:00Z">
        <w:r>
          <w:t xml:space="preserve"> (Cross-validate the whole procedure). </w:t>
        </w:r>
      </w:ins>
      <w:ins w:id="1304" w:author="PR Preview" w:date="2026-01-01T00:00:00Z">
        <w:r>
          <w:t xml:space="preserve">Every step that uses the outcome is part of fitting,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 must be repeated inside each fold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using only that fold’s training observations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(Hastie et al. 2009, sec. 7.10.2)</w:t>
        </w:r>
      </w:ins>
      <w:ins w:id="1311" w:author="PR Preview" w:date="2026-01-01T00:00:00Z">
        <w:r>
          <w:t xml:space="preserve">.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2026-10-16T01:29:40Z</dcterms:created>
  <dcterms:modified xsi:type="dcterms:W3CDTF">2026-10-16T01:29:40Z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