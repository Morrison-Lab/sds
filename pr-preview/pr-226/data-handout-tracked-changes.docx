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15:23:41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Remark 3</w:delText>
        </w:r>
      </w:del>
      <w:del w:id="4" w:author="PR Preview" w:date="2026-01-01T00:00:00Z">
        <w:r>
          <w:delText xml:space="preserve"> (Source: Dummy variables). </w:delText>
        </w:r>
      </w:del>
      <w:del w:id="5" w:author="PR Preview" w:date="2026-01-01T00:00:00Z">
        <w:r>
          <w:delText xml:space="preserve">Dobson and Barnett (2018, sec. 2.4)</w:delText>
        </w:r>
      </w:del>
      <w:del w:id="6" w:author="PR Preview" w:date="2026-01-01T00:00:00Z">
        <w:r>
          <w:delText xml:space="preserve">.</w:delText>
        </w:r>
      </w:del>
    </w:p>
    <w:p>
      <w:pPr>
        <w:pStyle w:val="BodyText"/>
      </w:pPr>
      <w:ins w:id="7" w:author="PR Preview" w:date="2026-01-01T00:00:00Z">
        <w:r>
          <w:t xml:space="preserve">Source: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Dobson and Barnett (2018, sec. 2.4)</w:t>
        </w:r>
      </w:ins>
      <w:ins w:id="10" w:author="PR Preview" w:date="2026-01-01T00:00:00Z">
        <w:r>
          <w:t xml:space="preserve">.</w:t>
        </w:r>
      </w:ins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del w:id="11" w:author="PR Preview" w:date="2026-01-01T00:00:00Z">
        <w:r>
          <w:rPr>
            <w:i/>
            <w:iCs/>
          </w:rPr>
          <w:delText xml:space="preserve">Remark 4</w:delText>
        </w:r>
      </w:del>
      <w:del w:id="12" w:author="PR Preview" w:date="2026-01-01T00:00:00Z">
        <w:r>
          <w:delText xml:space="preserve"> (Other ways to code dummy variables). </w:delText>
        </w:r>
      </w:del>
      <w:del w:id="13" w:author="PR Preview" w:date="2026-01-01T00:00:00Z">
        <w:r>
          <w:delText xml:space="preserve">There are other ways to construct dummy variables.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One is to use the values</w:delText>
        </w:r>
      </w:del>
      <w:del w:id="1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and</w:delText>
        </w:r>
      </w:del>
      <w:del w:id="19" w:author="PR Preview" w:date="2026-01-01T00:00:00Z">
        <w:r>
          <w:delText xml:space="preserve"> </w:delText>
        </w:r>
      </w:del>
      <m:oMath>
        <m:r>
          <m:t>1</m:t>
        </m:r>
      </m:oMath>
      <w:del w:id="20" w:author="PR Preview" w:date="2026-01-01T00:00:00Z">
        <w:r>
          <w:delText xml:space="preserve">: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for example,</w:delText>
        </w:r>
      </w:del>
      <w:del w:id="2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for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“female”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and</w:delText>
        </w:r>
      </w:del>
      <w:del w:id="30" w:author="PR Preview" w:date="2026-01-01T00:00:00Z">
        <w:r>
          <w:delText xml:space="preserve"> </w:delText>
        </w:r>
      </w:del>
      <m:oMath>
        <m:r>
          <m:t>1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for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“male”</w:delText>
        </w:r>
      </w:del>
      <w:del w:id="35" w:author="PR Preview" w:date="2026-01-01T00:00:00Z">
        <w:r>
          <w:delText xml:space="preserve">.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See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Dobson and Barnett (2018)</w:delText>
        </w:r>
      </w:del>
      <w:del w:id="40" w:author="PR Preview" w:date="2026-01-01T00:00:00Z">
        <w:r>
          <w:delText xml:space="preserve">, section 2.4, for details.</w:delText>
        </w:r>
      </w:del>
    </w:p>
    <w:p>
      <w:pPr>
        <w:pStyle w:val="BodyText"/>
      </w:pPr>
      <w:ins w:id="41" w:author="PR Preview" w:date="2026-01-01T00:00:00Z">
        <w:r>
          <w:rPr>
            <w:i/>
            <w:iCs/>
          </w:rPr>
          <w:t xml:space="preserve">Remark 3</w:t>
        </w:r>
      </w:ins>
      <w:ins w:id="42" w:author="PR Preview" w:date="2026-01-01T00:00:00Z">
        <w:r>
          <w:t xml:space="preserve"> (Other ways to code dummy variables). </w:t>
        </w:r>
      </w:ins>
      <w:ins w:id="43" w:author="PR Preview" w:date="2026-01-01T00:00:00Z">
        <w:r>
          <w:t xml:space="preserve">There are other ways to construct dummy variables.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One is to use the values</w:t>
        </w:r>
      </w:ins>
      <w:ins w:id="4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</w:t>
        </w:r>
      </w:ins>
      <w:ins w:id="49" w:author="PR Preview" w:date="2026-01-01T00:00:00Z">
        <w:r>
          <w:t xml:space="preserve"> </w:t>
        </w:r>
      </w:ins>
      <m:oMath>
        <m:r>
          <m:t>1</m:t>
        </m:r>
      </m:oMath>
      <w:ins w:id="50" w:author="PR Preview" w:date="2026-01-01T00:00:00Z">
        <w:r>
          <w:t xml:space="preserve">: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for example,</w:t>
        </w:r>
      </w:ins>
      <w:ins w:id="5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for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“female”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and</w:t>
        </w:r>
      </w:ins>
      <w:ins w:id="60" w:author="PR Preview" w:date="2026-01-01T00:00:00Z">
        <w:r>
          <w:t xml:space="preserve"> </w:t>
        </w:r>
      </w:ins>
      <m:oMath>
        <m:r>
          <m:t>1</m:t>
        </m:r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for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“male”</w:t>
        </w:r>
      </w:ins>
      <w:ins w:id="65" w:author="PR Preview" w:date="2026-01-01T00:00:00Z">
        <w:r>
          <w:t xml:space="preserve">.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See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Dobson and Barnett (2018)</w:t>
        </w:r>
      </w:ins>
      <w:ins w:id="70" w:author="PR Preview" w:date="2026-01-01T00:00:00Z">
        <w:r>
          <w:t xml:space="preserve">, section 2.4, for details.</w:t>
        </w:r>
      </w:ins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del w:id="71" w:author="PR Preview" w:date="2026-01-01T00:00:00Z">
        <w:r>
          <w:rPr>
            <w:i/>
            <w:iCs/>
          </w:rPr>
          <w:delText xml:space="preserve">Remark 5</w:delText>
        </w:r>
      </w:del>
      <w:del w:id="72" w:author="PR Preview" w:date="2026-01-01T00:00:00Z">
        <w:r>
          <w:delText xml:space="preserve"> (Source: Indicator variable). </w:delText>
        </w:r>
      </w:del>
      <w:del w:id="73" w:author="PR Preview" w:date="2026-01-01T00:00:00Z">
        <w:r>
          <w:delText xml:space="preserve">Dobson and Barnett (2018, sec. 2.4)</w:delText>
        </w:r>
      </w:del>
      <w:del w:id="74" w:author="PR Preview" w:date="2026-01-01T00:00:00Z">
        <w:r>
          <w:delText xml:space="preserve">.</w:delText>
        </w:r>
      </w:del>
    </w:p>
    <w:p>
      <w:pPr>
        <w:pStyle w:val="BodyText"/>
      </w:pPr>
      <w:del w:id="75" w:author="PR Preview" w:date="2026-01-01T00:00:00Z">
        <w:r>
          <w:rPr>
            <w:b/>
            <w:bCs/>
          </w:rPr>
          <w:delText xml:space="preserve">Example 11 (Indicator variables for chromosomal sex)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In</w:delText>
        </w:r>
      </w:del>
      <w:del w:id="78" w:author="PR Preview" w:date="2026-01-01T00:00:00Z">
        <w:r>
          <w:delText xml:space="preserve"> </w:delText>
        </w:r>
      </w:del>
      <w:hyperlink w:anchor="exm-dummy-sex">
        <w:del w:id="79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80" w:author="PR Preview" w:date="2026-01-01T00:00:00Z">
        <w:r>
          <w:delText xml:space="preserve">,</w:delText>
        </w:r>
      </w:del>
      <w:del w:id="81" w:author="PR Preview" w:date="2026-01-01T00:00:00Z">
        <w:r>
          <w:delText xml:space="preserve"> </w:delText>
        </w:r>
      </w:del>
      <m:oMath>
        <m:r>
          <m:t>M</m:t>
        </m:r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and</w:delText>
        </w:r>
      </w:del>
      <w:del w:id="84" w:author="PR Preview" w:date="2026-01-01T00:00:00Z">
        <w:r>
          <w:delText xml:space="preserve"> </w:delText>
        </w:r>
      </w:del>
      <m:oMath>
        <m:r>
          <m:t>F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are indicator variables: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each takes only the values 0 and 1.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A dummy variable that uses the values</w:delText>
        </w:r>
      </w:del>
      <w:del w:id="9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and</w:delText>
        </w:r>
      </w:del>
      <w:del w:id="94" w:author="PR Preview" w:date="2026-01-01T00:00:00Z">
        <w:r>
          <w:delText xml:space="preserve"> </w:delText>
        </w:r>
      </w:del>
      <m:oMath>
        <m:r>
          <m:t>1</m:t>
        </m:r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(</w:delText>
        </w:r>
      </w:del>
      <w:hyperlink w:anchor="rem-dummy-other-codings">
        <w:del w:id="97" w:author="PR Preview" w:date="2026-01-01T00:00:00Z">
          <w:r>
            <w:rPr>
              <w:rStyle w:val="Hyperlink"/>
            </w:rPr>
            <w:delText xml:space="preserve">Remark 4</w:delText>
          </w:r>
        </w:del>
      </w:hyperlink>
      <w:del w:id="98" w:author="PR Preview" w:date="2026-01-01T00:00:00Z">
        <w:r>
          <w:delText xml:space="preserve">) is not an indicator variable.</w:delText>
        </w:r>
      </w:del>
    </w:p>
    <w:p>
      <w:pPr>
        <w:pStyle w:val="BodyText"/>
      </w:pPr>
      <w:ins w:id="99" w:author="PR Preview" w:date="2026-01-01T00:00:00Z">
        <w:r>
          <w:t xml:space="preserve">Source: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Dobson and Barnett (2018, sec. 2.4)</w:t>
        </w:r>
      </w:ins>
      <w:ins w:id="102" w:author="PR Preview" w:date="2026-01-01T00:00:00Z">
        <w:r>
          <w:t xml:space="preserve">.</w:t>
        </w:r>
      </w:ins>
    </w:p>
    <w:bookmarkEnd w:id="35"/>
    <w:bookmarkStart w:id="36" w:name="exm-indicator-sex"/>
    <w:p>
      <w:pPr>
        <w:pStyle w:val="BodyText"/>
      </w:pPr>
      <w:ins w:id="103" w:author="PR Preview" w:date="2026-01-01T00:00:00Z">
        <w:r>
          <w:rPr>
            <w:b/>
            <w:bCs/>
          </w:rPr>
          <w:t xml:space="preserve">Example 11 (Indicator variables for chromosomal sex)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In</w:t>
        </w:r>
      </w:ins>
      <w:ins w:id="106" w:author="PR Preview" w:date="2026-01-01T00:00:00Z">
        <w:r>
          <w:t xml:space="preserve"> </w:t>
        </w:r>
      </w:ins>
      <w:hyperlink w:anchor="exm-dummy-sex">
        <w:ins w:id="107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08" w:author="PR Preview" w:date="2026-01-01T00:00:00Z">
        <w:r>
          <w:t xml:space="preserve">,</w:t>
        </w:r>
      </w:ins>
      <w:ins w:id="109" w:author="PR Preview" w:date="2026-01-01T00:00:00Z">
        <w:r>
          <w:t xml:space="preserve"> </w:t>
        </w:r>
      </w:ins>
      <m:oMath>
        <m:r>
          <m:t>M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and</w:t>
        </w:r>
      </w:ins>
      <w:ins w:id="112" w:author="PR Preview" w:date="2026-01-01T00:00:00Z">
        <w:r>
          <w:t xml:space="preserve"> </w:t>
        </w:r>
      </w:ins>
      <m:oMath>
        <m:r>
          <m:t>F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are indicator variables: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each takes only the values 0 and 1.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 dummy variable that uses the values</w:t>
        </w:r>
      </w:ins>
      <w:ins w:id="11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and</w:t>
        </w:r>
      </w:ins>
      <w:ins w:id="122" w:author="PR Preview" w:date="2026-01-01T00:00:00Z">
        <w:r>
          <w:t xml:space="preserve"> </w:t>
        </w:r>
      </w:ins>
      <m:oMath>
        <m:r>
          <m:t>1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(</w:t>
        </w:r>
      </w:ins>
      <w:hyperlink w:anchor="rem-dummy-other-codings">
        <w:ins w:id="125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126" w:author="PR Preview" w:date="2026-01-01T00:00:00Z">
        <w:r>
          <w:t xml:space="preserve">) is not an indicator variable.</w:t>
        </w:r>
      </w:ins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del w:id="127" w:author="PR Preview" w:date="2026-01-01T00:00:00Z">
        <w:r>
          <w:rPr>
            <w:i/>
            <w:iCs/>
          </w:rPr>
          <w:delText xml:space="preserve">Remark 6</w:delText>
        </w:r>
      </w:del>
      <w:del w:id="128" w:author="PR Preview" w:date="2026-01-01T00:00:00Z">
        <w:r>
          <w:delText xml:space="preserve"> (Source: Reference level). </w:delText>
        </w:r>
      </w:del>
      <w:del w:id="129" w:author="PR Preview" w:date="2026-01-01T00:00:00Z">
        <w:r>
          <w:delText xml:space="preserve">Dobson and Barnett (2018, sec. 2.4)</w:delText>
        </w:r>
      </w:del>
      <w:del w:id="130" w:author="PR Preview" w:date="2026-01-01T00:00:00Z">
        <w:r>
          <w:delText xml:space="preserve">, who call this the corner point parameterization.</w:delText>
        </w:r>
      </w:del>
    </w:p>
    <w:p>
      <w:pPr>
        <w:pStyle w:val="BodyText"/>
      </w:pPr>
      <w:ins w:id="131" w:author="PR Preview" w:date="2026-01-01T00:00:00Z">
        <w:r>
          <w:rPr>
            <w:i/>
            <w:iCs/>
          </w:rPr>
          <w:t xml:space="preserve">Remark 4</w:t>
        </w:r>
      </w:ins>
      <w:ins w:id="132" w:author="PR Preview" w:date="2026-01-01T00:00:00Z">
        <w:r>
          <w:t xml:space="preserve"> (Source: Reference level). </w:t>
        </w:r>
      </w:ins>
      <w:ins w:id="133" w:author="PR Preview" w:date="2026-01-01T00:00:00Z">
        <w:r>
          <w:t xml:space="preserve">Dobson and Barnett (2018, sec. 2.4)</w:t>
        </w:r>
      </w:ins>
      <w:ins w:id="134" w:author="PR Preview" w:date="2026-01-01T00:00:00Z">
        <w:r>
          <w:t xml:space="preserve">, who call this the corner point parameterization.</w:t>
        </w:r>
      </w:ins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del w:id="135" w:author="PR Preview" w:date="2026-01-01T00:00:00Z">
        <w:r>
          <w:rPr>
            <w:i/>
            <w:iCs/>
          </w:rPr>
          <w:delText xml:space="preserve">Remark 7</w:delText>
        </w:r>
      </w:del>
      <w:del w:id="136" w:author="PR Preview" w:date="2026-01-01T00:00:00Z">
        <w:r>
          <w:delText xml:space="preserve"> (Any category can be the reference level). </w:delText>
        </w:r>
      </w:del>
      <w:del w:id="137" w:author="PR Preview" w:date="2026-01-01T00:00:00Z">
        <w:r>
          <w:delText xml:space="preserve">The choice of reference level changes how we code the categories.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It does not change what the data say.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For example, in</w:delText>
        </w:r>
      </w:del>
      <w:del w:id="142" w:author="PR Preview" w:date="2026-01-01T00:00:00Z">
        <w:r>
          <w:delText xml:space="preserve"> </w:delText>
        </w:r>
      </w:del>
      <w:hyperlink w:anchor="exm-reference-level-sex">
        <w:del w:id="143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144" w:author="PR Preview" w:date="2026-01-01T00:00:00Z">
        <w:r>
          <w:delText xml:space="preserve">,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we could instead use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“male”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as the reference level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and the indicator variable</w:delText>
        </w:r>
      </w:del>
      <w:del w:id="153" w:author="PR Preview" w:date="2026-01-01T00:00:00Z">
        <w:r>
          <w:delText xml:space="preserve"> </w:delText>
        </w:r>
      </w:del>
      <m:oMath>
        <m:r>
          <m:t>F</m:t>
        </m:r>
      </m:oMath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for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“female”</w:delText>
        </w:r>
      </w:del>
      <w:del w:id="158" w:author="PR Preview" w:date="2026-01-01T00:00:00Z">
        <w:r>
          <w:delText xml:space="preserve">.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Both choices describe the same two groups.</w:delText>
        </w:r>
      </w:del>
    </w:p>
    <w:p>
      <w:pPr>
        <w:pStyle w:val="BodyText"/>
      </w:pPr>
      <w:ins w:id="161" w:author="PR Preview" w:date="2026-01-01T00:00:00Z">
        <w:r>
          <w:rPr>
            <w:i/>
            <w:iCs/>
          </w:rPr>
          <w:t xml:space="preserve">Remark 5</w:t>
        </w:r>
      </w:ins>
      <w:ins w:id="162" w:author="PR Preview" w:date="2026-01-01T00:00:00Z">
        <w:r>
          <w:t xml:space="preserve"> (Any category can be the reference level). </w:t>
        </w:r>
      </w:ins>
      <w:ins w:id="163" w:author="PR Preview" w:date="2026-01-01T00:00:00Z">
        <w:r>
          <w:t xml:space="preserve">The choice of reference level changes how we code the categories.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It does not change what the data say.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For example, in</w:t>
        </w:r>
      </w:ins>
      <w:ins w:id="168" w:author="PR Preview" w:date="2026-01-01T00:00:00Z">
        <w:r>
          <w:t xml:space="preserve"> </w:t>
        </w:r>
      </w:ins>
      <w:hyperlink w:anchor="exm-reference-level-sex">
        <w:ins w:id="169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170" w:author="PR Preview" w:date="2026-01-01T00:00:00Z">
        <w:r>
          <w:t xml:space="preserve">,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we could instead use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“male”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as the reference level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and the indicator variable</w:t>
        </w:r>
      </w:ins>
      <w:ins w:id="179" w:author="PR Preview" w:date="2026-01-01T00:00:00Z">
        <w:r>
          <w:t xml:space="preserve"> </w:t>
        </w:r>
      </w:ins>
      <m:oMath>
        <m:r>
          <m:t>F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for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“female”</w:t>
        </w:r>
      </w:ins>
      <w:ins w:id="184" w:author="PR Preview" w:date="2026-01-01T00:00:00Z">
        <w:r>
          <w:t xml:space="preserve">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Both choices describe the same two groups.</w:t>
        </w:r>
      </w:ins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2026-10-15T22:39:37Z</dcterms:created>
  <dcterms:modified xsi:type="dcterms:W3CDTF">2026-10-15T22:39:37Z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