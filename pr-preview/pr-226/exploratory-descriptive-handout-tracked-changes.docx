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18:18:20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8</w:delText>
        </w:r>
      </w:del>
      <w:del w:id="4" w:author="PR Preview" w:date="2026-01-01T00:00:00Z">
        <w:r>
          <w:delText xml:space="preserve"> (Source: Min-max scaling). </w:delText>
        </w:r>
      </w:del>
      <w:del w:id="5" w:author="PR Preview" w:date="2026-01-01T00:00:00Z">
        <w:r>
          <w:delText xml:space="preserve">Géron (2017, ch. 2)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del w:id="7" w:author="PR Preview" w:date="2026-01-01T00:00:00Z">
        <w:r>
          <w:rPr>
            <w:i/>
            <w:iCs/>
          </w:rPr>
          <w:delText xml:space="preserve">Remark 9</w:delText>
        </w:r>
      </w:del>
      <w:del w:id="8" w:author="PR Preview" w:date="2026-01-01T00:00:00Z">
        <w:r>
          <w:delText xml:space="preserve"> (Min-max scaling and outliers). </w:delText>
        </w:r>
      </w:del>
      <w:del w:id="9" w:author="PR Preview" w:date="2026-01-01T00:00:00Z">
        <w:r>
          <w:delText xml:space="preserve">Every min-max scaled value lies in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1" w:author="PR Preview" w:date="2026-01-01T00:00:00Z">
        <w:r>
          <w:delText xml:space="preserve">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minimum maps to</w:delText>
        </w:r>
      </w:del>
      <w:del w:id="14" w:author="PR Preview" w:date="2026-01-01T00:00:00Z">
        <w:r>
          <w:delText xml:space="preserve"> </w:delText>
        </w:r>
      </w:del>
      <m:oMath>
        <m:r>
          <m:t>0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and the maximum maps to</w:delText>
        </w:r>
      </w:del>
      <w:del w:id="17" w:author="PR Preview" w:date="2026-01-01T00:00:00Z">
        <w:r>
          <w:delText xml:space="preserve"> </w:delText>
        </w:r>
      </w:del>
      <m:oMath>
        <m:r>
          <m:t>1</m:t>
        </m:r>
      </m:oMath>
      <w:del w:id="18" w:author="PR Preview" w:date="2026-01-01T00:00:00Z">
        <w:r>
          <w:delText xml:space="preserve">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For example, if median incomes range from 0 to 15,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an income of 0 maps to</w:delText>
        </w:r>
      </w:del>
      <w:del w:id="23" w:author="PR Preview" w:date="2026-01-01T00:00:00Z">
        <w:r>
          <w:delText xml:space="preserve"> </w:delText>
        </w:r>
      </w:del>
      <m:oMath>
        <m:r>
          <m:t>0</m:t>
        </m:r>
      </m:oMath>
      <w:del w:id="24" w:author="PR Preview" w:date="2026-01-01T00:00:00Z">
        <w:r>
          <w:delText xml:space="preserve">, and an income of 15 maps to</w:delText>
        </w:r>
      </w:del>
      <w:del w:id="25" w:author="PR Preview" w:date="2026-01-01T00:00:00Z">
        <w:r>
          <w:delText xml:space="preserve"> </w:delText>
        </w:r>
      </w:del>
      <m:oMath>
        <m:r>
          <m:t>1</m:t>
        </m:r>
      </m:oMath>
      <w:del w:id="26" w:author="PR Preview" w:date="2026-01-01T00:00:00Z">
        <w:r>
          <w:delText xml:space="preserve">.</w:delText>
        </w:r>
      </w:del>
    </w:p>
    <w:p>
      <w:pPr>
        <w:pStyle w:val="FirstParagraph"/>
      </w:pPr>
      <w:ins w:id="27" w:author="PR Preview" w:date="2026-01-01T00:00:00Z">
        <w:r>
          <w:t xml:space="preserve">Source: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Géron (2017, ch. 2)</w:t>
        </w:r>
      </w:ins>
      <w:ins w:id="30" w:author="PR Preview" w:date="2026-01-01T00:00:00Z">
        <w:r>
          <w:t xml:space="preserve">.</w:t>
        </w:r>
      </w:ins>
    </w:p>
    <w:bookmarkEnd w:id="128"/>
    <w:bookmarkStart w:id="129" w:name="rem-min-max-outliers"/>
    <w:p>
      <w:pPr>
        <w:pStyle w:val="BodyText"/>
      </w:pPr>
      <w:ins w:id="31" w:author="PR Preview" w:date="2026-01-01T00:00:00Z">
        <w:r>
          <w:rPr>
            <w:i/>
            <w:iCs/>
          </w:rPr>
          <w:t xml:space="preserve">Remark 8</w:t>
        </w:r>
      </w:ins>
      <w:ins w:id="32" w:author="PR Preview" w:date="2026-01-01T00:00:00Z">
        <w:r>
          <w:t xml:space="preserve"> (Min-max scaling and outliers). </w:t>
        </w:r>
      </w:ins>
      <w:ins w:id="33" w:author="PR Preview" w:date="2026-01-01T00:00:00Z">
        <w:r>
          <w:t xml:space="preserve">Every min-max scaled value lies in</w:t>
        </w:r>
      </w:ins>
      <w:ins w:id="3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5" w:author="PR Preview" w:date="2026-01-01T00:00:00Z">
        <w:r>
          <w:t xml:space="preserve">: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the minimum maps to</w:t>
        </w:r>
      </w:ins>
      <w:ins w:id="38" w:author="PR Preview" w:date="2026-01-01T00:00:00Z">
        <w:r>
          <w:t xml:space="preserve"> </w:t>
        </w:r>
      </w:ins>
      <m:oMath>
        <m:r>
          <m:t>0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the maximum maps to</w:t>
        </w:r>
      </w:ins>
      <w:ins w:id="41" w:author="PR Preview" w:date="2026-01-01T00:00:00Z">
        <w:r>
          <w:t xml:space="preserve"> </w:t>
        </w:r>
      </w:ins>
      <m:oMath>
        <m:r>
          <m:t>1</m:t>
        </m:r>
      </m:oMath>
      <w:ins w:id="42" w:author="PR Preview" w:date="2026-01-01T00:00:00Z">
        <w:r>
          <w:t xml:space="preserve">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For example, if median incomes range from 0 to 15,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 income of 0 maps to</w:t>
        </w:r>
      </w:ins>
      <w:ins w:id="47" w:author="PR Preview" w:date="2026-01-01T00:00:00Z">
        <w:r>
          <w:t xml:space="preserve"> </w:t>
        </w:r>
      </w:ins>
      <m:oMath>
        <m:r>
          <m:t>0</m:t>
        </m:r>
      </m:oMath>
      <w:ins w:id="48" w:author="PR Preview" w:date="2026-01-01T00:00:00Z">
        <w:r>
          <w:t xml:space="preserve">, and an income of 15 maps to</w:t>
        </w:r>
      </w:ins>
      <w:ins w:id="49" w:author="PR Preview" w:date="2026-01-01T00:00:00Z">
        <w:r>
          <w:t xml:space="preserve"> </w:t>
        </w:r>
      </w:ins>
      <m:oMath>
        <m:r>
          <m:t>1</m:t>
        </m:r>
      </m:oMath>
      <w:ins w:id="50" w:author="PR Preview" w:date="2026-01-01T00:00:00Z">
        <w:r>
          <w:t xml:space="preserve">.</w:t>
        </w:r>
      </w:ins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2026-10-16T01:26:59Z</dcterms:created>
  <dcterms:modified xsi:type="dcterms:W3CDTF">2026-10-16T01:26:59Z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18:18:20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