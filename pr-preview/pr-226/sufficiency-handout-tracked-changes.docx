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18:18:20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ins w:id="3" w:author="PR Preview" w:date="2026-01-01T00:00:00Z">
        <w:r>
          <w:t xml:space="preserve">Source: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(Rao 1945; Blackwell 1947; Casella and Berger 2002, Thm. 7.3.17, p. 342)</w:t>
        </w:r>
      </w:ins>
      <w:ins w:id="6" w:author="PR Preview" w:date="2026-01-01T00:00:00Z">
        <w:r>
          <w:t xml:space="preserve">.</w:t>
        </w:r>
      </w:ins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del w:id="7" w:author="PR Preview" w:date="2026-01-01T00:00:00Z">
        <w:r>
          <w:rPr>
            <w:i/>
            <w:iCs/>
          </w:rPr>
          <w:delText xml:space="preserve">Remark 5</w:delText>
        </w:r>
      </w:del>
      <w:del w:id="8" w:author="PR Preview" w:date="2026-01-01T00:00:00Z">
        <w:r>
          <w:delText xml:space="preserve"> (Source: Rao–Blackwell theorem). </w:delText>
        </w:r>
      </w:del>
      <w:del w:id="9" w:author="PR Preview" w:date="2026-01-01T00:00:00Z">
        <w:r>
          <w:delText xml:space="preserve">Rao (1945)</w:delText>
        </w:r>
      </w:del>
      <w:del w:id="10" w:author="PR Preview" w:date="2026-01-01T00:00:00Z">
        <w:r>
          <w:delText xml:space="preserve">;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Blackwell (1947)</w:delText>
        </w:r>
      </w:del>
      <w:del w:id="13" w:author="PR Preview" w:date="2026-01-01T00:00:00Z">
        <w:r>
          <w:delText xml:space="preserve">;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Casella and Berger (2002, Thm. 7.3.17, p. 342)</w:delText>
        </w:r>
      </w:del>
      <w:del w:id="16" w:author="PR Preview" w:date="2026-01-01T00:00:00Z">
        <w:r>
          <w:delText xml:space="preserve">.</w:delText>
        </w:r>
      </w:del>
    </w:p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del w:id="17" w:author="PR Preview" w:date="2026-01-01T00:00:00Z">
        <w:r>
          <w:rPr>
            <w:i/>
            <w:iCs/>
          </w:rPr>
          <w:delText xml:space="preserve">Remark 6</w:delText>
        </w:r>
      </w:del>
      <w:del w:id="18" w:author="PR Preview" w:date="2026-01-01T00:00:00Z">
        <w:r>
          <w:delText xml:space="preserve"> (Sufficiency is needed). </w:delText>
        </w:r>
      </w:del>
      <w:del w:id="19" w:author="PR Preview" w:date="2026-01-01T00:00:00Z">
        <w:r>
          <w:delText xml:space="preserve">If</w:delText>
        </w:r>
      </w:del>
      <w:del w:id="20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 not sufficient, then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may depend on</w:delText>
        </w:r>
      </w:del>
      <w:del w:id="26" w:author="PR Preview" w:date="2026-01-01T00:00:00Z">
        <w:r>
          <w:delText xml:space="preserve"> </w:delText>
        </w:r>
      </w:del>
      <m:oMath>
        <m:r>
          <m:t>θ</m:t>
        </m:r>
      </m:oMath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in which case it is not an estimator at all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(</w:delText>
        </w:r>
      </w:del>
      <w:del w:id="32" w:author="PR Preview" w:date="2026-01-01T00:00:00Z">
        <w:r>
          <w:delText xml:space="preserve">Casella and Berger (2002, Example 7.3.18)</w:delText>
        </w:r>
      </w:del>
      <w:del w:id="33" w:author="PR Preview" w:date="2026-01-01T00:00:00Z">
        <w:r>
          <w:delText xml:space="preserve">).</w:delText>
        </w:r>
      </w:del>
    </w:p>
    <w:p>
      <w:pPr>
        <w:pStyle w:val="BodyText"/>
      </w:pPr>
      <w:ins w:id="34" w:author="PR Preview" w:date="2026-01-01T00:00:00Z">
        <w:r>
          <w:rPr>
            <w:i/>
            <w:iCs/>
          </w:rPr>
          <w:t xml:space="preserve">Remark 5</w:t>
        </w:r>
      </w:ins>
      <w:ins w:id="35" w:author="PR Preview" w:date="2026-01-01T00:00:00Z">
        <w:r>
          <w:t xml:space="preserve"> (Sufficiency is needed). </w:t>
        </w:r>
      </w:ins>
      <w:ins w:id="36" w:author="PR Preview" w:date="2026-01-01T00:00:00Z">
        <w:r>
          <w:t xml:space="preserve">If</w:t>
        </w:r>
      </w:ins>
      <w:ins w:id="37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is not sufficient, then</w:t>
        </w:r>
      </w:ins>
      <w:ins w:id="4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may depend on</w:t>
        </w:r>
      </w:ins>
      <w:ins w:id="43" w:author="PR Preview" w:date="2026-01-01T00:00:00Z">
        <w:r>
          <w:t xml:space="preserve"> </w:t>
        </w:r>
      </w:ins>
      <m:oMath>
        <m:r>
          <m:t>θ</m:t>
        </m:r>
      </m:oMath>
      <w:ins w:id="44" w:author="PR Preview" w:date="2026-01-01T00:00:00Z">
        <w:r>
          <w:t xml:space="preserve">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in which case it is not an estimator at all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(</w:t>
        </w:r>
      </w:ins>
      <w:ins w:id="49" w:author="PR Preview" w:date="2026-01-01T00:00:00Z">
        <w:r>
          <w:t xml:space="preserve">Casella and Berger (2002, Example 7.3.18)</w:t>
        </w:r>
      </w:ins>
      <w:ins w:id="50" w:author="PR Preview" w:date="2026-01-01T00:00:00Z">
        <w:r>
          <w:t xml:space="preserve">).</w:t>
        </w:r>
      </w:ins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2026-10-16T01:31:48Z</dcterms:created>
  <dcterms:modified xsi:type="dcterms:W3CDTF">2026-10-16T01:31:48Z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