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16 (Bias of a prediction)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g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fitting-procedure">
        <w:del w:id="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let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 a random</w:delText>
        </w:r>
      </w:del>
      <w:del w:id="17" w:author="PR Preview" w:date="2026-01-01T00:00:00Z">
        <w:r>
          <w:delText xml:space="preserve"> </w:delText>
        </w:r>
      </w:del>
      <w:hyperlink w:anchor="def-training-set">
        <w:del w:id="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At a covariate value</w:delText>
        </w:r>
      </w:del>
      <w:del w:id="22" w:author="PR Preview" w:date="2026-01-01T00:00:00Z">
        <w:r>
          <w:delText xml:space="preserve"> </w:delText>
        </w:r>
      </w:del>
      <m:oMath>
        <m:r>
          <m:t>x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prediction</w:delText>
        </w:r>
      </w:del>
      <w:del w:id="2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a random variable,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because it depends on the random training data.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b/>
            <w:bCs/>
          </w:rPr>
          <w:delText xml:space="preserve">bias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 the prediction, as a prediction of</w:delText>
        </w:r>
      </w:del>
      <w:del w:id="3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the</w:delText>
        </w:r>
      </w:del>
      <w:del w:id="41" w:author="PR Preview" w:date="2026-01-01T00:00:00Z">
        <w:r>
          <w:delText xml:space="preserve"> </w:delText>
        </w:r>
      </w:del>
      <w:hyperlink r:id="rId65">
        <w:del w:id="4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of</w:delText>
        </w:r>
      </w:del>
      <w:del w:id="45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as an estimator of the</w:delText>
        </w:r>
      </w:del>
      <w:del w:id="48" w:author="PR Preview" w:date="2026-01-01T00:00:00Z">
        <w:r>
          <w:delText xml:space="preserve"> </w:delText>
        </w:r>
      </w:del>
      <w:hyperlink w:anchor="def-mean-function">
        <w:del w:id="4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value</w:delText>
        </w:r>
      </w:del>
      <w:del w:id="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3" w:author="PR Preview" w:date="2026-01-01T00:00:00Z">
        <w:r>
          <w:delText xml:space="preserve">:</w:delText>
        </w:r>
      </w:del>
    </w:p>
    <w:p>
      <w:pPr>
        <w:pStyle w:val="FirstParagraph"/>
      </w:pPr>
      <w:ins w:id="54" w:author="PR Preview" w:date="2026-01-01T00:00:00Z">
        <w:r>
          <w:rPr>
            <w:b/>
            <w:bCs/>
          </w:rPr>
          <w:t xml:space="preserve">Definition 16 (Bias of a prediction)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m:oMath>
        <m:r>
          <m:t>g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 a</w:t>
        </w:r>
      </w:ins>
      <w:ins w:id="60" w:author="PR Preview" w:date="2026-01-01T00:00:00Z">
        <w:r>
          <w:t xml:space="preserve"> </w:t>
        </w:r>
      </w:ins>
      <w:hyperlink w:anchor="def-fitting-procedure">
        <w:ins w:id="6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a random</w:t>
        </w:r>
      </w:ins>
      <w:ins w:id="68" w:author="PR Preview" w:date="2026-01-01T00:00:00Z">
        <w:r>
          <w:t xml:space="preserve"> </w:t>
        </w:r>
      </w:ins>
      <w:hyperlink w:anchor="def-training-set">
        <w:ins w:id="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At a covariate value</w:t>
        </w:r>
      </w:ins>
      <w:ins w:id="73" w:author="PR Preview" w:date="2026-01-01T00:00:00Z">
        <w:r>
          <w:t xml:space="preserve"> </w:t>
        </w:r>
      </w:ins>
      <m:oMath>
        <m:r>
          <m:t>x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prediction</w:t>
        </w:r>
      </w:ins>
      <w:ins w:id="7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a random variable,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because it depends on the random training data.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b/>
            <w:bCs/>
          </w:rPr>
          <w:t xml:space="preserve">bias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of the prediction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is the</w:t>
        </w:r>
      </w:ins>
      <w:ins w:id="90" w:author="PR Preview" w:date="2026-01-01T00:00:00Z">
        <w:r>
          <w:t xml:space="preserve"> </w:t>
        </w:r>
      </w:ins>
      <w:hyperlink r:id="rId65">
        <w:ins w:id="91" w:author="PR Preview" w:date="2026-01-01T00:00:00Z">
          <w:r>
            <w:rPr>
              <w:rStyle w:val="Hyperlink"/>
            </w:rPr>
            <w:t xml:space="preserve">bias</w:t>
          </w:r>
        </w:ins>
      </w:hyperlink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of</w:t>
        </w:r>
      </w:ins>
      <w:ins w:id="94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used as an estimator of the</w:t>
        </w:r>
      </w:ins>
      <w:ins w:id="97" w:author="PR Preview" w:date="2026-01-01T00:00:00Z">
        <w:r>
          <w:t xml:space="preserve"> </w:t>
        </w:r>
      </w:ins>
      <w:hyperlink w:anchor="def-mean-function">
        <w:ins w:id="98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value</w:t>
        </w:r>
      </w:ins>
      <w:ins w:id="10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del w:id="105" w:author="PR Preview" w:date="2026-01-01T00:00:00Z">
        <w:r>
          <w:rPr>
            <w:i/>
            <w:iCs/>
          </w:rPr>
          <w:delText xml:space="preserve">Solution 5</w:delText>
        </w:r>
      </w:del>
      <w:del w:id="106" w:author="PR Preview" w:date="2026-01-01T00:00:00Z">
        <w:r>
          <w:delText xml:space="preserve">. </w:delText>
        </w:r>
      </w:del>
      <w:del w:id="107" w:author="PR Preview" w:date="2026-01-01T00:00:00Z">
        <w:r>
          <w:delText xml:space="preserve">Write the prediction error as noise plus the error of the prediction as an estimate of</w:delText>
        </w:r>
      </w:del>
      <w:del w:id="10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:</w:delText>
        </w:r>
      </w:del>
    </w:p>
    <w:p>
      <w:pPr>
        <w:pStyle w:val="BodyText"/>
      </w:pPr>
      <w:ins w:id="110" w:author="PR Preview" w:date="2026-01-01T00:00:00Z">
        <w:r>
          <w:rPr>
            <w:i/>
            <w:iCs/>
          </w:rPr>
          <w:t xml:space="preserve">Solution 5</w:t>
        </w:r>
      </w:ins>
      <w:ins w:id="111" w:author="PR Preview" w:date="2026-01-01T00:00:00Z">
        <w:r>
          <w:t xml:space="preserve">. </w:t>
        </w:r>
      </w:ins>
      <w:ins w:id="112" w:author="PR Preview" w:date="2026-01-01T00:00:00Z">
        <w:r>
          <w:t xml:space="preserve">Write the prediction error as noise plus the error of the prediction, used as an estimator of</w:t>
        </w:r>
      </w:ins>
      <w:ins w:id="11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Theorem 2 (Bias, variance and noise)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Let</w:delText>
        </w:r>
      </w:del>
      <w:del w:id="118" w:author="PR Preview" w:date="2026-01-01T00:00:00Z">
        <w:r>
          <w:delText xml:space="preserve"> </w:delText>
        </w:r>
      </w:del>
      <m:oMath>
        <m:r>
          <m:t>μ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be the</w:delText>
        </w:r>
      </w:del>
      <w:del w:id="121" w:author="PR Preview" w:date="2026-01-01T00:00:00Z">
        <w:r>
          <w:delText xml:space="preserve"> </w:delText>
        </w:r>
      </w:del>
      <w:hyperlink w:anchor="def-mean-function">
        <w:del w:id="12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of the outcome given the covariate.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Suppose that, given</w:delText>
        </w:r>
      </w:del>
      <w:del w:id="1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the new outcome is</w:delText>
        </w:r>
      </w:del>
      <w:del w:id="13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where</w:delText>
        </w:r>
      </w:del>
      <w:del w:id="135" w:author="PR Preview" w:date="2026-01-01T00:00:00Z">
        <w:r>
          <w:delText xml:space="preserve"> </w:delText>
        </w:r>
      </w:del>
      <m:oMath>
        <m:r>
          <m:t>ε</m:t>
        </m:r>
      </m:oMath>
      <w:del w:id="136" w:author="PR Preview" w:date="2026-01-01T00:00:00Z">
        <w:r>
          <w:delText xml:space="preserve">, the noise in the outcome at</w:delText>
        </w:r>
      </w:del>
      <w:del w:id="137" w:author="PR Preview" w:date="2026-01-01T00:00:00Z">
        <w:r>
          <w:delText xml:space="preserve"> </w:delText>
        </w:r>
      </w:del>
      <m:oMath>
        <m:r>
          <m:t>x</m:t>
        </m:r>
      </m:oMath>
      <w:del w:id="138" w:author="PR Preview" w:date="2026-01-01T00:00:00Z">
        <w:r>
          <w:delText xml:space="preserve">, has mean</w:delText>
        </w:r>
      </w:del>
      <w:del w:id="139" w:author="PR Preview" w:date="2026-01-01T00:00:00Z">
        <w:r>
          <w:delText xml:space="preserve"> </w:delText>
        </w:r>
      </w:del>
      <m:oMath>
        <m:r>
          <m:t>0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and variance</w:delText>
        </w:r>
      </w:del>
      <w:del w:id="14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43" w:author="PR Preview" w:date="2026-01-01T00:00:00Z">
        <w:r>
          <w:delText xml:space="preserve">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and that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independent of the random training set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and that</w:delText>
        </w:r>
      </w:del>
      <w:del w:id="15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54" w:author="PR Preview" w:date="2026-01-01T00:00:00Z">
        <w:r>
          <w:delText xml:space="preserve">.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Then the</w:delText>
        </w:r>
      </w:del>
      <w:del w:id="157" w:author="PR Preview" w:date="2026-01-01T00:00:00Z">
        <w:r>
          <w:delText xml:space="preserve"> </w:delText>
        </w:r>
      </w:del>
      <w:hyperlink w:anchor="def-epe">
        <w:del w:id="158" w:author="PR Preview" w:date="2026-01-01T00:00:00Z">
          <w:r>
            <w:rPr>
              <w:rStyle w:val="Hyperlink"/>
            </w:rPr>
            <w:delText xml:space="preserve">expected squared prediction error at</w:delText>
          </w:r>
        </w:del>
        <w:del w:id="159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is the squared</w:delText>
        </w:r>
      </w:del>
      <w:del w:id="162" w:author="PR Preview" w:date="2026-01-01T00:00:00Z">
        <w:r>
          <w:delText xml:space="preserve"> </w:delText>
        </w:r>
      </w:del>
      <w:hyperlink w:anchor="def-prediction-bias">
        <w:del w:id="163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of the prediction</w:delText>
        </w:r>
      </w:del>
      <w:del w:id="16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as a prediction of</w:delText>
        </w:r>
      </w:del>
      <w:del w:id="16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plus its</w:delText>
        </w:r>
      </w:del>
      <w:del w:id="173" w:author="PR Preview" w:date="2026-01-01T00:00:00Z">
        <w:r>
          <w:delText xml:space="preserve"> </w:delText>
        </w:r>
      </w:del>
      <w:hyperlink r:id="rId77">
        <w:del w:id="17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plus</w:delText>
        </w:r>
      </w:del>
      <w:del w:id="17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9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180" w:author="PR Preview" w:date="2026-01-01T00:00:00Z">
        <w:r>
          <w:rPr>
            <w:i/>
            <w:iCs/>
          </w:rPr>
          <w:delText xml:space="preserve">Proof</w:delText>
        </w:r>
      </w:del>
      <w:del w:id="181" w:author="PR Preview" w:date="2026-01-01T00:00:00Z">
        <w:r>
          <w:delText xml:space="preserve">. </w:delText>
        </w:r>
      </w:del>
      <w:del w:id="182" w:author="PR Preview" w:date="2026-01-01T00:00:00Z">
        <w:r>
          <w:delText xml:space="preserve">Every expectation below is conditional on</w:delText>
        </w:r>
      </w:del>
      <w:del w:id="1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84" w:author="PR Preview" w:date="2026-01-01T00:00:00Z">
        <w:r>
          <w:delText xml:space="preserve">, as in the exercises.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By</w:delText>
        </w:r>
      </w:del>
      <w:del w:id="187" w:author="PR Preview" w:date="2026-01-01T00:00:00Z">
        <w:r>
          <w:delText xml:space="preserve"> </w:delText>
        </w:r>
      </w:del>
      <w:hyperlink w:anchor="sol-epe-split-noise">
        <w:del w:id="188" w:author="PR Preview" w:date="2026-01-01T00:00:00Z">
          <w:r>
            <w:rPr>
              <w:rStyle w:val="Hyperlink"/>
            </w:rPr>
            <w:delText xml:space="preserve">Solution 5</w:delText>
          </w:r>
        </w:del>
      </w:hyperlink>
      <w:del w:id="189" w:author="PR Preview" w:date="2026-01-01T00:00:00Z">
        <w:r>
          <w:delText xml:space="preserve">, the expected squared prediction error is the noise variance plus the mean squared error of the prediction as an estimate of</w:delText>
        </w:r>
      </w:del>
      <w:del w:id="19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By</w:delText>
        </w:r>
      </w:del>
      <w:del w:id="194" w:author="PR Preview" w:date="2026-01-01T00:00:00Z">
        <w:r>
          <w:delText xml:space="preserve"> </w:delText>
        </w:r>
      </w:del>
      <w:hyperlink w:anchor="sol-epe-split-bias">
        <w:del w:id="195" w:author="PR Preview" w:date="2026-01-01T00:00:00Z">
          <w:r>
            <w:rPr>
              <w:rStyle w:val="Hyperlink"/>
            </w:rPr>
            <w:delText xml:space="preserve">Solution 6</w:delText>
          </w:r>
        </w:del>
      </w:hyperlink>
      <w:del w:id="196" w:author="PR Preview" w:date="2026-01-01T00:00:00Z">
        <w:r>
          <w:delText xml:space="preserve">, that mean squared error is the squared bias plus the variance.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Substituting</w:delText>
        </w:r>
      </w:del>
      <w:del w:id="199" w:author="PR Preview" w:date="2026-01-01T00:00:00Z">
        <w:r>
          <w:delText xml:space="preserve"> </w:delText>
        </w:r>
      </w:del>
      <w:hyperlink w:anchor="eq-epe-after-bias">
        <w:del w:id="200" w:author="PR Preview" w:date="2026-01-01T00:00:00Z">
          <w:r>
            <w:rPr>
              <w:rStyle w:val="Hyperlink"/>
            </w:rPr>
            <w:delText xml:space="preserve">Equation 18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into</w:delText>
        </w:r>
      </w:del>
      <w:del w:id="203" w:author="PR Preview" w:date="2026-01-01T00:00:00Z">
        <w:r>
          <w:delText xml:space="preserve"> </w:delText>
        </w:r>
      </w:del>
      <w:hyperlink w:anchor="eq-epe-after-noise">
        <w:del w:id="204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205" w:author="PR Preview" w:date="2026-01-01T00:00:00Z">
        <w:r>
          <w:delText xml:space="preserve">:</w:delText>
        </w:r>
      </w:del>
    </w:p>
    <w:p>
      <w:pPr>
        <w:pStyle w:val="BodyText"/>
      </w:pPr>
      <w:ins w:id="206" w:author="PR Preview" w:date="2026-01-01T00:00:00Z">
        <w:r>
          <w:rPr>
            <w:b/>
            <w:bCs/>
          </w:rPr>
          <w:t xml:space="preserve">Theorem 2 (Bias, variance and noise)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Let</w:t>
        </w:r>
      </w:ins>
      <w:ins w:id="209" w:author="PR Preview" w:date="2026-01-01T00:00:00Z">
        <w:r>
          <w:t xml:space="preserve"> </w:t>
        </w:r>
      </w:ins>
      <m:oMath>
        <m:r>
          <m:t>μ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be the</w:t>
        </w:r>
      </w:ins>
      <w:ins w:id="212" w:author="PR Preview" w:date="2026-01-01T00:00:00Z">
        <w:r>
          <w:t xml:space="preserve"> </w:t>
        </w:r>
      </w:ins>
      <w:hyperlink w:anchor="def-mean-function">
        <w:ins w:id="21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 the outcome given the covariate.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Suppose that, given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the new outcome is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where</w:t>
        </w:r>
      </w:ins>
      <w:ins w:id="226" w:author="PR Preview" w:date="2026-01-01T00:00:00Z">
        <w:r>
          <w:t xml:space="preserve"> </w:t>
        </w:r>
      </w:ins>
      <m:oMath>
        <m:r>
          <m:t>ε</m:t>
        </m:r>
      </m:oMath>
      <w:ins w:id="227" w:author="PR Preview" w:date="2026-01-01T00:00:00Z">
        <w:r>
          <w:t xml:space="preserve">, the noise in the outcome at</w:t>
        </w:r>
      </w:ins>
      <w:ins w:id="228" w:author="PR Preview" w:date="2026-01-01T00:00:00Z">
        <w:r>
          <w:t xml:space="preserve"> </w:t>
        </w:r>
      </w:ins>
      <m:oMath>
        <m:r>
          <m:t>x</m:t>
        </m:r>
      </m:oMath>
      <w:ins w:id="229" w:author="PR Preview" w:date="2026-01-01T00:00:00Z">
        <w:r>
          <w:t xml:space="preserve">, has mean</w:t>
        </w:r>
      </w:ins>
      <w:ins w:id="230" w:author="PR Preview" w:date="2026-01-01T00:00:00Z">
        <w:r>
          <w:t xml:space="preserve"> </w:t>
        </w:r>
      </w:ins>
      <m:oMath>
        <m:r>
          <m:t>0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 variance</w:t>
        </w:r>
      </w:ins>
      <w:ins w:id="2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that</w:t>
        </w:r>
      </w:ins>
      <w:ins w:id="23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independent of the random training set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 that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45" w:author="PR Preview" w:date="2026-01-01T00:00:00Z">
        <w:r>
          <w:t xml:space="preserve">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Then the</w:t>
        </w:r>
      </w:ins>
      <w:ins w:id="248" w:author="PR Preview" w:date="2026-01-01T00:00:00Z">
        <w:r>
          <w:t xml:space="preserve"> </w:t>
        </w:r>
      </w:ins>
      <w:hyperlink w:anchor="def-epe">
        <w:ins w:id="249" w:author="PR Preview" w:date="2026-01-01T00:00:00Z">
          <w:r>
            <w:rPr>
              <w:rStyle w:val="Hyperlink"/>
            </w:rPr>
            <w:t xml:space="preserve">expected squared prediction error at</w:t>
          </w:r>
        </w:ins>
        <w:ins w:id="250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is the squared</w:t>
        </w:r>
      </w:ins>
      <w:ins w:id="253" w:author="PR Preview" w:date="2026-01-01T00:00:00Z">
        <w:r>
          <w:t xml:space="preserve"> </w:t>
        </w:r>
      </w:ins>
      <w:hyperlink w:anchor="def-prediction-bias">
        <w:ins w:id="254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of the prediction</w:t>
        </w:r>
      </w:ins>
      <w:ins w:id="25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58" w:author="PR Preview" w:date="2026-01-01T00:00:00Z">
        <w:r>
          <w:t xml:space="preserve">, used as an estimator of</w:t>
        </w:r>
      </w:ins>
      <w:ins w:id="25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0" w:author="PR Preview" w:date="2026-01-01T00:00:00Z">
        <w:r>
          <w:t xml:space="preserve">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plus its</w:t>
        </w:r>
      </w:ins>
      <w:ins w:id="263" w:author="PR Preview" w:date="2026-01-01T00:00:00Z">
        <w:r>
          <w:t xml:space="preserve"> </w:t>
        </w:r>
      </w:ins>
      <w:hyperlink r:id="rId77">
        <w:ins w:id="26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plus</w:t>
        </w:r>
      </w:ins>
      <w:ins w:id="26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69" w:author="PR Preview" w:date="2026-01-01T00:00:00Z">
        <w:r>
          <w:t xml:space="preserve">:</w:t>
        </w:r>
      </w:ins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ins w:id="270" w:author="PR Preview" w:date="2026-01-01T00:00:00Z">
        <w:r>
          <w:rPr>
            <w:i/>
            <w:iCs/>
          </w:rPr>
          <w:t xml:space="preserve">Proof</w:t>
        </w:r>
      </w:ins>
      <w:ins w:id="271" w:author="PR Preview" w:date="2026-01-01T00:00:00Z">
        <w:r>
          <w:t xml:space="preserve">. </w:t>
        </w:r>
      </w:ins>
      <w:ins w:id="272" w:author="PR Preview" w:date="2026-01-01T00:00:00Z">
        <w:r>
          <w:t xml:space="preserve">Every expectation below is conditional on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74" w:author="PR Preview" w:date="2026-01-01T00:00:00Z">
        <w:r>
          <w:t xml:space="preserve">, as in the exercises.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By</w:t>
        </w:r>
      </w:ins>
      <w:ins w:id="277" w:author="PR Preview" w:date="2026-01-01T00:00:00Z">
        <w:r>
          <w:t xml:space="preserve"> </w:t>
        </w:r>
      </w:ins>
      <w:hyperlink w:anchor="sol-epe-split-noise">
        <w:ins w:id="278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279" w:author="PR Preview" w:date="2026-01-01T00:00:00Z">
        <w:r>
          <w:t xml:space="preserve">, the expected squared prediction error is the noise variance plus the mean squared error of the prediction, used as an estimator of</w:t>
        </w:r>
      </w:ins>
      <w:ins w:id="28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By</w:t>
        </w:r>
      </w:ins>
      <w:ins w:id="284" w:author="PR Preview" w:date="2026-01-01T00:00:00Z">
        <w:r>
          <w:t xml:space="preserve"> </w:t>
        </w:r>
      </w:ins>
      <w:hyperlink w:anchor="sol-epe-split-bias">
        <w:ins w:id="285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286" w:author="PR Preview" w:date="2026-01-01T00:00:00Z">
        <w:r>
          <w:t xml:space="preserve">, that mean squared error is the squared bias plus the variance.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Substituting</w:t>
        </w:r>
      </w:ins>
      <w:ins w:id="289" w:author="PR Preview" w:date="2026-01-01T00:00:00Z">
        <w:r>
          <w:t xml:space="preserve"> </w:t>
        </w:r>
      </w:ins>
      <w:hyperlink w:anchor="eq-epe-after-bias">
        <w:ins w:id="290" w:author="PR Preview" w:date="2026-01-01T00:00:00Z">
          <w:r>
            <w:rPr>
              <w:rStyle w:val="Hyperlink"/>
            </w:rPr>
            <w:t xml:space="preserve">Equation 18</w:t>
          </w:r>
        </w:ins>
      </w:hyperlink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into</w:t>
        </w:r>
      </w:ins>
      <w:ins w:id="293" w:author="PR Preview" w:date="2026-01-01T00:00:00Z">
        <w:r>
          <w:t xml:space="preserve"> </w:t>
        </w:r>
      </w:ins>
      <w:hyperlink w:anchor="eq-epe-after-noise">
        <w:ins w:id="294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2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del w:id="296" w:author="PR Preview" w:date="2026-01-01T00:00:00Z">
        <w:r>
          <w:rPr>
            <w:b/>
            <w:bCs/>
          </w:rPr>
          <w:delText xml:space="preserve">Definition 19 (Bias–variance trade-off)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Let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be</w:delText>
        </w:r>
      </w:del>
      <w:del w:id="302" w:author="PR Preview" w:date="2026-01-01T00:00:00Z">
        <w:r>
          <w:delText xml:space="preserve"> </w:delText>
        </w:r>
      </w:del>
      <w:hyperlink w:anchor="def-fitting-procedure">
        <w:del w:id="30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04" w:author="PR Preview" w:date="2026-01-01T00:00:00Z">
        <w:r>
          <w:delText xml:space="preserve">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each</w:delText>
        </w:r>
      </w:del>
      <w:del w:id="307" w:author="PR Preview" w:date="2026-01-01T00:00:00Z">
        <w:r>
          <w:delText xml:space="preserve"> </w:delText>
        </w:r>
      </w:del>
      <w:hyperlink w:anchor="def-flexibility">
        <w:del w:id="30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as the one before,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 let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be a random</w:delText>
        </w:r>
      </w:del>
      <w:del w:id="316" w:author="PR Preview" w:date="2026-01-01T00:00:00Z">
        <w:r>
          <w:delText xml:space="preserve"> </w:delText>
        </w:r>
      </w:del>
      <w:hyperlink w:anchor="def-training-set">
        <w:del w:id="31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At a covariate value</w:delText>
        </w:r>
      </w:del>
      <w:del w:id="321" w:author="PR Preview" w:date="2026-01-01T00:00:00Z">
        <w:r>
          <w:delText xml:space="preserve"> </w:delText>
        </w:r>
      </w:del>
      <m:oMath>
        <m:r>
          <m:t>x</m:t>
        </m:r>
      </m:oMath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with</w:delText>
        </w:r>
      </w:del>
      <w:del w:id="325" w:author="PR Preview" w:date="2026-01-01T00:00:00Z">
        <w:r>
          <w:delText xml:space="preserve"> </w:delText>
        </w:r>
      </w:del>
      <m:oMath>
        <m:r>
          <m:t>μ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</w:delText>
        </w:r>
      </w:del>
      <w:del w:id="328" w:author="PR Preview" w:date="2026-01-01T00:00:00Z">
        <w:r>
          <w:delText xml:space="preserve"> </w:delText>
        </w:r>
      </w:del>
      <w:hyperlink w:anchor="def-mean-function">
        <w:del w:id="329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30" w:author="PR Preview" w:date="2026-01-01T00:00:00Z">
        <w:r>
          <w:delText xml:space="preserve">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there is a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b/>
            <w:bCs/>
          </w:rPr>
          <w:delText xml:space="preserve">bias–variance trade-off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among them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when, from each procedure to the next,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the squared</w:delText>
        </w:r>
      </w:del>
      <w:del w:id="341" w:author="PR Preview" w:date="2026-01-01T00:00:00Z">
        <w:r>
          <w:delText xml:space="preserve"> </w:delText>
        </w:r>
      </w:del>
      <w:hyperlink w:anchor="def-prediction-bias">
        <w:del w:id="34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of the prediction, as a prediction of</w:delText>
        </w:r>
      </w:del>
      <w:del w:id="34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46" w:author="PR Preview" w:date="2026-01-01T00:00:00Z">
        <w:r>
          <w:delText xml:space="preserve">, does not rise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and its</w:delText>
        </w:r>
      </w:del>
      <w:del w:id="349" w:author="PR Preview" w:date="2026-01-01T00:00:00Z">
        <w:r>
          <w:delText xml:space="preserve"> </w:delText>
        </w:r>
      </w:del>
      <w:hyperlink r:id="rId77">
        <w:del w:id="35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does not fall:</w:delText>
        </w:r>
      </w:del>
    </w:p>
    <w:p>
      <w:pPr>
        <w:pStyle w:val="BodyText"/>
      </w:pPr>
      <w:ins w:id="353" w:author="PR Preview" w:date="2026-01-01T00:00:00Z">
        <w:r>
          <w:rPr>
            <w:b/>
            <w:bCs/>
          </w:rPr>
          <w:t xml:space="preserve">Definition 19 (Bias–variance trade-off)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Let</w:t>
        </w:r>
      </w:ins>
      <w:ins w:id="35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be</w:t>
        </w:r>
      </w:ins>
      <w:ins w:id="359" w:author="PR Preview" w:date="2026-01-01T00:00:00Z">
        <w:r>
          <w:t xml:space="preserve"> </w:t>
        </w:r>
      </w:ins>
      <w:hyperlink w:anchor="def-fitting-procedure">
        <w:ins w:id="36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each</w:t>
        </w:r>
      </w:ins>
      <w:ins w:id="364" w:author="PR Preview" w:date="2026-01-01T00:00:00Z">
        <w:r>
          <w:t xml:space="preserve"> </w:t>
        </w:r>
      </w:ins>
      <w:hyperlink w:anchor="def-flexibility">
        <w:ins w:id="36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as the one before,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and let</w:t>
        </w:r>
      </w:ins>
      <w:ins w:id="3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be a random</w:t>
        </w:r>
      </w:ins>
      <w:ins w:id="373" w:author="PR Preview" w:date="2026-01-01T00:00:00Z">
        <w:r>
          <w:t xml:space="preserve"> </w:t>
        </w:r>
      </w:ins>
      <w:hyperlink w:anchor="def-training-set">
        <w:ins w:id="37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75" w:author="PR Preview" w:date="2026-01-01T00:00:00Z">
        <w:r>
          <w:t xml:space="preserve">.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At a covariate value</w:t>
        </w:r>
      </w:ins>
      <w:ins w:id="378" w:author="PR Preview" w:date="2026-01-01T00:00:00Z">
        <w:r>
          <w:t xml:space="preserve"> </w:t>
        </w:r>
      </w:ins>
      <m:oMath>
        <m:r>
          <m:t>x</m:t>
        </m:r>
      </m:oMath>
      <w:ins w:id="379" w:author="PR Preview" w:date="2026-01-01T00:00:00Z">
        <w:r>
          <w:t xml:space="preserve">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with</w:t>
        </w:r>
      </w:ins>
      <w:ins w:id="382" w:author="PR Preview" w:date="2026-01-01T00:00:00Z">
        <w:r>
          <w:t xml:space="preserve"> </w:t>
        </w:r>
      </w:ins>
      <m:oMath>
        <m:r>
          <m:t>μ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</w:t>
        </w:r>
      </w:ins>
      <w:ins w:id="385" w:author="PR Preview" w:date="2026-01-01T00:00:00Z">
        <w:r>
          <w:t xml:space="preserve"> </w:t>
        </w:r>
      </w:ins>
      <w:hyperlink w:anchor="def-mean-function">
        <w:ins w:id="38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there is a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rPr>
            <w:b/>
            <w:bCs/>
          </w:rPr>
          <w:t xml:space="preserve">bias–variance trade-off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among them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when, from each procedure to the next,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 squared</w:t>
        </w:r>
      </w:ins>
      <w:ins w:id="398" w:author="PR Preview" w:date="2026-01-01T00:00:00Z">
        <w:r>
          <w:t xml:space="preserve"> </w:t>
        </w:r>
      </w:ins>
      <w:hyperlink w:anchor="def-prediction-bias">
        <w:ins w:id="399" w:author="PR Preview" w:date="2026-01-01T00:00:00Z">
          <w:r>
            <w:rPr>
              <w:rStyle w:val="Hyperlink"/>
            </w:rPr>
            <w:t xml:space="preserve">bias</w:t>
          </w:r>
        </w:ins>
      </w:hyperlink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of the prediction, used as an estimator of</w:t>
        </w:r>
      </w:ins>
      <w:ins w:id="40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3" w:author="PR Preview" w:date="2026-01-01T00:00:00Z">
        <w:r>
          <w:t xml:space="preserve">, does not rise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and its</w:t>
        </w:r>
      </w:ins>
      <w:ins w:id="406" w:author="PR Preview" w:date="2026-01-01T00:00:00Z">
        <w:r>
          <w:t xml:space="preserve"> </w:t>
        </w:r>
      </w:ins>
      <w:hyperlink r:id="rId77">
        <w:ins w:id="40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does not fall:</w:t>
        </w:r>
      </w:ins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410" w:author="PR Preview" w:date="2026-01-01T00:00:00Z">
        <w:r>
          <w:rPr>
            <w:rStyle w:val="NormalTok"/>
          </w:rPr>
          <w:delText xml:space="preserve">loocv_max_diff </w:delText>
        </w:r>
      </w:del>
      <w:del w:id="411" w:author="PR Preview" w:date="2026-01-01T00:00:00Z">
        <w:r>
          <w:rPr>
            <w:rStyle w:val="OtherTok"/>
          </w:rPr>
          <w:delText xml:space="preserve">&lt;-</w:delText>
        </w:r>
      </w:del>
      <w:del w:id="412" w:author="PR Preview" w:date="2026-01-01T00:00:00Z">
        <w:r>
          <w:rPr>
            <w:rStyle w:val="NormalTok"/>
          </w:rPr>
          <w:delText xml:space="preserve"> </w:delText>
        </w:r>
      </w:del>
      <w:del w:id="413" w:author="PR Preview" w:date="2026-01-01T00:00:00Z">
        <w:r>
          <w:rPr>
            <w:rStyle w:val="FunctionTok"/>
          </w:rPr>
          <w:delText xml:space="preserve">max</w:delText>
        </w:r>
      </w:del>
      <w:del w:id="414" w:author="PR Preview" w:date="2026-01-01T00:00:00Z">
        <w:r>
          <w:rPr>
            <w:rStyle w:val="NormalTok"/>
          </w:rPr>
          <w:delText xml:space="preserve">(</w:delText>
        </w:r>
      </w:del>
      <w:del w:id="415" w:author="PR Preview" w:date="2026-01-01T00:00:00Z">
        <w:r>
          <w:rPr>
            <w:rStyle w:val="FunctionTok"/>
          </w:rPr>
          <w:delText xml:space="preserve">abs</w:delText>
        </w:r>
      </w:del>
      <w:del w:id="416" w:author="PR Preview" w:date="2026-01-01T00:00:00Z">
        <w:r>
          <w:rPr>
            <w:rStyle w:val="NormalTok"/>
          </w:rPr>
          <w:delText xml:space="preserve">(mtcars_loocv</w:delText>
        </w:r>
      </w:del>
      <w:del w:id="417" w:author="PR Preview" w:date="2026-01-01T00:00:00Z">
        <w:r>
          <w:rPr>
            <w:rStyle w:val="SpecialCharTok"/>
          </w:rPr>
          <w:delText xml:space="preserve">$</w:delText>
        </w:r>
      </w:del>
      <w:del w:id="418" w:author="PR Preview" w:date="2026-01-01T00:00:00Z">
        <w:r>
          <w:rPr>
            <w:rStyle w:val="NormalTok"/>
          </w:rPr>
          <w:delText xml:space="preserve">refitting </w:delText>
        </w:r>
      </w:del>
      <w:del w:id="419" w:author="PR Preview" w:date="2026-01-01T00:00:00Z">
        <w:r>
          <w:rPr>
            <w:rStyle w:val="SpecialCharTok"/>
          </w:rPr>
          <w:delText xml:space="preserve">-</w:delText>
        </w:r>
      </w:del>
      <w:del w:id="420" w:author="PR Preview" w:date="2026-01-01T00:00:00Z">
        <w:r>
          <w:rPr>
            <w:rStyle w:val="NormalTok"/>
          </w:rPr>
          <w:delText xml:space="preserve"> mtcars_loocv</w:delText>
        </w:r>
      </w:del>
      <w:del w:id="421" w:author="PR Preview" w:date="2026-01-01T00:00:00Z">
        <w:r>
          <w:rPr>
            <w:rStyle w:val="SpecialCharTok"/>
          </w:rPr>
          <w:delText xml:space="preserve">$</w:delText>
        </w:r>
      </w:del>
      <w:del w:id="422" w:author="PR Preview" w:date="2026-01-01T00:00:00Z">
        <w:r>
          <w:rPr>
            <w:rStyle w:val="NormalTok"/>
          </w:rPr>
          <w:delText xml:space="preserve">formula))</w:delText>
        </w:r>
      </w:del>
      <w:del w:id="423" w:author="PR Preview" w:date="2026-01-01T00:00:00Z">
        <w:r>
          <w:br/>
        </w:r>
      </w:del>
      <w:del w:id="424" w:author="PR Preview" w:date="2026-01-01T00:00:00Z">
        <w:r>
          <w:rPr>
            <w:rStyle w:val="NormalTok"/>
          </w:rPr>
          <w:delText xml:space="preserve">mtcars_best_loocv </w:delText>
        </w:r>
      </w:del>
      <w:del w:id="425" w:author="PR Preview" w:date="2026-01-01T00:00:00Z">
        <w:r>
          <w:rPr>
            <w:rStyle w:val="OtherTok"/>
          </w:rPr>
          <w:delText xml:space="preserve">&lt;-</w:delText>
        </w:r>
      </w:del>
      <w:del w:id="426" w:author="PR Preview" w:date="2026-01-01T00:00:00Z">
        <w:r>
          <w:br/>
        </w:r>
      </w:del>
      <w:del w:id="427" w:author="PR Preview" w:date="2026-01-01T00:00:00Z">
        <w:r>
          <w:rPr>
            <w:rStyle w:val="NormalTok"/>
          </w:rPr>
          <w:delText xml:space="preserve">  mtcars_loocv</w:delText>
        </w:r>
      </w:del>
      <w:del w:id="428" w:author="PR Preview" w:date="2026-01-01T00:00:00Z">
        <w:r>
          <w:rPr>
            <w:rStyle w:val="SpecialCharTok"/>
          </w:rPr>
          <w:delText xml:space="preserve">$</w:delText>
        </w:r>
      </w:del>
      <w:del w:id="429" w:author="PR Preview" w:date="2026-01-01T00:00:00Z">
        <w:r>
          <w:rPr>
            <w:rStyle w:val="NormalTok"/>
          </w:rPr>
          <w:delText xml:space="preserve">degree[</w:delText>
        </w:r>
      </w:del>
      <w:del w:id="430" w:author="PR Preview" w:date="2026-01-01T00:00:00Z">
        <w:r>
          <w:rPr>
            <w:rStyle w:val="FunctionTok"/>
          </w:rPr>
          <w:delText xml:space="preserve">which.min</w:delText>
        </w:r>
      </w:del>
      <w:del w:id="431" w:author="PR Preview" w:date="2026-01-01T00:00:00Z">
        <w:r>
          <w:rPr>
            <w:rStyle w:val="NormalTok"/>
          </w:rPr>
          <w:delText xml:space="preserve">(mtcars_loocv</w:delText>
        </w:r>
      </w:del>
      <w:del w:id="432" w:author="PR Preview" w:date="2026-01-01T00:00:00Z">
        <w:r>
          <w:rPr>
            <w:rStyle w:val="SpecialCharTok"/>
          </w:rPr>
          <w:delText xml:space="preserve">$</w:delText>
        </w:r>
      </w:del>
      <w:del w:id="433" w:author="PR Preview" w:date="2026-01-01T00:00:00Z">
        <w:r>
          <w:rPr>
            <w:rStyle w:val="NormalTok"/>
          </w:rPr>
          <w:delText xml:space="preserve">formula)]</w:delText>
        </w:r>
      </w:del>
      <w:del w:id="434" w:author="PR Preview" w:date="2026-01-01T00:00:00Z">
        <w:r>
          <w:br/>
        </w:r>
      </w:del>
      <w:del w:id="435" w:author="PR Preview" w:date="2026-01-01T00:00:00Z">
        <w:r>
          <w:rPr>
            <w:rStyle w:val="FunctionTok"/>
          </w:rPr>
          <w:delText xml:space="preserve">c</w:delText>
        </w:r>
      </w:del>
      <w:del w:id="436" w:author="PR Preview" w:date="2026-01-01T00:00:00Z">
        <w:r>
          <w:rPr>
            <w:rStyle w:val="NormalTok"/>
          </w:rPr>
          <w:delText xml:space="preserve">(</w:delText>
        </w:r>
      </w:del>
      <w:del w:id="437" w:author="PR Preview" w:date="2026-01-01T00:00:00Z">
        <w:r>
          <w:rPr>
            <w:rStyle w:val="AttributeTok"/>
          </w:rPr>
          <w:delText xml:space="preserve">max_difference =</w:delText>
        </w:r>
      </w:del>
      <w:del w:id="438" w:author="PR Preview" w:date="2026-01-01T00:00:00Z">
        <w:r>
          <w:rPr>
            <w:rStyle w:val="NormalTok"/>
          </w:rPr>
          <w:delText xml:space="preserve"> loocv_max_diff, </w:delText>
        </w:r>
      </w:del>
      <w:del w:id="439" w:author="PR Preview" w:date="2026-01-01T00:00:00Z">
        <w:r>
          <w:rPr>
            <w:rStyle w:val="AttributeTok"/>
          </w:rPr>
          <w:delText xml:space="preserve">best_degree =</w:delText>
        </w:r>
      </w:del>
      <w:del w:id="440" w:author="PR Preview" w:date="2026-01-01T00:00:00Z">
        <w:r>
          <w:rPr>
            <w:rStyle w:val="NormalTok"/>
          </w:rPr>
          <w:delText xml:space="preserve"> mtcars_best_loocv)</w:delText>
        </w:r>
      </w:del>
      <w:del w:id="441" w:author="PR Preview" w:date="2026-01-01T00:00:00Z">
        <w:r>
          <w:br/>
        </w:r>
      </w:del>
      <w:del w:id="442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43" w:author="PR Preview" w:date="2026-01-01T00:00:00Z">
        <w:r>
          <w:br/>
        </w:r>
      </w:del>
      <w:del w:id="444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445" w:author="PR Preview" w:date="2026-01-01T00:00:00Z">
        <w:r>
          <w:delText xml:space="preserve">The two columns differ by at most 8.9e-15,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which is rounding error.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single-fit formula needs one fit per model instead of 32.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LOOCV picks degree 2,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and because LOOCV is not random (</w:delText>
        </w:r>
      </w:del>
      <w:hyperlink w:anchor="lem-loocv-not-random">
        <w:del w:id="454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55" w:author="PR Preview" w:date="2026-01-01T00:00:00Z">
        <w:r>
          <w:delText xml:space="preserve">),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458" w:author="PR Preview" w:date="2026-01-01T00:00:00Z">
        <w:r>
          <w:rPr>
            <w:rStyle w:val="NormalTok"/>
          </w:rPr>
          <w:t xml:space="preserve">loocv_max_diff </w:t>
        </w:r>
      </w:ins>
      <w:ins w:id="459" w:author="PR Preview" w:date="2026-01-01T00:00:00Z">
        <w:r>
          <w:rPr>
            <w:rStyle w:val="OtherTok"/>
          </w:rPr>
          <w:t xml:space="preserve">&lt;-</w:t>
        </w:r>
      </w:ins>
      <w:ins w:id="460" w:author="PR Preview" w:date="2026-01-01T00:00:00Z">
        <w:r>
          <w:rPr>
            <w:rStyle w:val="NormalTok"/>
          </w:rPr>
          <w:t xml:space="preserve"> </w:t>
        </w:r>
      </w:ins>
      <w:ins w:id="461" w:author="PR Preview" w:date="2026-01-01T00:00:00Z">
        <w:r>
          <w:rPr>
            <w:rStyle w:val="FunctionTok"/>
          </w:rPr>
          <w:t xml:space="preserve">max</w:t>
        </w:r>
      </w:ins>
      <w:ins w:id="462" w:author="PR Preview" w:date="2026-01-01T00:00:00Z">
        <w:r>
          <w:rPr>
            <w:rStyle w:val="NormalTok"/>
          </w:rPr>
          <w:t xml:space="preserve">(</w:t>
        </w:r>
      </w:ins>
      <w:ins w:id="463" w:author="PR Preview" w:date="2026-01-01T00:00:00Z">
        <w:r>
          <w:rPr>
            <w:rStyle w:val="FunctionTok"/>
          </w:rPr>
          <w:t xml:space="preserve">abs</w:t>
        </w:r>
      </w:ins>
      <w:ins w:id="464" w:author="PR Preview" w:date="2026-01-01T00:00:00Z">
        <w:r>
          <w:rPr>
            <w:rStyle w:val="NormalTok"/>
          </w:rPr>
          <w:t xml:space="preserve">(mtcars_loocv</w:t>
        </w:r>
      </w:ins>
      <w:ins w:id="465" w:author="PR Preview" w:date="2026-01-01T00:00:00Z">
        <w:r>
          <w:rPr>
            <w:rStyle w:val="SpecialCharTok"/>
          </w:rPr>
          <w:t xml:space="preserve">$</w:t>
        </w:r>
      </w:ins>
      <w:ins w:id="466" w:author="PR Preview" w:date="2026-01-01T00:00:00Z">
        <w:r>
          <w:rPr>
            <w:rStyle w:val="NormalTok"/>
          </w:rPr>
          <w:t xml:space="preserve">refitting </w:t>
        </w:r>
      </w:ins>
      <w:ins w:id="467" w:author="PR Preview" w:date="2026-01-01T00:00:00Z">
        <w:r>
          <w:rPr>
            <w:rStyle w:val="SpecialCharTok"/>
          </w:rPr>
          <w:t xml:space="preserve">-</w:t>
        </w:r>
      </w:ins>
      <w:ins w:id="468" w:author="PR Preview" w:date="2026-01-01T00:00:00Z">
        <w:r>
          <w:rPr>
            <w:rStyle w:val="NormalTok"/>
          </w:rPr>
          <w:t xml:space="preserve"> mtcars_loocv</w:t>
        </w:r>
      </w:ins>
      <w:ins w:id="469" w:author="PR Preview" w:date="2026-01-01T00:00:00Z">
        <w:r>
          <w:rPr>
            <w:rStyle w:val="SpecialCharTok"/>
          </w:rPr>
          <w:t xml:space="preserve">$</w:t>
        </w:r>
      </w:ins>
      <w:ins w:id="470" w:author="PR Preview" w:date="2026-01-01T00:00:00Z">
        <w:r>
          <w:rPr>
            <w:rStyle w:val="NormalTok"/>
          </w:rPr>
          <w:t xml:space="preserve">formula))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NormalTok"/>
          </w:rPr>
          <w:t xml:space="preserve">mtcars_best_loocv </w:t>
        </w:r>
      </w:ins>
      <w:ins w:id="473" w:author="PR Preview" w:date="2026-01-01T00:00:00Z">
        <w:r>
          <w:rPr>
            <w:rStyle w:val="OtherTok"/>
          </w:rPr>
          <w:t xml:space="preserve">&lt;-</w:t>
        </w:r>
      </w:ins>
      <w:ins w:id="474" w:author="PR Preview" w:date="2026-01-01T00:00:00Z">
        <w:r>
          <w:br/>
        </w:r>
      </w:ins>
      <w:ins w:id="475" w:author="PR Preview" w:date="2026-01-01T00:00:00Z">
        <w:r>
          <w:rPr>
            <w:rStyle w:val="NormalTok"/>
          </w:rPr>
          <w:t xml:space="preserve">  mtcars_loocv</w:t>
        </w:r>
      </w:ins>
      <w:ins w:id="476" w:author="PR Preview" w:date="2026-01-01T00:00:00Z">
        <w:r>
          <w:rPr>
            <w:rStyle w:val="SpecialCharTok"/>
          </w:rPr>
          <w:t xml:space="preserve">$</w:t>
        </w:r>
      </w:ins>
      <w:ins w:id="477" w:author="PR Preview" w:date="2026-01-01T00:00:00Z">
        <w:r>
          <w:rPr>
            <w:rStyle w:val="NormalTok"/>
          </w:rPr>
          <w:t xml:space="preserve">degree[</w:t>
        </w:r>
      </w:ins>
      <w:ins w:id="478" w:author="PR Preview" w:date="2026-01-01T00:00:00Z">
        <w:r>
          <w:rPr>
            <w:rStyle w:val="FunctionTok"/>
          </w:rPr>
          <w:t xml:space="preserve">which.min</w:t>
        </w:r>
      </w:ins>
      <w:ins w:id="479" w:author="PR Preview" w:date="2026-01-01T00:00:00Z">
        <w:r>
          <w:rPr>
            <w:rStyle w:val="NormalTok"/>
          </w:rPr>
          <w:t xml:space="preserve">(mtcars_loocv</w:t>
        </w:r>
      </w:ins>
      <w:ins w:id="480" w:author="PR Preview" w:date="2026-01-01T00:00:00Z">
        <w:r>
          <w:rPr>
            <w:rStyle w:val="SpecialCharTok"/>
          </w:rPr>
          <w:t xml:space="preserve">$</w:t>
        </w:r>
      </w:ins>
      <w:ins w:id="481" w:author="PR Preview" w:date="2026-01-01T00:00:00Z">
        <w:r>
          <w:rPr>
            <w:rStyle w:val="NormalTok"/>
          </w:rPr>
          <w:t xml:space="preserve">formula)]</w:t>
        </w:r>
      </w:ins>
      <w:ins w:id="482" w:author="PR Preview" w:date="2026-01-01T00:00:00Z">
        <w:r>
          <w:br/>
        </w:r>
      </w:ins>
      <w:ins w:id="483" w:author="PR Preview" w:date="2026-01-01T00:00:00Z">
        <w:r>
          <w:rPr>
            <w:rStyle w:val="FunctionTok"/>
          </w:rPr>
          <w:t xml:space="preserve">c</w:t>
        </w:r>
      </w:ins>
      <w:ins w:id="484" w:author="PR Preview" w:date="2026-01-01T00:00:00Z">
        <w:r>
          <w:rPr>
            <w:rStyle w:val="NormalTok"/>
          </w:rPr>
          <w:t xml:space="preserve">(</w:t>
        </w:r>
      </w:ins>
      <w:ins w:id="485" w:author="PR Preview" w:date="2026-01-01T00:00:00Z">
        <w:r>
          <w:rPr>
            <w:rStyle w:val="AttributeTok"/>
          </w:rPr>
          <w:t xml:space="preserve">max_difference =</w:t>
        </w:r>
      </w:ins>
      <w:ins w:id="486" w:author="PR Preview" w:date="2026-01-01T00:00:00Z">
        <w:r>
          <w:rPr>
            <w:rStyle w:val="NormalTok"/>
          </w:rPr>
          <w:t xml:space="preserve"> loocv_max_diff, </w:t>
        </w:r>
      </w:ins>
      <w:ins w:id="487" w:author="PR Preview" w:date="2026-01-01T00:00:00Z">
        <w:r>
          <w:rPr>
            <w:rStyle w:val="AttributeTok"/>
          </w:rPr>
          <w:t xml:space="preserve">best_degree =</w:t>
        </w:r>
      </w:ins>
      <w:ins w:id="488" w:author="PR Preview" w:date="2026-01-01T00:00:00Z">
        <w:r>
          <w:rPr>
            <w:rStyle w:val="NormalTok"/>
          </w:rPr>
          <w:t xml:space="preserve"> mtcars_best_loocv)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CommentTok"/>
          </w:rPr>
          <w:t xml:space="preserve">#&gt; max_difference    best_degree </w:t>
        </w:r>
      </w:ins>
      <w:ins w:id="491" w:author="PR Preview" w:date="2026-01-01T00:00:00Z">
        <w:r>
          <w:br/>
        </w:r>
      </w:ins>
      <w:ins w:id="492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493" w:author="PR Preview" w:date="2026-01-01T00:00:00Z">
        <w:r>
          <w:t xml:space="preserve">The two columns differ by at most 7.1e-15,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which is rounding error.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The single-fit formula needs one fit per model instead of 32.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LOOCV picks degree 2,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and because LOOCV is not random (</w:t>
        </w:r>
      </w:ins>
      <w:hyperlink w:anchor="lem-loocv-not-random">
        <w:ins w:id="502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03" w:author="PR Preview" w:date="2026-01-01T00:00:00Z">
        <w:r>
          <w:t xml:space="preserve">),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rerunning it always gives the same choice.</w:t>
        </w:r>
      </w:ins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2026-10-16T09:39:00Z</dcterms:created>
  <dcterms:modified xsi:type="dcterms:W3CDTF">2026-10-16T09:39:00Z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