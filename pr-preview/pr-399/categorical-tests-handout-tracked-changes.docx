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9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8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def-cas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9 (Case)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 a study that selects its participants by whether they have an outcome of interest,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b/>
            <w:bCs/>
          </w:rPr>
          <w:t xml:space="preserve">case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is a participant who has the outcome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[10, Ch. 8]</w:t>
        </w:r>
      </w:ins>
      <w:ins w:id="14" w:author="PR Preview" w:date="2026-01-01T00:00:00Z">
        <w:r>
          <w:t xml:space="preserve">.</w:t>
        </w:r>
      </w:ins>
    </w:p>
    <w:bookmarkEnd w:id="61"/>
    <w:bookmarkStart w:id="63" w:name="def-control"/>
    <w:p>
      <w:pPr>
        <w:pStyle w:val="BodyText"/>
      </w:pPr>
      <w:ins w:id="15" w:author="PR Preview" w:date="2026-01-01T00:00:00Z">
        <w:r>
          <w:rPr>
            <w:b/>
            <w:bCs/>
          </w:rPr>
          <w:t xml:space="preserve">Definition 10 (Control)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In a study that selects its participants by whether they have an outcome of interest,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control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 a participant who does not have the outcome,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sampled from the same</w:t>
        </w:r>
      </w:ins>
      <w:ins w:id="26" w:author="PR Preview" w:date="2026-01-01T00:00:00Z">
        <w:r>
          <w:t xml:space="preserve"> </w:t>
        </w:r>
      </w:ins>
      <w:hyperlink r:id="rId62">
        <w:ins w:id="27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as the</w:t>
        </w:r>
      </w:ins>
      <w:ins w:id="30" w:author="PR Preview" w:date="2026-01-01T00:00:00Z">
        <w:r>
          <w:t xml:space="preserve"> </w:t>
        </w:r>
      </w:ins>
      <w:hyperlink w:anchor="def-case">
        <w:ins w:id="31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[10, Ch. 8]</w:t>
        </w:r>
      </w:ins>
      <w:ins w:id="34" w:author="PR Preview" w:date="2026-01-01T00:00:00Z">
        <w:r>
          <w:t xml:space="preserve">.</w:t>
        </w:r>
      </w:ins>
    </w:p>
    <w:bookmarkEnd w:id="63"/>
    <w:bookmarkStart w:id="65" w:name="def-case-control-study"/>
    <w:p>
      <w:pPr>
        <w:pStyle w:val="BodyText"/>
      </w:pPr>
      <w:ins w:id="35" w:author="PR Preview" w:date="2026-01-01T00:00:00Z">
        <w:r>
          <w:rPr>
            <w:b/>
            <w:bCs/>
          </w:rPr>
          <w:t xml:space="preserve">Definition 11 (Case-control study)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case-control study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an observational study that selects its participants by outcome: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 includes the</w:t>
        </w:r>
      </w:ins>
      <w:ins w:id="44" w:author="PR Preview" w:date="2026-01-01T00:00:00Z">
        <w:r>
          <w:t xml:space="preserve"> </w:t>
        </w:r>
      </w:ins>
      <w:hyperlink w:anchor="def-case">
        <w:ins w:id="45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a</w:t>
        </w:r>
      </w:ins>
      <w:ins w:id="48" w:author="PR Preview" w:date="2026-01-01T00:00:00Z">
        <w:r>
          <w:t xml:space="preserve"> </w:t>
        </w:r>
      </w:ins>
      <w:hyperlink r:id="rId62">
        <w:ins w:id="49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a</w:t>
        </w:r>
      </w:ins>
      <w:ins w:id="52" w:author="PR Preview" w:date="2026-01-01T00:00:00Z">
        <w:r>
          <w:t xml:space="preserve"> </w:t>
        </w:r>
      </w:ins>
      <w:hyperlink r:id="rId64">
        <w:ins w:id="5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</w:t>
        </w:r>
      </w:ins>
      <w:ins w:id="56" w:author="PR Preview" w:date="2026-01-01T00:00:00Z">
        <w:r>
          <w:t xml:space="preserve"> </w:t>
        </w:r>
      </w:ins>
      <w:hyperlink w:anchor="def-control">
        <w:ins w:id="57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from the same population,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then compares the exposure of the two groups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[10, Ch. 8]</w:t>
        </w:r>
      </w:ins>
      <w:ins w:id="64" w:author="PR Preview" w:date="2026-01-01T00:00:00Z">
        <w:r>
          <w:t xml:space="preserve">.</w:t>
        </w:r>
      </w:ins>
    </w:p>
    <w:bookmarkEnd w:id="65"/>
    <w:bookmarkStart w:id="66" w:name="exm-hers-case-control-study"/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Example 14 (A case-control study of regular exercise in HERS)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Take the women who exercise regularly as the</w:t>
        </w:r>
      </w:ins>
      <w:ins w:id="68" w:author="PR Preview" w:date="2026-01-01T00:00:00Z">
        <w:r>
          <w:t xml:space="preserve"> </w:t>
        </w:r>
      </w:ins>
      <w:hyperlink w:anchor="def-case">
        <w:ins w:id="69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Draw as many</w:t>
        </w:r>
      </w:ins>
      <w:ins w:id="73" w:author="PR Preview" w:date="2026-01-01T00:00:00Z">
        <w:r>
          <w:t xml:space="preserve"> </w:t>
        </w:r>
      </w:ins>
      <w:hyperlink w:anchor="def-control">
        <w:ins w:id="74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as there are cases, at random, from the women who do not exercise regularly.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Then compare the</w:t>
        </w:r>
      </w:ins>
      <w:ins w:id="79" w:author="PR Preview" w:date="2026-01-01T00:00:00Z">
        <w:r>
          <w:t xml:space="preserve"> </w:t>
        </w:r>
      </w:ins>
      <w:hyperlink r:id="rId52">
        <w:ins w:id="80" w:author="PR Preview" w:date="2026-01-01T00:00:00Z">
          <w:r>
            <w:rPr>
              <w:rStyle w:val="Hyperlink"/>
            </w:rPr>
            <w:t xml:space="preserve">odds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 hormone therapy between the cases and the controls:</w:t>
        </w:r>
      </w:ins>
    </w:p>
    <w:p>
      <w:pPr>
        <w:pStyle w:val="SourceCode"/>
      </w:pPr>
      <w:ins w:id="83" w:author="PR Preview" w:date="2026-01-01T00:00:00Z">
        <w:r>
          <w:rPr>
            <w:rStyle w:val="FunctionTok"/>
          </w:rPr>
          <w:t xml:space="preserve">set.seed</w:t>
        </w:r>
      </w:ins>
      <w:ins w:id="84" w:author="PR Preview" w:date="2026-01-01T00:00:00Z">
        <w:r>
          <w:rPr>
            <w:rStyle w:val="NormalTok"/>
          </w:rPr>
          <w:t xml:space="preserve">(</w:t>
        </w:r>
      </w:ins>
      <w:ins w:id="85" w:author="PR Preview" w:date="2026-01-01T00:00:00Z">
        <w:r>
          <w:rPr>
            <w:rStyle w:val="DecValTok"/>
          </w:rPr>
          <w:t xml:space="preserve">571</w:t>
        </w:r>
      </w:ins>
      <w:ins w:id="86" w:author="PR Preview" w:date="2026-01-01T00:00:00Z">
        <w:r>
          <w:rPr>
            <w:rStyle w:val="NormalTok"/>
          </w:rPr>
          <w:t xml:space="preserve">)</w:t>
        </w:r>
      </w:ins>
      <w:ins w:id="87" w:author="PR Preview" w:date="2026-01-01T00:00:00Z">
        <w:r>
          <w:br/>
        </w:r>
      </w:ins>
      <w:ins w:id="88" w:author="PR Preview" w:date="2026-01-01T00:00:00Z">
        <w:r>
          <w:rPr>
            <w:rStyle w:val="NormalTok"/>
          </w:rPr>
          <w:t xml:space="preserve">cases </w:t>
        </w:r>
      </w:ins>
      <w:ins w:id="89" w:author="PR Preview" w:date="2026-01-01T00:00:00Z">
        <w:r>
          <w:rPr>
            <w:rStyle w:val="OtherTok"/>
          </w:rPr>
          <w:t xml:space="preserve">&lt;-</w:t>
        </w:r>
      </w:ins>
      <w:ins w:id="90" w:author="PR Preview" w:date="2026-01-01T00:00:00Z">
        <w:r>
          <w:rPr>
            <w:rStyle w:val="NormalTok"/>
          </w:rPr>
          <w:t xml:space="preserve"> hers[hers</w:t>
        </w:r>
      </w:ins>
      <w:ins w:id="91" w:author="PR Preview" w:date="2026-01-01T00:00:00Z">
        <w:r>
          <w:rPr>
            <w:rStyle w:val="SpecialCharTok"/>
          </w:rPr>
          <w:t xml:space="preserve">$</w:t>
        </w:r>
      </w:ins>
      <w:ins w:id="92" w:author="PR Preview" w:date="2026-01-01T00:00:00Z">
        <w:r>
          <w:rPr>
            <w:rStyle w:val="NormalTok"/>
          </w:rPr>
          <w:t xml:space="preserve">exercise </w:t>
        </w:r>
      </w:ins>
      <w:ins w:id="93" w:author="PR Preview" w:date="2026-01-01T00:00:00Z">
        <w:r>
          <w:rPr>
            <w:rStyle w:val="SpecialCharTok"/>
          </w:rPr>
          <w:t xml:space="preserve">==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StringTok"/>
          </w:rPr>
          <w:t xml:space="preserve">"yes"</w:t>
        </w:r>
      </w:ins>
      <w:ins w:id="96" w:author="PR Preview" w:date="2026-01-01T00:00:00Z">
        <w:r>
          <w:rPr>
            <w:rStyle w:val="NormalTok"/>
          </w:rPr>
          <w:t xml:space="preserve">, ]</w:t>
        </w:r>
      </w:ins>
      <w:ins w:id="97" w:author="PR Preview" w:date="2026-01-01T00:00:00Z">
        <w:r>
          <w:br/>
        </w:r>
      </w:ins>
      <w:ins w:id="98" w:author="PR Preview" w:date="2026-01-01T00:00:00Z">
        <w:r>
          <w:rPr>
            <w:rStyle w:val="NormalTok"/>
          </w:rPr>
          <w:t xml:space="preserve">non_cases </w:t>
        </w:r>
      </w:ins>
      <w:ins w:id="99" w:author="PR Preview" w:date="2026-01-01T00:00:00Z">
        <w:r>
          <w:rPr>
            <w:rStyle w:val="OtherTok"/>
          </w:rPr>
          <w:t xml:space="preserve">&lt;-</w:t>
        </w:r>
      </w:ins>
      <w:ins w:id="100" w:author="PR Preview" w:date="2026-01-01T00:00:00Z">
        <w:r>
          <w:rPr>
            <w:rStyle w:val="NormalTok"/>
          </w:rPr>
          <w:t xml:space="preserve"> hers[hers</w:t>
        </w:r>
      </w:ins>
      <w:ins w:id="101" w:author="PR Preview" w:date="2026-01-01T00:00:00Z">
        <w:r>
          <w:rPr>
            <w:rStyle w:val="SpecialCharTok"/>
          </w:rPr>
          <w:t xml:space="preserve">$</w:t>
        </w:r>
      </w:ins>
      <w:ins w:id="102" w:author="PR Preview" w:date="2026-01-01T00:00:00Z">
        <w:r>
          <w:rPr>
            <w:rStyle w:val="NormalTok"/>
          </w:rPr>
          <w:t xml:space="preserve">exercise </w:t>
        </w:r>
      </w:ins>
      <w:ins w:id="103" w:author="PR Preview" w:date="2026-01-01T00:00:00Z">
        <w:r>
          <w:rPr>
            <w:rStyle w:val="SpecialCharTok"/>
          </w:rPr>
          <w:t xml:space="preserve">==</w:t>
        </w:r>
      </w:ins>
      <w:ins w:id="104" w:author="PR Preview" w:date="2026-01-01T00:00:00Z">
        <w:r>
          <w:rPr>
            <w:rStyle w:val="NormalTok"/>
          </w:rPr>
          <w:t xml:space="preserve"> </w:t>
        </w:r>
      </w:ins>
      <w:ins w:id="105" w:author="PR Preview" w:date="2026-01-01T00:00:00Z">
        <w:r>
          <w:rPr>
            <w:rStyle w:val="StringTok"/>
          </w:rPr>
          <w:t xml:space="preserve">"no"</w:t>
        </w:r>
      </w:ins>
      <w:ins w:id="106" w:author="PR Preview" w:date="2026-01-01T00:00:00Z">
        <w:r>
          <w:rPr>
            <w:rStyle w:val="NormalTok"/>
          </w:rPr>
          <w:t xml:space="preserve">, ]</w:t>
        </w:r>
      </w:ins>
      <w:ins w:id="107" w:author="PR Preview" w:date="2026-01-01T00:00:00Z">
        <w:r>
          <w:br/>
        </w:r>
      </w:ins>
      <w:ins w:id="108" w:author="PR Preview" w:date="2026-01-01T00:00:00Z">
        <w:r>
          <w:rPr>
            <w:rStyle w:val="NormalTok"/>
          </w:rPr>
          <w:t xml:space="preserve">controls </w:t>
        </w:r>
      </w:ins>
      <w:ins w:id="109" w:author="PR Preview" w:date="2026-01-01T00:00:00Z">
        <w:r>
          <w:rPr>
            <w:rStyle w:val="OtherTok"/>
          </w:rPr>
          <w:t xml:space="preserve">&lt;-</w:t>
        </w:r>
      </w:ins>
      <w:ins w:id="110" w:author="PR Preview" w:date="2026-01-01T00:00:00Z">
        <w:r>
          <w:rPr>
            <w:rStyle w:val="NormalTok"/>
          </w:rPr>
          <w:t xml:space="preserve"> non_cases[</w:t>
        </w:r>
      </w:ins>
      <w:ins w:id="111" w:author="PR Preview" w:date="2026-01-01T00:00:00Z">
        <w:r>
          <w:rPr>
            <w:rStyle w:val="FunctionTok"/>
          </w:rPr>
          <w:t xml:space="preserve">sample</w:t>
        </w:r>
      </w:ins>
      <w:ins w:id="112" w:author="PR Preview" w:date="2026-01-01T00:00:00Z">
        <w:r>
          <w:rPr>
            <w:rStyle w:val="NormalTok"/>
          </w:rPr>
          <w:t xml:space="preserve">(</w:t>
        </w:r>
      </w:ins>
      <w:ins w:id="113" w:author="PR Preview" w:date="2026-01-01T00:00:00Z">
        <w:r>
          <w:rPr>
            <w:rStyle w:val="FunctionTok"/>
          </w:rPr>
          <w:t xml:space="preserve">nrow</w:t>
        </w:r>
      </w:ins>
      <w:ins w:id="114" w:author="PR Preview" w:date="2026-01-01T00:00:00Z">
        <w:r>
          <w:rPr>
            <w:rStyle w:val="NormalTok"/>
          </w:rPr>
          <w:t xml:space="preserve">(non_cases), </w:t>
        </w:r>
      </w:ins>
      <w:ins w:id="115" w:author="PR Preview" w:date="2026-01-01T00:00:00Z">
        <w:r>
          <w:rPr>
            <w:rStyle w:val="FunctionTok"/>
          </w:rPr>
          <w:t xml:space="preserve">nrow</w:t>
        </w:r>
      </w:ins>
      <w:ins w:id="116" w:author="PR Preview" w:date="2026-01-01T00:00:00Z">
        <w:r>
          <w:rPr>
            <w:rStyle w:val="NormalTok"/>
          </w:rPr>
          <w:t xml:space="preserve">(cases)), ]</w:t>
        </w:r>
      </w:ins>
      <w:ins w:id="117" w:author="PR Preview" w:date="2026-01-01T00:00:00Z">
        <w:r>
          <w:br/>
        </w:r>
      </w:ins>
      <w:ins w:id="118" w:author="PR Preview" w:date="2026-01-01T00:00:00Z">
        <w:r>
          <w:rPr>
            <w:rStyle w:val="NormalTok"/>
          </w:rPr>
          <w:t xml:space="preserve">odds_ht </w:t>
        </w:r>
      </w:ins>
      <w:ins w:id="119" w:author="PR Preview" w:date="2026-01-01T00:00:00Z">
        <w:r>
          <w:rPr>
            <w:rStyle w:val="OtherTok"/>
          </w:rPr>
          <w:t xml:space="preserve">&lt;-</w:t>
        </w:r>
      </w:ins>
      <w:ins w:id="120" w:author="PR Preview" w:date="2026-01-01T00:00:00Z">
        <w:r>
          <w:rPr>
            <w:rStyle w:val="NormalTok"/>
          </w:rPr>
          <w:t xml:space="preserve"> </w:t>
        </w:r>
      </w:ins>
      <w:ins w:id="121" w:author="PR Preview" w:date="2026-01-01T00:00:00Z">
        <w:r>
          <w:rPr>
            <w:rStyle w:val="ControlFlowTok"/>
          </w:rPr>
          <w:t xml:space="preserve">function</w:t>
        </w:r>
      </w:ins>
      <w:ins w:id="122" w:author="PR Preview" w:date="2026-01-01T00:00:00Z">
        <w:r>
          <w:rPr>
            <w:rStyle w:val="NormalTok"/>
          </w:rPr>
          <w:t xml:space="preserve">(d) {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NormalTok"/>
          </w:rPr>
          <w:t xml:space="preserve">  </w:t>
        </w:r>
      </w:ins>
      <w:ins w:id="125" w:author="PR Preview" w:date="2026-01-01T00:00:00Z">
        <w:r>
          <w:rPr>
            <w:rStyle w:val="FunctionTok"/>
          </w:rPr>
          <w:t xml:space="preserve">sum</w:t>
        </w:r>
      </w:ins>
      <w:ins w:id="126" w:author="PR Preview" w:date="2026-01-01T00:00:00Z">
        <w:r>
          <w:rPr>
            <w:rStyle w:val="NormalTok"/>
          </w:rPr>
          <w:t xml:space="preserve">(d</w:t>
        </w:r>
      </w:ins>
      <w:ins w:id="127" w:author="PR Preview" w:date="2026-01-01T00:00:00Z">
        <w:r>
          <w:rPr>
            <w:rStyle w:val="SpecialCharTok"/>
          </w:rPr>
          <w:t xml:space="preserve">$</w:t>
        </w:r>
      </w:ins>
      <w:ins w:id="128" w:author="PR Preview" w:date="2026-01-01T00:00:00Z">
        <w:r>
          <w:rPr>
            <w:rStyle w:val="NormalTok"/>
          </w:rPr>
          <w:t xml:space="preserve">HT </w:t>
        </w:r>
      </w:ins>
      <w:ins w:id="129" w:author="PR Preview" w:date="2026-01-01T00:00:00Z">
        <w:r>
          <w:rPr>
            <w:rStyle w:val="SpecialCharTok"/>
          </w:rPr>
          <w:t xml:space="preserve">==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StringTok"/>
          </w:rPr>
          <w:t xml:space="preserve">"hormone therapy"</w:t>
        </w:r>
      </w:ins>
      <w:ins w:id="132" w:author="PR Preview" w:date="2026-01-01T00:00:00Z">
        <w:r>
          <w:rPr>
            <w:rStyle w:val="NormalTok"/>
          </w:rPr>
          <w:t xml:space="preserve">) </w:t>
        </w:r>
      </w:ins>
      <w:ins w:id="133" w:author="PR Preview" w:date="2026-01-01T00:00:00Z">
        <w:r>
          <w:rPr>
            <w:rStyle w:val="SpecialCharTok"/>
          </w:rPr>
          <w:t xml:space="preserve">/</w:t>
        </w:r>
      </w:ins>
      <w:ins w:id="134" w:author="PR Preview" w:date="2026-01-01T00:00:00Z">
        <w:r>
          <w:rPr>
            <w:rStyle w:val="NormalTok"/>
          </w:rPr>
          <w:t xml:space="preserve"> </w:t>
        </w:r>
      </w:ins>
      <w:ins w:id="135" w:author="PR Preview" w:date="2026-01-01T00:00:00Z">
        <w:r>
          <w:rPr>
            <w:rStyle w:val="FunctionTok"/>
          </w:rPr>
          <w:t xml:space="preserve">sum</w:t>
        </w:r>
      </w:ins>
      <w:ins w:id="136" w:author="PR Preview" w:date="2026-01-01T00:00:00Z">
        <w:r>
          <w:rPr>
            <w:rStyle w:val="NormalTok"/>
          </w:rPr>
          <w:t xml:space="preserve">(d</w:t>
        </w:r>
      </w:ins>
      <w:ins w:id="137" w:author="PR Preview" w:date="2026-01-01T00:00:00Z">
        <w:r>
          <w:rPr>
            <w:rStyle w:val="SpecialCharTok"/>
          </w:rPr>
          <w:t xml:space="preserve">$</w:t>
        </w:r>
      </w:ins>
      <w:ins w:id="138" w:author="PR Preview" w:date="2026-01-01T00:00:00Z">
        <w:r>
          <w:rPr>
            <w:rStyle w:val="NormalTok"/>
          </w:rPr>
          <w:t xml:space="preserve">HT </w:t>
        </w:r>
      </w:ins>
      <w:ins w:id="139" w:author="PR Preview" w:date="2026-01-01T00:00:00Z">
        <w:r>
          <w:rPr>
            <w:rStyle w:val="SpecialCharTok"/>
          </w:rPr>
          <w:t xml:space="preserve">==</w:t>
        </w:r>
      </w:ins>
      <w:ins w:id="140" w:author="PR Preview" w:date="2026-01-01T00:00:00Z">
        <w:r>
          <w:rPr>
            <w:rStyle w:val="NormalTok"/>
          </w:rPr>
          <w:t xml:space="preserve"> </w:t>
        </w:r>
      </w:ins>
      <w:ins w:id="141" w:author="PR Preview" w:date="2026-01-01T00:00:00Z">
        <w:r>
          <w:rPr>
            <w:rStyle w:val="StringTok"/>
          </w:rPr>
          <w:t xml:space="preserve">"placebo"</w:t>
        </w:r>
      </w:ins>
      <w:ins w:id="142" w:author="PR Preview" w:date="2026-01-01T00:00:00Z">
        <w:r>
          <w:rPr>
            <w:rStyle w:val="NormalTok"/>
          </w:rPr>
          <w:t xml:space="preserve">)</w:t>
        </w:r>
      </w:ins>
      <w:ins w:id="143" w:author="PR Preview" w:date="2026-01-01T00:00:00Z">
        <w:r>
          <w:br/>
        </w:r>
      </w:ins>
      <w:ins w:id="144" w:author="PR Preview" w:date="2026-01-01T00:00:00Z">
        <w:r>
          <w:rPr>
            <w:rStyle w:val="NormalTok"/>
          </w:rPr>
          <w:t xml:space="preserve">}</w:t>
        </w:r>
      </w:ins>
      <w:ins w:id="145" w:author="PR Preview" w:date="2026-01-01T00:00:00Z">
        <w:r>
          <w:br/>
        </w:r>
      </w:ins>
      <w:ins w:id="146" w:author="PR Preview" w:date="2026-01-01T00:00:00Z">
        <w:r>
          <w:rPr>
            <w:rStyle w:val="NormalTok"/>
          </w:rPr>
          <w:t xml:space="preserve">or_case_control </w:t>
        </w:r>
      </w:ins>
      <w:ins w:id="147" w:author="PR Preview" w:date="2026-01-01T00:00:00Z">
        <w:r>
          <w:rPr>
            <w:rStyle w:val="OtherTok"/>
          </w:rPr>
          <w:t xml:space="preserve">&lt;-</w:t>
        </w:r>
      </w:ins>
      <w:ins w:id="148" w:author="PR Preview" w:date="2026-01-01T00:00:00Z">
        <w:r>
          <w:rPr>
            <w:rStyle w:val="NormalTok"/>
          </w:rPr>
          <w:t xml:space="preserve"> </w:t>
        </w:r>
      </w:ins>
      <w:ins w:id="149" w:author="PR Preview" w:date="2026-01-01T00:00:00Z">
        <w:r>
          <w:rPr>
            <w:rStyle w:val="FunctionTok"/>
          </w:rPr>
          <w:t xml:space="preserve">odds_ht</w:t>
        </w:r>
      </w:ins>
      <w:ins w:id="150" w:author="PR Preview" w:date="2026-01-01T00:00:00Z">
        <w:r>
          <w:rPr>
            <w:rStyle w:val="NormalTok"/>
          </w:rPr>
          <w:t xml:space="preserve">(cases) </w:t>
        </w:r>
      </w:ins>
      <w:ins w:id="151" w:author="PR Preview" w:date="2026-01-01T00:00:00Z">
        <w:r>
          <w:rPr>
            <w:rStyle w:val="SpecialCharTok"/>
          </w:rPr>
          <w:t xml:space="preserve">/</w:t>
        </w:r>
      </w:ins>
      <w:ins w:id="152" w:author="PR Preview" w:date="2026-01-01T00:00:00Z">
        <w:r>
          <w:rPr>
            <w:rStyle w:val="NormalTok"/>
          </w:rPr>
          <w:t xml:space="preserve"> </w:t>
        </w:r>
      </w:ins>
      <w:ins w:id="153" w:author="PR Preview" w:date="2026-01-01T00:00:00Z">
        <w:r>
          <w:rPr>
            <w:rStyle w:val="FunctionTok"/>
          </w:rPr>
          <w:t xml:space="preserve">odds_ht</w:t>
        </w:r>
      </w:ins>
      <w:ins w:id="154" w:author="PR Preview" w:date="2026-01-01T00:00:00Z">
        <w:r>
          <w:rPr>
            <w:rStyle w:val="NormalTok"/>
          </w:rPr>
          <w:t xml:space="preserve">(controls)</w:t>
        </w:r>
      </w:ins>
      <w:ins w:id="155" w:author="PR Preview" w:date="2026-01-01T00:00:00Z">
        <w:r>
          <w:br/>
        </w:r>
      </w:ins>
      <w:ins w:id="156" w:author="PR Preview" w:date="2026-01-01T00:00:00Z">
        <w:r>
          <w:rPr>
            <w:rStyle w:val="NormalTok"/>
          </w:rPr>
          <w:t xml:space="preserve">or_case_control</w:t>
        </w:r>
      </w:ins>
      <w:ins w:id="157" w:author="PR Preview" w:date="2026-01-01T00:00:00Z">
        <w:r>
          <w:br/>
        </w:r>
      </w:ins>
      <w:ins w:id="158" w:author="PR Preview" w:date="2026-01-01T00:00:00Z">
        <w:r>
          <w:rPr>
            <w:rStyle w:val="CommentTok"/>
          </w:rPr>
          <w:t xml:space="preserve">#&gt; [1] 1.03816</w:t>
        </w:r>
      </w:ins>
    </w:p>
    <w:p>
      <w:pPr>
        <w:pStyle w:val="FirstParagraph"/>
      </w:pPr>
      <w:ins w:id="159" w:author="PR Preview" w:date="2026-01-01T00:00:00Z">
        <w:r>
          <w:t xml:space="preserve">The study has 1068 cases and 1068 controls.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Its</w:t>
        </w:r>
      </w:ins>
      <w:ins w:id="162" w:author="PR Preview" w:date="2026-01-01T00:00:00Z">
        <w:r>
          <w:t xml:space="preserve"> </w:t>
        </w:r>
      </w:ins>
      <w:hyperlink w:anchor="def-odds-ratio">
        <w:ins w:id="163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1.038, near the odds ratio 1.028 of</w:t>
        </w:r>
      </w:ins>
      <w:ins w:id="166" w:author="PR Preview" w:date="2026-01-01T00:00:00Z">
        <w:r>
          <w:t xml:space="preserve"> </w:t>
        </w:r>
      </w:ins>
      <w:hyperlink w:anchor="exm-hers-odds-ratio">
        <w:ins w:id="16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from the whole cohort.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two are close because the odds ratio is reversible (</w:t>
        </w:r>
      </w:ins>
      <w:hyperlink w:anchor="thm-odds-ratio-reversible">
        <w:ins w:id="17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3" w:author="PR Preview" w:date="2026-01-01T00:00:00Z">
        <w:r>
          <w:t xml:space="preserve">):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sampling by outcome does not change it, although it would change the</w:t>
        </w:r>
      </w:ins>
      <w:ins w:id="176" w:author="PR Preview" w:date="2026-01-01T00:00:00Z">
        <w:r>
          <w:t xml:space="preserve"> </w:t>
        </w:r>
      </w:ins>
      <w:hyperlink w:anchor="def-outcome-risk">
        <w:ins w:id="177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78" w:author="PR Preview" w:date="2026-01-01T00:00:00Z">
        <w:r>
          <w:t xml:space="preserve">.</w:t>
        </w:r>
      </w:ins>
    </w:p>
    <w:bookmarkEnd w:id="66"/>
    <w:bookmarkStart w:id="67" w:name="rem-control-in-experiments"/>
    <w:p>
      <w:pPr>
        <w:pStyle w:val="BodyText"/>
      </w:pPr>
      <w:ins w:id="179" w:author="PR Preview" w:date="2026-01-01T00:00:00Z">
        <w:r>
          <w:rPr>
            <w:i/>
            <w:iCs/>
          </w:rPr>
          <w:t xml:space="preserve">Remark 5</w:t>
        </w:r>
      </w:ins>
      <w:ins w:id="180" w:author="PR Preview" w:date="2026-01-01T00:00:00Z">
        <w:r>
          <w:t xml:space="preserve"> (Controls in experiments). </w:t>
        </w:r>
      </w:ins>
      <w:ins w:id="181" w:author="PR Preview" w:date="2026-01-01T00:00:00Z">
        <w:r>
          <w:t xml:space="preserve">The word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“control”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has a second meaning.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In an experiment, the investigator assigns the exposure.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controls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are the participants who receive the baseline treatment for comparison, such as a placebo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[10, Ch. 6]</w:t>
        </w:r>
      </w:ins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These controls are chosen by assignment, not by outcome.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They are not the</w:t>
        </w:r>
      </w:ins>
      <w:ins w:id="203" w:author="PR Preview" w:date="2026-01-01T00:00:00Z">
        <w:r>
          <w:t xml:space="preserve"> </w:t>
        </w:r>
      </w:ins>
      <w:hyperlink w:anchor="def-control">
        <w:ins w:id="204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of a</w:t>
        </w:r>
      </w:ins>
      <w:ins w:id="207" w:author="PR Preview" w:date="2026-01-01T00:00:00Z">
        <w:r>
          <w:t xml:space="preserve"> </w:t>
        </w:r>
      </w:ins>
      <w:hyperlink w:anchor="def-case-control-study">
        <w:ins w:id="208" w:author="PR Preview" w:date="2026-01-01T00:00:00Z">
          <w:r>
            <w:rPr>
              <w:rStyle w:val="Hyperlink"/>
            </w:rPr>
            <w:t xml:space="preserve">case-control study</w:t>
          </w:r>
        </w:ins>
      </w:hyperlink>
      <w:ins w:id="209" w:author="PR Preview" w:date="2026-01-01T00:00:00Z">
        <w:r>
          <w:t xml:space="preserve">.</w:t>
        </w:r>
      </w:ins>
    </w:p>
    <w:bookmarkEnd w:id="67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8"/>
    <w:bookmarkEnd w:id="6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2"/>
    <w:bookmarkStart w:id="74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https://en.wikipedia.org/wiki/Contingency_table</w:t>
        </w:r>
      </w:hyperlink>
    </w:p>
    <w:bookmarkEnd w:id="74"/>
    <w:bookmarkStart w:id="76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https://en.wikipedia.org/wiki/Pearson%27s_chi-squared_test</w:t>
        </w:r>
      </w:hyperlink>
    </w:p>
    <w:bookmarkEnd w:id="76"/>
    <w:bookmarkStart w:id="7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7"/>
    <w:bookmarkStart w:id="79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https://en.wikipedia.org/wiki/Fisher%27s_exact_test</w:t>
        </w:r>
      </w:hyperlink>
    </w:p>
    <w:bookmarkEnd w:id="79"/>
    <w:bookmarkStart w:id="81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https://en.wikipedia.org/wiki/Relative_risk</w:t>
        </w:r>
      </w:hyperlink>
    </w:p>
    <w:bookmarkEnd w:id="81"/>
    <w:bookmarkStart w:id="83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https://en.wikipedia.org/wiki/Absolute_risk_reduction</w:t>
        </w:r>
      </w:hyperlink>
    </w:p>
    <w:bookmarkEnd w:id="83"/>
    <w:bookmarkStart w:id="85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https://en.wikipedia.org/wiki/Odds_ratio</w:t>
        </w:r>
      </w:hyperlink>
    </w:p>
    <w:bookmarkEnd w:id="85"/>
    <w:bookmarkStart w:id="86" w:name="ref-me4"/>
    <w:p>
      <w:pPr>
        <w:pStyle w:val="Bibliography"/>
      </w:pPr>
      <w:ins w:id="210" w:author="PR Preview" w:date="2026-01-01T00:00:00Z">
        <w:r>
          <w:t xml:space="preserve">[10]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	</w:t>
        </w:r>
      </w:ins>
      <w:ins w:id="213" w:author="PR Preview" w:date="2026-01-01T00:00:00Z">
        <w:r>
          <w:t xml:space="preserve">K. J. Rothman, T. L. Lash, T. J. VanderWeele, and S. Haneuse,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i/>
            <w:iCs/>
          </w:rPr>
          <w:t xml:space="preserve">Modern epidemiology</w:t>
        </w:r>
      </w:ins>
      <w:ins w:id="216" w:author="PR Preview" w:date="2026-01-01T00:00:00Z">
        <w:r>
          <w:t xml:space="preserve">, 4th ed. Philadelphia: Wolters Kluwer, 2021.</w:t>
        </w:r>
      </w:ins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exploratory-descriptive.qmd#def-population" TargetMode="External"/><Relationship Id="rId64" Type="http://schemas.openxmlformats.org/officeDocument/2006/relationships/hyperlink" Target="exploratory-descriptive.qmd#def-sample" TargetMode="External"/><Relationship Id="rId70" Type="http://schemas.openxmlformats.org/officeDocument/2006/relationships/hyperlink" Target="https://doi.org/10.1007/978-1-4614-1353-0" TargetMode="External"/><Relationship Id="rId82" Type="http://schemas.openxmlformats.org/officeDocument/2006/relationships/hyperlink" Target="https://en.wikipedia.org/wiki/Absolute_risk_reduction" TargetMode="External"/><Relationship Id="rId73" Type="http://schemas.openxmlformats.org/officeDocument/2006/relationships/hyperlink" Target="https://en.wikipedia.org/wiki/Contingency_table" TargetMode="External"/><Relationship Id="rId78" Type="http://schemas.openxmlformats.org/officeDocument/2006/relationships/hyperlink" Target="https://en.wikipedia.org/wiki/Fisher%27s_exact_test" TargetMode="External"/><Relationship Id="rId84" Type="http://schemas.openxmlformats.org/officeDocument/2006/relationships/hyperlink" Target="https://en.wikipedia.org/wiki/Odds_ratio" TargetMode="External"/><Relationship Id="rId75" Type="http://schemas.openxmlformats.org/officeDocument/2006/relationships/hyperlink" Target="https://en.wikipedia.org/wiki/Pearson%27s_chi-squared_test" TargetMode="External"/><Relationship Id="rId80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exploratory-descriptive.qmd#def-population" TargetMode="External"/><Relationship Id="rId64" Type="http://schemas.openxmlformats.org/officeDocument/2006/relationships/hyperlink" Target="exploratory-descriptive.qmd#def-sample" TargetMode="External"/><Relationship Id="rId70" Type="http://schemas.openxmlformats.org/officeDocument/2006/relationships/hyperlink" Target="https://doi.org/10.1007/978-1-4614-1353-0" TargetMode="External"/><Relationship Id="rId82" Type="http://schemas.openxmlformats.org/officeDocument/2006/relationships/hyperlink" Target="https://en.wikipedia.org/wiki/Absolute_risk_reduction" TargetMode="External"/><Relationship Id="rId73" Type="http://schemas.openxmlformats.org/officeDocument/2006/relationships/hyperlink" Target="https://en.wikipedia.org/wiki/Contingency_table" TargetMode="External"/><Relationship Id="rId78" Type="http://schemas.openxmlformats.org/officeDocument/2006/relationships/hyperlink" Target="https://en.wikipedia.org/wiki/Fisher%27s_exact_test" TargetMode="External"/><Relationship Id="rId84" Type="http://schemas.openxmlformats.org/officeDocument/2006/relationships/hyperlink" Target="https://en.wikipedia.org/wiki/Odds_ratio" TargetMode="External"/><Relationship Id="rId75" Type="http://schemas.openxmlformats.org/officeDocument/2006/relationships/hyperlink" Target="https://en.wikipedia.org/wiki/Pearson%27s_chi-squared_test" TargetMode="External"/><Relationship Id="rId80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2026-10-19T21:27:11Z</dcterms:created>
  <dcterms:modified xsi:type="dcterms:W3CDTF">2026-10-19T21:27:11Z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