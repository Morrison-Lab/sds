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(Likelihood of one Bernoulli observation)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a</w:delText>
        </w:r>
      </w:del>
      <w:del w:id="9" w:author="PR Preview" w:date="2026-01-01T00:00:00Z">
        <w:r>
          <w:delText xml:space="preserve"> </w:delText>
        </w:r>
      </w:del>
      <w:hyperlink r:id="rId9">
        <w:del w:id="10" w:author="PR Preview" w:date="2026-01-01T00:00:00Z">
          <w:r>
            <w:rPr>
              <w:rStyle w:val="Hyperlink"/>
            </w:rPr>
            <w:delText xml:space="preserve">Bernoulli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variable,</w:delText>
        </w:r>
      </w:del>
      <w:del w:id="1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4" w:author="PR Preview" w:date="2026-01-01T00:00:00Z">
        <w:r>
          <w:delText xml:space="preserve">, then</w:delText>
        </w:r>
      </w:del>
    </w:p>
    <w:p>
      <w:pPr>
        <w:pStyle w:val="BodyText"/>
      </w:pPr>
      <w:ins w:id="15" w:author="PR Preview" w:date="2026-01-01T00:00:00Z">
        <w:r>
          <w:rPr>
            <w:b/>
            <w:bCs/>
          </w:rPr>
          <w:t xml:space="preserve">Example 1 (Likelihood of one Bernoulli observation)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If</w:t>
        </w:r>
      </w:ins>
      <w:ins w:id="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9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ins w:id="20" w:author="PR Preview" w:date="2026-01-01T00:00:00Z">
        <w:r>
          <w:rPr>
            <w:b/>
            <w:bCs/>
          </w:rPr>
          <w:t xml:space="preserve">Example 4 (Precision of a Bernoulli variable)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If</w:t>
        </w:r>
      </w:ins>
      <w:ins w:id="2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with</w:t>
        </w:r>
      </w:ins>
      <w:ins w:id="2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ins w:id="27" w:author="PR Preview" w:date="2026-01-01T00:00:00Z">
        <w:r>
          <w:t xml:space="preserve">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then</w:t>
        </w:r>
      </w:ins>
      <w:ins w:id="3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31" w:author="PR Preview" w:date="2026-01-01T00:00:00Z">
        <w:r>
          <w:t xml:space="preserve">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so the</w:t>
        </w:r>
      </w:ins>
      <w:ins w:id="34" w:author="PR Preview" w:date="2026-01-01T00:00:00Z">
        <w:r>
          <w:t xml:space="preserve"> </w:t>
        </w:r>
      </w:ins>
      <w:hyperlink r:id="rId66">
        <w:ins w:id="35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of</w:t>
        </w:r>
      </w:ins>
      <w:ins w:id="38" w:author="PR Preview" w:date="2026-01-01T00:00:00Z">
        <w:r>
          <w:t xml:space="preserve"> </w:t>
        </w:r>
      </w:ins>
      <m:oMath>
        <m:r>
          <m:t>Y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</w:t>
        </w:r>
      </w:ins>
      <w:ins w:id="41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2" w:author="PR Preview" w:date="2026-01-01T00:00:00Z">
        <w:r>
          <w:t xml:space="preserve">.</w:t>
        </w:r>
      </w:ins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Example 4 (Information for Poisson data)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For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one observation’s score is</w:delText>
        </w:r>
      </w:del>
      <w:del w:id="5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(</w:delText>
        </w:r>
      </w:del>
      <w:hyperlink w:anchor="thm-pois-score">
        <w:del w:id="53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4" w:author="PR Preview" w:date="2026-01-01T00:00:00Z">
        <w:r>
          <w:delText xml:space="preserve">),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whose derivative with respect to</w:delText>
        </w:r>
      </w:del>
      <w:del w:id="57" w:author="PR Preview" w:date="2026-01-01T00:00:00Z">
        <w:r>
          <w:delText xml:space="preserve"> </w:delText>
        </w:r>
      </w:del>
      <m:oMath>
        <m:r>
          <m:t>λ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is</w:delText>
        </w:r>
      </w:del>
      <w:del w:id="6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61" w:author="PR Preview" w:date="2026-01-01T00:00:00Z">
        <w:r>
          <w:delText xml:space="preserve">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Summing over the observations (</w:delText>
        </w:r>
      </w:del>
      <w:hyperlink w:anchor="thm-deriv-llik-iid">
        <w:del w:id="6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65" w:author="PR Preview" w:date="2026-01-01T00:00:00Z">
        <w:r>
          <w:delText xml:space="preserve">),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the Hessian is</w:delText>
        </w:r>
      </w:del>
      <w:del w:id="6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69" w:author="PR Preview" w:date="2026-01-01T00:00:00Z">
        <w:r>
          <w:delText xml:space="preserve">, so:</w:delText>
        </w:r>
      </w:del>
    </w:p>
    <w:p>
      <w:pPr>
        <w:pStyle w:val="BodyText"/>
      </w:pPr>
      <w:ins w:id="70" w:author="PR Preview" w:date="2026-01-01T00:00:00Z">
        <w:r>
          <w:rPr>
            <w:b/>
            <w:bCs/>
          </w:rPr>
          <w:t xml:space="preserve">Example 5 (Information for Poisson data)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For</w:t>
        </w:r>
      </w:ins>
      <w:ins w:id="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one observation’s score is</w:t>
        </w:r>
      </w:ins>
      <w:ins w:id="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(</w:t>
        </w:r>
      </w:ins>
      <w:hyperlink w:anchor="thm-pois-score">
        <w:ins w:id="8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81" w:author="PR Preview" w:date="2026-01-01T00:00:00Z">
        <w:r>
          <w:t xml:space="preserve">),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whose derivative with respect to</w:t>
        </w:r>
      </w:ins>
      <w:ins w:id="84" w:author="PR Preview" w:date="2026-01-01T00:00:00Z">
        <w:r>
          <w:t xml:space="preserve"> </w:t>
        </w:r>
      </w:ins>
      <m:oMath>
        <m:r>
          <m:t>λ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</w:t>
        </w:r>
      </w:ins>
      <w:ins w:id="8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88" w:author="PR Preview" w:date="2026-01-01T00:00:00Z">
        <w:r>
          <w:t xml:space="preserve">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Summing over the observations (</w:t>
        </w:r>
      </w:ins>
      <w:hyperlink w:anchor="thm-deriv-llik-iid">
        <w:ins w:id="9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92" w:author="PR Preview" w:date="2026-01-01T00:00:00Z">
        <w:r>
          <w:t xml:space="preserve">),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Hessian is</w:t>
        </w:r>
      </w:ins>
      <w:ins w:id="9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96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del w:id="97" w:author="PR Preview" w:date="2026-01-01T00:00:00Z">
        <w:r>
          <w:rPr>
            <w:b/>
            <w:bCs/>
          </w:rPr>
          <w:delText xml:space="preserve">Example 5 (Checking the information equality for Poisson data)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For</w:delText>
        </w:r>
      </w:del>
      <w:del w:id="1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01" w:author="PR Preview" w:date="2026-01-01T00:00:00Z">
        <w:r>
          <w:delText xml:space="preserve">,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the score is</w:delText>
        </w:r>
      </w:del>
      <w:del w:id="10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(</w:delText>
        </w:r>
      </w:del>
      <w:hyperlink w:anchor="exm-information-poisson">
        <w:del w:id="107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108" w:author="PR Preview" w:date="2026-01-01T00:00:00Z">
        <w:r>
          <w:delText xml:space="preserve">).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9" w:author="PR Preview" w:date="2026-01-01T00:00:00Z">
        <w:r>
          <w:delText xml:space="preserve">which matches</w:delText>
        </w:r>
      </w:del>
      <w:del w:id="1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from</w:delText>
        </w:r>
      </w:del>
      <w:del w:id="113" w:author="PR Preview" w:date="2026-01-01T00:00:00Z">
        <w:r>
          <w:delText xml:space="preserve"> </w:delText>
        </w:r>
      </w:del>
      <w:hyperlink w:anchor="exm-information-poisson">
        <w:del w:id="114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115" w:author="PR Preview" w:date="2026-01-01T00:00:00Z">
        <w:r>
          <w:delText xml:space="preserve">.</w:delText>
        </w:r>
      </w:del>
    </w:p>
    <w:p>
      <w:pPr>
        <w:pStyle w:val="BodyText"/>
      </w:pPr>
      <w:del w:id="116" w:author="PR Preview" w:date="2026-01-01T00:00:00Z">
        <w:r>
          <w:rPr>
            <w:b/>
            <w:bCs/>
          </w:rPr>
          <w:delText xml:space="preserve">Example 6 (When the support depends on the parameter)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Let</w:delText>
        </w:r>
      </w:del>
      <w:del w:id="1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120" w:author="PR Preview" w:date="2026-01-01T00:00:00Z">
        <w:r>
          <w:delText xml:space="preserve">.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The likelihood is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for</w:delText>
        </w:r>
      </w:del>
      <w:del w:id="126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(and 0 otherwise),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so on that range</w:delText>
        </w:r>
      </w:del>
      <w:del w:id="131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and</w:delText>
        </w:r>
      </w:del>
      <w:del w:id="13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del w:id="135" w:author="PR Preview" w:date="2026-01-01T00:00:00Z">
        <w:r>
          <w:delText xml:space="preserve">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The score is a nonzero constant,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so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del w:id="141" w:author="PR Preview" w:date="2026-01-01T00:00:00Z">
        <w:r>
          <w:delText xml:space="preserve">:</w:delText>
        </w:r>
      </w:del>
      <w:del w:id="142" w:author="PR Preview" w:date="2026-01-01T00:00:00Z">
        <w:r>
          <w:delText xml:space="preserve"> </w:delText>
        </w:r>
      </w:del>
      <w:hyperlink w:anchor="eq-score-mean-zero">
        <w:del w:id="143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fails,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because the set of possible data values,</w:delText>
        </w:r>
      </w:del>
      <w:del w:id="1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149" w:author="PR Preview" w:date="2026-01-01T00:00:00Z">
        <w:r>
          <w:delText xml:space="preserve">, depends on</w:delText>
        </w:r>
      </w:del>
      <w:del w:id="150" w:author="PR Preview" w:date="2026-01-01T00:00:00Z">
        <w:r>
          <w:delText xml:space="preserve"> </w:delText>
        </w:r>
      </w:del>
      <m:oMath>
        <m:r>
          <m:t>θ</m:t>
        </m:r>
      </m:oMath>
      <w:del w:id="151" w:author="PR Preview" w:date="2026-01-01T00:00:00Z">
        <w:r>
          <w:delText xml:space="preserve">.</w:delText>
        </w:r>
      </w:del>
    </w:p>
    <w:p>
      <w:pPr>
        <w:pStyle w:val="FirstParagraph"/>
      </w:pPr>
      <w:ins w:id="152" w:author="PR Preview" w:date="2026-01-01T00:00:00Z">
        <w:r>
          <w:rPr>
            <w:b/>
            <w:bCs/>
          </w:rPr>
          <w:t xml:space="preserve">Example 6 (Checking the information equality for Poisson data)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For</w:t>
        </w:r>
      </w:ins>
      <w:ins w:id="15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the score is</w:t>
        </w:r>
      </w:ins>
      <w:ins w:id="15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(</w:t>
        </w:r>
      </w:ins>
      <w:hyperlink w:anchor="exm-information-poisson">
        <w:ins w:id="162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63" w:author="PR Preview" w:date="2026-01-01T00:00:00Z">
        <w:r>
          <w:t xml:space="preserve">).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64" w:author="PR Preview" w:date="2026-01-01T00:00:00Z">
        <w:r>
          <w:t xml:space="preserve">which matches</w:t>
        </w:r>
      </w:ins>
      <w:ins w:id="1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from</w:t>
        </w:r>
      </w:ins>
      <w:ins w:id="168" w:author="PR Preview" w:date="2026-01-01T00:00:00Z">
        <w:r>
          <w:t xml:space="preserve"> </w:t>
        </w:r>
      </w:ins>
      <w:hyperlink w:anchor="exm-information-poisson">
        <w:ins w:id="16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70" w:author="PR Preview" w:date="2026-01-01T00:00:00Z">
        <w:r>
          <w:t xml:space="preserve">.</w:t>
        </w:r>
      </w:ins>
    </w:p>
    <w:bookmarkEnd w:id="99"/>
    <w:bookmarkStart w:id="100" w:name="exm-information-equality-fails"/>
    <w:p>
      <w:pPr>
        <w:pStyle w:val="BodyText"/>
      </w:pPr>
      <w:ins w:id="171" w:author="PR Preview" w:date="2026-01-01T00:00:00Z">
        <w:r>
          <w:rPr>
            <w:b/>
            <w:bCs/>
          </w:rPr>
          <w:t xml:space="preserve">Example 7 (When the support depends on the parameter)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Let</w:t>
        </w:r>
      </w:ins>
      <w:ins w:id="1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175" w:author="PR Preview" w:date="2026-01-01T00:00:00Z">
        <w:r>
          <w:t xml:space="preserve">.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The likelihood is</w:t>
        </w:r>
      </w:ins>
      <w:ins w:id="1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for</w:t>
        </w:r>
      </w:ins>
      <w:ins w:id="18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(and 0 otherwise),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so on that range</w:t>
        </w:r>
      </w:ins>
      <w:ins w:id="186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ins w:id="190" w:author="PR Preview" w:date="2026-01-01T00:00:00Z">
        <w:r>
          <w:t xml:space="preserve">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 score is a nonzero constant,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so</w:t>
        </w:r>
      </w:ins>
      <w:ins w:id="19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ins w:id="196" w:author="PR Preview" w:date="2026-01-01T00:00:00Z">
        <w:r>
          <w:t xml:space="preserve">:</w:t>
        </w:r>
      </w:ins>
      <w:ins w:id="197" w:author="PR Preview" w:date="2026-01-01T00:00:00Z">
        <w:r>
          <w:t xml:space="preserve"> </w:t>
        </w:r>
      </w:ins>
      <w:hyperlink w:anchor="eq-score-mean-zero">
        <w:ins w:id="198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fails,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because the set of possible data values,</w:t>
        </w:r>
      </w:ins>
      <w:ins w:id="2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204" w:author="PR Preview" w:date="2026-01-01T00:00:00Z">
        <w:r>
          <w:t xml:space="preserve">, depends on</w:t>
        </w:r>
      </w:ins>
      <w:ins w:id="205" w:author="PR Preview" w:date="2026-01-01T00:00:00Z">
        <w:r>
          <w:t xml:space="preserve"> </w:t>
        </w:r>
      </w:ins>
      <m:oMath>
        <m:r>
          <m:t>θ</m:t>
        </m:r>
      </m:oMath>
      <w:ins w:id="206" w:author="PR Preview" w:date="2026-01-01T00:00:00Z">
        <w:r>
          <w:t xml:space="preserve">.</w:t>
        </w:r>
      </w:ins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del w:id="207" w:author="PR Preview" w:date="2026-01-01T00:00:00Z">
        <w:r>
          <w:rPr>
            <w:i/>
            <w:iCs/>
          </w:rPr>
          <w:delText xml:space="preserve">Remark 4</w:delText>
        </w:r>
      </w:del>
      <w:del w:id="208" w:author="PR Preview" w:date="2026-01-01T00:00:00Z">
        <w:r>
          <w:delText xml:space="preserve"> (Consistent roots and global maximizers). </w:delText>
        </w:r>
      </w:del>
      <w:del w:id="209" w:author="PR Preview" w:date="2026-01-01T00:00:00Z">
        <w:r>
          <w:delText xml:space="preserve">These conditions guarantee a consistent root of the score equation;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that root is the global maximizer of the likelihood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under further conditions,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for example when the log-likelihood is strictly concave,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as for Poisson data, whose Hessian is negative for every</w:delText>
        </w:r>
      </w:del>
      <w:del w:id="218" w:author="PR Preview" w:date="2026-01-01T00:00:00Z">
        <w:r>
          <w:delText xml:space="preserve"> </w:delText>
        </w:r>
      </w:del>
      <m:oMath>
        <m:r>
          <m:t>λ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(</w:delText>
        </w:r>
      </w:del>
      <w:hyperlink w:anchor="exm-information-poisson">
        <w:del w:id="221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222" w:author="PR Preview" w:date="2026-01-01T00:00:00Z">
        <w:r>
          <w:delText xml:space="preserve">).</w:delText>
        </w:r>
      </w:del>
    </w:p>
    <w:p>
      <w:pPr>
        <w:pStyle w:val="BodyText"/>
      </w:pPr>
      <w:del w:id="223" w:author="PR Preview" w:date="2026-01-01T00:00:00Z">
        <w:r>
          <w:rPr>
            <w:b/>
            <w:bCs/>
          </w:rPr>
          <w:delText xml:space="preserve">Example 7 (Approximate distribution of the Poisson MLE)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For</w:delText>
        </w:r>
      </w:del>
      <w:del w:id="2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27" w:author="PR Preview" w:date="2026-01-01T00:00:00Z">
        <w:r>
          <w:delText xml:space="preserve">,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setting the score</w:delText>
        </w:r>
      </w:del>
      <w:del w:id="23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(</w:delText>
        </w:r>
      </w:del>
      <w:hyperlink w:anchor="exm-information-equality">
        <w:del w:id="233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34" w:author="PR Preview" w:date="2026-01-01T00:00:00Z">
        <w:r>
          <w:delText xml:space="preserve">)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to zero gives</w:delText>
        </w:r>
      </w:del>
      <w:del w:id="23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238" w:author="PR Preview" w:date="2026-01-01T00:00:00Z">
        <w:r>
          <w:delText xml:space="preserve">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and</w:delText>
        </w:r>
      </w:del>
      <w:del w:id="24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(</w:delText>
        </w:r>
      </w:del>
      <w:hyperlink w:anchor="exm-information-poisson">
        <w:del w:id="244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245" w:author="PR Preview" w:date="2026-01-01T00:00:00Z">
        <w:r>
          <w:delText xml:space="preserve">),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so</w:delText>
        </w:r>
      </w:del>
      <w:del w:id="248" w:author="PR Preview" w:date="2026-01-01T00:00:00Z">
        <w:r>
          <w:delText xml:space="preserve"> </w:delText>
        </w:r>
      </w:del>
      <w:hyperlink w:anchor="thm-dist-mle">
        <w:del w:id="249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says that for large</w:delText>
        </w:r>
      </w:del>
      <w:del w:id="252" w:author="PR Preview" w:date="2026-01-01T00:00:00Z">
        <w:r>
          <w:delText xml:space="preserve"> </w:delText>
        </w:r>
      </w:del>
      <m:oMath>
        <m:r>
          <m:t>n</m:t>
        </m:r>
      </m:oMath>
      <w:del w:id="253" w:author="PR Preview" w:date="2026-01-01T00:00:00Z">
        <w:r>
          <w:delText xml:space="preserve">:</w:delText>
        </w:r>
      </w:del>
    </w:p>
    <w:p>
      <w:pPr>
        <w:pStyle w:val="BodyText"/>
      </w:pPr>
      <w:ins w:id="254" w:author="PR Preview" w:date="2026-01-01T00:00:00Z">
        <w:r>
          <w:rPr>
            <w:i/>
            <w:iCs/>
          </w:rPr>
          <w:t xml:space="preserve">Remark 4</w:t>
        </w:r>
      </w:ins>
      <w:ins w:id="255" w:author="PR Preview" w:date="2026-01-01T00:00:00Z">
        <w:r>
          <w:t xml:space="preserve"> (Consistent roots and global maximizers). </w:t>
        </w:r>
      </w:ins>
      <w:ins w:id="256" w:author="PR Preview" w:date="2026-01-01T00:00:00Z">
        <w:r>
          <w:t xml:space="preserve">These conditions guarantee a consistent root of the score equation;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that root is the global maximizer of the likelihood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under further conditions,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for example when the log-likelihood is strictly concave,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as for Poisson data, whose Hessian is negative for every</w:t>
        </w:r>
      </w:ins>
      <w:ins w:id="265" w:author="PR Preview" w:date="2026-01-01T00:00:00Z">
        <w:r>
          <w:t xml:space="preserve"> </w:t>
        </w:r>
      </w:ins>
      <m:oMath>
        <m:r>
          <m:t>λ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(</w:t>
        </w:r>
      </w:ins>
      <w:hyperlink w:anchor="exm-information-poisson">
        <w:ins w:id="268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69" w:author="PR Preview" w:date="2026-01-01T00:00:00Z">
        <w:r>
          <w:t xml:space="preserve">).</w:t>
        </w:r>
      </w:ins>
    </w:p>
    <w:bookmarkEnd w:id="107"/>
    <w:bookmarkStart w:id="108" w:name="exm-dist-mle-poisson"/>
    <w:p>
      <w:pPr>
        <w:pStyle w:val="BodyText"/>
      </w:pPr>
      <w:ins w:id="270" w:author="PR Preview" w:date="2026-01-01T00:00:00Z">
        <w:r>
          <w:rPr>
            <w:b/>
            <w:bCs/>
          </w:rPr>
          <w:t xml:space="preserve">Example 8 (Approximate distribution of the Poisson MLE)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For</w:t>
        </w:r>
      </w:ins>
      <w:ins w:id="2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74" w:author="PR Preview" w:date="2026-01-01T00:00:00Z">
        <w:r>
          <w:t xml:space="preserve">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setting the score</w:t>
        </w:r>
      </w:ins>
      <w:ins w:id="27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(</w:t>
        </w:r>
      </w:ins>
      <w:hyperlink w:anchor="exm-information-equality">
        <w:ins w:id="28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81" w:author="PR Preview" w:date="2026-01-01T00:00:00Z">
        <w:r>
          <w:t xml:space="preserve">)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to zero gives</w:t>
        </w:r>
      </w:ins>
      <w:ins w:id="28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and</w:t>
        </w:r>
      </w:ins>
      <w:ins w:id="2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(</w:t>
        </w:r>
      </w:ins>
      <w:hyperlink w:anchor="exm-information-poisson">
        <w:ins w:id="291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92" w:author="PR Preview" w:date="2026-01-01T00:00:00Z">
        <w:r>
          <w:t xml:space="preserve">),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so</w:t>
        </w:r>
      </w:ins>
      <w:ins w:id="295" w:author="PR Preview" w:date="2026-01-01T00:00:00Z">
        <w:r>
          <w:t xml:space="preserve"> </w:t>
        </w:r>
      </w:ins>
      <w:hyperlink w:anchor="thm-dist-mle">
        <w:ins w:id="29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says that for large</w:t>
        </w:r>
      </w:ins>
      <w:ins w:id="299" w:author="PR Preview" w:date="2026-01-01T00:00:00Z">
        <w:r>
          <w:t xml:space="preserve"> </w:t>
        </w:r>
      </w:ins>
      <m:oMath>
        <m:r>
          <m:t>n</m:t>
        </m:r>
      </m:oMath>
      <w:ins w:id="3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del w:id="301" w:author="PR Preview" w:date="2026-01-01T00:00:00Z">
        <w:r>
          <w:rPr>
            <w:b/>
            <w:bCs/>
          </w:rPr>
          <w:delText xml:space="preserve">Example 8 (Wald interval and test for a Poisson rate)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For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05" w:author="PR Preview" w:date="2026-01-01T00:00:00Z">
        <w:r>
          <w:delText xml:space="preserve">,</w:delText>
        </w:r>
      </w:del>
      <w:del w:id="3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(</w:delText>
        </w:r>
      </w:del>
      <w:hyperlink w:anchor="exm-dist-mle-poisson">
        <w:del w:id="312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313" w:author="PR Preview" w:date="2026-01-01T00:00:00Z">
        <w:r>
          <w:delText xml:space="preserve">),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so</w:delText>
        </w:r>
      </w:del>
      <w:del w:id="316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317" w:author="PR Preview" w:date="2026-01-01T00:00:00Z">
        <w:r>
          <w:delText xml:space="preserve">.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With</w:delText>
        </w:r>
      </w:del>
      <w:del w:id="32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13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and</w:delText>
        </w:r>
      </w:del>
      <w:del w:id="32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del w:id="324" w:author="PR Preview" w:date="2026-01-01T00:00:00Z">
        <w:r>
          <w:delText xml:space="preserve">,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the 95% Wald interval for</w:delText>
        </w:r>
      </w:del>
      <w:del w:id="327" w:author="PR Preview" w:date="2026-01-01T00:00:00Z">
        <w:r>
          <w:delText xml:space="preserve"> </w:delText>
        </w:r>
      </w:del>
      <m:oMath>
        <m:r>
          <m:t>λ</m:t>
        </m:r>
      </m:oMath>
      <w:del w:id="328" w:author="PR Preview" w:date="2026-01-01T00:00:00Z">
        <w:r>
          <w:delText xml:space="preserve">,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and the Wald test of</w:delText>
        </w:r>
      </w:del>
      <w:del w:id="33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del w:id="332" w:author="PR Preview" w:date="2026-01-01T00:00:00Z">
        <w:r>
          <w:delText xml:space="preserve">, are:</w:delText>
        </w:r>
      </w:del>
    </w:p>
    <w:p>
      <w:pPr>
        <w:pStyle w:val="BodyText"/>
      </w:pPr>
      <w:ins w:id="333" w:author="PR Preview" w:date="2026-01-01T00:00:00Z">
        <w:r>
          <w:rPr>
            <w:b/>
            <w:bCs/>
          </w:rPr>
          <w:t xml:space="preserve">Example 9 (Wald interval and test for a Poisson rate)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For</w:t>
        </w:r>
      </w:ins>
      <w:ins w:id="3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</w:t>
        </w:r>
      </w:ins>
      <w:ins w:id="3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(</w:t>
        </w:r>
      </w:ins>
      <w:hyperlink w:anchor="exm-dist-mle-poisson">
        <w:ins w:id="344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345" w:author="PR Preview" w:date="2026-01-01T00:00:00Z">
        <w:r>
          <w:t xml:space="preserve">),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so</w:t>
        </w:r>
      </w:ins>
      <w:ins w:id="348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349" w:author="PR Preview" w:date="2026-01-01T00:00:00Z">
        <w:r>
          <w:t xml:space="preserve">.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With</w:t>
        </w:r>
      </w:ins>
      <w:ins w:id="3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13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and</w:t>
        </w:r>
      </w:ins>
      <w:ins w:id="35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the 95% Wald interval for</w:t>
        </w:r>
      </w:ins>
      <w:ins w:id="359" w:author="PR Preview" w:date="2026-01-01T00:00:00Z">
        <w:r>
          <w:t xml:space="preserve"> </w:t>
        </w:r>
      </w:ins>
      <m:oMath>
        <m:r>
          <m:t>λ</m:t>
        </m:r>
      </m:oMath>
      <w:ins w:id="360" w:author="PR Preview" w:date="2026-01-01T00:00:00Z">
        <w:r>
          <w:t xml:space="preserve">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and the Wald test of</w:t>
        </w:r>
      </w:ins>
      <w:ins w:id="36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ins w:id="364" w:author="PR Preview" w:date="2026-01-01T00:00:00Z">
        <w:r>
          <w:t xml:space="preserve">, are:</w:t>
        </w:r>
      </w:ins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del w:id="365" w:author="PR Preview" w:date="2026-01-01T00:00:00Z">
        <w:r>
          <w:rPr>
            <w:b/>
            <w:bCs/>
          </w:rPr>
          <w:delText xml:space="preserve">Example 9 (Likelihood ratio test for a Poisson rate)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For</w:delText>
        </w:r>
      </w:del>
      <w:del w:id="3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and</w:delText>
        </w:r>
      </w:del>
      <w:del w:id="37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the log-likelihood is</w:delText>
        </w:r>
      </w:del>
      <w:del w:id="375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and</w:delText>
        </w:r>
      </w:del>
      <w:del w:id="3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79" w:author="PR Preview" w:date="2026-01-01T00:00:00Z">
        <w:r>
          <w:delText xml:space="preserve">, so:</w:delText>
        </w:r>
      </w:del>
    </w:p>
    <w:p>
      <w:pPr>
        <w:pStyle w:val="BodyText"/>
      </w:pPr>
      <w:ins w:id="380" w:author="PR Preview" w:date="2026-01-01T00:00:00Z">
        <w:r>
          <w:rPr>
            <w:b/>
            <w:bCs/>
          </w:rPr>
          <w:t xml:space="preserve">Example 10 (Likelihood ratio test for a Poisson rate)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For</w:t>
        </w:r>
      </w:ins>
      <w:ins w:id="3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and</w:t>
        </w:r>
      </w:ins>
      <w:ins w:id="38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ins w:id="387" w:author="PR Preview" w:date="2026-01-01T00:00:00Z">
        <w:r>
          <w:t xml:space="preserve">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the log-likelihood is</w:t>
        </w:r>
      </w:ins>
      <w:ins w:id="39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and</w:t>
        </w:r>
      </w:ins>
      <w:ins w:id="39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394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del w:id="395" w:author="PR Preview" w:date="2026-01-01T00:00:00Z">
        <w:r>
          <w:rPr>
            <w:b/>
            <w:bCs/>
          </w:rPr>
          <w:delText xml:space="preserve">Example 10 (Fisher scoring for Poisson data)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For</w:delText>
        </w:r>
      </w:del>
      <w:del w:id="39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99" w:author="PR Preview" w:date="2026-01-01T00:00:00Z">
        <w:r>
          <w:delText xml:space="preserve">,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the score is</w:delText>
        </w:r>
      </w:del>
      <w:del w:id="40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and the expected information is</w:delText>
        </w:r>
      </w:del>
      <w:del w:id="4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(</w:delText>
        </w:r>
      </w:del>
      <w:hyperlink w:anchor="exm-information-poisson">
        <w:del w:id="408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409" w:author="PR Preview" w:date="2026-01-01T00:00:00Z">
        <w:r>
          <w:delText xml:space="preserve">), so one Fisher scoring step from any</w:delText>
        </w:r>
      </w:del>
      <w:del w:id="41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gives:</w:delText>
        </w:r>
      </w:del>
    </w:p>
    <w:p>
      <w:pPr>
        <w:pStyle w:val="BodyText"/>
      </w:pPr>
      <w:ins w:id="413" w:author="PR Preview" w:date="2026-01-01T00:00:00Z">
        <w:r>
          <w:rPr>
            <w:b/>
            <w:bCs/>
          </w:rPr>
          <w:t xml:space="preserve">Example 11 (Fisher scoring for Poisson data)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For</w:t>
        </w:r>
      </w:ins>
      <w:ins w:id="4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the score is</w:t>
        </w:r>
      </w:ins>
      <w:ins w:id="42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and the expected information is</w:t>
        </w:r>
      </w:ins>
      <w:ins w:id="4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(</w:t>
        </w:r>
      </w:ins>
      <w:hyperlink w:anchor="exm-information-poisson">
        <w:ins w:id="426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27" w:author="PR Preview" w:date="2026-01-01T00:00:00Z">
        <w:r>
          <w:t xml:space="preserve">), so one Fisher scoring step from any</w:t>
        </w:r>
      </w:ins>
      <w:ins w:id="42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del w:id="431" w:author="PR Preview" w:date="2026-01-01T00:00:00Z">
        <w:r>
          <w:rPr>
            <w:b/>
            <w:bCs/>
          </w:rPr>
          <w:delText xml:space="preserve">Example 11 (Finding the MLE using the Newton-Raphson algorithm)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We found the MLE</w:delText>
        </w:r>
      </w:del>
      <w:del w:id="4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by solving the score equation</w:delText>
        </w:r>
      </w:del>
      <w:del w:id="43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algebraically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(</w:delText>
        </w:r>
      </w:del>
      <w:hyperlink w:anchor="exr-solve-score-equation">
        <w:del w:id="442" w:author="PR Preview" w:date="2026-01-01T00:00:00Z">
          <w:r>
            <w:rPr>
              <w:rStyle w:val="Hyperlink"/>
            </w:rPr>
            <w:delText xml:space="preserve">Exercise 31</w:delText>
          </w:r>
        </w:del>
      </w:hyperlink>
      <w:del w:id="443" w:author="PR Preview" w:date="2026-01-01T00:00:00Z">
        <w:r>
          <w:delText xml:space="preserve">).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If we could not have solved it,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we could instead start from an initial guess such as</w:delText>
        </w:r>
      </w:del>
      <w:del w:id="44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and apply the</w:delText>
        </w:r>
      </w:del>
      <w:del w:id="451" w:author="PR Preview" w:date="2026-01-01T00:00:00Z">
        <w:r>
          <w:delText xml:space="preserve"> </w:delText>
        </w:r>
      </w:del>
      <w:hyperlink w:anchor="sec-newton-raphson">
        <w:del w:id="452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453" w:author="PR Preview" w:date="2026-01-01T00:00:00Z">
        <w:r>
          <w:delText xml:space="preserve">.</w:delText>
        </w:r>
      </w:del>
    </w:p>
    <w:p>
      <w:pPr>
        <w:pStyle w:val="FirstParagraph"/>
      </w:pPr>
      <w:ins w:id="454" w:author="PR Preview" w:date="2026-01-01T00:00:00Z">
        <w:r>
          <w:rPr>
            <w:b/>
            <w:bCs/>
          </w:rPr>
          <w:t xml:space="preserve">Example 12 (Finding the MLE using the Newton-Raphson algorithm)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We found the MLE</w:t>
        </w:r>
      </w:ins>
      <w:ins w:id="4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by solving the score equation</w:t>
        </w:r>
      </w:ins>
      <w:ins w:id="46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algebraically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(</w:t>
        </w:r>
      </w:ins>
      <w:hyperlink w:anchor="exr-solve-score-equation">
        <w:ins w:id="465" w:author="PR Preview" w:date="2026-01-01T00:00:00Z">
          <w:r>
            <w:rPr>
              <w:rStyle w:val="Hyperlink"/>
            </w:rPr>
            <w:t xml:space="preserve">Exercise 31</w:t>
          </w:r>
        </w:ins>
      </w:hyperlink>
      <w:ins w:id="466" w:author="PR Preview" w:date="2026-01-01T00:00:00Z">
        <w:r>
          <w:t xml:space="preserve">).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If we could not have solved it,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we could instead start from an initial guess such as</w:t>
        </w:r>
      </w:ins>
      <w:ins w:id="471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and apply the</w:t>
        </w:r>
      </w:ins>
      <w:ins w:id="474" w:author="PR Preview" w:date="2026-01-01T00:00:00Z">
        <w:r>
          <w:t xml:space="preserve"> </w:t>
        </w:r>
      </w:ins>
      <w:hyperlink w:anchor="sec-newton-raphson">
        <w:ins w:id="475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47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3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del w:id="477" w:author="PR Preview" w:date="2026-01-01T00:00:00Z">
        <w:r>
          <w:rPr>
            <w:b/>
            <w:bCs/>
          </w:rPr>
          <w:delText xml:space="preserve">Example 12 (Precision of a Bernoulli variable)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If</w:delText>
        </w:r>
      </w:del>
      <w:del w:id="480" w:author="PR Preview" w:date="2026-01-01T00:00:00Z">
        <w:r>
          <w:delText xml:space="preserve"> </w:delText>
        </w:r>
      </w:del>
      <m:oMath>
        <m:r>
          <m:t>Y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 a</w:delText>
        </w:r>
      </w:del>
      <w:del w:id="483" w:author="PR Preview" w:date="2026-01-01T00:00:00Z">
        <w:r>
          <w:delText xml:space="preserve"> </w:delText>
        </w:r>
      </w:del>
      <w:hyperlink r:id="rId9">
        <w:del w:id="484" w:author="PR Preview" w:date="2026-01-01T00:00:00Z">
          <w:r>
            <w:rPr>
              <w:rStyle w:val="Hyperlink"/>
            </w:rPr>
            <w:delText xml:space="preserve">Bernoulli</w:delText>
          </w:r>
        </w:del>
      </w:hyperlink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variable,</w:delText>
        </w:r>
      </w:del>
      <w:del w:id="48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with</w:delText>
        </w:r>
      </w:del>
      <w:del w:id="49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del w:id="491" w:author="PR Preview" w:date="2026-01-01T00:00:00Z">
        <w:r>
          <w:delText xml:space="preserve">,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then</w:delText>
        </w:r>
      </w:del>
      <w:del w:id="49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495" w:author="PR Preview" w:date="2026-01-01T00:00:00Z">
        <w:r>
          <w:delText xml:space="preserve">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so the</w:delText>
        </w:r>
      </w:del>
      <w:del w:id="498" w:author="PR Preview" w:date="2026-01-01T00:00:00Z">
        <w:r>
          <w:delText xml:space="preserve"> </w:delText>
        </w:r>
      </w:del>
      <w:hyperlink r:id="rId66">
        <w:del w:id="499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of</w:delText>
        </w:r>
      </w:del>
      <w:del w:id="502" w:author="PR Preview" w:date="2026-01-01T00:00:00Z">
        <w:r>
          <w:delText xml:space="preserve"> </w:delText>
        </w:r>
      </w:del>
      <m:oMath>
        <m:r>
          <m:t>Y</m:t>
        </m:r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is</w:delText>
        </w:r>
      </w:del>
      <w:del w:id="505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06" w:author="PR Preview" w:date="2026-01-01T00:00:00Z">
        <w:r>
          <w:delText xml:space="preserve">.</w:delText>
        </w:r>
      </w:del>
    </w:p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$n$)}\\
    &amp;= n \tau{\bar{\delta}}
    &amp;&amp; \text{(definition of ${\bar{\delta}}$)}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9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3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3"/>
    <w:bookmarkStart w:id="304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4"/>
    <w:bookmarkStart w:id="30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6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6"/>
    <w:bookmarkStart w:id="307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7"/>
    <w:bookmarkStart w:id="308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09"/>
    <w:bookmarkStart w:id="313" w:name="the-hessian-of-the-sample"/>
    <w:p>
      <w:pPr>
        <w:pStyle w:val="Heading3"/>
      </w:pPr>
      <w:r>
        <w:t xml:space="preserve">3.8 The Hessian of the sample</w:t>
      </w:r>
    </w:p>
    <w:bookmarkStart w:id="310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0"/>
    <w:bookmarkStart w:id="311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1"/>
    <w:bookmarkStart w:id="312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3"/>
    <w:bookmarkStart w:id="317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4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4"/>
    <w:bookmarkStart w:id="315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7"/>
    <w:bookmarkStart w:id="322" w:name="the-maximum-likelihood-estimate-1"/>
    <w:p>
      <w:pPr>
        <w:pStyle w:val="Heading3"/>
      </w:pPr>
      <w:r>
        <w:t xml:space="preserve">3.10 The maximum likelihood estimate</w:t>
      </w:r>
    </w:p>
    <w:bookmarkStart w:id="318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8"/>
    <w:bookmarkStart w:id="320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0"/>
    <w:bookmarkStart w:id="321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2"/>
    <w:bookmarkEnd w:id="323"/>
    <w:bookmarkStart w:id="33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5"/>
    <w:bookmarkStart w:id="32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4.3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Start w:id="333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0"/>
    <w:bookmarkStart w:id="33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2"/>
    <w:bookmarkEnd w:id="333"/>
    <w:bookmarkStart w:id="334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4"/>
    <w:bookmarkStart w:id="335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5"/>
    <w:bookmarkEnd w:id="336"/>
    <w:bookmarkStart w:id="38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2"/>
    <w:bookmarkStart w:id="34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7"/>
    <w:bookmarkStart w:id="36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5"/>
    <w:bookmarkEnd w:id="366"/>
    <w:bookmarkStart w:id="36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7"/>
        </w:tc>
      </w:tr>
    </w:tbl>
    <w:bookmarkEnd w:id="368"/>
    <w:bookmarkStart w:id="37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2"/>
        </w:tc>
      </w:tr>
    </w:tbl>
    <w:bookmarkEnd w:id="373"/>
    <w:bookmarkStart w:id="38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8"/>
        </w:tc>
      </w:tr>
    </w:tbl>
    <w:bookmarkStart w:id="37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9"/>
    <w:bookmarkEnd w:id="380"/>
    <w:bookmarkStart w:id="38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1"/>
    <w:bookmarkEnd w:id="382"/>
    <w:bookmarkStart w:id="393" w:name="sec-mle-practice"/>
    <w:p>
      <w:pPr>
        <w:pStyle w:val="Heading2"/>
      </w:pPr>
      <w:r>
        <w:t xml:space="preserve">6 Practice exercises</w:t>
      </w:r>
    </w:p>
    <w:bookmarkStart w:id="383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3"/>
    <w:bookmarkStart w:id="384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4"/>
    <w:bookmarkStart w:id="385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5"/>
    <w:bookmarkStart w:id="386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6"/>
    <w:bookmarkStart w:id="387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7"/>
    <w:bookmarkStart w:id="388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8"/>
    <w:bookmarkStart w:id="389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9"/>
    <w:bookmarkStart w:id="390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0"/>
    <w:bookmarkStart w:id="391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1"/>
    <w:bookmarkStart w:id="392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2"/>
    <w:bookmarkEnd w:id="393"/>
    <w:bookmarkStart w:id="441" w:name="references"/>
    <w:p>
      <w:pPr>
        <w:pStyle w:val="Heading2"/>
      </w:pPr>
      <w:r>
        <w:t xml:space="preserve">References</w:t>
      </w:r>
    </w:p>
    <w:bookmarkStart w:id="440" w:name="refs"/>
    <w:bookmarkStart w:id="39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5"/>
    <w:bookmarkStart w:id="39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7"/>
    <w:bookmarkStart w:id="39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9"/>
    <w:bookmarkStart w:id="40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https://en.wikipedia.org/wiki/Likelihood_function</w:t>
        </w:r>
      </w:hyperlink>
    </w:p>
    <w:bookmarkEnd w:id="401"/>
    <w:bookmarkStart w:id="40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https://en.wikipedia.org/wiki/Maximum_likelihood_estimation</w:t>
        </w:r>
      </w:hyperlink>
    </w:p>
    <w:bookmarkEnd w:id="403"/>
    <w:bookmarkStart w:id="40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5"/>
    <w:bookmarkStart w:id="40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6"/>
    <w:bookmarkStart w:id="40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7"/>
    <w:bookmarkStart w:id="40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https://en.wikipedia.org/wiki/Critical_point_%28mathematics%29</w:t>
        </w:r>
      </w:hyperlink>
    </w:p>
    <w:bookmarkEnd w:id="409"/>
    <w:bookmarkStart w:id="41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https://en.wikipedia.org/wiki/Informant_function</w:t>
        </w:r>
      </w:hyperlink>
    </w:p>
    <w:bookmarkEnd w:id="411"/>
    <w:bookmarkStart w:id="41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https://en.wikipedia.org/wiki/Hessian_matrix</w:t>
        </w:r>
      </w:hyperlink>
    </w:p>
    <w:bookmarkEnd w:id="413"/>
    <w:bookmarkStart w:id="41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https://en.wikipedia.org/wiki/Fisher_information</w:t>
        </w:r>
      </w:hyperlink>
    </w:p>
    <w:bookmarkEnd w:id="415"/>
    <w:bookmarkStart w:id="417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6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7"/>
    <w:bookmarkStart w:id="419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8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9"/>
    <w:bookmarkStart w:id="421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0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1"/>
    <w:bookmarkStart w:id="423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https://en.wikipedia.org/wiki/Wald_test</w:t>
        </w:r>
      </w:hyperlink>
    </w:p>
    <w:bookmarkEnd w:id="423"/>
    <w:bookmarkStart w:id="425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https://en.wikipedia.org/wiki/Likelihood-ratio_test</w:t>
        </w:r>
      </w:hyperlink>
    </w:p>
    <w:bookmarkEnd w:id="425"/>
    <w:bookmarkStart w:id="427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https://en.wikipedia.org/wiki/Wilks%27_theorem</w:t>
        </w:r>
      </w:hyperlink>
    </w:p>
    <w:bookmarkEnd w:id="427"/>
    <w:bookmarkStart w:id="429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8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9"/>
    <w:bookmarkStart w:id="431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https://en.wikipedia.org/wiki/Prediction_interval</w:t>
        </w:r>
      </w:hyperlink>
    </w:p>
    <w:bookmarkEnd w:id="431"/>
    <w:bookmarkStart w:id="433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2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3"/>
    <w:bookmarkStart w:id="435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5"/>
    <w:bookmarkStart w:id="437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6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7"/>
    <w:bookmarkStart w:id="439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2" Type="http://schemas.openxmlformats.org/officeDocument/2006/relationships/image" Target="media/rId202.png"/><Relationship Id="rId218" Type="http://schemas.openxmlformats.org/officeDocument/2006/relationships/image" Target="media/rId218.png"/><Relationship Id="rId223" Type="http://schemas.openxmlformats.org/officeDocument/2006/relationships/image" Target="media/rId223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2" Type="http://schemas.openxmlformats.org/officeDocument/2006/relationships/image" Target="media/rId252.png"/><Relationship Id="rId338" Type="http://schemas.openxmlformats.org/officeDocument/2006/relationships/image" Target="media/rId338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2" Type="http://schemas.openxmlformats.org/officeDocument/2006/relationships/image" Target="media/rId352.png"/><Relationship Id="rId357" Type="http://schemas.openxmlformats.org/officeDocument/2006/relationships/image" Target="media/rId357.png"/><Relationship Id="rId361" Type="http://schemas.openxmlformats.org/officeDocument/2006/relationships/image" Target="media/rId361.png"/><Relationship Id="rId369" Type="http://schemas.openxmlformats.org/officeDocument/2006/relationships/image" Target="media/rId369.png"/><Relationship Id="rId375" Type="http://schemas.openxmlformats.org/officeDocument/2006/relationships/image" Target="media/rId375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75" Type="http://schemas.openxmlformats.org/officeDocument/2006/relationships/image" Target="media/rId175.png"/><Relationship Id="rId183" Type="http://schemas.openxmlformats.org/officeDocument/2006/relationships/image" Target="media/rId183.png"/><Relationship Id="rId192" Type="http://schemas.openxmlformats.org/officeDocument/2006/relationships/image" Target="media/rId192.png"/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Relationship Id="rId9" Type="http://schemas.openxmlformats.org/officeDocument/2006/relationships/hyperlink" Target="https://morrison-lab.github.io/pds/random-variables.html#def-bernoulli" TargetMode="External"/></Relationships>
</file>

<file path=word/_rels/footnotes.xml.rels><?xml version='1.0' encoding='UTF-8' standalone='yes'?>
<Relationships xmlns="http://schemas.openxmlformats.org/package/2006/relationships"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2026-10-23T05:28:01Z</dcterms:created>
  <dcterms:modified xsi:type="dcterms:W3CDTF">2026-10-23T05:28:01Z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