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ins w:id="281" w:author="PR Preview" w:date="2026-01-01T00:00:00Z">
        <w:r>
          <w:t xml:space="preserve">For</w:t>
        </w:r>
      </w:ins>
      <w:ins w:id="282" w:author="PR Preview" w:date="2026-01-01T00:00:00Z">
        <w:r>
          <w:t xml:space="preserve"> </w:t>
        </w:r>
      </w:ins>
      <w:hyperlink w:anchor="def-kfold">
        <w:ins w:id="283" w:author="PR Preview" w:date="2026-01-01T00:00:00Z">
          <w:r>
            <w:rPr>
              <w:rStyle w:val="Hyperlink"/>
            </w:rPr>
            <w:t xml:space="preserve">cross-validation</w:t>
          </w:r>
        </w:ins>
      </w:hyperlink>
      <w:ins w:id="284" w:author="PR Preview" w:date="2026-01-01T00:00:00Z">
        <w:r>
          <w:t xml:space="preserve">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see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James et al. [6, Ch. 5]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Hastie et al. [4, Sec. 7.10]</w:t>
        </w:r>
      </w:ins>
      <w:ins w:id="293" w:author="PR Preview" w:date="2026-01-01T00:00:00Z">
        <w:r>
          <w:t xml:space="preserve">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A PDF of each book can be downloaded at no cost from the authors’ webpages:</w:t>
        </w:r>
      </w:ins>
      <w:ins w:id="296" w:author="PR Preview" w:date="2026-01-01T00:00:00Z">
        <w:r>
          <w:t xml:space="preserve"> </w:t>
        </w:r>
      </w:ins>
      <w:hyperlink r:id="rId387">
        <w:ins w:id="297" w:author="PR Preview" w:date="2026-01-01T00:00:00Z">
          <w:r>
            <w:rPr>
              <w:rStyle w:val="Hyperlink"/>
              <w:i/>
              <w:iCs/>
            </w:rPr>
            <w:t xml:space="preserve">An Introduction to Statistical Learning</w:t>
          </w:r>
        </w:ins>
      </w:hyperlink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</w:t>
        </w:r>
      </w:ins>
      <w:ins w:id="300" w:author="PR Preview" w:date="2026-01-01T00:00:00Z">
        <w:r>
          <w:t xml:space="preserve"> </w:t>
        </w:r>
      </w:ins>
      <w:hyperlink r:id="rId388">
        <w:ins w:id="301" w:author="PR Preview" w:date="2026-01-01T00:00:00Z">
          <w:r>
            <w:rPr>
              <w:rStyle w:val="Hyperlink"/>
              <w:i/>
              <w:iCs/>
            </w:rPr>
            <w:t xml:space="preserve">The Elements of Statistical Learning</w:t>
          </w:r>
        </w:ins>
      </w:hyperlink>
      <w:ins w:id="302" w:author="PR Preview" w:date="2026-01-01T00:00:00Z">
        <w:r>
          <w:t xml:space="preserve">.</w:t>
        </w:r>
      </w:ins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2026-10-25T23:27:50Z</dcterms:created>
  <dcterms:modified xsi:type="dcterms:W3CDTF">2026-10-25T23:27:50Z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