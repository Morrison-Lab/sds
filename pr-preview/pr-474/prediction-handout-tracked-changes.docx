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Prediction</w:t>
      </w:r>
    </w:p>
    <w:p>
      <w:pPr>
        <w:pStyle w:val="Date"/>
      </w:pPr>
      <w:del w:id="1" w:author="PR Preview" w:date="2026-01-01T00:00:00Z">
        <w:r>
          <w:delText xml:space="preserve">Last modified: 2026-10-24 20:18:33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2026-10-25 16:20:03 (PDT)</w:t>
        </w:r>
      </w:ins>
    </w:p>
    <w:bookmarkStart w:id="26" w:name="sec-predictions"/>
    <w:p>
      <w:pPr>
        <w:pStyle w:val="Heading2"/>
      </w:pPr>
      <w:r>
        <w:t xml:space="preserve">1 Predictions, fitted values, residuals, and prediction errors</w:t>
      </w:r>
    </w:p>
    <w:bookmarkStart w:id="9" w:name="def-prediction"/>
    <w:p>
      <w:pPr>
        <w:pStyle w:val="FirstParagraph"/>
      </w:pPr>
      <w:r>
        <w:rPr>
          <w:b/>
          <w:bCs/>
        </w:rPr>
        <w:t xml:space="preserve">Definition 1 (Prediction (predicted value))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predicted value</w:t>
      </w:r>
      <w:r>
        <w:t xml:space="preserve">)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covariate value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a number computed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from data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by a rule</w:t>
      </w:r>
      <w:r>
        <w:t xml:space="preserve"> </w:t>
      </w:r>
      <m:oMath>
        <m:r>
          <m:t>g</m:t>
        </m:r>
      </m:oMath>
      <w:r>
        <w:t xml:space="preserve">, and used as a guess of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9"/>
    <w:bookmarkStart w:id="10" w:name="exm-prediction-cond-mean"/>
    <w:p>
      <w:pPr>
        <w:pStyle w:val="FirstParagraph"/>
      </w:pPr>
      <w:r>
        <w:rPr>
          <w:b/>
          <w:bCs/>
        </w:rPr>
        <w:t xml:space="preserve">Example 1 (Predicting with an estimated conditional mean)</w:t>
      </w:r>
      <w:r>
        <w:t xml:space="preserve"> </w:t>
      </w:r>
      <w:r>
        <w:t xml:space="preserve">Suppose a model specifies the conditional mean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as a function</w:t>
      </w:r>
      <w:r>
        <w:t xml:space="preserve"> </w:t>
      </w:r>
      <w:r>
        <w:t xml:space="preserve">$\mu(x; \mathord{\smash[b]{\underset{\raise.3ex\hbox{$\scriptstyle\sim$}}{\theta}}\vphantom{\theta}})$</w:t>
      </w:r>
      <w:r>
        <w:t xml:space="preserve"> </w:t>
      </w:r>
      <w:r>
        <w:t xml:space="preserve">of a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$\hat{\mathord{\smash[b]{\underset{\raise.3ex\hbox{$\scriptstyle\sim$}}{\theta}}\vphantom{\theta}}}$</w:t>
      </w:r>
      <w:r>
        <w:t xml:space="preserve"> </w:t>
      </w:r>
      <w:r>
        <w:t xml:space="preserve">is an estimate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.</w:t>
      </w:r>
      <w:r>
        <w:t xml:space="preserve"> </w:t>
      </w:r>
      <w:r>
        <w:t xml:space="preserve">The usual prediction (</w:t>
      </w:r>
      <w:hyperlink w:anchor="def-prediction">
        <w:r>
          <w:rPr>
            <w:rStyle w:val="Hyperlink"/>
          </w:rPr>
          <w:t xml:space="preserve">Definition 1</w:t>
        </w:r>
      </w:hyperlink>
      <w:r>
        <w:t xml:space="preserve">)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 estimated conditional mean:</w:t>
      </w:r>
    </w:p>
    <w:p>
      <w:pPr>
        <w:pStyle w:val="BodyText"/>
      </w:pPr>
      <w:r>
        <w:t xml:space="preserve">$${\hat y\mathopen{}\left(x\right)\mathclose{}} = \mu(x; \hat{\mathord{\smash[b]{\underset{\raise.3ex\hbox{$\scriptstyle\sim$}}{\theta}}\vphantom{\theta}}}).$$</w:t>
      </w:r>
    </w:p>
    <w:bookmarkEnd w:id="10"/>
    <w:bookmarkStart w:id="12" w:name="rem-why-cond-mean"/>
    <w:p>
      <w:pPr>
        <w:pStyle w:val="FirstParagraph"/>
      </w:pPr>
      <w:r>
        <w:rPr>
          <w:i/>
          <w:iCs/>
        </w:rPr>
        <w:t xml:space="preserve">Remark 1</w:t>
      </w:r>
      <w:r>
        <w:t xml:space="preserve"> (Why the estimated conditional mean is the usual prediction). </w:t>
      </w:r>
      <w:r>
        <w:t xml:space="preserve">The prediction in</w:t>
      </w:r>
      <w:r>
        <w:t xml:space="preserve"> </w:t>
      </w:r>
      <w:hyperlink w:anchor="exm-prediction-cond-mea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is chosen</w:t>
      </w:r>
      <w:r>
        <w:t xml:space="preserve"> </w:t>
      </w:r>
      <w:r>
        <w:t xml:space="preserve">because the conditional mean is the best possible prediction under squared error loss.</w:t>
      </w:r>
      <w:r>
        <w:t xml:space="preserve"> </w:t>
      </w:r>
      <w:r>
        <w:t xml:space="preserve">Among all functions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 the covariate,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has the smallest expected squared error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h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conditional mean minimizes squared-error risk</w:t>
        </w:r>
      </w:hyperlink>
      <w:r>
        <w:t xml:space="preserve">).</w:t>
      </w:r>
      <w:r>
        <w:t xml:space="preserve"> </w:t>
      </w:r>
      <w:r>
        <w:t xml:space="preserve">The conditional mean is unknown,</w:t>
      </w:r>
      <w:r>
        <w:t xml:space="preserve"> </w:t>
      </w:r>
      <w:r>
        <w:t xml:space="preserve">so we estimate it from data and predict with the estimate.</w:t>
      </w:r>
    </w:p>
    <w:p>
      <w:pPr>
        <w:pStyle w:val="BodyText"/>
      </w:pPr>
      <w:r>
        <w:t xml:space="preserve">The target depends on the loss.</w:t>
      </w:r>
      <w:r>
        <w:t xml:space="preserve"> </w:t>
      </w:r>
      <w:r>
        <w:t xml:space="preserve">For absolute error loss, the best prediction is the conditional median instead,</w:t>
      </w:r>
      <w:r>
        <w:t xml:space="preserve"> </w:t>
      </w:r>
      <w:r>
        <w:t xml:space="preserve">and other losses have other targets</w:t>
      </w:r>
      <w:r>
        <w:t xml:space="preserve"> </w:t>
      </w:r>
      <w:r>
        <w:t xml:space="preserve">[1, p. 20]</w:t>
      </w:r>
      <w:r>
        <w:t xml:space="preserve">.</w:t>
      </w:r>
    </w:p>
    <w:bookmarkEnd w:id="12"/>
    <w:bookmarkStart w:id="13" w:name="def-fitted-value"/>
    <w:p>
      <w:pPr>
        <w:pStyle w:val="BodyText"/>
      </w:pPr>
      <w:r>
        <w:rPr>
          <w:b/>
          <w:bCs/>
        </w:rPr>
        <w:t xml:space="preserve">Definition 2 (Fitted 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fitted value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at its own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y</m:t>
              </m:r>
            </m:e>
          </m:acc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3"/>
    <w:bookmarkStart w:id="14" w:name="rem-fitted-value-cond-mean"/>
    <w:p>
      <w:pPr>
        <w:pStyle w:val="FirstParagraph"/>
      </w:pPr>
      <w:r>
        <w:rPr>
          <w:i/>
          <w:iCs/>
        </w:rPr>
        <w:t xml:space="preserve">Remark 2</w:t>
      </w:r>
      <w:r>
        <w:t xml:space="preserve"> (Why the fitted value is the estimated conditional mean). </w:t>
      </w:r>
      <w:r>
        <w:t xml:space="preserve">The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 </w:t>
      </w:r>
      <w:r>
        <w:t xml:space="preserve">is the prediction at the observed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for the prediction in</w:t>
      </w:r>
      <w:r>
        <w:t xml:space="preserve"> </w:t>
      </w:r>
      <w:hyperlink w:anchor="exm-prediction-cond-mea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it is the estimated conditional mean 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w:r>
        <w:t xml:space="preserve">$$\hat y_i= \mu(x_i; \hat{\mathord{\smash[b]{\underset{\raise.3ex\hbox{$\scriptstyle\sim$}}{\theta}}\vphantom{\theta}}}).$$</w:t>
      </w:r>
    </w:p>
    <w:p>
      <w:pPr>
        <w:pStyle w:val="FirstParagraph"/>
      </w:pPr>
      <w:r>
        <w:t xml:space="preserve">It is chosen for the reason in</w:t>
      </w:r>
      <w:r>
        <w:t xml:space="preserve"> </w:t>
      </w:r>
      <w:hyperlink w:anchor="rem-why-cond-mean">
        <w:r>
          <w:rPr>
            <w:rStyle w:val="Hyperlink"/>
          </w:rPr>
          <w:t xml:space="preserve">Remark 1</w:t>
        </w:r>
      </w:hyperlink>
      <w:r>
        <w:t xml:space="preserve">:</w:t>
      </w:r>
      <w:r>
        <w:t xml:space="preserve"> </w:t>
      </w:r>
      <w:r>
        <w:t xml:space="preserve">the conditional mean is the best prediction under squared error loss.</w:t>
      </w:r>
    </w:p>
    <w:bookmarkEnd w:id="14"/>
    <w:bookmarkStart w:id="15" w:name="def-residual"/>
    <w:p>
      <w:pPr>
        <w:pStyle w:val="BodyText"/>
      </w:pPr>
      <w:r>
        <w:rPr>
          <w:b/>
          <w:bCs/>
        </w:rPr>
        <w:t xml:space="preserve">Definition 3 (Residual)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</w:t>
      </w:r>
      <w:r>
        <w:t xml:space="preserve"> </w:t>
      </w: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its observed outcome minus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ε</m:t>
                  </m:r>
                </m:e>
              </m:acc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5"/>
    <w:bookmarkStart w:id="16" w:name="def-prediction-error"/>
    <w:p>
      <w:pPr>
        <w:pStyle w:val="BodyText"/>
      </w:pPr>
      <w:r>
        <w:rPr>
          <w:b/>
          <w:bCs/>
        </w:rPr>
        <w:t xml:space="preserve">Definition 4 (Prediction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prediction error</w:t>
      </w:r>
      <w:r>
        <w:t xml:space="preserve"> </w:t>
      </w:r>
      <w:r>
        <w:t xml:space="preserve">of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(such as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or a fitted value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)</w:t>
      </w:r>
      <w:r>
        <w:t xml:space="preserve"> </w:t>
      </w:r>
      <w:r>
        <w:t xml:space="preserve">of an observed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prediction minus the outcome: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rPr>
                  <m:nor/>
                  <m:sty m:val="p"/>
                </m:rPr>
                <m:t>pred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r>
            <m:t>y</m:t>
          </m:r>
          <m:r>
            <m:rPr>
              <m:sty m:val="p"/>
            </m:rPr>
            <m:t>.</m:t>
          </m:r>
        </m:oMath>
      </m:oMathPara>
    </w:p>
    <w:bookmarkEnd w:id="16"/>
    <w:bookmarkStart w:id="17" w:name="exr-prediction-error-residual"/>
    <w:p>
      <w:pPr>
        <w:pStyle w:val="FirstParagraph"/>
      </w:pPr>
      <w:r>
        <w:rPr>
          <w:b/>
          <w:bCs/>
        </w:rPr>
        <w:t xml:space="preserve">Exercise 1 (Prediction error and residual)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write its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m:oMath>
        <m:sSub>
          <m:e>
            <m:sSub>
              <m:e>
                <m:r>
                  <m:t>ε</m:t>
                </m:r>
              </m:e>
              <m:sub>
                <m:r>
                  <m:rPr>
                    <m:nor/>
                    <m:sty m:val="p"/>
                  </m:rPr>
                  <m:t>pred</m:t>
                </m:r>
              </m:sub>
            </m:sSub>
          </m:e>
          <m:sub>
            <m:r>
              <m:t>i</m:t>
            </m:r>
          </m:sub>
        </m:sSub>
      </m:oMath>
      <w:r>
        <w:t xml:space="preserve"> </w:t>
      </w:r>
      <w:r>
        <w:t xml:space="preserve">in terms of 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ε</m:t>
                </m:r>
              </m:e>
            </m:acc>
          </m:e>
          <m:sub>
            <m:r>
              <m:t>i</m:t>
            </m:r>
          </m:sub>
        </m:sSub>
      </m:oMath>
      <w:r>
        <w:t xml:space="preserve">.</w:t>
      </w:r>
    </w:p>
    <w:bookmarkEnd w:id="17"/>
    <w:bookmarkStart w:id="18" w:name="sol-prediction-error-residual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pred</m:t>
                      </m:r>
                    </m:sub>
                  </m:sSub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prediction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ε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residual)</m:t>
              </m:r>
            </m:e>
          </m:eqArr>
        </m:oMath>
      </m:oMathPara>
    </w:p>
    <w:bookmarkEnd w:id="18"/>
    <w:bookmarkStart w:id="19" w:name="thm-prediction-error-residual"/>
    <w:p>
      <w:pPr>
        <w:pStyle w:val="FirstParagraph"/>
      </w:pPr>
      <w:r>
        <w:rPr>
          <w:b/>
          <w:bCs/>
        </w:rPr>
        <w:t xml:space="preserve">Theorem 1 (Prediction error is the negative of the residual)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 </w:t>
      </w:r>
      <w:r>
        <w:t xml:space="preserve">is the negative of 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sSub>
                <m:e>
                  <m:r>
                    <m:t>ε</m:t>
                  </m:r>
                </m:e>
                <m:sub>
                  <m:r>
                    <m:rPr>
                      <m:nor/>
                      <m:sty m:val="p"/>
                    </m:rPr>
                    <m:t>pred</m:t>
                  </m:r>
                </m:sub>
              </m:sSub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ε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1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rediction-error-residual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20" w:name="cor-residual-prediction-error"/>
    <w:p>
      <w:pPr>
        <w:pStyle w:val="BodyText"/>
      </w:pPr>
      <w:r>
        <w:rPr>
          <w:b/>
          <w:bCs/>
        </w:rPr>
        <w:t xml:space="preserve">Corollary 1 (The residual is the negative of the prediction error)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 </w:t>
      </w:r>
      <w:r>
        <w:t xml:space="preserve">is the negative of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ε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>
            <m:e>
              <m:sSub>
                <m:e>
                  <m:r>
                    <m:t>ε</m:t>
                  </m:r>
                </m:e>
                <m:sub>
                  <m:r>
                    <m:rPr>
                      <m:nor/>
                      <m:sty m:val="p"/>
                    </m:rPr>
                    <m:t>pred</m:t>
                  </m:r>
                </m:sub>
              </m:sSub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2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Multiply both sides of</w:t>
      </w:r>
      <w:r>
        <w:t xml:space="preserve"> </w:t>
      </w:r>
      <w:hyperlink w:anchor="thm-prediction-error-residua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Start w:id="23" w:name="exm-residual-prediction-error"/>
    <w:p>
      <w:pPr>
        <w:pStyle w:val="BodyText"/>
      </w:pPr>
      <w:r>
        <w:rPr>
          <w:b/>
          <w:bCs/>
        </w:rPr>
        <w:t xml:space="preserve">Example 2 (Residuals and prediction errors for birth weights)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birth weight (grams) of 189 babies</w:t>
      </w:r>
      <w:r>
        <w:t xml:space="preserve"> </w:t>
      </w:r>
      <w:r>
        <w:t xml:space="preserve">and their mothers’ weight at the last menstrual period (pounds),</w:t>
      </w:r>
      <w:r>
        <w:t xml:space="preserve"> </w:t>
      </w:r>
      <w:r>
        <w:t xml:space="preserve">from a study at Baystate Medical Center in Springfield, Massachusetts</w:t>
      </w:r>
      <w:r>
        <w:t xml:space="preserve"> </w:t>
      </w:r>
      <w:r>
        <w:t xml:space="preserve">[3]</w:t>
      </w:r>
      <w:r>
        <w:t xml:space="preserve">.</w:t>
      </w:r>
      <w:r>
        <w:t xml:space="preserve"> </w:t>
      </w:r>
      <w:r>
        <w:t xml:space="preserve">They ship with the R package</w:t>
      </w:r>
      <w:r>
        <w:t xml:space="preserve"> </w:t>
      </w:r>
      <w:hyperlink r:id="rId21">
        <w:r>
          <w:rPr>
            <w:rStyle w:val="VerbatimChar"/>
          </w:rPr>
          <w:t xml:space="preserve">MASS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MASS::birthwt</w:t>
      </w:r>
      <w:r>
        <w:t xml:space="preserve">),</w:t>
      </w:r>
      <w:r>
        <w:t xml:space="preserve"> </w:t>
      </w:r>
      <w:r>
        <w:t xml:space="preserve">and this site has a copy at</w:t>
      </w:r>
      <w:r>
        <w:t xml:space="preserve"> </w:t>
      </w:r>
      <w:hyperlink r:id="rId22">
        <w:r>
          <w:rPr>
            <w:rStyle w:val="VerbatimChar"/>
          </w:rPr>
          <w:t xml:space="preserve">data/birthwt.csv</w:t>
        </w:r>
      </w:hyperlink>
      <w:r>
        <w:t xml:space="preserve">.</w:t>
      </w:r>
    </w:p>
    <w:p>
      <w:pPr>
        <w:pStyle w:val="BodyText"/>
      </w:pPr>
      <w:r>
        <w:t xml:space="preserve">The code below fits a line predicting birth weight from mother’s weight,</w:t>
      </w:r>
      <w:r>
        <w:t xml:space="preserve"> </w:t>
      </w:r>
      <w:r>
        <w:t xml:space="preserve">then compares each residual with the negative of its prediction error.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(bwt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lwt,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birthwt)</w:t>
      </w:r>
      <w:r>
        <w:br/>
      </w:r>
      <w:r>
        <w:rPr>
          <w:rStyle w:val="NormalTok"/>
        </w:rPr>
        <w:t xml:space="preserve">fitted_bwt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(fit)</w:t>
      </w:r>
      <w:r>
        <w:br/>
      </w:r>
      <w:r>
        <w:rPr>
          <w:rStyle w:val="NormalTok"/>
        </w:rPr>
        <w:t xml:space="preserve">residual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fitted_bwt</w:t>
      </w:r>
      <w:r>
        <w:br/>
      </w:r>
      <w:r>
        <w:rPr>
          <w:rStyle w:val="NormalTok"/>
        </w:rPr>
        <w:t xml:space="preserve">prediction_error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fitted_bwt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bwt =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fitted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(fitted_bwt,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residual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(residual,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minus_prediction_error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prediction_error,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# A tibble: 6 × 4</w:t>
      </w:r>
      <w:r>
        <w:br/>
      </w:r>
      <w:r>
        <w:rPr>
          <w:rStyle w:val="CommentTok"/>
        </w:rPr>
        <w:t xml:space="preserve">#&gt;     bwt fitted residual minus_prediction_error</w:t>
      </w:r>
      <w:r>
        <w:br/>
      </w:r>
      <w:r>
        <w:rPr>
          <w:rStyle w:val="CommentTok"/>
        </w:rPr>
        <w:t xml:space="preserve">#&gt;   &lt;int&gt;  &lt;dbl&gt;    &lt;dbl&gt;                  &lt;dbl&gt;</w:t>
      </w:r>
      <w:r>
        <w:br/>
      </w:r>
      <w:r>
        <w:rPr>
          <w:rStyle w:val="CommentTok"/>
        </w:rPr>
        <w:t xml:space="preserve">#&gt; 1  2523  3176.    -653.                  -653.</w:t>
      </w:r>
      <w:r>
        <w:br/>
      </w:r>
      <w:r>
        <w:rPr>
          <w:rStyle w:val="CommentTok"/>
        </w:rPr>
        <w:t xml:space="preserve">#&gt; 2  2551  3056.    -505.                  -505.</w:t>
      </w:r>
      <w:r>
        <w:br/>
      </w:r>
      <w:r>
        <w:rPr>
          <w:rStyle w:val="CommentTok"/>
        </w:rPr>
        <w:t xml:space="preserve">#&gt; 3  2557  2835.    -278.                  -278.</w:t>
      </w:r>
      <w:r>
        <w:br/>
      </w:r>
      <w:r>
        <w:rPr>
          <w:rStyle w:val="CommentTok"/>
        </w:rPr>
        <w:t xml:space="preserve">#&gt; 4  2594  2848     -254                   -254 </w:t>
      </w:r>
      <w:r>
        <w:br/>
      </w:r>
      <w:r>
        <w:rPr>
          <w:rStyle w:val="CommentTok"/>
        </w:rPr>
        <w:t xml:space="preserve">#&gt; 5  2600  2844.    -244.                  -244.</w:t>
      </w:r>
      <w:r>
        <w:br/>
      </w:r>
      <w:r>
        <w:rPr>
          <w:rStyle w:val="CommentTok"/>
        </w:rPr>
        <w:t xml:space="preserve">#&gt; 6  2622  2919.    -297.                  -297.</w:t>
      </w:r>
      <w:r>
        <w:br/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(residual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prediction_error)))</w:t>
      </w:r>
      <w:r>
        <w:br/>
      </w:r>
      <w:r>
        <w:rPr>
          <w:rStyle w:val="CommentTok"/>
        </w:rPr>
        <w:t xml:space="preserve">#&gt; [1] 0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np.column_stack([np.ones(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(birthwt)), birthwt[</w:t>
      </w:r>
      <w:r>
        <w:rPr>
          <w:rStyle w:val="StringTok"/>
        </w:rPr>
        <w:t xml:space="preserve">"lwt"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"bwt"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coef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np.linalg.lstsq(X, y, rcond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fitted_bwt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coef</w:t>
      </w:r>
      <w:r>
        <w:br/>
      </w:r>
      <w:r>
        <w:rPr>
          <w:rStyle w:val="NormalTok"/>
        </w:rPr>
        <w:t xml:space="preserve">residual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fitted_bwt</w:t>
      </w:r>
      <w:r>
        <w:br/>
      </w:r>
      <w:r>
        <w:rPr>
          <w:rStyle w:val="NormalTok"/>
        </w:rPr>
        <w:t xml:space="preserve">prediction_error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fitted_bwt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(pd.DataFrame({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"bwt"</w:t>
      </w:r>
      <w:r>
        <w:rPr>
          <w:rStyle w:val="NormalTok"/>
        </w:rPr>
        <w:t xml:space="preserve">: y,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"fitted"</w:t>
      </w:r>
      <w:r>
        <w:rPr>
          <w:rStyle w:val="NormalTok"/>
        </w:rPr>
        <w:t xml:space="preserve">: fitted_bwt.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"residual"</w:t>
      </w:r>
      <w:r>
        <w:rPr>
          <w:rStyle w:val="NormalTok"/>
        </w:rPr>
        <w:t xml:space="preserve">: residual.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"minus_prediction_error"</w:t>
      </w:r>
      <w:r>
        <w:rPr>
          <w:rStyle w:val="NormalTok"/>
        </w:rPr>
        <w:t xml:space="preserve">: 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prediction_error).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}).head())</w:t>
      </w:r>
      <w:r>
        <w:br/>
      </w:r>
      <w:r>
        <w:rPr>
          <w:rStyle w:val="CommentTok"/>
        </w:rPr>
        <w:t xml:space="preserve">#&gt;       bwt  fitted  residual  minus_prediction_error</w:t>
      </w:r>
      <w:r>
        <w:br/>
      </w:r>
      <w:r>
        <w:rPr>
          <w:rStyle w:val="CommentTok"/>
        </w:rPr>
        <w:t xml:space="preserve">#&gt; 0  2523.0  3175.7    -652.7                  -652.7</w:t>
      </w:r>
      <w:r>
        <w:br/>
      </w:r>
      <w:r>
        <w:rPr>
          <w:rStyle w:val="CommentTok"/>
        </w:rPr>
        <w:t xml:space="preserve">#&gt; 1  2551.0  3056.1    -505.1                  -505.1</w:t>
      </w:r>
      <w:r>
        <w:br/>
      </w:r>
      <w:r>
        <w:rPr>
          <w:rStyle w:val="CommentTok"/>
        </w:rPr>
        <w:t xml:space="preserve">#&gt; 2  2557.0  2834.7    -277.7                  -277.7</w:t>
      </w:r>
      <w:r>
        <w:br/>
      </w:r>
      <w:r>
        <w:rPr>
          <w:rStyle w:val="CommentTok"/>
        </w:rPr>
        <w:t xml:space="preserve">#&gt; 3  2594.0  2848.0    -254.0                  -254.0</w:t>
      </w:r>
      <w:r>
        <w:br/>
      </w:r>
      <w:r>
        <w:rPr>
          <w:rStyle w:val="CommentTok"/>
        </w:rPr>
        <w:t xml:space="preserve">#&gt; 4  2600.0  2843.5    -243.5                  -243.5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(np.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(np.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(residual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prediction_error))))</w:t>
      </w:r>
      <w:r>
        <w:br/>
      </w:r>
      <w:r>
        <w:rPr>
          <w:rStyle w:val="CommentTok"/>
        </w:rPr>
        <w:t xml:space="preserve">#&gt; 0.0</w:t>
      </w:r>
    </w:p>
    <w:p>
      <w:pPr>
        <w:pStyle w:val="FirstParagraph"/>
      </w:pPr>
      <w:r>
        <w:t xml:space="preserve">The last two columns agree in every row,</w:t>
      </w:r>
      <w:r>
        <w:t xml:space="preserve"> </w:t>
      </w:r>
      <w:r>
        <w:t xml:space="preserve">and the largest difference between them over all</w:t>
      </w:r>
      <w:r>
        <w:t xml:space="preserve"> </w:t>
      </w:r>
      <w:r>
        <w:t xml:space="preserve">189 babies is 0,</w:t>
      </w:r>
      <w:r>
        <w:t xml:space="preserve"> </w:t>
      </w:r>
      <w:r>
        <w:t xml:space="preserve">as</w:t>
      </w:r>
      <w:r>
        <w:t xml:space="preserve"> </w:t>
      </w:r>
      <w:hyperlink w:anchor="cor-residual-prediction-error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says.</w:t>
      </w:r>
    </w:p>
    <w:bookmarkEnd w:id="23"/>
    <w:bookmarkStart w:id="25" w:name="rem-prediction-error"/>
    <w:p>
      <w:pPr>
        <w:pStyle w:val="BodyText"/>
      </w:pPr>
      <w:r>
        <w:rPr>
          <w:i/>
          <w:iCs/>
        </w:rPr>
        <w:t xml:space="preserve">Remark 3</w:t>
      </w:r>
      <w:r>
        <w:t xml:space="preserve"> (Prediction errors and residuals). </w:t>
      </w:r>
      <w:r>
        <w:t xml:space="preserve">The prediction in</w:t>
      </w:r>
      <w:r>
        <w:t xml:space="preserve"> </w:t>
      </w:r>
      <w:hyperlink w:anchor="def-prediction-error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can be a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,</w:t>
      </w:r>
      <w:r>
        <w:t xml:space="preserve"> </w:t>
      </w:r>
      <w:r>
        <w:t xml:space="preserve">for an observation used to fit the model,</w:t>
      </w:r>
      <w:r>
        <w:t xml:space="preserve"> </w:t>
      </w:r>
      <w:r>
        <w:t xml:space="preserve">or a prediction for an observation that was not used to fit the model.</w:t>
      </w:r>
      <w:r>
        <w:t xml:space="preserve"> </w:t>
      </w:r>
      <w:r>
        <w:t xml:space="preserve">Prediction error is oriented the same way as</w:t>
      </w:r>
      <w:r>
        <w:t xml:space="preserve"> </w:t>
      </w:r>
      <w:hyperlink r:id="rId24">
        <w:r>
          <w:rPr>
            <w:rStyle w:val="Hyperlink"/>
          </w:rPr>
          <w:t xml:space="preserve">estimation error</w:t>
        </w:r>
      </w:hyperlink>
      <w:r>
        <w:t xml:space="preserve">:</w:t>
      </w:r>
      <w:r>
        <w:t xml:space="preserve"> </w:t>
      </w:r>
      <w:r>
        <w:t xml:space="preserve">estimate minus true value.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ε</m:t>
                  </m:r>
                </m:e>
                <m:sub>
                  <m:r>
                    <m:rPr>
                      <m:nor/>
                      <m:sty m:val="p"/>
                    </m:rPr>
                    <m:t>pred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(prediction error)</m:t>
              </m:r>
            </m:e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(estimation error)</m:t>
              </m:r>
            </m:e>
          </m:eqArr>
        </m:oMath>
      </m:oMathPara>
    </w:p>
    <w:p>
      <w:pPr>
        <w:pStyle w:val="FirstParagraph"/>
      </w:pPr>
      <w:r>
        <w:t xml:space="preserve">For a fitted value,</w:t>
      </w:r>
      <w:r>
        <w:t xml:space="preserve"> </w:t>
      </w:r>
      <w:r>
        <w:t xml:space="preserve">the prediction error is the negative of the residual</w:t>
      </w:r>
      <w:r>
        <w:t xml:space="preserve"> </w:t>
      </w:r>
      <w:r>
        <w:t xml:space="preserve">(</w:t>
      </w:r>
      <w:hyperlink w:anchor="thm-prediction-error-residual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so the two differ only in orientation.</w:t>
      </w:r>
    </w:p>
    <w:bookmarkEnd w:id="25"/>
    <w:bookmarkEnd w:id="26"/>
    <w:bookmarkStart w:id="38" w:name="sec-prediction-mse"/>
    <w:p>
      <w:pPr>
        <w:pStyle w:val="Heading2"/>
      </w:pPr>
      <w:r>
        <w:t xml:space="preserve">2 Sample mean squared error of predictions</w:t>
      </w:r>
    </w:p>
    <w:bookmarkStart w:id="27" w:name="def-prediction-mse"/>
    <w:p>
      <w:pPr>
        <w:pStyle w:val="FirstParagraph"/>
      </w:pPr>
      <w:r>
        <w:rPr>
          <w:b/>
          <w:bCs/>
        </w:rPr>
        <w:t xml:space="preserve">Definition 5 (Mean squared error of predictions)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mean squared error (sMSE)</w:t>
      </w:r>
      <w:r>
        <w:t xml:space="preserve"> </w:t>
      </w:r>
      <w:r>
        <w:t xml:space="preserve">of predictions,</w:t>
      </w:r>
      <w:r>
        <w:t xml:space="preserve"> </w:t>
      </w:r>
      <w:r>
        <w:t xml:space="preserve">also called their</w:t>
      </w:r>
      <w:r>
        <w:t xml:space="preserve"> </w:t>
      </w:r>
      <w:r>
        <w:rPr>
          <w:b/>
          <w:bCs/>
        </w:rPr>
        <w:t xml:space="preserve">mean squared error</w:t>
      </w:r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of observed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mean of their squared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pred</m:t>
                      </m:r>
                    </m:sub>
                  </m:sSub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27"/>
    <w:bookmarkStart w:id="31" w:name="rem-prediction-mse"/>
    <w:p>
      <w:pPr>
        <w:pStyle w:val="BodyText"/>
      </w:pPr>
      <w:r>
        <w:rPr>
          <w:i/>
          <w:iCs/>
        </w:rPr>
        <w:t xml:space="preserve">Remark 4</w:t>
      </w:r>
      <w:r>
        <w:t xml:space="preserve"> (Prediction sMSE, estimator pMSE and RSS). </w:t>
      </w:r>
      <w:hyperlink w:anchor="def-prediction-m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averages squared errors over observations,</w:t>
      </w:r>
      <w:r>
        <w:t xml:space="preserve"> </w:t>
      </w:r>
      <w:r>
        <w:t xml:space="preserve">where the</w:t>
      </w:r>
      <w:r>
        <w:t xml:space="preserve"> </w:t>
      </w:r>
      <w:hyperlink r:id="rId28">
        <w:r>
          <w:rPr>
            <w:rStyle w:val="Hyperlink"/>
          </w:rPr>
          <w:t xml:space="preserve">pMSE of an estimator</w:t>
        </w:r>
      </w:hyperlink>
      <w:r>
        <w:t xml:space="preserve"> </w:t>
      </w:r>
      <w:r>
        <w:t xml:space="preserve">takes an expectation over repeated samples.</w:t>
      </w:r>
      <w:r>
        <w:t xml:space="preserve"> </w:t>
      </w:r>
      <w:r>
        <w:t xml:space="preserve">On the data used to fit the model,</w:t>
      </w:r>
      <w:r>
        <w:t xml:space="preserve"> </w:t>
      </w:r>
      <w:r>
        <w:t xml:space="preserve">the sMSE of the fitted values is the</w:t>
      </w:r>
      <w:r>
        <w:t xml:space="preserve"> </w:t>
      </w:r>
      <w:hyperlink r:id="rId29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divided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(</w:t>
      </w:r>
      <w:hyperlink r:id="rId30">
        <w:r>
          <w:rPr>
            <w:rStyle w:val="Hyperlink"/>
          </w:rPr>
          <w:t xml:space="preserve">sMSE and RSS</w:t>
        </w:r>
      </w:hyperlink>
      <w:r>
        <w:t xml:space="preserve">):</w:t>
      </w:r>
    </w:p>
    <w:p>
      <w:pPr>
        <w:pStyle w:val="BodyText"/>
      </w:pPr>
      <w:r>
        <w:t xml:space="preserve">$${\operatorname{sMSE}\mathopen{}\left(\hat y\right)\mathclose{}} = \frac{1}{n} \text{RSS}(\hat{\mathord{\smash[b]{\underset{\raise.3ex\hbox{$\scriptstyle\sim$}}{\theta}}\vphantom{\theta}}}),
    \qquad
    \text{RSS}(\hat{\mathord{\smash[b]{\underset{\raise.3ex\hbox{$\scriptstyle\sim$}}{\theta}}\vphantom{\theta}}}) = n \, {\operatorname{sMSE}\mathopen{}\left(\hat y\right)\mathclose{}}.$$</w:t>
      </w:r>
    </w:p>
    <w:bookmarkEnd w:id="31"/>
    <w:bookmarkStart w:id="37" w:name="exm-fitted-residual-error"/>
    <w:p>
      <w:pPr>
        <w:pStyle w:val="FirstParagraph"/>
      </w:pPr>
      <w:r>
        <w:rPr>
          <w:b/>
          <w:bCs/>
        </w:rPr>
        <w:t xml:space="preserve">Example 3 (Fitted values, residuals, and prediction errors for three points)</w:t>
      </w:r>
      <w:r>
        <w:t xml:space="preserve"> </w:t>
      </w:r>
      <w:r>
        <w:t xml:space="preserve">Take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from</w:t>
      </w:r>
      <w:r>
        <w:t xml:space="preserve"> </w:t>
      </w:r>
      <w:hyperlink r:id="rId32">
        <w:r>
          <w:rPr>
            <w:rStyle w:val="Hyperlink"/>
          </w:rPr>
          <w:t xml:space="preserve">the residual sum of squares example</w:t>
        </w:r>
      </w:hyperlink>
      <w:r>
        <w:t xml:space="preserve">,</w:t>
      </w:r>
      <w:r>
        <w:t xml:space="preserve"> </w:t>
      </w:r>
      <w:r>
        <w:t xml:space="preserve">and treat the line as the fitted model.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0.5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ε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pred</m:t>
                      </m:r>
                    </m:sub>
                  </m:sSub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0.5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</w:tr>
    </w:tbl>
    <w:p>
      <w:pPr>
        <w:pStyle w:val="BodyText"/>
      </w:pPr>
      <w:hyperlink w:anchor="fig-fitted-residual-error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observed outcomes,</w:t>
      </w:r>
      <w:r>
        <w:t xml:space="preserve"> </w:t>
      </w:r>
      <w:r>
        <w:t xml:space="preserve">the fitted values on the line,</w:t>
      </w:r>
      <w:r>
        <w:t xml:space="preserve"> </w:t>
      </w:r>
      <w:r>
        <w:t xml:space="preserve">and the residual of the second point.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" w:name="fig-fitted-residual-erro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fre_points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fitted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(fre_points,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fitted,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fitted),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1.75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hjust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"r[2] == 0.5"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4" name="Picture"/>
                  <a:graphic>
                    <a:graphicData uri="http://schemas.openxmlformats.org/drawingml/2006/picture">
                      <pic:pic>
                        <pic:nvPicPr>
                          <pic:cNvPr descr="prediction_files/figure-docx/unnamed-chunk-1-1.png" id="3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Observed outcomes (filled), fitted values on the line (open),</w:t>
            </w:r>
            <w:r>
              <w:t xml:space="preserve"> </w:t>
            </w:r>
            <w:r>
              <w:t xml:space="preserve">and the residual of the second point (dashed),</w:t>
            </w:r>
            <w:r>
              <w:t xml:space="preserve"> </w:t>
            </w:r>
            <w:r>
              <w:t xml:space="preserve">which points up from its fitted value to its observed outcome</w:t>
            </w:r>
          </w:p>
          <w:bookmarkEnd w:id="36"/>
        </w:tc>
      </w:tr>
    </w:tbl>
    <w:p>
      <w:pPr>
        <w:pStyle w:val="BodyText"/>
      </w:pPr>
      <w:r>
        <w:t xml:space="preserve">The sMSE of these predictions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0.25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0.083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residual sum of squares,</w:t>
      </w:r>
      <w:r>
        <w:t xml:space="preserve"> </w:t>
      </w:r>
      <m:oMath>
        <m:r>
          <m:t>0.25</m:t>
        </m:r>
      </m:oMath>
      <w:r>
        <w:t xml:space="preserve">, divided by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37"/>
    <w:bookmarkEnd w:id="38"/>
    <w:bookmarkStart w:id="45" w:name="sec-estimation-vs-prediction"/>
    <w:p>
      <w:pPr>
        <w:pStyle w:val="Heading2"/>
      </w:pPr>
      <w:r>
        <w:t xml:space="preserve">3 Estimation versus prediction</w:t>
      </w:r>
    </w:p>
    <w:bookmarkStart w:id="44" w:name="rem-estimation-vs-prediction"/>
    <w:p>
      <w:pPr>
        <w:pStyle w:val="FirstParagraph"/>
      </w:pPr>
      <w:r>
        <w:rPr>
          <w:i/>
          <w:iCs/>
        </w:rPr>
        <w:t xml:space="preserve">Remark 5</w:t>
      </w:r>
      <w:r>
        <w:t xml:space="preserve"> (Estimation versus prediction). </w:t>
      </w:r>
      <w:r>
        <w:t xml:space="preserve">Estimation and prediction both measure error as a signed difference,</w:t>
      </w:r>
      <w:r>
        <w:t xml:space="preserve"> </w:t>
      </w:r>
      <w:r>
        <w:t xml:space="preserve">and both summarize it with a mean squared error</w:t>
      </w:r>
      <w:r>
        <w:t xml:space="preserve"> </w:t>
      </w:r>
      <w:r>
        <w:t xml:space="preserve">(a pMSE for an estimator, an sMSE for predictions),</w:t>
      </w:r>
      <w:r>
        <w:t xml:space="preserve"> </w:t>
      </w:r>
      <w:r>
        <w:t xml:space="preserve">but they aim at different targets: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Target.</w:t>
      </w:r>
      <w:r>
        <w:t xml:space="preserve"> </w:t>
      </w:r>
      <w:r>
        <w:t xml:space="preserve">An</w:t>
      </w:r>
      <w:r>
        <w:t xml:space="preserve"> </w:t>
      </w:r>
      <w:hyperlink r:id="rId39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aims at a fixed, unknown</w:t>
      </w:r>
      <w:r>
        <w:t xml:space="preserve"> </w:t>
      </w:r>
      <w:hyperlink r:id="rId40">
        <w:r>
          <w:rPr>
            <w:rStyle w:val="Hyperlink"/>
          </w:rPr>
          <w:t xml:space="preserve">estimand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aims at an outcome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which is a random quantity even when the model is known exactly.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Error.</w:t>
      </w:r>
      <w:r>
        <w:t xml:space="preserve"> </w:t>
      </w:r>
      <w:r>
        <w:t xml:space="preserve">The</w:t>
      </w:r>
      <w:r>
        <w:t xml:space="preserve"> </w:t>
      </w:r>
      <w:hyperlink r:id="rId24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is the estimate minus the estimand.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is the prediction minus the outcome.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Mean squared error.</w:t>
      </w:r>
      <w:r>
        <w:t xml:space="preserve"> </w:t>
      </w:r>
      <w:r>
        <w:t xml:space="preserve">The</w:t>
      </w:r>
      <w:r>
        <w:t xml:space="preserve"> </w:t>
      </w:r>
      <w:hyperlink r:id="rId41">
        <w:r>
          <w:rPr>
            <w:rStyle w:val="Hyperlink"/>
          </w:rPr>
          <w:t xml:space="preserve">pMSE of an estimator</w:t>
        </w:r>
      </w:hyperlink>
      <w:r>
        <w:t xml:space="preserve"> </w:t>
      </w:r>
      <w:r>
        <w:t xml:space="preserve">is an expectation over repeated samples.</w:t>
      </w:r>
      <w:r>
        <w:t xml:space="preserve"> </w:t>
      </w:r>
      <w:r>
        <w:t xml:space="preserve">The</w:t>
      </w:r>
      <w:r>
        <w:t xml:space="preserve"> </w:t>
      </w:r>
      <w:hyperlink w:anchor="def-prediction-mse">
        <w:r>
          <w:rPr>
            <w:rStyle w:val="Hyperlink"/>
          </w:rPr>
          <w:t xml:space="preserve">sMSE of predictions</w:t>
        </w:r>
      </w:hyperlink>
      <w:r>
        <w:t xml:space="preserve"> </w:t>
      </w:r>
      <w:r>
        <w:t xml:space="preserve">is an average over observations.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What cannot be removed.</w:t>
      </w:r>
      <w:r>
        <w:t xml:space="preserve"> </w:t>
      </w:r>
      <w:r>
        <w:t xml:space="preserve">The estimation error of a consistent estimator shrinks toward zero as the sample grows.</w:t>
      </w:r>
      <w:r>
        <w:t xml:space="preserve"> </w:t>
      </w:r>
      <w:r>
        <w:t xml:space="preserve">A prediction’s expected squared error cannot fall below the</w:t>
      </w:r>
      <w:r>
        <w:t xml:space="preserve"> </w:t>
      </w:r>
      <w:hyperlink r:id="rId42">
        <w:r>
          <w:rPr>
            <w:rStyle w:val="Hyperlink"/>
          </w:rPr>
          <w:t xml:space="preserve">irreducible error</w:t>
        </w:r>
      </w:hyperlink>
      <w:r>
        <w:t xml:space="preserve">,</w:t>
      </w:r>
      <w:r>
        <w:t xml:space="preserve"> </w:t>
      </w:r>
      <w:r>
        <w:t xml:space="preserve">the variance of the outcome around its conditional mean.</w:t>
      </w:r>
    </w:p>
    <w:p>
      <w:pPr>
        <w:pStyle w:val="FirstParagraph"/>
      </w:pPr>
      <w:hyperlink r:id="rId43">
        <w:r>
          <w:rPr>
            <w:rStyle w:val="Hyperlink"/>
          </w:rPr>
          <w:t xml:space="preserve">Validating Predictions</w:t>
        </w:r>
      </w:hyperlink>
      <w:r>
        <w:t xml:space="preserve"> </w:t>
      </w:r>
      <w:r>
        <w:t xml:space="preserve">estimates the prediction error on new observations.</w:t>
      </w:r>
    </w:p>
    <w:bookmarkEnd w:id="44"/>
    <w:bookmarkEnd w:id="45"/>
    <w:bookmarkStart w:id="54" w:name="references"/>
    <w:p>
      <w:pPr>
        <w:pStyle w:val="Heading2"/>
      </w:pPr>
      <w:r>
        <w:t xml:space="preserve">References</w:t>
      </w:r>
    </w:p>
    <w:bookmarkStart w:id="53" w:name="refs"/>
    <w:bookmarkStart w:id="47" w:name="ref-hastie2009elements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T. Hastie, R. Tibshirani, and J. Friedman,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, 2nd ed. Springer, 2009. doi:</w:t>
      </w:r>
      <w:r>
        <w:t xml:space="preserve"> </w:t>
      </w:r>
      <w:hyperlink r:id="rId46">
        <w:r>
          <w:rPr>
            <w:rStyle w:val="Hyperlink"/>
          </w:rPr>
          <w:t xml:space="preserve">10.1007/978-0-387-84858-7</w:t>
        </w:r>
      </w:hyperlink>
      <w:r>
        <w:t xml:space="preserve">.</w:t>
      </w:r>
    </w:p>
    <w:bookmarkEnd w:id="47"/>
    <w:bookmarkStart w:id="49" w:name="ref-wikipedia_errors_and_residuals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“Errors and residuals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8">
        <w:r>
          <w:rPr>
            <w:rStyle w:val="Hyperlink"/>
          </w:rPr>
          <w:t xml:space="preserve">https://en.wikipedia.org/wiki/Errors_and_residuals</w:t>
        </w:r>
      </w:hyperlink>
    </w:p>
    <w:bookmarkEnd w:id="49"/>
    <w:bookmarkStart w:id="50" w:name="ref-hosmer1989applied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D. W. Hosmer and S. Lemeshow,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New York: Wiley, 1989.</w:t>
      </w:r>
    </w:p>
    <w:bookmarkEnd w:id="50"/>
    <w:bookmarkStart w:id="52" w:name="Xd697438674adfa1ece88a6799c39e311e25258b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“Mean squared prediction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1">
        <w:r>
          <w:rPr>
            <w:rStyle w:val="Hyperlink"/>
          </w:rPr>
          <w:t xml:space="preserve">https://en.wikipedia.org/wiki/Mean_squared_prediction_error</w:t>
        </w:r>
      </w:hyperlink>
    </w:p>
    <w:bookmarkEnd w:id="52"/>
    <w:bookmarkEnd w:id="53"/>
    <w:bookmarkEnd w:id="5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3" Type="http://schemas.openxmlformats.org/officeDocument/2006/relationships/image" Target="media/rId33.png"/><Relationship Id="rId29" Type="http://schemas.openxmlformats.org/officeDocument/2006/relationships/hyperlink" Target="correlation-regression.qmd#def-rss" TargetMode="External"/><Relationship Id="rId32" Type="http://schemas.openxmlformats.org/officeDocument/2006/relationships/hyperlink" Target="correlation-regression.qmd#exm-rss" TargetMode="External"/><Relationship Id="rId30" Type="http://schemas.openxmlformats.org/officeDocument/2006/relationships/hyperlink" Target="correlation-regression.qmd#thm-mse-rss" TargetMode="External"/><Relationship Id="rId22" Type="http://schemas.openxmlformats.org/officeDocument/2006/relationships/hyperlink" Target="data/birthwt.csv" TargetMode="External"/><Relationship Id="rId40" Type="http://schemas.openxmlformats.org/officeDocument/2006/relationships/hyperlink" Target="estimation.qmd#def-estimand" TargetMode="External"/><Relationship Id="rId39" Type="http://schemas.openxmlformats.org/officeDocument/2006/relationships/hyperlink" Target="estimation.qmd#def-estimate" TargetMode="External"/><Relationship Id="rId24" Type="http://schemas.openxmlformats.org/officeDocument/2006/relationships/hyperlink" Target="estimation.qmd#def-estimation-error" TargetMode="External"/><Relationship Id="rId28" Type="http://schemas.openxmlformats.org/officeDocument/2006/relationships/hyperlink" Target="estimation.qmd#def-mse" TargetMode="External"/><Relationship Id="rId41" Type="http://schemas.openxmlformats.org/officeDocument/2006/relationships/hyperlink" Target="estimation.qmd#mean-squared-error" TargetMode="External"/><Relationship Id="rId21" Type="http://schemas.openxmlformats.org/officeDocument/2006/relationships/hyperlink" Target="https://cran.r-project.org/package=MASS" TargetMode="External"/><Relationship Id="rId46" Type="http://schemas.openxmlformats.org/officeDocument/2006/relationships/hyperlink" Target="https://doi.org/10.1007/978-0-387-84858-7" TargetMode="External"/><Relationship Id="rId48" Type="http://schemas.openxmlformats.org/officeDocument/2006/relationships/hyperlink" Target="https://en.wikipedia.org/wiki/Errors_and_residuals" TargetMode="External"/><Relationship Id="rId51" Type="http://schemas.openxmlformats.org/officeDocument/2006/relationships/hyperlink" Target="https://en.wikipedia.org/wiki/Mean_squared_prediction_error" TargetMode="External"/><Relationship Id="rId11" Type="http://schemas.openxmlformats.org/officeDocument/2006/relationships/hyperlink" Target="https://morrison-lab.github.io/pds/expectation.html#thm-best-predictor" TargetMode="External"/><Relationship Id="rId43" Type="http://schemas.openxmlformats.org/officeDocument/2006/relationships/hyperlink" Target="model-validation.qmd" TargetMode="External"/><Relationship Id="rId42" Type="http://schemas.openxmlformats.org/officeDocument/2006/relationships/hyperlink" Target="model-validation.qmd#def-irreducible-error" TargetMode="External"/></Relationships>
</file>

<file path=word/_rels/footnotes.xml.rels><?xml version='1.0' encoding='UTF-8' standalone='yes'?>
<Relationships xmlns="http://schemas.openxmlformats.org/package/2006/relationships"><Relationship Id="rId29" Type="http://schemas.openxmlformats.org/officeDocument/2006/relationships/hyperlink" Target="correlation-regression.qmd#def-rss" TargetMode="External"/><Relationship Id="rId32" Type="http://schemas.openxmlformats.org/officeDocument/2006/relationships/hyperlink" Target="correlation-regression.qmd#exm-rss" TargetMode="External"/><Relationship Id="rId30" Type="http://schemas.openxmlformats.org/officeDocument/2006/relationships/hyperlink" Target="correlation-regression.qmd#thm-mse-rss" TargetMode="External"/><Relationship Id="rId22" Type="http://schemas.openxmlformats.org/officeDocument/2006/relationships/hyperlink" Target="data/birthwt.csv" TargetMode="External"/><Relationship Id="rId40" Type="http://schemas.openxmlformats.org/officeDocument/2006/relationships/hyperlink" Target="estimation.qmd#def-estimand" TargetMode="External"/><Relationship Id="rId39" Type="http://schemas.openxmlformats.org/officeDocument/2006/relationships/hyperlink" Target="estimation.qmd#def-estimate" TargetMode="External"/><Relationship Id="rId24" Type="http://schemas.openxmlformats.org/officeDocument/2006/relationships/hyperlink" Target="estimation.qmd#def-estimation-error" TargetMode="External"/><Relationship Id="rId28" Type="http://schemas.openxmlformats.org/officeDocument/2006/relationships/hyperlink" Target="estimation.qmd#def-mse" TargetMode="External"/><Relationship Id="rId41" Type="http://schemas.openxmlformats.org/officeDocument/2006/relationships/hyperlink" Target="estimation.qmd#mean-squared-error" TargetMode="External"/><Relationship Id="rId21" Type="http://schemas.openxmlformats.org/officeDocument/2006/relationships/hyperlink" Target="https://cran.r-project.org/package=MASS" TargetMode="External"/><Relationship Id="rId46" Type="http://schemas.openxmlformats.org/officeDocument/2006/relationships/hyperlink" Target="https://doi.org/10.1007/978-0-387-84858-7" TargetMode="External"/><Relationship Id="rId48" Type="http://schemas.openxmlformats.org/officeDocument/2006/relationships/hyperlink" Target="https://en.wikipedia.org/wiki/Errors_and_residuals" TargetMode="External"/><Relationship Id="rId51" Type="http://schemas.openxmlformats.org/officeDocument/2006/relationships/hyperlink" Target="https://en.wikipedia.org/wiki/Mean_squared_prediction_error" TargetMode="External"/><Relationship Id="rId11" Type="http://schemas.openxmlformats.org/officeDocument/2006/relationships/hyperlink" Target="https://morrison-lab.github.io/pds/expectation.html#thm-best-predictor" TargetMode="External"/><Relationship Id="rId43" Type="http://schemas.openxmlformats.org/officeDocument/2006/relationships/hyperlink" Target="model-validation.qmd" TargetMode="External"/><Relationship Id="rId42" Type="http://schemas.openxmlformats.org/officeDocument/2006/relationships/hyperlink" Target="model-validation.qmd#def-irreducible-erro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Prediction</dc:title>
  <dc:creator/>
  <cp:keywords/>
  <dcterms:created xsi:type="dcterms:W3CDTF">2026-10-25T23:28:51Z</dcterms:created>
  <dcterms:modified xsi:type="dcterms:W3CDTF">2026-10-25T23:28:51Z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2026-10-25 16:20:03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