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(Hessian)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Hessian matrix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log-likelihood function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matrix of its second derivatives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9 (Hessian)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Hessian matrix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the log-likelihood function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(the</w:t>
        </w:r>
      </w:ins>
      <w:ins w:id="23" w:author="PR Preview" w:date="2026-01-01T00:00:00Z">
        <w:r>
          <w:t xml:space="preserve"> </w:t>
        </w:r>
      </w:ins>
      <w:hyperlink r:id="rId69">
        <w:ins w:id="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the log-likelihood as a function of the parameters)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the matrix of its second derivatives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3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3.8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3.10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3" w:name="the-profile-log-likelihood"/>
    <w:p>
      <w:pPr>
        <w:pStyle w:val="Heading3"/>
      </w:pPr>
      <w:r>
        <w:t xml:space="preserve">4.3 The profile log-likelihood</w:t>
      </w:r>
    </w:p>
    <w:bookmarkStart w:id="32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1"/>
    <w:bookmarkStart w:id="322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2"/>
    <w:bookmarkEnd w:id="323"/>
    <w:bookmarkStart w:id="327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4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4"/>
    <w:bookmarkStart w:id="326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6"/>
    <w:bookmarkEnd w:id="327"/>
    <w:bookmarkStart w:id="328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8"/>
    <w:bookmarkStart w:id="329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2" Type="http://schemas.openxmlformats.org/officeDocument/2006/relationships/image" Target="media/rId332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3" Type="http://schemas.openxmlformats.org/officeDocument/2006/relationships/image" Target="media/rId363.png"/><Relationship Id="rId369" Type="http://schemas.openxmlformats.org/officeDocument/2006/relationships/image" Target="media/rId369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2026-10-22T21:27:10Z</dcterms:created>
  <dcterms:modified xsi:type="dcterms:W3CDTF">2026-10-22T21:27:10Z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