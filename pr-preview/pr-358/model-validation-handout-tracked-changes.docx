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11 (Fitted model)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fitted model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member of a</w:t>
        </w:r>
      </w:ins>
      <w:ins w:id="28" w:author="PR Preview" w:date="2026-01-01T00:00:00Z">
        <w:r>
          <w:t xml:space="preserve"> </w:t>
        </w:r>
      </w:ins>
      <w:hyperlink w:anchor="def-model-family">
        <w:ins w:id="2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has been chosen to describe a</w:t>
        </w:r>
      </w:ins>
      <w:ins w:id="33" w:author="PR Preview" w:date="2026-01-01T00:00:00Z">
        <w:r>
          <w:t xml:space="preserve"> </w:t>
        </w:r>
      </w:ins>
      <w:hyperlink w:anchor="def-data-set">
        <w:ins w:id="3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fitted model used to</w:t>
        </w:r>
      </w:ins>
      <w:ins w:id="39" w:author="PR Preview" w:date="2026-01-01T00:00:00Z">
        <w:r>
          <w:t xml:space="preserve"> </w:t>
        </w:r>
      </w:ins>
      <w:hyperlink r:id="rId18">
        <w:ins w:id="4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outcomes is also called a</w:t>
        </w:r>
      </w:ins>
      <w:ins w:id="43" w:author="PR Preview" w:date="2026-01-01T00:00:00Z">
        <w:r>
          <w:t xml:space="preserve"> </w:t>
        </w:r>
      </w:ins>
      <w:bookmarkStart w:id="38" w:name="def-prediction-rule"/>
      <w:ins w:id="44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45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del w:id="46" w:author="PR Preview" w:date="2026-01-01T00:00:00Z">
        <w:r>
          <w:rPr>
            <w:b/>
            <w:bCs/>
          </w:rPr>
          <w:delText xml:space="preserve">Definition 14 (Prediction rule)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prediction rule</w:delText>
        </w:r>
      </w:del>
      <w:del w:id="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shorthand for the</w:delText>
        </w:r>
      </w:del>
      <w:del w:id="54" w:author="PR Preview" w:date="2026-01-01T00:00:00Z">
        <w:r>
          <w:delText xml:space="preserve"> </w:delText>
        </w:r>
      </w:del>
      <w:hyperlink w:anchor="def-fitted-model">
        <w:del w:id="5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that a</w:delText>
        </w:r>
      </w:del>
      <w:del w:id="59" w:author="PR Preview" w:date="2026-01-01T00:00:00Z">
        <w:r>
          <w:delText xml:space="preserve"> </w:delText>
        </w:r>
      </w:del>
      <w:hyperlink w:anchor="def-fitting-procedure">
        <w:del w:id="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produces from the</w:delText>
        </w:r>
      </w:del>
      <w:del w:id="64" w:author="PR Preview" w:date="2026-01-01T00:00:00Z">
        <w:r>
          <w:delText xml:space="preserve"> </w:delText>
        </w:r>
      </w:del>
      <w:hyperlink w:anchor="def-training-set">
        <w:del w:id="6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written without the subscript when the training set is the one in use:</w:delText>
        </w:r>
      </w:del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Definition 15 (Prediction function family (hypothesis class, hypothesis space))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prediction function family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hypothesis class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or a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hypothesis space</w:delText>
        </w:r>
      </w:del>
      <w:del w:id="84" w:author="PR Preview" w:date="2026-01-01T00:00:00Z">
        <w:r>
          <w:delText xml:space="preserve">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a set of functions,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 of which maps a</w:delText>
        </w:r>
      </w:del>
      <w:del w:id="89" w:author="PR Preview" w:date="2026-01-01T00:00:00Z">
        <w:r>
          <w:delText xml:space="preserve"> </w:delText>
        </w:r>
      </w:del>
      <w:hyperlink w:anchor="def-covariate">
        <w:del w:id="9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value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to a</w:delText>
        </w:r>
      </w:del>
      <w:del w:id="96" w:author="PR Preview" w:date="2026-01-01T00:00:00Z">
        <w:r>
          <w:delText xml:space="preserve"> </w:delText>
        </w:r>
      </w:del>
      <w:hyperlink r:id="rId18">
        <w:del w:id="9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the outcome.</w:delText>
        </w:r>
      </w:del>
    </w:p>
    <w:p>
      <w:pPr>
        <w:pStyle w:val="BodyText"/>
      </w:pPr>
      <w:ins w:id="100" w:author="PR Preview" w:date="2026-01-01T00:00:00Z">
        <w:r>
          <w:rPr>
            <w:i/>
            <w:iCs/>
          </w:rPr>
          <w:t xml:space="preserve">Remark 3</w:t>
        </w:r>
      </w:ins>
      <w:ins w:id="101" w:author="PR Preview" w:date="2026-01-01T00:00:00Z">
        <w:r>
          <w:t xml:space="preserve"> (Notation for the fitted model from a training set).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hyperlink w:anchor="def-fitted-model">
        <w:ins w:id="10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that a</w:t>
        </w:r>
      </w:ins>
      <w:ins w:id="108" w:author="PR Preview" w:date="2026-01-01T00:00:00Z">
        <w:r>
          <w:t xml:space="preserve"> </w:t>
        </w:r>
      </w:ins>
      <w:hyperlink w:anchor="def-fitting-procedure">
        <w:ins w:id="1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0" w:author="PR Preview" w:date="2026-01-01T00:00:00Z">
        <w:r>
          <w:t xml:space="preserve"> </w:t>
        </w:r>
      </w:ins>
      <m:oMath>
        <m:r>
          <m:t>g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produces from the</w:t>
        </w:r>
      </w:ins>
      <w:ins w:id="113" w:author="PR Preview" w:date="2026-01-01T00:00:00Z">
        <w:r>
          <w:t xml:space="preserve"> </w:t>
        </w:r>
      </w:ins>
      <w:hyperlink w:anchor="def-training-set">
        <w:ins w:id="1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written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without the subscript when the training set is the one in use:</w:t>
        </w:r>
      </w:ins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ins w:id="122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prediction function family</w:t>
        </w:r>
      </w:ins>
      <w:ins w:id="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(also called 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hypothesis class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or a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b/>
            <w:bCs/>
          </w:rPr>
          <w:t xml:space="preserve">hypothesis space</w:t>
        </w:r>
      </w:ins>
      <w:ins w:id="136" w:author="PR Preview" w:date="2026-01-01T00:00:00Z">
        <w:r>
          <w:t xml:space="preserve">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a set of functions,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each of which maps a</w:t>
        </w:r>
      </w:ins>
      <w:ins w:id="141" w:author="PR Preview" w:date="2026-01-01T00:00:00Z">
        <w:r>
          <w:t xml:space="preserve"> </w:t>
        </w:r>
      </w:ins>
      <w:hyperlink w:anchor="def-covariate">
        <w:ins w:id="14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value</w:t>
        </w:r>
      </w:ins>
      <w:ins w:id="145" w:author="PR Preview" w:date="2026-01-01T00:00:00Z">
        <w:r>
          <w:t xml:space="preserve"> </w:t>
        </w:r>
      </w:ins>
      <m:oMath>
        <m:r>
          <m:t>x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to a</w:t>
        </w:r>
      </w:ins>
      <w:ins w:id="148" w:author="PR Preview" w:date="2026-01-01T00:00:00Z">
        <w:r>
          <w:t xml:space="preserve"> </w:t>
        </w:r>
      </w:ins>
      <w:hyperlink r:id="rId18">
        <w:ins w:id="14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of the outcome.</w:t>
        </w:r>
      </w:ins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rPr>
            <w:b/>
            <w:bCs/>
          </w:rPr>
          <w:delText xml:space="preserve">new observation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relative to a</w:delText>
        </w:r>
      </w:del>
      <w:del w:id="160" w:author="PR Preview" w:date="2026-01-01T00:00:00Z">
        <w:r>
          <w:delText xml:space="preserve"> </w:delText>
        </w:r>
      </w:del>
      <w:hyperlink w:anchor="def-training-set">
        <w:del w:id="1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 covariate value and an outcome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drawn from the same population as the observations of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w:hyperlink r:id="rId52">
        <w:del w:id="17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</w:delText>
        </w:r>
      </w:del>
      <w:del w:id="1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subscript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marks a quantity of the new observation,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as in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</w:delText>
        </w:r>
      </w:del>
      <w:del w:id="1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distinguishes it from the indexed observations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$(\mathord{\smash[b]{\underset{\raise.3ex\hbox{$\scriptstyle\sim$}}{x}}\vphantom{x}}_{i}, y_{i})$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of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It is the</w:delText>
        </w:r>
      </w:del>
      <w:del w:id="199" w:author="PR Preview" w:date="2026-01-01T00:00:00Z">
        <w:r>
          <w:delText xml:space="preserve"> </w:delText>
        </w:r>
      </w:del>
      <w:hyperlink r:id="rId53">
        <w:del w:id="20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of the pds notes,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where the data used to choose the</w:delText>
        </w:r>
      </w:del>
      <w:del w:id="205" w:author="PR Preview" w:date="2026-01-01T00:00:00Z">
        <w:r>
          <w:delText xml:space="preserve"> </w:delText>
        </w:r>
      </w:del>
      <w:hyperlink r:id="rId54">
        <w:del w:id="20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to which a</w:delText>
        </w:r>
      </w:del>
      <w:del w:id="213" w:author="PR Preview" w:date="2026-01-01T00:00:00Z">
        <w:r>
          <w:delText xml:space="preserve"> </w:delText>
        </w:r>
      </w:del>
      <w:hyperlink w:anchor="def-fitting-procedure">
        <w:del w:id="21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is applied.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Definition 15 (New observation)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new observation</w:t>
        </w:r>
      </w:ins>
      <w:ins w:id="2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relative to a</w:t>
        </w:r>
      </w:ins>
      <w:ins w:id="225" w:author="PR Preview" w:date="2026-01-01T00:00:00Z">
        <w:r>
          <w:t xml:space="preserve"> </w:t>
        </w:r>
      </w:ins>
      <w:hyperlink w:anchor="def-training-set">
        <w:ins w:id="2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a covariate value and an outcome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drawn from the same population as the observations of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w:hyperlink r:id="rId52">
        <w:ins w:id="237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subscript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marks a quantity of the new observation,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as in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distinguishes it from the indexed observations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$(\mathord{\smash[b]{\underset{\raise.3ex\hbox{$\scriptstyle\sim$}}{x}}\vphantom{x}}_{i}, y_{i})$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It is the</w:t>
        </w:r>
      </w:ins>
      <w:ins w:id="264" w:author="PR Preview" w:date="2026-01-01T00:00:00Z">
        <w:r>
          <w:t xml:space="preserve"> </w:t>
        </w:r>
      </w:ins>
      <w:hyperlink r:id="rId53">
        <w:ins w:id="26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 the pds notes,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where the data used to choose the</w:t>
        </w:r>
      </w:ins>
      <w:ins w:id="270" w:author="PR Preview" w:date="2026-01-01T00:00:00Z">
        <w:r>
          <w:t xml:space="preserve"> </w:t>
        </w:r>
      </w:ins>
      <w:hyperlink r:id="rId54">
        <w:ins w:id="271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to which a</w:t>
        </w:r>
      </w:ins>
      <w:ins w:id="278" w:author="PR Preview" w:date="2026-01-01T00:00:00Z">
        <w:r>
          <w:t xml:space="preserve"> </w:t>
        </w:r>
      </w:ins>
      <w:hyperlink w:anchor="def-fitting-procedure">
        <w:ins w:id="27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applied.</w:t>
        </w:r>
      </w:ins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Definition 17 (Noise)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rPr>
            <w:b/>
            <w:bCs/>
          </w:rPr>
          <w:delText xml:space="preserve">noise</w:delText>
        </w:r>
      </w:del>
      <w:del w:id="287" w:author="PR Preview" w:date="2026-01-01T00:00:00Z">
        <w:r>
          <w:delText xml:space="preserve"> </w:delText>
        </w:r>
      </w:del>
      <m:oMath>
        <m:r>
          <m:t>ν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of a</w:delText>
        </w:r>
      </w:del>
      <w:del w:id="290" w:author="PR Preview" w:date="2026-01-01T00:00:00Z">
        <w:r>
          <w:delText xml:space="preserve"> </w:delText>
        </w:r>
      </w:del>
      <w:hyperlink w:anchor="def-new-observation">
        <w:del w:id="291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at the</w:delText>
        </w:r>
      </w:del>
      <w:del w:id="295" w:author="PR Preview" w:date="2026-01-01T00:00:00Z">
        <w:r>
          <w:delText xml:space="preserve"> </w:delText>
        </w:r>
      </w:del>
      <w:hyperlink w:anchor="def-covariate">
        <w:del w:id="29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value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is the</w:delText>
        </w:r>
      </w:del>
      <w:del w:id="302" w:author="PR Preview" w:date="2026-01-01T00:00:00Z">
        <w:r>
          <w:delText xml:space="preserve"> </w:delText>
        </w:r>
      </w:del>
      <w:hyperlink r:id="rId57">
        <w:del w:id="303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of the new outcome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from the</w:delText>
        </w:r>
      </w:del>
      <w:del w:id="309" w:author="PR Preview" w:date="2026-01-01T00:00:00Z">
        <w:r>
          <w:delText xml:space="preserve"> </w:delText>
        </w:r>
      </w:del>
      <w:hyperlink w:anchor="def-mean-function">
        <w:del w:id="3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value</w:delText>
        </w:r>
      </w:del>
      <w:del w:id="3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4" w:author="PR Preview" w:date="2026-01-01T00:00:00Z">
        <w:r>
          <w:delText xml:space="preserve">:</w:delText>
        </w:r>
      </w:del>
    </w:p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Definition 16 (Noise)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noise</w:t>
        </w:r>
      </w:ins>
      <w:ins w:id="320" w:author="PR Preview" w:date="2026-01-01T00:00:00Z">
        <w:r>
          <w:t xml:space="preserve"> </w:t>
        </w:r>
      </w:ins>
      <m:oMath>
        <m:r>
          <m:t>ν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a</w:t>
        </w:r>
      </w:ins>
      <w:ins w:id="323" w:author="PR Preview" w:date="2026-01-01T00:00:00Z">
        <w:r>
          <w:t xml:space="preserve"> </w:t>
        </w:r>
      </w:ins>
      <w:hyperlink w:anchor="def-new-observation">
        <w:ins w:id="32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2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at the</w:t>
        </w:r>
      </w:ins>
      <w:ins w:id="328" w:author="PR Preview" w:date="2026-01-01T00:00:00Z">
        <w:r>
          <w:t xml:space="preserve"> </w:t>
        </w:r>
      </w:ins>
      <w:hyperlink w:anchor="def-covariate">
        <w:ins w:id="32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value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</w:t>
        </w:r>
      </w:ins>
      <w:ins w:id="335" w:author="PR Preview" w:date="2026-01-01T00:00:00Z">
        <w:r>
          <w:t xml:space="preserve"> </w:t>
        </w:r>
      </w:ins>
      <w:hyperlink r:id="rId57">
        <w:ins w:id="336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the new outcome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from the</w:t>
        </w:r>
      </w:ins>
      <w:ins w:id="342" w:author="PR Preview" w:date="2026-01-01T00:00:00Z">
        <w:r>
          <w:t xml:space="preserve"> </w:t>
        </w:r>
      </w:ins>
      <w:hyperlink w:anchor="def-mean-function">
        <w:ins w:id="34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value</w:t>
        </w:r>
      </w:ins>
      <w:ins w:id="34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7" w:author="PR Preview" w:date="2026-01-01T00:00:00Z">
        <w:r>
          <w:t xml:space="preserve">:</w:t>
        </w:r>
      </w:ins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18 (Loss of a prediction rule on an observation)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rPr>
            <w:b/>
            <w:bCs/>
          </w:rPr>
          <w:delText xml:space="preserve">loss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of a</w:delText>
        </w:r>
      </w:del>
      <w:del w:id="355" w:author="PR Preview" w:date="2026-01-01T00:00:00Z">
        <w:r>
          <w:delText xml:space="preserve"> </w:delText>
        </w:r>
      </w:del>
      <w:hyperlink w:anchor="def-prediction-rule">
        <w:del w:id="35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on an observation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 cost, under a</w:delText>
        </w:r>
      </w:del>
      <w:del w:id="363" w:author="PR Preview" w:date="2026-01-01T00:00:00Z">
        <w:r>
          <w:delText xml:space="preserve"> </w:delText>
        </w:r>
      </w:del>
      <w:hyperlink r:id="rId67">
        <w:del w:id="36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365" w:author="PR Preview" w:date="2026-01-01T00:00:00Z">
        <w:r>
          <w:delText xml:space="preserve"> </w:delText>
        </w:r>
      </w:del>
      <m:oMath>
        <m:r>
          <m:t>L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its prediction</w:delText>
        </w:r>
      </w:del>
      <w:del w:id="3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 the outcome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73" w:author="PR Preview" w:date="2026-01-01T00:00:00Z">
        <w:r>
          <w:delText xml:space="preserve">: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loss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of a</w:t>
        </w:r>
      </w:ins>
      <w:ins w:id="381" w:author="PR Preview" w:date="2026-01-01T00:00:00Z">
        <w:r>
          <w:t xml:space="preserve"> </w:t>
        </w:r>
      </w:ins>
      <w:hyperlink w:anchor="def-fitted-model">
        <w:ins w:id="38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on an observation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the cost, under a</w:t>
        </w:r>
      </w:ins>
      <w:ins w:id="389" w:author="PR Preview" w:date="2026-01-01T00:00:00Z">
        <w:r>
          <w:t xml:space="preserve"> </w:t>
        </w:r>
      </w:ins>
      <w:hyperlink r:id="rId67">
        <w:ins w:id="39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91" w:author="PR Preview" w:date="2026-01-01T00:00:00Z">
        <w:r>
          <w:t xml:space="preserve"> </w:t>
        </w:r>
      </w:ins>
      <m:oMath>
        <m:r>
          <m:t>L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of its prediction</w:t>
        </w:r>
      </w:ins>
      <w:ins w:id="3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the outcome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99" w:author="PR Preview" w:date="2026-01-01T00:00:00Z">
        <w:r>
          <w:t xml:space="preserve">:</w:t>
        </w:r>
      </w:ins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del w:id="400" w:author="PR Preview" w:date="2026-01-01T00:00:00Z">
        <w:r>
          <w:rPr>
            <w:i/>
            <w:iCs/>
          </w:rPr>
          <w:delText xml:space="preserve">Remark 3</w:delText>
        </w:r>
      </w:del>
      <w:del w:id="401" w:author="PR Preview" w:date="2026-01-01T00:00:00Z">
        <w:r>
          <w:delText xml:space="preserve"> (Squared-error loss). </w:delText>
        </w:r>
      </w:del>
      <w:del w:id="402" w:author="PR Preview" w:date="2026-01-01T00:00:00Z">
        <w:r>
          <w:delText xml:space="preserve">Each error defined below holds for any</w:delText>
        </w:r>
      </w:del>
      <w:del w:id="403" w:author="PR Preview" w:date="2026-01-01T00:00:00Z">
        <w:r>
          <w:delText xml:space="preserve"> </w:delText>
        </w:r>
      </w:del>
      <w:hyperlink w:anchor="def-observation-loss">
        <w:del w:id="40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examples, exercises and the bias-variance decomposition use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squared-error loss</w:delText>
        </w:r>
      </w:del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12" w:author="PR Preview" w:date="2026-01-01T00:00:00Z">
        <w:r>
          <w:delText xml:space="preserve">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unless they say otherwise.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Then the loss on an observation is the square of its</w:delText>
        </w:r>
      </w:del>
      <w:del w:id="417" w:author="PR Preview" w:date="2026-01-01T00:00:00Z">
        <w:r>
          <w:delText xml:space="preserve"> </w:delText>
        </w:r>
      </w:del>
      <w:hyperlink r:id="rId70">
        <w:del w:id="41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421" w:author="PR Preview" w:date="2026-01-01T00:00:00Z">
        <w:r>
          <w:delText xml:space="preserve">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 each average loss below is a sample mean squared error.</w:delText>
        </w:r>
      </w:del>
    </w:p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b/>
            <w:bCs/>
          </w:rPr>
          <w:delText xml:space="preserve">generalization error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a</w:delText>
        </w:r>
      </w:del>
      <w:del w:id="431" w:author="PR Preview" w:date="2026-01-01T00:00:00Z">
        <w:r>
          <w:delText xml:space="preserve"> </w:delText>
        </w:r>
      </w:del>
      <w:hyperlink w:anchor="def-prediction-rule">
        <w:del w:id="43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fitted to a</w:delText>
        </w:r>
      </w:del>
      <w:del w:id="436" w:author="PR Preview" w:date="2026-01-01T00:00:00Z">
        <w:r>
          <w:delText xml:space="preserve"> </w:delText>
        </w:r>
      </w:del>
      <w:hyperlink w:anchor="def-training-set">
        <w:del w:id="4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its expected</w:delText>
        </w:r>
      </w:del>
      <w:del w:id="441" w:author="PR Preview" w:date="2026-01-01T00:00:00Z">
        <w:r>
          <w:delText xml:space="preserve"> </w:delText>
        </w:r>
      </w:del>
      <w:hyperlink w:anchor="def-observation-loss">
        <w:del w:id="44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on a</w:delText>
        </w:r>
      </w:del>
      <w:del w:id="446" w:author="PR Preview" w:date="2026-01-01T00:00:00Z">
        <w:r>
          <w:delText xml:space="preserve"> </w:delText>
        </w:r>
      </w:del>
      <w:hyperlink w:anchor="def-new-observation">
        <w:del w:id="44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49" w:author="PR Preview" w:date="2026-01-01T00:00:00Z">
        <w:r>
          <w:delText xml:space="preserve">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with</w:delText>
        </w:r>
      </w:del>
      <w:del w:id="4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held fixed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[4]</w:delText>
        </w:r>
      </w:del>
      <w:del w:id="457" w:author="PR Preview" w:date="2026-01-01T00:00:00Z">
        <w:r>
          <w:delText xml:space="preserve">:</w:delText>
        </w:r>
      </w:del>
    </w:p>
    <w:p>
      <w:pPr>
        <w:pStyle w:val="BodyText"/>
      </w:pPr>
      <w:ins w:id="458" w:author="PR Preview" w:date="2026-01-01T00:00:00Z">
        <w:r>
          <w:rPr>
            <w:i/>
            <w:iCs/>
          </w:rPr>
          <w:t xml:space="preserve">Remark 4</w:t>
        </w:r>
      </w:ins>
      <w:ins w:id="459" w:author="PR Preview" w:date="2026-01-01T00:00:00Z">
        <w:r>
          <w:t xml:space="preserve"> (Squared-error loss). </w:t>
        </w:r>
      </w:ins>
      <w:ins w:id="460" w:author="PR Preview" w:date="2026-01-01T00:00:00Z">
        <w:r>
          <w:t xml:space="preserve">Each error defined below holds for any</w:t>
        </w:r>
      </w:ins>
      <w:ins w:id="461" w:author="PR Preview" w:date="2026-01-01T00:00:00Z">
        <w:r>
          <w:t xml:space="preserve"> </w:t>
        </w:r>
      </w:ins>
      <w:hyperlink w:anchor="def-observation-loss">
        <w:ins w:id="46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The examples, exercises and the bias-variance decomposition use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rPr>
            <w:i/>
            <w:iCs/>
          </w:rPr>
          <w:t xml:space="preserve">squared-error loss</w:t>
        </w:r>
      </w:ins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unless they say otherwise.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Then the loss on an observation is the square of its</w:t>
        </w:r>
      </w:ins>
      <w:ins w:id="475" w:author="PR Preview" w:date="2026-01-01T00:00:00Z">
        <w:r>
          <w:t xml:space="preserve"> </w:t>
        </w:r>
      </w:ins>
      <w:hyperlink r:id="rId70">
        <w:ins w:id="47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79" w:author="PR Preview" w:date="2026-01-01T00:00:00Z">
        <w:r>
          <w:t xml:space="preserve">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and each average loss below is a sample mean squared error.</w:t>
        </w:r>
      </w:ins>
    </w:p>
    <w:bookmarkEnd w:id="71"/>
    <w:bookmarkStart w:id="73" w:name="def-generalization-error"/>
    <w:p>
      <w:pPr>
        <w:pStyle w:val="BodyText"/>
      </w:pPr>
      <w:ins w:id="482" w:author="PR Preview" w:date="2026-01-01T00:00:00Z">
        <w:r>
          <w:rPr>
            <w:b/>
            <w:bCs/>
          </w:rPr>
          <w:t xml:space="preserve">Definition 18 (Generalization error)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b/>
            <w:bCs/>
          </w:rPr>
          <w:t xml:space="preserve">generalization error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 a</w:t>
        </w:r>
      </w:ins>
      <w:ins w:id="489" w:author="PR Preview" w:date="2026-01-01T00:00:00Z">
        <w:r>
          <w:t xml:space="preserve"> </w:t>
        </w:r>
      </w:ins>
      <w:hyperlink w:anchor="def-fitted-model">
        <w:ins w:id="49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fitted to a</w:t>
        </w:r>
      </w:ins>
      <w:ins w:id="494" w:author="PR Preview" w:date="2026-01-01T00:00:00Z">
        <w:r>
          <w:t xml:space="preserve"> </w:t>
        </w:r>
      </w:ins>
      <w:hyperlink w:anchor="def-training-set">
        <w:ins w:id="4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its expected</w:t>
        </w:r>
      </w:ins>
      <w:ins w:id="499" w:author="PR Preview" w:date="2026-01-01T00:00:00Z">
        <w:r>
          <w:t xml:space="preserve"> </w:t>
        </w:r>
      </w:ins>
      <w:hyperlink w:anchor="def-observation-loss">
        <w:ins w:id="50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0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on a</w:t>
        </w:r>
      </w:ins>
      <w:ins w:id="504" w:author="PR Preview" w:date="2026-01-01T00:00:00Z">
        <w:r>
          <w:t xml:space="preserve"> </w:t>
        </w:r>
      </w:ins>
      <w:hyperlink w:anchor="def-new-observation">
        <w:ins w:id="50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with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held fixed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[4]</w:t>
        </w:r>
      </w:ins>
      <w:ins w:id="515" w:author="PR Preview" w:date="2026-01-01T00:00:00Z">
        <w:r>
          <w:t xml:space="preserve">:</w:t>
        </w:r>
      </w:ins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del w:id="516" w:author="PR Preview" w:date="2026-01-01T00:00:00Z">
        <w:r>
          <w:rPr>
            <w:i/>
            <w:iCs/>
          </w:rPr>
          <w:delText xml:space="preserve">Remark 4</w:delText>
        </w:r>
      </w:del>
      <w:del w:id="517" w:author="PR Preview" w:date="2026-01-01T00:00:00Z">
        <w:r>
          <w:delText xml:space="preserve"> (Source: Generalization error). </w:delText>
        </w:r>
      </w:del>
      <w:del w:id="518" w:author="PR Preview" w:date="2026-01-01T00:00:00Z">
        <w:r>
          <w:delText xml:space="preserve">The risk form follows Brian Hutchinson’s Fall 2025 lecture notes;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the conditional form, with the training set held fixed,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follows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Hastie et al. [3, Sec. 7.2]</w:delText>
        </w:r>
      </w:del>
      <w:del w:id="525" w:author="PR Preview" w:date="2026-01-01T00:00:00Z">
        <w:r>
          <w:delText xml:space="preserve">.</w:delText>
        </w:r>
      </w:del>
    </w:p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Definition 20 (Held-out set (hold-out set))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rPr>
            <w:b/>
            <w:bCs/>
          </w:rPr>
          <w:delText xml:space="preserve">held-out set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for a</w:delText>
        </w:r>
      </w:del>
      <w:del w:id="533" w:author="PR Preview" w:date="2026-01-01T00:00:00Z">
        <w:r>
          <w:delText xml:space="preserve"> </w:delText>
        </w:r>
      </w:del>
      <w:hyperlink w:anchor="def-training-set">
        <w:del w:id="53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is a list of</w:delText>
        </w:r>
      </w:del>
      <w:del w:id="538" w:author="PR Preview" w:date="2026-01-01T00:00:00Z">
        <w:r>
          <w:delText xml:space="preserve"> </w:delText>
        </w:r>
      </w:del>
      <m:oMath>
        <m:r>
          <m:t>m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further observations,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none of them in</w:delText>
        </w:r>
      </w:del>
      <w:del w:id="5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that the</w:delText>
        </w:r>
      </w:del>
      <w:del w:id="547" w:author="PR Preview" w:date="2026-01-01T00:00:00Z">
        <w:r>
          <w:delText xml:space="preserve"> </w:delText>
        </w:r>
      </w:del>
      <w:hyperlink w:anchor="def-fitting-procedure">
        <w:del w:id="54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does not use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and on which the</w:delText>
        </w:r>
      </w:del>
      <w:del w:id="553" w:author="PR Preview" w:date="2026-01-01T00:00:00Z">
        <w:r>
          <w:delText xml:space="preserve"> </w:delText>
        </w:r>
      </w:del>
      <w:hyperlink w:anchor="def-prediction-rule">
        <w:del w:id="55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5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del w:id="558" w:author="PR Preview" w:date="2026-01-01T00:00:00Z">
        <w:r>
          <w:rPr>
            <w:i/>
            <w:iCs/>
          </w:rPr>
          <w:delText xml:space="preserve">Remark 5</w:delText>
        </w:r>
      </w:del>
      <w:del w:id="559" w:author="PR Preview" w:date="2026-01-01T00:00:00Z">
        <w:r>
          <w:delText xml:space="preserve"> (Source: Held-out set (hold-out set)). </w:delText>
        </w:r>
      </w:del>
      <w:del w:id="560" w:author="PR Preview" w:date="2026-01-01T00:00:00Z">
        <w:r>
          <w:delText xml:space="preserve">Also called a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rPr>
            <w:b/>
            <w:bCs/>
          </w:rPr>
          <w:delText xml:space="preserve">hold-out set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[5, Sec. 5.1.1]</w:delText>
        </w:r>
      </w:del>
      <w:del w:id="565" w:author="PR Preview" w:date="2026-01-01T00:00:00Z">
        <w:r>
          <w:delText xml:space="preserve">.</w:delText>
        </w:r>
      </w:del>
    </w:p>
    <w:p>
      <w:pPr>
        <w:pStyle w:val="BodyText"/>
      </w:pPr>
      <w:del w:id="566" w:author="PR Preview" w:date="2026-01-01T00:00:00Z">
        <w:r>
          <w:rPr>
            <w:b/>
            <w:bCs/>
          </w:rPr>
          <w:delText xml:space="preserve">Definition 21 (Root mean squared error of predictions)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of predictions,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also called their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b/>
            <w:bCs/>
          </w:rPr>
          <w:delText xml:space="preserve">root mean squared error</w:delText>
        </w:r>
      </w:del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of observed outcomes</w:delText>
        </w:r>
      </w:del>
      <w:del w:id="58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is the square root of their</w:delText>
        </w:r>
      </w:del>
      <w:del w:id="584" w:author="PR Preview" w:date="2026-01-01T00:00:00Z">
        <w:r>
          <w:delText xml:space="preserve"> </w:delText>
        </w:r>
      </w:del>
      <w:hyperlink r:id="rId78">
        <w:del w:id="585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86" w:author="PR Preview" w:date="2026-01-01T00:00:00Z">
        <w:r>
          <w:delText xml:space="preserve">:</w:delText>
        </w:r>
      </w:del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587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The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rPr>
            <w:b/>
            <w:bCs/>
          </w:rPr>
          <w:delText xml:space="preserve">training error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of a</w:delText>
        </w:r>
      </w:del>
      <w:del w:id="594" w:author="PR Preview" w:date="2026-01-01T00:00:00Z">
        <w:r>
          <w:delText xml:space="preserve"> </w:delText>
        </w:r>
      </w:del>
      <w:hyperlink w:anchor="def-prediction-rule">
        <w:del w:id="59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9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fitted to a</w:delText>
        </w:r>
      </w:del>
      <w:del w:id="599" w:author="PR Preview" w:date="2026-01-01T00:00:00Z">
        <w:r>
          <w:delText xml:space="preserve"> </w:delText>
        </w:r>
      </w:del>
      <w:hyperlink w:anchor="def-training-set">
        <w:del w:id="60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its sample mean</w:delText>
        </w:r>
      </w:del>
      <w:del w:id="604" w:author="PR Preview" w:date="2026-01-01T00:00:00Z">
        <w:r>
          <w:delText xml:space="preserve"> </w:delText>
        </w:r>
      </w:del>
      <w:hyperlink w:anchor="def-observation-loss">
        <w:del w:id="60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0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on the training observations</w:delText>
        </w:r>
      </w:del>
      <w:del w:id="60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10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611" w:author="PR Preview" w:date="2026-01-01T00:00:00Z">
        <w:r>
          <w:rPr>
            <w:i/>
            <w:iCs/>
          </w:rPr>
          <w:delText xml:space="preserve">Remark 6</w:delText>
        </w:r>
      </w:del>
      <w:del w:id="612" w:author="PR Preview" w:date="2026-01-01T00:00:00Z">
        <w:r>
          <w:delText xml:space="preserve"> (Source: Training error). </w:delText>
        </w:r>
      </w:del>
      <w:del w:id="613" w:author="PR Preview" w:date="2026-01-01T00:00:00Z">
        <w:r>
          <w:delText xml:space="preserve">Hastie et al. [3, Sec. 7.2]</w:delText>
        </w:r>
      </w:del>
      <w:del w:id="614" w:author="PR Preview" w:date="2026-01-01T00:00:00Z">
        <w:r>
          <w:delText xml:space="preserve">, who write the training error as</w:delText>
        </w:r>
      </w:del>
      <w:del w:id="61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 define it for any loss.</w:delText>
        </w:r>
      </w:del>
    </w:p>
    <w:p>
      <w:pPr>
        <w:pStyle w:val="BodyText"/>
      </w:pPr>
      <w:ins w:id="618" w:author="PR Preview" w:date="2026-01-01T00:00:00Z">
        <w:r>
          <w:rPr>
            <w:i/>
            <w:iCs/>
          </w:rPr>
          <w:t xml:space="preserve">Remark 5</w:t>
        </w:r>
      </w:ins>
      <w:ins w:id="619" w:author="PR Preview" w:date="2026-01-01T00:00:00Z">
        <w:r>
          <w:t xml:space="preserve"> (Source: Generalization error). </w:t>
        </w:r>
      </w:ins>
      <w:ins w:id="620" w:author="PR Preview" w:date="2026-01-01T00:00:00Z">
        <w:r>
          <w:t xml:space="preserve">The risk form follows Brian Hutchinson’s Fall 2025 lecture notes;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the conditional form, with the training set held fixed,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follows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Hastie et al. [3, Sec. 7.2]</w:t>
        </w:r>
      </w:ins>
      <w:ins w:id="627" w:author="PR Preview" w:date="2026-01-01T00:00:00Z">
        <w:r>
          <w:t xml:space="preserve">.</w:t>
        </w:r>
      </w:ins>
    </w:p>
    <w:bookmarkEnd w:id="74"/>
    <w:bookmarkStart w:id="76" w:name="def-held-out-set"/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rPr>
            <w:b/>
            <w:bCs/>
          </w:rPr>
          <w:t xml:space="preserve">held-out set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for a</w:t>
        </w:r>
      </w:ins>
      <w:ins w:id="635" w:author="PR Preview" w:date="2026-01-01T00:00:00Z">
        <w:r>
          <w:t xml:space="preserve"> </w:t>
        </w:r>
      </w:ins>
      <w:hyperlink w:anchor="def-training-set">
        <w:ins w:id="6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 a list of</w:t>
        </w:r>
      </w:ins>
      <w:ins w:id="640" w:author="PR Preview" w:date="2026-01-01T00:00:00Z">
        <w:r>
          <w:t xml:space="preserve"> </w:t>
        </w:r>
      </w:ins>
      <m:oMath>
        <m:r>
          <m:t>m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further observations,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none of them in</w:t>
        </w:r>
      </w:ins>
      <w:ins w:id="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that the</w:t>
        </w:r>
      </w:ins>
      <w:ins w:id="649" w:author="PR Preview" w:date="2026-01-01T00:00:00Z">
        <w:r>
          <w:t xml:space="preserve"> </w:t>
        </w:r>
      </w:ins>
      <w:hyperlink w:anchor="def-fitting-procedure">
        <w:ins w:id="65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does not use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 on which the</w:t>
        </w:r>
      </w:ins>
      <w:ins w:id="655" w:author="PR Preview" w:date="2026-01-01T00:00:00Z">
        <w:r>
          <w:t xml:space="preserve"> </w:t>
        </w:r>
      </w:ins>
      <w:hyperlink w:anchor="def-fitted-model">
        <w:ins w:id="65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scored:</w:t>
        </w:r>
      </w:ins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ins w:id="660" w:author="PR Preview" w:date="2026-01-01T00:00:00Z">
        <w:r>
          <w:rPr>
            <w:i/>
            <w:iCs/>
          </w:rPr>
          <w:t xml:space="preserve">Remark 6</w:t>
        </w:r>
      </w:ins>
      <w:ins w:id="661" w:author="PR Preview" w:date="2026-01-01T00:00:00Z">
        <w:r>
          <w:t xml:space="preserve"> (Source: Held-out set (hold-out set)). </w:t>
        </w:r>
      </w:ins>
      <w:ins w:id="662" w:author="PR Preview" w:date="2026-01-01T00:00:00Z">
        <w:r>
          <w:t xml:space="preserve">Also called a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rPr>
            <w:b/>
            <w:bCs/>
          </w:rPr>
          <w:t xml:space="preserve">hold-out set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[5, Sec. 5.1.1]</w:t>
        </w:r>
      </w:ins>
      <w:ins w:id="667" w:author="PR Preview" w:date="2026-01-01T00:00:00Z">
        <w:r>
          <w:t xml:space="preserve">.</w:t>
        </w:r>
      </w:ins>
    </w:p>
    <w:bookmarkEnd w:id="77"/>
    <w:bookmarkStart w:id="80" w:name="def-prediction-rmse"/>
    <w:p>
      <w:pPr>
        <w:pStyle w:val="BodyText"/>
      </w:pPr>
      <w:ins w:id="668" w:author="PR Preview" w:date="2026-01-01T00:00:00Z">
        <w:r>
          <w:rPr>
            <w:b/>
            <w:bCs/>
          </w:rPr>
          <w:t xml:space="preserve">Definition 20 (Root mean squared error of predictions)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The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b/>
            <w:bCs/>
          </w:rPr>
          <w:t xml:space="preserve">sample root mean squared error (sRMSE)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of predictions,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also called their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root mean squared error</w:t>
        </w:r>
      </w:ins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of observed outcomes</w:t>
        </w:r>
      </w:ins>
      <w:ins w:id="68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the square root of their</w:t>
        </w:r>
      </w:ins>
      <w:ins w:id="686" w:author="PR Preview" w:date="2026-01-01T00:00:00Z">
        <w:r>
          <w:t xml:space="preserve"> </w:t>
        </w:r>
      </w:ins>
      <w:hyperlink r:id="rId78">
        <w:ins w:id="68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688" w:author="PR Preview" w:date="2026-01-01T00:00:00Z">
        <w:r>
          <w:t xml:space="preserve">:</w:t>
        </w:r>
      </w:ins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ins w:id="689" w:author="PR Preview" w:date="2026-01-01T00:00:00Z">
        <w:r>
          <w:rPr>
            <w:b/>
            <w:bCs/>
          </w:rPr>
          <w:t xml:space="preserve">Definition 21 (Training error)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rPr>
            <w:b/>
            <w:bCs/>
          </w:rPr>
          <w:t xml:space="preserve">training error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of a</w:t>
        </w:r>
      </w:ins>
      <w:ins w:id="696" w:author="PR Preview" w:date="2026-01-01T00:00:00Z">
        <w:r>
          <w:t xml:space="preserve"> </w:t>
        </w:r>
      </w:ins>
      <w:hyperlink w:anchor="def-fitted-model">
        <w:ins w:id="69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9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fitted to a</w:t>
        </w:r>
      </w:ins>
      <w:ins w:id="701" w:author="PR Preview" w:date="2026-01-01T00:00:00Z">
        <w:r>
          <w:t xml:space="preserve"> </w:t>
        </w:r>
      </w:ins>
      <w:hyperlink w:anchor="def-training-set">
        <w:ins w:id="70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is its sample mean</w:t>
        </w:r>
      </w:ins>
      <w:ins w:id="706" w:author="PR Preview" w:date="2026-01-01T00:00:00Z">
        <w:r>
          <w:t xml:space="preserve"> </w:t>
        </w:r>
      </w:ins>
      <w:hyperlink w:anchor="def-observation-loss">
        <w:ins w:id="70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0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on the training observations</w:t>
        </w:r>
      </w:ins>
      <w:ins w:id="7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712" w:author="PR Preview" w:date="2026-01-01T00:00:00Z">
        <w:r>
          <w:t xml:space="preserve">:</w:t>
        </w:r>
      </w:ins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ins w:id="713" w:author="PR Preview" w:date="2026-01-01T00:00:00Z">
        <w:r>
          <w:rPr>
            <w:i/>
            <w:iCs/>
          </w:rPr>
          <w:t xml:space="preserve">Remark 7</w:t>
        </w:r>
      </w:ins>
      <w:ins w:id="714" w:author="PR Preview" w:date="2026-01-01T00:00:00Z">
        <w:r>
          <w:t xml:space="preserve"> (Source: Training error). </w:t>
        </w:r>
      </w:ins>
      <w:ins w:id="715" w:author="PR Preview" w:date="2026-01-01T00:00:00Z">
        <w:r>
          <w:t xml:space="preserve">Hastie et al. [3, Sec. 7.2]</w:t>
        </w:r>
      </w:ins>
      <w:ins w:id="716" w:author="PR Preview" w:date="2026-01-01T00:00:00Z">
        <w:r>
          <w:t xml:space="preserve">, who write the training error as</w:t>
        </w:r>
      </w:ins>
      <w:ins w:id="717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define it for any loss.</w:t>
        </w:r>
      </w:ins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del w:id="720" w:author="PR Preview" w:date="2026-01-01T00:00:00Z">
        <w:r>
          <w:rPr>
            <w:b/>
            <w:bCs/>
          </w:rPr>
          <w:delText xml:space="preserve">Definition 23 (Overfitting)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rPr>
            <w:b/>
            <w:bCs/>
          </w:rPr>
          <w:delText xml:space="preserve">Overfitting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occurs when a</w:delText>
        </w:r>
      </w:del>
      <w:del w:id="725" w:author="PR Preview" w:date="2026-01-01T00:00:00Z">
        <w:r>
          <w:delText xml:space="preserve"> </w:delText>
        </w:r>
      </w:del>
      <w:hyperlink w:anchor="def-prediction-rule">
        <w:del w:id="72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fits its</w:delText>
        </w:r>
      </w:del>
      <w:del w:id="729" w:author="PR Preview" w:date="2026-01-01T00:00:00Z">
        <w:r>
          <w:delText xml:space="preserve"> </w:delText>
        </w:r>
      </w:del>
      <w:hyperlink w:anchor="def-training-set">
        <w:del w:id="73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well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but predicts poorly for new observations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[6]</w:delText>
        </w:r>
      </w:del>
      <w:del w:id="737" w:author="PR Preview" w:date="2026-01-01T00:00:00Z">
        <w:r>
          <w:delText xml:space="preserve">.</w:delText>
        </w:r>
      </w:del>
    </w:p>
    <w:p>
      <w:pPr>
        <w:pStyle w:val="FirstParagraph"/>
      </w:pPr>
      <w:ins w:id="738" w:author="PR Preview" w:date="2026-01-01T00:00:00Z">
        <w:r>
          <w:rPr>
            <w:b/>
            <w:bCs/>
          </w:rPr>
          <w:t xml:space="preserve">Definition 22 (Overfitting)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rPr>
            <w:b/>
            <w:bCs/>
          </w:rPr>
          <w:t xml:space="preserve">Overfitting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occurs when a</w:t>
        </w:r>
      </w:ins>
      <w:ins w:id="743" w:author="PR Preview" w:date="2026-01-01T00:00:00Z">
        <w:r>
          <w:t xml:space="preserve"> </w:t>
        </w:r>
      </w:ins>
      <w:hyperlink w:anchor="def-fitted-model">
        <w:ins w:id="74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fits its</w:t>
        </w:r>
      </w:ins>
      <w:ins w:id="747" w:author="PR Preview" w:date="2026-01-01T00:00:00Z">
        <w:r>
          <w:t xml:space="preserve"> </w:t>
        </w:r>
      </w:ins>
      <w:hyperlink w:anchor="def-training-set">
        <w:ins w:id="74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well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but predicts poorly for new observations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[6]</w:t>
        </w:r>
      </w:ins>
      <w:ins w:id="75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del w:id="756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rPr>
            <w:b/>
            <w:bCs/>
          </w:rPr>
          <w:delText xml:space="preserve">expected generalization error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of a</w:delText>
        </w:r>
      </w:del>
      <w:del w:id="763" w:author="PR Preview" w:date="2026-01-01T00:00:00Z">
        <w:r>
          <w:delText xml:space="preserve"> </w:delText>
        </w:r>
      </w:del>
      <w:hyperlink w:anchor="def-fitting-procedure">
        <w:del w:id="76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65" w:author="PR Preview" w:date="2026-01-01T00:00:00Z">
        <w:r>
          <w:delText xml:space="preserve"> </w:delText>
        </w:r>
      </w:del>
      <m:oMath>
        <m:r>
          <m:t>g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at training-set size</w:delText>
        </w:r>
      </w:del>
      <w:del w:id="768" w:author="PR Preview" w:date="2026-01-01T00:00:00Z">
        <w:r>
          <w:delText xml:space="preserve"> </w:delText>
        </w:r>
      </w:del>
      <m:oMath>
        <m:r>
          <m:t>n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is the mean,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over</w:delText>
        </w:r>
      </w:del>
      <w:del w:id="773" w:author="PR Preview" w:date="2026-01-01T00:00:00Z">
        <w:r>
          <w:delText xml:space="preserve"> </w:delText>
        </w:r>
      </w:del>
      <w:hyperlink w:anchor="def-training-set">
        <w:del w:id="774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7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of</w:delText>
        </w:r>
      </w:del>
      <w:del w:id="778" w:author="PR Preview" w:date="2026-01-01T00:00:00Z">
        <w:r>
          <w:delText xml:space="preserve"> </w:delText>
        </w:r>
      </w:del>
      <m:oMath>
        <m:r>
          <m:t>n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observations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drawn independently from the population,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of the</w:delText>
        </w:r>
      </w:del>
      <w:del w:id="785" w:author="PR Preview" w:date="2026-01-01T00:00:00Z">
        <w:r>
          <w:delText xml:space="preserve"> </w:delText>
        </w:r>
      </w:del>
      <w:hyperlink w:anchor="def-generalization-error">
        <w:del w:id="78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of the</w:delText>
        </w:r>
      </w:del>
      <w:del w:id="789" w:author="PR Preview" w:date="2026-01-01T00:00:00Z">
        <w:r>
          <w:delText xml:space="preserve"> </w:delText>
        </w:r>
      </w:del>
      <w:hyperlink w:anchor="def-prediction-rule">
        <w:del w:id="79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that</w:delText>
        </w:r>
      </w:del>
      <w:del w:id="793" w:author="PR Preview" w:date="2026-01-01T00:00:00Z">
        <w:r>
          <w:delText xml:space="preserve"> </w:delText>
        </w:r>
      </w:del>
      <m:oMath>
        <m:r>
          <m:t>g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produces from</w:delText>
        </w:r>
      </w:del>
      <w:del w:id="7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7" w:author="PR Preview" w:date="2026-01-01T00:00:00Z">
        <w:r>
          <w:delText xml:space="preserve">:</w:delText>
        </w:r>
      </w:del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del w:id="798" w:author="PR Preview" w:date="2026-01-01T00:00:00Z">
        <w:r>
          <w:rPr>
            <w:i/>
            <w:iCs/>
          </w:rPr>
          <w:delText xml:space="preserve">Remark 7</w:delText>
        </w:r>
      </w:del>
      <w:del w:id="799" w:author="PR Preview" w:date="2026-01-01T00:00:00Z">
        <w:r>
          <w:delText xml:space="preserve"> (Source: Expected generalization error (expected prediction error, expected test error)). </w:delText>
        </w:r>
      </w:del>
      <w:del w:id="800" w:author="PR Preview" w:date="2026-01-01T00:00:00Z">
        <w:r>
          <w:delText xml:space="preserve">Also called the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rPr>
            <w:b/>
            <w:bCs/>
          </w:rPr>
          <w:delText xml:space="preserve">expected prediction error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or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rPr>
            <w:b/>
            <w:bCs/>
          </w:rPr>
          <w:delText xml:space="preserve">expected test error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[3, Sec. 7.2]</w:delText>
        </w:r>
      </w:del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Hastie et al. write the quantity as</w:delText>
        </w:r>
      </w:del>
      <w:del w:id="812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813" w:author="PR Preview" w:date="2026-01-01T00:00:00Z">
        <w:r>
          <w:delText xml:space="preserve">, without the argument</w:delText>
        </w:r>
      </w:del>
      <w:del w:id="814" w:author="PR Preview" w:date="2026-01-01T00:00:00Z">
        <w:r>
          <w:delText xml:space="preserve"> </w:delText>
        </w:r>
      </w:del>
      <m:oMath>
        <m:r>
          <m:t>n</m:t>
        </m:r>
      </m:oMath>
      <w:del w:id="815" w:author="PR Preview" w:date="2026-01-01T00:00:00Z">
        <w:r>
          <w:delText xml:space="preserve">.</w:delText>
        </w:r>
      </w:del>
    </w:p>
    <w:p>
      <w:pPr>
        <w:pStyle w:val="BodyText"/>
      </w:pPr>
      <w:del w:id="816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A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rPr>
            <w:b/>
            <w:bCs/>
          </w:rPr>
          <w:delText xml:space="preserve">distribution model</w:delText>
        </w:r>
      </w:del>
      <w:del w:id="821" w:author="PR Preview" w:date="2026-01-01T00:00:00Z">
        <w:r>
          <w:delText xml:space="preserve"> </w:delText>
        </w:r>
      </w:del>
      <m:oMath>
        <m:r>
          <m:t>P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for an outcome</w:delText>
        </w:r>
      </w:del>
      <w:del w:id="824" w:author="PR Preview" w:date="2026-01-01T00:00:00Z">
        <w:r>
          <w:delText xml:space="preserve"> </w:delText>
        </w:r>
      </w:del>
      <m:oMath>
        <m:r>
          <m:t>Y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given a</w:delText>
        </w:r>
      </w:del>
      <w:del w:id="827" w:author="PR Preview" w:date="2026-01-01T00:00:00Z">
        <w:r>
          <w:delText xml:space="preserve"> </w:delText>
        </w:r>
      </w:del>
      <w:hyperlink w:anchor="def-covariate">
        <w:del w:id="82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829" w:author="PR Preview" w:date="2026-01-01T00:00:00Z">
        <w:r>
          <w:delText xml:space="preserve"> </w:delText>
        </w:r>
      </w:del>
      <m:oMath>
        <m:r>
          <m:t>X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gives each covariate value</w:delText>
        </w:r>
      </w:del>
      <w:del w:id="832" w:author="PR Preview" w:date="2026-01-01T00:00:00Z">
        <w:r>
          <w:delText xml:space="preserve"> </w:delText>
        </w:r>
      </w:del>
      <m:oMath>
        <m:r>
          <m:t>x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a probability distribution for</w:delText>
        </w:r>
      </w:del>
      <w:del w:id="835" w:author="PR Preview" w:date="2026-01-01T00:00:00Z">
        <w:r>
          <w:delText xml:space="preserve"> </w:delText>
        </w:r>
      </w:del>
      <m:oMath>
        <m:r>
          <m:t>Y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given</w:delText>
        </w:r>
      </w:del>
      <w:del w:id="8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specified by its</w:delText>
        </w:r>
      </w:del>
      <w:del w:id="842" w:author="PR Preview" w:date="2026-01-01T00:00:00Z">
        <w:r>
          <w:delText xml:space="preserve"> </w:delText>
        </w:r>
      </w:del>
      <w:hyperlink r:id="rId95">
        <w:del w:id="84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844" w:author="PR Preview" w:date="2026-01-01T00:00:00Z">
        <w:r>
          <w:delText xml:space="preserve">.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The</w:delText>
        </w:r>
      </w:del>
      <w:del w:id="847" w:author="PR Preview" w:date="2026-01-01T00:00:00Z">
        <w:r>
          <w:delText xml:space="preserve"> </w:delText>
        </w:r>
      </w:del>
      <w:hyperlink w:anchor="def-mean-function">
        <w:del w:id="84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4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of</w:delText>
        </w:r>
      </w:del>
      <w:del w:id="852" w:author="PR Preview" w:date="2026-01-01T00:00:00Z">
        <w:r>
          <w:delText xml:space="preserve"> </w:delText>
        </w:r>
      </w:del>
      <m:oMath>
        <m:r>
          <m:t>P</m:t>
        </m:r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maps each covariate value</w:delText>
        </w:r>
      </w:del>
      <w:del w:id="855" w:author="PR Preview" w:date="2026-01-01T00:00:00Z">
        <w:r>
          <w:delText xml:space="preserve"> </w:delText>
        </w:r>
      </w:del>
      <m:oMath>
        <m:r>
          <m:t>x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to the mean of that distribution:</w:delText>
        </w:r>
      </w:del>
    </w:p>
    <w:p>
      <w:pPr>
        <w:pStyle w:val="FirstParagraph"/>
      </w:pPr>
      <w:ins w:id="858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The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rPr>
            <w:b/>
            <w:bCs/>
          </w:rPr>
          <w:t xml:space="preserve">expected generalization error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of a</w:t>
        </w:r>
      </w:ins>
      <w:ins w:id="865" w:author="PR Preview" w:date="2026-01-01T00:00:00Z">
        <w:r>
          <w:t xml:space="preserve"> </w:t>
        </w:r>
      </w:ins>
      <w:hyperlink w:anchor="def-fitting-procedure">
        <w:ins w:id="86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67" w:author="PR Preview" w:date="2026-01-01T00:00:00Z">
        <w:r>
          <w:t xml:space="preserve"> </w:t>
        </w:r>
      </w:ins>
      <m:oMath>
        <m:r>
          <m:t>g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at training-set size</w:t>
        </w:r>
      </w:ins>
      <w:ins w:id="870" w:author="PR Preview" w:date="2026-01-01T00:00:00Z">
        <w:r>
          <w:t xml:space="preserve"> </w:t>
        </w:r>
      </w:ins>
      <m:oMath>
        <m:r>
          <m:t>n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the mean,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over</w:t>
        </w:r>
      </w:ins>
      <w:ins w:id="875" w:author="PR Preview" w:date="2026-01-01T00:00:00Z">
        <w:r>
          <w:t xml:space="preserve"> </w:t>
        </w:r>
      </w:ins>
      <w:hyperlink w:anchor="def-training-set">
        <w:ins w:id="87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of</w:t>
        </w:r>
      </w:ins>
      <w:ins w:id="880" w:author="PR Preview" w:date="2026-01-01T00:00:00Z">
        <w:r>
          <w:t xml:space="preserve"> </w:t>
        </w:r>
      </w:ins>
      <m:oMath>
        <m:r>
          <m:t>n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observations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drawn independently from the population,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the</w:t>
        </w:r>
      </w:ins>
      <w:ins w:id="887" w:author="PR Preview" w:date="2026-01-01T00:00:00Z">
        <w:r>
          <w:t xml:space="preserve"> </w:t>
        </w:r>
      </w:ins>
      <w:hyperlink w:anchor="def-generalization-error">
        <w:ins w:id="88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of the</w:t>
        </w:r>
      </w:ins>
      <w:ins w:id="891" w:author="PR Preview" w:date="2026-01-01T00:00:00Z">
        <w:r>
          <w:t xml:space="preserve"> </w:t>
        </w:r>
      </w:ins>
      <w:hyperlink w:anchor="def-fitted-model">
        <w:ins w:id="89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that</w:t>
        </w:r>
      </w:ins>
      <w:ins w:id="895" w:author="PR Preview" w:date="2026-01-01T00:00:00Z">
        <w:r>
          <w:t xml:space="preserve"> </w:t>
        </w:r>
      </w:ins>
      <m:oMath>
        <m:r>
          <m:t>g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produces from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9" w:author="PR Preview" w:date="2026-01-01T00:00:00Z">
        <w:r>
          <w:t xml:space="preserve">:</w:t>
        </w:r>
      </w:ins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ins w:id="900" w:author="PR Preview" w:date="2026-01-01T00:00:00Z">
        <w:r>
          <w:rPr>
            <w:i/>
            <w:iCs/>
          </w:rPr>
          <w:t xml:space="preserve">Remark 8</w:t>
        </w:r>
      </w:ins>
      <w:ins w:id="901" w:author="PR Preview" w:date="2026-01-01T00:00:00Z">
        <w:r>
          <w:t xml:space="preserve"> (Source: Expected generalization error (expected prediction error, expected test error)). </w:t>
        </w:r>
      </w:ins>
      <w:ins w:id="902" w:author="PR Preview" w:date="2026-01-01T00:00:00Z">
        <w:r>
          <w:t xml:space="preserve">Also called the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expected prediction error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or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rPr>
            <w:b/>
            <w:bCs/>
          </w:rPr>
          <w:t xml:space="preserve">expected test error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[3, Sec. 7.2]</w:t>
        </w:r>
      </w:ins>
      <w:ins w:id="911" w:author="PR Preview" w:date="2026-01-01T00:00:00Z">
        <w:r>
          <w:t xml:space="preserve">.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Hastie et al. write the quantity as</w:t>
        </w:r>
      </w:ins>
      <w:ins w:id="914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915" w:author="PR Preview" w:date="2026-01-01T00:00:00Z">
        <w:r>
          <w:t xml:space="preserve">, without the argument</w:t>
        </w:r>
      </w:ins>
      <w:ins w:id="916" w:author="PR Preview" w:date="2026-01-01T00:00:00Z">
        <w:r>
          <w:t xml:space="preserve"> </w:t>
        </w:r>
      </w:ins>
      <m:oMath>
        <m:r>
          <m:t>n</m:t>
        </m:r>
      </m:oMath>
      <w:ins w:id="917" w:author="PR Preview" w:date="2026-01-01T00:00:00Z">
        <w:r>
          <w:t xml:space="preserve">.</w:t>
        </w:r>
      </w:ins>
    </w:p>
    <w:bookmarkEnd w:id="94"/>
    <w:bookmarkStart w:id="97" w:name="def-distribution-model"/>
    <w:p>
      <w:pPr>
        <w:pStyle w:val="BodyText"/>
      </w:pPr>
      <w:ins w:id="918" w:author="PR Preview" w:date="2026-01-01T00:00:00Z">
        <w:r>
          <w:rPr>
            <w:b/>
            <w:bCs/>
          </w:rPr>
          <w:t xml:space="preserve">Definition 24 (Distribution model)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rPr>
            <w:b/>
            <w:bCs/>
          </w:rPr>
          <w:t xml:space="preserve">distribution model</w:t>
        </w:r>
      </w:ins>
      <w:ins w:id="923" w:author="PR Preview" w:date="2026-01-01T00:00:00Z">
        <w:r>
          <w:t xml:space="preserve"> </w:t>
        </w:r>
      </w:ins>
      <m:oMath>
        <m:r>
          <m:t>P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for an outcome</w:t>
        </w:r>
      </w:ins>
      <w:ins w:id="926" w:author="PR Preview" w:date="2026-01-01T00:00:00Z">
        <w:r>
          <w:t xml:space="preserve"> </w:t>
        </w:r>
      </w:ins>
      <m:oMath>
        <m:r>
          <m:t>Y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given a</w:t>
        </w:r>
      </w:ins>
      <w:ins w:id="929" w:author="PR Preview" w:date="2026-01-01T00:00:00Z">
        <w:r>
          <w:t xml:space="preserve"> </w:t>
        </w:r>
      </w:ins>
      <w:hyperlink w:anchor="def-covariate">
        <w:ins w:id="93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31" w:author="PR Preview" w:date="2026-01-01T00:00:00Z">
        <w:r>
          <w:t xml:space="preserve"> </w:t>
        </w:r>
      </w:ins>
      <m:oMath>
        <m:r>
          <m:t>X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gives each covariate value</w:t>
        </w:r>
      </w:ins>
      <w:ins w:id="934" w:author="PR Preview" w:date="2026-01-01T00:00:00Z">
        <w:r>
          <w:t xml:space="preserve"> </w:t>
        </w:r>
      </w:ins>
      <m:oMath>
        <m:r>
          <m:t>x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 probability distribution for</w:t>
        </w:r>
      </w:ins>
      <w:ins w:id="937" w:author="PR Preview" w:date="2026-01-01T00:00:00Z">
        <w:r>
          <w:t xml:space="preserve"> </w:t>
        </w:r>
      </w:ins>
      <m:oMath>
        <m:r>
          <m:t>Y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given</w:t>
        </w:r>
      </w:ins>
      <w:ins w:id="9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specified by its</w:t>
        </w:r>
      </w:ins>
      <w:ins w:id="944" w:author="PR Preview" w:date="2026-01-01T00:00:00Z">
        <w:r>
          <w:t xml:space="preserve"> </w:t>
        </w:r>
      </w:ins>
      <w:hyperlink r:id="rId95">
        <w:ins w:id="945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46" w:author="PR Preview" w:date="2026-01-01T00:00:00Z">
        <w:r>
          <w:t xml:space="preserve">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The</w:t>
        </w:r>
      </w:ins>
      <w:ins w:id="949" w:author="PR Preview" w:date="2026-01-01T00:00:00Z">
        <w:r>
          <w:t xml:space="preserve"> </w:t>
        </w:r>
      </w:ins>
      <w:hyperlink w:anchor="def-mean-function">
        <w:ins w:id="95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5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of</w:t>
        </w:r>
      </w:ins>
      <w:ins w:id="954" w:author="PR Preview" w:date="2026-01-01T00:00:00Z">
        <w:r>
          <w:t xml:space="preserve"> </w:t>
        </w:r>
      </w:ins>
      <m:oMath>
        <m:r>
          <m:t>P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maps each covariate value</w:t>
        </w:r>
      </w:ins>
      <w:ins w:id="957" w:author="PR Preview" w:date="2026-01-01T00:00:00Z">
        <w:r>
          <w:t xml:space="preserve"> </w:t>
        </w:r>
      </w:ins>
      <m:oMath>
        <m:r>
          <m:t>x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del w:id="960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rPr>
            <w:b/>
            <w:bCs/>
          </w:rPr>
          <w:delText xml:space="preserve">distribution model family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 a set of</w:delText>
        </w:r>
      </w:del>
      <w:del w:id="968" w:author="PR Preview" w:date="2026-01-01T00:00:00Z">
        <w:r>
          <w:delText xml:space="preserve"> </w:delText>
        </w:r>
      </w:del>
      <w:hyperlink w:anchor="def-distribution-model">
        <w:del w:id="969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The</w:delText>
        </w:r>
      </w:del>
      <w:del w:id="973" w:author="PR Preview" w:date="2026-01-01T00:00:00Z">
        <w:r>
          <w:delText xml:space="preserve"> </w:delText>
        </w:r>
      </w:del>
      <w:hyperlink w:anchor="def-mean-function">
        <w:del w:id="974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977" w:author="PR Preview" w:date="2026-01-01T00:00:00Z">
        <w:r>
          <w:rPr>
            <w:b/>
            <w:bCs/>
          </w:rPr>
          <w:t xml:space="preserve">Definition 25 (Distribution model family)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A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rPr>
            <w:b/>
            <w:bCs/>
          </w:rPr>
          <w:t xml:space="preserve">distribution model family</w:t>
        </w:r>
      </w:ins>
      <w:ins w:id="9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is a set of</w:t>
        </w:r>
      </w:ins>
      <w:ins w:id="985" w:author="PR Preview" w:date="2026-01-01T00:00:00Z">
        <w:r>
          <w:t xml:space="preserve"> </w:t>
        </w:r>
      </w:ins>
      <w:hyperlink w:anchor="def-distribution-model">
        <w:ins w:id="98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</w:t>
        </w:r>
      </w:ins>
      <w:ins w:id="990" w:author="PR Preview" w:date="2026-01-01T00:00:00Z">
        <w:r>
          <w:t xml:space="preserve"> </w:t>
        </w:r>
      </w:ins>
      <w:hyperlink w:anchor="def-mean-function">
        <w:ins w:id="99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del w:id="994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fitted distribution model</w:delText>
        </w:r>
      </w:del>
      <w:del w:id="9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is a member of a</w:delText>
        </w:r>
      </w:del>
      <w:del w:id="1002" w:author="PR Preview" w:date="2026-01-01T00:00:00Z">
        <w:r>
          <w:delText xml:space="preserve"> </w:delText>
        </w:r>
      </w:del>
      <w:hyperlink w:anchor="def-distribution-model-family">
        <w:del w:id="1003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that has been chosen to describe a</w:delText>
        </w:r>
      </w:del>
      <w:del w:id="1007" w:author="PR Preview" w:date="2026-01-01T00:00:00Z">
        <w:r>
          <w:delText xml:space="preserve"> </w:delText>
        </w:r>
      </w:del>
      <w:hyperlink w:anchor="def-data-set">
        <w:del w:id="1008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010" w:author="PR Preview" w:date="2026-01-01T00:00:00Z">
        <w:r>
          <w:delText xml:space="preserve">.</w:delText>
        </w:r>
      </w:del>
    </w:p>
    <w:p>
      <w:pPr>
        <w:pStyle w:val="BodyText"/>
      </w:pPr>
      <w:ins w:id="1011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rPr>
            <w:b/>
            <w:bCs/>
          </w:rPr>
          <w:t xml:space="preserve">fitted distribution model</w:t>
        </w:r>
      </w:ins>
      <w:ins w:id="10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a member of a</w:t>
        </w:r>
      </w:ins>
      <w:ins w:id="1019" w:author="PR Preview" w:date="2026-01-01T00:00:00Z">
        <w:r>
          <w:t xml:space="preserve"> </w:t>
        </w:r>
      </w:ins>
      <w:hyperlink w:anchor="def-distribution-model-family">
        <w:ins w:id="1020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0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that has been chosen to describe a</w:t>
        </w:r>
      </w:ins>
      <w:ins w:id="1024" w:author="PR Preview" w:date="2026-01-01T00:00:00Z">
        <w:r>
          <w:t xml:space="preserve"> </w:t>
        </w:r>
      </w:ins>
      <w:hyperlink w:anchor="def-data-set">
        <w:ins w:id="102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0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027" w:author="PR Preview" w:date="2026-01-01T00:00:00Z">
        <w:r>
          <w:t xml:space="preserve">.</w:t>
        </w:r>
      </w:ins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del w:id="1028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distribution model</w:delText>
        </w:r>
      </w:del>
      <w:del w:id="1033" w:author="PR Preview" w:date="2026-01-01T00:00:00Z">
        <w:r>
          <w:delText xml:space="preserve"> </w:delText>
        </w:r>
      </w:del>
      <m:oMath>
        <m:r>
          <m:t>P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for an outcome</w:delText>
        </w:r>
      </w:del>
      <w:del w:id="1036" w:author="PR Preview" w:date="2026-01-01T00:00:00Z">
        <w:r>
          <w:delText xml:space="preserve"> </w:delText>
        </w:r>
      </w:del>
      <m:oMath>
        <m:r>
          <m:t>Y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given a</w:delText>
        </w:r>
      </w:del>
      <w:del w:id="1039" w:author="PR Preview" w:date="2026-01-01T00:00:00Z">
        <w:r>
          <w:delText xml:space="preserve"> </w:delText>
        </w:r>
      </w:del>
      <w:hyperlink w:anchor="def-covariate">
        <w:del w:id="104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041" w:author="PR Preview" w:date="2026-01-01T00:00:00Z">
        <w:r>
          <w:delText xml:space="preserve"> </w:delText>
        </w:r>
      </w:del>
      <m:oMath>
        <m:r>
          <m:t>X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gives each covariate value</w:delText>
        </w:r>
      </w:del>
      <w:del w:id="1044" w:author="PR Preview" w:date="2026-01-01T00:00:00Z">
        <w:r>
          <w:delText xml:space="preserve"> </w:delText>
        </w:r>
      </w:del>
      <m:oMath>
        <m:r>
          <m:t>x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 probability distribution for</w:delText>
        </w:r>
      </w:del>
      <w:del w:id="1047" w:author="PR Preview" w:date="2026-01-01T00:00:00Z">
        <w:r>
          <w:delText xml:space="preserve"> </w:delText>
        </w:r>
      </w:del>
      <m:oMath>
        <m:r>
          <m:t>Y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given</w:delText>
        </w:r>
      </w:del>
      <w:del w:id="10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051" w:author="PR Preview" w:date="2026-01-01T00:00:00Z">
        <w:r>
          <w:delText xml:space="preserve">,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specified by its</w:delText>
        </w:r>
      </w:del>
      <w:del w:id="1054" w:author="PR Preview" w:date="2026-01-01T00:00:00Z">
        <w:r>
          <w:delText xml:space="preserve"> </w:delText>
        </w:r>
      </w:del>
      <w:hyperlink r:id="rId95">
        <w:del w:id="1055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056" w:author="PR Preview" w:date="2026-01-01T00:00:00Z">
        <w:r>
          <w:delText xml:space="preserve">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The</w:delText>
        </w:r>
      </w:del>
      <w:del w:id="1059" w:author="PR Preview" w:date="2026-01-01T00:00:00Z">
        <w:r>
          <w:delText xml:space="preserve"> </w:delText>
        </w:r>
      </w:del>
      <w:hyperlink w:anchor="def-mean-function">
        <w:del w:id="106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6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of</w:delText>
        </w:r>
      </w:del>
      <w:del w:id="1064" w:author="PR Preview" w:date="2026-01-01T00:00:00Z">
        <w:r>
          <w:delText xml:space="preserve"> </w:delText>
        </w:r>
      </w:del>
      <m:oMath>
        <m:r>
          <m:t>P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maps each covariate value</w:delText>
        </w:r>
      </w:del>
      <w:del w:id="1067" w:author="PR Preview" w:date="2026-01-01T00:00:00Z">
        <w:r>
          <w:delText xml:space="preserve"> </w:delText>
        </w:r>
      </w:del>
      <m:oMath>
        <m:r>
          <m:t>x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ins w:id="1070" w:author="PR Preview" w:date="2026-01-01T00:00:00Z">
        <w:r>
          <w:rPr>
            <w:b/>
            <w:bCs/>
          </w:rPr>
          <w:t xml:space="preserve">Definition 27 (Distribution model)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rPr>
            <w:b/>
            <w:bCs/>
          </w:rPr>
          <w:t xml:space="preserve">distribution model</w:t>
        </w:r>
      </w:ins>
      <w:ins w:id="1075" w:author="PR Preview" w:date="2026-01-01T00:00:00Z">
        <w:r>
          <w:t xml:space="preserve"> </w:t>
        </w:r>
      </w:ins>
      <m:oMath>
        <m:r>
          <m:t>P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for an outcome</w:t>
        </w:r>
      </w:ins>
      <w:ins w:id="1078" w:author="PR Preview" w:date="2026-01-01T00:00:00Z">
        <w:r>
          <w:t xml:space="preserve"> </w:t>
        </w:r>
      </w:ins>
      <m:oMath>
        <m:r>
          <m:t>Y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given a</w:t>
        </w:r>
      </w:ins>
      <w:ins w:id="1081" w:author="PR Preview" w:date="2026-01-01T00:00:00Z">
        <w:r>
          <w:t xml:space="preserve"> </w:t>
        </w:r>
      </w:ins>
      <w:hyperlink w:anchor="def-covariate">
        <w:ins w:id="108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083" w:author="PR Preview" w:date="2026-01-01T00:00:00Z">
        <w:r>
          <w:t xml:space="preserve"> </w:t>
        </w:r>
      </w:ins>
      <m:oMath>
        <m:r>
          <m:t>X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gives each covariate value</w:t>
        </w:r>
      </w:ins>
      <w:ins w:id="1086" w:author="PR Preview" w:date="2026-01-01T00:00:00Z">
        <w:r>
          <w:t xml:space="preserve"> </w:t>
        </w:r>
      </w:ins>
      <m:oMath>
        <m:r>
          <m:t>x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 probability distribution for</w:t>
        </w:r>
      </w:ins>
      <w:ins w:id="1089" w:author="PR Preview" w:date="2026-01-01T00:00:00Z">
        <w:r>
          <w:t xml:space="preserve"> </w:t>
        </w:r>
      </w:ins>
      <m:oMath>
        <m:r>
          <m:t>Y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given</w:t>
        </w:r>
      </w:ins>
      <w:ins w:id="10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093" w:author="PR Preview" w:date="2026-01-01T00:00:00Z">
        <w:r>
          <w:t xml:space="preserve">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specified by its</w:t>
        </w:r>
      </w:ins>
      <w:ins w:id="1096" w:author="PR Preview" w:date="2026-01-01T00:00:00Z">
        <w:r>
          <w:t xml:space="preserve"> </w:t>
        </w:r>
      </w:ins>
      <w:hyperlink r:id="rId95">
        <w:ins w:id="1097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098" w:author="PR Preview" w:date="2026-01-01T00:00:00Z">
        <w:r>
          <w:t xml:space="preserve">.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</w:t>
        </w:r>
      </w:ins>
      <w:ins w:id="1101" w:author="PR Preview" w:date="2026-01-01T00:00:00Z">
        <w:r>
          <w:t xml:space="preserve"> </w:t>
        </w:r>
      </w:ins>
      <w:hyperlink w:anchor="def-mean-function">
        <w:ins w:id="110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0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of</w:t>
        </w:r>
      </w:ins>
      <w:ins w:id="1106" w:author="PR Preview" w:date="2026-01-01T00:00:00Z">
        <w:r>
          <w:t xml:space="preserve"> </w:t>
        </w:r>
      </w:ins>
      <m:oMath>
        <m:r>
          <m:t>P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maps each covariate value</w:t>
        </w:r>
      </w:ins>
      <w:ins w:id="1109" w:author="PR Preview" w:date="2026-01-01T00:00:00Z">
        <w:r>
          <w:t xml:space="preserve"> </w:t>
        </w:r>
      </w:ins>
      <m:oMath>
        <m:r>
          <m:t>x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del w:id="1112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A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rPr>
            <w:b/>
            <w:bCs/>
          </w:rPr>
          <w:delText xml:space="preserve">distribution model family</w:delText>
        </w:r>
      </w:del>
      <w:del w:id="11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is a set of</w:delText>
        </w:r>
      </w:del>
      <w:del w:id="1120" w:author="PR Preview" w:date="2026-01-01T00:00:00Z">
        <w:r>
          <w:delText xml:space="preserve"> </w:delText>
        </w:r>
      </w:del>
      <w:hyperlink w:anchor="def-distribution-model">
        <w:del w:id="112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122" w:author="PR Preview" w:date="2026-01-01T00:00:00Z">
        <w:r>
          <w:delText xml:space="preserve">.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The</w:delText>
        </w:r>
      </w:del>
      <w:del w:id="1125" w:author="PR Preview" w:date="2026-01-01T00:00:00Z">
        <w:r>
          <w:delText xml:space="preserve"> </w:delText>
        </w:r>
      </w:del>
      <w:hyperlink w:anchor="def-mean-function">
        <w:del w:id="112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1129" w:author="PR Preview" w:date="2026-01-01T00:00:00Z">
        <w:r>
          <w:rPr>
            <w:b/>
            <w:bCs/>
          </w:rPr>
          <w:t xml:space="preserve">Definition 28 (Distribution model family)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rPr>
            <w:b/>
            <w:bCs/>
          </w:rPr>
          <w:t xml:space="preserve">distribution model family</w:t>
        </w:r>
      </w:ins>
      <w:ins w:id="11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is a set of</w:t>
        </w:r>
      </w:ins>
      <w:ins w:id="1137" w:author="PR Preview" w:date="2026-01-01T00:00:00Z">
        <w:r>
          <w:t xml:space="preserve"> </w:t>
        </w:r>
      </w:ins>
      <w:hyperlink w:anchor="def-distribution-model">
        <w:ins w:id="1138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139" w:author="PR Preview" w:date="2026-01-01T00:00:00Z">
        <w:r>
          <w:t xml:space="preserve">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The</w:t>
        </w:r>
      </w:ins>
      <w:ins w:id="1142" w:author="PR Preview" w:date="2026-01-01T00:00:00Z">
        <w:r>
          <w:t xml:space="preserve"> </w:t>
        </w:r>
      </w:ins>
      <w:hyperlink w:anchor="def-mean-function">
        <w:ins w:id="1143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del w:id="1146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rPr>
            <w:b/>
            <w:bCs/>
          </w:rPr>
          <w:delText xml:space="preserve">fitted distribution model</w:delText>
        </w:r>
      </w:del>
      <w:del w:id="11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is a member of a</w:delText>
        </w:r>
      </w:del>
      <w:del w:id="1154" w:author="PR Preview" w:date="2026-01-01T00:00:00Z">
        <w:r>
          <w:delText xml:space="preserve"> </w:delText>
        </w:r>
      </w:del>
      <w:hyperlink w:anchor="def-distribution-model-family">
        <w:del w:id="1155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that has been chosen to describe a</w:delText>
        </w:r>
      </w:del>
      <w:del w:id="1159" w:author="PR Preview" w:date="2026-01-01T00:00:00Z">
        <w:r>
          <w:delText xml:space="preserve"> </w:delText>
        </w:r>
      </w:del>
      <w:hyperlink w:anchor="def-data-set">
        <w:del w:id="1160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62" w:author="PR Preview" w:date="2026-01-01T00:00:00Z">
        <w:r>
          <w:delText xml:space="preserve">.</w:delText>
        </w:r>
      </w:del>
    </w:p>
    <w:p>
      <w:pPr>
        <w:pStyle w:val="BodyText"/>
      </w:pPr>
      <w:ins w:id="1163" w:author="PR Preview" w:date="2026-01-01T00:00:00Z">
        <w:r>
          <w:rPr>
            <w:b/>
            <w:bCs/>
          </w:rPr>
          <w:t xml:space="preserve">Definition 29 (Fitted distribution model)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rPr>
            <w:b/>
            <w:bCs/>
          </w:rPr>
          <w:t xml:space="preserve">fitted distribution model</w:t>
        </w:r>
      </w:ins>
      <w:ins w:id="11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is a member of a</w:t>
        </w:r>
      </w:ins>
      <w:ins w:id="1171" w:author="PR Preview" w:date="2026-01-01T00:00:00Z">
        <w:r>
          <w:t xml:space="preserve"> </w:t>
        </w:r>
      </w:ins>
      <w:hyperlink w:anchor="def-distribution-model-family">
        <w:ins w:id="117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that has been chosen to describe a</w:t>
        </w:r>
      </w:ins>
      <w:ins w:id="1176" w:author="PR Preview" w:date="2026-01-01T00:00:00Z">
        <w:r>
          <w:t xml:space="preserve"> </w:t>
        </w:r>
      </w:ins>
      <w:hyperlink w:anchor="def-data-set">
        <w:ins w:id="117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79" w:author="PR Preview" w:date="2026-01-01T00:00:00Z">
        <w:r>
          <w:t xml:space="preserve">.</w:t>
        </w:r>
      </w:ins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del w:id="1180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The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rPr>
            <w:b/>
            <w:bCs/>
          </w:rPr>
          <w:delText xml:space="preserve">expected prediction loss at</w:delText>
        </w:r>
      </w:del>
      <w:del w:id="118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of a</w:delText>
        </w:r>
      </w:del>
      <w:del w:id="1188" w:author="PR Preview" w:date="2026-01-01T00:00:00Z">
        <w:r>
          <w:delText xml:space="preserve"> </w:delText>
        </w:r>
      </w:del>
      <w:hyperlink w:anchor="def-fitting-procedure">
        <w:del w:id="118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90" w:author="PR Preview" w:date="2026-01-01T00:00:00Z">
        <w:r>
          <w:delText xml:space="preserve"> </w:delText>
        </w:r>
      </w:del>
      <m:oMath>
        <m:r>
          <m:t>g</m:t>
        </m:r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at training-set size</w:delText>
        </w:r>
      </w:del>
      <w:del w:id="1193" w:author="PR Preview" w:date="2026-01-01T00:00:00Z">
        <w:r>
          <w:delText xml:space="preserve"> </w:delText>
        </w:r>
      </w:del>
      <m:oMath>
        <m:r>
          <m:t>n</m:t>
        </m:r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is the expected</w:delText>
        </w:r>
      </w:del>
      <w:del w:id="1196" w:author="PR Preview" w:date="2026-01-01T00:00:00Z">
        <w:r>
          <w:delText xml:space="preserve"> </w:delText>
        </w:r>
      </w:del>
      <w:hyperlink w:anchor="def-observation-loss">
        <w:del w:id="119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9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of the</w:delText>
        </w:r>
      </w:del>
      <w:del w:id="1201" w:author="PR Preview" w:date="2026-01-01T00:00:00Z">
        <w:r>
          <w:delText xml:space="preserve"> </w:delText>
        </w:r>
      </w:del>
      <w:hyperlink w:anchor="def-prediction-rule">
        <w:del w:id="120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that</w:delText>
        </w:r>
      </w:del>
      <w:del w:id="1206" w:author="PR Preview" w:date="2026-01-01T00:00:00Z">
        <w:r>
          <w:delText xml:space="preserve"> </w:delText>
        </w:r>
      </w:del>
      <m:oMath>
        <m:r>
          <m:t>g</m:t>
        </m:r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produces from</w:delText>
        </w:r>
      </w:del>
      <w:del w:id="1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10" w:author="PR Preview" w:date="2026-01-01T00:00:00Z">
        <w:r>
          <w:delText xml:space="preserve">,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on a new outcome</w:delText>
        </w:r>
      </w:del>
      <w:del w:id="12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with</w:delText>
        </w:r>
      </w:del>
      <w:del w:id="12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averaged over random</w:delText>
        </w:r>
      </w:del>
      <w:del w:id="1220" w:author="PR Preview" w:date="2026-01-01T00:00:00Z">
        <w:r>
          <w:delText xml:space="preserve"> </w:delText>
        </w:r>
      </w:del>
      <w:hyperlink w:anchor="def-training-set">
        <w:del w:id="122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2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of</w:delText>
        </w:r>
      </w:del>
      <w:del w:id="1225" w:author="PR Preview" w:date="2026-01-01T00:00:00Z">
        <w:r>
          <w:delText xml:space="preserve"> </w:delText>
        </w:r>
      </w:del>
      <m:oMath>
        <m:r>
          <m:t>n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observations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drawn independently of</w:delText>
        </w:r>
      </w:del>
      <w:del w:id="12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31" w:author="PR Preview" w:date="2026-01-01T00:00:00Z">
        <w:r>
          <w:delText xml:space="preserve">,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and over</w:delText>
        </w:r>
      </w:del>
      <w:del w:id="123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35" w:author="PR Preview" w:date="2026-01-01T00:00:00Z">
        <w:r>
          <w:delText xml:space="preserve">.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The rule</w:delText>
        </w:r>
      </w:del>
      <w:del w:id="12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is random because</w:delText>
        </w:r>
      </w:del>
      <w:del w:id="12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is:</w:delText>
        </w:r>
      </w:del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244" w:author="PR Preview" w:date="2026-01-01T00:00:00Z">
        <w:r>
          <w:rPr>
            <w:i/>
            <w:iCs/>
          </w:rPr>
          <w:delText xml:space="preserve">Remark 8</w:delText>
        </w:r>
      </w:del>
      <w:del w:id="1245" w:author="PR Preview" w:date="2026-01-01T00:00:00Z">
        <w:r>
          <w:delText xml:space="preserve"> (The expected prediction loss and the generalization error). </w:delText>
        </w:r>
      </w:del>
      <w:del w:id="1246" w:author="PR Preview" w:date="2026-01-01T00:00:00Z">
        <w:r>
          <w:delText xml:space="preserve">The</w:delText>
        </w:r>
      </w:del>
      <w:del w:id="1247" w:author="PR Preview" w:date="2026-01-01T00:00:00Z">
        <w:r>
          <w:delText xml:space="preserve"> </w:delText>
        </w:r>
      </w:del>
      <w:hyperlink w:anchor="def-generalization-error">
        <w:del w:id="1248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24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holds the training set fixed and averages the loss over new covariate values too.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The expected prediction loss at</w:delText>
        </w:r>
      </w:del>
      <w:del w:id="1254" w:author="PR Preview" w:date="2026-01-01T00:00:00Z">
        <w:r>
          <w:delText xml:space="preserve"> </w:delText>
        </w:r>
      </w:del>
      <m:oMath>
        <m:r>
          <m:t>x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averages over training sets as well,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and holds the covariate value fixed.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Neither is the</w:delText>
        </w:r>
      </w:del>
      <w:del w:id="1261" w:author="PR Preview" w:date="2026-01-01T00:00:00Z">
        <w:r>
          <w:delText xml:space="preserve"> </w:delText>
        </w:r>
      </w:del>
      <w:hyperlink w:anchor="def-test-error">
        <w:del w:id="1262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263" w:author="PR Preview" w:date="2026-01-01T00:00:00Z">
        <w:r>
          <w:delText xml:space="preserve">: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the test error is an average over a finite test set,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so it estimates the generalization error without equalling it.</w:delText>
        </w:r>
      </w:del>
    </w:p>
    <w:p>
      <w:pPr>
        <w:pStyle w:val="BodyText"/>
      </w:pPr>
      <w:del w:id="1268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The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rPr>
            <w:b/>
            <w:bCs/>
          </w:rPr>
          <w:delText xml:space="preserve">expected prediction error at</w:delText>
        </w:r>
      </w:del>
      <w:del w:id="127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(</w:delText>
        </w:r>
      </w:del>
      <w:del w:id="1276" w:author="PR Preview" w:date="2026-01-01T00:00:00Z">
        <w:r>
          <w:rPr>
            <w:b/>
            <w:bCs/>
          </w:rPr>
          <w:delText xml:space="preserve">EPE</w:delText>
        </w:r>
      </w:del>
      <w:del w:id="1277" w:author="PR Preview" w:date="2026-01-01T00:00:00Z">
        <w:r>
          <w:delText xml:space="preserve">; also the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280" w:author="PR Preview" w:date="2026-01-01T00:00:00Z">
        <w:r>
          <w:delText xml:space="preserve">,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rPr>
            <w:b/>
            <w:bCs/>
          </w:rPr>
          <w:delText xml:space="preserve">ESPE</w:delText>
        </w:r>
      </w:del>
      <w:del w:id="1283" w:author="PR Preview" w:date="2026-01-01T00:00:00Z">
        <w:r>
          <w:delText xml:space="preserve">)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of a</w:delText>
        </w:r>
      </w:del>
      <w:del w:id="1286" w:author="PR Preview" w:date="2026-01-01T00:00:00Z">
        <w:r>
          <w:delText xml:space="preserve"> </w:delText>
        </w:r>
      </w:del>
      <w:hyperlink w:anchor="def-fitting-procedure">
        <w:del w:id="128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88" w:author="PR Preview" w:date="2026-01-01T00:00:00Z">
        <w:r>
          <w:delText xml:space="preserve"> </w:delText>
        </w:r>
      </w:del>
      <m:oMath>
        <m:r>
          <m:t>g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at training-set size</w:delText>
        </w:r>
      </w:del>
      <w:del w:id="1291" w:author="PR Preview" w:date="2026-01-01T00:00:00Z">
        <w:r>
          <w:delText xml:space="preserve"> </w:delText>
        </w:r>
      </w:del>
      <m:oMath>
        <m:r>
          <m:t>n</m:t>
        </m:r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is its</w:delText>
        </w:r>
      </w:del>
      <w:del w:id="1294" w:author="PR Preview" w:date="2026-01-01T00:00:00Z">
        <w:r>
          <w:delText xml:space="preserve"> </w:delText>
        </w:r>
      </w:del>
      <w:hyperlink w:anchor="def-epl">
        <w:del w:id="1295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under</w:delText>
        </w:r>
      </w:del>
      <w:del w:id="1298" w:author="PR Preview" w:date="2026-01-01T00:00:00Z">
        <w:r>
          <w:delText xml:space="preserve"> </w:delText>
        </w:r>
      </w:del>
      <w:hyperlink w:anchor="rem-squared-error-loss">
        <w:del w:id="1299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300" w:author="PR Preview" w:date="2026-01-01T00:00:00Z">
        <w:r>
          <w:delText xml:space="preserve">,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the expected value of the squared</w:delText>
        </w:r>
      </w:del>
      <w:del w:id="1303" w:author="PR Preview" w:date="2026-01-01T00:00:00Z">
        <w:r>
          <w:delText xml:space="preserve"> </w:delText>
        </w:r>
      </w:del>
      <w:hyperlink r:id="rId70">
        <w:del w:id="130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05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of the</w:delText>
        </w:r>
      </w:del>
      <w:del w:id="1308" w:author="PR Preview" w:date="2026-01-01T00:00:00Z">
        <w:r>
          <w:delText xml:space="preserve"> </w:delText>
        </w:r>
      </w:del>
      <w:hyperlink w:anchor="def-prediction-rule">
        <w:del w:id="130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that</w:delText>
        </w:r>
      </w:del>
      <w:del w:id="1313" w:author="PR Preview" w:date="2026-01-01T00:00:00Z">
        <w:r>
          <w:delText xml:space="preserve"> </w:delText>
        </w:r>
      </w:del>
      <m:oMath>
        <m:r>
          <m:t>g</m:t>
        </m:r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produces from</w:delText>
        </w:r>
      </w:del>
      <w:del w:id="13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7" w:author="PR Preview" w:date="2026-01-01T00:00:00Z">
        <w:r>
          <w:delText xml:space="preserve">:</w:delText>
        </w:r>
      </w:del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del w:id="1318" w:author="PR Preview" w:date="2026-01-01T00:00:00Z">
        <w:r>
          <w:rPr>
            <w:i/>
            <w:iCs/>
          </w:rPr>
          <w:delText xml:space="preserve">Remark 9</w:delText>
        </w:r>
      </w:del>
      <w:del w:id="1319" w:author="PR Preview" w:date="2026-01-01T00:00:00Z">
        <w:r>
          <w:delText xml:space="preserve"> (The expected prediction error is a population mean squared error). </w:delText>
        </w:r>
      </w:del>
      <w:del w:id="1320" w:author="PR Preview" w:date="2026-01-01T00:00:00Z">
        <w:r>
          <w:delText xml:space="preserve">The expected prediction error is the</w:delText>
        </w:r>
      </w:del>
      <w:del w:id="1321" w:author="PR Preview" w:date="2026-01-01T00:00:00Z">
        <w:r>
          <w:delText xml:space="preserve"> </w:delText>
        </w:r>
      </w:del>
      <w:hyperlink r:id="rId122">
        <w:del w:id="1322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of the prediction</w:delText>
        </w:r>
      </w:del>
      <w:del w:id="132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as a prediction of the new outcome</w:delText>
        </w:r>
      </w:del>
      <w:del w:id="132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29" w:author="PR Preview" w:date="2026-01-01T00:00:00Z">
        <w:r>
          <w:delText xml:space="preserve">.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With squared-error loss,</w:delText>
        </w:r>
      </w:del>
      <w:del w:id="133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33" w:author="PR Preview" w:date="2026-01-01T00:00:00Z">
        <w:r>
          <w:delText xml:space="preserve">.</w:delText>
        </w:r>
      </w:del>
    </w:p>
    <w:p>
      <w:pPr>
        <w:pStyle w:val="BodyText"/>
      </w:pPr>
      <w:ins w:id="1334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rPr>
            <w:b/>
            <w:bCs/>
          </w:rPr>
          <w:t xml:space="preserve">expected prediction loss at</w:t>
        </w:r>
      </w:ins>
      <w:ins w:id="133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of a</w:t>
        </w:r>
      </w:ins>
      <w:ins w:id="1342" w:author="PR Preview" w:date="2026-01-01T00:00:00Z">
        <w:r>
          <w:t xml:space="preserve"> </w:t>
        </w:r>
      </w:ins>
      <w:hyperlink w:anchor="def-fitting-procedure">
        <w:ins w:id="134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44" w:author="PR Preview" w:date="2026-01-01T00:00:00Z">
        <w:r>
          <w:t xml:space="preserve"> </w:t>
        </w:r>
      </w:ins>
      <m:oMath>
        <m:r>
          <m:t>g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at training-set size</w:t>
        </w:r>
      </w:ins>
      <w:ins w:id="1347" w:author="PR Preview" w:date="2026-01-01T00:00:00Z">
        <w:r>
          <w:t xml:space="preserve"> </w:t>
        </w:r>
      </w:ins>
      <m:oMath>
        <m:r>
          <m:t>n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is the expected</w:t>
        </w:r>
      </w:ins>
      <w:ins w:id="1350" w:author="PR Preview" w:date="2026-01-01T00:00:00Z">
        <w:r>
          <w:t xml:space="preserve"> </w:t>
        </w:r>
      </w:ins>
      <w:hyperlink w:anchor="def-observation-loss">
        <w:ins w:id="135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5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of the</w:t>
        </w:r>
      </w:ins>
      <w:ins w:id="1355" w:author="PR Preview" w:date="2026-01-01T00:00:00Z">
        <w:r>
          <w:t xml:space="preserve"> </w:t>
        </w:r>
      </w:ins>
      <w:hyperlink w:anchor="def-fitted-model">
        <w:ins w:id="135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that</w:t>
        </w:r>
      </w:ins>
      <w:ins w:id="1360" w:author="PR Preview" w:date="2026-01-01T00:00:00Z">
        <w:r>
          <w:t xml:space="preserve"> </w:t>
        </w:r>
      </w:ins>
      <m:oMath>
        <m:r>
          <m:t>g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produces from</w:t>
        </w:r>
      </w:ins>
      <w:ins w:id="13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on a new outcome</w:t>
        </w:r>
      </w:ins>
      <w:ins w:id="13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with</w:t>
        </w:r>
      </w:ins>
      <w:ins w:id="13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71" w:author="PR Preview" w:date="2026-01-01T00:00:00Z">
        <w:r>
          <w:t xml:space="preserve">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averaged over random</w:t>
        </w:r>
      </w:ins>
      <w:ins w:id="1374" w:author="PR Preview" w:date="2026-01-01T00:00:00Z">
        <w:r>
          <w:t xml:space="preserve"> </w:t>
        </w:r>
      </w:ins>
      <w:hyperlink w:anchor="def-training-set">
        <w:ins w:id="1375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3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of</w:t>
        </w:r>
      </w:ins>
      <w:ins w:id="1379" w:author="PR Preview" w:date="2026-01-01T00:00:00Z">
        <w:r>
          <w:t xml:space="preserve"> </w:t>
        </w:r>
      </w:ins>
      <m:oMath>
        <m:r>
          <m:t>n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observations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drawn independently of</w:t>
        </w:r>
      </w:ins>
      <w:ins w:id="1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85" w:author="PR Preview" w:date="2026-01-01T00:00:00Z">
        <w:r>
          <w:t xml:space="preserve">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and over</w:t>
        </w:r>
      </w:ins>
      <w:ins w:id="13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89" w:author="PR Preview" w:date="2026-01-01T00:00:00Z">
        <w:r>
          <w:t xml:space="preserve">.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The rule</w:t>
        </w:r>
      </w:ins>
      <w:ins w:id="139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is random because</w:t>
        </w:r>
      </w:ins>
      <w:ins w:id="13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is:</w:t>
        </w:r>
      </w:ins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ins w:id="1398" w:author="PR Preview" w:date="2026-01-01T00:00:00Z">
        <w:r>
          <w:rPr>
            <w:i/>
            <w:iCs/>
          </w:rPr>
          <w:t xml:space="preserve">Remark 9</w:t>
        </w:r>
      </w:ins>
      <w:ins w:id="1399" w:author="PR Preview" w:date="2026-01-01T00:00:00Z">
        <w:r>
          <w:t xml:space="preserve"> (The expected prediction loss and the generalization error). </w:t>
        </w:r>
      </w:ins>
      <w:ins w:id="1400" w:author="PR Preview" w:date="2026-01-01T00:00:00Z">
        <w:r>
          <w:t xml:space="preserve">The</w:t>
        </w:r>
      </w:ins>
      <w:ins w:id="1401" w:author="PR Preview" w:date="2026-01-01T00:00:00Z">
        <w:r>
          <w:t xml:space="preserve"> </w:t>
        </w:r>
      </w:ins>
      <w:hyperlink w:anchor="def-generalization-error">
        <w:ins w:id="140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40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holds the training set fixed and averages the loss over new covariate values too.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The expected prediction loss at</w:t>
        </w:r>
      </w:ins>
      <w:ins w:id="1408" w:author="PR Preview" w:date="2026-01-01T00:00:00Z">
        <w:r>
          <w:t xml:space="preserve"> </w:t>
        </w:r>
      </w:ins>
      <m:oMath>
        <m:r>
          <m:t>x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averages over training sets as well,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holds the covariate value fixed.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Neither is the</w:t>
        </w:r>
      </w:ins>
      <w:ins w:id="1415" w:author="PR Preview" w:date="2026-01-01T00:00:00Z">
        <w:r>
          <w:t xml:space="preserve"> </w:t>
        </w:r>
      </w:ins>
      <w:hyperlink w:anchor="def-test-error">
        <w:ins w:id="1416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417" w:author="PR Preview" w:date="2026-01-01T00:00:00Z">
        <w:r>
          <w:t xml:space="preserve">: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the test error is an average over a finite test set,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so it estimates the generalization error without equalling it.</w:t>
        </w:r>
      </w:ins>
    </w:p>
    <w:bookmarkEnd w:id="119"/>
    <w:bookmarkStart w:id="121" w:name="def-epe"/>
    <w:p>
      <w:pPr>
        <w:pStyle w:val="BodyText"/>
      </w:pPr>
      <w:ins w:id="1422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The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rPr>
            <w:b/>
            <w:bCs/>
          </w:rPr>
          <w:t xml:space="preserve">expected prediction error at</w:t>
        </w:r>
      </w:ins>
      <w:ins w:id="142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(</w:t>
        </w:r>
      </w:ins>
      <w:ins w:id="1430" w:author="PR Preview" w:date="2026-01-01T00:00:00Z">
        <w:r>
          <w:rPr>
            <w:b/>
            <w:bCs/>
          </w:rPr>
          <w:t xml:space="preserve">EPE</w:t>
        </w:r>
      </w:ins>
      <w:ins w:id="1431" w:author="PR Preview" w:date="2026-01-01T00:00:00Z">
        <w:r>
          <w:t xml:space="preserve">; also the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rPr>
            <w:b/>
            <w:bCs/>
          </w:rPr>
          <w:t xml:space="preserve">expected squared prediction error</w:t>
        </w:r>
      </w:ins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rPr>
            <w:b/>
            <w:bCs/>
          </w:rPr>
          <w:t xml:space="preserve">ESPE</w:t>
        </w:r>
      </w:ins>
      <w:ins w:id="1437" w:author="PR Preview" w:date="2026-01-01T00:00:00Z">
        <w:r>
          <w:t xml:space="preserve">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of a</w:t>
        </w:r>
      </w:ins>
      <w:ins w:id="1440" w:author="PR Preview" w:date="2026-01-01T00:00:00Z">
        <w:r>
          <w:t xml:space="preserve"> </w:t>
        </w:r>
      </w:ins>
      <w:hyperlink w:anchor="def-fitting-procedure">
        <w:ins w:id="144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42" w:author="PR Preview" w:date="2026-01-01T00:00:00Z">
        <w:r>
          <w:t xml:space="preserve"> </w:t>
        </w:r>
      </w:ins>
      <m:oMath>
        <m:r>
          <m:t>g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at training-set size</w:t>
        </w:r>
      </w:ins>
      <w:ins w:id="1445" w:author="PR Preview" w:date="2026-01-01T00:00:00Z">
        <w:r>
          <w:t xml:space="preserve"> </w:t>
        </w:r>
      </w:ins>
      <m:oMath>
        <m:r>
          <m:t>n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is its</w:t>
        </w:r>
      </w:ins>
      <w:ins w:id="1448" w:author="PR Preview" w:date="2026-01-01T00:00:00Z">
        <w:r>
          <w:t xml:space="preserve"> </w:t>
        </w:r>
      </w:ins>
      <w:hyperlink w:anchor="def-epl">
        <w:ins w:id="1449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under</w:t>
        </w:r>
      </w:ins>
      <w:ins w:id="1452" w:author="PR Preview" w:date="2026-01-01T00:00:00Z">
        <w:r>
          <w:t xml:space="preserve"> </w:t>
        </w:r>
      </w:ins>
      <w:hyperlink w:anchor="rem-squared-error-loss">
        <w:ins w:id="1453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the expected value of the squared</w:t>
        </w:r>
      </w:ins>
      <w:ins w:id="1457" w:author="PR Preview" w:date="2026-01-01T00:00:00Z">
        <w:r>
          <w:t xml:space="preserve"> </w:t>
        </w:r>
      </w:ins>
      <w:hyperlink r:id="rId70">
        <w:ins w:id="145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5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of the</w:t>
        </w:r>
      </w:ins>
      <w:ins w:id="1462" w:author="PR Preview" w:date="2026-01-01T00:00:00Z">
        <w:r>
          <w:t xml:space="preserve"> </w:t>
        </w:r>
      </w:ins>
      <w:hyperlink w:anchor="def-fitted-model">
        <w:ins w:id="14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that</w:t>
        </w:r>
      </w:ins>
      <w:ins w:id="1467" w:author="PR Preview" w:date="2026-01-01T00:00:00Z">
        <w:r>
          <w:t xml:space="preserve"> </w:t>
        </w:r>
      </w:ins>
      <m:oMath>
        <m:r>
          <m:t>g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produces from</w:t>
        </w:r>
      </w:ins>
      <w:ins w:id="14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71" w:author="PR Preview" w:date="2026-01-01T00:00:00Z">
        <w:r>
          <w:t xml:space="preserve">:</w:t>
        </w:r>
      </w:ins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ins w:id="1472" w:author="PR Preview" w:date="2026-01-01T00:00:00Z">
        <w:r>
          <w:rPr>
            <w:i/>
            <w:iCs/>
          </w:rPr>
          <w:t xml:space="preserve">Remark 10</w:t>
        </w:r>
      </w:ins>
      <w:ins w:id="1473" w:author="PR Preview" w:date="2026-01-01T00:00:00Z">
        <w:r>
          <w:t xml:space="preserve"> (The expected prediction error is a population mean squared error). </w:t>
        </w:r>
      </w:ins>
      <w:ins w:id="1474" w:author="PR Preview" w:date="2026-01-01T00:00:00Z">
        <w:r>
          <w:t xml:space="preserve">The expected prediction error is the</w:t>
        </w:r>
      </w:ins>
      <w:ins w:id="1475" w:author="PR Preview" w:date="2026-01-01T00:00:00Z">
        <w:r>
          <w:t xml:space="preserve"> </w:t>
        </w:r>
      </w:ins>
      <w:hyperlink r:id="rId122">
        <w:ins w:id="1476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of the prediction</w:t>
        </w:r>
      </w:ins>
      <w:ins w:id="14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as a prediction of the new outcome</w:t>
        </w:r>
      </w:ins>
      <w:ins w:id="148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83" w:author="PR Preview" w:date="2026-01-01T00:00:00Z">
        <w:r>
          <w:t xml:space="preserve">.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With squared-error loss,</w:t>
        </w:r>
      </w:ins>
      <w:ins w:id="148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87" w:author="PR Preview" w:date="2026-01-01T00:00:00Z">
        <w:r>
          <w:t xml:space="preserve">.</w:t>
        </w:r>
      </w:ins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del w:id="1488" w:author="PR Preview" w:date="2026-01-01T00:00:00Z">
        <w:r>
          <w:rPr>
            <w:i/>
            <w:iCs/>
          </w:rPr>
          <w:delText xml:space="preserve">Remark 10</w:delText>
        </w:r>
      </w:del>
      <w:del w:id="1489" w:author="PR Preview" w:date="2026-01-01T00:00:00Z">
        <w:r>
          <w:delText xml:space="preserve"> (Source: Expected prediction error at a covariate value). </w:delText>
        </w:r>
      </w:del>
      <w:del w:id="1490" w:author="PR Preview" w:date="2026-01-01T00:00:00Z">
        <w:r>
          <w:delText xml:space="preserve">Hastie et al. [3, Sec. 7.3]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write this quantity as</w:delText>
        </w:r>
      </w:del>
      <w:del w:id="1493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1496" w:author="PR Preview" w:date="2026-01-01T00:00:00Z">
        <w:r>
          <w:rPr>
            <w:i/>
            <w:iCs/>
          </w:rPr>
          <w:t xml:space="preserve">Remark 11</w:t>
        </w:r>
      </w:ins>
      <w:ins w:id="1497" w:author="PR Preview" w:date="2026-01-01T00:00:00Z">
        <w:r>
          <w:t xml:space="preserve"> (Source: Expected prediction error at a covariate value). </w:t>
        </w:r>
      </w:ins>
      <w:ins w:id="1498" w:author="PR Preview" w:date="2026-01-01T00:00:00Z">
        <w:r>
          <w:t xml:space="preserve">Hastie et al. [3, Sec. 7.3]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write this quantity as</w:t>
        </w:r>
      </w:ins>
      <w:ins w:id="1501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for squared-error loss.</w:t>
        </w:r>
      </w:ins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504" w:author="PR Preview" w:date="2026-01-01T00:00:00Z">
        <w:r>
          <w:delText xml:space="preserve">The steps labeled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“definition”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apply</w:delText>
        </w:r>
      </w:del>
      <w:del w:id="1509" w:author="PR Preview" w:date="2026-01-01T00:00:00Z">
        <w:r>
          <w:delText xml:space="preserve"> </w:delText>
        </w:r>
      </w:del>
      <w:hyperlink w:anchor="eq-expected-generalization-error">
        <w:del w:id="1510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511" w:author="PR Preview" w:date="2026-01-01T00:00:00Z">
        <w:r>
          <w:delText xml:space="preserve">,</w:delText>
        </w:r>
      </w:del>
      <w:del w:id="1512" w:author="PR Preview" w:date="2026-01-01T00:00:00Z">
        <w:r>
          <w:delText xml:space="preserve"> </w:delText>
        </w:r>
      </w:del>
      <w:hyperlink w:anchor="eq-generalization-error">
        <w:del w:id="1513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and</w:delText>
        </w:r>
      </w:del>
      <w:del w:id="1516" w:author="PR Preview" w:date="2026-01-01T00:00:00Z">
        <w:r>
          <w:delText xml:space="preserve"> </w:delText>
        </w:r>
      </w:del>
      <w:hyperlink w:anchor="eq-epl">
        <w:del w:id="1517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518" w:author="PR Preview" w:date="2026-01-01T00:00:00Z">
        <w:r>
          <w:delText xml:space="preserve">, in that order.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Here</w:delText>
        </w:r>
      </w:del>
      <w:del w:id="152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abbreviates</w:delText>
        </w:r>
      </w:del>
      <w:del w:id="152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525" w:author="PR Preview" w:date="2026-01-01T00:00:00Z">
        <w:r>
          <w:delText xml:space="preserve">, the</w:delText>
        </w:r>
      </w:del>
      <w:del w:id="1526" w:author="PR Preview" w:date="2026-01-01T00:00:00Z">
        <w:r>
          <w:delText xml:space="preserve"> </w:delText>
        </w:r>
      </w:del>
      <w:hyperlink w:anchor="def-observation-loss">
        <w:del w:id="152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of the prediction rule</w:delText>
        </w:r>
      </w:del>
      <w:del w:id="15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eq-prediction-rule">
        <w:del w:id="1533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534" w:author="PR Preview" w:date="2026-01-01T00:00:00Z">
        <w:r>
          <w:delText xml:space="preserve">)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on the new observation.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The two steps labeled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“iterated expectations”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use the</w:delText>
        </w:r>
      </w:del>
      <w:del w:id="1543" w:author="PR Preview" w:date="2026-01-01T00:00:00Z">
        <w:r>
          <w:delText xml:space="preserve"> </w:delText>
        </w:r>
      </w:del>
      <w:hyperlink r:id="rId126">
        <w:del w:id="1544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45" w:author="PR Preview" w:date="2026-01-01T00:00:00Z">
        <w:r>
          <w:delText xml:space="preserve">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the first conditioning on</w:delText>
        </w:r>
      </w:del>
      <w:del w:id="15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and the second on</w:delText>
        </w:r>
      </w:del>
      <w:del w:id="15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52" w:author="PR Preview" w:date="2026-01-01T00:00:00Z">
        <w:r>
          <w:delText xml:space="preserve">.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The last line needs</w:delText>
        </w:r>
      </w:del>
      <w:del w:id="15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to be independent of</w:delText>
        </w:r>
      </w:del>
      <w:del w:id="15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59" w:author="PR Preview" w:date="2026-01-01T00:00:00Z">
        <w:r>
          <w:delText xml:space="preserve">: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then, given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63" w:author="PR Preview" w:date="2026-01-01T00:00:00Z">
        <w:r>
          <w:delText xml:space="preserve">,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still has its unconditional distribution,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as</w:delText>
        </w:r>
      </w:del>
      <w:del w:id="1569" w:author="PR Preview" w:date="2026-01-01T00:00:00Z">
        <w:r>
          <w:delText xml:space="preserve"> </w:delText>
        </w:r>
      </w:del>
      <w:hyperlink w:anchor="def-epl">
        <w:del w:id="1570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requires.</w:delText>
        </w:r>
      </w:del>
    </w:p>
    <w:p>
      <w:pPr>
        <w:pStyle w:val="FirstParagraph"/>
      </w:pPr>
      <w:ins w:id="1573" w:author="PR Preview" w:date="2026-01-01T00:00:00Z">
        <w:r>
          <w:t xml:space="preserve">The steps labeled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“definition”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apply</w:t>
        </w:r>
      </w:ins>
      <w:ins w:id="1578" w:author="PR Preview" w:date="2026-01-01T00:00:00Z">
        <w:r>
          <w:t xml:space="preserve"> </w:t>
        </w:r>
      </w:ins>
      <w:hyperlink w:anchor="eq-expected-generalization-error">
        <w:ins w:id="1579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580" w:author="PR Preview" w:date="2026-01-01T00:00:00Z">
        <w:r>
          <w:t xml:space="preserve">,</w:t>
        </w:r>
      </w:ins>
      <w:ins w:id="1581" w:author="PR Preview" w:date="2026-01-01T00:00:00Z">
        <w:r>
          <w:t xml:space="preserve"> </w:t>
        </w:r>
      </w:ins>
      <w:hyperlink w:anchor="eq-generalization-error">
        <w:ins w:id="1582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and</w:t>
        </w:r>
      </w:ins>
      <w:ins w:id="1585" w:author="PR Preview" w:date="2026-01-01T00:00:00Z">
        <w:r>
          <w:t xml:space="preserve"> </w:t>
        </w:r>
      </w:ins>
      <w:hyperlink w:anchor="eq-epl">
        <w:ins w:id="1586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587" w:author="PR Preview" w:date="2026-01-01T00:00:00Z">
        <w:r>
          <w:t xml:space="preserve">, in that order.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Here</w:t>
        </w:r>
      </w:ins>
      <w:ins w:id="159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abbreviates</w:t>
        </w:r>
      </w:ins>
      <w:ins w:id="159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94" w:author="PR Preview" w:date="2026-01-01T00:00:00Z">
        <w:r>
          <w:t xml:space="preserve">, the</w:t>
        </w:r>
      </w:ins>
      <w:ins w:id="1595" w:author="PR Preview" w:date="2026-01-01T00:00:00Z">
        <w:r>
          <w:t xml:space="preserve"> </w:t>
        </w:r>
      </w:ins>
      <w:hyperlink w:anchor="def-observation-loss">
        <w:ins w:id="159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of the prediction rule</w:t>
        </w:r>
      </w:ins>
      <w:ins w:id="15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(</w:t>
        </w:r>
      </w:ins>
      <w:hyperlink w:anchor="eq-prediction-rule">
        <w:ins w:id="1602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603" w:author="PR Preview" w:date="2026-01-01T00:00:00Z">
        <w:r>
          <w:t xml:space="preserve">)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on the new observation.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The two steps labeled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“iterated expectations”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use the</w:t>
        </w:r>
      </w:ins>
      <w:ins w:id="1612" w:author="PR Preview" w:date="2026-01-01T00:00:00Z">
        <w:r>
          <w:t xml:space="preserve"> </w:t>
        </w:r>
      </w:ins>
      <w:hyperlink r:id="rId126">
        <w:ins w:id="1613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the first conditioning on</w:t>
        </w:r>
      </w:ins>
      <w:ins w:id="16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and the second on</w:t>
        </w:r>
      </w:ins>
      <w:ins w:id="16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21" w:author="PR Preview" w:date="2026-01-01T00:00:00Z">
        <w:r>
          <w:t xml:space="preserve">.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The last line needs</w:t>
        </w:r>
      </w:ins>
      <w:ins w:id="16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to be independent of</w:t>
        </w:r>
      </w:ins>
      <w:ins w:id="16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628" w:author="PR Preview" w:date="2026-01-01T00:00:00Z">
        <w:r>
          <w:t xml:space="preserve">: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then, given</w:t>
        </w:r>
      </w:ins>
      <w:ins w:id="1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still has its unconditional distribution,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as</w:t>
        </w:r>
      </w:ins>
      <w:ins w:id="1638" w:author="PR Preview" w:date="2026-01-01T00:00:00Z">
        <w:r>
          <w:t xml:space="preserve"> </w:t>
        </w:r>
      </w:ins>
      <w:hyperlink w:anchor="def-epl">
        <w:ins w:id="1639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requires.</w:t>
        </w:r>
      </w:ins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del w:id="1642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Let</w:delText>
        </w:r>
      </w:del>
      <w:del w:id="1645" w:author="PR Preview" w:date="2026-01-01T00:00:00Z">
        <w:r>
          <w:delText xml:space="preserve"> </w:delText>
        </w:r>
      </w:del>
      <m:oMath>
        <m:r>
          <m:t>g</m:t>
        </m:r>
      </m:oMath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be a</w:delText>
        </w:r>
      </w:del>
      <w:del w:id="1648" w:author="PR Preview" w:date="2026-01-01T00:00:00Z">
        <w:r>
          <w:delText xml:space="preserve"> </w:delText>
        </w:r>
      </w:del>
      <w:hyperlink w:anchor="def-fitting-procedure">
        <w:del w:id="164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50" w:author="PR Preview" w:date="2026-01-01T00:00:00Z">
        <w:r>
          <w:delText xml:space="preserve">,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and let</w:delText>
        </w:r>
      </w:del>
      <w:del w:id="16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be a random</w:delText>
        </w:r>
      </w:del>
      <w:del w:id="1656" w:author="PR Preview" w:date="2026-01-01T00:00:00Z">
        <w:r>
          <w:delText xml:space="preserve"> </w:delText>
        </w:r>
      </w:del>
      <w:hyperlink w:anchor="def-training-set">
        <w:del w:id="165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58" w:author="PR Preview" w:date="2026-01-01T00:00:00Z">
        <w:r>
          <w:delText xml:space="preserve">.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The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rPr>
            <w:b/>
            <w:bCs/>
          </w:rPr>
          <w:delText xml:space="preserve">expected prediction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of</w:delText>
        </w:r>
      </w:del>
      <w:del w:id="1665" w:author="PR Preview" w:date="2026-01-01T00:00:00Z">
        <w:r>
          <w:delText xml:space="preserve"> </w:delText>
        </w:r>
      </w:del>
      <m:oMath>
        <m:r>
          <m:t>g</m:t>
        </m:r>
      </m:oMath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at a covariate value</w:delText>
        </w:r>
      </w:del>
      <w:del w:id="1668" w:author="PR Preview" w:date="2026-01-01T00:00:00Z">
        <w:r>
          <w:delText xml:space="preserve"> </w:delText>
        </w:r>
      </w:del>
      <m:oMath>
        <m:r>
          <m:t>x</m:t>
        </m:r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 value</w:delText>
        </w:r>
      </w:del>
      <w:del w:id="16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of the</w:delText>
        </w:r>
      </w:del>
      <w:del w:id="1674" w:author="PR Preview" w:date="2026-01-01T00:00:00Z">
        <w:r>
          <w:delText xml:space="preserve"> </w:delText>
        </w:r>
      </w:del>
      <w:hyperlink w:anchor="def-prediction-rule">
        <w:del w:id="167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at</w:delText>
        </w:r>
      </w:del>
      <w:del w:id="1679" w:author="PR Preview" w:date="2026-01-01T00:00:00Z">
        <w:r>
          <w:delText xml:space="preserve"> </w:delText>
        </w:r>
      </w:del>
      <m:oMath>
        <m:r>
          <m:t>x</m:t>
        </m:r>
      </m:oMath>
      <w:del w:id="1680" w:author="PR Preview" w:date="2026-01-01T00:00:00Z">
        <w:r>
          <w:delText xml:space="preserve">,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683" w:author="PR Preview" w:date="2026-01-01T00:00:00Z">
        <w:r>
          <w:rPr>
            <w:b/>
            <w:bCs/>
          </w:rPr>
          <w:t xml:space="preserve">Definition 32 (Expected prediction)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Let</w:t>
        </w:r>
      </w:ins>
      <w:ins w:id="1686" w:author="PR Preview" w:date="2026-01-01T00:00:00Z">
        <w:r>
          <w:t xml:space="preserve"> </w:t>
        </w:r>
      </w:ins>
      <m:oMath>
        <m:r>
          <m:t>g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be a</w:t>
        </w:r>
      </w:ins>
      <w:ins w:id="1689" w:author="PR Preview" w:date="2026-01-01T00:00:00Z">
        <w:r>
          <w:t xml:space="preserve"> </w:t>
        </w:r>
      </w:ins>
      <w:hyperlink w:anchor="def-fitting-procedure">
        <w:ins w:id="169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91" w:author="PR Preview" w:date="2026-01-01T00:00:00Z">
        <w:r>
          <w:t xml:space="preserve">,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and let</w:t>
        </w:r>
      </w:ins>
      <w:ins w:id="16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be a random</w:t>
        </w:r>
      </w:ins>
      <w:ins w:id="1697" w:author="PR Preview" w:date="2026-01-01T00:00:00Z">
        <w:r>
          <w:t xml:space="preserve"> </w:t>
        </w:r>
      </w:ins>
      <w:hyperlink w:anchor="def-training-set">
        <w:ins w:id="169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99" w:author="PR Preview" w:date="2026-01-01T00:00:00Z">
        <w:r>
          <w:t xml:space="preserve">.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The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rPr>
            <w:b/>
            <w:bCs/>
          </w:rPr>
          <w:t xml:space="preserve">expected prediction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of</w:t>
        </w:r>
      </w:ins>
      <w:ins w:id="1706" w:author="PR Preview" w:date="2026-01-01T00:00:00Z">
        <w:r>
          <w:t xml:space="preserve"> </w:t>
        </w:r>
      </w:ins>
      <m:oMath>
        <m:r>
          <m:t>g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at a covariate value</w:t>
        </w:r>
      </w:ins>
      <w:ins w:id="1709" w:author="PR Preview" w:date="2026-01-01T00:00:00Z">
        <w:r>
          <w:t xml:space="preserve"> </w:t>
        </w:r>
      </w:ins>
      <m:oMath>
        <m:r>
          <m:t>x</m:t>
        </m:r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is the value</w:t>
        </w:r>
      </w:ins>
      <w:ins w:id="17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of the</w:t>
        </w:r>
      </w:ins>
      <w:ins w:id="1715" w:author="PR Preview" w:date="2026-01-01T00:00:00Z">
        <w:r>
          <w:t xml:space="preserve"> </w:t>
        </w:r>
      </w:ins>
      <w:hyperlink w:anchor="def-fitted-model">
        <w:ins w:id="171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at</w:t>
        </w:r>
      </w:ins>
      <w:ins w:id="1720" w:author="PR Preview" w:date="2026-01-01T00:00:00Z">
        <w:r>
          <w:t xml:space="preserve"> </w:t>
        </w:r>
      </w:ins>
      <m:oMath>
        <m:r>
          <m:t>x</m:t>
        </m:r>
      </m:oMath>
      <w:ins w:id="1721" w:author="PR Preview" w:date="2026-01-01T00:00:00Z">
        <w:r>
          <w:t xml:space="preserve">,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del w:id="1724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Let</w:delText>
        </w:r>
      </w:del>
      <w:del w:id="1727" w:author="PR Preview" w:date="2026-01-01T00:00:00Z">
        <w:r>
          <w:delText xml:space="preserve"> </w:delText>
        </w:r>
      </w:del>
      <m:oMath>
        <m:r>
          <m:t>g</m:t>
        </m:r>
      </m:oMath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be a</w:delText>
        </w:r>
      </w:del>
      <w:del w:id="1730" w:author="PR Preview" w:date="2026-01-01T00:00:00Z">
        <w:r>
          <w:delText xml:space="preserve"> </w:delText>
        </w:r>
      </w:del>
      <w:hyperlink w:anchor="def-fitting-procedure">
        <w:del w:id="173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32" w:author="PR Preview" w:date="2026-01-01T00:00:00Z">
        <w:r>
          <w:delText xml:space="preserve">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and let</w:delText>
        </w:r>
      </w:del>
      <w:del w:id="17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be a random</w:delText>
        </w:r>
      </w:del>
      <w:del w:id="1738" w:author="PR Preview" w:date="2026-01-01T00:00:00Z">
        <w:r>
          <w:delText xml:space="preserve"> </w:delText>
        </w:r>
      </w:del>
      <w:hyperlink w:anchor="def-training-set">
        <w:del w:id="17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40" w:author="PR Preview" w:date="2026-01-01T00:00:00Z">
        <w:r>
          <w:delText xml:space="preserve">.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At a covariate value</w:delText>
        </w:r>
      </w:del>
      <w:del w:id="1743" w:author="PR Preview" w:date="2026-01-01T00:00:00Z">
        <w:r>
          <w:delText xml:space="preserve"> </w:delText>
        </w:r>
      </w:del>
      <m:oMath>
        <m:r>
          <m:t>x</m:t>
        </m:r>
      </m:oMath>
      <w:del w:id="1744" w:author="PR Preview" w:date="2026-01-01T00:00:00Z">
        <w:r>
          <w:delText xml:space="preserve">,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the prediction</w:delText>
        </w:r>
      </w:del>
      <w:del w:id="17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is a random variable,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because it depends on the random training data.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The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rPr>
            <w:b/>
            <w:bCs/>
          </w:rPr>
          <w:delText xml:space="preserve">bias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of the prediction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is the expected</w:delText>
        </w:r>
      </w:del>
      <w:del w:id="1760" w:author="PR Preview" w:date="2026-01-01T00:00:00Z">
        <w:r>
          <w:delText xml:space="preserve"> </w:delText>
        </w:r>
      </w:del>
      <w:hyperlink r:id="rId133">
        <w:del w:id="176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of the prediction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as an</w:delText>
        </w:r>
      </w:del>
      <w:del w:id="1766" w:author="PR Preview" w:date="2026-01-01T00:00:00Z">
        <w:r>
          <w:delText xml:space="preserve"> </w:delText>
        </w:r>
      </w:del>
      <w:hyperlink r:id="rId134">
        <w:del w:id="176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of the</w:delText>
        </w:r>
      </w:del>
      <w:del w:id="1770" w:author="PR Preview" w:date="2026-01-01T00:00:00Z">
        <w:r>
          <w:delText xml:space="preserve"> </w:delText>
        </w:r>
      </w:del>
      <w:hyperlink w:anchor="def-mean-function">
        <w:del w:id="177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value</w:delText>
        </w:r>
      </w:del>
      <w:del w:id="177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75" w:author="PR Preview" w:date="2026-01-01T00:00:00Z">
        <w:r>
          <w:delText xml:space="preserve">,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which is its estimand here, not the new outcome it predicts:</w:delText>
        </w:r>
      </w:del>
    </w:p>
    <w:p>
      <w:pPr>
        <w:pStyle w:val="FirstParagraph"/>
      </w:pPr>
      <w:ins w:id="1778" w:author="PR Preview" w:date="2026-01-01T00:00:00Z">
        <w:r>
          <w:rPr>
            <w:b/>
            <w:bCs/>
          </w:rPr>
          <w:t xml:space="preserve">Definition 33 (Bias of a prediction)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Let</w:t>
        </w:r>
      </w:ins>
      <w:ins w:id="1781" w:author="PR Preview" w:date="2026-01-01T00:00:00Z">
        <w:r>
          <w:t xml:space="preserve"> </w:t>
        </w:r>
      </w:ins>
      <m:oMath>
        <m:r>
          <m:t>g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be a</w:t>
        </w:r>
      </w:ins>
      <w:ins w:id="1784" w:author="PR Preview" w:date="2026-01-01T00:00:00Z">
        <w:r>
          <w:t xml:space="preserve"> </w:t>
        </w:r>
      </w:ins>
      <w:hyperlink w:anchor="def-fitting-procedure">
        <w:ins w:id="178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86" w:author="PR Preview" w:date="2026-01-01T00:00:00Z">
        <w:r>
          <w:t xml:space="preserve">,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and let</w:t>
        </w:r>
      </w:ins>
      <w:ins w:id="17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be a random</w:t>
        </w:r>
      </w:ins>
      <w:ins w:id="1792" w:author="PR Preview" w:date="2026-01-01T00:00:00Z">
        <w:r>
          <w:t xml:space="preserve"> </w:t>
        </w:r>
      </w:ins>
      <w:hyperlink w:anchor="def-training-set">
        <w:ins w:id="17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94" w:author="PR Preview" w:date="2026-01-01T00:00:00Z">
        <w:r>
          <w:t xml:space="preserve">.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At a covariate value</w:t>
        </w:r>
      </w:ins>
      <w:ins w:id="1797" w:author="PR Preview" w:date="2026-01-01T00:00:00Z">
        <w:r>
          <w:t xml:space="preserve"> </w:t>
        </w:r>
      </w:ins>
      <m:oMath>
        <m:r>
          <m:t>x</m:t>
        </m:r>
      </m:oMath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the prediction</w:t>
        </w:r>
      </w:ins>
      <w:ins w:id="18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 a random variable,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because it depends on the random training data.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The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rPr>
            <w:b/>
            <w:bCs/>
          </w:rPr>
          <w:t xml:space="preserve">bias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of the prediction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is the expected</w:t>
        </w:r>
      </w:ins>
      <w:ins w:id="1814" w:author="PR Preview" w:date="2026-01-01T00:00:00Z">
        <w:r>
          <w:t xml:space="preserve"> </w:t>
        </w:r>
      </w:ins>
      <w:hyperlink r:id="rId133">
        <w:ins w:id="1815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of the prediction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as an</w:t>
        </w:r>
      </w:ins>
      <w:ins w:id="1820" w:author="PR Preview" w:date="2026-01-01T00:00:00Z">
        <w:r>
          <w:t xml:space="preserve"> </w:t>
        </w:r>
      </w:ins>
      <w:hyperlink r:id="rId134">
        <w:ins w:id="182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of the</w:t>
        </w:r>
      </w:ins>
      <w:ins w:id="1824" w:author="PR Preview" w:date="2026-01-01T00:00:00Z">
        <w:r>
          <w:t xml:space="preserve"> </w:t>
        </w:r>
      </w:ins>
      <w:hyperlink w:anchor="def-mean-function">
        <w:ins w:id="182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value</w:t>
        </w:r>
      </w:ins>
      <w:ins w:id="182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9" w:author="PR Preview" w:date="2026-01-01T00:00:00Z">
        <w:r>
          <w:t xml:space="preserve">,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del w:id="1832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In</w:delText>
        </w:r>
      </w:del>
      <w:del w:id="1835" w:author="PR Preview" w:date="2026-01-01T00:00:00Z">
        <w:r>
          <w:delText xml:space="preserve"> </w:delText>
        </w:r>
      </w:del>
      <w:hyperlink w:anchor="thm-epe-decomposition">
        <w:del w:id="183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37" w:author="PR Preview" w:date="2026-01-01T00:00:00Z">
        <w:r>
          <w:delText xml:space="preserve">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the term</w:delText>
        </w:r>
      </w:del>
      <w:del w:id="184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is the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rPr>
            <w:b/>
            <w:bCs/>
          </w:rPr>
          <w:delText xml:space="preserve">irreducible error</w:delText>
        </w:r>
      </w:del>
      <w:del w:id="1845" w:author="PR Preview" w:date="2026-01-01T00:00:00Z">
        <w:r>
          <w:delText xml:space="preserve">.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It does not depend on the fitting procedure</w:delText>
        </w:r>
      </w:del>
      <w:del w:id="1848" w:author="PR Preview" w:date="2026-01-01T00:00:00Z">
        <w:r>
          <w:delText xml:space="preserve"> </w:delText>
        </w:r>
      </w:del>
      <m:oMath>
        <m:r>
          <m:t>g</m:t>
        </m:r>
      </m:oMath>
      <w:del w:id="1849" w:author="PR Preview" w:date="2026-01-01T00:00:00Z">
        <w:r>
          <w:delText xml:space="preserve">,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so no choice of prediction can remove it.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The theorem concerns the single covariate value</w:delText>
        </w:r>
      </w:del>
      <w:del w:id="1854" w:author="PR Preview" w:date="2026-01-01T00:00:00Z">
        <w:r>
          <w:delText xml:space="preserve"> </w:delText>
        </w:r>
      </w:del>
      <m:oMath>
        <m:r>
          <m:t>x</m:t>
        </m:r>
      </m:oMath>
      <w:del w:id="1855" w:author="PR Preview" w:date="2026-01-01T00:00:00Z">
        <w:r>
          <w:delText xml:space="preserve">,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so</w:delText>
        </w:r>
      </w:del>
      <w:del w:id="18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may differ from one covariate value to another: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it does not assume constant noise variance across covariate values.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For example, in</w:delText>
        </w:r>
      </w:del>
      <w:del w:id="1865" w:author="PR Preview" w:date="2026-01-01T00:00:00Z">
        <w:r>
          <w:delText xml:space="preserve"> </w:delText>
        </w:r>
      </w:del>
      <w:hyperlink w:anchor="exr-epe-three-sources">
        <w:del w:id="1866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867" w:author="PR Preview" w:date="2026-01-01T00:00:00Z">
        <w:r>
          <w:delText xml:space="preserve">,</w:delText>
        </w:r>
      </w:del>
      <w:del w:id="186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869" w:author="PR Preview" w:date="2026-01-01T00:00:00Z">
        <w:r>
          <w:delText xml:space="preserve">,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so every prediction there has expected squared error at least</w:delText>
        </w:r>
      </w:del>
      <w:del w:id="1872" w:author="PR Preview" w:date="2026-01-01T00:00:00Z">
        <w:r>
          <w:delText xml:space="preserve"> </w:delText>
        </w:r>
      </w:del>
      <m:oMath>
        <m:r>
          <m:t>3</m:t>
        </m:r>
      </m:oMath>
      <w:del w:id="1873" w:author="PR Preview" w:date="2026-01-01T00:00:00Z">
        <w:r>
          <w:delText xml:space="preserve">.</w:delText>
        </w:r>
      </w:del>
    </w:p>
    <w:p>
      <w:pPr>
        <w:pStyle w:val="FirstParagraph"/>
      </w:pPr>
      <w:ins w:id="1874" w:author="PR Preview" w:date="2026-01-01T00:00:00Z">
        <w:r>
          <w:rPr>
            <w:b/>
            <w:bCs/>
          </w:rPr>
          <w:t xml:space="preserve">Definition 34 (Irreducible error)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In</w:t>
        </w:r>
      </w:ins>
      <w:ins w:id="1877" w:author="PR Preview" w:date="2026-01-01T00:00:00Z">
        <w:r>
          <w:t xml:space="preserve"> </w:t>
        </w:r>
      </w:ins>
      <w:hyperlink w:anchor="thm-epe-decomposition">
        <w:ins w:id="187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the term</w:t>
        </w:r>
      </w:ins>
      <w:ins w:id="188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is the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rPr>
            <w:b/>
            <w:bCs/>
          </w:rPr>
          <w:t xml:space="preserve">irreducible error</w:t>
        </w:r>
      </w:ins>
      <w:ins w:id="1887" w:author="PR Preview" w:date="2026-01-01T00:00:00Z">
        <w:r>
          <w:t xml:space="preserve">.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It does not depend on the fitting procedure</w:t>
        </w:r>
      </w:ins>
      <w:ins w:id="1890" w:author="PR Preview" w:date="2026-01-01T00:00:00Z">
        <w:r>
          <w:t xml:space="preserve"> </w:t>
        </w:r>
      </w:ins>
      <m:oMath>
        <m:r>
          <m:t>g</m:t>
        </m:r>
      </m:oMath>
      <w:ins w:id="1891" w:author="PR Preview" w:date="2026-01-01T00:00:00Z">
        <w:r>
          <w:t xml:space="preserve">,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so no choice of prediction can remove it.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The theorem concerns the single covariate value</w:t>
        </w:r>
      </w:ins>
      <w:ins w:id="1896" w:author="PR Preview" w:date="2026-01-01T00:00:00Z">
        <w:r>
          <w:t xml:space="preserve"> </w:t>
        </w:r>
      </w:ins>
      <m:oMath>
        <m:r>
          <m:t>x</m:t>
        </m:r>
      </m:oMath>
      <w:ins w:id="1897" w:author="PR Preview" w:date="2026-01-01T00:00:00Z">
        <w:r>
          <w:t xml:space="preserve">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so</w:t>
        </w:r>
      </w:ins>
      <w:ins w:id="19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may differ from one covariate value to another: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it does not assume constant noise variance across covariate values.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For example, in</w:t>
        </w:r>
      </w:ins>
      <w:ins w:id="1907" w:author="PR Preview" w:date="2026-01-01T00:00:00Z">
        <w:r>
          <w:t xml:space="preserve"> </w:t>
        </w:r>
      </w:ins>
      <w:hyperlink w:anchor="exr-epe-three-sources">
        <w:ins w:id="190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909" w:author="PR Preview" w:date="2026-01-01T00:00:00Z">
        <w:r>
          <w:t xml:space="preserve">,</w:t>
        </w:r>
      </w:ins>
      <w:ins w:id="191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911" w:author="PR Preview" w:date="2026-01-01T00:00:00Z">
        <w:r>
          <w:t xml:space="preserve">,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so every prediction there has expected squared error at least</w:t>
        </w:r>
      </w:ins>
      <w:ins w:id="1914" w:author="PR Preview" w:date="2026-01-01T00:00:00Z">
        <w:r>
          <w:t xml:space="preserve"> </w:t>
        </w:r>
      </w:ins>
      <m:oMath>
        <m:r>
          <m:t>3</m:t>
        </m:r>
      </m:oMath>
      <w:ins w:id="191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del w:id="1916" w:author="PR Preview" w:date="2026-01-01T00:00:00Z">
        <w:r>
          <w:rPr>
            <w:i/>
            <w:iCs/>
          </w:rPr>
          <w:delText xml:space="preserve">Remark 11</w:delText>
        </w:r>
      </w:del>
      <w:del w:id="1917" w:author="PR Preview" w:date="2026-01-01T00:00:00Z">
        <w:r>
          <w:delText xml:space="preserve"> (Other names, and how the expected error splits). </w:delText>
        </w:r>
      </w:del>
      <w:del w:id="1918" w:author="PR Preview" w:date="2026-01-01T00:00:00Z">
        <w:r>
          <w:delText xml:space="preserve">Hastie et al. [3, Sec. 7.2]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also call</w:delText>
        </w:r>
      </w:del>
      <w:del w:id="19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the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rPr>
            <w:i/>
            <w:iCs/>
          </w:rPr>
          <w:delText xml:space="preserve">test error</w:delText>
        </w:r>
      </w:del>
      <w:del w:id="1926" w:author="PR Preview" w:date="2026-01-01T00:00:00Z">
        <w:r>
          <w:delText xml:space="preserve">,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and in sec. 7.12 the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rPr>
            <w:i/>
            <w:iCs/>
          </w:rPr>
          <w:delText xml:space="preserve">conditional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test error.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It is the</w:delText>
        </w:r>
      </w:del>
      <w:del w:id="1935" w:author="PR Preview" w:date="2026-01-01T00:00:00Z">
        <w:r>
          <w:delText xml:space="preserve"> </w:delText>
        </w:r>
      </w:del>
      <w:hyperlink r:id="rId163">
        <w:del w:id="193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of the prediction</w:delText>
        </w:r>
      </w:del>
      <w:del w:id="19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under the</w:delText>
        </w:r>
      </w:del>
      <w:del w:id="1942" w:author="PR Preview" w:date="2026-01-01T00:00:00Z">
        <w:r>
          <w:delText xml:space="preserve"> </w:delText>
        </w:r>
      </w:del>
      <w:hyperlink r:id="rId67">
        <w:del w:id="194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944" w:author="PR Preview" w:date="2026-01-01T00:00:00Z">
        <w:r>
          <w:delText xml:space="preserve"> </w:delText>
        </w:r>
      </w:del>
      <m:oMath>
        <m:r>
          <m:t>L</m:t>
        </m:r>
      </m:oMath>
      <w:del w:id="1945" w:author="PR Preview" w:date="2026-01-01T00:00:00Z">
        <w:r>
          <w:delText xml:space="preserve">,</w:delText>
        </w:r>
      </w:del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948" w:author="PR Preview" w:date="2026-01-01T00:00:00Z">
        <w:r>
          <w:rPr>
            <w:i/>
            <w:iCs/>
          </w:rPr>
          <w:t xml:space="preserve">Remark 12</w:t>
        </w:r>
      </w:ins>
      <w:ins w:id="1949" w:author="PR Preview" w:date="2026-01-01T00:00:00Z">
        <w:r>
          <w:t xml:space="preserve"> (Other names, and how the expected error splits). </w:t>
        </w:r>
      </w:ins>
      <w:ins w:id="1950" w:author="PR Preview" w:date="2026-01-01T00:00:00Z">
        <w:r>
          <w:t xml:space="preserve">Hastie et al. [3, Sec. 7.2]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also call</w:t>
        </w:r>
      </w:ins>
      <w:ins w:id="19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the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rPr>
            <w:i/>
            <w:iCs/>
          </w:rPr>
          <w:t xml:space="preserve">test error</w:t>
        </w:r>
      </w:ins>
      <w:ins w:id="1958" w:author="PR Preview" w:date="2026-01-01T00:00:00Z">
        <w:r>
          <w:t xml:space="preserve">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and in sec. 7.12 the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rPr>
            <w:i/>
            <w:iCs/>
          </w:rPr>
          <w:t xml:space="preserve">conditional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test error.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It is the</w:t>
        </w:r>
      </w:ins>
      <w:ins w:id="1967" w:author="PR Preview" w:date="2026-01-01T00:00:00Z">
        <w:r>
          <w:t xml:space="preserve"> </w:t>
        </w:r>
      </w:ins>
      <w:hyperlink r:id="rId163">
        <w:ins w:id="196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of the prediction</w:t>
        </w:r>
      </w:ins>
      <w:ins w:id="19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under the</w:t>
        </w:r>
      </w:ins>
      <w:ins w:id="1974" w:author="PR Preview" w:date="2026-01-01T00:00:00Z">
        <w:r>
          <w:t xml:space="preserve"> </w:t>
        </w:r>
      </w:ins>
      <w:hyperlink r:id="rId67">
        <w:ins w:id="197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976" w:author="PR Preview" w:date="2026-01-01T00:00:00Z">
        <w:r>
          <w:t xml:space="preserve"> </w:t>
        </w:r>
      </w:ins>
      <m:oMath>
        <m:r>
          <m:t>L</m:t>
        </m:r>
      </m:oMath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del w:id="1980" w:author="PR Preview" w:date="2026-01-01T00:00:00Z">
        <w:r>
          <w:rPr>
            <w:b/>
            <w:bCs/>
          </w:rPr>
          <w:delText xml:space="preserve">Definition 36 (Flexibility)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Let</w:delText>
        </w:r>
      </w:del>
      <w:del w:id="19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and</w:delText>
        </w:r>
      </w:del>
      <w:del w:id="198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be</w:delText>
        </w:r>
      </w:del>
      <w:del w:id="1989" w:author="PR Preview" w:date="2026-01-01T00:00:00Z">
        <w:r>
          <w:delText xml:space="preserve"> </w:delText>
        </w:r>
      </w:del>
      <w:hyperlink w:anchor="def-fitting-procedure">
        <w:del w:id="199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that each choose, by least squares,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a</w:delText>
        </w:r>
      </w:del>
      <w:del w:id="1995" w:author="PR Preview" w:date="2026-01-01T00:00:00Z">
        <w:r>
          <w:delText xml:space="preserve"> </w:delText>
        </w:r>
      </w:del>
      <w:hyperlink w:anchor="def-prediction-rule">
        <w:del w:id="199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from a set of candidate functions,</w:delText>
        </w:r>
      </w:del>
      <w:del w:id="19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and</w:delText>
        </w:r>
      </w:del>
      <w:del w:id="20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respectively.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The procedure</w:delText>
        </w:r>
      </w:del>
      <w:del w:id="200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is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rPr>
            <w:b/>
            <w:bCs/>
          </w:rPr>
          <w:delText xml:space="preserve">at least as flexible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as</w:delText>
        </w:r>
      </w:del>
      <w:del w:id="20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if every candidate of</w:delText>
        </w:r>
      </w:del>
      <w:del w:id="201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is also a candidate of</w:delText>
        </w:r>
      </w:del>
      <w:del w:id="202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21" w:author="PR Preview" w:date="2026-01-01T00:00:00Z">
        <w:r>
          <w:delText xml:space="preserve">:</w:delText>
        </w:r>
      </w:del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del w:id="2022" w:author="PR Preview" w:date="2026-01-01T00:00:00Z">
        <w:r>
          <w:rPr>
            <w:i/>
            <w:iCs/>
          </w:rPr>
          <w:delText xml:space="preserve">Remark 12</w:delText>
        </w:r>
      </w:del>
      <w:del w:id="2023" w:author="PR Preview" w:date="2026-01-01T00:00:00Z">
        <w:r>
          <w:delText xml:space="preserve"> (Source: Flexibility). </w:delText>
        </w:r>
      </w:del>
      <w:del w:id="2024" w:author="PR Preview" w:date="2026-01-01T00:00:00Z">
        <w:r>
          <w:delText xml:space="preserve">James et al. [5, Sec. 2.1.3]</w:delText>
        </w:r>
      </w:del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2027" w:author="PR Preview" w:date="2026-01-01T00:00:00Z">
        <w:r>
          <w:rPr>
            <w:i/>
            <w:iCs/>
          </w:rPr>
          <w:delText xml:space="preserve">Remark 13</w:delText>
        </w:r>
      </w:del>
      <w:del w:id="2028" w:author="PR Preview" w:date="2026-01-01T00:00:00Z">
        <w:r>
          <w:delText xml:space="preserve"> (Polynomial degree orders flexibility). </w:delText>
        </w:r>
      </w:del>
      <w:del w:id="2029" w:author="PR Preview" w:date="2026-01-01T00:00:00Z">
        <w:r>
          <w:delText xml:space="preserve">Least-squares polynomial fits are ordered by degree: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a polynomial of degree</w:delText>
        </w:r>
      </w:del>
      <w:del w:id="2032" w:author="PR Preview" w:date="2026-01-01T00:00:00Z">
        <w:r>
          <w:delText xml:space="preserve"> </w:delText>
        </w:r>
      </w:del>
      <m:oMath>
        <m:r>
          <m:t>d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is also a polynomial of degree</w:delText>
        </w:r>
      </w:del>
      <w:del w:id="203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whose coefficient of</w:delText>
        </w:r>
      </w:del>
      <w:del w:id="20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is zero,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so the fit of degree</w:delText>
        </w:r>
      </w:del>
      <w:del w:id="204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is</w:delText>
        </w:r>
      </w:del>
      <w:del w:id="2046" w:author="PR Preview" w:date="2026-01-01T00:00:00Z">
        <w:r>
          <w:delText xml:space="preserve"> </w:delText>
        </w:r>
      </w:del>
      <w:hyperlink w:anchor="def-flexibility">
        <w:del w:id="204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as the fit of degree</w:delText>
        </w:r>
      </w:del>
      <w:del w:id="2050" w:author="PR Preview" w:date="2026-01-01T00:00:00Z">
        <w:r>
          <w:delText xml:space="preserve"> </w:delText>
        </w:r>
      </w:del>
      <m:oMath>
        <m:r>
          <m:t>d</m:t>
        </m:r>
      </m:oMath>
      <w:del w:id="2051" w:author="PR Preview" w:date="2026-01-01T00:00:00Z">
        <w:r>
          <w:delText xml:space="preserve">.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 four fits of</w:delText>
        </w:r>
      </w:del>
      <w:del w:id="2054" w:author="PR Preview" w:date="2026-01-01T00:00:00Z">
        <w:r>
          <w:delText xml:space="preserve"> </w:delText>
        </w:r>
      </w:del>
      <w:hyperlink w:anchor="exr-overfitting">
        <w:del w:id="205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are ordered this way.</w:delText>
        </w:r>
      </w:del>
      <w:del w:id="2058" w:author="PR Preview" w:date="2026-01-01T00:00:00Z">
        <w:r>
          <w:delText xml:space="preserve"> </w:delText>
        </w:r>
      </w:del>
      <w:hyperlink w:anchor="def-flexibility">
        <w:del w:id="2059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is narrower than the informal use of the word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in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James et al. [5, Sec. 2.1.3]</w:delText>
        </w:r>
      </w:del>
      <w:del w:id="2066" w:author="PR Preview" w:date="2026-01-01T00:00:00Z">
        <w:r>
          <w:delText xml:space="preserve">: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it orders only procedures whose candidate sets are nested.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Other procedures can be compared by other measures,</w:delText>
        </w:r>
      </w:del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such as the effective number of parameters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[3, Sec. 7.6]</w:delText>
        </w:r>
      </w:del>
      <w:del w:id="2075" w:author="PR Preview" w:date="2026-01-01T00:00:00Z">
        <w:r>
          <w:delText xml:space="preserve">.</w:delText>
        </w:r>
      </w:del>
    </w:p>
    <w:p>
      <w:pPr>
        <w:pStyle w:val="BodyText"/>
      </w:pPr>
      <w:del w:id="2076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Let</w:delText>
        </w:r>
      </w:del>
      <w:del w:id="207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be</w:delText>
        </w:r>
      </w:del>
      <w:del w:id="2082" w:author="PR Preview" w:date="2026-01-01T00:00:00Z">
        <w:r>
          <w:delText xml:space="preserve"> </w:delText>
        </w:r>
      </w:del>
      <w:hyperlink w:anchor="def-fitting-procedure">
        <w:del w:id="208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84" w:author="PR Preview" w:date="2026-01-01T00:00:00Z">
        <w:r>
          <w:delText xml:space="preserve">,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each</w:delText>
        </w:r>
      </w:del>
      <w:del w:id="2087" w:author="PR Preview" w:date="2026-01-01T00:00:00Z">
        <w:r>
          <w:delText xml:space="preserve"> </w:delText>
        </w:r>
      </w:del>
      <w:hyperlink w:anchor="def-flexibility">
        <w:del w:id="208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as the one before,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and let</w:delText>
        </w:r>
      </w:del>
      <w:del w:id="20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be a random</w:delText>
        </w:r>
      </w:del>
      <w:del w:id="2096" w:author="PR Preview" w:date="2026-01-01T00:00:00Z">
        <w:r>
          <w:delText xml:space="preserve"> </w:delText>
        </w:r>
      </w:del>
      <w:hyperlink w:anchor="def-training-set">
        <w:del w:id="209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98" w:author="PR Preview" w:date="2026-01-01T00:00:00Z">
        <w:r>
          <w:delText xml:space="preserve">.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At a covariate value</w:delText>
        </w:r>
      </w:del>
      <w:del w:id="2101" w:author="PR Preview" w:date="2026-01-01T00:00:00Z">
        <w:r>
          <w:delText xml:space="preserve"> </w:delText>
        </w:r>
      </w:del>
      <m:oMath>
        <m:r>
          <m:t>x</m:t>
        </m:r>
      </m:oMath>
      <w:del w:id="2102" w:author="PR Preview" w:date="2026-01-01T00:00:00Z">
        <w:r>
          <w:delText xml:space="preserve">,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with</w:delText>
        </w:r>
      </w:del>
      <w:del w:id="2105" w:author="PR Preview" w:date="2026-01-01T00:00:00Z">
        <w:r>
          <w:delText xml:space="preserve"> </w:delText>
        </w:r>
      </w:del>
      <m:oMath>
        <m:r>
          <m:t>μ</m:t>
        </m:r>
      </m:oMath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the</w:delText>
        </w:r>
      </w:del>
      <w:del w:id="2108" w:author="PR Preview" w:date="2026-01-01T00:00:00Z">
        <w:r>
          <w:delText xml:space="preserve"> </w:delText>
        </w:r>
      </w:del>
      <w:hyperlink w:anchor="def-mean-function">
        <w:del w:id="210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110" w:author="PR Preview" w:date="2026-01-01T00:00:00Z">
        <w:r>
          <w:delText xml:space="preserve">,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there is a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rPr>
            <w:b/>
            <w:bCs/>
          </w:rPr>
          <w:delText xml:space="preserve">bias–variance trade-off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among them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when, from each procedure to the next,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the squared</w:delText>
        </w:r>
      </w:del>
      <w:del w:id="2121" w:author="PR Preview" w:date="2026-01-01T00:00:00Z">
        <w:r>
          <w:delText xml:space="preserve"> </w:delText>
        </w:r>
      </w:del>
      <w:hyperlink w:anchor="def-prediction-bias">
        <w:del w:id="212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of the prediction, used as an</w:delText>
        </w:r>
      </w:del>
      <w:del w:id="2125" w:author="PR Preview" w:date="2026-01-01T00:00:00Z">
        <w:r>
          <w:delText xml:space="preserve"> </w:delText>
        </w:r>
      </w:del>
      <w:hyperlink r:id="rId134">
        <w:del w:id="212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of</w:delText>
        </w:r>
      </w:del>
      <w:del w:id="212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30" w:author="PR Preview" w:date="2026-01-01T00:00:00Z">
        <w:r>
          <w:delText xml:space="preserve">, does not rise</w:delText>
        </w:r>
      </w:del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and its</w:delText>
        </w:r>
      </w:del>
      <w:del w:id="2133" w:author="PR Preview" w:date="2026-01-01T00:00:00Z">
        <w:r>
          <w:delText xml:space="preserve"> </w:delText>
        </w:r>
      </w:del>
      <w:hyperlink r:id="rId138">
        <w:del w:id="213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does not fall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[7]</w:delText>
        </w:r>
      </w:del>
      <w:del w:id="2139" w:author="PR Preview" w:date="2026-01-01T00:00:00Z">
        <w:r>
          <w:delText xml:space="preserve">:</w:delText>
        </w:r>
      </w:del>
    </w:p>
    <w:p>
      <w:pPr>
        <w:pStyle w:val="BodyText"/>
      </w:pPr>
      <w:ins w:id="2140" w:author="PR Preview" w:date="2026-01-01T00:00:00Z">
        <w:r>
          <w:rPr>
            <w:b/>
            <w:bCs/>
          </w:rPr>
          <w:t xml:space="preserve">Definition 35 (Flexibility)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Let</w:t>
        </w:r>
      </w:ins>
      <w:ins w:id="214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and</w:t>
        </w:r>
      </w:ins>
      <w:ins w:id="21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be</w:t>
        </w:r>
      </w:ins>
      <w:ins w:id="2149" w:author="PR Preview" w:date="2026-01-01T00:00:00Z">
        <w:r>
          <w:t xml:space="preserve"> </w:t>
        </w:r>
      </w:ins>
      <w:hyperlink w:anchor="def-fitting-procedure">
        <w:ins w:id="215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that each choose, by least squares,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a</w:t>
        </w:r>
      </w:ins>
      <w:ins w:id="2155" w:author="PR Preview" w:date="2026-01-01T00:00:00Z">
        <w:r>
          <w:t xml:space="preserve"> </w:t>
        </w:r>
      </w:ins>
      <w:hyperlink w:anchor="def-fitted-model">
        <w:ins w:id="215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from a set of candidate</w:t>
        </w:r>
      </w:ins>
      <w:ins w:id="2159" w:author="PR Preview" w:date="2026-01-01T00:00:00Z">
        <w:r>
          <w:t xml:space="preserve"> </w:t>
        </w:r>
      </w:ins>
      <w:hyperlink r:id="rId41">
        <w:ins w:id="216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161" w:author="PR Preview" w:date="2026-01-01T00:00:00Z">
        <w:r>
          <w:t xml:space="preserve">,</w:t>
        </w:r>
      </w:ins>
      <w:ins w:id="21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and</w:t>
        </w:r>
      </w:ins>
      <w:ins w:id="21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respectively.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The procedure</w:t>
        </w:r>
      </w:ins>
      <w:ins w:id="21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is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rPr>
            <w:b/>
            <w:bCs/>
          </w:rPr>
          <w:t xml:space="preserve">at least as flexible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as</w:t>
        </w:r>
      </w:ins>
      <w:ins w:id="21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if every candidate of</w:t>
        </w:r>
      </w:ins>
      <w:ins w:id="218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is also a candidate of</w:t>
        </w:r>
      </w:ins>
      <w:ins w:id="21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84" w:author="PR Preview" w:date="2026-01-01T00:00:00Z">
        <w:r>
          <w:t xml:space="preserve">:</w:t>
        </w:r>
      </w:ins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ins w:id="2185" w:author="PR Preview" w:date="2026-01-01T00:00:00Z">
        <w:r>
          <w:rPr>
            <w:i/>
            <w:iCs/>
          </w:rPr>
          <w:t xml:space="preserve">Remark 13</w:t>
        </w:r>
      </w:ins>
      <w:ins w:id="2186" w:author="PR Preview" w:date="2026-01-01T00:00:00Z">
        <w:r>
          <w:t xml:space="preserve"> (Source: Flexibility). </w:t>
        </w:r>
      </w:ins>
      <w:ins w:id="2187" w:author="PR Preview" w:date="2026-01-01T00:00:00Z">
        <w:r>
          <w:t xml:space="preserve">James et al. [5, Sec. 2.1.3]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use flexibility without a formal definition.</w:t>
        </w:r>
      </w:ins>
    </w:p>
    <w:bookmarkEnd w:id="167"/>
    <w:bookmarkStart w:id="168" w:name="rem-flexibility"/>
    <w:p>
      <w:pPr>
        <w:pStyle w:val="BodyText"/>
      </w:pPr>
      <w:ins w:id="2190" w:author="PR Preview" w:date="2026-01-01T00:00:00Z">
        <w:r>
          <w:rPr>
            <w:i/>
            <w:iCs/>
          </w:rPr>
          <w:t xml:space="preserve">Remark 14</w:t>
        </w:r>
      </w:ins>
      <w:ins w:id="2191" w:author="PR Preview" w:date="2026-01-01T00:00:00Z">
        <w:r>
          <w:t xml:space="preserve"> (Polynomial degree orders flexibility). </w:t>
        </w:r>
      </w:ins>
      <w:ins w:id="2192" w:author="PR Preview" w:date="2026-01-01T00:00:00Z">
        <w:r>
          <w:t xml:space="preserve">Least-squares polynomial fits are ordered by degree: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a polynomial of degree</w:t>
        </w:r>
      </w:ins>
      <w:ins w:id="2195" w:author="PR Preview" w:date="2026-01-01T00:00:00Z">
        <w:r>
          <w:t xml:space="preserve"> </w:t>
        </w:r>
      </w:ins>
      <m:oMath>
        <m:r>
          <m:t>d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is also a polynomial of degree</w:t>
        </w:r>
      </w:ins>
      <w:ins w:id="219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whose coefficient of</w:t>
        </w:r>
      </w:ins>
      <w:ins w:id="220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is zero,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so the fit of degree</w:t>
        </w:r>
      </w:ins>
      <w:ins w:id="220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is</w:t>
        </w:r>
      </w:ins>
      <w:ins w:id="2209" w:author="PR Preview" w:date="2026-01-01T00:00:00Z">
        <w:r>
          <w:t xml:space="preserve"> </w:t>
        </w:r>
      </w:ins>
      <w:hyperlink w:anchor="def-flexibility">
        <w:ins w:id="221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as the fit of degree</w:t>
        </w:r>
      </w:ins>
      <w:ins w:id="2213" w:author="PR Preview" w:date="2026-01-01T00:00:00Z">
        <w:r>
          <w:t xml:space="preserve"> </w:t>
        </w:r>
      </w:ins>
      <m:oMath>
        <m:r>
          <m:t>d</m:t>
        </m:r>
      </m:oMath>
      <w:ins w:id="2214" w:author="PR Preview" w:date="2026-01-01T00:00:00Z">
        <w:r>
          <w:t xml:space="preserve">.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The four fits of</w:t>
        </w:r>
      </w:ins>
      <w:ins w:id="2217" w:author="PR Preview" w:date="2026-01-01T00:00:00Z">
        <w:r>
          <w:t xml:space="preserve"> </w:t>
        </w:r>
      </w:ins>
      <w:hyperlink w:anchor="exr-overfitting">
        <w:ins w:id="221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are ordered this way.</w:t>
        </w:r>
      </w:ins>
      <w:ins w:id="2221" w:author="PR Preview" w:date="2026-01-01T00:00:00Z">
        <w:r>
          <w:t xml:space="preserve"> </w:t>
        </w:r>
      </w:ins>
      <w:hyperlink w:anchor="def-flexibility">
        <w:ins w:id="2222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is narrower than the informal use of the word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in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James et al. [5, Sec. 2.1.3]</w:t>
        </w:r>
      </w:ins>
      <w:ins w:id="2229" w:author="PR Preview" w:date="2026-01-01T00:00:00Z">
        <w:r>
          <w:t xml:space="preserve">: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it orders only procedures whose candidate sets are nested.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Other procedures can be compared by other measures,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such as the effective number of parameters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[3, Sec. 7.6]</w:t>
        </w:r>
      </w:ins>
      <w:ins w:id="2238" w:author="PR Preview" w:date="2026-01-01T00:00:00Z">
        <w:r>
          <w:t xml:space="preserve">.</w:t>
        </w:r>
      </w:ins>
    </w:p>
    <w:bookmarkEnd w:id="168"/>
    <w:bookmarkStart w:id="170" w:name="def-bias-variance-tradeoff"/>
    <w:p>
      <w:pPr>
        <w:pStyle w:val="BodyText"/>
      </w:pPr>
      <w:ins w:id="2239" w:author="PR Preview" w:date="2026-01-01T00:00:00Z">
        <w:r>
          <w:rPr>
            <w:b/>
            <w:bCs/>
          </w:rPr>
          <w:t xml:space="preserve">Definition 36 (Bias–variance trade-off)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Let</w:t>
        </w:r>
      </w:ins>
      <w:ins w:id="22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be</w:t>
        </w:r>
      </w:ins>
      <w:ins w:id="2245" w:author="PR Preview" w:date="2026-01-01T00:00:00Z">
        <w:r>
          <w:t xml:space="preserve"> </w:t>
        </w:r>
      </w:ins>
      <w:hyperlink w:anchor="def-fitting-procedure">
        <w:ins w:id="224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247" w:author="PR Preview" w:date="2026-01-01T00:00:00Z">
        <w:r>
          <w:t xml:space="preserve">,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each</w:t>
        </w:r>
      </w:ins>
      <w:ins w:id="2250" w:author="PR Preview" w:date="2026-01-01T00:00:00Z">
        <w:r>
          <w:t xml:space="preserve"> </w:t>
        </w:r>
      </w:ins>
      <w:hyperlink w:anchor="def-flexibility">
        <w:ins w:id="225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as the one before,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and let</w:t>
        </w:r>
      </w:ins>
      <w:ins w:id="22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be a random</w:t>
        </w:r>
      </w:ins>
      <w:ins w:id="2259" w:author="PR Preview" w:date="2026-01-01T00:00:00Z">
        <w:r>
          <w:t xml:space="preserve"> </w:t>
        </w:r>
      </w:ins>
      <w:hyperlink w:anchor="def-training-set">
        <w:ins w:id="226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61" w:author="PR Preview" w:date="2026-01-01T00:00:00Z">
        <w:r>
          <w:t xml:space="preserve">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At a covariate value</w:t>
        </w:r>
      </w:ins>
      <w:ins w:id="2264" w:author="PR Preview" w:date="2026-01-01T00:00:00Z">
        <w:r>
          <w:t xml:space="preserve"> </w:t>
        </w:r>
      </w:ins>
      <m:oMath>
        <m:r>
          <m:t>x</m:t>
        </m:r>
      </m:oMath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with</w:t>
        </w:r>
      </w:ins>
      <w:ins w:id="2268" w:author="PR Preview" w:date="2026-01-01T00:00:00Z">
        <w:r>
          <w:t xml:space="preserve"> </w:t>
        </w:r>
      </w:ins>
      <m:oMath>
        <m:r>
          <m:t>μ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the</w:t>
        </w:r>
      </w:ins>
      <w:ins w:id="2271" w:author="PR Preview" w:date="2026-01-01T00:00:00Z">
        <w:r>
          <w:t xml:space="preserve"> </w:t>
        </w:r>
      </w:ins>
      <w:hyperlink w:anchor="def-mean-function">
        <w:ins w:id="227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73" w:author="PR Preview" w:date="2026-01-01T00:00:00Z">
        <w:r>
          <w:t xml:space="preserve">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there is a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rPr>
            <w:b/>
            <w:bCs/>
          </w:rPr>
          <w:t xml:space="preserve">bias–variance trade-off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among them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when, from each procedure to the next,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the squared</w:t>
        </w:r>
      </w:ins>
      <w:ins w:id="2284" w:author="PR Preview" w:date="2026-01-01T00:00:00Z">
        <w:r>
          <w:t xml:space="preserve"> </w:t>
        </w:r>
      </w:ins>
      <w:hyperlink w:anchor="def-prediction-bias">
        <w:ins w:id="228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of the prediction, used as an</w:t>
        </w:r>
      </w:ins>
      <w:ins w:id="2288" w:author="PR Preview" w:date="2026-01-01T00:00:00Z">
        <w:r>
          <w:t xml:space="preserve"> </w:t>
        </w:r>
      </w:ins>
      <w:hyperlink r:id="rId134">
        <w:ins w:id="228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of</w:t>
        </w:r>
      </w:ins>
      <w:ins w:id="229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93" w:author="PR Preview" w:date="2026-01-01T00:00:00Z">
        <w:r>
          <w:t xml:space="preserve">, does not rise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and its</w:t>
        </w:r>
      </w:ins>
      <w:ins w:id="2296" w:author="PR Preview" w:date="2026-01-01T00:00:00Z">
        <w:r>
          <w:t xml:space="preserve"> </w:t>
        </w:r>
      </w:ins>
      <w:hyperlink r:id="rId138">
        <w:ins w:id="229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does not fall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[7]</w:t>
        </w:r>
      </w:ins>
      <w:ins w:id="2302" w:author="PR Preview" w:date="2026-01-01T00:00:00Z">
        <w:r>
          <w:t xml:space="preserve">:</w:t>
        </w:r>
      </w:ins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del w:id="2303" w:author="PR Preview" w:date="2026-01-01T00:00:00Z">
        <w:r>
          <w:rPr>
            <w:i/>
            <w:iCs/>
          </w:rPr>
          <w:delText xml:space="preserve">Remark 14</w:delText>
        </w:r>
      </w:del>
      <w:del w:id="2304" w:author="PR Preview" w:date="2026-01-01T00:00:00Z">
        <w:r>
          <w:delText xml:space="preserve"> (Overfitting and the trade-off). </w:delText>
        </w:r>
      </w:del>
      <w:del w:id="2305" w:author="PR Preview" w:date="2026-01-01T00:00:00Z">
        <w:r>
          <w:delText xml:space="preserve">By</w:delText>
        </w:r>
      </w:del>
      <w:del w:id="2306" w:author="PR Preview" w:date="2026-01-01T00:00:00Z">
        <w:r>
          <w:delText xml:space="preserve"> </w:delText>
        </w:r>
      </w:del>
      <w:hyperlink w:anchor="thm-epe-decomposition">
        <w:del w:id="230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308" w:author="PR Preview" w:date="2026-01-01T00:00:00Z">
        <w:r>
          <w:delText xml:space="preserve">,</w:delText>
        </w:r>
      </w:del>
      <w:del w:id="230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is the squared bias plus the variance plus</w:delText>
        </w:r>
      </w:del>
      <w:del w:id="231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13" w:author="PR Preview" w:date="2026-01-01T00:00:00Z">
        <w:r>
          <w:delText xml:space="preserve">.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Under a</w:delText>
        </w:r>
      </w:del>
      <w:del w:id="2316" w:author="PR Preview" w:date="2026-01-01T00:00:00Z">
        <w:r>
          <w:delText xml:space="preserve"> </w:delText>
        </w:r>
      </w:del>
      <w:hyperlink w:anchor="def-bias-variance-tradeoff">
        <w:del w:id="2317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among</w:delText>
        </w:r>
      </w:del>
      <w:del w:id="23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21" w:author="PR Preview" w:date="2026-01-01T00:00:00Z">
        <w:r>
          <w:delText xml:space="preserve">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moving from</w:delText>
        </w:r>
      </w:del>
      <w:del w:id="23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to</w:delText>
        </w:r>
      </w:del>
      <w:del w:id="23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lowers the expected squared prediction error at</w:delText>
        </w:r>
      </w:del>
      <w:del w:id="2330" w:author="PR Preview" w:date="2026-01-01T00:00:00Z">
        <w:r>
          <w:delText xml:space="preserve"> </w:delText>
        </w:r>
      </w:del>
      <m:oMath>
        <m:r>
          <m:t>x</m:t>
        </m:r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when the squared bias falls by more than the variance rises,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and raises it otherwise.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The smallest of</w:delText>
        </w:r>
      </w:del>
      <w:del w:id="23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is often at some</w:delText>
        </w:r>
      </w:del>
      <w:del w:id="234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with</w:delText>
        </w:r>
      </w:del>
      <w:del w:id="23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[5, Sec. 2.2.2]</w:delText>
        </w:r>
      </w:del>
      <w:del w:id="2346" w:author="PR Preview" w:date="2026-01-01T00:00:00Z">
        <w:r>
          <w:delText xml:space="preserve">,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but not always: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if the mean function</w:delText>
        </w:r>
      </w:del>
      <w:del w:id="2351" w:author="PR Preview" w:date="2026-01-01T00:00:00Z">
        <w:r>
          <w:delText xml:space="preserve"> </w:delText>
        </w:r>
      </w:del>
      <m:oMath>
        <m:r>
          <m:t>μ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is among the functions that candidate</w:delText>
        </w:r>
      </w:del>
      <w:del w:id="2354" w:author="PR Preview" w:date="2026-01-01T00:00:00Z">
        <w:r>
          <w:delText xml:space="preserve"> </w:delText>
        </w:r>
      </w:del>
      <m:oMath>
        <m:r>
          <m:t>1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can fit,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the squared bias of</w:delText>
        </w:r>
      </w:del>
      <w:del w:id="235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can be zero,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and then no more flexible</w:delText>
        </w:r>
      </w:del>
      <w:del w:id="23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has a smaller squared bias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and, under the trade-off, none has a smaller variance,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so none has a smaller expected squared prediction error.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Past the candidate with the smallest expected squared prediction error,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the more flexible candidates have lowered their squared bias by less than they have raised their variance,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and their fitted models tend to</w:delText>
        </w:r>
      </w:del>
      <w:del w:id="2377" w:author="PR Preview" w:date="2026-01-01T00:00:00Z">
        <w:r>
          <w:delText xml:space="preserve"> </w:delText>
        </w:r>
      </w:del>
      <w:hyperlink w:anchor="def-overfitting">
        <w:del w:id="2378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379" w:author="PR Preview" w:date="2026-01-01T00:00:00Z">
        <w:r>
          <w:delText xml:space="preserve">: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384" w:author="PR Preview" w:date="2026-01-01T00:00:00Z">
        <w:r>
          <w:rPr>
            <w:i/>
            <w:iCs/>
          </w:rPr>
          <w:delText xml:space="preserve">Remark 15</w:delText>
        </w:r>
      </w:del>
      <w:del w:id="2385" w:author="PR Preview" w:date="2026-01-01T00:00:00Z">
        <w:r>
          <w:delText xml:space="preserve"> (Coefficients per observation). </w:delText>
        </w:r>
      </w:del>
      <w:del w:id="2386" w:author="PR Preview" w:date="2026-01-01T00:00:00Z">
        <w:r>
          <w:delText xml:space="preserve">Adding coefficients to a least-squares fit makes it</w:delText>
        </w:r>
      </w:del>
      <w:del w:id="2387" w:author="PR Preview" w:date="2026-01-01T00:00:00Z">
        <w:r>
          <w:delText xml:space="preserve"> </w:delText>
        </w:r>
      </w:del>
      <w:hyperlink w:anchor="def-flexibility">
        <w:del w:id="238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as before.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With few observations per coefficient,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the variance this adds can outweigh the squared bias it removes,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which is the overfitting side of</w:delText>
        </w:r>
      </w:del>
      <w:del w:id="2397" w:author="PR Preview" w:date="2026-01-01T00:00:00Z">
        <w:r>
          <w:delText xml:space="preserve"> </w:delText>
        </w:r>
      </w:del>
      <w:hyperlink w:anchor="rem-overfitting-tradeoff">
        <w:del w:id="2398" w:author="PR Preview" w:date="2026-01-01T00:00:00Z">
          <w:r>
            <w:rPr>
              <w:rStyle w:val="Hyperlink"/>
            </w:rPr>
            <w:delText xml:space="preserve">Remark 14</w:delText>
          </w:r>
        </w:del>
      </w:hyperlink>
      <w:del w:id="2399" w:author="PR Preview" w:date="2026-01-01T00:00:00Z">
        <w:r>
          <w:delText xml:space="preserve">.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In</w:delText>
        </w:r>
      </w:del>
      <w:del w:id="2402" w:author="PR Preview" w:date="2026-01-01T00:00:00Z">
        <w:r>
          <w:delText xml:space="preserve"> </w:delText>
        </w:r>
      </w:del>
      <w:hyperlink w:anchor="exr-overfitting">
        <w:del w:id="240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404" w:author="PR Preview" w:date="2026-01-01T00:00:00Z">
        <w:r>
          <w:delText xml:space="preserve">,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each added power of</w:delText>
        </w:r>
      </w:del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rPr>
            <w:rStyle w:val="VerbatimChar"/>
          </w:rPr>
          <w:delText xml:space="preserve">wt</w:delText>
        </w:r>
      </w:del>
      <w:del w:id="2409" w:author="PR Preview" w:date="2026-01-01T00:00:00Z">
        <w:r>
          <w:delText xml:space="preserve">, like an added predictor,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is one more coefficient fitted to the same 20 cars: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414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A</w:delText>
        </w:r>
      </w:del>
      <w:del w:id="2417" w:author="PR Preview" w:date="2026-01-01T00:00:00Z">
        <w:r>
          <w:delText xml:space="preserve"> </w:delText>
        </w:r>
      </w:del>
      <w:hyperlink w:anchor="def-prediction-rule">
        <w:del w:id="241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4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is fitted to a</w:delText>
        </w:r>
      </w:del>
      <w:del w:id="2422" w:author="PR Preview" w:date="2026-01-01T00:00:00Z">
        <w:r>
          <w:delText xml:space="preserve"> </w:delText>
        </w:r>
      </w:del>
      <w:hyperlink w:anchor="def-training-set">
        <w:del w:id="242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25" w:author="PR Preview" w:date="2026-01-01T00:00:00Z">
        <w:r>
          <w:delText xml:space="preserve">.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</w:delText>
        </w:r>
      </w:del>
      <w:del w:id="2428" w:author="PR Preview" w:date="2026-01-01T00:00:00Z">
        <w:r>
          <w:delText xml:space="preserve"> </w:delText>
        </w:r>
      </w:del>
      <w:hyperlink w:anchor="def-held-out-set">
        <w:del w:id="242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of</w:delText>
        </w:r>
      </w:del>
      <w:del w:id="2432" w:author="PR Preview" w:date="2026-01-01T00:00:00Z">
        <w:r>
          <w:delText xml:space="preserve"> </w:delText>
        </w:r>
      </w:del>
      <m:oMath>
        <m:r>
          <m:t>m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observations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is drawn from the same population as the new observation</w:delText>
        </w:r>
      </w:del>
      <w:del w:id="24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of</w:delText>
        </w:r>
      </w:del>
      <w:del w:id="2441" w:author="PR Preview" w:date="2026-01-01T00:00:00Z">
        <w:r>
          <w:delText xml:space="preserve"> </w:delText>
        </w:r>
      </w:del>
      <w:hyperlink w:anchor="def-generalization-error">
        <w:del w:id="244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43" w:author="PR Preview" w:date="2026-01-01T00:00:00Z">
        <w:r>
          <w:delText xml:space="preserve">,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each independently of</w:delText>
        </w:r>
      </w:del>
      <w:del w:id="24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47" w:author="PR Preview" w:date="2026-01-01T00:00:00Z">
        <w:r>
          <w:delText xml:space="preserve">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Write</w:delText>
        </w:r>
      </w:del>
      <w:del w:id="245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for the</w:delText>
        </w:r>
      </w:del>
      <w:del w:id="2453" w:author="PR Preview" w:date="2026-01-01T00:00:00Z">
        <w:r>
          <w:delText xml:space="preserve"> </w:delText>
        </w:r>
      </w:del>
      <w:hyperlink w:anchor="def-observation-loss">
        <w:del w:id="245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of</w:delText>
        </w:r>
      </w:del>
      <w:del w:id="24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on held-out observation</w:delText>
        </w:r>
      </w:del>
      <w:del w:id="2460" w:author="PR Preview" w:date="2026-01-01T00:00:00Z">
        <w:r>
          <w:delText xml:space="preserve"> </w:delText>
        </w:r>
      </w:del>
      <m:oMath>
        <m:r>
          <m:t>j</m:t>
        </m:r>
      </m:oMath>
      <w:del w:id="2461" w:author="PR Preview" w:date="2026-01-01T00:00:00Z">
        <w:r>
          <w:delText xml:space="preserve">.</w:delText>
        </w:r>
      </w:del>
    </w:p>
    <w:p>
      <w:pPr>
        <w:pStyle w:val="BodyText"/>
      </w:pPr>
      <w:ins w:id="2462" w:author="PR Preview" w:date="2026-01-01T00:00:00Z">
        <w:r>
          <w:rPr>
            <w:i/>
            <w:iCs/>
          </w:rPr>
          <w:t xml:space="preserve">Remark 15</w:t>
        </w:r>
      </w:ins>
      <w:ins w:id="2463" w:author="PR Preview" w:date="2026-01-01T00:00:00Z">
        <w:r>
          <w:t xml:space="preserve"> (Overfitting and the trade-off). </w:t>
        </w:r>
      </w:ins>
      <w:ins w:id="2464" w:author="PR Preview" w:date="2026-01-01T00:00:00Z">
        <w:r>
          <w:t xml:space="preserve">By</w:t>
        </w:r>
      </w:ins>
      <w:ins w:id="2465" w:author="PR Preview" w:date="2026-01-01T00:00:00Z">
        <w:r>
          <w:t xml:space="preserve"> </w:t>
        </w:r>
      </w:ins>
      <w:hyperlink w:anchor="thm-epe-decomposition">
        <w:ins w:id="246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467" w:author="PR Preview" w:date="2026-01-01T00:00:00Z">
        <w:r>
          <w:t xml:space="preserve">,</w:t>
        </w:r>
      </w:ins>
      <w:ins w:id="246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is the squared bias plus the variance plus</w:t>
        </w:r>
      </w:ins>
      <w:ins w:id="247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72" w:author="PR Preview" w:date="2026-01-01T00:00:00Z">
        <w:r>
          <w:t xml:space="preserve">.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Under a</w:t>
        </w:r>
      </w:ins>
      <w:ins w:id="2475" w:author="PR Preview" w:date="2026-01-01T00:00:00Z">
        <w:r>
          <w:t xml:space="preserve"> </w:t>
        </w:r>
      </w:ins>
      <w:hyperlink w:anchor="def-bias-variance-tradeoff">
        <w:ins w:id="2476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among</w:t>
        </w:r>
      </w:ins>
      <w:ins w:id="24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80" w:author="PR Preview" w:date="2026-01-01T00:00:00Z">
        <w:r>
          <w:t xml:space="preserve">,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moving from</w:t>
        </w:r>
      </w:ins>
      <w:ins w:id="24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to</w:t>
        </w:r>
      </w:ins>
      <w:ins w:id="248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lowers the expected squared prediction error at</w:t>
        </w:r>
      </w:ins>
      <w:ins w:id="2489" w:author="PR Preview" w:date="2026-01-01T00:00:00Z">
        <w:r>
          <w:t xml:space="preserve"> </w:t>
        </w:r>
      </w:ins>
      <m:oMath>
        <m:r>
          <m:t>x</m:t>
        </m:r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when the squared bias falls by more than the variance rises,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and raises it otherwise.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The smallest of</w:t>
        </w:r>
      </w:ins>
      <w:ins w:id="249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is often at some</w:t>
        </w:r>
      </w:ins>
      <w:ins w:id="249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with</w:t>
        </w:r>
      </w:ins>
      <w:ins w:id="250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[5, Sec. 2.2.2]</w:t>
        </w:r>
      </w:ins>
      <w:ins w:id="2505" w:author="PR Preview" w:date="2026-01-01T00:00:00Z">
        <w:r>
          <w:t xml:space="preserve">,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but not always: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if the mean function</w:t>
        </w:r>
      </w:ins>
      <w:ins w:id="2510" w:author="PR Preview" w:date="2026-01-01T00:00:00Z">
        <w:r>
          <w:t xml:space="preserve"> </w:t>
        </w:r>
      </w:ins>
      <m:oMath>
        <m:r>
          <m:t>μ</m:t>
        </m:r>
      </m:oMath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is among the functions that candidate</w:t>
        </w:r>
      </w:ins>
      <w:ins w:id="2513" w:author="PR Preview" w:date="2026-01-01T00:00:00Z">
        <w:r>
          <w:t xml:space="preserve"> </w:t>
        </w:r>
      </w:ins>
      <m:oMath>
        <m:r>
          <m:t>1</m:t>
        </m:r>
      </m:oMath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can fit,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the squared bias of</w:t>
        </w:r>
      </w:ins>
      <w:ins w:id="25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can be zero,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and then no more flexible</w:t>
        </w:r>
      </w:ins>
      <w:ins w:id="25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has a smaller squared bias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and, under the trade-off, none has a smaller variance,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so none has a smaller expected squared prediction error.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Past the candidate with the smallest expected squared prediction error,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 more flexible candidates have lowered their squared bias by less than they have raised their variance,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and their fitted models tend to</w:t>
        </w:r>
      </w:ins>
      <w:ins w:id="2536" w:author="PR Preview" w:date="2026-01-01T00:00:00Z">
        <w:r>
          <w:t xml:space="preserve"> </w:t>
        </w:r>
      </w:ins>
      <w:hyperlink w:anchor="def-overfitting">
        <w:ins w:id="253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2538" w:author="PR Preview" w:date="2026-01-01T00:00:00Z">
        <w:r>
          <w:t xml:space="preserve">: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but predict new observations worse.</w:t>
        </w:r>
      </w:ins>
    </w:p>
    <w:bookmarkEnd w:id="171"/>
    <w:bookmarkStart w:id="172" w:name="rem-overfitting-causes"/>
    <w:p>
      <w:pPr>
        <w:pStyle w:val="BodyText"/>
      </w:pPr>
      <w:ins w:id="2543" w:author="PR Preview" w:date="2026-01-01T00:00:00Z">
        <w:r>
          <w:rPr>
            <w:i/>
            <w:iCs/>
          </w:rPr>
          <w:t xml:space="preserve">Remark 16</w:t>
        </w:r>
      </w:ins>
      <w:ins w:id="2544" w:author="PR Preview" w:date="2026-01-01T00:00:00Z">
        <w:r>
          <w:t xml:space="preserve"> (Coefficients per observation). </w:t>
        </w:r>
      </w:ins>
      <w:ins w:id="2545" w:author="PR Preview" w:date="2026-01-01T00:00:00Z">
        <w:r>
          <w:t xml:space="preserve">Adding coefficients to a least-squares fit makes it</w:t>
        </w:r>
      </w:ins>
      <w:ins w:id="2546" w:author="PR Preview" w:date="2026-01-01T00:00:00Z">
        <w:r>
          <w:t xml:space="preserve"> </w:t>
        </w:r>
      </w:ins>
      <w:hyperlink w:anchor="def-flexibility">
        <w:ins w:id="254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as before.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With few observations per coefficient,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the variance this adds can outweigh the squared bias it removes,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which is the overfitting side of</w:t>
        </w:r>
      </w:ins>
      <w:ins w:id="2556" w:author="PR Preview" w:date="2026-01-01T00:00:00Z">
        <w:r>
          <w:t xml:space="preserve"> </w:t>
        </w:r>
      </w:ins>
      <w:hyperlink w:anchor="rem-overfitting-tradeoff">
        <w:ins w:id="2557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2558" w:author="PR Preview" w:date="2026-01-01T00:00:00Z">
        <w:r>
          <w:t xml:space="preserve">.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In</w:t>
        </w:r>
      </w:ins>
      <w:ins w:id="2561" w:author="PR Preview" w:date="2026-01-01T00:00:00Z">
        <w:r>
          <w:t xml:space="preserve"> </w:t>
        </w:r>
      </w:ins>
      <w:hyperlink w:anchor="exr-overfitting">
        <w:ins w:id="256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each added power of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rPr>
            <w:rStyle w:val="VerbatimChar"/>
          </w:rPr>
          <w:t xml:space="preserve">wt</w:t>
        </w:r>
      </w:ins>
      <w:ins w:id="2568" w:author="PR Preview" w:date="2026-01-01T00:00:00Z">
        <w:r>
          <w:t xml:space="preserve">, like an added predictor,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is one more coefficient fitted to the same 20 cars: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the degree-4 fit has five coefficients for those 20 cars.</w:t>
        </w:r>
      </w:ins>
    </w:p>
    <w:bookmarkEnd w:id="172"/>
    <w:bookmarkStart w:id="173" w:name="exr-held-out-unbiased"/>
    <w:p>
      <w:pPr>
        <w:pStyle w:val="BodyText"/>
      </w:pPr>
      <w:ins w:id="2573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</w:t>
        </w:r>
      </w:ins>
      <w:ins w:id="2576" w:author="PR Preview" w:date="2026-01-01T00:00:00Z">
        <w:r>
          <w:t xml:space="preserve"> </w:t>
        </w:r>
      </w:ins>
      <w:hyperlink w:anchor="def-fitted-model">
        <w:ins w:id="257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is fitted to a</w:t>
        </w:r>
      </w:ins>
      <w:ins w:id="2581" w:author="PR Preview" w:date="2026-01-01T00:00:00Z">
        <w:r>
          <w:t xml:space="preserve"> </w:t>
        </w:r>
      </w:ins>
      <w:hyperlink w:anchor="def-training-set">
        <w:ins w:id="25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4" w:author="PR Preview" w:date="2026-01-01T00:00:00Z">
        <w:r>
          <w:t xml:space="preserve">.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A</w:t>
        </w:r>
      </w:ins>
      <w:ins w:id="2587" w:author="PR Preview" w:date="2026-01-01T00:00:00Z">
        <w:r>
          <w:t xml:space="preserve"> </w:t>
        </w:r>
      </w:ins>
      <w:hyperlink w:anchor="def-held-out-set">
        <w:ins w:id="258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of</w:t>
        </w:r>
      </w:ins>
      <w:ins w:id="2591" w:author="PR Preview" w:date="2026-01-01T00:00:00Z">
        <w:r>
          <w:t xml:space="preserve"> </w:t>
        </w:r>
      </w:ins>
      <m:oMath>
        <m:r>
          <m:t>m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observations</w:t>
        </w:r>
      </w:ins>
      <w:ins w:id="25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is drawn from the same population as the new observation</w:t>
        </w:r>
      </w:ins>
      <w:ins w:id="25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of</w:t>
        </w:r>
      </w:ins>
      <w:ins w:id="2600" w:author="PR Preview" w:date="2026-01-01T00:00:00Z">
        <w:r>
          <w:t xml:space="preserve"> </w:t>
        </w:r>
      </w:ins>
      <w:hyperlink w:anchor="def-generalization-error">
        <w:ins w:id="260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602" w:author="PR Preview" w:date="2026-01-01T00:00:00Z">
        <w:r>
          <w:t xml:space="preserve">,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each independently of</w:t>
        </w:r>
      </w:ins>
      <w:ins w:id="26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6" w:author="PR Preview" w:date="2026-01-01T00:00:00Z">
        <w:r>
          <w:t xml:space="preserve">.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Write</w:t>
        </w:r>
      </w:ins>
      <w:ins w:id="260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for the</w:t>
        </w:r>
      </w:ins>
      <w:ins w:id="2612" w:author="PR Preview" w:date="2026-01-01T00:00:00Z">
        <w:r>
          <w:t xml:space="preserve"> </w:t>
        </w:r>
      </w:ins>
      <w:hyperlink w:anchor="def-observation-loss">
        <w:ins w:id="261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of</w:t>
        </w:r>
      </w:ins>
      <w:ins w:id="26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on held-out observation</w:t>
        </w:r>
      </w:ins>
      <w:ins w:id="2619" w:author="PR Preview" w:date="2026-01-01T00:00:00Z">
        <w:r>
          <w:t xml:space="preserve"> </w:t>
        </w:r>
      </w:ins>
      <m:oMath>
        <m:r>
          <m:t>j</m:t>
        </m:r>
      </m:oMath>
      <w:ins w:id="2620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del w:id="2621" w:author="PR Preview" w:date="2026-01-01T00:00:00Z">
        <w:r>
          <w:rPr>
            <w:i/>
            <w:iCs/>
          </w:rPr>
          <w:delText xml:space="preserve">Remark 16</w:delText>
        </w:r>
      </w:del>
      <w:del w:id="2622" w:author="PR Preview" w:date="2026-01-01T00:00:00Z">
        <w:r>
          <w:delText xml:space="preserve"> (Training error is optimistic). </w:delText>
        </w:r>
      </w:del>
      <w:del w:id="2623" w:author="PR Preview" w:date="2026-01-01T00:00:00Z">
        <w:r>
          <w:delText xml:space="preserve">The same argument fails for the training set.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The training pairs are not independent of</w:delText>
        </w:r>
      </w:del>
      <w:del w:id="26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7" w:author="PR Preview" w:date="2026-01-01T00:00:00Z">
        <w:r>
          <w:delText xml:space="preserve">: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they are</w:delText>
        </w:r>
      </w:del>
      <w:del w:id="26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31" w:author="PR Preview" w:date="2026-01-01T00:00:00Z">
        <w:r>
          <w:delText xml:space="preserve">,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and</w:delText>
        </w:r>
      </w:del>
      <w:del w:id="26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was fitted to make their prediction errors small.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So the argument of</w:delText>
        </w:r>
      </w:del>
      <w:del w:id="2639" w:author="PR Preview" w:date="2026-01-01T00:00:00Z">
        <w:r>
          <w:delText xml:space="preserve"> </w:delText>
        </w:r>
      </w:del>
      <w:hyperlink w:anchor="thm-held-out-unbiased">
        <w:del w:id="264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641" w:author="PR Preview" w:date="2026-01-01T00:00:00Z">
        <w:r>
          <w:delText xml:space="preserve">,</w:delText>
        </w:r>
      </w:del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that each loss has conditional expectation</w:delText>
        </w:r>
      </w:del>
      <w:del w:id="264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45" w:author="PR Preview" w:date="2026-01-01T00:00:00Z">
        <w:r>
          <w:delText xml:space="preserve">,</w:delText>
        </w:r>
      </w:del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does not hold for them,</w:delText>
        </w:r>
      </w:del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and the</w:delText>
        </w:r>
      </w:del>
      <w:del w:id="2650" w:author="PR Preview" w:date="2026-01-01T00:00:00Z">
        <w:r>
          <w:delText xml:space="preserve"> </w:delText>
        </w:r>
      </w:del>
      <w:hyperlink w:anchor="def-training-mse">
        <w:del w:id="2651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65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is typically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rPr>
            <w:i/>
            <w:iCs/>
          </w:rPr>
          <w:delText xml:space="preserve">smaller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than</w:delText>
        </w:r>
      </w:del>
      <w:del w:id="26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delText xml:space="preserve">[3, Sec. 7.4]</w:delText>
        </w:r>
      </w:del>
      <w:del w:id="2662" w:author="PR Preview" w:date="2026-01-01T00:00:00Z">
        <w:r>
          <w:delText xml:space="preserve">.</w:delText>
        </w:r>
      </w:del>
      <w:del w:id="2663" w:author="PR Preview" w:date="2026-01-01T00:00:00Z">
        <w:r>
          <w:delText xml:space="preserve"> </w:delText>
        </w:r>
      </w:del>
      <w:hyperlink w:anchor="exr-overfitting">
        <w:del w:id="266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shows the pattern: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training sRMSE keeps falling as the degree grows,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ins w:id="2671" w:author="PR Preview" w:date="2026-01-01T00:00:00Z">
        <w:r>
          <w:rPr>
            <w:i/>
            <w:iCs/>
          </w:rPr>
          <w:t xml:space="preserve">Remark 17</w:t>
        </w:r>
      </w:ins>
      <w:ins w:id="2672" w:author="PR Preview" w:date="2026-01-01T00:00:00Z">
        <w:r>
          <w:t xml:space="preserve"> (Training error is optimistic). </w:t>
        </w:r>
      </w:ins>
      <w:ins w:id="2673" w:author="PR Preview" w:date="2026-01-01T00:00:00Z">
        <w:r>
          <w:t xml:space="preserve">The same argument fails for the training set.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The training pairs are not independent of</w:t>
        </w:r>
      </w:ins>
      <w:ins w:id="26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77" w:author="PR Preview" w:date="2026-01-01T00:00:00Z">
        <w:r>
          <w:t xml:space="preserve">: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they are</w:t>
        </w:r>
      </w:ins>
      <w:ins w:id="26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81" w:author="PR Preview" w:date="2026-01-01T00:00:00Z">
        <w:r>
          <w:t xml:space="preserve">,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</w:t>
        </w:r>
      </w:ins>
      <w:ins w:id="268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was fitted to make their prediction errors small.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So the argument of</w:t>
        </w:r>
      </w:ins>
      <w:ins w:id="2689" w:author="PR Preview" w:date="2026-01-01T00:00:00Z">
        <w:r>
          <w:t xml:space="preserve"> </w:t>
        </w:r>
      </w:ins>
      <w:hyperlink w:anchor="thm-held-out-unbiased">
        <w:ins w:id="26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691" w:author="PR Preview" w:date="2026-01-01T00:00:00Z">
        <w:r>
          <w:t xml:space="preserve">,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that each loss has conditional expectation</w:t>
        </w:r>
      </w:ins>
      <w:ins w:id="26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95" w:author="PR Preview" w:date="2026-01-01T00:00:00Z">
        <w:r>
          <w:t xml:space="preserve">,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does not hold for them,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and the</w:t>
        </w:r>
      </w:ins>
      <w:ins w:id="2700" w:author="PR Preview" w:date="2026-01-01T00:00:00Z">
        <w:r>
          <w:t xml:space="preserve"> </w:t>
        </w:r>
      </w:ins>
      <w:hyperlink w:anchor="def-training-mse">
        <w:ins w:id="270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70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is typically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rPr>
            <w:i/>
            <w:iCs/>
          </w:rPr>
          <w:t xml:space="preserve">smaller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than</w:t>
        </w:r>
      </w:ins>
      <w:ins w:id="27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[3, Sec. 7.4]</w:t>
        </w:r>
      </w:ins>
      <w:ins w:id="2712" w:author="PR Preview" w:date="2026-01-01T00:00:00Z">
        <w:r>
          <w:t xml:space="preserve">.</w:t>
        </w:r>
      </w:ins>
      <w:ins w:id="2713" w:author="PR Preview" w:date="2026-01-01T00:00:00Z">
        <w:r>
          <w:t xml:space="preserve"> </w:t>
        </w:r>
      </w:ins>
      <w:hyperlink w:anchor="exr-overfitting">
        <w:ins w:id="271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shows the pattern: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training sRMSE keeps falling as the degree grows,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while held-out sRMSE does not.</w:t>
        </w:r>
      </w:ins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del w:id="2721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delText xml:space="preserve">A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divides the observations</w:delText>
        </w:r>
      </w:del>
      <w:del w:id="27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of a data set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into three disjoint sets of indices,</w:delText>
        </w:r>
      </w:del>
      <w:del w:id="273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34" w:author="PR Preview" w:date="2026-01-01T00:00:00Z">
        <w:r>
          <w:delText xml:space="preserve">,</w:delText>
        </w:r>
      </w:del>
      <w:del w:id="273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and</w:delText>
        </w:r>
      </w:del>
      <w:del w:id="27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739" w:author="PR Preview" w:date="2026-01-01T00:00:00Z">
        <w:r>
          <w:delText xml:space="preserve">,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and takes the observations in</w:delText>
        </w:r>
      </w:del>
      <w:del w:id="274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as the</w:delText>
        </w:r>
      </w:del>
      <w:del w:id="2745" w:author="PR Preview" w:date="2026-01-01T00:00:00Z">
        <w:r>
          <w:delText xml:space="preserve"> </w:delText>
        </w:r>
      </w:del>
      <w:hyperlink w:anchor="def-training-set">
        <w:del w:id="27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47" w:author="PR Preview" w:date="2026-01-01T00:00:00Z">
        <w:r>
          <w:delText xml:space="preserve">:</w:delText>
        </w:r>
      </w:del>
    </w:p>
    <w:p>
      <w:pPr>
        <w:pStyle w:val="BodyText"/>
      </w:pPr>
      <w:ins w:id="2748" w:author="PR Preview" w:date="2026-01-01T00:00:00Z">
        <w:r>
          <w:rPr>
            <w:b/>
            <w:bCs/>
          </w:rPr>
          <w:t xml:space="preserve">Definition 37 (Training/validation/test split)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rPr>
            <w:b/>
            <w:bCs/>
          </w:rPr>
          <w:t xml:space="preserve">training/validation/test split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divides the observations</w:t>
        </w:r>
      </w:ins>
      <w:ins w:id="27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of a data set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into three disjoint sets of indices,</w:t>
        </w:r>
      </w:ins>
      <w:ins w:id="276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61" w:author="PR Preview" w:date="2026-01-01T00:00:00Z">
        <w:r>
          <w:t xml:space="preserve">,</w:t>
        </w:r>
      </w:ins>
      <w:ins w:id="276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and</w:t>
        </w:r>
      </w:ins>
      <w:ins w:id="27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66" w:author="PR Preview" w:date="2026-01-01T00:00:00Z">
        <w:r>
          <w:t xml:space="preserve">,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and takes the observations in</w:t>
        </w:r>
      </w:ins>
      <w:ins w:id="276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as the</w:t>
        </w:r>
      </w:ins>
      <w:ins w:id="2772" w:author="PR Preview" w:date="2026-01-01T00:00:00Z">
        <w:r>
          <w:t xml:space="preserve"> </w:t>
        </w:r>
      </w:ins>
      <w:hyperlink w:anchor="def-training-set">
        <w:ins w:id="277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74" w:author="PR Preview" w:date="2026-01-01T00:00:00Z">
        <w:r>
          <w:t xml:space="preserve">:</w:t>
        </w:r>
      </w:ins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del w:id="2775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A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rPr>
            <w:b/>
            <w:bCs/>
          </w:rPr>
          <w:delText xml:space="preserve">tuning parameter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of a</w:delText>
        </w:r>
      </w:del>
      <w:del w:id="2782" w:author="PR Preview" w:date="2026-01-01T00:00:00Z">
        <w:r>
          <w:delText xml:space="preserve"> </w:delText>
        </w:r>
      </w:del>
      <w:hyperlink w:anchor="def-fitting-procedure">
        <w:del w:id="278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is a setting</w:delText>
        </w:r>
      </w:del>
      <w:del w:id="2786" w:author="PR Preview" w:date="2026-01-01T00:00:00Z">
        <w:r>
          <w:delText xml:space="preserve"> </w:delText>
        </w:r>
      </w:del>
      <m:oMath>
        <m:r>
          <m:t>λ</m:t>
        </m:r>
      </m:oMath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that the procedure needs</w:delText>
        </w:r>
      </w:del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but does not compute from the</w:delText>
        </w:r>
      </w:del>
      <w:del w:id="2791" w:author="PR Preview" w:date="2026-01-01T00:00:00Z">
        <w:r>
          <w:delText xml:space="preserve"> </w:delText>
        </w:r>
      </w:del>
      <w:hyperlink w:anchor="def-training-set">
        <w:del w:id="279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[8]</w:delText>
        </w:r>
      </w:del>
      <w:del w:id="2795" w:author="PR Preview" w:date="2026-01-01T00:00:00Z">
        <w:r>
          <w:delText xml:space="preserve">:</w:delText>
        </w:r>
      </w:del>
    </w:p>
    <w:p>
      <w:pPr>
        <w:pStyle w:val="BodyText"/>
      </w:pPr>
      <w:ins w:id="2796" w:author="PR Preview" w:date="2026-01-01T00:00:00Z">
        <w:r>
          <w:rPr>
            <w:b/>
            <w:bCs/>
          </w:rPr>
          <w:t xml:space="preserve">Definition 38 (Tuning parameter)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A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rPr>
            <w:b/>
            <w:bCs/>
          </w:rPr>
          <w:t xml:space="preserve">tuning parameter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of a</w:t>
        </w:r>
      </w:ins>
      <w:ins w:id="2803" w:author="PR Preview" w:date="2026-01-01T00:00:00Z">
        <w:r>
          <w:t xml:space="preserve"> </w:t>
        </w:r>
      </w:ins>
      <w:hyperlink w:anchor="def-fitting-procedure">
        <w:ins w:id="280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is a setting</w:t>
        </w:r>
      </w:ins>
      <w:ins w:id="2807" w:author="PR Preview" w:date="2026-01-01T00:00:00Z">
        <w:r>
          <w:t xml:space="preserve"> </w:t>
        </w:r>
      </w:ins>
      <m:oMath>
        <m:r>
          <m:t>λ</m:t>
        </m:r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that the procedure needs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but does not compute from the</w:t>
        </w:r>
      </w:ins>
      <w:ins w:id="2812" w:author="PR Preview" w:date="2026-01-01T00:00:00Z">
        <w:r>
          <w:t xml:space="preserve"> </w:t>
        </w:r>
      </w:ins>
      <w:hyperlink w:anchor="def-training-set">
        <w:ins w:id="28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[8]</w:t>
        </w:r>
      </w:ins>
      <w:ins w:id="2816" w:author="PR Preview" w:date="2026-01-01T00:00:00Z">
        <w:r>
          <w:t xml:space="preserve">:</w:t>
        </w:r>
      </w:ins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del w:id="2817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rPr>
            <w:b/>
            <w:bCs/>
          </w:rPr>
          <w:delText xml:space="preserve">Model selection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is choosing one</w:delText>
        </w:r>
      </w:del>
      <w:del w:id="2822" w:author="PR Preview" w:date="2026-01-01T00:00:00Z">
        <w:r>
          <w:delText xml:space="preserve"> </w:delText>
        </w:r>
      </w:del>
      <w:hyperlink w:anchor="def-fitted-model">
        <w:del w:id="282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from a set of candidate fitted models from different</w:delText>
        </w:r>
      </w:del>
      <w:del w:id="2826" w:author="PR Preview" w:date="2026-01-01T00:00:00Z">
        <w:r>
          <w:delText xml:space="preserve"> </w:delText>
        </w:r>
      </w:del>
      <w:hyperlink w:anchor="def-model-family">
        <w:del w:id="2827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828" w:author="PR Preview" w:date="2026-01-01T00:00:00Z">
        <w:r>
          <w:delText xml:space="preserve">,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using observations that were</w:delText>
        </w:r>
      </w:del>
      <w:del w:id="2831" w:author="PR Preview" w:date="2026-01-01T00:00:00Z">
        <w:r>
          <w:delText xml:space="preserve"> </w:delText>
        </w:r>
      </w:del>
      <w:hyperlink w:anchor="def-held-out-set">
        <w:del w:id="2832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from fitting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[9]</w:delText>
        </w:r>
      </w:del>
      <w:del w:id="2837" w:author="PR Preview" w:date="2026-01-01T00:00:00Z">
        <w:r>
          <w:delText xml:space="preserve">.</w:delText>
        </w:r>
      </w:del>
    </w:p>
    <w:p>
      <w:pPr>
        <w:pStyle w:val="BodyText"/>
      </w:pPr>
      <w:ins w:id="2838" w:author="PR Preview" w:date="2026-01-01T00:00:00Z">
        <w:r>
          <w:rPr>
            <w:b/>
            <w:bCs/>
          </w:rPr>
          <w:t xml:space="preserve">Definition 39 (Model selection)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rPr>
            <w:b/>
            <w:bCs/>
          </w:rPr>
          <w:t xml:space="preserve">Model selection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is choosing one</w:t>
        </w:r>
      </w:ins>
      <w:ins w:id="2843" w:author="PR Preview" w:date="2026-01-01T00:00:00Z">
        <w:r>
          <w:t xml:space="preserve"> </w:t>
        </w:r>
      </w:ins>
      <w:hyperlink w:anchor="def-fitted-model">
        <w:ins w:id="284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from a set of candidate fitted models from different</w:t>
        </w:r>
      </w:ins>
      <w:ins w:id="2847" w:author="PR Preview" w:date="2026-01-01T00:00:00Z">
        <w:r>
          <w:t xml:space="preserve"> </w:t>
        </w:r>
      </w:ins>
      <w:hyperlink w:anchor="def-model-family">
        <w:ins w:id="2848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2849" w:author="PR Preview" w:date="2026-01-01T00:00:00Z">
        <w:r>
          <w:t xml:space="preserve">,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using observations that were</w:t>
        </w:r>
      </w:ins>
      <w:ins w:id="2852" w:author="PR Preview" w:date="2026-01-01T00:00:00Z">
        <w:r>
          <w:t xml:space="preserve"> </w:t>
        </w:r>
      </w:ins>
      <w:hyperlink w:anchor="def-held-out-set">
        <w:ins w:id="2853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from fitting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[9]</w:t>
        </w:r>
      </w:ins>
      <w:ins w:id="285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del w:id="2859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The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rPr>
            <w:b/>
            <w:bCs/>
          </w:rPr>
          <w:delText xml:space="preserve">validation set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of a</w:delText>
        </w:r>
      </w:del>
      <w:del w:id="2866" w:author="PR Preview" w:date="2026-01-01T00:00:00Z">
        <w:r>
          <w:delText xml:space="preserve"> </w:delText>
        </w:r>
      </w:del>
      <w:hyperlink w:anchor="def-data-splits">
        <w:del w:id="286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is the</w:delText>
        </w:r>
      </w:del>
      <w:del w:id="2870" w:author="PR Preview" w:date="2026-01-01T00:00:00Z">
        <w:r>
          <w:delText xml:space="preserve"> </w:delText>
        </w:r>
      </w:del>
      <w:hyperlink w:anchor="def-held-out-set">
        <w:del w:id="287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of observations indexed by</w:delText>
        </w:r>
      </w:del>
      <w:del w:id="287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75" w:author="PR Preview" w:date="2026-01-01T00:00:00Z">
        <w:r>
          <w:delText xml:space="preserve">,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used for</w:delText>
        </w:r>
      </w:del>
      <w:del w:id="2878" w:author="PR Preview" w:date="2026-01-01T00:00:00Z">
        <w:r>
          <w:delText xml:space="preserve"> </w:delText>
        </w:r>
      </w:del>
      <w:hyperlink w:anchor="def-model-selection">
        <w:del w:id="2879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among candidate</w:delText>
        </w:r>
      </w:del>
      <w:del w:id="2882" w:author="PR Preview" w:date="2026-01-01T00:00:00Z">
        <w:r>
          <w:delText xml:space="preserve"> </w:delText>
        </w:r>
      </w:del>
      <w:hyperlink w:anchor="def-fitted-model">
        <w:del w:id="2883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2886" w:author="PR Preview" w:date="2026-01-01T00:00:00Z">
        <w:r>
          <w:rPr>
            <w:b/>
            <w:bCs/>
          </w:rPr>
          <w:t xml:space="preserve">Definition 40 (Validation set)</w:t>
        </w:r>
      </w:ins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The</w:t>
        </w:r>
      </w:ins>
      <w:ins w:id="2889" w:author="PR Preview" w:date="2026-01-01T00:00:00Z">
        <w:r>
          <w:t xml:space="preserve"> </w:t>
        </w:r>
      </w:ins>
      <w:ins w:id="2890" w:author="PR Preview" w:date="2026-01-01T00:00:00Z">
        <w:r>
          <w:rPr>
            <w:b/>
            <w:bCs/>
          </w:rPr>
          <w:t xml:space="preserve">validation set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of a</w:t>
        </w:r>
      </w:ins>
      <w:ins w:id="2893" w:author="PR Preview" w:date="2026-01-01T00:00:00Z">
        <w:r>
          <w:t xml:space="preserve"> </w:t>
        </w:r>
      </w:ins>
      <w:hyperlink w:anchor="def-data-splits">
        <w:ins w:id="289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is the</w:t>
        </w:r>
      </w:ins>
      <w:ins w:id="2897" w:author="PR Preview" w:date="2026-01-01T00:00:00Z">
        <w:r>
          <w:t xml:space="preserve"> </w:t>
        </w:r>
      </w:ins>
      <w:hyperlink w:anchor="def-held-out-set">
        <w:ins w:id="289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of observations indexed by</w:t>
        </w:r>
      </w:ins>
      <w:ins w:id="290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902" w:author="PR Preview" w:date="2026-01-01T00:00:00Z">
        <w:r>
          <w:t xml:space="preserve">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used for</w:t>
        </w:r>
      </w:ins>
      <w:ins w:id="2905" w:author="PR Preview" w:date="2026-01-01T00:00:00Z">
        <w:r>
          <w:t xml:space="preserve"> </w:t>
        </w:r>
      </w:ins>
      <w:hyperlink w:anchor="def-model-selection">
        <w:ins w:id="2906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among candidate</w:t>
        </w:r>
      </w:ins>
      <w:ins w:id="2909" w:author="PR Preview" w:date="2026-01-01T00:00:00Z">
        <w:r>
          <w:t xml:space="preserve"> </w:t>
        </w:r>
      </w:ins>
      <w:hyperlink w:anchor="def-fitted-model">
        <w:ins w:id="2910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del w:id="2913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The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rPr>
            <w:b/>
            <w:bCs/>
          </w:rPr>
          <w:delText xml:space="preserve">validation error</w:delText>
        </w:r>
      </w:del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of a</w:delText>
        </w:r>
      </w:del>
      <w:del w:id="2920" w:author="PR Preview" w:date="2026-01-01T00:00:00Z">
        <w:r>
          <w:delText xml:space="preserve"> </w:delText>
        </w:r>
      </w:del>
      <w:hyperlink w:anchor="def-prediction-rule">
        <w:del w:id="292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fitted to a</w:delText>
        </w:r>
      </w:del>
      <w:del w:id="2925" w:author="PR Preview" w:date="2026-01-01T00:00:00Z">
        <w:r>
          <w:delText xml:space="preserve"> </w:delText>
        </w:r>
      </w:del>
      <w:hyperlink w:anchor="def-training-set">
        <w:del w:id="29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is its sample mean</w:delText>
        </w:r>
      </w:del>
      <w:del w:id="2930" w:author="PR Preview" w:date="2026-01-01T00:00:00Z">
        <w:r>
          <w:delText xml:space="preserve"> </w:delText>
        </w:r>
      </w:del>
      <w:hyperlink w:anchor="def-observation-loss">
        <w:del w:id="29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3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on the</w:delText>
        </w:r>
      </w:del>
      <w:del w:id="2935" w:author="PR Preview" w:date="2026-01-01T00:00:00Z">
        <w:r>
          <w:delText xml:space="preserve"> </w:delText>
        </w:r>
      </w:del>
      <w:hyperlink w:anchor="def-validation-set">
        <w:del w:id="293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937" w:author="PR Preview" w:date="2026-01-01T00:00:00Z">
        <w:r>
          <w:delText xml:space="preserve">, indexed by</w:delText>
        </w:r>
      </w:del>
      <w:del w:id="29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939" w:author="PR Preview" w:date="2026-01-01T00:00:00Z">
        <w:r>
          <w:delText xml:space="preserve">:</w:delText>
        </w:r>
      </w:del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del w:id="2940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Given candidate</w:delText>
        </w:r>
      </w:del>
      <w:del w:id="2943" w:author="PR Preview" w:date="2026-01-01T00:00:00Z">
        <w:r>
          <w:delText xml:space="preserve"> </w:delText>
        </w:r>
      </w:del>
      <w:hyperlink w:anchor="def-fitting-procedure">
        <w:del w:id="294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9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946" w:author="PR Preview" w:date="2026-01-01T00:00:00Z">
        <w:r>
          <w:delText xml:space="preserve">,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the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rPr>
            <w:b/>
            <w:bCs/>
          </w:rPr>
          <w:delText xml:space="preserve">validation choice</w:delText>
        </w:r>
      </w:del>
      <w:del w:id="29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is the index of the candidate whose</w:delText>
        </w:r>
      </w:del>
      <w:del w:id="2954" w:author="PR Preview" w:date="2026-01-01T00:00:00Z">
        <w:r>
          <w:delText xml:space="preserve"> </w:delText>
        </w:r>
      </w:del>
      <w:hyperlink w:anchor="def-prediction-rule">
        <w:del w:id="295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56" w:author="PR Preview" w:date="2026-01-01T00:00:00Z">
        <w:r>
          <w:delText xml:space="preserve">,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fitted to the training set</w:delText>
        </w:r>
      </w:del>
      <w:del w:id="29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60" w:author="PR Preview" w:date="2026-01-01T00:00:00Z">
        <w:r>
          <w:delText xml:space="preserve">,</w:delText>
        </w:r>
      </w:del>
      <w:del w:id="2961" w:author="PR Preview" w:date="2026-01-01T00:00:00Z">
        <w:r>
          <w:delText xml:space="preserve"> </w:delText>
        </w:r>
      </w:del>
      <w:del w:id="2962" w:author="PR Preview" w:date="2026-01-01T00:00:00Z">
        <w:r>
          <w:delText xml:space="preserve">has the smallest</w:delText>
        </w:r>
      </w:del>
      <w:del w:id="2963" w:author="PR Preview" w:date="2026-01-01T00:00:00Z">
        <w:r>
          <w:delText xml:space="preserve"> </w:delText>
        </w:r>
      </w:del>
      <w:hyperlink w:anchor="def-validation-error">
        <w:del w:id="2964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965" w:author="PR Preview" w:date="2026-01-01T00:00:00Z">
        <w:r>
          <w:delText xml:space="preserve">:</w:delText>
        </w:r>
      </w:del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2966" w:author="PR Preview" w:date="2026-01-01T00:00:00Z">
        <w:r>
          <w:rPr>
            <w:b/>
            <w:bCs/>
          </w:rPr>
          <w:delText xml:space="preserve">Definition 44 (Test set)</w:delText>
        </w:r>
      </w:del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The</w:delText>
        </w:r>
      </w:del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rPr>
            <w:b/>
            <w:bCs/>
          </w:rPr>
          <w:delText xml:space="preserve">test set</w:delText>
        </w:r>
      </w:del>
      <w:del w:id="2971" w:author="PR Preview" w:date="2026-01-01T00:00:00Z">
        <w:r>
          <w:delText xml:space="preserve"> </w:delText>
        </w:r>
      </w:del>
      <w:del w:id="2972" w:author="PR Preview" w:date="2026-01-01T00:00:00Z">
        <w:r>
          <w:delText xml:space="preserve">of a</w:delText>
        </w:r>
      </w:del>
      <w:del w:id="2973" w:author="PR Preview" w:date="2026-01-01T00:00:00Z">
        <w:r>
          <w:delText xml:space="preserve"> </w:delText>
        </w:r>
      </w:del>
      <w:hyperlink w:anchor="def-data-splits">
        <w:del w:id="297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75" w:author="PR Preview" w:date="2026-01-01T00:00:00Z">
        <w:r>
          <w:delText xml:space="preserve"> </w:delText>
        </w:r>
      </w:del>
      <w:del w:id="2976" w:author="PR Preview" w:date="2026-01-01T00:00:00Z">
        <w:r>
          <w:delText xml:space="preserve">is the</w:delText>
        </w:r>
      </w:del>
      <w:del w:id="2977" w:author="PR Preview" w:date="2026-01-01T00:00:00Z">
        <w:r>
          <w:delText xml:space="preserve"> </w:delText>
        </w:r>
      </w:del>
      <w:hyperlink w:anchor="def-held-out-set">
        <w:del w:id="297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of observations indexed by</w:delText>
        </w:r>
      </w:del>
      <w:del w:id="298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82" w:author="PR Preview" w:date="2026-01-01T00:00:00Z">
        <w:r>
          <w:delText xml:space="preserve">,</w:delText>
        </w:r>
      </w:del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delText xml:space="preserve">on which the</w:delText>
        </w:r>
      </w:del>
      <w:del w:id="2985" w:author="PR Preview" w:date="2026-01-01T00:00:00Z">
        <w:r>
          <w:delText xml:space="preserve"> </w:delText>
        </w:r>
      </w:del>
      <w:hyperlink w:anchor="def-fitted-model">
        <w:del w:id="298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9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that the</w:delText>
        </w:r>
      </w:del>
      <w:del w:id="2990" w:author="PR Preview" w:date="2026-01-01T00:00:00Z">
        <w:r>
          <w:delText xml:space="preserve"> </w:delText>
        </w:r>
      </w:del>
      <w:hyperlink w:anchor="def-validation-choice">
        <w:del w:id="299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picks is scored:</w:delText>
        </w:r>
      </w:del>
    </w:p>
    <w:p>
      <w:pPr>
        <w:pStyle w:val="BodyText"/>
      </w:pPr>
      <w:ins w:id="2994" w:author="PR Preview" w:date="2026-01-01T00:00:00Z">
        <w:r>
          <w:rPr>
            <w:b/>
            <w:bCs/>
          </w:rPr>
          <w:t xml:space="preserve">Definition 41 (Validation error)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The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rPr>
            <w:b/>
            <w:bCs/>
          </w:rPr>
          <w:t xml:space="preserve">validation error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of a</w:t>
        </w:r>
      </w:ins>
      <w:ins w:id="3001" w:author="PR Preview" w:date="2026-01-01T00:00:00Z">
        <w:r>
          <w:t xml:space="preserve"> </w:t>
        </w:r>
      </w:ins>
      <w:hyperlink w:anchor="def-fitted-model">
        <w:ins w:id="300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04" w:author="PR Preview" w:date="2026-01-01T00:00:00Z">
        <w:r>
          <w:t xml:space="preserve"> </w:t>
        </w:r>
      </w:ins>
      <w:ins w:id="3005" w:author="PR Preview" w:date="2026-01-01T00:00:00Z">
        <w:r>
          <w:t xml:space="preserve">fitted to a</w:t>
        </w:r>
      </w:ins>
      <w:ins w:id="3006" w:author="PR Preview" w:date="2026-01-01T00:00:00Z">
        <w:r>
          <w:t xml:space="preserve"> </w:t>
        </w:r>
      </w:ins>
      <w:hyperlink w:anchor="def-training-set">
        <w:ins w:id="30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is its sample mean</w:t>
        </w:r>
      </w:ins>
      <w:ins w:id="3011" w:author="PR Preview" w:date="2026-01-01T00:00:00Z">
        <w:r>
          <w:t xml:space="preserve"> </w:t>
        </w:r>
      </w:ins>
      <w:hyperlink w:anchor="def-observation-loss">
        <w:ins w:id="301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1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on the</w:t>
        </w:r>
      </w:ins>
      <w:ins w:id="3016" w:author="PR Preview" w:date="2026-01-01T00:00:00Z">
        <w:r>
          <w:t xml:space="preserve"> </w:t>
        </w:r>
      </w:ins>
      <w:hyperlink w:anchor="def-validation-set">
        <w:ins w:id="301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018" w:author="PR Preview" w:date="2026-01-01T00:00:00Z">
        <w:r>
          <w:t xml:space="preserve">, indexed by</w:t>
        </w:r>
      </w:ins>
      <w:ins w:id="301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20" w:author="PR Preview" w:date="2026-01-01T00:00:00Z">
        <w:r>
          <w:t xml:space="preserve">:</w:t>
        </w:r>
      </w:ins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ins w:id="3021" w:author="PR Preview" w:date="2026-01-01T00:00:00Z">
        <w:r>
          <w:rPr>
            <w:b/>
            <w:bCs/>
          </w:rPr>
          <w:t xml:space="preserve">Definition 42 (Validation choice)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Given candidate</w:t>
        </w:r>
      </w:ins>
      <w:ins w:id="3024" w:author="PR Preview" w:date="2026-01-01T00:00:00Z">
        <w:r>
          <w:t xml:space="preserve"> </w:t>
        </w:r>
      </w:ins>
      <w:hyperlink w:anchor="def-fitting-procedure">
        <w:ins w:id="302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2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27" w:author="PR Preview" w:date="2026-01-01T00:00:00Z">
        <w:r>
          <w:t xml:space="preserve">,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the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rPr>
            <w:b/>
            <w:bCs/>
          </w:rPr>
          <w:t xml:space="preserve">validation choice</w:t>
        </w:r>
      </w:ins>
      <w:ins w:id="30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is the index of the candidate whose</w:t>
        </w:r>
      </w:ins>
      <w:ins w:id="3035" w:author="PR Preview" w:date="2026-01-01T00:00:00Z">
        <w:r>
          <w:t xml:space="preserve"> </w:t>
        </w:r>
      </w:ins>
      <w:hyperlink w:anchor="def-fitted-model">
        <w:ins w:id="303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37" w:author="PR Preview" w:date="2026-01-01T00:00:00Z">
        <w:r>
          <w:t xml:space="preserve">,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fitted to the training set</w:t>
        </w:r>
      </w:ins>
      <w:ins w:id="30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41" w:author="PR Preview" w:date="2026-01-01T00:00:00Z">
        <w:r>
          <w:t xml:space="preserve">,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has the smallest</w:t>
        </w:r>
      </w:ins>
      <w:ins w:id="3044" w:author="PR Preview" w:date="2026-01-01T00:00:00Z">
        <w:r>
          <w:t xml:space="preserve"> </w:t>
        </w:r>
      </w:ins>
      <w:hyperlink w:anchor="def-validation-error">
        <w:ins w:id="304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046" w:author="PR Preview" w:date="2026-01-01T00:00:00Z">
        <w:r>
          <w:t xml:space="preserve">:</w:t>
        </w:r>
      </w:ins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ins w:id="3047" w:author="PR Preview" w:date="2026-01-01T00:00:00Z">
        <w:r>
          <w:rPr>
            <w:b/>
            <w:bCs/>
          </w:rPr>
          <w:t xml:space="preserve">Definition 43 (Test set)</w:t>
        </w:r>
      </w:ins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The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rPr>
            <w:b/>
            <w:bCs/>
          </w:rPr>
          <w:t xml:space="preserve">test set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of a</w:t>
        </w:r>
      </w:ins>
      <w:ins w:id="3054" w:author="PR Preview" w:date="2026-01-01T00:00:00Z">
        <w:r>
          <w:t xml:space="preserve"> </w:t>
        </w:r>
      </w:ins>
      <w:hyperlink w:anchor="def-data-splits">
        <w:ins w:id="305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is the</w:t>
        </w:r>
      </w:ins>
      <w:ins w:id="3058" w:author="PR Preview" w:date="2026-01-01T00:00:00Z">
        <w:r>
          <w:t xml:space="preserve"> </w:t>
        </w:r>
      </w:ins>
      <w:hyperlink w:anchor="def-held-out-set">
        <w:ins w:id="305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of observations indexed by</w:t>
        </w:r>
      </w:ins>
      <w:ins w:id="306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63" w:author="PR Preview" w:date="2026-01-01T00:00:00Z">
        <w:r>
          <w:t xml:space="preserve">,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on which the</w:t>
        </w:r>
      </w:ins>
      <w:ins w:id="3066" w:author="PR Preview" w:date="2026-01-01T00:00:00Z">
        <w:r>
          <w:t xml:space="preserve"> </w:t>
        </w:r>
      </w:ins>
      <w:hyperlink w:anchor="def-fitted-model">
        <w:ins w:id="306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that the</w:t>
        </w:r>
      </w:ins>
      <w:ins w:id="3071" w:author="PR Preview" w:date="2026-01-01T00:00:00Z">
        <w:r>
          <w:t xml:space="preserve"> </w:t>
        </w:r>
      </w:ins>
      <w:hyperlink w:anchor="def-validation-choice">
        <w:ins w:id="307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picks is scored:</w:t>
        </w:r>
      </w:ins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del w:id="3075" w:author="PR Preview" w:date="2026-01-01T00:00:00Z">
        <w:r>
          <w:rPr>
            <w:b/>
            <w:bCs/>
          </w:rPr>
          <w:delText xml:space="preserve">Definition 45 (Test error)</w:delText>
        </w:r>
      </w:del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The</w:delText>
        </w:r>
      </w:del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rPr>
            <w:b/>
            <w:bCs/>
          </w:rPr>
          <w:delText xml:space="preserve">test error</w:delText>
        </w:r>
      </w:del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of a</w:delText>
        </w:r>
      </w:del>
      <w:del w:id="3082" w:author="PR Preview" w:date="2026-01-01T00:00:00Z">
        <w:r>
          <w:delText xml:space="preserve"> </w:delText>
        </w:r>
      </w:del>
      <w:hyperlink w:anchor="def-prediction-rule">
        <w:del w:id="308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fitted to a</w:delText>
        </w:r>
      </w:del>
      <w:del w:id="3087" w:author="PR Preview" w:date="2026-01-01T00:00:00Z">
        <w:r>
          <w:delText xml:space="preserve"> </w:delText>
        </w:r>
      </w:del>
      <w:hyperlink w:anchor="def-training-set">
        <w:del w:id="308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is its sample mean</w:delText>
        </w:r>
      </w:del>
      <w:del w:id="3092" w:author="PR Preview" w:date="2026-01-01T00:00:00Z">
        <w:r>
          <w:delText xml:space="preserve"> </w:delText>
        </w:r>
      </w:del>
      <w:hyperlink w:anchor="def-observation-loss">
        <w:del w:id="309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9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on the</w:delText>
        </w:r>
      </w:del>
      <w:del w:id="3097" w:author="PR Preview" w:date="2026-01-01T00:00:00Z">
        <w:r>
          <w:delText xml:space="preserve"> </w:delText>
        </w:r>
      </w:del>
      <w:hyperlink w:anchor="def-test-set">
        <w:del w:id="309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099" w:author="PR Preview" w:date="2026-01-01T00:00:00Z">
        <w:r>
          <w:delText xml:space="preserve">, indexed by</w:delText>
        </w:r>
      </w:del>
      <w:del w:id="310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101" w:author="PR Preview" w:date="2026-01-01T00:00:00Z">
        <w:r>
          <w:delText xml:space="preserve">:</w:delText>
        </w:r>
      </w:del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del w:id="3102" w:author="PR Preview" w:date="2026-01-01T00:00:00Z">
        <w:r>
          <w:rPr>
            <w:i/>
            <w:iCs/>
          </w:rPr>
          <w:delText xml:space="preserve">Remark 17</w:delText>
        </w:r>
      </w:del>
      <w:del w:id="3103" w:author="PR Preview" w:date="2026-01-01T00:00:00Z">
        <w:r>
          <w:delText xml:space="preserve"> (What each set is for). </w:delText>
        </w:r>
      </w:del>
      <w:del w:id="3104" w:author="PR Preview" w:date="2026-01-01T00:00:00Z">
        <w:r>
          <w:delText xml:space="preserve">Each set of a</w:delText>
        </w:r>
      </w:del>
      <w:del w:id="3105" w:author="PR Preview" w:date="2026-01-01T00:00:00Z">
        <w:r>
          <w:delText xml:space="preserve"> </w:delText>
        </w:r>
      </w:del>
      <w:hyperlink w:anchor="def-data-splits">
        <w:del w:id="3106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has one job:</w:delText>
        </w:r>
      </w:del>
    </w:p>
    <w:p>
      <w:pPr>
        <w:pStyle w:val="BodyText"/>
      </w:pPr>
      <w:ins w:id="3109" w:author="PR Preview" w:date="2026-01-01T00:00:00Z">
        <w:r>
          <w:rPr>
            <w:b/>
            <w:bCs/>
          </w:rPr>
          <w:t xml:space="preserve">Definition 44 (Test error)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The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rPr>
            <w:b/>
            <w:bCs/>
          </w:rPr>
          <w:t xml:space="preserve">test error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of a</w:t>
        </w:r>
      </w:ins>
      <w:ins w:id="3116" w:author="PR Preview" w:date="2026-01-01T00:00:00Z">
        <w:r>
          <w:t xml:space="preserve"> </w:t>
        </w:r>
      </w:ins>
      <w:hyperlink w:anchor="def-fitted-model">
        <w:ins w:id="311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fitted to a</w:t>
        </w:r>
      </w:ins>
      <w:ins w:id="3121" w:author="PR Preview" w:date="2026-01-01T00:00:00Z">
        <w:r>
          <w:t xml:space="preserve"> </w:t>
        </w:r>
      </w:ins>
      <w:hyperlink w:anchor="def-training-set">
        <w:ins w:id="312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is its sample mean</w:t>
        </w:r>
      </w:ins>
      <w:ins w:id="3126" w:author="PR Preview" w:date="2026-01-01T00:00:00Z">
        <w:r>
          <w:t xml:space="preserve"> </w:t>
        </w:r>
      </w:ins>
      <w:hyperlink w:anchor="def-observation-loss">
        <w:ins w:id="312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2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on the</w:t>
        </w:r>
      </w:ins>
      <w:ins w:id="3131" w:author="PR Preview" w:date="2026-01-01T00:00:00Z">
        <w:r>
          <w:t xml:space="preserve"> </w:t>
        </w:r>
      </w:ins>
      <w:hyperlink w:anchor="def-test-set">
        <w:ins w:id="313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33" w:author="PR Preview" w:date="2026-01-01T00:00:00Z">
        <w:r>
          <w:t xml:space="preserve">, indexed by</w:t>
        </w:r>
      </w:ins>
      <w:ins w:id="313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35" w:author="PR Preview" w:date="2026-01-01T00:00:00Z">
        <w:r>
          <w:t xml:space="preserve">:</w:t>
        </w:r>
      </w:ins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ins w:id="3136" w:author="PR Preview" w:date="2026-01-01T00:00:00Z">
        <w:r>
          <w:rPr>
            <w:i/>
            <w:iCs/>
          </w:rPr>
          <w:t xml:space="preserve">Remark 18</w:t>
        </w:r>
      </w:ins>
      <w:ins w:id="3137" w:author="PR Preview" w:date="2026-01-01T00:00:00Z">
        <w:r>
          <w:t xml:space="preserve"> (What each set is for). </w:t>
        </w:r>
      </w:ins>
      <w:ins w:id="3138" w:author="PR Preview" w:date="2026-01-01T00:00:00Z">
        <w:r>
          <w:t xml:space="preserve">Each set of a</w:t>
        </w:r>
      </w:ins>
      <w:ins w:id="3139" w:author="PR Preview" w:date="2026-01-01T00:00:00Z">
        <w:r>
          <w:t xml:space="preserve"> </w:t>
        </w:r>
      </w:ins>
      <w:hyperlink w:anchor="def-data-splits">
        <w:ins w:id="314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del w:id="3143" w:author="PR Preview" w:date="2026-01-01T00:00:00Z">
        <w:r>
          <w:rPr>
            <w:i/>
            <w:iCs/>
          </w:rPr>
          <w:delText xml:space="preserve">Remark 18</w:delText>
        </w:r>
      </w:del>
      <w:del w:id="3144" w:author="PR Preview" w:date="2026-01-01T00:00:00Z">
        <w:r>
          <w:delText xml:space="preserve"> (What the validation and test errors estimate). </w:delText>
        </w:r>
      </w:del>
      <w:del w:id="3145" w:author="PR Preview" w:date="2026-01-01T00:00:00Z">
        <w:r>
          <w:delText xml:space="preserve">The</w:delText>
        </w:r>
      </w:del>
      <w:del w:id="3146" w:author="PR Preview" w:date="2026-01-01T00:00:00Z">
        <w:r>
          <w:delText xml:space="preserve"> </w:delText>
        </w:r>
      </w:del>
      <w:hyperlink w:anchor="def-validation-error">
        <w:del w:id="314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and the</w:delText>
        </w:r>
      </w:del>
      <w:del w:id="3150" w:author="PR Preview" w:date="2026-01-01T00:00:00Z">
        <w:r>
          <w:delText xml:space="preserve"> </w:delText>
        </w:r>
      </w:del>
      <w:hyperlink w:anchor="def-test-error">
        <w:del w:id="315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differ from the</w:delText>
        </w:r>
      </w:del>
      <w:del w:id="3154" w:author="PR Preview" w:date="2026-01-01T00:00:00Z">
        <w:r>
          <w:delText xml:space="preserve"> </w:delText>
        </w:r>
      </w:del>
      <w:hyperlink w:anchor="def-training-mse">
        <w:del w:id="3155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15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only in the set that scores the rule.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The rule was not fitted to the validation or test set,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so each estimates the</w:delText>
        </w:r>
      </w:del>
      <w:del w:id="3163" w:author="PR Preview" w:date="2026-01-01T00:00:00Z">
        <w:r>
          <w:delText xml:space="preserve"> </w:delText>
        </w:r>
      </w:del>
      <w:hyperlink w:anchor="def-generalization-error">
        <w:del w:id="316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of the fitted rule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without the optimism of the training error.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The</w:delText>
        </w:r>
      </w:del>
      <w:del w:id="3171" w:author="PR Preview" w:date="2026-01-01T00:00:00Z">
        <w:r>
          <w:delText xml:space="preserve"> </w:delText>
        </w:r>
      </w:del>
      <w:hyperlink w:anchor="def-validation-choice">
        <w:del w:id="317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selects the rule with the smallest validation error,</w:delText>
        </w:r>
      </w:del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so the validation error of the chosen rule is still optimistic;</w:delText>
        </w:r>
      </w:del>
      <w:del w:id="3177" w:author="PR Preview" w:date="2026-01-01T00:00:00Z">
        <w:r>
          <w:delText xml:space="preserve"> </w:delText>
        </w:r>
      </w:del>
      <w:del w:id="3178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179" w:author="PR Preview" w:date="2026-01-01T00:00:00Z">
        <w:r>
          <w:rPr>
            <w:i/>
            <w:iCs/>
          </w:rPr>
          <w:t xml:space="preserve">Remark 19</w:t>
        </w:r>
      </w:ins>
      <w:ins w:id="3180" w:author="PR Preview" w:date="2026-01-01T00:00:00Z">
        <w:r>
          <w:t xml:space="preserve"> (What the validation and test errors estimate). </w:t>
        </w:r>
      </w:ins>
      <w:ins w:id="3181" w:author="PR Preview" w:date="2026-01-01T00:00:00Z">
        <w:r>
          <w:t xml:space="preserve">The</w:t>
        </w:r>
      </w:ins>
      <w:ins w:id="3182" w:author="PR Preview" w:date="2026-01-01T00:00:00Z">
        <w:r>
          <w:t xml:space="preserve"> </w:t>
        </w:r>
      </w:ins>
      <w:hyperlink w:anchor="def-validation-error">
        <w:ins w:id="318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and the</w:t>
        </w:r>
      </w:ins>
      <w:ins w:id="3186" w:author="PR Preview" w:date="2026-01-01T00:00:00Z">
        <w:r>
          <w:t xml:space="preserve"> </w:t>
        </w:r>
      </w:ins>
      <w:hyperlink w:anchor="def-test-error">
        <w:ins w:id="3187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differ from the</w:t>
        </w:r>
      </w:ins>
      <w:ins w:id="3190" w:author="PR Preview" w:date="2026-01-01T00:00:00Z">
        <w:r>
          <w:t xml:space="preserve"> </w:t>
        </w:r>
      </w:ins>
      <w:hyperlink w:anchor="def-training-mse">
        <w:ins w:id="319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19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only in the set that scores the rule.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The rule was not fitted to the validation or test set,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so each estimates the</w:t>
        </w:r>
      </w:ins>
      <w:ins w:id="3199" w:author="PR Preview" w:date="2026-01-01T00:00:00Z">
        <w:r>
          <w:t xml:space="preserve"> </w:t>
        </w:r>
      </w:ins>
      <w:hyperlink w:anchor="def-generalization-error">
        <w:ins w:id="320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of the fitted rule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without the optimism of the training error.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The</w:t>
        </w:r>
      </w:ins>
      <w:ins w:id="3207" w:author="PR Preview" w:date="2026-01-01T00:00:00Z">
        <w:r>
          <w:t xml:space="preserve"> </w:t>
        </w:r>
      </w:ins>
      <w:hyperlink w:anchor="def-validation-choice">
        <w:ins w:id="320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selects the rule with the smallest validation error,</w:t>
        </w:r>
      </w:ins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so the validation error of the chosen rule is still optimistic;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del w:id="3215" w:author="PR Preview" w:date="2026-01-01T00:00:00Z">
        <w:r>
          <w:rPr>
            <w:b/>
            <w:bCs/>
          </w:rPr>
          <w:delText xml:space="preserve">Definition 46 (Folds)</w:delText>
        </w:r>
      </w:del>
      <w:del w:id="3216" w:author="PR Preview" w:date="2026-01-01T00:00:00Z">
        <w:r>
          <w:delText xml:space="preserve"> </w:delText>
        </w:r>
      </w:del>
      <w:del w:id="3217" w:author="PR Preview" w:date="2026-01-01T00:00:00Z">
        <w:r>
          <w:delText xml:space="preserve">A division of a</w:delText>
        </w:r>
      </w:del>
      <w:del w:id="3218" w:author="PR Preview" w:date="2026-01-01T00:00:00Z">
        <w:r>
          <w:delText xml:space="preserve"> </w:delText>
        </w:r>
      </w:del>
      <w:hyperlink w:anchor="def-training-set">
        <w:del w:id="321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21" w:author="PR Preview" w:date="2026-01-01T00:00:00Z">
        <w:r>
          <w:delText xml:space="preserve">,</w:delText>
        </w:r>
      </w:del>
      <w:del w:id="3222" w:author="PR Preview" w:date="2026-01-01T00:00:00Z">
        <w:r>
          <w:delText xml:space="preserve"> </w:delText>
        </w:r>
      </w:del>
      <w:del w:id="3223" w:author="PR Preview" w:date="2026-01-01T00:00:00Z">
        <w:r>
          <w:delText xml:space="preserve">indexed by</w:delText>
        </w:r>
      </w:del>
      <w:del w:id="3224" w:author="PR Preview" w:date="2026-01-01T00:00:00Z">
        <w:r>
          <w:delText xml:space="preserve"> </w:delText>
        </w:r>
      </w:del>
      <m:oMath>
        <m:r>
          <m:t>I</m:t>
        </m:r>
      </m:oMath>
      <w:del w:id="3225" w:author="PR Preview" w:date="2026-01-01T00:00:00Z">
        <w:r>
          <w:delText xml:space="preserve">, into</w:delText>
        </w:r>
      </w:del>
      <w:del w:id="3226" w:author="PR Preview" w:date="2026-01-01T00:00:00Z">
        <w:r>
          <w:delText xml:space="preserve"> </w:delText>
        </w:r>
      </w:del>
      <m:oMath>
        <m:r>
          <m:t>k</m:t>
        </m:r>
      </m:oMath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rPr>
            <w:b/>
            <w:bCs/>
          </w:rPr>
          <w:delText xml:space="preserve">folds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is a partition of</w:delText>
        </w:r>
      </w:del>
      <w:del w:id="3231" w:author="PR Preview" w:date="2026-01-01T00:00:00Z">
        <w:r>
          <w:delText xml:space="preserve"> </w:delText>
        </w:r>
      </w:del>
      <m:oMath>
        <m:r>
          <m:t>I</m:t>
        </m:r>
      </m:oMath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into</w:delText>
        </w:r>
      </w:del>
      <w:del w:id="3234" w:author="PR Preview" w:date="2026-01-01T00:00:00Z">
        <w:r>
          <w:delText xml:space="preserve"> </w:delText>
        </w:r>
      </w:del>
      <m:oMath>
        <m:r>
          <m:t>k</m:t>
        </m:r>
      </m:oMath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nonempty, disjoint subsets</w:delText>
        </w:r>
      </w:del>
      <w:del w:id="32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38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3239" w:author="PR Preview" w:date="2026-01-01T00:00:00Z">
        <w:r>
          <w:rPr>
            <w:i/>
            <w:iCs/>
          </w:rPr>
          <w:delText xml:space="preserve">Remark 19</w:delText>
        </w:r>
      </w:del>
      <w:del w:id="3240" w:author="PR Preview" w:date="2026-01-01T00:00:00Z">
        <w:r>
          <w:delText xml:space="preserve"> (Source: Folds). </w:delText>
        </w:r>
      </w:del>
      <w:del w:id="3241" w:author="PR Preview" w:date="2026-01-01T00:00:00Z">
        <w:r>
          <w:delText xml:space="preserve">James et al. [5, Sec. 5.1.3]</w:delText>
        </w:r>
      </w:del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and</w:delText>
        </w:r>
      </w:del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Hastie et al. [3, Sec. 7.10.1]</w:delText>
        </w:r>
      </w:del>
      <w:del w:id="3246" w:author="PR Preview" w:date="2026-01-01T00:00:00Z">
        <w:r>
          <w:delText xml:space="preserve">,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who split the data into</w:delText>
        </w:r>
      </w:del>
      <w:del w:id="3249" w:author="PR Preview" w:date="2026-01-01T00:00:00Z">
        <w:r>
          <w:delText xml:space="preserve"> </w:delText>
        </w:r>
      </w:del>
      <m:oMath>
        <m:r>
          <m:t>k</m:t>
        </m:r>
      </m:oMath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252" w:author="PR Preview" w:date="2026-01-01T00:00:00Z">
        <w:r>
          <w:rPr>
            <w:b/>
            <w:bCs/>
          </w:rPr>
          <w:delText xml:space="preserve">Definition 47 (Fold size)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The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rPr>
            <w:b/>
            <w:bCs/>
          </w:rPr>
          <w:delText xml:space="preserve">size</w:delText>
        </w:r>
      </w:del>
      <w:del w:id="325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of</w:delText>
        </w:r>
      </w:del>
      <w:del w:id="3260" w:author="PR Preview" w:date="2026-01-01T00:00:00Z">
        <w:r>
          <w:delText xml:space="preserve"> </w:delText>
        </w:r>
      </w:del>
      <w:hyperlink w:anchor="def-folds">
        <w:del w:id="326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del w:id="3265" w:author="PR Preview" w:date="2026-01-01T00:00:00Z">
        <w:r>
          <w:rPr>
            <w:b/>
            <w:bCs/>
          </w:rPr>
          <w:delText xml:space="preserve">Definition 48 (Fold assignment)</w:delText>
        </w:r>
      </w:del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Given</w:delText>
        </w:r>
      </w:del>
      <w:del w:id="3268" w:author="PR Preview" w:date="2026-01-01T00:00:00Z">
        <w:r>
          <w:delText xml:space="preserve"> </w:delText>
        </w:r>
      </w:del>
      <w:hyperlink w:anchor="def-folds">
        <w:del w:id="326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2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71" w:author="PR Preview" w:date="2026-01-01T00:00:00Z">
        <w:r>
          <w:delText xml:space="preserve">,</w:delText>
        </w:r>
      </w:del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the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rPr>
            <w:b/>
            <w:bCs/>
          </w:rPr>
          <w:delText xml:space="preserve">fold assignment</w:delText>
        </w:r>
      </w:del>
      <w:del w:id="327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of observation</w:delText>
        </w:r>
      </w:del>
      <w:del w:id="3279" w:author="PR Preview" w:date="2026-01-01T00:00:00Z">
        <w:r>
          <w:delText xml:space="preserve"> </w:delText>
        </w:r>
      </w:del>
      <m:oMath>
        <m:r>
          <m:t>i</m:t>
        </m:r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del w:id="3282" w:author="PR Preview" w:date="2026-01-01T00:00:00Z">
        <w:r>
          <w:rPr>
            <w:i/>
            <w:iCs/>
          </w:rPr>
          <w:delText xml:space="preserve">Remark 20</w:delText>
        </w:r>
      </w:del>
      <w:del w:id="3283" w:author="PR Preview" w:date="2026-01-01T00:00:00Z">
        <w:r>
          <w:delText xml:space="preserve"> (Source: Fold assignment). </w:delText>
        </w:r>
      </w:del>
      <w:del w:id="3284" w:author="PR Preview" w:date="2026-01-01T00:00:00Z">
        <w:r>
          <w:delText xml:space="preserve">The fold-assignment function</w:delText>
        </w:r>
      </w:del>
      <w:del w:id="328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follows</w:delText>
        </w:r>
      </w:del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delText xml:space="preserve">Hastie et al. [3, Sec. 7.10.1]</w:delText>
        </w:r>
      </w:del>
      <w:del w:id="3290" w:author="PR Preview" w:date="2026-01-01T00:00:00Z">
        <w:r>
          <w:delText xml:space="preserve">.</w:delText>
        </w:r>
      </w:del>
    </w:p>
    <w:p>
      <w:pPr>
        <w:pStyle w:val="BodyText"/>
      </w:pPr>
      <w:del w:id="3291" w:author="PR Preview" w:date="2026-01-01T00:00:00Z">
        <w:r>
          <w:rPr>
            <w:b/>
            <w:bCs/>
          </w:rPr>
          <w:delText xml:space="preserve">Definition 49 (Fold-out rule)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For</w:delText>
        </w:r>
      </w:del>
      <w:del w:id="3294" w:author="PR Preview" w:date="2026-01-01T00:00:00Z">
        <w:r>
          <w:delText xml:space="preserve"> </w:delText>
        </w:r>
      </w:del>
      <w:hyperlink w:anchor="def-folds">
        <w:del w:id="329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97" w:author="PR Preview" w:date="2026-01-01T00:00:00Z">
        <w:r>
          <w:delText xml:space="preserve">,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the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rPr>
            <w:b/>
            <w:bCs/>
          </w:rPr>
          <w:delText xml:space="preserve">fold-out rule</w:delText>
        </w:r>
      </w:del>
      <w:del w:id="330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is the</w:delText>
        </w:r>
      </w:del>
      <w:del w:id="3305" w:author="PR Preview" w:date="2026-01-01T00:00:00Z">
        <w:r>
          <w:delText xml:space="preserve"> </w:delText>
        </w:r>
      </w:del>
      <w:hyperlink w:anchor="def-prediction-rule">
        <w:del w:id="330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307" w:author="PR Preview" w:date="2026-01-01T00:00:00Z">
        <w:r>
          <w:delText xml:space="preserve"> </w:delText>
        </w:r>
      </w:del>
      <w:del w:id="3308" w:author="PR Preview" w:date="2026-01-01T00:00:00Z">
        <w:r>
          <w:delText xml:space="preserve">that a</w:delText>
        </w:r>
      </w:del>
      <w:del w:id="3309" w:author="PR Preview" w:date="2026-01-01T00:00:00Z">
        <w:r>
          <w:delText xml:space="preserve"> </w:delText>
        </w:r>
      </w:del>
      <w:hyperlink w:anchor="def-fitting-procedure">
        <w:del w:id="33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311" w:author="PR Preview" w:date="2026-01-01T00:00:00Z">
        <w:r>
          <w:delText xml:space="preserve"> </w:delText>
        </w:r>
      </w:del>
      <m:oMath>
        <m:r>
          <m:t>g</m:t>
        </m:r>
      </m:oMath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produces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3316" w:author="PR Preview" w:date="2026-01-01T00:00:00Z">
        <w:r>
          <w:rPr>
            <w:i/>
            <w:iCs/>
          </w:rPr>
          <w:delText xml:space="preserve">Remark 21</w:delText>
        </w:r>
      </w:del>
      <w:del w:id="3317" w:author="PR Preview" w:date="2026-01-01T00:00:00Z">
        <w:r>
          <w:delText xml:space="preserve"> (Source: Fold-out rule). </w:delText>
        </w:r>
      </w:del>
      <w:del w:id="3318" w:author="PR Preview" w:date="2026-01-01T00:00:00Z">
        <w:r>
          <w:delText xml:space="preserve">Hastie et al. [3, Sec. 7.10.1]</w:delText>
        </w:r>
      </w:del>
      <w:del w:id="3319" w:author="PR Preview" w:date="2026-01-01T00:00:00Z">
        <w:r>
          <w:delText xml:space="preserve">,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who write the fitted function with the</w:delText>
        </w:r>
      </w:del>
      <w:del w:id="3322" w:author="PR Preview" w:date="2026-01-01T00:00:00Z">
        <w:r>
          <w:delText xml:space="preserve"> </w:delText>
        </w:r>
      </w:del>
      <m:oMath>
        <m:r>
          <m:t>k</m:t>
        </m:r>
      </m:oMath>
      <w:del w:id="3323" w:author="PR Preview" w:date="2026-01-01T00:00:00Z">
        <w:r>
          <w:delText xml:space="preserve">th part of the data removed as</w:delText>
        </w:r>
      </w:del>
      <w:del w:id="332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325" w:author="PR Preview" w:date="2026-01-01T00:00:00Z">
        <w:r>
          <w:delText xml:space="preserve">.</w:delText>
        </w:r>
      </w:del>
    </w:p>
    <w:p>
      <w:pPr>
        <w:pStyle w:val="BodyText"/>
      </w:pPr>
      <w:del w:id="3326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327" w:author="PR Preview" w:date="2026-01-01T00:00:00Z">
        <w:r>
          <w:rPr>
            <w:b/>
            <w:bCs/>
          </w:rPr>
          <w:delText xml:space="preserve">-fold cross-validation)</w:delText>
        </w:r>
      </w:del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In</w:delText>
        </w:r>
      </w:del>
      <w:del w:id="3330" w:author="PR Preview" w:date="2026-01-01T00:00:00Z">
        <w:r>
          <w:delText xml:space="preserve"> </w:delText>
        </w:r>
      </w:del>
      <m:oMath>
        <m:r>
          <m:t>k</m:t>
        </m:r>
      </m:oMath>
      <w:del w:id="3331" w:author="PR Preview" w:date="2026-01-01T00:00:00Z">
        <w:r>
          <w:rPr>
            <w:b/>
            <w:bCs/>
          </w:rPr>
          <w:delText xml:space="preserve">-fold cross-validation</w:delText>
        </w:r>
      </w:del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[10]</w:delText>
        </w:r>
      </w:del>
      <w:del w:id="3334" w:author="PR Preview" w:date="2026-01-01T00:00:00Z">
        <w:r>
          <w:delText xml:space="preserve">:</w:delText>
        </w:r>
      </w:del>
    </w:p>
    <w:p>
      <w:pPr>
        <w:pStyle w:val="FirstParagraph"/>
      </w:pPr>
      <w:ins w:id="3335" w:author="PR Preview" w:date="2026-01-01T00:00:00Z">
        <w:r>
          <w:rPr>
            <w:b/>
            <w:bCs/>
          </w:rPr>
          <w:t xml:space="preserve">Definition 45 (Folds)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A division of a</w:t>
        </w:r>
      </w:ins>
      <w:ins w:id="3338" w:author="PR Preview" w:date="2026-01-01T00:00:00Z">
        <w:r>
          <w:t xml:space="preserve"> </w:t>
        </w:r>
      </w:ins>
      <w:hyperlink w:anchor="def-training-set">
        <w:ins w:id="33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41" w:author="PR Preview" w:date="2026-01-01T00:00:00Z">
        <w:r>
          <w:t xml:space="preserve">,</w:t>
        </w:r>
      </w:ins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indexed by</w:t>
        </w:r>
      </w:ins>
      <w:ins w:id="3344" w:author="PR Preview" w:date="2026-01-01T00:00:00Z">
        <w:r>
          <w:t xml:space="preserve"> </w:t>
        </w:r>
      </w:ins>
      <m:oMath>
        <m:r>
          <m:t>I</m:t>
        </m:r>
      </m:oMath>
      <w:ins w:id="3345" w:author="PR Preview" w:date="2026-01-01T00:00:00Z">
        <w:r>
          <w:t xml:space="preserve">, into</w:t>
        </w:r>
      </w:ins>
      <w:ins w:id="3346" w:author="PR Preview" w:date="2026-01-01T00:00:00Z">
        <w:r>
          <w:t xml:space="preserve"> </w:t>
        </w:r>
      </w:ins>
      <m:oMath>
        <m:r>
          <m:t>k</m:t>
        </m:r>
      </m:oMath>
      <w:ins w:id="3347" w:author="PR Preview" w:date="2026-01-01T00:00:00Z">
        <w:r>
          <w:t xml:space="preserve"> </w:t>
        </w:r>
      </w:ins>
      <w:ins w:id="3348" w:author="PR Preview" w:date="2026-01-01T00:00:00Z">
        <w:r>
          <w:rPr>
            <w:b/>
            <w:bCs/>
          </w:rPr>
          <w:t xml:space="preserve">folds</w:t>
        </w:r>
      </w:ins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is a partition of</w:t>
        </w:r>
      </w:ins>
      <w:ins w:id="3351" w:author="PR Preview" w:date="2026-01-01T00:00:00Z">
        <w:r>
          <w:t xml:space="preserve"> </w:t>
        </w:r>
      </w:ins>
      <m:oMath>
        <m:r>
          <m:t>I</m:t>
        </m:r>
      </m:oMath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into</w:t>
        </w:r>
      </w:ins>
      <w:ins w:id="3354" w:author="PR Preview" w:date="2026-01-01T00:00:00Z">
        <w:r>
          <w:t xml:space="preserve"> </w:t>
        </w:r>
      </w:ins>
      <m:oMath>
        <m:r>
          <m:t>k</m:t>
        </m:r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nonempty, disjoint subsets</w:t>
        </w:r>
      </w:ins>
      <w:ins w:id="3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58" w:author="PR Preview" w:date="2026-01-01T00:00:00Z">
        <w:r>
          <w:t xml:space="preserve">:</w:t>
        </w:r>
      </w:ins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ins w:id="3359" w:author="PR Preview" w:date="2026-01-01T00:00:00Z">
        <w:r>
          <w:rPr>
            <w:i/>
            <w:iCs/>
          </w:rPr>
          <w:t xml:space="preserve">Remark 20</w:t>
        </w:r>
      </w:ins>
      <w:ins w:id="3360" w:author="PR Preview" w:date="2026-01-01T00:00:00Z">
        <w:r>
          <w:t xml:space="preserve"> (Source: Folds). </w:t>
        </w:r>
      </w:ins>
      <w:ins w:id="3361" w:author="PR Preview" w:date="2026-01-01T00:00:00Z">
        <w:r>
          <w:t xml:space="preserve">James et al. [5, Sec. 5.1.3]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and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Hastie et al. [3, Sec. 7.10.1]</w:t>
        </w:r>
      </w:ins>
      <w:ins w:id="3366" w:author="PR Preview" w:date="2026-01-01T00:00:00Z">
        <w:r>
          <w:t xml:space="preserve">,</w:t>
        </w:r>
      </w:ins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who split the data into</w:t>
        </w:r>
      </w:ins>
      <w:ins w:id="3369" w:author="PR Preview" w:date="2026-01-01T00:00:00Z">
        <w:r>
          <w:t xml:space="preserve"> </w:t>
        </w:r>
      </w:ins>
      <m:oMath>
        <m:r>
          <m:t>k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roughly equal-sized parts.</w:t>
        </w:r>
      </w:ins>
    </w:p>
    <w:bookmarkEnd w:id="236"/>
    <w:bookmarkStart w:id="238" w:name="def-fold-size"/>
    <w:p>
      <w:pPr>
        <w:pStyle w:val="BodyText"/>
      </w:pPr>
      <w:ins w:id="3372" w:author="PR Preview" w:date="2026-01-01T00:00:00Z">
        <w:r>
          <w:rPr>
            <w:b/>
            <w:bCs/>
          </w:rPr>
          <w:t xml:space="preserve">Definition 46 (Fold size)</w:t>
        </w:r>
      </w:ins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The</w:t>
        </w:r>
      </w:ins>
      <w:ins w:id="3375" w:author="PR Preview" w:date="2026-01-01T00:00:00Z">
        <w:r>
          <w:t xml:space="preserve"> </w:t>
        </w:r>
      </w:ins>
      <w:ins w:id="3376" w:author="PR Preview" w:date="2026-01-01T00:00:00Z">
        <w:r>
          <w:rPr>
            <w:b/>
            <w:bCs/>
          </w:rPr>
          <w:t xml:space="preserve">size</w:t>
        </w:r>
      </w:ins>
      <w:ins w:id="337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of</w:t>
        </w:r>
      </w:ins>
      <w:ins w:id="3380" w:author="PR Preview" w:date="2026-01-01T00:00:00Z">
        <w:r>
          <w:t xml:space="preserve"> </w:t>
        </w:r>
      </w:ins>
      <w:hyperlink w:anchor="def-folds">
        <w:ins w:id="338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ins w:id="3385" w:author="PR Preview" w:date="2026-01-01T00:00:00Z">
        <w:r>
          <w:rPr>
            <w:b/>
            <w:bCs/>
          </w:rPr>
          <w:t xml:space="preserve">Definition 47 (Fold assignment)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Given</w:t>
        </w:r>
      </w:ins>
      <w:ins w:id="3388" w:author="PR Preview" w:date="2026-01-01T00:00:00Z">
        <w:r>
          <w:t xml:space="preserve"> </w:t>
        </w:r>
      </w:ins>
      <w:hyperlink w:anchor="def-folds">
        <w:ins w:id="338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91" w:author="PR Preview" w:date="2026-01-01T00:00:00Z">
        <w:r>
          <w:t xml:space="preserve">,</w:t>
        </w:r>
      </w:ins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the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rPr>
            <w:b/>
            <w:bCs/>
          </w:rPr>
          <w:t xml:space="preserve">fold assignment</w:t>
        </w:r>
      </w:ins>
      <w:ins w:id="339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of observation</w:t>
        </w:r>
      </w:ins>
      <w:ins w:id="3399" w:author="PR Preview" w:date="2026-01-01T00:00:00Z">
        <w:r>
          <w:t xml:space="preserve"> </w:t>
        </w:r>
      </w:ins>
      <m:oMath>
        <m:r>
          <m:t>i</m:t>
        </m:r>
      </m:oMath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ins w:id="3402" w:author="PR Preview" w:date="2026-01-01T00:00:00Z">
        <w:r>
          <w:rPr>
            <w:i/>
            <w:iCs/>
          </w:rPr>
          <w:t xml:space="preserve">Remark 21</w:t>
        </w:r>
      </w:ins>
      <w:ins w:id="3403" w:author="PR Preview" w:date="2026-01-01T00:00:00Z">
        <w:r>
          <w:t xml:space="preserve"> (Source: Fold assignment). </w:t>
        </w:r>
      </w:ins>
      <w:ins w:id="3404" w:author="PR Preview" w:date="2026-01-01T00:00:00Z">
        <w:r>
          <w:t xml:space="preserve">The fold-assignment function</w:t>
        </w:r>
      </w:ins>
      <w:ins w:id="34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follows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Hastie et al. [3, Sec. 7.10.1]</w:t>
        </w:r>
      </w:ins>
      <w:ins w:id="3410" w:author="PR Preview" w:date="2026-01-01T00:00:00Z">
        <w:r>
          <w:t xml:space="preserve">.</w:t>
        </w:r>
      </w:ins>
    </w:p>
    <w:bookmarkEnd w:id="241"/>
    <w:bookmarkStart w:id="243" w:name="def-fold-out-rule"/>
    <w:p>
      <w:pPr>
        <w:pStyle w:val="BodyText"/>
      </w:pPr>
      <w:ins w:id="3411" w:author="PR Preview" w:date="2026-01-01T00:00:00Z">
        <w:r>
          <w:rPr>
            <w:b/>
            <w:bCs/>
          </w:rPr>
          <w:t xml:space="preserve">Definition 48 (Fold-out rule)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For</w:t>
        </w:r>
      </w:ins>
      <w:ins w:id="3414" w:author="PR Preview" w:date="2026-01-01T00:00:00Z">
        <w:r>
          <w:t xml:space="preserve"> </w:t>
        </w:r>
      </w:ins>
      <w:hyperlink w:anchor="def-folds">
        <w:ins w:id="34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17" w:author="PR Preview" w:date="2026-01-01T00:00:00Z">
        <w:r>
          <w:t xml:space="preserve">,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the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rPr>
            <w:b/>
            <w:bCs/>
          </w:rPr>
          <w:t xml:space="preserve">fold-out rule</w:t>
        </w:r>
      </w:ins>
      <w:ins w:id="342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is the</w:t>
        </w:r>
      </w:ins>
      <w:ins w:id="3425" w:author="PR Preview" w:date="2026-01-01T00:00:00Z">
        <w:r>
          <w:t xml:space="preserve"> </w:t>
        </w:r>
      </w:ins>
      <w:hyperlink w:anchor="def-fitted-model">
        <w:ins w:id="342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that a</w:t>
        </w:r>
      </w:ins>
      <w:ins w:id="3429" w:author="PR Preview" w:date="2026-01-01T00:00:00Z">
        <w:r>
          <w:t xml:space="preserve"> </w:t>
        </w:r>
      </w:ins>
      <w:hyperlink w:anchor="def-fitting-procedure">
        <w:ins w:id="34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431" w:author="PR Preview" w:date="2026-01-01T00:00:00Z">
        <w:r>
          <w:t xml:space="preserve"> </w:t>
        </w:r>
      </w:ins>
      <m:oMath>
        <m:r>
          <m:t>g</m:t>
        </m:r>
      </m:oMath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produces</w:t>
        </w:r>
      </w:ins>
      <w:ins w:id="3434" w:author="PR Preview" w:date="2026-01-01T00:00:00Z">
        <w:r>
          <w:t xml:space="preserve"> </w:t>
        </w:r>
      </w:ins>
      <w:ins w:id="343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ins w:id="3436" w:author="PR Preview" w:date="2026-01-01T00:00:00Z">
        <w:r>
          <w:rPr>
            <w:i/>
            <w:iCs/>
          </w:rPr>
          <w:t xml:space="preserve">Remark 22</w:t>
        </w:r>
      </w:ins>
      <w:ins w:id="3437" w:author="PR Preview" w:date="2026-01-01T00:00:00Z">
        <w:r>
          <w:t xml:space="preserve"> (Source: Fold-out rule). </w:t>
        </w:r>
      </w:ins>
      <w:ins w:id="3438" w:author="PR Preview" w:date="2026-01-01T00:00:00Z">
        <w:r>
          <w:t xml:space="preserve">Hastie et al. [3, Sec. 7.10.1]</w:t>
        </w:r>
      </w:ins>
      <w:ins w:id="3439" w:author="PR Preview" w:date="2026-01-01T00:00:00Z">
        <w:r>
          <w:t xml:space="preserve">,</w:t>
        </w:r>
      </w:ins>
      <w:ins w:id="3440" w:author="PR Preview" w:date="2026-01-01T00:00:00Z">
        <w:r>
          <w:t xml:space="preserve"> </w:t>
        </w:r>
      </w:ins>
      <w:ins w:id="3441" w:author="PR Preview" w:date="2026-01-01T00:00:00Z">
        <w:r>
          <w:t xml:space="preserve">who write the fitted function with the</w:t>
        </w:r>
      </w:ins>
      <w:ins w:id="3442" w:author="PR Preview" w:date="2026-01-01T00:00:00Z">
        <w:r>
          <w:t xml:space="preserve"> </w:t>
        </w:r>
      </w:ins>
      <m:oMath>
        <m:r>
          <m:t>k</m:t>
        </m:r>
      </m:oMath>
      <w:ins w:id="3443" w:author="PR Preview" w:date="2026-01-01T00:00:00Z">
        <w:r>
          <w:t xml:space="preserve">th part of the data removed as</w:t>
        </w:r>
      </w:ins>
      <w:ins w:id="344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3445" w:author="PR Preview" w:date="2026-01-01T00:00:00Z">
        <w:r>
          <w:t xml:space="preserve">.</w:t>
        </w:r>
      </w:ins>
    </w:p>
    <w:bookmarkEnd w:id="244"/>
    <w:bookmarkStart w:id="245" w:name="def-kfold"/>
    <w:p>
      <w:pPr>
        <w:pStyle w:val="BodyText"/>
      </w:pPr>
      <w:ins w:id="3446" w:author="PR Preview" w:date="2026-01-01T00:00:00Z">
        <w:r>
          <w:rPr>
            <w:b/>
            <w:bCs/>
          </w:rPr>
          <w:t xml:space="preserve">Definition 49 (</w:t>
        </w:r>
      </w:ins>
      <m:oMath>
        <m:r>
          <m:t>k</m:t>
        </m:r>
      </m:oMath>
      <w:ins w:id="3447" w:author="PR Preview" w:date="2026-01-01T00:00:00Z">
        <w:r>
          <w:rPr>
            <w:b/>
            <w:bCs/>
          </w:rPr>
          <w:t xml:space="preserve">-fold cross-validation)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In</w:t>
        </w:r>
      </w:ins>
      <w:ins w:id="3450" w:author="PR Preview" w:date="2026-01-01T00:00:00Z">
        <w:r>
          <w:t xml:space="preserve"> </w:t>
        </w:r>
      </w:ins>
      <m:oMath>
        <m:r>
          <m:t>k</m:t>
        </m:r>
      </m:oMath>
      <w:ins w:id="3451" w:author="PR Preview" w:date="2026-01-01T00:00:00Z">
        <w:r>
          <w:rPr>
            <w:b/>
            <w:bCs/>
          </w:rPr>
          <w:t xml:space="preserve">-fold cross-validation</w:t>
        </w:r>
      </w:ins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[10]</w:t>
        </w:r>
      </w:ins>
      <w:ins w:id="345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del w:id="3455" w:author="PR Preview" w:date="2026-01-01T00:00:00Z">
        <w:r>
          <w:rPr>
            <w:i/>
            <w:iCs/>
          </w:rPr>
          <w:delText xml:space="preserve">Remark 22</w:delText>
        </w:r>
      </w:del>
      <w:del w:id="3456" w:author="PR Preview" w:date="2026-01-01T00:00:00Z">
        <w:r>
          <w:delText xml:space="preserve"> (Cross-validation instead of a single validation set). </w:delText>
        </w:r>
      </w:del>
      <w:del w:id="3457" w:author="PR Preview" w:date="2026-01-01T00:00:00Z">
        <w:r>
          <w:delText xml:space="preserve">If data are limited,</w:delText>
        </w:r>
      </w:del>
      <w:del w:id="3458" w:author="PR Preview" w:date="2026-01-01T00:00:00Z">
        <w:r>
          <w:delText xml:space="preserve"> </w:delText>
        </w:r>
      </w:del>
      <m:oMath>
        <m:r>
          <m:t>k</m:t>
        </m:r>
      </m:oMath>
      <w:del w:id="3459" w:author="PR Preview" w:date="2026-01-01T00:00:00Z">
        <w:r>
          <w:delText xml:space="preserve">-fold cross-validation</w:delText>
        </w:r>
      </w:del>
      <w:del w:id="3460" w:author="PR Preview" w:date="2026-01-01T00:00:00Z">
        <w:r>
          <w:delText xml:space="preserve"> </w:delText>
        </w:r>
      </w:del>
      <w:del w:id="3461" w:author="PR Preview" w:date="2026-01-01T00:00:00Z">
        <w:r>
          <w:delText xml:space="preserve">can replace the single validation set of</w:delText>
        </w:r>
      </w:del>
      <w:del w:id="3462" w:author="PR Preview" w:date="2026-01-01T00:00:00Z">
        <w:r>
          <w:delText xml:space="preserve"> </w:delText>
        </w:r>
      </w:del>
      <w:hyperlink w:anchor="def-data-splits">
        <w:del w:id="3463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for more stable tuning.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In</w:delText>
        </w:r>
      </w:del>
      <w:del w:id="3468" w:author="PR Preview" w:date="2026-01-01T00:00:00Z">
        <w:r>
          <w:delText xml:space="preserve"> </w:delText>
        </w:r>
      </w:del>
      <w:hyperlink w:anchor="exr-kfold">
        <w:del w:id="3469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470" w:author="PR Preview" w:date="2026-01-01T00:00:00Z">
        <w:r>
          <w:delText xml:space="preserve">,</w:delText>
        </w:r>
      </w:del>
      <w:del w:id="347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472" w:author="PR Preview" w:date="2026-01-01T00:00:00Z">
        <w:r>
          <w:delText xml:space="preserve"> </w:delText>
        </w:r>
      </w:del>
      <w:del w:id="3473" w:author="PR Preview" w:date="2026-01-01T00:00:00Z">
        <w:r>
          <w:delText xml:space="preserve">folds of 8 cars each</w:delText>
        </w:r>
      </w:del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476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The</w:delText>
        </w:r>
      </w:del>
      <w:del w:id="3479" w:author="PR Preview" w:date="2026-01-01T00:00:00Z">
        <w:r>
          <w:delText xml:space="preserve"> </w:delText>
        </w:r>
      </w:del>
      <m:oMath>
        <m:r>
          <m:t>k</m:t>
        </m:r>
      </m:oMath>
      <w:del w:id="3480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4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82" w:author="PR Preview" w:date="2026-01-01T00:00:00Z">
        <w:r>
          <w:delText xml:space="preserve"> </w:delText>
        </w:r>
      </w:del>
      <w:del w:id="3483" w:author="PR Preview" w:date="2026-01-01T00:00:00Z">
        <w:r>
          <w:delText xml:space="preserve">is the</w:delText>
        </w:r>
      </w:del>
      <w:del w:id="3484" w:author="PR Preview" w:date="2026-01-01T00:00:00Z">
        <w:r>
          <w:delText xml:space="preserve"> </w:delText>
        </w:r>
      </w:del>
      <w:hyperlink r:id="rId78">
        <w:del w:id="3485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of the predictions that each observation</w:delText>
        </w:r>
      </w:del>
      <w:del w:id="348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of the training set receives</w:delText>
        </w:r>
      </w:del>
      <w:del w:id="3491" w:author="PR Preview" w:date="2026-01-01T00:00:00Z">
        <w:r>
          <w:delText xml:space="preserve"> </w:delText>
        </w:r>
      </w:del>
      <w:del w:id="3492" w:author="PR Preview" w:date="2026-01-01T00:00:00Z">
        <w:r>
          <w:delText xml:space="preserve">from the</w:delText>
        </w:r>
      </w:del>
      <w:del w:id="3493" w:author="PR Preview" w:date="2026-01-01T00:00:00Z">
        <w:r>
          <w:delText xml:space="preserve"> </w:delText>
        </w:r>
      </w:del>
      <w:hyperlink w:anchor="def-fold-out-rule">
        <w:del w:id="349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delText xml:space="preserve">of its</w:delText>
        </w:r>
      </w:del>
      <w:del w:id="3497" w:author="PR Preview" w:date="2026-01-01T00:00:00Z">
        <w:r>
          <w:delText xml:space="preserve"> </w:delText>
        </w:r>
      </w:del>
      <w:hyperlink w:anchor="def-fold-assignment">
        <w:del w:id="3498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49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in</w:delText>
        </w:r>
      </w:del>
      <w:del w:id="350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50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504" w:author="PR Preview" w:date="2026-01-01T00:00:00Z">
        <w:r>
          <w:delText xml:space="preserve">:</w:delText>
        </w:r>
      </w:del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del w:id="3505" w:author="PR Preview" w:date="2026-01-01T00:00:00Z">
        <w:r>
          <w:rPr>
            <w:i/>
            <w:iCs/>
          </w:rPr>
          <w:delText xml:space="preserve">Remark 23</w:delText>
        </w:r>
      </w:del>
      <w:del w:id="3506" w:author="PR Preview" w:date="2026-01-01T00:00:00Z">
        <w:r>
          <w:delText xml:space="preserve"> (Source: Cross-validation estimate). </w:delText>
        </w:r>
      </w:del>
      <w:del w:id="3507" w:author="PR Preview" w:date="2026-01-01T00:00:00Z">
        <w:r>
          <w:delText xml:space="preserve">Hastie et al. [3, Sec. 7.10.1]</w:delText>
        </w:r>
      </w:del>
      <w:del w:id="3508" w:author="PR Preview" w:date="2026-01-01T00:00:00Z">
        <w:r>
          <w:delText xml:space="preserve">, for the per-observation form with the fold index</w:delText>
        </w:r>
      </w:del>
      <w:del w:id="350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510" w:author="PR Preview" w:date="2026-01-01T00:00:00Z">
        <w:r>
          <w:delText xml:space="preserve">.</w:delText>
        </w:r>
      </w:del>
    </w:p>
    <w:p>
      <w:pPr>
        <w:pStyle w:val="BodyText"/>
      </w:pPr>
      <w:ins w:id="3511" w:author="PR Preview" w:date="2026-01-01T00:00:00Z">
        <w:r>
          <w:rPr>
            <w:i/>
            <w:iCs/>
          </w:rPr>
          <w:t xml:space="preserve">Remark 23</w:t>
        </w:r>
      </w:ins>
      <w:ins w:id="3512" w:author="PR Preview" w:date="2026-01-01T00:00:00Z">
        <w:r>
          <w:t xml:space="preserve"> (Cross-validation instead of a single validation set). </w:t>
        </w:r>
      </w:ins>
      <w:ins w:id="3513" w:author="PR Preview" w:date="2026-01-01T00:00:00Z">
        <w:r>
          <w:t xml:space="preserve">If data are limited,</w:t>
        </w:r>
      </w:ins>
      <w:ins w:id="3514" w:author="PR Preview" w:date="2026-01-01T00:00:00Z">
        <w:r>
          <w:t xml:space="preserve"> </w:t>
        </w:r>
      </w:ins>
      <m:oMath>
        <m:r>
          <m:t>k</m:t>
        </m:r>
      </m:oMath>
      <w:ins w:id="3515" w:author="PR Preview" w:date="2026-01-01T00:00:00Z">
        <w:r>
          <w:t xml:space="preserve">-fold cross-validation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can replace the single validation set of</w:t>
        </w:r>
      </w:ins>
      <w:ins w:id="3518" w:author="PR Preview" w:date="2026-01-01T00:00:00Z">
        <w:r>
          <w:t xml:space="preserve"> </w:t>
        </w:r>
      </w:ins>
      <w:hyperlink w:anchor="def-data-splits">
        <w:ins w:id="3519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for more stable tuning.</w:t>
        </w:r>
      </w:ins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In</w:t>
        </w:r>
      </w:ins>
      <w:ins w:id="3524" w:author="PR Preview" w:date="2026-01-01T00:00:00Z">
        <w:r>
          <w:t xml:space="preserve"> </w:t>
        </w:r>
      </w:ins>
      <w:hyperlink w:anchor="exr-kfold">
        <w:ins w:id="3525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526" w:author="PR Preview" w:date="2026-01-01T00:00:00Z">
        <w:r>
          <w:t xml:space="preserve">,</w:t>
        </w:r>
      </w:ins>
      <w:ins w:id="35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folds of 8 cars each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give 4 fits on 24 cars each.</w:t>
        </w:r>
      </w:ins>
    </w:p>
    <w:bookmarkEnd w:id="246"/>
    <w:bookmarkStart w:id="248" w:name="def-cv-estimate"/>
    <w:p>
      <w:pPr>
        <w:pStyle w:val="BodyText"/>
      </w:pPr>
      <w:ins w:id="3532" w:author="PR Preview" w:date="2026-01-01T00:00:00Z">
        <w:r>
          <w:rPr>
            <w:b/>
            <w:bCs/>
          </w:rPr>
          <w:t xml:space="preserve">Definition 50 (Cross-validation estimate)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The</w:t>
        </w:r>
      </w:ins>
      <w:ins w:id="3535" w:author="PR Preview" w:date="2026-01-01T00:00:00Z">
        <w:r>
          <w:t xml:space="preserve"> </w:t>
        </w:r>
      </w:ins>
      <m:oMath>
        <m:r>
          <m:t>k</m:t>
        </m:r>
      </m:oMath>
      <w:ins w:id="3536" w:author="PR Preview" w:date="2026-01-01T00:00:00Z">
        <w:r>
          <w:rPr>
            <w:b/>
            <w:bCs/>
          </w:rPr>
          <w:t xml:space="preserve">-fold cross-validation estimate</w:t>
        </w:r>
      </w:ins>
      <w:ins w:id="35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is the</w:t>
        </w:r>
      </w:ins>
      <w:ins w:id="3540" w:author="PR Preview" w:date="2026-01-01T00:00:00Z">
        <w:r>
          <w:t xml:space="preserve"> </w:t>
        </w:r>
      </w:ins>
      <w:hyperlink r:id="rId78">
        <w:ins w:id="354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of the predictions that each observation</w:t>
        </w:r>
      </w:ins>
      <w:ins w:id="35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of the training set receives</w:t>
        </w:r>
      </w:ins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from the</w:t>
        </w:r>
      </w:ins>
      <w:ins w:id="3549" w:author="PR Preview" w:date="2026-01-01T00:00:00Z">
        <w:r>
          <w:t xml:space="preserve"> </w:t>
        </w:r>
      </w:ins>
      <w:hyperlink w:anchor="def-fold-out-rule">
        <w:ins w:id="3550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of its</w:t>
        </w:r>
      </w:ins>
      <w:ins w:id="3553" w:author="PR Preview" w:date="2026-01-01T00:00:00Z">
        <w:r>
          <w:t xml:space="preserve"> </w:t>
        </w:r>
      </w:ins>
      <w:hyperlink w:anchor="def-fold-assignment">
        <w:ins w:id="3554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55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in</w:t>
        </w:r>
      </w:ins>
      <w:ins w:id="355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55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560" w:author="PR Preview" w:date="2026-01-01T00:00:00Z">
        <w:r>
          <w:t xml:space="preserve">:</w:t>
        </w:r>
      </w:ins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ins w:id="3561" w:author="PR Preview" w:date="2026-01-01T00:00:00Z">
        <w:r>
          <w:rPr>
            <w:i/>
            <w:iCs/>
          </w:rPr>
          <w:t xml:space="preserve">Remark 24</w:t>
        </w:r>
      </w:ins>
      <w:ins w:id="3562" w:author="PR Preview" w:date="2026-01-01T00:00:00Z">
        <w:r>
          <w:t xml:space="preserve"> (Source: Cross-validation estimate). </w:t>
        </w:r>
      </w:ins>
      <w:ins w:id="3563" w:author="PR Preview" w:date="2026-01-01T00:00:00Z">
        <w:r>
          <w:t xml:space="preserve">Hastie et al. [3, Sec. 7.10.1]</w:t>
        </w:r>
      </w:ins>
      <w:ins w:id="3564" w:author="PR Preview" w:date="2026-01-01T00:00:00Z">
        <w:r>
          <w:t xml:space="preserve">, for the per-observation form with the fold index</w:t>
        </w:r>
      </w:ins>
      <w:ins w:id="356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66" w:author="PR Preview" w:date="2026-01-01T00:00:00Z">
        <w:r>
          <w:t xml:space="preserve">.</w:t>
        </w:r>
      </w:ins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del w:id="3567" w:author="PR Preview" w:date="2026-01-01T00:00:00Z">
        <w:r>
          <w:rPr>
            <w:i/>
            <w:iCs/>
          </w:rPr>
          <w:delText xml:space="preserve">Solution 12</w:delText>
        </w:r>
      </w:del>
      <w:del w:id="3568" w:author="PR Preview" w:date="2026-01-01T00:00:00Z">
        <w:r>
          <w:delText xml:space="preserve">. </w:delText>
        </w:r>
      </w:del>
      <w:del w:id="3569" w:author="PR Preview" w:date="2026-01-01T00:00:00Z">
        <w:r>
          <w:delText xml:space="preserve">The folds</w:delText>
        </w:r>
      </w:del>
      <w:del w:id="35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partition</w:delText>
        </w:r>
      </w:del>
      <w:del w:id="3573" w:author="PR Preview" w:date="2026-01-01T00:00:00Z">
        <w:r>
          <w:delText xml:space="preserve"> </w:delText>
        </w:r>
      </w:del>
      <m:oMath>
        <m:r>
          <m:t>I</m:t>
        </m:r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(</w:delText>
        </w:r>
      </w:del>
      <w:hyperlink w:anchor="def-folds">
        <w:del w:id="3576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3577" w:author="PR Preview" w:date="2026-01-01T00:00:00Z">
        <w:r>
          <w:delText xml:space="preserve">),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so summing over the observations of each fold and then over the folds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adds each term of</w:delText>
        </w:r>
      </w:del>
      <w:del w:id="3582" w:author="PR Preview" w:date="2026-01-01T00:00:00Z">
        <w:r>
          <w:delText xml:space="preserve"> </w:delText>
        </w:r>
      </w:del>
      <w:hyperlink w:anchor="eq-cv-estimate">
        <w:del w:id="3583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exactly once.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For</w:delText>
        </w:r>
      </w:del>
      <w:del w:id="358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w:hyperlink w:anchor="eq-fold-assignment">
        <w:del w:id="3591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also puts</w:delText>
        </w:r>
      </w:del>
      <w:del w:id="3594" w:author="PR Preview" w:date="2026-01-01T00:00:00Z">
        <w:r>
          <w:delText xml:space="preserve"> </w:delText>
        </w:r>
      </w:del>
      <m:oMath>
        <m:r>
          <m:t>i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in</w:delText>
        </w:r>
      </w:del>
      <w:del w:id="35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598" w:author="PR Preview" w:date="2026-01-01T00:00:00Z">
        <w:r>
          <w:delText xml:space="preserve">,</w:delText>
        </w:r>
      </w:del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and the folds are disjoint,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so</w:delText>
        </w:r>
      </w:del>
      <w:del w:id="360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604" w:author="PR Preview" w:date="2026-01-01T00:00:00Z">
        <w:r>
          <w:delText xml:space="preserve">.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Then</w:delText>
        </w:r>
      </w:del>
    </w:p>
    <w:p>
      <w:pPr>
        <w:pStyle w:val="BodyText"/>
      </w:pPr>
      <w:ins w:id="3607" w:author="PR Preview" w:date="2026-01-01T00:00:00Z">
        <w:r>
          <w:rPr>
            <w:i/>
            <w:iCs/>
          </w:rPr>
          <w:t xml:space="preserve">Solution 12</w:t>
        </w:r>
      </w:ins>
      <w:ins w:id="3608" w:author="PR Preview" w:date="2026-01-01T00:00:00Z">
        <w:r>
          <w:t xml:space="preserve">. </w:t>
        </w:r>
      </w:ins>
      <w:ins w:id="3609" w:author="PR Preview" w:date="2026-01-01T00:00:00Z">
        <w:r>
          <w:t xml:space="preserve">The folds</w:t>
        </w:r>
      </w:ins>
      <w:ins w:id="36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partition</w:t>
        </w:r>
      </w:ins>
      <w:ins w:id="3613" w:author="PR Preview" w:date="2026-01-01T00:00:00Z">
        <w:r>
          <w:t xml:space="preserve"> </w:t>
        </w:r>
      </w:ins>
      <m:oMath>
        <m:r>
          <m:t>I</m:t>
        </m:r>
      </m:oMath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(</w:t>
        </w:r>
      </w:ins>
      <w:hyperlink w:anchor="def-folds">
        <w:ins w:id="3616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617" w:author="PR Preview" w:date="2026-01-01T00:00:00Z">
        <w:r>
          <w:t xml:space="preserve">),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so summing over the observations of each fold and then over the folds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adds each term of</w:t>
        </w:r>
      </w:ins>
      <w:ins w:id="3622" w:author="PR Preview" w:date="2026-01-01T00:00:00Z">
        <w:r>
          <w:t xml:space="preserve"> </w:t>
        </w:r>
      </w:ins>
      <w:hyperlink w:anchor="eq-cv-estimate">
        <w:ins w:id="3623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exactly once.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For</w:t>
        </w:r>
      </w:ins>
      <w:ins w:id="362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29" w:author="PR Preview" w:date="2026-01-01T00:00:00Z">
        <w:r>
          <w:t xml:space="preserve">,</w:t>
        </w:r>
      </w:ins>
      <w:ins w:id="3630" w:author="PR Preview" w:date="2026-01-01T00:00:00Z">
        <w:r>
          <w:t xml:space="preserve"> </w:t>
        </w:r>
      </w:ins>
      <w:hyperlink w:anchor="eq-fold-assignment">
        <w:ins w:id="3631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also puts</w:t>
        </w:r>
      </w:ins>
      <w:ins w:id="3634" w:author="PR Preview" w:date="2026-01-01T00:00:00Z">
        <w:r>
          <w:t xml:space="preserve"> </w:t>
        </w:r>
      </w:ins>
      <m:oMath>
        <m:r>
          <m:t>i</m:t>
        </m:r>
      </m:oMath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in</w:t>
        </w:r>
      </w:ins>
      <w:ins w:id="3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638" w:author="PR Preview" w:date="2026-01-01T00:00:00Z">
        <w:r>
          <w:t xml:space="preserve">,</w:t>
        </w:r>
      </w:ins>
      <w:ins w:id="3639" w:author="PR Preview" w:date="2026-01-01T00:00:00Z">
        <w:r>
          <w:t xml:space="preserve"> </w:t>
        </w:r>
      </w:ins>
      <w:ins w:id="3640" w:author="PR Preview" w:date="2026-01-01T00:00:00Z">
        <w:r>
          <w:t xml:space="preserve">and the folds are disjoint,</w:t>
        </w:r>
      </w:ins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so</w:t>
        </w:r>
      </w:ins>
      <w:ins w:id="364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644" w:author="PR Preview" w:date="2026-01-01T00:00:00Z">
        <w:r>
          <w:t xml:space="preserve">.</w:t>
        </w:r>
      </w:ins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del w:id="3647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3648" w:author="PR Preview" w:date="2026-01-01T00:00:00Z">
        <w:r>
          <w:delText xml:space="preserve"> </w:delText>
        </w:r>
      </w:del>
      <w:del w:id="3649" w:author="PR Preview" w:date="2026-01-01T00:00:00Z">
        <w:r>
          <w:delText xml:space="preserve">The</w:delText>
        </w:r>
      </w:del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rPr>
            <w:b/>
            <w:bCs/>
          </w:rPr>
          <w:delText xml:space="preserve">fold mean squared error</w:delText>
        </w:r>
      </w:del>
      <w:del w:id="36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of</w:delText>
        </w:r>
      </w:del>
      <w:del w:id="3655" w:author="PR Preview" w:date="2026-01-01T00:00:00Z">
        <w:r>
          <w:delText xml:space="preserve"> </w:delText>
        </w:r>
      </w:del>
      <w:hyperlink w:anchor="def-folds">
        <w:del w:id="365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is the</w:delText>
        </w:r>
      </w:del>
      <w:del w:id="3660" w:author="PR Preview" w:date="2026-01-01T00:00:00Z">
        <w:r>
          <w:delText xml:space="preserve"> </w:delText>
        </w:r>
      </w:del>
      <w:hyperlink r:id="rId78">
        <w:del w:id="366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delText xml:space="preserve">of the</w:delText>
        </w:r>
      </w:del>
      <w:del w:id="3664" w:author="PR Preview" w:date="2026-01-01T00:00:00Z">
        <w:r>
          <w:delText xml:space="preserve"> </w:delText>
        </w:r>
      </w:del>
      <w:hyperlink w:anchor="def-fold-out-rule">
        <w:del w:id="366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666" w:author="PR Preview" w:date="2026-01-01T00:00:00Z">
        <w:r>
          <w:delText xml:space="preserve">’s predictions</w:delText>
        </w:r>
      </w:del>
      <w:del w:id="3667" w:author="PR Preview" w:date="2026-01-01T00:00:00Z">
        <w:r>
          <w:delText xml:space="preserve"> </w:delText>
        </w:r>
      </w:del>
      <w:del w:id="3668" w:author="PR Preview" w:date="2026-01-01T00:00:00Z">
        <w:r>
          <w:delText xml:space="preserve">for the</w:delText>
        </w:r>
      </w:del>
      <w:del w:id="366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(</w:delText>
        </w:r>
      </w:del>
      <w:hyperlink w:anchor="def-fold-size">
        <w:del w:id="3672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673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del w:id="3674" w:author="PR Preview" w:date="2026-01-01T00:00:00Z">
        <w:r>
          <w:rPr>
            <w:i/>
            <w:iCs/>
          </w:rPr>
          <w:delText xml:space="preserve">Remark 24</w:delText>
        </w:r>
      </w:del>
      <w:del w:id="3675" w:author="PR Preview" w:date="2026-01-01T00:00:00Z">
        <w:r>
          <w:delText xml:space="preserve"> (Source: Fold mean squared error). </w:delText>
        </w:r>
      </w:del>
      <w:del w:id="3676" w:author="PR Preview" w:date="2026-01-01T00:00:00Z">
        <w:r>
          <w:delText xml:space="preserve">James et al. [5, Sec. 5.1.3]</w:delText>
        </w:r>
      </w:del>
      <w:del w:id="3677" w:author="PR Preview" w:date="2026-01-01T00:00:00Z">
        <w:r>
          <w:delText xml:space="preserve">, who write the fold mean squared errors as</w:delText>
        </w:r>
      </w:del>
      <w:del w:id="3678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3679" w:author="PR Preview" w:date="2026-01-01T00:00:00Z">
        <w:r>
          <w:delText xml:space="preserve">.</w:delText>
        </w:r>
      </w:del>
    </w:p>
    <w:p>
      <w:pPr>
        <w:pStyle w:val="BodyText"/>
      </w:pPr>
      <w:del w:id="3680" w:author="PR Preview" w:date="2026-01-01T00:00:00Z">
        <w:r>
          <w:rPr>
            <w:i/>
            <w:iCs/>
          </w:rPr>
          <w:delText xml:space="preserve">Remark 25</w:delText>
        </w:r>
      </w:del>
      <w:del w:id="3681" w:author="PR Preview" w:date="2026-01-01T00:00:00Z">
        <w:r>
          <w:delText xml:space="preserve"> (What the cross-validation estimate estimates). </w:delText>
        </w:r>
      </w:del>
      <w:del w:id="3682" w:author="PR Preview" w:date="2026-01-01T00:00:00Z">
        <w:r>
          <w:delText xml:space="preserve">Each prediction in</w:delText>
        </w:r>
      </w:del>
      <w:del w:id="3683" w:author="PR Preview" w:date="2026-01-01T00:00:00Z">
        <w:r>
          <w:delText xml:space="preserve"> </w:delText>
        </w:r>
      </w:del>
      <w:hyperlink w:anchor="eq-cv-estimate">
        <w:del w:id="368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comes from a rule</w:delText>
        </w:r>
      </w:del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that did not see the observation it predicts,</w:delText>
        </w:r>
      </w:del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so each squared error is scored as in</w:delText>
        </w:r>
      </w:del>
      <w:del w:id="3691" w:author="PR Preview" w:date="2026-01-01T00:00:00Z">
        <w:r>
          <w:delText xml:space="preserve"> </w:delText>
        </w:r>
      </w:del>
      <w:hyperlink w:anchor="thm-held-out-unbiased">
        <w:del w:id="369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693" w:author="PR Preview" w:date="2026-01-01T00:00:00Z">
        <w:r>
          <w:delText xml:space="preserve">.</w:delText>
        </w:r>
      </w:del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But the rule for fold</w:delText>
        </w:r>
      </w:del>
      <w:del w:id="36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was fitted to</w:delText>
        </w:r>
      </w:del>
      <w:del w:id="369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observations,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not</w:delText>
        </w:r>
      </w:del>
      <w:del w:id="3704" w:author="PR Preview" w:date="2026-01-01T00:00:00Z">
        <w:r>
          <w:delText xml:space="preserve"> </w:delText>
        </w:r>
      </w:del>
      <m:oMath>
        <m:r>
          <m:t>n</m:t>
        </m:r>
      </m:oMath>
      <w:del w:id="3705" w:author="PR Preview" w:date="2026-01-01T00:00:00Z">
        <w:r>
          <w:delText xml:space="preserve">,</w:delText>
        </w:r>
      </w:del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delText xml:space="preserve">and the</w:delText>
        </w:r>
      </w:del>
      <w:del w:id="3708" w:author="PR Preview" w:date="2026-01-01T00:00:00Z">
        <w:r>
          <w:delText xml:space="preserve"> </w:delText>
        </w:r>
      </w:del>
      <m:oMath>
        <m:r>
          <m:t>k</m:t>
        </m:r>
      </m:oMath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rules differ from one another and from the rule fitted to all</w:delText>
        </w:r>
      </w:del>
      <w:del w:id="3711" w:author="PR Preview" w:date="2026-01-01T00:00:00Z">
        <w:r>
          <w:delText xml:space="preserve"> </w:delText>
        </w:r>
      </w:del>
      <m:oMath>
        <m:r>
          <m:t>n</m:t>
        </m:r>
      </m:oMath>
      <w:del w:id="3712" w:author="PR Preview" w:date="2026-01-01T00:00:00Z">
        <w:r>
          <w:delText xml:space="preserve">.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So</w:delText>
        </w:r>
      </w:del>
      <w:del w:id="37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estimates the</w:delText>
        </w:r>
      </w:del>
      <w:del w:id="3718" w:author="PR Preview" w:date="2026-01-01T00:00:00Z">
        <w:r>
          <w:delText xml:space="preserve"> </w:delText>
        </w:r>
      </w:del>
      <w:hyperlink w:anchor="def-expected-generalization-error">
        <w:del w:id="371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of the fitting</w:delText>
        </w:r>
      </w:del>
      <w:del w:id="3722" w:author="PR Preview" w:date="2026-01-01T00:00:00Z">
        <w:r>
          <w:delText xml:space="preserve"> </w:delText>
        </w:r>
      </w:del>
      <w:del w:id="3723" w:author="PR Preview" w:date="2026-01-01T00:00:00Z">
        <w:r>
          <w:rPr>
            <w:i/>
            <w:iCs/>
          </w:rPr>
          <w:delText xml:space="preserve">procedure</w:delText>
        </w:r>
      </w:del>
      <w:del w:id="3724" w:author="PR Preview" w:date="2026-01-01T00:00:00Z">
        <w:r>
          <w:delText xml:space="preserve"> </w:delText>
        </w:r>
      </w:del>
      <m:oMath>
        <m:r>
          <m:t>g</m:t>
        </m:r>
      </m:oMath>
      <w:del w:id="3725" w:author="PR Preview" w:date="2026-01-01T00:00:00Z">
        <w:r>
          <w:delText xml:space="preserve"> </w:delText>
        </w:r>
      </w:del>
      <w:del w:id="3726" w:author="PR Preview" w:date="2026-01-01T00:00:00Z">
        <w:r>
          <w:delText xml:space="preserve">at the smaller training-set sizes</w:delText>
        </w:r>
      </w:del>
      <w:del w:id="37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28" w:author="PR Preview" w:date="2026-01-01T00:00:00Z">
        <w:r>
          <w:delText xml:space="preserve">,</w:delText>
        </w:r>
      </w:del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which is</w:delText>
        </w:r>
      </w:del>
      <w:del w:id="373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when every fold has</w:delText>
        </w:r>
      </w:del>
      <w:del w:id="37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735" w:author="PR Preview" w:date="2026-01-01T00:00:00Z">
        <w:r>
          <w:delText xml:space="preserve"> </w:delText>
        </w:r>
      </w:del>
      <w:del w:id="3736" w:author="PR Preview" w:date="2026-01-01T00:00:00Z">
        <w:r>
          <w:delText xml:space="preserve">observations,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rather than</w:delText>
        </w:r>
      </w:del>
      <w:del w:id="373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for the one rule fitted to all the data</w:delText>
        </w:r>
      </w:del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[3, Sec. 7.12]</w:delText>
        </w:r>
      </w:del>
      <w:del w:id="3744" w:author="PR Preview" w:date="2026-01-01T00:00:00Z">
        <w:r>
          <w:delText xml:space="preserve">.</w:delText>
        </w:r>
      </w:del>
    </w:p>
    <w:p>
      <w:pPr>
        <w:pStyle w:val="BodyText"/>
      </w:pPr>
      <w:ins w:id="3745" w:author="PR Preview" w:date="2026-01-01T00:00:00Z">
        <w:r>
          <w:rPr>
            <w:b/>
            <w:bCs/>
          </w:rPr>
          <w:t xml:space="preserve">Definition 51 (Fold mean squared error)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The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rPr>
            <w:b/>
            <w:bCs/>
          </w:rPr>
          <w:t xml:space="preserve">fold mean squared error</w:t>
        </w:r>
      </w:ins>
      <w:ins w:id="375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of</w:t>
        </w:r>
      </w:ins>
      <w:ins w:id="3753" w:author="PR Preview" w:date="2026-01-01T00:00:00Z">
        <w:r>
          <w:t xml:space="preserve"> </w:t>
        </w:r>
      </w:ins>
      <w:hyperlink w:anchor="def-folds">
        <w:ins w:id="375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is the</w:t>
        </w:r>
      </w:ins>
      <w:ins w:id="3758" w:author="PR Preview" w:date="2026-01-01T00:00:00Z">
        <w:r>
          <w:t xml:space="preserve"> </w:t>
        </w:r>
      </w:ins>
      <w:hyperlink r:id="rId78">
        <w:ins w:id="3759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of the</w:t>
        </w:r>
      </w:ins>
      <w:ins w:id="3762" w:author="PR Preview" w:date="2026-01-01T00:00:00Z">
        <w:r>
          <w:t xml:space="preserve"> </w:t>
        </w:r>
      </w:ins>
      <w:hyperlink w:anchor="def-fold-out-rule">
        <w:ins w:id="376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764" w:author="PR Preview" w:date="2026-01-01T00:00:00Z">
        <w:r>
          <w:t xml:space="preserve">’s predictions</w:t>
        </w:r>
      </w:ins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for the</w:t>
        </w:r>
      </w:ins>
      <w:ins w:id="376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(</w:t>
        </w:r>
      </w:ins>
      <w:hyperlink w:anchor="def-fold-size">
        <w:ins w:id="3770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771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ins w:id="3772" w:author="PR Preview" w:date="2026-01-01T00:00:00Z">
        <w:r>
          <w:rPr>
            <w:i/>
            <w:iCs/>
          </w:rPr>
          <w:t xml:space="preserve">Remark 25</w:t>
        </w:r>
      </w:ins>
      <w:ins w:id="3773" w:author="PR Preview" w:date="2026-01-01T00:00:00Z">
        <w:r>
          <w:t xml:space="preserve"> (Source: Fold mean squared error). </w:t>
        </w:r>
      </w:ins>
      <w:ins w:id="3774" w:author="PR Preview" w:date="2026-01-01T00:00:00Z">
        <w:r>
          <w:t xml:space="preserve">James et al. [5, Sec. 5.1.3]</w:t>
        </w:r>
      </w:ins>
      <w:ins w:id="3775" w:author="PR Preview" w:date="2026-01-01T00:00:00Z">
        <w:r>
          <w:t xml:space="preserve">, who write the fold mean squared errors as</w:t>
        </w:r>
      </w:ins>
      <w:ins w:id="3776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3777" w:author="PR Preview" w:date="2026-01-01T00:00:00Z">
        <w:r>
          <w:t xml:space="preserve">.</w:t>
        </w:r>
      </w:ins>
    </w:p>
    <w:bookmarkEnd w:id="256"/>
    <w:bookmarkStart w:id="257" w:name="rem-cv-estimate"/>
    <w:p>
      <w:pPr>
        <w:pStyle w:val="BodyText"/>
      </w:pPr>
      <w:ins w:id="3778" w:author="PR Preview" w:date="2026-01-01T00:00:00Z">
        <w:r>
          <w:rPr>
            <w:i/>
            <w:iCs/>
          </w:rPr>
          <w:t xml:space="preserve">Remark 26</w:t>
        </w:r>
      </w:ins>
      <w:ins w:id="3779" w:author="PR Preview" w:date="2026-01-01T00:00:00Z">
        <w:r>
          <w:t xml:space="preserve"> (What the cross-validation estimate estimates). </w:t>
        </w:r>
      </w:ins>
      <w:ins w:id="3780" w:author="PR Preview" w:date="2026-01-01T00:00:00Z">
        <w:r>
          <w:t xml:space="preserve">Each prediction in</w:t>
        </w:r>
      </w:ins>
      <w:ins w:id="3781" w:author="PR Preview" w:date="2026-01-01T00:00:00Z">
        <w:r>
          <w:t xml:space="preserve"> </w:t>
        </w:r>
      </w:ins>
      <w:hyperlink w:anchor="eq-cv-estimate">
        <w:ins w:id="378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comes from a rule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that did not see the observation it predicts,</w:t>
        </w:r>
      </w:ins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so each squared error is scored as in</w:t>
        </w:r>
      </w:ins>
      <w:ins w:id="3789" w:author="PR Preview" w:date="2026-01-01T00:00:00Z">
        <w:r>
          <w:t xml:space="preserve"> </w:t>
        </w:r>
      </w:ins>
      <w:hyperlink w:anchor="thm-held-out-unbiased">
        <w:ins w:id="37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791" w:author="PR Preview" w:date="2026-01-01T00:00:00Z">
        <w:r>
          <w:t xml:space="preserve">.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t xml:space="preserve">But the rule for fold</w:t>
        </w:r>
      </w:ins>
      <w:ins w:id="37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was fitted to</w:t>
        </w:r>
      </w:ins>
      <w:ins w:id="37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798" w:author="PR Preview" w:date="2026-01-01T00:00:00Z">
        <w:r>
          <w:t xml:space="preserve"> </w:t>
        </w:r>
      </w:ins>
      <w:ins w:id="3799" w:author="PR Preview" w:date="2026-01-01T00:00:00Z">
        <w:r>
          <w:t xml:space="preserve">observations,</w:t>
        </w:r>
      </w:ins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not</w:t>
        </w:r>
      </w:ins>
      <w:ins w:id="3802" w:author="PR Preview" w:date="2026-01-01T00:00:00Z">
        <w:r>
          <w:t xml:space="preserve"> </w:t>
        </w:r>
      </w:ins>
      <m:oMath>
        <m:r>
          <m:t>n</m:t>
        </m:r>
      </m:oMath>
      <w:ins w:id="3803" w:author="PR Preview" w:date="2026-01-01T00:00:00Z">
        <w:r>
          <w:t xml:space="preserve">,</w:t>
        </w:r>
      </w:ins>
      <w:ins w:id="3804" w:author="PR Preview" w:date="2026-01-01T00:00:00Z">
        <w:r>
          <w:t xml:space="preserve"> </w:t>
        </w:r>
      </w:ins>
      <w:ins w:id="3805" w:author="PR Preview" w:date="2026-01-01T00:00:00Z">
        <w:r>
          <w:t xml:space="preserve">and the</w:t>
        </w:r>
      </w:ins>
      <w:ins w:id="3806" w:author="PR Preview" w:date="2026-01-01T00:00:00Z">
        <w:r>
          <w:t xml:space="preserve"> </w:t>
        </w:r>
      </w:ins>
      <m:oMath>
        <m:r>
          <m:t>k</m:t>
        </m:r>
      </m:oMath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rules differ from one another and from the rule fitted to all</w:t>
        </w:r>
      </w:ins>
      <w:ins w:id="3809" w:author="PR Preview" w:date="2026-01-01T00:00:00Z">
        <w:r>
          <w:t xml:space="preserve"> </w:t>
        </w:r>
      </w:ins>
      <m:oMath>
        <m:r>
          <m:t>n</m:t>
        </m:r>
      </m:oMath>
      <w:ins w:id="3810" w:author="PR Preview" w:date="2026-01-01T00:00:00Z">
        <w:r>
          <w:t xml:space="preserve">.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So</w:t>
        </w:r>
      </w:ins>
      <w:ins w:id="38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estimates the</w:t>
        </w:r>
      </w:ins>
      <w:ins w:id="3816" w:author="PR Preview" w:date="2026-01-01T00:00:00Z">
        <w:r>
          <w:t xml:space="preserve"> </w:t>
        </w:r>
      </w:ins>
      <w:hyperlink w:anchor="def-expected-generalization-error">
        <w:ins w:id="381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of the fitting</w:t>
        </w:r>
      </w:ins>
      <w:ins w:id="3820" w:author="PR Preview" w:date="2026-01-01T00:00:00Z">
        <w:r>
          <w:t xml:space="preserve"> </w:t>
        </w:r>
      </w:ins>
      <w:ins w:id="3821" w:author="PR Preview" w:date="2026-01-01T00:00:00Z">
        <w:r>
          <w:rPr>
            <w:i/>
            <w:iCs/>
          </w:rPr>
          <w:t xml:space="preserve">procedure</w:t>
        </w:r>
      </w:ins>
      <w:ins w:id="3822" w:author="PR Preview" w:date="2026-01-01T00:00:00Z">
        <w:r>
          <w:t xml:space="preserve"> </w:t>
        </w:r>
      </w:ins>
      <m:oMath>
        <m:r>
          <m:t>g</m:t>
        </m:r>
      </m:oMath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at the smaller training-set sizes</w:t>
        </w:r>
      </w:ins>
      <w:ins w:id="38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26" w:author="PR Preview" w:date="2026-01-01T00:00:00Z">
        <w:r>
          <w:t xml:space="preserve">,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which is</w:t>
        </w:r>
      </w:ins>
      <w:ins w:id="38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when every fold has</w:t>
        </w:r>
      </w:ins>
      <w:ins w:id="38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observations,</w:t>
        </w:r>
      </w:ins>
      <w:ins w:id="3835" w:author="PR Preview" w:date="2026-01-01T00:00:00Z">
        <w:r>
          <w:t xml:space="preserve"> </w:t>
        </w:r>
      </w:ins>
      <w:ins w:id="3836" w:author="PR Preview" w:date="2026-01-01T00:00:00Z">
        <w:r>
          <w:t xml:space="preserve">rather than</w:t>
        </w:r>
      </w:ins>
      <w:ins w:id="383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for the one rule fitted to all the data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[3, Sec. 7.12]</w:t>
        </w:r>
      </w:ins>
      <w:ins w:id="384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del w:id="3843" w:author="PR Preview" w:date="2026-01-01T00:00:00Z">
        <w:r>
          <w:rPr>
            <w:i/>
            <w:iCs/>
          </w:rPr>
          <w:delText xml:space="preserve">Remark 26</w:delText>
        </w:r>
      </w:del>
      <w:del w:id="3844" w:author="PR Preview" w:date="2026-01-01T00:00:00Z">
        <w:r>
          <w:delText xml:space="preserve"> (Choosing the number of folds). </w:delText>
        </w:r>
      </w:del>
      <w:del w:id="3845" w:author="PR Preview" w:date="2026-01-01T00:00:00Z">
        <w:r>
          <w:delText xml:space="preserve">The number of folds</w:delText>
        </w:r>
      </w:del>
      <w:del w:id="3846" w:author="PR Preview" w:date="2026-01-01T00:00:00Z">
        <w:r>
          <w:delText xml:space="preserve"> </w:delText>
        </w:r>
      </w:del>
      <m:oMath>
        <m:r>
          <m:t>k</m:t>
        </m:r>
      </m:oMath>
      <w:del w:id="3847" w:author="PR Preview" w:date="2026-01-01T00:00:00Z">
        <w:r>
          <w:delText xml:space="preserve"> </w:delText>
        </w:r>
      </w:del>
      <w:del w:id="3848" w:author="PR Preview" w:date="2026-01-01T00:00:00Z">
        <w:r>
          <w:delText xml:space="preserve">trades bias against variance</w:delText>
        </w:r>
      </w:del>
      <w:del w:id="3849" w:author="PR Preview" w:date="2026-01-01T00:00:00Z">
        <w:r>
          <w:delText xml:space="preserve"> </w:delText>
        </w:r>
      </w:del>
      <w:del w:id="3850" w:author="PR Preview" w:date="2026-01-01T00:00:00Z">
        <w:r>
          <w:delText xml:space="preserve">in the cross-validation estimate itself</w:delText>
        </w:r>
      </w:del>
      <w:del w:id="3851" w:author="PR Preview" w:date="2026-01-01T00:00:00Z">
        <w:r>
          <w:delText xml:space="preserve"> </w:delText>
        </w:r>
      </w:del>
      <w:del w:id="3852" w:author="PR Preview" w:date="2026-01-01T00:00:00Z">
        <w:r>
          <w:delText xml:space="preserve">[5, Sec. 5.1.4]</w:delText>
        </w:r>
      </w:del>
      <w:del w:id="3853" w:author="PR Preview" w:date="2026-01-01T00:00:00Z">
        <w:r>
          <w:delText xml:space="preserve">:</w:delText>
        </w:r>
      </w:del>
    </w:p>
    <w:p>
      <w:pPr>
        <w:pStyle w:val="BodyText"/>
      </w:pPr>
      <w:ins w:id="3854" w:author="PR Preview" w:date="2026-01-01T00:00:00Z">
        <w:r>
          <w:rPr>
            <w:i/>
            <w:iCs/>
          </w:rPr>
          <w:t xml:space="preserve">Remark 27</w:t>
        </w:r>
      </w:ins>
      <w:ins w:id="3855" w:author="PR Preview" w:date="2026-01-01T00:00:00Z">
        <w:r>
          <w:t xml:space="preserve"> (Choosing the number of folds). </w:t>
        </w:r>
      </w:ins>
      <w:ins w:id="3856" w:author="PR Preview" w:date="2026-01-01T00:00:00Z">
        <w:r>
          <w:t xml:space="preserve">The number of folds</w:t>
        </w:r>
      </w:ins>
      <w:ins w:id="3857" w:author="PR Preview" w:date="2026-01-01T00:00:00Z">
        <w:r>
          <w:t xml:space="preserve"> </w:t>
        </w:r>
      </w:ins>
      <m:oMath>
        <m:r>
          <m:t>k</m:t>
        </m:r>
      </m:oMath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trades bias against variance</w:t>
        </w:r>
      </w:ins>
      <w:ins w:id="3860" w:author="PR Preview" w:date="2026-01-01T00:00:00Z">
        <w:r>
          <w:t xml:space="preserve"> </w:t>
        </w:r>
      </w:ins>
      <w:ins w:id="3861" w:author="PR Preview" w:date="2026-01-01T00:00:00Z">
        <w:r>
          <w:t xml:space="preserve">in the cross-validation estimate itself</w:t>
        </w:r>
      </w:ins>
      <w:ins w:id="3862" w:author="PR Preview" w:date="2026-01-01T00:00:00Z">
        <w:r>
          <w:t xml:space="preserve"> </w:t>
        </w:r>
      </w:ins>
      <w:ins w:id="3863" w:author="PR Preview" w:date="2026-01-01T00:00:00Z">
        <w:r>
          <w:t xml:space="preserve">[5, Sec. 5.1.4]</w:t>
        </w:r>
      </w:ins>
      <w:ins w:id="386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3865" w:author="PR Preview" w:date="2026-01-01T00:00:00Z">
        <w:r>
          <w:delText xml:space="preserve">The cross-validation estimate is smallest at degree 3,</w:delText>
        </w:r>
      </w:del>
      <w:del w:id="3866" w:author="PR Preview" w:date="2026-01-01T00:00:00Z">
        <w:r>
          <w:delText xml:space="preserve"> </w:delText>
        </w:r>
      </w:del>
      <w:del w:id="3867" w:author="PR Preview" w:date="2026-01-01T00:00:00Z">
        <w:r>
          <w:delText xml:space="preserve">and the estimated generalization error at degree 5.</w:delText>
        </w:r>
      </w:del>
      <w:del w:id="3868" w:author="PR Preview" w:date="2026-01-01T00:00:00Z">
        <w:r>
          <w:delText xml:space="preserve"> </w:delText>
        </w:r>
      </w:del>
      <w:del w:id="3869" w:author="PR Preview" w:date="2026-01-01T00:00:00Z">
        <w:r>
          <w:delText xml:space="preserve">Unlike the training error,</w:delText>
        </w:r>
      </w:del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the cross-validation estimate does not keep falling as the degree grows,</w:delText>
        </w:r>
      </w:del>
      <w:del w:id="3872" w:author="PR Preview" w:date="2026-01-01T00:00:00Z">
        <w:r>
          <w:delText xml:space="preserve"> </w:delText>
        </w:r>
      </w:del>
      <w:del w:id="3873" w:author="PR Preview" w:date="2026-01-01T00:00:00Z">
        <w:r>
          <w:delText xml:space="preserve">so it does not simply reward higher degrees.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It is not an estimate of</w:delText>
        </w:r>
      </w:del>
      <w:del w:id="38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for the fit to all 30 observations, though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(</w:delText>
        </w:r>
      </w:del>
      <w:hyperlink w:anchor="rem-cv-estimate">
        <w:del w:id="3881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882" w:author="PR Preview" w:date="2026-01-01T00:00:00Z">
        <w:r>
          <w:delText xml:space="preserve">).</w:delText>
        </w:r>
      </w:del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Each of its fits uses only 24 observations.</w:delText>
        </w:r>
      </w:del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At degree 10,</w:delText>
        </w:r>
      </w:del>
      <w:del w:id="3887" w:author="PR Preview" w:date="2026-01-01T00:00:00Z">
        <w:r>
          <w:delText xml:space="preserve"> </w:delText>
        </w:r>
      </w:del>
      <w:del w:id="3888" w:author="PR Preview" w:date="2026-01-01T00:00:00Z">
        <w:r>
          <w:delText xml:space="preserve">polynomials fitted to 24 points predict their held-out points</w:delText>
        </w:r>
      </w:del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much worse than the fit to all 30 predicts new data:</w:delText>
        </w:r>
      </w:del>
      <w:del w:id="3891" w:author="PR Preview" w:date="2026-01-01T00:00:00Z">
        <w:r>
          <w:delText xml:space="preserve"> </w:delText>
        </w:r>
      </w:del>
      <w:del w:id="3892" w:author="PR Preview" w:date="2026-01-01T00:00:00Z">
        <w:r>
          <w:delText xml:space="preserve">the cross-validation estimate is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3895" w:author="PR Preview" w:date="2026-01-01T00:00:00Z">
        <w:r>
          <w:delText xml:space="preserve">Part of that gap is expected: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by</w:delText>
        </w:r>
      </w:del>
      <w:del w:id="3898" w:author="PR Preview" w:date="2026-01-01T00:00:00Z">
        <w:r>
          <w:delText xml:space="preserve"> </w:delText>
        </w:r>
      </w:del>
      <w:hyperlink w:anchor="rem-cv-estimate">
        <w:del w:id="3899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900" w:author="PR Preview" w:date="2026-01-01T00:00:00Z">
        <w:r>
          <w:delText xml:space="preserve">,</w:delText>
        </w:r>
      </w:del>
      <w:del w:id="3901" w:author="PR Preview" w:date="2026-01-01T00:00:00Z">
        <w:r>
          <w:delText xml:space="preserve"> </w:delText>
        </w:r>
      </w:del>
      <w:del w:id="3902" w:author="PR Preview" w:date="2026-01-01T00:00:00Z">
        <w:r>
          <w:delText xml:space="preserve">with</w:delText>
        </w:r>
      </w:del>
      <w:del w:id="3903" w:author="PR Preview" w:date="2026-01-01T00:00:00Z">
        <w:r>
          <w:delText xml:space="preserve"> </w:delText>
        </w:r>
      </w:del>
      <m:oMath>
        <m:r>
          <m:t>g</m:t>
        </m:r>
      </m:oMath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the least-squares fit of a degree-10 polynomial,</w:delText>
        </w:r>
      </w:del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the cross-validation estimate targets</w:delText>
        </w:r>
      </w:del>
      <w:del w:id="390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3909" w:author="PR Preview" w:date="2026-01-01T00:00:00Z">
        <w:r>
          <w:delText xml:space="preserve">,</w:delText>
        </w:r>
      </w:del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not the expected generalization error of a fit to 30 points.</w:delText>
        </w:r>
      </w:del>
      <w:del w:id="3912" w:author="PR Preview" w:date="2026-01-01T00:00:00Z">
        <w:r>
          <w:delText xml:space="preserve"> </w:delText>
        </w:r>
      </w:del>
      <w:del w:id="3913" w:author="PR Preview" w:date="2026-01-01T00:00:00Z">
        <w:r>
          <w:delText xml:space="preserve">A simulation of many training sets of each size</w:delText>
        </w:r>
      </w:del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3916" w:author="PR Preview" w:date="2026-01-01T00:00:00Z">
        <w:r>
          <w:t xml:space="preserve">The cross-validation estimate is smallest at degree 3,</w:t>
        </w:r>
      </w:ins>
      <w:ins w:id="3917" w:author="PR Preview" w:date="2026-01-01T00:00:00Z">
        <w:r>
          <w:t xml:space="preserve"> </w:t>
        </w:r>
      </w:ins>
      <w:ins w:id="3918" w:author="PR Preview" w:date="2026-01-01T00:00:00Z">
        <w:r>
          <w:t xml:space="preserve">and the estimated generalization error at degree 5.</w:t>
        </w:r>
      </w:ins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Unlike the training error,</w:t>
        </w:r>
      </w:ins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the cross-validation estimate does not keep falling as the degree grows,</w:t>
        </w:r>
      </w:ins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so it does not simply reward higher degrees.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It is not an estimate of</w:t>
        </w:r>
      </w:ins>
      <w:ins w:id="392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for the fit to all 30 observations, though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(</w:t>
        </w:r>
      </w:ins>
      <w:hyperlink w:anchor="rem-cv-estimate">
        <w:ins w:id="3932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33" w:author="PR Preview" w:date="2026-01-01T00:00:00Z">
        <w:r>
          <w:t xml:space="preserve">).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Each of its fits uses only 24 observations.</w:t>
        </w:r>
      </w:ins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At degree 10,</w:t>
        </w:r>
      </w:ins>
      <w:ins w:id="3938" w:author="PR Preview" w:date="2026-01-01T00:00:00Z">
        <w:r>
          <w:t xml:space="preserve"> </w:t>
        </w:r>
      </w:ins>
      <w:ins w:id="3939" w:author="PR Preview" w:date="2026-01-01T00:00:00Z">
        <w:r>
          <w:t xml:space="preserve">polynomials fitted to 24 points predict their held-out points</w:t>
        </w:r>
      </w:ins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much worse than the fit to all 30 predicts new data:</w:t>
        </w:r>
      </w:ins>
      <w:ins w:id="3942" w:author="PR Preview" w:date="2026-01-01T00:00:00Z">
        <w:r>
          <w:t xml:space="preserve"> </w:t>
        </w:r>
      </w:ins>
      <w:ins w:id="3943" w:author="PR Preview" w:date="2026-01-01T00:00:00Z">
        <w:r>
          <w:t xml:space="preserve">the cross-validation estimate is</w:t>
        </w:r>
      </w:ins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3946" w:author="PR Preview" w:date="2026-01-01T00:00:00Z">
        <w:r>
          <w:t xml:space="preserve">Part of that gap is expected:</w:t>
        </w:r>
      </w:ins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by</w:t>
        </w:r>
      </w:ins>
      <w:ins w:id="3949" w:author="PR Preview" w:date="2026-01-01T00:00:00Z">
        <w:r>
          <w:t xml:space="preserve"> </w:t>
        </w:r>
      </w:ins>
      <w:hyperlink w:anchor="rem-cv-estimate">
        <w:ins w:id="3950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51" w:author="PR Preview" w:date="2026-01-01T00:00:00Z">
        <w:r>
          <w:t xml:space="preserve">,</w:t>
        </w:r>
      </w:ins>
      <w:ins w:id="3952" w:author="PR Preview" w:date="2026-01-01T00:00:00Z">
        <w:r>
          <w:t xml:space="preserve"> </w:t>
        </w:r>
      </w:ins>
      <w:ins w:id="3953" w:author="PR Preview" w:date="2026-01-01T00:00:00Z">
        <w:r>
          <w:t xml:space="preserve">with</w:t>
        </w:r>
      </w:ins>
      <w:ins w:id="3954" w:author="PR Preview" w:date="2026-01-01T00:00:00Z">
        <w:r>
          <w:t xml:space="preserve"> </w:t>
        </w:r>
      </w:ins>
      <m:oMath>
        <m:r>
          <m:t>g</m:t>
        </m:r>
      </m:oMath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the least-squares fit of a degree-10 polynomial,</w:t>
        </w:r>
      </w:ins>
      <w:ins w:id="3957" w:author="PR Preview" w:date="2026-01-01T00:00:00Z">
        <w:r>
          <w:t xml:space="preserve"> </w:t>
        </w:r>
      </w:ins>
      <w:ins w:id="3958" w:author="PR Preview" w:date="2026-01-01T00:00:00Z">
        <w:r>
          <w:t xml:space="preserve">the cross-validation estimate targets</w:t>
        </w:r>
      </w:ins>
      <w:ins w:id="395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3960" w:author="PR Preview" w:date="2026-01-01T00:00:00Z">
        <w:r>
          <w:t xml:space="preserve">,</w:t>
        </w:r>
      </w:ins>
      <w:ins w:id="3961" w:author="PR Preview" w:date="2026-01-01T00:00:00Z">
        <w:r>
          <w:t xml:space="preserve"> </w:t>
        </w:r>
      </w:ins>
      <w:ins w:id="3962" w:author="PR Preview" w:date="2026-01-01T00:00:00Z">
        <w:r>
          <w:t xml:space="preserve">not the expected generalization error of a fit to 30 points.</w:t>
        </w:r>
      </w:ins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A simulation of many training sets of each size</w:t>
        </w:r>
      </w:ins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del w:id="3967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3968" w:author="PR Preview" w:date="2026-01-01T00:00:00Z">
        <w:r>
          <w:delText xml:space="preserve"> </w:delText>
        </w:r>
      </w:del>
      <w:del w:id="3969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is</w:delText>
        </w:r>
      </w:del>
      <w:del w:id="397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97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with</w:delText>
        </w:r>
      </w:del>
      <w:del w:id="39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77" w:author="PR Preview" w:date="2026-01-01T00:00:00Z">
        <w:r>
          <w:delText xml:space="preserve">,</w:delText>
        </w:r>
      </w:del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so that each of the</w:delText>
        </w:r>
      </w:del>
      <w:del w:id="3980" w:author="PR Preview" w:date="2026-01-01T00:00:00Z">
        <w:r>
          <w:delText xml:space="preserve"> </w:delText>
        </w:r>
      </w:del>
      <m:oMath>
        <m:r>
          <m:t>n</m:t>
        </m:r>
      </m:oMath>
      <w:del w:id="3981" w:author="PR Preview" w:date="2026-01-01T00:00:00Z">
        <w:r>
          <w:delText xml:space="preserve"> </w:delText>
        </w:r>
      </w:del>
      <w:hyperlink w:anchor="def-folds">
        <w:del w:id="398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holds one observation,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and the</w:delText>
        </w:r>
      </w:del>
      <w:del w:id="3987" w:author="PR Preview" w:date="2026-01-01T00:00:00Z">
        <w:r>
          <w:delText xml:space="preserve"> </w:delText>
        </w:r>
      </w:del>
      <w:hyperlink w:anchor="def-fold-out-rule">
        <w:del w:id="398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8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of observation</w:delText>
        </w:r>
      </w:del>
      <w:del w:id="3992" w:author="PR Preview" w:date="2026-01-01T00:00:00Z">
        <w:r>
          <w:delText xml:space="preserve"> </w:delText>
        </w:r>
      </w:del>
      <m:oMath>
        <m:r>
          <m:t>i</m:t>
        </m:r>
      </m:oMath>
      <w:del w:id="3993" w:author="PR Preview" w:date="2026-01-01T00:00:00Z">
        <w:r>
          <w:delText xml:space="preserve">’s</w:delText>
        </w:r>
      </w:del>
      <w:del w:id="3994" w:author="PR Preview" w:date="2026-01-01T00:00:00Z">
        <w:r>
          <w:delText xml:space="preserve"> </w:delText>
        </w:r>
      </w:del>
      <w:hyperlink w:anchor="def-fold-assignment">
        <w:del w:id="399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is fitted to all observations except observation</w:delText>
        </w:r>
      </w:del>
      <w:del w:id="3998" w:author="PR Preview" w:date="2026-01-01T00:00:00Z">
        <w:r>
          <w:delText xml:space="preserve"> </w:delText>
        </w:r>
      </w:del>
      <m:oMath>
        <m:r>
          <m:t>i</m:t>
        </m:r>
      </m:oMath>
      <w:del w:id="3999" w:author="PR Preview" w:date="2026-01-01T00:00:00Z">
        <w:r>
          <w:delText xml:space="preserve">.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Its</w:delText>
        </w:r>
      </w:del>
      <w:del w:id="4002" w:author="PR Preview" w:date="2026-01-01T00:00:00Z">
        <w:r>
          <w:delText xml:space="preserve"> </w:delText>
        </w:r>
      </w:del>
      <w:hyperlink w:anchor="def-cv-estimate">
        <w:del w:id="400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(</w:delText>
        </w:r>
      </w:del>
      <w:hyperlink w:anchor="eq-cv-estimate">
        <w:del w:id="4006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with</w:delText>
        </w:r>
      </w:del>
      <w:del w:id="400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010" w:author="PR Preview" w:date="2026-01-01T00:00:00Z">
        <w:r>
          <w:delText xml:space="preserve">) is</w:delText>
        </w:r>
      </w:del>
    </w:p>
    <w:p>
      <w:pPr>
        <w:pStyle w:val="FirstParagraph"/>
      </w:pPr>
      <w:ins w:id="4011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4012" w:author="PR Preview" w:date="2026-01-01T00:00:00Z">
        <w:r>
          <w:t xml:space="preserve"> </w:t>
        </w:r>
      </w:ins>
      <w:ins w:id="4013" w:author="PR Preview" w:date="2026-01-01T00:00:00Z">
        <w:r>
          <w:rPr>
            <w:b/>
            <w:bCs/>
          </w:rPr>
          <w:t xml:space="preserve">Leave-one-out cross-validation (LOOCV)</w:t>
        </w:r>
      </w:ins>
      <w:ins w:id="4014" w:author="PR Preview" w:date="2026-01-01T00:00:00Z">
        <w:r>
          <w:t xml:space="preserve"> </w:t>
        </w:r>
      </w:ins>
      <w:ins w:id="4015" w:author="PR Preview" w:date="2026-01-01T00:00:00Z">
        <w:r>
          <w:t xml:space="preserve">is</w:t>
        </w:r>
      </w:ins>
      <w:ins w:id="401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01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with</w:t>
        </w:r>
      </w:ins>
      <w:ins w:id="40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021" w:author="PR Preview" w:date="2026-01-01T00:00:00Z">
        <w:r>
          <w:t xml:space="preserve">,</w:t>
        </w:r>
      </w:ins>
      <w:ins w:id="4022" w:author="PR Preview" w:date="2026-01-01T00:00:00Z">
        <w:r>
          <w:t xml:space="preserve"> </w:t>
        </w:r>
      </w:ins>
      <w:ins w:id="4023" w:author="PR Preview" w:date="2026-01-01T00:00:00Z">
        <w:r>
          <w:t xml:space="preserve">so that each of the</w:t>
        </w:r>
      </w:ins>
      <w:ins w:id="4024" w:author="PR Preview" w:date="2026-01-01T00:00:00Z">
        <w:r>
          <w:t xml:space="preserve"> </w:t>
        </w:r>
      </w:ins>
      <m:oMath>
        <m:r>
          <m:t>n</m:t>
        </m:r>
      </m:oMath>
      <w:ins w:id="4025" w:author="PR Preview" w:date="2026-01-01T00:00:00Z">
        <w:r>
          <w:t xml:space="preserve"> </w:t>
        </w:r>
      </w:ins>
      <w:hyperlink w:anchor="def-folds">
        <w:ins w:id="402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holds one observation,</w:t>
        </w:r>
      </w:ins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and the</w:t>
        </w:r>
      </w:ins>
      <w:ins w:id="4031" w:author="PR Preview" w:date="2026-01-01T00:00:00Z">
        <w:r>
          <w:t xml:space="preserve"> </w:t>
        </w:r>
      </w:ins>
      <w:hyperlink w:anchor="def-fold-out-rule">
        <w:ins w:id="403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03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of observation</w:t>
        </w:r>
      </w:ins>
      <w:ins w:id="4036" w:author="PR Preview" w:date="2026-01-01T00:00:00Z">
        <w:r>
          <w:t xml:space="preserve"> </w:t>
        </w:r>
      </w:ins>
      <m:oMath>
        <m:r>
          <m:t>i</m:t>
        </m:r>
      </m:oMath>
      <w:ins w:id="4037" w:author="PR Preview" w:date="2026-01-01T00:00:00Z">
        <w:r>
          <w:t xml:space="preserve">’s</w:t>
        </w:r>
      </w:ins>
      <w:ins w:id="4038" w:author="PR Preview" w:date="2026-01-01T00:00:00Z">
        <w:r>
          <w:t xml:space="preserve"> </w:t>
        </w:r>
      </w:ins>
      <w:hyperlink w:anchor="def-fold-assignment">
        <w:ins w:id="403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040" w:author="PR Preview" w:date="2026-01-01T00:00:00Z">
        <w:r>
          <w:t xml:space="preserve"> </w:t>
        </w:r>
      </w:ins>
      <w:ins w:id="4041" w:author="PR Preview" w:date="2026-01-01T00:00:00Z">
        <w:r>
          <w:t xml:space="preserve">is fitted to all observations except observation</w:t>
        </w:r>
      </w:ins>
      <w:ins w:id="4042" w:author="PR Preview" w:date="2026-01-01T00:00:00Z">
        <w:r>
          <w:t xml:space="preserve"> </w:t>
        </w:r>
      </w:ins>
      <m:oMath>
        <m:r>
          <m:t>i</m:t>
        </m:r>
      </m:oMath>
      <w:ins w:id="4043" w:author="PR Preview" w:date="2026-01-01T00:00:00Z">
        <w:r>
          <w:t xml:space="preserve">.</w:t>
        </w:r>
      </w:ins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Its</w:t>
        </w:r>
      </w:ins>
      <w:ins w:id="4046" w:author="PR Preview" w:date="2026-01-01T00:00:00Z">
        <w:r>
          <w:t xml:space="preserve"> </w:t>
        </w:r>
      </w:ins>
      <w:hyperlink w:anchor="def-cv-estimate">
        <w:ins w:id="404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048" w:author="PR Preview" w:date="2026-01-01T00:00:00Z">
        <w:r>
          <w:t xml:space="preserve"> </w:t>
        </w:r>
      </w:ins>
      <w:ins w:id="4049" w:author="PR Preview" w:date="2026-01-01T00:00:00Z">
        <w:r>
          <w:t xml:space="preserve">(</w:t>
        </w:r>
      </w:ins>
      <w:hyperlink w:anchor="eq-cv-estimate">
        <w:ins w:id="405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with</w:t>
        </w:r>
      </w:ins>
      <w:ins w:id="40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054" w:author="PR Preview" w:date="2026-01-01T00:00:00Z">
        <w:r>
          <w:t xml:space="preserve">) is</w:t>
        </w:r>
      </w:ins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del w:id="4055" w:author="PR Preview" w:date="2026-01-01T00:00:00Z">
        <w:r>
          <w:rPr>
            <w:b/>
            <w:bCs/>
          </w:rPr>
          <w:delText xml:space="preserve">Definition 54 (Term vector)</w:delText>
        </w:r>
      </w:del>
      <w:del w:id="4056" w:author="PR Preview" w:date="2026-01-01T00:00:00Z">
        <w:r>
          <w:delText xml:space="preserve"> </w:delText>
        </w:r>
      </w:del>
      <w:del w:id="4057" w:author="PR Preview" w:date="2026-01-01T00:00:00Z">
        <w:r>
          <w:delText xml:space="preserve">Consider a model whose mean is a linear combination</w:delText>
        </w:r>
      </w:del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of</w:delText>
        </w:r>
      </w:del>
      <w:del w:id="4060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terms</w:delText>
        </w:r>
      </w:del>
      <w:del w:id="4063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of the covariate value,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such as</w:delText>
        </w:r>
      </w:del>
      <w:del w:id="4068" w:author="PR Preview" w:date="2026-01-01T00:00:00Z">
        <w:r>
          <w:delText xml:space="preserve"> </w:delText>
        </w:r>
      </w:del>
      <m:oMath>
        <m:r>
          <m:t>1</m:t>
        </m:r>
      </m:oMath>
      <w:del w:id="4069" w:author="PR Preview" w:date="2026-01-01T00:00:00Z">
        <w:r>
          <w:delText xml:space="preserve">,</w:delText>
        </w:r>
      </w:del>
      <w:del w:id="4070" w:author="PR Preview" w:date="2026-01-01T00:00:00Z">
        <w:r>
          <w:delText xml:space="preserve"> </w:delText>
        </w:r>
      </w:del>
      <m:oMath>
        <m:r>
          <m:t>x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and</w:delText>
        </w:r>
      </w:del>
      <w:del w:id="407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074" w:author="PR Preview" w:date="2026-01-01T00:00:00Z">
        <w:r>
          <w:delText xml:space="preserve">.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The</w:delText>
        </w:r>
      </w:del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rPr>
            <w:b/>
            <w:bCs/>
          </w:rPr>
          <w:delText xml:space="preserve">term vector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$\mathord{\smash[b]{\underset{\raise.3ex\hbox{$\scriptstyle\sim$}}{t}}\vphantom{t}}_{i}$</w:delText>
        </w:r>
      </w:del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of observation</w:delText>
        </w:r>
      </w:del>
      <w:del w:id="4083" w:author="PR Preview" w:date="2026-01-01T00:00:00Z">
        <w:r>
          <w:delText xml:space="preserve"> </w:delText>
        </w:r>
      </w:del>
      <m:oMath>
        <m:r>
          <m:t>i</m:t>
        </m:r>
      </m:oMath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4086" w:author="PR Preview" w:date="2026-01-01T00:00:00Z">
        <w:r>
          <w:rPr>
            <w:b/>
            <w:bCs/>
          </w:rPr>
          <w:t xml:space="preserve">Definition 53 (Term vector)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Consider a model whose mean is a linear combination</w:t>
        </w:r>
      </w:ins>
      <w:ins w:id="4089" w:author="PR Preview" w:date="2026-01-01T00:00:00Z">
        <w:r>
          <w:t xml:space="preserve"> </w:t>
        </w:r>
      </w:ins>
      <w:ins w:id="4090" w:author="PR Preview" w:date="2026-01-01T00:00:00Z">
        <w:r>
          <w:t xml:space="preserve">of</w:t>
        </w:r>
      </w:ins>
      <w:ins w:id="4091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92" w:author="PR Preview" w:date="2026-01-01T00:00:00Z">
        <w:r>
          <w:t xml:space="preserve"> </w:t>
        </w:r>
      </w:ins>
      <w:ins w:id="4093" w:author="PR Preview" w:date="2026-01-01T00:00:00Z">
        <w:r>
          <w:t xml:space="preserve">terms</w:t>
        </w:r>
      </w:ins>
      <w:ins w:id="4094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95" w:author="PR Preview" w:date="2026-01-01T00:00:00Z">
        <w:r>
          <w:t xml:space="preserve"> </w:t>
        </w:r>
      </w:ins>
      <w:ins w:id="4096" w:author="PR Preview" w:date="2026-01-01T00:00:00Z">
        <w:r>
          <w:t xml:space="preserve">of the covariate value,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such as</w:t>
        </w:r>
      </w:ins>
      <w:ins w:id="4099" w:author="PR Preview" w:date="2026-01-01T00:00:00Z">
        <w:r>
          <w:t xml:space="preserve"> </w:t>
        </w:r>
      </w:ins>
      <m:oMath>
        <m:r>
          <m:t>1</m:t>
        </m:r>
      </m:oMath>
      <w:ins w:id="4100" w:author="PR Preview" w:date="2026-01-01T00:00:00Z">
        <w:r>
          <w:t xml:space="preserve">,</w:t>
        </w:r>
      </w:ins>
      <w:ins w:id="4101" w:author="PR Preview" w:date="2026-01-01T00:00:00Z">
        <w:r>
          <w:t xml:space="preserve"> </w:t>
        </w:r>
      </w:ins>
      <m:oMath>
        <m:r>
          <m:t>x</m:t>
        </m:r>
      </m:oMath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and</w:t>
        </w:r>
      </w:ins>
      <w:ins w:id="410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105" w:author="PR Preview" w:date="2026-01-01T00:00:00Z">
        <w:r>
          <w:t xml:space="preserve">.</w:t>
        </w:r>
      </w:ins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The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rPr>
            <w:b/>
            <w:bCs/>
          </w:rPr>
          <w:t xml:space="preserve">term vector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$\mathord{\smash[b]{\underset{\raise.3ex\hbox{$\scriptstyle\sim$}}{t}}\vphantom{t}}_{i}$</w:t>
        </w:r>
      </w:ins>
      <w:ins w:id="4112" w:author="PR Preview" w:date="2026-01-01T00:00:00Z">
        <w:r>
          <w:t xml:space="preserve"> </w:t>
        </w:r>
      </w:ins>
      <w:ins w:id="4113" w:author="PR Preview" w:date="2026-01-01T00:00:00Z">
        <w:r>
          <w:t xml:space="preserve">of observation</w:t>
        </w:r>
      </w:ins>
      <w:ins w:id="4114" w:author="PR Preview" w:date="2026-01-01T00:00:00Z">
        <w:r>
          <w:t xml:space="preserve"> </w:t>
        </w:r>
      </w:ins>
      <m:oMath>
        <m:r>
          <m:t>i</m:t>
        </m:r>
      </m:oMath>
      <w:ins w:id="4115" w:author="PR Preview" w:date="2026-01-01T00:00:00Z">
        <w:r>
          <w:t xml:space="preserve"> </w:t>
        </w:r>
      </w:ins>
      <w:ins w:id="4116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del w:id="4117" w:author="PR Preview" w:date="2026-01-01T00:00:00Z">
        <w:r>
          <w:rPr>
            <w:i/>
            <w:iCs/>
          </w:rPr>
          <w:delText xml:space="preserve">Remark 27</w:delText>
        </w:r>
      </w:del>
      <w:del w:id="4118" w:author="PR Preview" w:date="2026-01-01T00:00:00Z">
        <w:r>
          <w:delText xml:space="preserve"> (The term vector of simple linear regression). </w:delText>
        </w:r>
      </w:del>
      <w:del w:id="4119" w:author="PR Preview" w:date="2026-01-01T00:00:00Z">
        <w:r>
          <w:delText xml:space="preserve">In simple linear regression the terms are</w:delText>
        </w:r>
      </w:del>
      <w:del w:id="4120" w:author="PR Preview" w:date="2026-01-01T00:00:00Z">
        <w:r>
          <w:delText xml:space="preserve"> </w:delText>
        </w:r>
      </w:del>
      <m:oMath>
        <m:r>
          <m:t>1</m:t>
        </m:r>
      </m:oMath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and</w:delText>
        </w:r>
      </w:del>
      <w:del w:id="4123" w:author="PR Preview" w:date="2026-01-01T00:00:00Z">
        <w:r>
          <w:delText xml:space="preserve"> </w:delText>
        </w:r>
      </w:del>
      <m:oMath>
        <m:r>
          <m:t>x</m:t>
        </m:r>
      </m:oMath>
      <w:del w:id="4124" w:author="PR Preview" w:date="2026-01-01T00:00:00Z">
        <w:r>
          <w:delText xml:space="preserve">,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so the</w:delText>
        </w:r>
      </w:del>
      <w:del w:id="4127" w:author="PR Preview" w:date="2026-01-01T00:00:00Z">
        <w:r>
          <w:delText xml:space="preserve"> </w:delText>
        </w:r>
      </w:del>
      <w:hyperlink w:anchor="def-term-vector">
        <w:del w:id="4128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4129" w:author="PR Preview" w:date="2026-01-01T00:00:00Z">
        <w:r>
          <w:delText xml:space="preserve"> </w:delText>
        </w:r>
      </w:del>
      <w:del w:id="4130" w:author="PR Preview" w:date="2026-01-01T00:00:00Z">
        <w:r>
          <w:delText xml:space="preserve">$\mathord{\smash[b]{\underset{\raise.3ex\hbox{$\scriptstyle\sim$}}{t}}\vphantom{t}}_{i}$</w:delText>
        </w:r>
      </w:del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is the</w:delText>
        </w:r>
      </w:del>
      <w:del w:id="4133" w:author="PR Preview" w:date="2026-01-01T00:00:00Z">
        <w:r>
          <w:delText xml:space="preserve"> </w:delText>
        </w:r>
      </w:del>
      <w:hyperlink r:id="rId275">
        <w:del w:id="4134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$\mathord{\smash[b]{\underset{\raise.3ex\hbox{$\scriptstyle\sim$}}{x}}\vphantom{x}}_i$</w:delText>
        </w:r>
      </w:del>
      <w:del w:id="4137" w:author="PR Preview" w:date="2026-01-01T00:00:00Z">
        <w:r>
          <w:delText xml:space="preserve">.</w:delText>
        </w:r>
      </w:del>
    </w:p>
    <w:p>
      <w:pPr>
        <w:pStyle w:val="BodyText"/>
      </w:pPr>
      <w:del w:id="4138" w:author="PR Preview" w:date="2026-01-01T00:00:00Z">
        <w:r>
          <w:rPr>
            <w:b/>
            <w:bCs/>
          </w:rPr>
          <w:delText xml:space="preserve">Definition 55 (Cross-product matrix (sum-of-squares and cross-products matrix))</w:delText>
        </w:r>
      </w:del>
      <w:del w:id="4139" w:author="PR Preview" w:date="2026-01-01T00:00:00Z">
        <w:r>
          <w:delText xml:space="preserve"> </w:delText>
        </w:r>
      </w:del>
      <w:del w:id="4140" w:author="PR Preview" w:date="2026-01-01T00:00:00Z">
        <w:r>
          <w:delText xml:space="preserve">The</w:delText>
        </w:r>
      </w:del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rPr>
            <w:b/>
            <w:bCs/>
          </w:rPr>
          <w:delText xml:space="preserve">cross-product matrix</w:delText>
        </w:r>
      </w:del>
      <w:del w:id="4143" w:author="PR Preview" w:date="2026-01-01T00:00:00Z">
        <w:r>
          <w:delText xml:space="preserve"> </w:delText>
        </w:r>
      </w:del>
      <m:oMath>
        <m:r>
          <m:t>A</m:t>
        </m:r>
      </m:oMath>
      <w:del w:id="4144" w:author="PR Preview" w:date="2026-01-01T00:00:00Z">
        <w:r>
          <w:delText xml:space="preserve"> </w:delText>
        </w:r>
      </w:del>
      <w:del w:id="4145" w:author="PR Preview" w:date="2026-01-01T00:00:00Z">
        <w:r>
          <w:delText xml:space="preserve">of</w:delText>
        </w:r>
      </w:del>
      <w:del w:id="4146" w:author="PR Preview" w:date="2026-01-01T00:00:00Z">
        <w:r>
          <w:delText xml:space="preserve"> </w:delText>
        </w:r>
      </w:del>
      <w:hyperlink w:anchor="def-term-vector">
        <w:del w:id="414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148" w:author="PR Preview" w:date="2026-01-01T00:00:00Z">
        <w:r>
          <w:delText xml:space="preserve"> </w:delText>
        </w:r>
      </w:del>
      <w:del w:id="4149" w:author="PR Preview" w:date="2026-01-01T00:00:00Z">
        <w:r>
          <w:delText xml:space="preserve">$\mathord{\smash[b]{\underset{\raise.3ex\hbox{$\scriptstyle\sim$}}{t}}\vphantom{t}}_{i}$</w:delText>
        </w:r>
      </w:del>
      <w:del w:id="4150" w:author="PR Preview" w:date="2026-01-01T00:00:00Z">
        <w:r>
          <w:delText xml:space="preserve">,</w:delText>
        </w:r>
      </w:del>
      <w:del w:id="41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152" w:author="PR Preview" w:date="2026-01-01T00:00:00Z">
        <w:r>
          <w:delText xml:space="preserve">, of a training set indexed by</w:delText>
        </w:r>
      </w:del>
      <w:del w:id="4153" w:author="PR Preview" w:date="2026-01-01T00:00:00Z">
        <w:r>
          <w:delText xml:space="preserve"> </w:delText>
        </w:r>
      </w:del>
      <m:oMath>
        <m:r>
          <m:t>I</m:t>
        </m:r>
      </m:oMath>
      <w:del w:id="4154" w:author="PR Preview" w:date="2026-01-01T00:00:00Z">
        <w:r>
          <w:delText xml:space="preserve">,</w:delText>
        </w:r>
      </w:del>
      <w:del w:id="4155" w:author="PR Preview" w:date="2026-01-01T00:00:00Z">
        <w:r>
          <w:delText xml:space="preserve"> </w:delText>
        </w:r>
      </w:del>
      <w:del w:id="4156" w:author="PR Preview" w:date="2026-01-01T00:00:00Z">
        <w:r>
          <w:delText xml:space="preserve">is the sum of their outer products:</w:delText>
        </w:r>
      </w:del>
    </w:p>
    <w:p>
      <w:pPr>
        <w:pStyle w:val="FirstParagraph"/>
      </w:pPr>
      <w:ins w:id="4157" w:author="PR Preview" w:date="2026-01-01T00:00:00Z">
        <w:r>
          <w:rPr>
            <w:i/>
            <w:iCs/>
          </w:rPr>
          <w:t xml:space="preserve">Remark 28</w:t>
        </w:r>
      </w:ins>
      <w:ins w:id="4158" w:author="PR Preview" w:date="2026-01-01T00:00:00Z">
        <w:r>
          <w:t xml:space="preserve"> (The term vector of simple linear regression). </w:t>
        </w:r>
      </w:ins>
      <w:ins w:id="4159" w:author="PR Preview" w:date="2026-01-01T00:00:00Z">
        <w:r>
          <w:t xml:space="preserve">In simple linear regression the terms are</w:t>
        </w:r>
      </w:ins>
      <w:ins w:id="4160" w:author="PR Preview" w:date="2026-01-01T00:00:00Z">
        <w:r>
          <w:t xml:space="preserve"> </w:t>
        </w:r>
      </w:ins>
      <m:oMath>
        <m:r>
          <m:t>1</m:t>
        </m:r>
      </m:oMath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and</w:t>
        </w:r>
      </w:ins>
      <w:ins w:id="4163" w:author="PR Preview" w:date="2026-01-01T00:00:00Z">
        <w:r>
          <w:t xml:space="preserve"> </w:t>
        </w:r>
      </w:ins>
      <m:oMath>
        <m:r>
          <m:t>x</m:t>
        </m:r>
      </m:oMath>
      <w:ins w:id="4164" w:author="PR Preview" w:date="2026-01-01T00:00:00Z">
        <w:r>
          <w:t xml:space="preserve">,</w:t>
        </w:r>
      </w:ins>
      <w:ins w:id="4165" w:author="PR Preview" w:date="2026-01-01T00:00:00Z">
        <w:r>
          <w:t xml:space="preserve"> </w:t>
        </w:r>
      </w:ins>
      <w:ins w:id="4166" w:author="PR Preview" w:date="2026-01-01T00:00:00Z">
        <w:r>
          <w:t xml:space="preserve">so the</w:t>
        </w:r>
      </w:ins>
      <w:ins w:id="4167" w:author="PR Preview" w:date="2026-01-01T00:00:00Z">
        <w:r>
          <w:t xml:space="preserve"> </w:t>
        </w:r>
      </w:ins>
      <w:hyperlink w:anchor="def-term-vector">
        <w:ins w:id="4168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4169" w:author="PR Preview" w:date="2026-01-01T00:00:00Z">
        <w:r>
          <w:t xml:space="preserve"> </w:t>
        </w:r>
      </w:ins>
      <w:ins w:id="4170" w:author="PR Preview" w:date="2026-01-01T00:00:00Z">
        <w:r>
          <w:t xml:space="preserve">$\mathord{\smash[b]{\underset{\raise.3ex\hbox{$\scriptstyle\sim$}}{t}}\vphantom{t}}_{i}$</w:t>
        </w:r>
      </w:ins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is the</w:t>
        </w:r>
      </w:ins>
      <w:ins w:id="4173" w:author="PR Preview" w:date="2026-01-01T00:00:00Z">
        <w:r>
          <w:t xml:space="preserve"> </w:t>
        </w:r>
      </w:ins>
      <w:hyperlink r:id="rId275">
        <w:ins w:id="4174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$\mathord{\smash[b]{\underset{\raise.3ex\hbox{$\scriptstyle\sim$}}{x}}\vphantom{x}}_i$</w:t>
        </w:r>
      </w:ins>
      <w:ins w:id="4177" w:author="PR Preview" w:date="2026-01-01T00:00:00Z">
        <w:r>
          <w:t xml:space="preserve">.</w:t>
        </w:r>
      </w:ins>
    </w:p>
    <w:bookmarkEnd w:id="276"/>
    <w:bookmarkStart w:id="278" w:name="def-cross-product-matrix"/>
    <w:p>
      <w:pPr>
        <w:pStyle w:val="BodyText"/>
      </w:pPr>
      <w:ins w:id="4178" w:author="PR Preview" w:date="2026-01-01T00:00:00Z">
        <w:r>
          <w:rPr>
            <w:b/>
            <w:bCs/>
          </w:rPr>
          <w:t xml:space="preserve">Definition 54 (Cross-product matrix (sum-of-squares and cross-products matrix))</w:t>
        </w:r>
      </w:ins>
      <w:ins w:id="4179" w:author="PR Preview" w:date="2026-01-01T00:00:00Z">
        <w:r>
          <w:t xml:space="preserve"> </w:t>
        </w:r>
      </w:ins>
      <w:ins w:id="4180" w:author="PR Preview" w:date="2026-01-01T00:00:00Z">
        <w:r>
          <w:t xml:space="preserve">The</w:t>
        </w:r>
      </w:ins>
      <w:ins w:id="4181" w:author="PR Preview" w:date="2026-01-01T00:00:00Z">
        <w:r>
          <w:t xml:space="preserve"> </w:t>
        </w:r>
      </w:ins>
      <w:ins w:id="4182" w:author="PR Preview" w:date="2026-01-01T00:00:00Z">
        <w:r>
          <w:rPr>
            <w:b/>
            <w:bCs/>
          </w:rPr>
          <w:t xml:space="preserve">cross-product matrix</w:t>
        </w:r>
      </w:ins>
      <w:ins w:id="4183" w:author="PR Preview" w:date="2026-01-01T00:00:00Z">
        <w:r>
          <w:t xml:space="preserve"> </w:t>
        </w:r>
      </w:ins>
      <m:oMath>
        <m:r>
          <m:t>A</m:t>
        </m:r>
      </m:oMath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of</w:t>
        </w:r>
      </w:ins>
      <w:ins w:id="4186" w:author="PR Preview" w:date="2026-01-01T00:00:00Z">
        <w:r>
          <w:t xml:space="preserve"> </w:t>
        </w:r>
      </w:ins>
      <w:hyperlink w:anchor="def-term-vector">
        <w:ins w:id="418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188" w:author="PR Preview" w:date="2026-01-01T00:00:00Z">
        <w:r>
          <w:t xml:space="preserve"> </w:t>
        </w:r>
      </w:ins>
      <w:ins w:id="4189" w:author="PR Preview" w:date="2026-01-01T00:00:00Z">
        <w:r>
          <w:t xml:space="preserve">$\mathord{\smash[b]{\underset{\raise.3ex\hbox{$\scriptstyle\sim$}}{t}}\vphantom{t}}_{i}$</w:t>
        </w:r>
      </w:ins>
      <w:ins w:id="4190" w:author="PR Preview" w:date="2026-01-01T00:00:00Z">
        <w:r>
          <w:t xml:space="preserve">,</w:t>
        </w:r>
      </w:ins>
      <w:ins w:id="41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192" w:author="PR Preview" w:date="2026-01-01T00:00:00Z">
        <w:r>
          <w:t xml:space="preserve">, of a training set indexed by</w:t>
        </w:r>
      </w:ins>
      <w:ins w:id="4193" w:author="PR Preview" w:date="2026-01-01T00:00:00Z">
        <w:r>
          <w:t xml:space="preserve"> </w:t>
        </w:r>
      </w:ins>
      <m:oMath>
        <m:r>
          <m:t>I</m:t>
        </m:r>
      </m:oMath>
      <w:ins w:id="4194" w:author="PR Preview" w:date="2026-01-01T00:00:00Z">
        <w:r>
          <w:t xml:space="preserve">,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del w:id="4197" w:author="PR Preview" w:date="2026-01-01T00:00:00Z">
        <w:r>
          <w:rPr>
            <w:i/>
            <w:iCs/>
          </w:rPr>
          <w:delText xml:space="preserve">Remark 28</w:delText>
        </w:r>
      </w:del>
      <w:del w:id="4198" w:author="PR Preview" w:date="2026-01-01T00:00:00Z">
        <w:r>
          <w:delText xml:space="preserve"> (Source: Cross-product matrix (sum-of-squares and cross-products matrix)). </w:delText>
        </w:r>
      </w:del>
      <w:del w:id="4199" w:author="PR Preview" w:date="2026-01-01T00:00:00Z">
        <w:r>
          <w:delText xml:space="preserve">Also called a</w:delText>
        </w:r>
      </w:del>
      <w:del w:id="4200" w:author="PR Preview" w:date="2026-01-01T00:00:00Z">
        <w:r>
          <w:delText xml:space="preserve"> </w:delText>
        </w:r>
      </w:del>
      <w:del w:id="4201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[11], chap. </w:delText>
        </w:r>
      </w:del>
      <w:del w:id="4204" w:author="PR Preview" w:date="2026-01-01T00:00:00Z">
        <w:r>
          <w:delText xml:space="preserve">“Matrix Cross-Products”</w:delText>
        </w:r>
      </w:del>
      <w:del w:id="4205" w:author="PR Preview" w:date="2026-01-01T00:00:00Z">
        <w:r>
          <w:delText xml:space="preserve"> </w:delText>
        </w:r>
      </w:del>
      <w:del w:id="4206" w:author="PR Preview" w:date="2026-01-01T00:00:00Z">
        <w:r>
          <w:delText xml:space="preserve">(see</w:delText>
        </w:r>
      </w:del>
      <w:del w:id="4207" w:author="PR Preview" w:date="2026-01-01T00:00:00Z">
        <w:r>
          <w:delText xml:space="preserve"> </w:delText>
        </w:r>
      </w:del>
      <w:hyperlink r:id="rId279">
        <w:del w:id="4208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4209" w:author="PR Preview" w:date="2026-01-01T00:00:00Z">
        <w:r>
          <w:delText xml:space="preserve">).</w:delText>
        </w:r>
      </w:del>
    </w:p>
    <w:p>
      <w:pPr>
        <w:pStyle w:val="BodyText"/>
      </w:pPr>
      <w:del w:id="4210" w:author="PR Preview" w:date="2026-01-01T00:00:00Z">
        <w:r>
          <w:rPr>
            <w:i/>
            <w:iCs/>
          </w:rPr>
          <w:delText xml:space="preserve">Remark 29</w:delText>
        </w:r>
      </w:del>
      <w:del w:id="4211" w:author="PR Preview" w:date="2026-01-01T00:00:00Z">
        <w:r>
          <w:delText xml:space="preserve"> (Cross-product matrix as a matrix product). </w:delText>
        </w:r>
      </w:del>
      <w:del w:id="4212" w:author="PR Preview" w:date="2026-01-01T00:00:00Z">
        <w:r>
          <w:delText xml:space="preserve">Let</w:delText>
        </w:r>
      </w:del>
      <w:del w:id="4213" w:author="PR Preview" w:date="2026-01-01T00:00:00Z">
        <w:r>
          <w:delText xml:space="preserve"> </w:delText>
        </w:r>
      </w:del>
      <m:oMath>
        <m:r>
          <m:t>D</m:t>
        </m:r>
      </m:oMath>
      <w:del w:id="4214" w:author="PR Preview" w:date="2026-01-01T00:00:00Z">
        <w:r>
          <w:delText xml:space="preserve"> </w:delText>
        </w:r>
      </w:del>
      <w:del w:id="4215" w:author="PR Preview" w:date="2026-01-01T00:00:00Z">
        <w:r>
          <w:delText xml:space="preserve">be the matrix whose rows are the transposed</w:delText>
        </w:r>
      </w:del>
      <w:del w:id="4216" w:author="PR Preview" w:date="2026-01-01T00:00:00Z">
        <w:r>
          <w:delText xml:space="preserve"> </w:delText>
        </w:r>
      </w:del>
      <w:hyperlink w:anchor="def-term-vector">
        <w:del w:id="421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218" w:author="PR Preview" w:date="2026-01-01T00:00:00Z">
        <w:r>
          <w:delText xml:space="preserve"> </w:delText>
        </w:r>
      </w:del>
      <w:del w:id="4219" w:author="PR Preview" w:date="2026-01-01T00:00:00Z">
        <w:r>
          <w:delText xml:space="preserve">${\mathord{\smash[b]{\underset{\raise.3ex\hbox{$\scriptstyle\sim$}}{t}}\vphantom{t}}_{i}}^{\top}$</w:delText>
        </w:r>
      </w:del>
      <w:del w:id="4220" w:author="PR Preview" w:date="2026-01-01T00:00:00Z">
        <w:r>
          <w:delText xml:space="preserve">,</w:delText>
        </w:r>
      </w:del>
      <w:del w:id="422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22" w:author="PR Preview" w:date="2026-01-01T00:00:00Z">
        <w:r>
          <w:delText xml:space="preserve">.</w:delText>
        </w:r>
      </w:del>
      <w:del w:id="4223" w:author="PR Preview" w:date="2026-01-01T00:00:00Z">
        <w:r>
          <w:delText xml:space="preserve"> </w:delText>
        </w:r>
      </w:del>
      <w:del w:id="4224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4225" w:author="PR Preview" w:date="2026-01-01T00:00:00Z">
        <w:r>
          <w:rPr>
            <w:i/>
            <w:iCs/>
          </w:rPr>
          <w:t xml:space="preserve">Remark 29</w:t>
        </w:r>
      </w:ins>
      <w:ins w:id="4226" w:author="PR Preview" w:date="2026-01-01T00:00:00Z">
        <w:r>
          <w:t xml:space="preserve"> (Source: Cross-product matrix (sum-of-squares and cross-products matrix)). </w:t>
        </w:r>
      </w:ins>
      <w:ins w:id="4227" w:author="PR Preview" w:date="2026-01-01T00:00:00Z">
        <w:r>
          <w:t xml:space="preserve">Also called a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rPr>
            <w:b/>
            <w:bCs/>
          </w:rPr>
          <w:t xml:space="preserve">sum-of-squares and cross-products matrix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[11], chap. </w:t>
        </w:r>
      </w:ins>
      <w:ins w:id="4232" w:author="PR Preview" w:date="2026-01-01T00:00:00Z">
        <w:r>
          <w:t xml:space="preserve">“Matrix Cross-Products”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(see</w:t>
        </w:r>
      </w:ins>
      <w:ins w:id="4235" w:author="PR Preview" w:date="2026-01-01T00:00:00Z">
        <w:r>
          <w:t xml:space="preserve"> </w:t>
        </w:r>
      </w:ins>
      <w:hyperlink r:id="rId279">
        <w:ins w:id="4236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4237" w:author="PR Preview" w:date="2026-01-01T00:00:00Z">
        <w:r>
          <w:t xml:space="preserve">).</w:t>
        </w:r>
      </w:ins>
    </w:p>
    <w:bookmarkEnd w:id="280"/>
    <w:bookmarkStart w:id="283" w:name="rem-cross-product-matrix"/>
    <w:p>
      <w:pPr>
        <w:pStyle w:val="BodyText"/>
      </w:pPr>
      <w:ins w:id="4238" w:author="PR Preview" w:date="2026-01-01T00:00:00Z">
        <w:r>
          <w:rPr>
            <w:i/>
            <w:iCs/>
          </w:rPr>
          <w:t xml:space="preserve">Remark 30</w:t>
        </w:r>
      </w:ins>
      <w:ins w:id="4239" w:author="PR Preview" w:date="2026-01-01T00:00:00Z">
        <w:r>
          <w:t xml:space="preserve"> (Cross-product matrix as a matrix product). </w:t>
        </w:r>
      </w:ins>
      <w:ins w:id="4240" w:author="PR Preview" w:date="2026-01-01T00:00:00Z">
        <w:r>
          <w:t xml:space="preserve">Let</w:t>
        </w:r>
      </w:ins>
      <w:ins w:id="4241" w:author="PR Preview" w:date="2026-01-01T00:00:00Z">
        <w:r>
          <w:t xml:space="preserve"> </w:t>
        </w:r>
      </w:ins>
      <m:oMath>
        <m:r>
          <m:t>D</m:t>
        </m:r>
      </m:oMath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be the matrix whose rows are the transposed</w:t>
        </w:r>
      </w:ins>
      <w:ins w:id="4244" w:author="PR Preview" w:date="2026-01-01T00:00:00Z">
        <w:r>
          <w:t xml:space="preserve"> </w:t>
        </w:r>
      </w:ins>
      <w:hyperlink w:anchor="def-term-vector">
        <w:ins w:id="424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${\mathord{\smash[b]{\underset{\raise.3ex\hbox{$\scriptstyle\sim$}}{t}}\vphantom{t}}_{i}}^{\top}$</w:t>
        </w:r>
      </w:ins>
      <w:ins w:id="4248" w:author="PR Preview" w:date="2026-01-01T00:00:00Z">
        <w:r>
          <w:t xml:space="preserve">,</w:t>
        </w:r>
      </w:ins>
      <w:ins w:id="42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50" w:author="PR Preview" w:date="2026-01-01T00:00:00Z">
        <w:r>
          <w:t xml:space="preserve">.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del w:id="4253" w:author="PR Preview" w:date="2026-01-01T00:00:00Z">
        <w:r>
          <w:rPr>
            <w:b/>
            <w:bCs/>
          </w:rPr>
          <w:delText xml:space="preserve">Definition 56 (Leverage)</w:delText>
        </w:r>
      </w:del>
      <w:del w:id="4254" w:author="PR Preview" w:date="2026-01-01T00:00:00Z">
        <w:r>
          <w:delText xml:space="preserve"> </w:delText>
        </w:r>
      </w:del>
      <w:del w:id="4255" w:author="PR Preview" w:date="2026-01-01T00:00:00Z">
        <w:r>
          <w:delText xml:space="preserve">Consider a linear model fitted by</w:delText>
        </w:r>
      </w:del>
      <w:del w:id="4256" w:author="PR Preview" w:date="2026-01-01T00:00:00Z">
        <w:r>
          <w:delText xml:space="preserve"> </w:delText>
        </w:r>
      </w:del>
      <w:hyperlink r:id="rId284">
        <w:del w:id="425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258" w:author="PR Preview" w:date="2026-01-01T00:00:00Z">
        <w:r>
          <w:delText xml:space="preserve">,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with</w:delText>
        </w:r>
      </w:del>
      <w:del w:id="4261" w:author="PR Preview" w:date="2026-01-01T00:00:00Z">
        <w:r>
          <w:delText xml:space="preserve"> </w:delText>
        </w:r>
      </w:del>
      <w:hyperlink w:anchor="def-term-vector">
        <w:del w:id="426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$\mathord{\smash[b]{\underset{\raise.3ex\hbox{$\scriptstyle\sim$}}{t}}\vphantom{t}}_{i}$</w:delText>
        </w:r>
      </w:del>
      <w:del w:id="4265" w:author="PR Preview" w:date="2026-01-01T00:00:00Z">
        <w:r>
          <w:delText xml:space="preserve">,</w:delText>
        </w:r>
      </w:del>
      <w:del w:id="426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67" w:author="PR Preview" w:date="2026-01-01T00:00:00Z">
        <w:r>
          <w:delText xml:space="preserve">,</w:delText>
        </w:r>
      </w:del>
      <w:del w:id="4268" w:author="PR Preview" w:date="2026-01-01T00:00:00Z">
        <w:r>
          <w:delText xml:space="preserve"> </w:delText>
        </w:r>
      </w:del>
      <w:del w:id="4269" w:author="PR Preview" w:date="2026-01-01T00:00:00Z">
        <w:r>
          <w:delText xml:space="preserve">and an invertible</w:delText>
        </w:r>
      </w:del>
      <w:del w:id="4270" w:author="PR Preview" w:date="2026-01-01T00:00:00Z">
        <w:r>
          <w:delText xml:space="preserve"> </w:delText>
        </w:r>
      </w:del>
      <w:hyperlink w:anchor="def-cross-product-matrix">
        <w:del w:id="4271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272" w:author="PR Preview" w:date="2026-01-01T00:00:00Z">
        <w:r>
          <w:delText xml:space="preserve"> </w:delText>
        </w:r>
      </w:del>
      <m:oMath>
        <m:r>
          <m:t>A</m:t>
        </m:r>
      </m:oMath>
      <w:del w:id="4273" w:author="PR Preview" w:date="2026-01-01T00:00:00Z">
        <w:r>
          <w:delText xml:space="preserve">.</w:delText>
        </w:r>
      </w:del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The</w:delText>
        </w:r>
      </w:del>
      <w:del w:id="4276" w:author="PR Preview" w:date="2026-01-01T00:00:00Z">
        <w:r>
          <w:delText xml:space="preserve"> </w:delText>
        </w:r>
      </w:del>
      <w:del w:id="4277" w:author="PR Preview" w:date="2026-01-01T00:00:00Z">
        <w:r>
          <w:rPr>
            <w:b/>
            <w:bCs/>
          </w:rPr>
          <w:delText xml:space="preserve">leverage</w:delText>
        </w:r>
      </w:del>
      <w:del w:id="4278" w:author="PR Preview" w:date="2026-01-01T00:00:00Z">
        <w:r>
          <w:delText xml:space="preserve"> </w:delText>
        </w:r>
      </w:del>
      <w:del w:id="4279" w:author="PR Preview" w:date="2026-01-01T00:00:00Z">
        <w:r>
          <w:delText xml:space="preserve">of observation</w:delText>
        </w:r>
      </w:del>
      <w:del w:id="4280" w:author="PR Preview" w:date="2026-01-01T00:00:00Z">
        <w:r>
          <w:delText xml:space="preserve"> </w:delText>
        </w:r>
      </w:del>
      <m:oMath>
        <m:r>
          <m:t>i</m:t>
        </m:r>
      </m:oMath>
      <w:del w:id="4281" w:author="PR Preview" w:date="2026-01-01T00:00:00Z">
        <w:r>
          <w:delText xml:space="preserve"> </w:delText>
        </w:r>
      </w:del>
      <w:del w:id="4282" w:author="PR Preview" w:date="2026-01-01T00:00:00Z">
        <w:r>
          <w:delText xml:space="preserve">is</w:delText>
        </w:r>
      </w:del>
      <w:del w:id="4283" w:author="PR Preview" w:date="2026-01-01T00:00:00Z">
        <w:r>
          <w:delText xml:space="preserve"> </w:delText>
        </w:r>
      </w:del>
      <w:del w:id="4284" w:author="PR Preview" w:date="2026-01-01T00:00:00Z">
        <w:r>
          <w:delText xml:space="preserve">[12]</w:delText>
        </w:r>
      </w:del>
    </w:p>
    <w:p>
      <w:pPr>
        <w:pStyle w:val="BodyText"/>
      </w:pPr>
      <w:ins w:id="4285" w:author="PR Preview" w:date="2026-01-01T00:00:00Z">
        <w:r>
          <w:rPr>
            <w:b/>
            <w:bCs/>
          </w:rPr>
          <w:t xml:space="preserve">Definition 55 (Leverage)</w:t>
        </w:r>
      </w:ins>
      <w:ins w:id="4286" w:author="PR Preview" w:date="2026-01-01T00:00:00Z">
        <w:r>
          <w:t xml:space="preserve"> </w:t>
        </w:r>
      </w:ins>
      <w:ins w:id="4287" w:author="PR Preview" w:date="2026-01-01T00:00:00Z">
        <w:r>
          <w:t xml:space="preserve">Consider a linear model fitted by</w:t>
        </w:r>
      </w:ins>
      <w:ins w:id="4288" w:author="PR Preview" w:date="2026-01-01T00:00:00Z">
        <w:r>
          <w:t xml:space="preserve"> </w:t>
        </w:r>
      </w:ins>
      <w:hyperlink r:id="rId284">
        <w:ins w:id="4289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290" w:author="PR Preview" w:date="2026-01-01T00:00:00Z">
        <w:r>
          <w:t xml:space="preserve">,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with</w:t>
        </w:r>
      </w:ins>
      <w:ins w:id="4293" w:author="PR Preview" w:date="2026-01-01T00:00:00Z">
        <w:r>
          <w:t xml:space="preserve"> </w:t>
        </w:r>
      </w:ins>
      <w:hyperlink w:anchor="def-term-vector">
        <w:ins w:id="429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95" w:author="PR Preview" w:date="2026-01-01T00:00:00Z">
        <w:r>
          <w:t xml:space="preserve"> </w:t>
        </w:r>
      </w:ins>
      <w:ins w:id="4296" w:author="PR Preview" w:date="2026-01-01T00:00:00Z">
        <w:r>
          <w:t xml:space="preserve">$\mathord{\smash[b]{\underset{\raise.3ex\hbox{$\scriptstyle\sim$}}{t}}\vphantom{t}}_{i}$</w:t>
        </w:r>
      </w:ins>
      <w:ins w:id="4297" w:author="PR Preview" w:date="2026-01-01T00:00:00Z">
        <w:r>
          <w:t xml:space="preserve">,</w:t>
        </w:r>
      </w:ins>
      <w:ins w:id="42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99" w:author="PR Preview" w:date="2026-01-01T00:00:00Z">
        <w:r>
          <w:t xml:space="preserve">,</w:t>
        </w:r>
      </w:ins>
      <w:ins w:id="4300" w:author="PR Preview" w:date="2026-01-01T00:00:00Z">
        <w:r>
          <w:t xml:space="preserve"> </w:t>
        </w:r>
      </w:ins>
      <w:ins w:id="4301" w:author="PR Preview" w:date="2026-01-01T00:00:00Z">
        <w:r>
          <w:t xml:space="preserve">and an invertible</w:t>
        </w:r>
      </w:ins>
      <w:ins w:id="4302" w:author="PR Preview" w:date="2026-01-01T00:00:00Z">
        <w:r>
          <w:t xml:space="preserve"> </w:t>
        </w:r>
      </w:ins>
      <w:hyperlink w:anchor="def-cross-product-matrix">
        <w:ins w:id="4303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304" w:author="PR Preview" w:date="2026-01-01T00:00:00Z">
        <w:r>
          <w:t xml:space="preserve"> </w:t>
        </w:r>
      </w:ins>
      <m:oMath>
        <m:r>
          <m:t>A</m:t>
        </m:r>
      </m:oMath>
      <w:ins w:id="4305" w:author="PR Preview" w:date="2026-01-01T00:00:00Z">
        <w:r>
          <w:t xml:space="preserve">.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The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rPr>
            <w:b/>
            <w:bCs/>
          </w:rPr>
          <w:t xml:space="preserve">leverage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of observation</w:t>
        </w:r>
      </w:ins>
      <w:ins w:id="4312" w:author="PR Preview" w:date="2026-01-01T00:00:00Z">
        <w:r>
          <w:t xml:space="preserve"> </w:t>
        </w:r>
      </w:ins>
      <m:oMath>
        <m:r>
          <m:t>i</m:t>
        </m:r>
      </m:oMath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is</w:t>
        </w:r>
      </w:ins>
      <w:ins w:id="4315" w:author="PR Preview" w:date="2026-01-01T00:00:00Z">
        <w:r>
          <w:t xml:space="preserve"> </w:t>
        </w:r>
      </w:ins>
      <w:ins w:id="4316" w:author="PR Preview" w:date="2026-01-01T00:00:00Z">
        <w:r>
          <w:t xml:space="preserve">[12]</w:t>
        </w:r>
      </w:ins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del w:id="4317" w:author="PR Preview" w:date="2026-01-01T00:00:00Z">
        <w:r>
          <w:rPr>
            <w:i/>
            <w:iCs/>
          </w:rPr>
          <w:delText xml:space="preserve">Remark 30</w:delText>
        </w:r>
      </w:del>
      <w:del w:id="4318" w:author="PR Preview" w:date="2026-01-01T00:00:00Z">
        <w:r>
          <w:delText xml:space="preserve"> (Source: Leverage). </w:delText>
        </w:r>
      </w:del>
      <w:del w:id="4319" w:author="PR Preview" w:date="2026-01-01T00:00:00Z">
        <w:r>
          <w:delText xml:space="preserve">James et al. [5, Sec. 3.3.3]</w:delText>
        </w:r>
      </w:del>
      <w:del w:id="4320" w:author="PR Preview" w:date="2026-01-01T00:00:00Z">
        <w:r>
          <w:delText xml:space="preserve">,</w:delText>
        </w:r>
      </w:del>
      <w:del w:id="4321" w:author="PR Preview" w:date="2026-01-01T00:00:00Z">
        <w:r>
          <w:delText xml:space="preserve"> </w:delText>
        </w:r>
      </w:del>
      <w:del w:id="4322" w:author="PR Preview" w:date="2026-01-01T00:00:00Z">
        <w:r>
          <w:delText xml:space="preserve">written here with term vectors and the matrix</w:delText>
        </w:r>
      </w:del>
      <w:del w:id="4323" w:author="PR Preview" w:date="2026-01-01T00:00:00Z">
        <w:r>
          <w:delText xml:space="preserve"> </w:delText>
        </w:r>
      </w:del>
      <m:oMath>
        <m:r>
          <m:t>A</m:t>
        </m:r>
      </m:oMath>
      <w:del w:id="4324" w:author="PR Preview" w:date="2026-01-01T00:00:00Z">
        <w:r>
          <w:delText xml:space="preserve">,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delText xml:space="preserve">as in</w:delText>
        </w:r>
      </w:del>
      <w:del w:id="4327" w:author="PR Preview" w:date="2026-01-01T00:00:00Z">
        <w:r>
          <w:delText xml:space="preserve"> </w:delText>
        </w:r>
      </w:del>
      <w:hyperlink r:id="rId287">
        <w:del w:id="4328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4329" w:author="PR Preview" w:date="2026-01-01T00:00:00Z">
        <w:r>
          <w:delText xml:space="preserve">.</w:delText>
        </w:r>
      </w:del>
    </w:p>
    <w:p>
      <w:pPr>
        <w:pStyle w:val="BodyText"/>
      </w:pPr>
      <w:ins w:id="4330" w:author="PR Preview" w:date="2026-01-01T00:00:00Z">
        <w:r>
          <w:rPr>
            <w:i/>
            <w:iCs/>
          </w:rPr>
          <w:t xml:space="preserve">Remark 31</w:t>
        </w:r>
      </w:ins>
      <w:ins w:id="4331" w:author="PR Preview" w:date="2026-01-01T00:00:00Z">
        <w:r>
          <w:t xml:space="preserve"> (Source: Leverage). </w:t>
        </w:r>
      </w:ins>
      <w:ins w:id="4332" w:author="PR Preview" w:date="2026-01-01T00:00:00Z">
        <w:r>
          <w:t xml:space="preserve">James et al. [5, Sec. 3.3.3]</w:t>
        </w:r>
      </w:ins>
      <w:ins w:id="4333" w:author="PR Preview" w:date="2026-01-01T00:00:00Z">
        <w:r>
          <w:t xml:space="preserve">,</w:t>
        </w:r>
      </w:ins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written here with term vectors and the matrix</w:t>
        </w:r>
      </w:ins>
      <w:ins w:id="4336" w:author="PR Preview" w:date="2026-01-01T00:00:00Z">
        <w:r>
          <w:t xml:space="preserve"> </w:t>
        </w:r>
      </w:ins>
      <m:oMath>
        <m:r>
          <m:t>A</m:t>
        </m:r>
      </m:oMath>
      <w:ins w:id="4337" w:author="PR Preview" w:date="2026-01-01T00:00:00Z">
        <w:r>
          <w:t xml:space="preserve">,</w:t>
        </w:r>
      </w:ins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as in</w:t>
        </w:r>
      </w:ins>
      <w:ins w:id="4340" w:author="PR Preview" w:date="2026-01-01T00:00:00Z">
        <w:r>
          <w:t xml:space="preserve"> </w:t>
        </w:r>
      </w:ins>
      <w:hyperlink r:id="rId287">
        <w:ins w:id="4341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4342" w:author="PR Preview" w:date="2026-01-01T00:00:00Z">
        <w:r>
          <w:t xml:space="preserve">.</w:t>
        </w:r>
      </w:ins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del w:id="4343" w:author="PR Preview" w:date="2026-01-01T00:00:00Z">
        <w:r>
          <w:rPr>
            <w:i/>
            <w:iCs/>
          </w:rPr>
          <w:delText xml:space="preserve">Remark 31</w:delText>
        </w:r>
      </w:del>
      <w:del w:id="4344" w:author="PR Preview" w:date="2026-01-01T00:00:00Z">
        <w:r>
          <w:delText xml:space="preserve"> (Source: Leave-one-out cross-validation for least squares). </w:delText>
        </w:r>
      </w:del>
      <w:del w:id="4345" w:author="PR Preview" w:date="2026-01-01T00:00:00Z">
        <w:r>
          <w:delText xml:space="preserve">James et al. [5, Sec. 5.1.2]</w:delText>
        </w:r>
      </w:del>
      <w:del w:id="4346" w:author="PR Preview" w:date="2026-01-01T00:00:00Z">
        <w:r>
          <w:delText xml:space="preserve"> </w:delText>
        </w:r>
      </w:del>
      <w:del w:id="4347" w:author="PR Preview" w:date="2026-01-01T00:00:00Z">
        <w:r>
          <w:delText xml:space="preserve">states this formula for least squares linear or polynomial regression,</w:delText>
        </w:r>
      </w:del>
      <w:del w:id="4348" w:author="PR Preview" w:date="2026-01-01T00:00:00Z">
        <w:r>
          <w:delText xml:space="preserve"> </w:delText>
        </w:r>
      </w:del>
      <w:del w:id="4349" w:author="PR Preview" w:date="2026-01-01T00:00:00Z">
        <w:r>
          <w:delText xml:space="preserve">and</w:delText>
        </w:r>
      </w:del>
      <w:del w:id="4350" w:author="PR Preview" w:date="2026-01-01T00:00:00Z">
        <w:r>
          <w:delText xml:space="preserve"> </w:delText>
        </w:r>
      </w:del>
      <w:del w:id="4351" w:author="PR Preview" w:date="2026-01-01T00:00:00Z">
        <w:r>
          <w:delText xml:space="preserve">Hastie et al. [3, Sec. 7.10.1]</w:delText>
        </w:r>
      </w:del>
      <w:del w:id="4352" w:author="PR Preview" w:date="2026-01-01T00:00:00Z">
        <w:r>
          <w:delText xml:space="preserve"> </w:delText>
        </w:r>
      </w:del>
      <w:del w:id="4353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4354" w:author="PR Preview" w:date="2026-01-01T00:00:00Z">
        <w:r>
          <w:rPr>
            <w:i/>
            <w:iCs/>
          </w:rPr>
          <w:t xml:space="preserve">Remark 32</w:t>
        </w:r>
      </w:ins>
      <w:ins w:id="4355" w:author="PR Preview" w:date="2026-01-01T00:00:00Z">
        <w:r>
          <w:t xml:space="preserve"> (Source: Leave-one-out cross-validation for least squares). </w:t>
        </w:r>
      </w:ins>
      <w:ins w:id="4356" w:author="PR Preview" w:date="2026-01-01T00:00:00Z">
        <w:r>
          <w:t xml:space="preserve">James et al. [5, Sec. 5.1.2]</w:t>
        </w:r>
      </w:ins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states this formula for least squares linear or polynomial regression,</w:t>
        </w:r>
      </w:ins>
      <w:ins w:id="4359" w:author="PR Preview" w:date="2026-01-01T00:00:00Z">
        <w:r>
          <w:t xml:space="preserve"> </w:t>
        </w:r>
      </w:ins>
      <w:ins w:id="4360" w:author="PR Preview" w:date="2026-01-01T00:00:00Z">
        <w:r>
          <w:t xml:space="preserve">and</w:t>
        </w:r>
      </w:ins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Hastie et al. [3, Sec. 7.10.1]</w:t>
        </w:r>
      </w:ins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for many linear fitting methods.</w:t>
        </w:r>
      </w:ins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del w:id="4365" w:author="PR Preview" w:date="2026-01-01T00:00:00Z">
        <w:r>
          <w:rPr>
            <w:i/>
            <w:iCs/>
          </w:rPr>
          <w:delText xml:space="preserve">Remark 32</w:delText>
        </w:r>
      </w:del>
      <w:del w:id="4366" w:author="PR Preview" w:date="2026-01-01T00:00:00Z">
        <w:r>
          <w:delText xml:space="preserve"> (When to use leave-one-out cross-validation). </w:delText>
        </w:r>
      </w:del>
      <w:del w:id="4367" w:author="PR Preview" w:date="2026-01-01T00:00:00Z">
        <w:r>
          <w:delText xml:space="preserve">LOOCV is the</w:delText>
        </w:r>
      </w:del>
      <w:del w:id="436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69" w:author="PR Preview" w:date="2026-01-01T00:00:00Z">
        <w:r>
          <w:delText xml:space="preserve"> </w:delText>
        </w:r>
      </w:del>
      <w:del w:id="4370" w:author="PR Preview" w:date="2026-01-01T00:00:00Z">
        <w:r>
          <w:delText xml:space="preserve">end of</w:delText>
        </w:r>
      </w:del>
      <w:del w:id="4371" w:author="PR Preview" w:date="2026-01-01T00:00:00Z">
        <w:r>
          <w:delText xml:space="preserve"> </w:delText>
        </w:r>
      </w:del>
      <w:hyperlink w:anchor="rem-choosing-k">
        <w:del w:id="4372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373" w:author="PR Preview" w:date="2026-01-01T00:00:00Z">
        <w:r>
          <w:delText xml:space="preserve">.</w:delText>
        </w:r>
      </w:del>
      <w:del w:id="4374" w:author="PR Preview" w:date="2026-01-01T00:00:00Z">
        <w:r>
          <w:delText xml:space="preserve"> </w:delText>
        </w:r>
      </w:del>
      <w:del w:id="4375" w:author="PR Preview" w:date="2026-01-01T00:00:00Z">
        <w:r>
          <w:delText xml:space="preserve">By</w:delText>
        </w:r>
      </w:del>
      <w:del w:id="4376" w:author="PR Preview" w:date="2026-01-01T00:00:00Z">
        <w:r>
          <w:delText xml:space="preserve"> </w:delText>
        </w:r>
      </w:del>
      <w:hyperlink w:anchor="rem-cv-estimate">
        <w:del w:id="437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4378" w:author="PR Preview" w:date="2026-01-01T00:00:00Z">
        <w:r>
          <w:delText xml:space="preserve">,</w:delText>
        </w:r>
      </w:del>
      <w:del w:id="43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estimates</w:delText>
        </w:r>
      </w:del>
      <w:del w:id="43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for the fitting procedure</w:delText>
        </w:r>
      </w:del>
      <w:del w:id="4385" w:author="PR Preview" w:date="2026-01-01T00:00:00Z">
        <w:r>
          <w:delText xml:space="preserve"> </w:delText>
        </w:r>
      </w:del>
      <m:oMath>
        <m:r>
          <m:t>g</m:t>
        </m:r>
      </m:oMath>
      <w:del w:id="4386" w:author="PR Preview" w:date="2026-01-01T00:00:00Z">
        <w:r>
          <w:delText xml:space="preserve">:</w:delText>
        </w:r>
      </w:del>
      <w:del w:id="4387" w:author="PR Preview" w:date="2026-01-01T00:00:00Z">
        <w:r>
          <w:delText xml:space="preserve"> </w:delText>
        </w:r>
      </w:del>
      <w:del w:id="4388" w:author="PR Preview" w:date="2026-01-01T00:00:00Z">
        <w:r>
          <w:delText xml:space="preserve">each rule is fitted to</w:delText>
        </w:r>
      </w:del>
      <w:del w:id="438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observations,</w:delText>
        </w:r>
      </w:del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so the bias of</w:delText>
        </w:r>
      </w:del>
      <w:del w:id="43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as an estimate of</w:delText>
        </w:r>
      </w:del>
      <w:del w:id="439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398" w:author="PR Preview" w:date="2026-01-01T00:00:00Z">
        <w:r>
          <w:delText xml:space="preserve"> </w:delText>
        </w:r>
      </w:del>
      <w:del w:id="4399" w:author="PR Preview" w:date="2026-01-01T00:00:00Z">
        <w:r>
          <w:delText xml:space="preserve">is the smallest of any</w:delText>
        </w:r>
      </w:del>
      <w:del w:id="4400" w:author="PR Preview" w:date="2026-01-01T00:00:00Z">
        <w:r>
          <w:delText xml:space="preserve"> </w:delText>
        </w:r>
      </w:del>
      <m:oMath>
        <m:r>
          <m:t>k</m:t>
        </m:r>
      </m:oMath>
      <w:del w:id="4401" w:author="PR Preview" w:date="2026-01-01T00:00:00Z">
        <w:r>
          <w:delText xml:space="preserve">.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But the</w:delText>
        </w:r>
      </w:del>
      <w:del w:id="4404" w:author="PR Preview" w:date="2026-01-01T00:00:00Z">
        <w:r>
          <w:delText xml:space="preserve"> </w:delText>
        </w:r>
      </w:del>
      <m:oMath>
        <m:r>
          <m:t>n</m:t>
        </m:r>
      </m:oMath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training sets are nearly identical,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so the variance of</w:delText>
        </w:r>
      </w:del>
      <w:del w:id="44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410" w:author="PR Preview" w:date="2026-01-01T00:00:00Z">
        <w:r>
          <w:delText xml:space="preserve"> </w:delText>
        </w:r>
      </w:del>
      <w:del w:id="4411" w:author="PR Preview" w:date="2026-01-01T00:00:00Z">
        <w:r>
          <w:delText xml:space="preserve">can be larger than that of 5- or 10-fold cross-validation</w:delText>
        </w:r>
      </w:del>
      <w:del w:id="4412" w:author="PR Preview" w:date="2026-01-01T00:00:00Z">
        <w:r>
          <w:delText xml:space="preserve"> </w:delText>
        </w:r>
      </w:del>
      <w:del w:id="4413" w:author="PR Preview" w:date="2026-01-01T00:00:00Z">
        <w:r>
          <w:delText xml:space="preserve">[5, Sec. 5.1.4]</w:delText>
        </w:r>
      </w:del>
      <w:del w:id="4414" w:author="PR Preview" w:date="2026-01-01T00:00:00Z">
        <w:r>
          <w:delText xml:space="preserve">.</w:delText>
        </w:r>
      </w:del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For least squares fits,</w:delText>
        </w:r>
      </w:del>
      <w:del w:id="4417" w:author="PR Preview" w:date="2026-01-01T00:00:00Z">
        <w:r>
          <w:delText xml:space="preserve"> </w:delText>
        </w:r>
      </w:del>
      <w:hyperlink w:anchor="thm-loocv-shortcut">
        <w:del w:id="441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419" w:author="PR Preview" w:date="2026-01-01T00:00:00Z">
        <w:r>
          <w:delText xml:space="preserve"> </w:delText>
        </w:r>
      </w:del>
      <w:del w:id="4420" w:author="PR Preview" w:date="2026-01-01T00:00:00Z">
        <w:r>
          <w:delText xml:space="preserve">computes LOOCV from a single fit;</w:delText>
        </w:r>
      </w:del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for most other fitting methods,</w:delText>
        </w:r>
      </w:del>
      <w:del w:id="4423" w:author="PR Preview" w:date="2026-01-01T00:00:00Z">
        <w:r>
          <w:delText xml:space="preserve"> </w:delText>
        </w:r>
      </w:del>
      <w:del w:id="4424" w:author="PR Preview" w:date="2026-01-01T00:00:00Z">
        <w:r>
          <w:delText xml:space="preserve">LOOCV requires</w:delText>
        </w:r>
      </w:del>
      <w:del w:id="4425" w:author="PR Preview" w:date="2026-01-01T00:00:00Z">
        <w:r>
          <w:delText xml:space="preserve"> </w:delText>
        </w:r>
      </w:del>
      <m:oMath>
        <m:r>
          <m:t>n</m:t>
        </m:r>
      </m:oMath>
      <w:del w:id="4426" w:author="PR Preview" w:date="2026-01-01T00:00:00Z">
        <w:r>
          <w:delText xml:space="preserve"> </w:delText>
        </w:r>
      </w:del>
      <w:del w:id="4427" w:author="PR Preview" w:date="2026-01-01T00:00:00Z">
        <w:r>
          <w:delText xml:space="preserve">fits.</w:delText>
        </w:r>
      </w:del>
    </w:p>
    <w:p>
      <w:pPr>
        <w:pStyle w:val="BodyText"/>
      </w:pPr>
      <w:ins w:id="4428" w:author="PR Preview" w:date="2026-01-01T00:00:00Z">
        <w:r>
          <w:rPr>
            <w:i/>
            <w:iCs/>
          </w:rPr>
          <w:t xml:space="preserve">Remark 33</w:t>
        </w:r>
      </w:ins>
      <w:ins w:id="4429" w:author="PR Preview" w:date="2026-01-01T00:00:00Z">
        <w:r>
          <w:t xml:space="preserve"> (When to use leave-one-out cross-validation). </w:t>
        </w:r>
      </w:ins>
      <w:ins w:id="4430" w:author="PR Preview" w:date="2026-01-01T00:00:00Z">
        <w:r>
          <w:t xml:space="preserve">LOOCV is the</w:t>
        </w:r>
      </w:ins>
      <w:ins w:id="443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end of</w:t>
        </w:r>
      </w:ins>
      <w:ins w:id="4434" w:author="PR Preview" w:date="2026-01-01T00:00:00Z">
        <w:r>
          <w:t xml:space="preserve"> </w:t>
        </w:r>
      </w:ins>
      <w:hyperlink w:anchor="rem-choosing-k">
        <w:ins w:id="4435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4436" w:author="PR Preview" w:date="2026-01-01T00:00:00Z">
        <w:r>
          <w:t xml:space="preserve">.</w:t>
        </w:r>
      </w:ins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By</w:t>
        </w:r>
      </w:ins>
      <w:ins w:id="4439" w:author="PR Preview" w:date="2026-01-01T00:00:00Z">
        <w:r>
          <w:t xml:space="preserve"> </w:t>
        </w:r>
      </w:ins>
      <w:hyperlink w:anchor="rem-cv-estimate">
        <w:ins w:id="4440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441" w:author="PR Preview" w:date="2026-01-01T00:00:00Z">
        <w:r>
          <w:t xml:space="preserve">,</w:t>
        </w:r>
      </w:ins>
      <w:ins w:id="444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estimates</w:t>
        </w:r>
      </w:ins>
      <w:ins w:id="444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for the fitting procedure</w:t>
        </w:r>
      </w:ins>
      <w:ins w:id="4448" w:author="PR Preview" w:date="2026-01-01T00:00:00Z">
        <w:r>
          <w:t xml:space="preserve"> </w:t>
        </w:r>
      </w:ins>
      <m:oMath>
        <m:r>
          <m:t>g</m:t>
        </m:r>
      </m:oMath>
      <w:ins w:id="4449" w:author="PR Preview" w:date="2026-01-01T00:00:00Z">
        <w:r>
          <w:t xml:space="preserve">: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each rule is fitted to</w:t>
        </w:r>
      </w:ins>
      <w:ins w:id="44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453" w:author="PR Preview" w:date="2026-01-01T00:00:00Z">
        <w:r>
          <w:t xml:space="preserve"> </w:t>
        </w:r>
      </w:ins>
      <w:ins w:id="4454" w:author="PR Preview" w:date="2026-01-01T00:00:00Z">
        <w:r>
          <w:t xml:space="preserve">observations,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so the bias of</w:t>
        </w:r>
      </w:ins>
      <w:ins w:id="44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58" w:author="PR Preview" w:date="2026-01-01T00:00:00Z">
        <w:r>
          <w:t xml:space="preserve"> </w:t>
        </w:r>
      </w:ins>
      <w:ins w:id="4459" w:author="PR Preview" w:date="2026-01-01T00:00:00Z">
        <w:r>
          <w:t xml:space="preserve">as an estimate of</w:t>
        </w:r>
      </w:ins>
      <w:ins w:id="446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4461" w:author="PR Preview" w:date="2026-01-01T00:00:00Z">
        <w:r>
          <w:t xml:space="preserve"> </w:t>
        </w:r>
      </w:ins>
      <w:ins w:id="4462" w:author="PR Preview" w:date="2026-01-01T00:00:00Z">
        <w:r>
          <w:t xml:space="preserve">is the smallest of any</w:t>
        </w:r>
      </w:ins>
      <w:ins w:id="4463" w:author="PR Preview" w:date="2026-01-01T00:00:00Z">
        <w:r>
          <w:t xml:space="preserve"> </w:t>
        </w:r>
      </w:ins>
      <m:oMath>
        <m:r>
          <m:t>k</m:t>
        </m:r>
      </m:oMath>
      <w:ins w:id="4464" w:author="PR Preview" w:date="2026-01-01T00:00:00Z">
        <w:r>
          <w:t xml:space="preserve">.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But the</w:t>
        </w:r>
      </w:ins>
      <w:ins w:id="4467" w:author="PR Preview" w:date="2026-01-01T00:00:00Z">
        <w:r>
          <w:t xml:space="preserve"> </w:t>
        </w:r>
      </w:ins>
      <m:oMath>
        <m:r>
          <m:t>n</m:t>
        </m:r>
      </m:oMath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training sets are nearly identical,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so the variance of</w:t>
        </w:r>
      </w:ins>
      <w:ins w:id="44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can be larger than that of 5- or 10-fold cross-validation</w:t>
        </w:r>
      </w:ins>
      <w:ins w:id="4475" w:author="PR Preview" w:date="2026-01-01T00:00:00Z">
        <w:r>
          <w:t xml:space="preserve"> </w:t>
        </w:r>
      </w:ins>
      <w:ins w:id="4476" w:author="PR Preview" w:date="2026-01-01T00:00:00Z">
        <w:r>
          <w:t xml:space="preserve">[5, Sec. 5.1.4]</w:t>
        </w:r>
      </w:ins>
      <w:ins w:id="4477" w:author="PR Preview" w:date="2026-01-01T00:00:00Z">
        <w:r>
          <w:t xml:space="preserve">.</w:t>
        </w:r>
      </w:ins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For least squares fits,</w:t>
        </w:r>
      </w:ins>
      <w:ins w:id="4480" w:author="PR Preview" w:date="2026-01-01T00:00:00Z">
        <w:r>
          <w:t xml:space="preserve"> </w:t>
        </w:r>
      </w:ins>
      <w:hyperlink w:anchor="thm-loocv-shortcut">
        <w:ins w:id="448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482" w:author="PR Preview" w:date="2026-01-01T00:00:00Z">
        <w:r>
          <w:t xml:space="preserve"> </w:t>
        </w:r>
      </w:ins>
      <w:ins w:id="4483" w:author="PR Preview" w:date="2026-01-01T00:00:00Z">
        <w:r>
          <w:t xml:space="preserve">computes LOOCV from a single fit;</w:t>
        </w:r>
      </w:ins>
      <w:ins w:id="4484" w:author="PR Preview" w:date="2026-01-01T00:00:00Z">
        <w:r>
          <w:t xml:space="preserve"> </w:t>
        </w:r>
      </w:ins>
      <w:ins w:id="4485" w:author="PR Preview" w:date="2026-01-01T00:00:00Z">
        <w:r>
          <w:t xml:space="preserve">for most other fitting methods,</w:t>
        </w:r>
      </w:ins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LOOCV requires</w:t>
        </w:r>
      </w:ins>
      <w:ins w:id="4488" w:author="PR Preview" w:date="2026-01-01T00:00:00Z">
        <w:r>
          <w:t xml:space="preserve"> </w:t>
        </w:r>
      </w:ins>
      <m:oMath>
        <m:r>
          <m:t>n</m:t>
        </m:r>
      </m:oMath>
      <w:ins w:id="4489" w:author="PR Preview" w:date="2026-01-01T00:00:00Z">
        <w:r>
          <w:t xml:space="preserve"> </w:t>
        </w:r>
      </w:ins>
      <w:ins w:id="4490" w:author="PR Preview" w:date="2026-01-01T00:00:00Z">
        <w:r>
          <w:t xml:space="preserve">fits.</w:t>
        </w:r>
      </w:ins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del w:id="4491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delText xml:space="preserve">Let a</w:delText>
        </w:r>
      </w:del>
      <w:del w:id="4494" w:author="PR Preview" w:date="2026-01-01T00:00:00Z">
        <w:r>
          <w:delText xml:space="preserve"> </w:delText>
        </w:r>
      </w:del>
      <w:hyperlink w:anchor="def-training-set">
        <w:del w:id="449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97" w:author="PR Preview" w:date="2026-01-01T00:00:00Z">
        <w:r>
          <w:delText xml:space="preserve">, indexed by</w:delText>
        </w:r>
      </w:del>
      <w:del w:id="4498" w:author="PR Preview" w:date="2026-01-01T00:00:00Z">
        <w:r>
          <w:delText xml:space="preserve"> </w:delText>
        </w:r>
      </w:del>
      <m:oMath>
        <m:r>
          <m:t>I</m:t>
        </m:r>
      </m:oMath>
      <w:del w:id="4499" w:author="PR Preview" w:date="2026-01-01T00:00:00Z">
        <w:r>
          <w:delText xml:space="preserve">,</w:delText>
        </w:r>
      </w:del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delText xml:space="preserve">be divided into</w:delText>
        </w:r>
      </w:del>
      <w:del w:id="4502" w:author="PR Preview" w:date="2026-01-01T00:00:00Z">
        <w:r>
          <w:delText xml:space="preserve"> </w:delText>
        </w:r>
      </w:del>
      <w:hyperlink w:anchor="def-folds">
        <w:del w:id="450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505" w:author="PR Preview" w:date="2026-01-01T00:00:00Z">
        <w:r>
          <w:delText xml:space="preserve">.</w:delText>
        </w:r>
      </w:del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The</w:delText>
        </w:r>
      </w:del>
      <w:del w:id="4508" w:author="PR Preview" w:date="2026-01-01T00:00:00Z">
        <w:r>
          <w:delText xml:space="preserve"> </w:delText>
        </w:r>
      </w:del>
      <w:del w:id="4509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510" w:author="PR Preview" w:date="2026-01-01T00:00:00Z">
        <w:r>
          <w:delText xml:space="preserve"> </w:delText>
        </w:r>
      </w:del>
      <m:oMath>
        <m:r>
          <m:t>g</m:t>
        </m:r>
      </m:oMath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on</w:delText>
        </w:r>
      </w:del>
      <w:del w:id="45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14" w:author="PR Preview" w:date="2026-01-01T00:00:00Z">
        <w:r>
          <w:delText xml:space="preserve">,</w:delText>
        </w:r>
      </w:del>
      <w:del w:id="451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516" w:author="PR Preview" w:date="2026-01-01T00:00:00Z">
        <w:r>
          <w:delText xml:space="preserve">,</w:delText>
        </w:r>
      </w:del>
      <w:del w:id="4517" w:author="PR Preview" w:date="2026-01-01T00:00:00Z">
        <w:r>
          <w:delText xml:space="preserve"> </w:delText>
        </w:r>
      </w:del>
      <w:del w:id="4518" w:author="PR Preview" w:date="2026-01-01T00:00:00Z">
        <w:r>
          <w:delText xml:space="preserve">is the</w:delText>
        </w:r>
      </w:del>
      <w:del w:id="4519" w:author="PR Preview" w:date="2026-01-01T00:00:00Z">
        <w:r>
          <w:delText xml:space="preserve"> </w:delText>
        </w:r>
      </w:del>
      <w:hyperlink w:anchor="def-cv-estimate">
        <w:del w:id="452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21" w:author="PR Preview" w:date="2026-01-01T00:00:00Z">
        <w:r>
          <w:delText xml:space="preserve"> </w:delText>
        </w:r>
      </w:del>
      <w:del w:id="4522" w:author="PR Preview" w:date="2026-01-01T00:00:00Z">
        <w:r>
          <w:delText xml:space="preserve">computed with</w:delText>
        </w:r>
      </w:del>
      <w:del w:id="4523" w:author="PR Preview" w:date="2026-01-01T00:00:00Z">
        <w:r>
          <w:delText xml:space="preserve"> </w:delText>
        </w:r>
      </w:del>
      <w:hyperlink w:anchor="def-fold-out-rule">
        <w:del w:id="4524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delText xml:space="preserve">that</w:delText>
        </w:r>
      </w:del>
      <w:del w:id="4527" w:author="PR Preview" w:date="2026-01-01T00:00:00Z">
        <w:r>
          <w:delText xml:space="preserve"> </w:delText>
        </w:r>
      </w:del>
      <m:oMath>
        <m:r>
          <m:t>g</m:t>
        </m:r>
      </m:oMath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produces from</w:delText>
        </w:r>
      </w:del>
      <w:del w:id="45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1" w:author="PR Preview" w:date="2026-01-01T00:00:00Z">
        <w:r>
          <w:delText xml:space="preserve">:</w:delText>
        </w:r>
      </w:del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p>
      <w:pPr>
        <w:pStyle w:val="FirstParagraph"/>
      </w:pPr>
      <w:del w:id="4532" w:author="PR Preview" w:date="2026-01-01T00:00:00Z">
        <w:r>
          <w:rPr>
            <w:b/>
            <w:bCs/>
          </w:rPr>
          <w:delText xml:space="preserve">Definition 58 (Cross-validation choice procedure)</w:delText>
        </w:r>
      </w:del>
      <w:del w:id="4533" w:author="PR Preview" w:date="2026-01-01T00:00:00Z">
        <w:r>
          <w:delText xml:space="preserve"> </w:delText>
        </w:r>
      </w:del>
      <w:del w:id="4534" w:author="PR Preview" w:date="2026-01-01T00:00:00Z">
        <w:r>
          <w:delText xml:space="preserve">Given candidate</w:delText>
        </w:r>
      </w:del>
      <w:del w:id="4535" w:author="PR Preview" w:date="2026-01-01T00:00:00Z">
        <w:r>
          <w:delText xml:space="preserve"> </w:delText>
        </w:r>
      </w:del>
      <w:hyperlink w:anchor="def-fitting-procedure">
        <w:del w:id="453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5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538" w:author="PR Preview" w:date="2026-01-01T00:00:00Z">
        <w:r>
          <w:delText xml:space="preserve">,</w:delText>
        </w:r>
      </w:del>
      <w:del w:id="4539" w:author="PR Preview" w:date="2026-01-01T00:00:00Z">
        <w:r>
          <w:delText xml:space="preserve"> </w:delText>
        </w:r>
      </w:del>
      <w:del w:id="4540" w:author="PR Preview" w:date="2026-01-01T00:00:00Z">
        <w:r>
          <w:delText xml:space="preserve">the</w:delText>
        </w:r>
      </w:del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54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is the fitting procedure that,</w:delText>
        </w:r>
      </w:del>
      <w:del w:id="4546" w:author="PR Preview" w:date="2026-01-01T00:00:00Z">
        <w:r>
          <w:delText xml:space="preserve"> </w:delText>
        </w:r>
      </w:del>
      <w:del w:id="4547" w:author="PR Preview" w:date="2026-01-01T00:00:00Z">
        <w:r>
          <w:delText xml:space="preserve">applied to a</w:delText>
        </w:r>
      </w:del>
      <w:del w:id="4548" w:author="PR Preview" w:date="2026-01-01T00:00:00Z">
        <w:r>
          <w:delText xml:space="preserve"> </w:delText>
        </w:r>
      </w:del>
      <w:hyperlink w:anchor="def-training-set">
        <w:del w:id="454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1" w:author="PR Preview" w:date="2026-01-01T00:00:00Z">
        <w:r>
          <w:delText xml:space="preserve">,</w:delText>
        </w:r>
      </w:del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divides</w:delText>
        </w:r>
      </w:del>
      <w:del w:id="45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5" w:author="PR Preview" w:date="2026-01-01T00:00:00Z">
        <w:r>
          <w:delText xml:space="preserve"> </w:delText>
        </w:r>
      </w:del>
      <w:del w:id="4556" w:author="PR Preview" w:date="2026-01-01T00:00:00Z">
        <w:r>
          <w:delText xml:space="preserve">into</w:delText>
        </w:r>
      </w:del>
      <w:del w:id="4557" w:author="PR Preview" w:date="2026-01-01T00:00:00Z">
        <w:r>
          <w:delText xml:space="preserve"> </w:delText>
        </w:r>
      </w:del>
      <m:oMath>
        <m:r>
          <m:t>k</m:t>
        </m:r>
      </m:oMath>
      <w:del w:id="4558" w:author="PR Preview" w:date="2026-01-01T00:00:00Z">
        <w:r>
          <w:delText xml:space="preserve"> </w:delText>
        </w:r>
      </w:del>
      <w:hyperlink w:anchor="def-folds">
        <w:del w:id="455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60" w:author="PR Preview" w:date="2026-01-01T00:00:00Z">
        <w:r>
          <w:delText xml:space="preserve">,</w:delText>
        </w:r>
      </w:del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computes each candidate’s</w:delText>
        </w:r>
      </w:del>
      <w:del w:id="4563" w:author="PR Preview" w:date="2026-01-01T00:00:00Z">
        <w:r>
          <w:delText xml:space="preserve"> </w:delText>
        </w:r>
      </w:del>
      <w:hyperlink w:anchor="def-cv-estimate-indexed">
        <w:del w:id="456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65" w:author="PR Preview" w:date="2026-01-01T00:00:00Z">
        <w:r>
          <w:delText xml:space="preserve"> </w:delText>
        </w:r>
      </w:del>
      <w:del w:id="4566" w:author="PR Preview" w:date="2026-01-01T00:00:00Z">
        <w:r>
          <w:delText xml:space="preserve">on</w:delText>
        </w:r>
      </w:del>
      <w:del w:id="45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68" w:author="PR Preview" w:date="2026-01-01T00:00:00Z">
        <w:r>
          <w:delText xml:space="preserve"> </w:delText>
        </w:r>
      </w:del>
      <w:del w:id="4569" w:author="PR Preview" w:date="2026-01-01T00:00:00Z">
        <w:r>
          <w:delText xml:space="preserve">with those folds,</w:delText>
        </w:r>
      </w:del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and applies to</w:delText>
        </w:r>
      </w:del>
      <w:del w:id="45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73" w:author="PR Preview" w:date="2026-01-01T00:00:00Z">
        <w:r>
          <w:delText xml:space="preserve"> </w:delText>
        </w:r>
      </w:del>
      <w:del w:id="4574" w:author="PR Preview" w:date="2026-01-01T00:00:00Z">
        <w:r>
          <w:delText xml:space="preserve">the candidate with the smallest estimate,</w:delText>
        </w:r>
      </w:del>
      <w:del w:id="4575" w:author="PR Preview" w:date="2026-01-01T00:00:00Z">
        <w:r>
          <w:delText xml:space="preserve"> </w:delText>
        </w:r>
      </w:del>
      <w:del w:id="4576" w:author="PR Preview" w:date="2026-01-01T00:00:00Z">
        <w:r>
          <w:delText xml:space="preserve">taking the smallest</w:delText>
        </w:r>
      </w:del>
      <w:del w:id="4577" w:author="PR Preview" w:date="2026-01-01T00:00:00Z">
        <w:r>
          <w:delText xml:space="preserve"> </w:delText>
        </w:r>
      </w:del>
      <m:oMath>
        <m:r>
          <m:t>l</m:t>
        </m:r>
      </m:oMath>
      <w:del w:id="4578" w:author="PR Preview" w:date="2026-01-01T00:00:00Z">
        <w:r>
          <w:delText xml:space="preserve"> </w:delText>
        </w:r>
      </w:del>
      <w:del w:id="4579" w:author="PR Preview" w:date="2026-01-01T00:00:00Z">
        <w:r>
          <w:delText xml:space="preserve">if several tie:</w:delText>
        </w:r>
      </w:del>
    </w:p>
    <w:p>
      <w:pPr>
        <w:pStyle w:val="FirstParagraph"/>
      </w:pPr>
      <w:ins w:id="4580" w:author="PR Preview" w:date="2026-01-01T00:00:00Z">
        <w:r>
          <w:rPr>
            <w:b/>
            <w:bCs/>
          </w:rPr>
          <w:t xml:space="preserve">Definition 56 (Cross-validation estimate of a named procedure)</w:t>
        </w:r>
      </w:ins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Let a</w:t>
        </w:r>
      </w:ins>
      <w:ins w:id="4583" w:author="PR Preview" w:date="2026-01-01T00:00:00Z">
        <w:r>
          <w:t xml:space="preserve"> </w:t>
        </w:r>
      </w:ins>
      <w:hyperlink w:anchor="def-training-set">
        <w:ins w:id="458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86" w:author="PR Preview" w:date="2026-01-01T00:00:00Z">
        <w:r>
          <w:t xml:space="preserve">, indexed by</w:t>
        </w:r>
      </w:ins>
      <w:ins w:id="4587" w:author="PR Preview" w:date="2026-01-01T00:00:00Z">
        <w:r>
          <w:t xml:space="preserve"> </w:t>
        </w:r>
      </w:ins>
      <m:oMath>
        <m:r>
          <m:t>I</m:t>
        </m:r>
      </m:oMath>
      <w:ins w:id="4588" w:author="PR Preview" w:date="2026-01-01T00:00:00Z">
        <w:r>
          <w:t xml:space="preserve">,</w:t>
        </w:r>
      </w:ins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be divided into</w:t>
        </w:r>
      </w:ins>
      <w:ins w:id="4591" w:author="PR Preview" w:date="2026-01-01T00:00:00Z">
        <w:r>
          <w:t xml:space="preserve"> </w:t>
        </w:r>
      </w:ins>
      <w:hyperlink w:anchor="def-folds">
        <w:ins w:id="459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5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594" w:author="PR Preview" w:date="2026-01-01T00:00:00Z">
        <w:r>
          <w:t xml:space="preserve">.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The</w:t>
        </w:r>
      </w:ins>
      <w:ins w:id="4597" w:author="PR Preview" w:date="2026-01-01T00:00:00Z">
        <w:r>
          <w:t xml:space="preserve"> </w:t>
        </w:r>
      </w:ins>
      <w:ins w:id="4598" w:author="PR Preview" w:date="2026-01-01T00:00:00Z">
        <w:r>
          <w:rPr>
            <w:b/>
            <w:bCs/>
          </w:rPr>
          <w:t xml:space="preserve">cross-validation estimate of procedure</w:t>
        </w:r>
      </w:ins>
      <w:ins w:id="4599" w:author="PR Preview" w:date="2026-01-01T00:00:00Z">
        <w:r>
          <w:t xml:space="preserve"> </w:t>
        </w:r>
      </w:ins>
      <m:oMath>
        <m:r>
          <m:t>g</m:t>
        </m:r>
      </m:oMath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on</w:t>
        </w:r>
      </w:ins>
      <w:ins w:id="46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03" w:author="PR Preview" w:date="2026-01-01T00:00:00Z">
        <w:r>
          <w:t xml:space="preserve">,</w:t>
        </w:r>
      </w:ins>
      <w:ins w:id="4604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605" w:author="PR Preview" w:date="2026-01-01T00:00:00Z">
        <w:r>
          <w:t xml:space="preserve">,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is the</w:t>
        </w:r>
      </w:ins>
      <w:ins w:id="4608" w:author="PR Preview" w:date="2026-01-01T00:00:00Z">
        <w:r>
          <w:t xml:space="preserve"> </w:t>
        </w:r>
      </w:ins>
      <w:hyperlink w:anchor="def-cv-estimate">
        <w:ins w:id="460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computed with</w:t>
        </w:r>
      </w:ins>
      <w:ins w:id="4612" w:author="PR Preview" w:date="2026-01-01T00:00:00Z">
        <w:r>
          <w:t xml:space="preserve"> </w:t>
        </w:r>
      </w:ins>
      <w:hyperlink w:anchor="def-fold-out-rule">
        <w:ins w:id="4613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that</w:t>
        </w:r>
      </w:ins>
      <w:ins w:id="4616" w:author="PR Preview" w:date="2026-01-01T00:00:00Z">
        <w:r>
          <w:t xml:space="preserve"> </w:t>
        </w:r>
      </w:ins>
      <m:oMath>
        <m:r>
          <m:t>g</m:t>
        </m:r>
      </m:oMath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produces from</w:t>
        </w:r>
      </w:ins>
      <w:ins w:id="46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0" w:author="PR Preview" w:date="2026-01-01T00:00:00Z">
        <w:r>
          <w:t xml:space="preserve">:</w:t>
        </w:r>
      </w:ins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ins w:id="4621" w:author="PR Preview" w:date="2026-01-01T00:00:00Z">
        <w:r>
          <w:rPr>
            <w:b/>
            <w:bCs/>
          </w:rPr>
          <w:t xml:space="preserve">Definition 57 (Cross-validation choice procedure)</w:t>
        </w:r>
      </w:ins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Given candidate</w:t>
        </w:r>
      </w:ins>
      <w:ins w:id="4624" w:author="PR Preview" w:date="2026-01-01T00:00:00Z">
        <w:r>
          <w:t xml:space="preserve"> </w:t>
        </w:r>
      </w:ins>
      <w:hyperlink w:anchor="def-fitting-procedure">
        <w:ins w:id="462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62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627" w:author="PR Preview" w:date="2026-01-01T00:00:00Z">
        <w:r>
          <w:t xml:space="preserve">,</w:t>
        </w:r>
      </w:ins>
      <w:ins w:id="4628" w:author="PR Preview" w:date="2026-01-01T00:00:00Z">
        <w:r>
          <w:t xml:space="preserve"> </w:t>
        </w:r>
      </w:ins>
      <w:ins w:id="4629" w:author="PR Preview" w:date="2026-01-01T00:00:00Z">
        <w:r>
          <w:t xml:space="preserve">the</w:t>
        </w:r>
      </w:ins>
      <w:ins w:id="4630" w:author="PR Preview" w:date="2026-01-01T00:00:00Z">
        <w:r>
          <w:t xml:space="preserve"> </w:t>
        </w:r>
      </w:ins>
      <w:ins w:id="4631" w:author="PR Preview" w:date="2026-01-01T00:00:00Z">
        <w:r>
          <w:rPr>
            <w:b/>
            <w:bCs/>
          </w:rPr>
          <w:t xml:space="preserve">cross-validation choice procedure</w:t>
        </w:r>
      </w:ins>
      <w:ins w:id="463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633" w:author="PR Preview" w:date="2026-01-01T00:00:00Z">
        <w:r>
          <w:t xml:space="preserve"> </w:t>
        </w:r>
      </w:ins>
      <w:ins w:id="4634" w:author="PR Preview" w:date="2026-01-01T00:00:00Z">
        <w:r>
          <w:t xml:space="preserve">is the fitting procedure that,</w:t>
        </w:r>
      </w:ins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applied to a</w:t>
        </w:r>
      </w:ins>
      <w:ins w:id="4637" w:author="PR Preview" w:date="2026-01-01T00:00:00Z">
        <w:r>
          <w:t xml:space="preserve"> </w:t>
        </w:r>
      </w:ins>
      <w:hyperlink w:anchor="def-training-set">
        <w:ins w:id="463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40" w:author="PR Preview" w:date="2026-01-01T00:00:00Z">
        <w:r>
          <w:t xml:space="preserve">,</w:t>
        </w:r>
      </w:ins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divides</w:t>
        </w:r>
      </w:ins>
      <w:ins w:id="46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into</w:t>
        </w:r>
      </w:ins>
      <w:ins w:id="4646" w:author="PR Preview" w:date="2026-01-01T00:00:00Z">
        <w:r>
          <w:t xml:space="preserve"> </w:t>
        </w:r>
      </w:ins>
      <m:oMath>
        <m:r>
          <m:t>k</m:t>
        </m:r>
      </m:oMath>
      <w:ins w:id="4647" w:author="PR Preview" w:date="2026-01-01T00:00:00Z">
        <w:r>
          <w:t xml:space="preserve"> </w:t>
        </w:r>
      </w:ins>
      <w:hyperlink w:anchor="def-folds">
        <w:ins w:id="464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49" w:author="PR Preview" w:date="2026-01-01T00:00:00Z">
        <w:r>
          <w:t xml:space="preserve">,</w:t>
        </w:r>
      </w:ins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computes each candidate’s</w:t>
        </w:r>
      </w:ins>
      <w:ins w:id="4652" w:author="PR Preview" w:date="2026-01-01T00:00:00Z">
        <w:r>
          <w:t xml:space="preserve"> </w:t>
        </w:r>
      </w:ins>
      <w:hyperlink w:anchor="def-cv-estimate-indexed">
        <w:ins w:id="465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on</w:t>
        </w:r>
      </w:ins>
      <w:ins w:id="46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with those folds,</w:t>
        </w:r>
      </w:ins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and applies to</w:t>
        </w:r>
      </w:ins>
      <w:ins w:id="46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62" w:author="PR Preview" w:date="2026-01-01T00:00:00Z">
        <w:r>
          <w:t xml:space="preserve"> </w:t>
        </w:r>
      </w:ins>
      <w:ins w:id="4663" w:author="PR Preview" w:date="2026-01-01T00:00:00Z">
        <w:r>
          <w:t xml:space="preserve">the candidate with the smallest estimate,</w:t>
        </w:r>
      </w:ins>
      <w:ins w:id="4664" w:author="PR Preview" w:date="2026-01-01T00:00:00Z">
        <w:r>
          <w:t xml:space="preserve"> </w:t>
        </w:r>
      </w:ins>
      <w:ins w:id="4665" w:author="PR Preview" w:date="2026-01-01T00:00:00Z">
        <w:r>
          <w:t xml:space="preserve">taking the smallest</w:t>
        </w:r>
      </w:ins>
      <w:ins w:id="4666" w:author="PR Preview" w:date="2026-01-01T00:00:00Z">
        <w:r>
          <w:t xml:space="preserve"> </w:t>
        </w:r>
      </w:ins>
      <m:oMath>
        <m:r>
          <m:t>l</m:t>
        </m:r>
      </m:oMath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if several tie:</w:t>
        </w:r>
      </w:ins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del w:id="4669" w:author="PR Preview" w:date="2026-01-01T00:00:00Z">
        <w:r>
          <w:rPr>
            <w:b/>
            <w:bCs/>
          </w:rPr>
          <w:delText xml:space="preserve">Definition 59 (Nested cross-validation)</w:delText>
        </w:r>
      </w:del>
      <w:del w:id="4670" w:author="PR Preview" w:date="2026-01-01T00:00:00Z">
        <w:r>
          <w:delText xml:space="preserve"> </w:delText>
        </w:r>
      </w:del>
      <w:del w:id="4671" w:author="PR Preview" w:date="2026-01-01T00:00:00Z">
        <w:r>
          <w:rPr>
            <w:b/>
            <w:bCs/>
          </w:rPr>
          <w:delText xml:space="preserve">Nested cross-validation</w:delText>
        </w:r>
      </w:del>
      <w:del w:id="4672" w:author="PR Preview" w:date="2026-01-01T00:00:00Z">
        <w:r>
          <w:delText xml:space="preserve"> </w:delText>
        </w:r>
      </w:del>
      <w:del w:id="4673" w:author="PR Preview" w:date="2026-01-01T00:00:00Z">
        <w:r>
          <w:delText xml:space="preserve">is</w:delText>
        </w:r>
      </w:del>
      <w:del w:id="467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67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of the</w:delText>
        </w:r>
      </w:del>
      <w:del w:id="4678" w:author="PR Preview" w:date="2026-01-01T00:00:00Z">
        <w:r>
          <w:delText xml:space="preserve"> </w:delText>
        </w:r>
      </w:del>
      <w:hyperlink w:anchor="def-cv-choice">
        <w:del w:id="4679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68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81" w:author="PR Preview" w:date="2026-01-01T00:00:00Z">
        <w:r>
          <w:delText xml:space="preserve">:</w:delText>
        </w:r>
      </w:del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its estimate on a training set</w:delText>
        </w:r>
      </w:del>
      <w:del w:id="46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is</w:delText>
        </w:r>
      </w:del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4687" w:author="PR Preview" w:date="2026-01-01T00:00:00Z">
        <w:r>
          <w:rPr>
            <w:i/>
            <w:iCs/>
          </w:rPr>
          <w:delText xml:space="preserve">Remark 33</w:delText>
        </w:r>
      </w:del>
      <w:del w:id="4688" w:author="PR Preview" w:date="2026-01-01T00:00:00Z">
        <w:r>
          <w:delText xml:space="preserve"> (Source: Nested cross-validation). </w:delText>
        </w:r>
      </w:del>
      <w:del w:id="4689" w:author="PR Preview" w:date="2026-01-01T00:00:00Z">
        <w:r>
          <w:delText xml:space="preserve">Hastie et al. [3, Sec. 7.10.2]</w:delText>
        </w:r>
      </w:del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for cross-validating every step of a procedure,</w:delText>
        </w:r>
      </w:del>
      <w:del w:id="4692" w:author="PR Preview" w:date="2026-01-01T00:00:00Z">
        <w:r>
          <w:delText xml:space="preserve"> </w:delText>
        </w:r>
      </w:del>
      <w:del w:id="4693" w:author="PR Preview" w:date="2026-01-01T00:00:00Z">
        <w:r>
          <w:delText xml:space="preserve">choices included.</w:delText>
        </w:r>
      </w:del>
    </w:p>
    <w:p>
      <w:pPr>
        <w:pStyle w:val="BodyText"/>
      </w:pPr>
      <w:del w:id="4694" w:author="PR Preview" w:date="2026-01-01T00:00:00Z">
        <w:r>
          <w:rPr>
            <w:i/>
            <w:iCs/>
          </w:rPr>
          <w:delText xml:space="preserve">Remark 34</w:delText>
        </w:r>
      </w:del>
      <w:del w:id="4695" w:author="PR Preview" w:date="2026-01-01T00:00:00Z">
        <w:r>
          <w:delText xml:space="preserve"> (What is nested). </w:delText>
        </w:r>
      </w:del>
      <w:del w:id="4696" w:author="PR Preview" w:date="2026-01-01T00:00:00Z">
        <w:r>
          <w:delText xml:space="preserve">Each fold-out rule of</w:delText>
        </w:r>
      </w:del>
      <w:del w:id="469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98" w:author="PR Preview" w:date="2026-01-01T00:00:00Z">
        <w:r>
          <w:delText xml:space="preserve"> </w:delText>
        </w:r>
      </w:del>
      <w:del w:id="4699" w:author="PR Preview" w:date="2026-01-01T00:00:00Z">
        <w:r>
          <w:delText xml:space="preserve">is computed from the observations outside one outer</w:delText>
        </w:r>
      </w:del>
      <w:del w:id="4700" w:author="PR Preview" w:date="2026-01-01T00:00:00Z">
        <w:r>
          <w:delText xml:space="preserve"> </w:delText>
        </w:r>
      </w:del>
      <w:hyperlink w:anchor="def-folds">
        <w:del w:id="470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7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703" w:author="PR Preview" w:date="2026-01-01T00:00:00Z">
        <w:r>
          <w:delText xml:space="preserve">,</w:delText>
        </w:r>
      </w:del>
      <w:del w:id="4704" w:author="PR Preview" w:date="2026-01-01T00:00:00Z">
        <w:r>
          <w:delText xml:space="preserve"> </w:delText>
        </w:r>
      </w:del>
      <w:del w:id="4705" w:author="PR Preview" w:date="2026-01-01T00:00:00Z">
        <w:r>
          <w:delText xml:space="preserve">so the whole choice,</w:delText>
        </w:r>
      </w:del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delText xml:space="preserve">including the cross-validation that</w:delText>
        </w:r>
      </w:del>
      <w:del w:id="470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runs inside those observations,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never sees</w:delText>
        </w:r>
      </w:del>
      <w:del w:id="47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714" w:author="PR Preview" w:date="2026-01-01T00:00:00Z">
        <w:r>
          <w:delText xml:space="preserve">.</w:delText>
        </w:r>
      </w:del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4717" w:author="PR Preview" w:date="2026-01-01T00:00:00Z">
        <w:r>
          <w:rPr>
            <w:i/>
            <w:iCs/>
          </w:rPr>
          <w:delText xml:space="preserve">Remark 35</w:delText>
        </w:r>
      </w:del>
      <w:del w:id="4718" w:author="PR Preview" w:date="2026-01-01T00:00:00Z">
        <w:r>
          <w:delText xml:space="preserve"> (Cross-validation replaces the validation set, not the test set). </w:delText>
        </w:r>
      </w:del>
      <w:del w:id="4719" w:author="PR Preview" w:date="2026-01-01T00:00:00Z">
        <w:r>
          <w:delText xml:space="preserve">Used to choose between models,</w:delText>
        </w:r>
      </w:del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cross-validation takes the place of the</w:delText>
        </w:r>
      </w:del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rPr>
            <w:i/>
            <w:iCs/>
          </w:rPr>
          <w:delText xml:space="preserve">validation</w:delText>
        </w:r>
      </w:del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set</w:delText>
        </w:r>
      </w:del>
      <w:del w:id="4726" w:author="PR Preview" w:date="2026-01-01T00:00:00Z">
        <w:r>
          <w:delText xml:space="preserve"> </w:delText>
        </w:r>
      </w:del>
      <w:del w:id="4727" w:author="PR Preview" w:date="2026-01-01T00:00:00Z">
        <w:r>
          <w:delText xml:space="preserve">of</w:delText>
        </w:r>
      </w:del>
      <w:del w:id="4728" w:author="PR Preview" w:date="2026-01-01T00:00:00Z">
        <w:r>
          <w:delText xml:space="preserve"> </w:delText>
        </w:r>
      </w:del>
      <w:hyperlink w:anchor="def-data-splits">
        <w:del w:id="472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730" w:author="PR Preview" w:date="2026-01-01T00:00:00Z">
        <w:r>
          <w:delText xml:space="preserve">,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the one consulted again and again,</w:delText>
        </w:r>
      </w:del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delText xml:space="preserve">and not of the test set, which stays unused until the end.</w:delText>
        </w:r>
      </w:del>
      <w:del w:id="4735" w:author="PR Preview" w:date="2026-01-01T00:00:00Z">
        <w:r>
          <w:delText xml:space="preserve"> </w:delText>
        </w:r>
      </w:del>
      <w:del w:id="4736" w:author="PR Preview" w:date="2026-01-01T00:00:00Z">
        <w:r>
          <w:delText xml:space="preserve">The cross-validation estimate of the winning model is optimistic: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that model won partly because the particular sample and split happened to favor it,</w:delText>
        </w:r>
      </w:del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delText xml:space="preserve">so its estimate is the smallest of several noisy estimates.</w:delText>
        </w:r>
      </w:del>
      <w:del w:id="4741" w:author="PR Preview" w:date="2026-01-01T00:00:00Z">
        <w:r>
          <w:delText xml:space="preserve"> </w:delText>
        </w:r>
      </w:del>
      <w:del w:id="4742" w:author="PR Preview" w:date="2026-01-01T00:00:00Z">
        <w:r>
          <w:delText xml:space="preserve">An honest estimate of the chosen model’s error needs data</w:delText>
        </w:r>
      </w:del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that took no part in the choice</w:delText>
        </w:r>
      </w:del>
      <w:del w:id="4745" w:author="PR Preview" w:date="2026-01-01T00:00:00Z">
        <w:r>
          <w:delText xml:space="preserve"> </w:delText>
        </w:r>
      </w:del>
      <w:del w:id="4746" w:author="PR Preview" w:date="2026-01-01T00:00:00Z">
        <w:r>
          <w:delText xml:space="preserve">[3, Sec. 7.2]</w:delText>
        </w:r>
      </w:del>
      <w:del w:id="4747" w:author="PR Preview" w:date="2026-01-01T00:00:00Z">
        <w:r>
          <w:delText xml:space="preserve">,</w:delText>
        </w:r>
      </w:del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such as a</w:delText>
        </w:r>
      </w:del>
      <w:del w:id="4750" w:author="PR Preview" w:date="2026-01-01T00:00:00Z">
        <w:r>
          <w:delText xml:space="preserve"> </w:delText>
        </w:r>
      </w:del>
      <w:hyperlink w:anchor="def-test-set">
        <w:del w:id="4751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752" w:author="PR Preview" w:date="2026-01-01T00:00:00Z">
        <w:r>
          <w:delText xml:space="preserve">,</w:delText>
        </w:r>
      </w:del>
      <w:del w:id="4753" w:author="PR Preview" w:date="2026-01-01T00:00:00Z">
        <w:r>
          <w:delText xml:space="preserve"> </w:delText>
        </w:r>
      </w:del>
      <w:del w:id="4754" w:author="PR Preview" w:date="2026-01-01T00:00:00Z">
        <w:r>
          <w:delText xml:space="preserve">or the outer folds of</w:delText>
        </w:r>
      </w:del>
      <w:del w:id="4755" w:author="PR Preview" w:date="2026-01-01T00:00:00Z">
        <w:r>
          <w:delText xml:space="preserve"> </w:delText>
        </w:r>
      </w:del>
      <w:hyperlink w:anchor="def-nested-cv">
        <w:del w:id="4756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757" w:author="PR Preview" w:date="2026-01-01T00:00:00Z">
        <w:r>
          <w:delText xml:space="preserve">.</w:delText>
        </w:r>
      </w:del>
    </w:p>
    <w:p>
      <w:pPr>
        <w:pStyle w:val="BodyText"/>
      </w:pPr>
      <w:del w:id="4758" w:author="PR Preview" w:date="2026-01-01T00:00:00Z">
        <w:r>
          <w:rPr>
            <w:b/>
            <w:bCs/>
          </w:rPr>
          <w:delText xml:space="preserve">Definition 60 (Fold-based standard error)</w:delText>
        </w:r>
      </w:del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The</w:delText>
        </w:r>
      </w:del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rPr>
            <w:b/>
            <w:bCs/>
          </w:rPr>
          <w:delText xml:space="preserve">fold-based standard error</w:delText>
        </w:r>
      </w:del>
      <w:del w:id="47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of a</w:delText>
        </w:r>
      </w:del>
      <w:del w:id="4766" w:author="PR Preview" w:date="2026-01-01T00:00:00Z">
        <w:r>
          <w:delText xml:space="preserve"> </w:delText>
        </w:r>
      </w:del>
      <m:oMath>
        <m:r>
          <m:t>k</m:t>
        </m:r>
      </m:oMath>
      <w:del w:id="4767" w:author="PR Preview" w:date="2026-01-01T00:00:00Z">
        <w:r>
          <w:delText xml:space="preserve">-fold</w:delText>
        </w:r>
      </w:del>
      <w:del w:id="4768" w:author="PR Preview" w:date="2026-01-01T00:00:00Z">
        <w:r>
          <w:delText xml:space="preserve"> </w:delText>
        </w:r>
      </w:del>
      <w:hyperlink w:anchor="def-cv-estimate">
        <w:del w:id="476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is the</w:delText>
        </w:r>
      </w:del>
      <w:del w:id="4772" w:author="PR Preview" w:date="2026-01-01T00:00:00Z">
        <w:r>
          <w:delText xml:space="preserve"> </w:delText>
        </w:r>
      </w:del>
      <w:hyperlink r:id="rId308">
        <w:del w:id="4773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of the</w:delText>
        </w:r>
      </w:del>
      <w:del w:id="4776" w:author="PR Preview" w:date="2026-01-01T00:00:00Z">
        <w:r>
          <w:delText xml:space="preserve"> </w:delText>
        </w:r>
      </w:del>
      <m:oMath>
        <m:r>
          <m:t>k</m:t>
        </m:r>
      </m:oMath>
      <w:del w:id="4777" w:author="PR Preview" w:date="2026-01-01T00:00:00Z">
        <w:r>
          <w:delText xml:space="preserve"> </w:delText>
        </w:r>
      </w:del>
      <w:hyperlink w:anchor="def-fold-mse">
        <w:del w:id="4778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779" w:author="PR Preview" w:date="2026-01-01T00:00:00Z">
        <w:r>
          <w:delText xml:space="preserve">,</w:delText>
        </w:r>
      </w:del>
      <w:del w:id="4780" w:author="PR Preview" w:date="2026-01-01T00:00:00Z">
        <w:r>
          <w:delText xml:space="preserve"> </w:delText>
        </w:r>
      </w:del>
      <w:del w:id="4781" w:author="PR Preview" w:date="2026-01-01T00:00:00Z">
        <w:r>
          <w:delText xml:space="preserve">divided by</w:delText>
        </w:r>
      </w:del>
      <w:del w:id="478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783" w:author="PR Preview" w:date="2026-01-01T00:00:00Z">
        <w:r>
          <w:delText xml:space="preserve">:</w:delText>
        </w:r>
      </w:del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p>
      <w:pPr>
        <w:pStyle w:val="FirstParagraph"/>
      </w:pPr>
      <w:del w:id="4784" w:author="PR Preview" w:date="2026-01-01T00:00:00Z">
        <w:r>
          <w:rPr>
            <w:i/>
            <w:iCs/>
          </w:rPr>
          <w:delText xml:space="preserve">Remark 36</w:delText>
        </w:r>
      </w:del>
      <w:del w:id="4785" w:author="PR Preview" w:date="2026-01-01T00:00:00Z">
        <w:r>
          <w:delText xml:space="preserve"> (Source: Fold-based standard error). </w:delText>
        </w:r>
      </w:del>
      <w:del w:id="4786" w:author="PR Preview" w:date="2026-01-01T00:00:00Z">
        <w:r>
          <w:delText xml:space="preserve">Hastie et al. [3, Sec. 7.10.1]</w:delText>
        </w:r>
      </w:del>
      <w:del w:id="4787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4788" w:author="PR Preview" w:date="2026-01-01T00:00:00Z">
        <w:r>
          <w:rPr>
            <w:i/>
            <w:iCs/>
          </w:rPr>
          <w:delText xml:space="preserve">Remark 37</w:delText>
        </w:r>
      </w:del>
      <w:del w:id="4789" w:author="PR Preview" w:date="2026-01-01T00:00:00Z">
        <w:r>
          <w:delText xml:space="preserve"> (The fold-based standard error is only a rough guide). </w:delText>
        </w:r>
      </w:del>
      <w:del w:id="4790" w:author="PR Preview" w:date="2026-01-01T00:00:00Z">
        <w:r>
          <w:delText xml:space="preserve">Hastie et al. [3, Sec. 7.10.1]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draw standard-error bars</w:delText>
        </w:r>
      </w:del>
      <w:del w:id="4793" w:author="PR Preview" w:date="2026-01-01T00:00:00Z">
        <w:r>
          <w:delText xml:space="preserve"> </w:delText>
        </w:r>
      </w:del>
      <w:del w:id="4794" w:author="PR Preview" w:date="2026-01-01T00:00:00Z">
        <w:r>
          <w:delText xml:space="preserve">computed from the per-fold errors as in</w:delText>
        </w:r>
      </w:del>
      <w:del w:id="4795" w:author="PR Preview" w:date="2026-01-01T00:00:00Z">
        <w:r>
          <w:delText xml:space="preserve"> </w:delText>
        </w:r>
      </w:del>
      <w:hyperlink w:anchor="eq-cv-se">
        <w:del w:id="4796" w:author="PR Preview" w:date="2026-01-01T00:00:00Z">
          <w:r>
            <w:rPr>
              <w:rStyle w:val="Hyperlink"/>
            </w:rPr>
            <w:delText xml:space="preserve">Equation 59</w:delText>
          </w:r>
        </w:del>
      </w:hyperlink>
      <w:del w:id="4797" w:author="PR Preview" w:date="2026-01-01T00:00:00Z">
        <w:r>
          <w:delText xml:space="preserve">.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That formula treats the</w:delText>
        </w:r>
      </w:del>
      <w:del w:id="4800" w:author="PR Preview" w:date="2026-01-01T00:00:00Z">
        <w:r>
          <w:delText xml:space="preserve"> </w:delText>
        </w:r>
      </w:del>
      <m:oMath>
        <m:r>
          <m:t>k</m:t>
        </m:r>
      </m:oMath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fold errors</w:delText>
        </w:r>
      </w:del>
      <w:del w:id="4803" w:author="PR Preview" w:date="2026-01-01T00:00:00Z">
        <w:r>
          <w:delText xml:space="preserve"> </w:delText>
        </w:r>
      </w:del>
      <w:del w:id="4804" w:author="PR Preview" w:date="2026-01-01T00:00:00Z">
        <w:r>
          <w:delText xml:space="preserve">as if they were independent,</w:delText>
        </w:r>
      </w:del>
      <w:del w:id="4805" w:author="PR Preview" w:date="2026-01-01T00:00:00Z">
        <w:r>
          <w:delText xml:space="preserve"> </w:delText>
        </w:r>
      </w:del>
      <w:del w:id="4806" w:author="PR Preview" w:date="2026-01-01T00:00:00Z">
        <w:r>
          <w:delText xml:space="preserve">which they are not:</w:delText>
        </w:r>
      </w:del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every pair of folds shares</w:delText>
        </w:r>
      </w:del>
      <w:del w:id="480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folds of training data.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So</w:delText>
        </w:r>
      </w:del>
      <w:del w:id="48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is a rough indication</w:delText>
        </w:r>
      </w:del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of how much</w:delText>
        </w:r>
      </w:del>
      <w:del w:id="48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delText xml:space="preserve">might change with a different sample,</w:delText>
        </w:r>
      </w:del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not a</w:delText>
        </w:r>
      </w:del>
      <w:del w:id="4824" w:author="PR Preview" w:date="2026-01-01T00:00:00Z">
        <w:r>
          <w:delText xml:space="preserve"> </w:delText>
        </w:r>
      </w:del>
      <w:hyperlink r:id="rId312">
        <w:del w:id="4825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826" w:author="PR Preview" w:date="2026-01-01T00:00:00Z">
        <w:r>
          <w:delText xml:space="preserve"> </w:delText>
        </w:r>
      </w:del>
      <w:del w:id="4827" w:author="PR Preview" w:date="2026-01-01T00:00:00Z">
        <w:r>
          <w:delText xml:space="preserve">of</w:delText>
        </w:r>
      </w:del>
      <w:del w:id="48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29" w:author="PR Preview" w:date="2026-01-01T00:00:00Z">
        <w:r>
          <w:delText xml:space="preserve">.</w:delText>
        </w:r>
      </w:del>
    </w:p>
    <w:p>
      <w:pPr>
        <w:pStyle w:val="BodyText"/>
      </w:pPr>
      <w:del w:id="4830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The</w:delText>
        </w:r>
      </w:del>
      <w:del w:id="4833" w:author="PR Preview" w:date="2026-01-01T00:00:00Z">
        <w:r>
          <w:delText xml:space="preserve"> </w:delText>
        </w:r>
      </w:del>
      <w:del w:id="483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4835" w:author="PR Preview" w:date="2026-01-01T00:00:00Z">
        <w:r>
          <w:delText xml:space="preserve"> </w:delText>
        </w:r>
      </w:del>
      <m:oMath>
        <m:r>
          <m:t>g</m:t>
        </m:r>
      </m:oMath>
      <w:del w:id="4836" w:author="PR Preview" w:date="2026-01-01T00:00:00Z">
        <w:r>
          <w:delText xml:space="preserve"> </w:delText>
        </w:r>
      </w:del>
      <w:del w:id="4837" w:author="PR Preview" w:date="2026-01-01T00:00:00Z">
        <w:r>
          <w:delText xml:space="preserve">for</w:delText>
        </w:r>
      </w:del>
      <w:del w:id="4838" w:author="PR Preview" w:date="2026-01-01T00:00:00Z">
        <w:r>
          <w:delText xml:space="preserve"> </w:delText>
        </w:r>
      </w:del>
      <w:hyperlink w:anchor="def-folds">
        <w:del w:id="483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41" w:author="PR Preview" w:date="2026-01-01T00:00:00Z">
        <w:r>
          <w:delText xml:space="preserve"> </w:delText>
        </w:r>
      </w:del>
      <w:del w:id="4842" w:author="PR Preview" w:date="2026-01-01T00:00:00Z">
        <w:r>
          <w:delText xml:space="preserve">of a training set</w:delText>
        </w:r>
      </w:del>
      <w:del w:id="48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44" w:author="PR Preview" w:date="2026-01-01T00:00:00Z">
        <w:r>
          <w:delText xml:space="preserve">, indexed by</w:delText>
        </w:r>
      </w:del>
      <w:del w:id="4845" w:author="PR Preview" w:date="2026-01-01T00:00:00Z">
        <w:r>
          <w:delText xml:space="preserve"> </w:delText>
        </w:r>
      </w:del>
      <m:oMath>
        <m:r>
          <m:t>I</m:t>
        </m:r>
      </m:oMath>
      <w:del w:id="4846" w:author="PR Preview" w:date="2026-01-01T00:00:00Z">
        <w:r>
          <w:delText xml:space="preserve">,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is the</w:delText>
        </w:r>
      </w:del>
      <w:del w:id="4849" w:author="PR Preview" w:date="2026-01-01T00:00:00Z">
        <w:r>
          <w:delText xml:space="preserve"> </w:delText>
        </w:r>
      </w:del>
      <w:hyperlink w:anchor="def-fold-mse">
        <w:del w:id="485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computed with the</w:delText>
        </w:r>
      </w:del>
      <w:del w:id="4853" w:author="PR Preview" w:date="2026-01-01T00:00:00Z">
        <w:r>
          <w:delText xml:space="preserve"> </w:delText>
        </w:r>
      </w:del>
      <w:hyperlink w:anchor="def-fold-out-rule">
        <w:del w:id="485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55" w:author="PR Preview" w:date="2026-01-01T00:00:00Z">
        <w:r>
          <w:delText xml:space="preserve"> </w:delText>
        </w:r>
      </w:del>
      <w:del w:id="4856" w:author="PR Preview" w:date="2026-01-01T00:00:00Z">
        <w:r>
          <w:delText xml:space="preserve">that</w:delText>
        </w:r>
      </w:del>
      <w:del w:id="4857" w:author="PR Preview" w:date="2026-01-01T00:00:00Z">
        <w:r>
          <w:delText xml:space="preserve"> </w:delText>
        </w:r>
      </w:del>
      <m:oMath>
        <m:r>
          <m:t>g</m:t>
        </m:r>
      </m:oMath>
      <w:del w:id="4858" w:author="PR Preview" w:date="2026-01-01T00:00:00Z">
        <w:r>
          <w:delText xml:space="preserve"> </w:delText>
        </w:r>
      </w:del>
      <w:del w:id="4859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del w:id="4860" w:author="PR Preview" w:date="2026-01-01T00:00:00Z">
        <w:r>
          <w:rPr>
            <w:b/>
            <w:bCs/>
          </w:rPr>
          <w:delText xml:space="preserve">Definition 62 (Fold-based standard error of a named procedure)</w:delText>
        </w:r>
      </w:del>
      <w:del w:id="4861" w:author="PR Preview" w:date="2026-01-01T00:00:00Z">
        <w:r>
          <w:delText xml:space="preserve"> </w:delText>
        </w:r>
      </w:del>
      <w:del w:id="4862" w:author="PR Preview" w:date="2026-01-01T00:00:00Z">
        <w:r>
          <w:delText xml:space="preserve">The</w:delText>
        </w:r>
      </w:del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865" w:author="PR Preview" w:date="2026-01-01T00:00:00Z">
        <w:r>
          <w:delText xml:space="preserve"> </w:delText>
        </w:r>
      </w:del>
      <m:oMath>
        <m:r>
          <m:t>g</m:t>
        </m:r>
      </m:oMath>
      <w:del w:id="4866" w:author="PR Preview" w:date="2026-01-01T00:00:00Z">
        <w:r>
          <w:delText xml:space="preserve"> </w:delText>
        </w:r>
      </w:del>
      <w:del w:id="4867" w:author="PR Preview" w:date="2026-01-01T00:00:00Z">
        <w:r>
          <w:delText xml:space="preserve">on a training set</w:delText>
        </w:r>
      </w:del>
      <w:del w:id="48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69" w:author="PR Preview" w:date="2026-01-01T00:00:00Z">
        <w:r>
          <w:delText xml:space="preserve">,</w:delText>
        </w:r>
      </w:del>
      <w:del w:id="487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871" w:author="PR Preview" w:date="2026-01-01T00:00:00Z">
        <w:r>
          <w:delText xml:space="preserve">,</w:delText>
        </w:r>
      </w:del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is the</w:delText>
        </w:r>
      </w:del>
      <w:del w:id="4874" w:author="PR Preview" w:date="2026-01-01T00:00:00Z">
        <w:r>
          <w:delText xml:space="preserve"> </w:delText>
        </w:r>
      </w:del>
      <w:hyperlink w:anchor="def-cv-se">
        <w:del w:id="487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computed from the</w:delText>
        </w:r>
      </w:del>
      <w:del w:id="4878" w:author="PR Preview" w:date="2026-01-01T00:00:00Z">
        <w:r>
          <w:delText xml:space="preserve"> </w:delText>
        </w:r>
      </w:del>
      <w:hyperlink w:anchor="def-fold-mse-indexed">
        <w:del w:id="4879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488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881" w:author="PR Preview" w:date="2026-01-01T00:00:00Z">
        <w:r>
          <w:delText xml:space="preserve">:</w:delText>
        </w:r>
      </w:del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del w:id="4882" w:author="PR Preview" w:date="2026-01-01T00:00:00Z">
        <w:r>
          <w:rPr>
            <w:b/>
            <w:bCs/>
          </w:rPr>
          <w:delText xml:space="preserve">Definition 63 (One-standard-error rule)</w:delText>
        </w:r>
      </w:del>
      <w:del w:id="4883" w:author="PR Preview" w:date="2026-01-01T00:00:00Z">
        <w:r>
          <w:delText xml:space="preserve"> </w:delText>
        </w:r>
      </w:del>
      <w:del w:id="4884" w:author="PR Preview" w:date="2026-01-01T00:00:00Z">
        <w:r>
          <w:delText xml:space="preserve">Let</w:delText>
        </w:r>
      </w:del>
      <w:del w:id="488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886" w:author="PR Preview" w:date="2026-01-01T00:00:00Z">
        <w:r>
          <w:delText xml:space="preserve"> </w:delText>
        </w:r>
      </w:del>
      <w:del w:id="4887" w:author="PR Preview" w:date="2026-01-01T00:00:00Z">
        <w:r>
          <w:delText xml:space="preserve">be candidate</w:delText>
        </w:r>
      </w:del>
      <w:del w:id="4888" w:author="PR Preview" w:date="2026-01-01T00:00:00Z">
        <w:r>
          <w:delText xml:space="preserve"> </w:delText>
        </w:r>
      </w:del>
      <w:hyperlink w:anchor="def-fitting-procedure">
        <w:del w:id="488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890" w:author="PR Preview" w:date="2026-01-01T00:00:00Z">
        <w:r>
          <w:delText xml:space="preserve">,</w:delText>
        </w:r>
      </w:del>
      <w:del w:id="4891" w:author="PR Preview" w:date="2026-01-01T00:00:00Z">
        <w:r>
          <w:delText xml:space="preserve"> </w:delText>
        </w:r>
      </w:del>
      <w:del w:id="4892" w:author="PR Preview" w:date="2026-01-01T00:00:00Z">
        <w:r>
          <w:delText xml:space="preserve">each</w:delText>
        </w:r>
      </w:del>
      <w:del w:id="4893" w:author="PR Preview" w:date="2026-01-01T00:00:00Z">
        <w:r>
          <w:delText xml:space="preserve"> </w:delText>
        </w:r>
      </w:del>
      <w:hyperlink w:anchor="def-flexibility">
        <w:del w:id="489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895" w:author="PR Preview" w:date="2026-01-01T00:00:00Z">
        <w:r>
          <w:delText xml:space="preserve"> </w:delText>
        </w:r>
      </w:del>
      <w:del w:id="4896" w:author="PR Preview" w:date="2026-01-01T00:00:00Z">
        <w:r>
          <w:delText xml:space="preserve">as the one before,</w:delText>
        </w:r>
      </w:del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cross-validated on a training set</w:delText>
        </w:r>
      </w:del>
      <w:del w:id="48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00" w:author="PR Preview" w:date="2026-01-01T00:00:00Z">
        <w:r>
          <w:delText xml:space="preserve"> </w:delText>
        </w:r>
      </w:del>
      <w:del w:id="4901" w:author="PR Preview" w:date="2026-01-01T00:00:00Z">
        <w:r>
          <w:delText xml:space="preserve">with the same folds,</w:delText>
        </w:r>
      </w:del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delText xml:space="preserve">and let</w:delText>
        </w:r>
      </w:del>
      <w:del w:id="490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be the one with the smallest</w:delText>
        </w:r>
      </w:del>
      <w:del w:id="4907" w:author="PR Preview" w:date="2026-01-01T00:00:00Z">
        <w:r>
          <w:delText xml:space="preserve"> </w:delText>
        </w:r>
      </w:del>
      <w:hyperlink w:anchor="def-cv-estimate-indexed">
        <w:del w:id="490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909" w:author="PR Preview" w:date="2026-01-01T00:00:00Z">
        <w:r>
          <w:delText xml:space="preserve">.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The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rPr>
            <w:b/>
            <w:bCs/>
          </w:rPr>
          <w:delText xml:space="preserve">one-standard-error rule</w:delText>
        </w:r>
      </w:del>
      <w:del w:id="4914" w:author="PR Preview" w:date="2026-01-01T00:00:00Z">
        <w:r>
          <w:delText xml:space="preserve"> </w:delText>
        </w:r>
      </w:del>
      <w:del w:id="4915" w:author="PR Preview" w:date="2026-01-01T00:00:00Z">
        <w:r>
          <w:delText xml:space="preserve">chooses the smallest</w:delText>
        </w:r>
      </w:del>
      <w:del w:id="4916" w:author="PR Preview" w:date="2026-01-01T00:00:00Z">
        <w:r>
          <w:delText xml:space="preserve"> </w:delText>
        </w:r>
      </w:del>
      <m:oMath>
        <m:r>
          <m:t>l</m:t>
        </m:r>
      </m:oMath>
      <w:del w:id="4917" w:author="PR Preview" w:date="2026-01-01T00:00:00Z">
        <w:r>
          <w:delText xml:space="preserve"> </w:delText>
        </w:r>
      </w:del>
      <w:del w:id="4918" w:author="PR Preview" w:date="2026-01-01T00:00:00Z">
        <w:r>
          <w:delText xml:space="preserve">whose estimate is within one</w:delText>
        </w:r>
      </w:del>
      <w:del w:id="4919" w:author="PR Preview" w:date="2026-01-01T00:00:00Z">
        <w:r>
          <w:delText xml:space="preserve"> </w:delText>
        </w:r>
      </w:del>
      <w:hyperlink w:anchor="def-cv-se-indexed">
        <w:del w:id="4920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921" w:author="PR Preview" w:date="2026-01-01T00:00:00Z">
        <w:r>
          <w:delText xml:space="preserve"> </w:delText>
        </w:r>
      </w:del>
      <w:del w:id="4922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4923" w:author="PR Preview" w:date="2026-01-01T00:00:00Z">
        <w:r>
          <w:rPr>
            <w:b/>
            <w:bCs/>
          </w:rPr>
          <w:t xml:space="preserve">Definition 58 (Nested cross-validation)</w:t>
        </w:r>
      </w:ins>
      <w:ins w:id="4924" w:author="PR Preview" w:date="2026-01-01T00:00:00Z">
        <w:r>
          <w:t xml:space="preserve"> </w:t>
        </w:r>
      </w:ins>
      <w:ins w:id="4925" w:author="PR Preview" w:date="2026-01-01T00:00:00Z">
        <w:r>
          <w:rPr>
            <w:b/>
            <w:bCs/>
          </w:rPr>
          <w:t xml:space="preserve">Nested cross-validation</w:t>
        </w:r>
      </w:ins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is</w:t>
        </w:r>
      </w:ins>
      <w:ins w:id="492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92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930" w:author="PR Preview" w:date="2026-01-01T00:00:00Z">
        <w:r>
          <w:t xml:space="preserve"> </w:t>
        </w:r>
      </w:ins>
      <w:ins w:id="4931" w:author="PR Preview" w:date="2026-01-01T00:00:00Z">
        <w:r>
          <w:t xml:space="preserve">of the</w:t>
        </w:r>
      </w:ins>
      <w:ins w:id="4932" w:author="PR Preview" w:date="2026-01-01T00:00:00Z">
        <w:r>
          <w:t xml:space="preserve"> </w:t>
        </w:r>
      </w:ins>
      <w:hyperlink w:anchor="def-cv-choice">
        <w:ins w:id="4933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93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35" w:author="PR Preview" w:date="2026-01-01T00:00:00Z">
        <w:r>
          <w:t xml:space="preserve">: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its estimate on a training set</w:t>
        </w:r>
      </w:ins>
      <w:ins w:id="49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is</w:t>
        </w:r>
      </w:ins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ins w:id="4941" w:author="PR Preview" w:date="2026-01-01T00:00:00Z">
        <w:r>
          <w:rPr>
            <w:i/>
            <w:iCs/>
          </w:rPr>
          <w:t xml:space="preserve">Remark 34</w:t>
        </w:r>
      </w:ins>
      <w:ins w:id="4942" w:author="PR Preview" w:date="2026-01-01T00:00:00Z">
        <w:r>
          <w:t xml:space="preserve"> (Source: Nested cross-validation). </w:t>
        </w:r>
      </w:ins>
      <w:ins w:id="4943" w:author="PR Preview" w:date="2026-01-01T00:00:00Z">
        <w:r>
          <w:t xml:space="preserve">Hastie et al. [3, Sec. 7.10.2]</w:t>
        </w:r>
      </w:ins>
      <w:ins w:id="4944" w:author="PR Preview" w:date="2026-01-01T00:00:00Z">
        <w:r>
          <w:t xml:space="preserve"> </w:t>
        </w:r>
      </w:ins>
      <w:ins w:id="4945" w:author="PR Preview" w:date="2026-01-01T00:00:00Z">
        <w:r>
          <w:t xml:space="preserve">for cross-validating every step of a procedure,</w:t>
        </w:r>
      </w:ins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choices included.</w:t>
        </w:r>
      </w:ins>
    </w:p>
    <w:bookmarkEnd w:id="303"/>
    <w:bookmarkStart w:id="304" w:name="rem-nested-cv"/>
    <w:p>
      <w:pPr>
        <w:pStyle w:val="BodyText"/>
      </w:pPr>
      <w:ins w:id="4948" w:author="PR Preview" w:date="2026-01-01T00:00:00Z">
        <w:r>
          <w:rPr>
            <w:i/>
            <w:iCs/>
          </w:rPr>
          <w:t xml:space="preserve">Remark 35</w:t>
        </w:r>
      </w:ins>
      <w:ins w:id="4949" w:author="PR Preview" w:date="2026-01-01T00:00:00Z">
        <w:r>
          <w:t xml:space="preserve"> (What is nested). </w:t>
        </w:r>
      </w:ins>
      <w:ins w:id="4950" w:author="PR Preview" w:date="2026-01-01T00:00:00Z">
        <w:r>
          <w:t xml:space="preserve">Each fold-out rule of</w:t>
        </w:r>
      </w:ins>
      <w:ins w:id="495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is computed from the observations outside one outer</w:t>
        </w:r>
      </w:ins>
      <w:ins w:id="4954" w:author="PR Preview" w:date="2026-01-01T00:00:00Z">
        <w:r>
          <w:t xml:space="preserve"> </w:t>
        </w:r>
      </w:ins>
      <w:hyperlink w:anchor="def-folds">
        <w:ins w:id="495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57" w:author="PR Preview" w:date="2026-01-01T00:00:00Z">
        <w:r>
          <w:t xml:space="preserve">,</w:t>
        </w:r>
      </w:ins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so the whole choice,</w:t>
        </w:r>
      </w:ins>
      <w:ins w:id="4960" w:author="PR Preview" w:date="2026-01-01T00:00:00Z">
        <w:r>
          <w:t xml:space="preserve"> </w:t>
        </w:r>
      </w:ins>
      <w:ins w:id="4961" w:author="PR Preview" w:date="2026-01-01T00:00:00Z">
        <w:r>
          <w:t xml:space="preserve">including the cross-validation that</w:t>
        </w:r>
      </w:ins>
      <w:ins w:id="496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runs inside those observations,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never sees</w:t>
        </w:r>
      </w:ins>
      <w:ins w:id="49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68" w:author="PR Preview" w:date="2026-01-01T00:00:00Z">
        <w:r>
          <w:t xml:space="preserve">.</w:t>
        </w:r>
      </w:ins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That inner cross-validation is the nested one.</w:t>
        </w:r>
      </w:ins>
    </w:p>
    <w:bookmarkEnd w:id="304"/>
    <w:bookmarkStart w:id="307" w:name="rem-cv-winner-optimistic"/>
    <w:p>
      <w:pPr>
        <w:pStyle w:val="BodyText"/>
      </w:pPr>
      <w:ins w:id="4971" w:author="PR Preview" w:date="2026-01-01T00:00:00Z">
        <w:r>
          <w:rPr>
            <w:i/>
            <w:iCs/>
          </w:rPr>
          <w:t xml:space="preserve">Remark 36</w:t>
        </w:r>
      </w:ins>
      <w:ins w:id="4972" w:author="PR Preview" w:date="2026-01-01T00:00:00Z">
        <w:r>
          <w:t xml:space="preserve"> (Cross-validation replaces the validation set, not the test set). </w:t>
        </w:r>
      </w:ins>
      <w:ins w:id="4973" w:author="PR Preview" w:date="2026-01-01T00:00:00Z">
        <w:r>
          <w:t xml:space="preserve">Used to choose between models,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cross-validation takes the place of the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rPr>
            <w:i/>
            <w:iCs/>
          </w:rPr>
          <w:t xml:space="preserve">validation</w:t>
        </w:r>
      </w:ins>
      <w:ins w:id="4978" w:author="PR Preview" w:date="2026-01-01T00:00:00Z">
        <w:r>
          <w:t xml:space="preserve"> </w:t>
        </w:r>
      </w:ins>
      <w:ins w:id="4979" w:author="PR Preview" w:date="2026-01-01T00:00:00Z">
        <w:r>
          <w:t xml:space="preserve">set</w:t>
        </w:r>
      </w:ins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of</w:t>
        </w:r>
      </w:ins>
      <w:ins w:id="4982" w:author="PR Preview" w:date="2026-01-01T00:00:00Z">
        <w:r>
          <w:t xml:space="preserve"> </w:t>
        </w:r>
      </w:ins>
      <w:hyperlink w:anchor="def-data-splits">
        <w:ins w:id="4983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984" w:author="PR Preview" w:date="2026-01-01T00:00:00Z">
        <w:r>
          <w:t xml:space="preserve">,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the one consulted again and again,</w:t>
        </w:r>
      </w:ins>
      <w:ins w:id="4987" w:author="PR Preview" w:date="2026-01-01T00:00:00Z">
        <w:r>
          <w:t xml:space="preserve"> </w:t>
        </w:r>
      </w:ins>
      <w:ins w:id="4988" w:author="PR Preview" w:date="2026-01-01T00:00:00Z">
        <w:r>
          <w:t xml:space="preserve">and not of the test set, which stays unused until the end.</w:t>
        </w:r>
      </w:ins>
      <w:ins w:id="4989" w:author="PR Preview" w:date="2026-01-01T00:00:00Z">
        <w:r>
          <w:t xml:space="preserve"> </w:t>
        </w:r>
      </w:ins>
      <w:ins w:id="4990" w:author="PR Preview" w:date="2026-01-01T00:00:00Z">
        <w:r>
          <w:t xml:space="preserve">The cross-validation estimate of the winning model is optimistic: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that model won partly because the particular sample and split happened to favor it,</w:t>
        </w:r>
      </w:ins>
      <w:ins w:id="4993" w:author="PR Preview" w:date="2026-01-01T00:00:00Z">
        <w:r>
          <w:t xml:space="preserve"> </w:t>
        </w:r>
      </w:ins>
      <w:ins w:id="4994" w:author="PR Preview" w:date="2026-01-01T00:00:00Z">
        <w:r>
          <w:t xml:space="preserve">so its estimate is the smallest of several noisy estimates.</w:t>
        </w:r>
      </w:ins>
      <w:ins w:id="4995" w:author="PR Preview" w:date="2026-01-01T00:00:00Z">
        <w:r>
          <w:t xml:space="preserve"> </w:t>
        </w:r>
      </w:ins>
      <w:ins w:id="4996" w:author="PR Preview" w:date="2026-01-01T00:00:00Z">
        <w:r>
          <w:t xml:space="preserve">An honest estimate of the chosen model’s error needs data</w:t>
        </w:r>
      </w:ins>
      <w:ins w:id="4997" w:author="PR Preview" w:date="2026-01-01T00:00:00Z">
        <w:r>
          <w:t xml:space="preserve"> </w:t>
        </w:r>
      </w:ins>
      <w:ins w:id="4998" w:author="PR Preview" w:date="2026-01-01T00:00:00Z">
        <w:r>
          <w:t xml:space="preserve">that took no part in the choice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[3, Sec. 7.2]</w:t>
        </w:r>
      </w:ins>
      <w:ins w:id="5001" w:author="PR Preview" w:date="2026-01-01T00:00:00Z">
        <w:r>
          <w:t xml:space="preserve">,</w:t>
        </w:r>
      </w:ins>
      <w:ins w:id="5002" w:author="PR Preview" w:date="2026-01-01T00:00:00Z">
        <w:r>
          <w:t xml:space="preserve"> </w:t>
        </w:r>
      </w:ins>
      <w:ins w:id="5003" w:author="PR Preview" w:date="2026-01-01T00:00:00Z">
        <w:r>
          <w:t xml:space="preserve">such as a</w:t>
        </w:r>
      </w:ins>
      <w:ins w:id="5004" w:author="PR Preview" w:date="2026-01-01T00:00:00Z">
        <w:r>
          <w:t xml:space="preserve"> </w:t>
        </w:r>
      </w:ins>
      <w:hyperlink w:anchor="def-test-set">
        <w:ins w:id="500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5006" w:author="PR Preview" w:date="2026-01-01T00:00:00Z">
        <w:r>
          <w:t xml:space="preserve">,</w:t>
        </w:r>
      </w:ins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or the outer folds of</w:t>
        </w:r>
      </w:ins>
      <w:ins w:id="5009" w:author="PR Preview" w:date="2026-01-01T00:00:00Z">
        <w:r>
          <w:t xml:space="preserve"> </w:t>
        </w:r>
      </w:ins>
      <w:hyperlink w:anchor="def-nested-cv">
        <w:ins w:id="5010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501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ins w:id="5012" w:author="PR Preview" w:date="2026-01-01T00:00:00Z">
        <w:r>
          <w:rPr>
            <w:b/>
            <w:bCs/>
          </w:rPr>
          <w:t xml:space="preserve">Definition 59 (Fold-based standard error)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The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rPr>
            <w:b/>
            <w:bCs/>
          </w:rPr>
          <w:t xml:space="preserve">fold-based standard error</w:t>
        </w:r>
      </w:ins>
      <w:ins w:id="50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of a</w:t>
        </w:r>
      </w:ins>
      <w:ins w:id="5020" w:author="PR Preview" w:date="2026-01-01T00:00:00Z">
        <w:r>
          <w:t xml:space="preserve"> </w:t>
        </w:r>
      </w:ins>
      <m:oMath>
        <m:r>
          <m:t>k</m:t>
        </m:r>
      </m:oMath>
      <w:ins w:id="5021" w:author="PR Preview" w:date="2026-01-01T00:00:00Z">
        <w:r>
          <w:t xml:space="preserve">-fold</w:t>
        </w:r>
      </w:ins>
      <w:ins w:id="5022" w:author="PR Preview" w:date="2026-01-01T00:00:00Z">
        <w:r>
          <w:t xml:space="preserve"> </w:t>
        </w:r>
      </w:ins>
      <w:hyperlink w:anchor="def-cv-estimate">
        <w:ins w:id="502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24" w:author="PR Preview" w:date="2026-01-01T00:00:00Z">
        <w:r>
          <w:t xml:space="preserve"> </w:t>
        </w:r>
      </w:ins>
      <w:ins w:id="5025" w:author="PR Preview" w:date="2026-01-01T00:00:00Z">
        <w:r>
          <w:t xml:space="preserve">is the</w:t>
        </w:r>
      </w:ins>
      <w:ins w:id="5026" w:author="PR Preview" w:date="2026-01-01T00:00:00Z">
        <w:r>
          <w:t xml:space="preserve"> </w:t>
        </w:r>
      </w:ins>
      <w:hyperlink r:id="rId308">
        <w:ins w:id="5027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of the</w:t>
        </w:r>
      </w:ins>
      <w:ins w:id="5030" w:author="PR Preview" w:date="2026-01-01T00:00:00Z">
        <w:r>
          <w:t xml:space="preserve"> </w:t>
        </w:r>
      </w:ins>
      <m:oMath>
        <m:r>
          <m:t>k</m:t>
        </m:r>
      </m:oMath>
      <w:ins w:id="5031" w:author="PR Preview" w:date="2026-01-01T00:00:00Z">
        <w:r>
          <w:t xml:space="preserve"> </w:t>
        </w:r>
      </w:ins>
      <w:hyperlink w:anchor="def-fold-mse">
        <w:ins w:id="5032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033" w:author="PR Preview" w:date="2026-01-01T00:00:00Z">
        <w:r>
          <w:t xml:space="preserve">,</w:t>
        </w:r>
      </w:ins>
      <w:ins w:id="5034" w:author="PR Preview" w:date="2026-01-01T00:00:00Z">
        <w:r>
          <w:t xml:space="preserve"> </w:t>
        </w:r>
      </w:ins>
      <w:ins w:id="5035" w:author="PR Preview" w:date="2026-01-01T00:00:00Z">
        <w:r>
          <w:t xml:space="preserve">divided by</w:t>
        </w:r>
      </w:ins>
      <w:ins w:id="503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037" w:author="PR Preview" w:date="2026-01-01T00:00:00Z">
        <w:r>
          <w:t xml:space="preserve">:</w:t>
        </w:r>
      </w:ins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ins w:id="5038" w:author="PR Preview" w:date="2026-01-01T00:00:00Z">
        <w:r>
          <w:rPr>
            <w:i/>
            <w:iCs/>
          </w:rPr>
          <w:t xml:space="preserve">Remark 37</w:t>
        </w:r>
      </w:ins>
      <w:ins w:id="5039" w:author="PR Preview" w:date="2026-01-01T00:00:00Z">
        <w:r>
          <w:t xml:space="preserve"> (Source: Fold-based standard error). </w:t>
        </w:r>
      </w:ins>
      <w:ins w:id="5040" w:author="PR Preview" w:date="2026-01-01T00:00:00Z">
        <w:r>
          <w:t xml:space="preserve">Hastie et al. [3, Sec. 7.10.1]</w:t>
        </w:r>
      </w:ins>
      <w:ins w:id="5041" w:author="PR Preview" w:date="2026-01-01T00:00:00Z">
        <w:r>
          <w:t xml:space="preserve">, who call the result a standard error.</w:t>
        </w:r>
      </w:ins>
    </w:p>
    <w:bookmarkEnd w:id="311"/>
    <w:bookmarkStart w:id="313" w:name="rem-cv-se"/>
    <w:p>
      <w:pPr>
        <w:pStyle w:val="BodyText"/>
      </w:pPr>
      <w:ins w:id="5042" w:author="PR Preview" w:date="2026-01-01T00:00:00Z">
        <w:r>
          <w:rPr>
            <w:i/>
            <w:iCs/>
          </w:rPr>
          <w:t xml:space="preserve">Remark 38</w:t>
        </w:r>
      </w:ins>
      <w:ins w:id="5043" w:author="PR Preview" w:date="2026-01-01T00:00:00Z">
        <w:r>
          <w:t xml:space="preserve"> (The fold-based standard error is only a rough guide). </w:t>
        </w:r>
      </w:ins>
      <w:ins w:id="5044" w:author="PR Preview" w:date="2026-01-01T00:00:00Z">
        <w:r>
          <w:t xml:space="preserve">Hastie et al. [3, Sec. 7.10.1]</w:t>
        </w:r>
      </w:ins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draw standard-error bars</w:t>
        </w:r>
      </w:ins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computed from the per-fold errors as in</w:t>
        </w:r>
      </w:ins>
      <w:ins w:id="5049" w:author="PR Preview" w:date="2026-01-01T00:00:00Z">
        <w:r>
          <w:t xml:space="preserve"> </w:t>
        </w:r>
      </w:ins>
      <w:hyperlink w:anchor="eq-cv-se">
        <w:ins w:id="5050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5051" w:author="PR Preview" w:date="2026-01-01T00:00:00Z">
        <w:r>
          <w:t xml:space="preserve">.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That formula treats the</w:t>
        </w:r>
      </w:ins>
      <w:ins w:id="5054" w:author="PR Preview" w:date="2026-01-01T00:00:00Z">
        <w:r>
          <w:t xml:space="preserve"> </w:t>
        </w:r>
      </w:ins>
      <m:oMath>
        <m:r>
          <m:t>k</m:t>
        </m:r>
      </m:oMath>
      <w:ins w:id="5055" w:author="PR Preview" w:date="2026-01-01T00:00:00Z">
        <w:r>
          <w:t xml:space="preserve"> </w:t>
        </w:r>
      </w:ins>
      <w:ins w:id="5056" w:author="PR Preview" w:date="2026-01-01T00:00:00Z">
        <w:r>
          <w:t xml:space="preserve">fold errors</w:t>
        </w:r>
      </w:ins>
      <w:ins w:id="5057" w:author="PR Preview" w:date="2026-01-01T00:00:00Z">
        <w:r>
          <w:t xml:space="preserve"> </w:t>
        </w:r>
      </w:ins>
      <w:ins w:id="5058" w:author="PR Preview" w:date="2026-01-01T00:00:00Z">
        <w:r>
          <w:t xml:space="preserve">as if they were independent,</w:t>
        </w:r>
      </w:ins>
      <w:ins w:id="5059" w:author="PR Preview" w:date="2026-01-01T00:00:00Z">
        <w:r>
          <w:t xml:space="preserve"> </w:t>
        </w:r>
      </w:ins>
      <w:ins w:id="5060" w:author="PR Preview" w:date="2026-01-01T00:00:00Z">
        <w:r>
          <w:t xml:space="preserve">which they are not:</w:t>
        </w:r>
      </w:ins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every pair of folds shares</w:t>
        </w:r>
      </w:ins>
      <w:ins w:id="506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folds of training data.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So</w:t>
        </w:r>
      </w:ins>
      <w:ins w:id="50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is a rough indication</w:t>
        </w:r>
      </w:ins>
      <w:ins w:id="5071" w:author="PR Preview" w:date="2026-01-01T00:00:00Z">
        <w:r>
          <w:t xml:space="preserve"> </w:t>
        </w:r>
      </w:ins>
      <w:ins w:id="5072" w:author="PR Preview" w:date="2026-01-01T00:00:00Z">
        <w:r>
          <w:t xml:space="preserve">of how much</w:t>
        </w:r>
      </w:ins>
      <w:ins w:id="50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74" w:author="PR Preview" w:date="2026-01-01T00:00:00Z">
        <w:r>
          <w:t xml:space="preserve"> </w:t>
        </w:r>
      </w:ins>
      <w:ins w:id="5075" w:author="PR Preview" w:date="2026-01-01T00:00:00Z">
        <w:r>
          <w:t xml:space="preserve">might change with a different sample,</w:t>
        </w:r>
      </w:ins>
      <w:ins w:id="5076" w:author="PR Preview" w:date="2026-01-01T00:00:00Z">
        <w:r>
          <w:t xml:space="preserve"> </w:t>
        </w:r>
      </w:ins>
      <w:ins w:id="5077" w:author="PR Preview" w:date="2026-01-01T00:00:00Z">
        <w:r>
          <w:t xml:space="preserve">not a</w:t>
        </w:r>
      </w:ins>
      <w:ins w:id="5078" w:author="PR Preview" w:date="2026-01-01T00:00:00Z">
        <w:r>
          <w:t xml:space="preserve"> </w:t>
        </w:r>
      </w:ins>
      <w:hyperlink r:id="rId312">
        <w:ins w:id="5079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of</w:t>
        </w:r>
      </w:ins>
      <w:ins w:id="50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83" w:author="PR Preview" w:date="2026-01-01T00:00:00Z">
        <w:r>
          <w:t xml:space="preserve">.</w:t>
        </w:r>
      </w:ins>
    </w:p>
    <w:bookmarkEnd w:id="313"/>
    <w:bookmarkStart w:id="315" w:name="def-fold-mse-indexed"/>
    <w:p>
      <w:pPr>
        <w:pStyle w:val="BodyText"/>
      </w:pPr>
      <w:ins w:id="5084" w:author="PR Preview" w:date="2026-01-01T00:00:00Z">
        <w:r>
          <w:rPr>
            <w:b/>
            <w:bCs/>
          </w:rPr>
          <w:t xml:space="preserve">Definition 60 (Fold mean squared error of a named procedure)</w:t>
        </w:r>
      </w:ins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The</w:t>
        </w:r>
      </w:ins>
      <w:ins w:id="5087" w:author="PR Preview" w:date="2026-01-01T00:00:00Z">
        <w:r>
          <w:t xml:space="preserve"> </w:t>
        </w:r>
      </w:ins>
      <w:ins w:id="5088" w:author="PR Preview" w:date="2026-01-01T00:00:00Z">
        <w:r>
          <w:rPr>
            <w:b/>
            <w:bCs/>
          </w:rPr>
          <w:t xml:space="preserve">fold mean squared error of procedure</w:t>
        </w:r>
      </w:ins>
      <w:ins w:id="5089" w:author="PR Preview" w:date="2026-01-01T00:00:00Z">
        <w:r>
          <w:t xml:space="preserve"> </w:t>
        </w:r>
      </w:ins>
      <m:oMath>
        <m:r>
          <m:t>g</m:t>
        </m:r>
      </m:oMath>
      <w:ins w:id="5090" w:author="PR Preview" w:date="2026-01-01T00:00:00Z">
        <w:r>
          <w:t xml:space="preserve"> </w:t>
        </w:r>
      </w:ins>
      <w:ins w:id="5091" w:author="PR Preview" w:date="2026-01-01T00:00:00Z">
        <w:r>
          <w:t xml:space="preserve">for</w:t>
        </w:r>
      </w:ins>
      <w:ins w:id="5092" w:author="PR Preview" w:date="2026-01-01T00:00:00Z">
        <w:r>
          <w:t xml:space="preserve"> </w:t>
        </w:r>
      </w:ins>
      <w:hyperlink w:anchor="def-folds">
        <w:ins w:id="509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0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095" w:author="PR Preview" w:date="2026-01-01T00:00:00Z">
        <w:r>
          <w:t xml:space="preserve"> </w:t>
        </w:r>
      </w:ins>
      <w:ins w:id="5096" w:author="PR Preview" w:date="2026-01-01T00:00:00Z">
        <w:r>
          <w:t xml:space="preserve">of a training set</w:t>
        </w:r>
      </w:ins>
      <w:ins w:id="50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98" w:author="PR Preview" w:date="2026-01-01T00:00:00Z">
        <w:r>
          <w:t xml:space="preserve">, indexed by</w:t>
        </w:r>
      </w:ins>
      <w:ins w:id="5099" w:author="PR Preview" w:date="2026-01-01T00:00:00Z">
        <w:r>
          <w:t xml:space="preserve"> </w:t>
        </w:r>
      </w:ins>
      <m:oMath>
        <m:r>
          <m:t>I</m:t>
        </m:r>
      </m:oMath>
      <w:ins w:id="5100" w:author="PR Preview" w:date="2026-01-01T00:00:00Z">
        <w:r>
          <w:t xml:space="preserve">,</w:t>
        </w:r>
      </w:ins>
      <w:ins w:id="5101" w:author="PR Preview" w:date="2026-01-01T00:00:00Z">
        <w:r>
          <w:t xml:space="preserve"> </w:t>
        </w:r>
      </w:ins>
      <w:ins w:id="5102" w:author="PR Preview" w:date="2026-01-01T00:00:00Z">
        <w:r>
          <w:t xml:space="preserve">is the</w:t>
        </w:r>
      </w:ins>
      <w:ins w:id="5103" w:author="PR Preview" w:date="2026-01-01T00:00:00Z">
        <w:r>
          <w:t xml:space="preserve"> </w:t>
        </w:r>
      </w:ins>
      <w:hyperlink w:anchor="def-fold-mse">
        <w:ins w:id="5104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105" w:author="PR Preview" w:date="2026-01-01T00:00:00Z">
        <w:r>
          <w:t xml:space="preserve"> </w:t>
        </w:r>
      </w:ins>
      <w:ins w:id="5106" w:author="PR Preview" w:date="2026-01-01T00:00:00Z">
        <w:r>
          <w:t xml:space="preserve">computed with the</w:t>
        </w:r>
      </w:ins>
      <w:ins w:id="5107" w:author="PR Preview" w:date="2026-01-01T00:00:00Z">
        <w:r>
          <w:t xml:space="preserve"> </w:t>
        </w:r>
      </w:ins>
      <w:hyperlink w:anchor="def-fold-out-rule">
        <w:ins w:id="510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109" w:author="PR Preview" w:date="2026-01-01T00:00:00Z">
        <w:r>
          <w:t xml:space="preserve"> </w:t>
        </w:r>
      </w:ins>
      <w:ins w:id="5110" w:author="PR Preview" w:date="2026-01-01T00:00:00Z">
        <w:r>
          <w:t xml:space="preserve">that</w:t>
        </w:r>
      </w:ins>
      <w:ins w:id="5111" w:author="PR Preview" w:date="2026-01-01T00:00:00Z">
        <w:r>
          <w:t xml:space="preserve"> </w:t>
        </w:r>
      </w:ins>
      <m:oMath>
        <m:r>
          <m:t>g</m:t>
        </m:r>
      </m:oMath>
      <w:ins w:id="5112" w:author="PR Preview" w:date="2026-01-01T00:00:00Z">
        <w:r>
          <w:t xml:space="preserve"> </w:t>
        </w:r>
      </w:ins>
      <w:ins w:id="5113" w:author="PR Preview" w:date="2026-01-01T00:00:00Z">
        <w:r>
          <w:t xml:space="preserve">produces:</w:t>
        </w:r>
      </w:ins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ins w:id="5114" w:author="PR Preview" w:date="2026-01-01T00:00:00Z">
        <w:r>
          <w:rPr>
            <w:b/>
            <w:bCs/>
          </w:rPr>
          <w:t xml:space="preserve">Definition 61 (Fold-based standard error of a named procedure)</w:t>
        </w:r>
      </w:ins>
      <w:ins w:id="5115" w:author="PR Preview" w:date="2026-01-01T00:00:00Z">
        <w:r>
          <w:t xml:space="preserve"> </w:t>
        </w:r>
      </w:ins>
      <w:ins w:id="5116" w:author="PR Preview" w:date="2026-01-01T00:00:00Z">
        <w:r>
          <w:t xml:space="preserve">The</w:t>
        </w:r>
      </w:ins>
      <w:ins w:id="5117" w:author="PR Preview" w:date="2026-01-01T00:00:00Z">
        <w:r>
          <w:t xml:space="preserve"> </w:t>
        </w:r>
      </w:ins>
      <w:ins w:id="5118" w:author="PR Preview" w:date="2026-01-01T00:00:00Z">
        <w:r>
          <w:rPr>
            <w:b/>
            <w:bCs/>
          </w:rPr>
          <w:t xml:space="preserve">fold-based standard error of procedure</w:t>
        </w:r>
      </w:ins>
      <w:ins w:id="5119" w:author="PR Preview" w:date="2026-01-01T00:00:00Z">
        <w:r>
          <w:t xml:space="preserve"> </w:t>
        </w:r>
      </w:ins>
      <m:oMath>
        <m:r>
          <m:t>g</m:t>
        </m:r>
      </m:oMath>
      <w:ins w:id="5120" w:author="PR Preview" w:date="2026-01-01T00:00:00Z">
        <w:r>
          <w:t xml:space="preserve"> </w:t>
        </w:r>
      </w:ins>
      <w:ins w:id="5121" w:author="PR Preview" w:date="2026-01-01T00:00:00Z">
        <w:r>
          <w:t xml:space="preserve">on a training set</w:t>
        </w:r>
      </w:ins>
      <w:ins w:id="51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23" w:author="PR Preview" w:date="2026-01-01T00:00:00Z">
        <w:r>
          <w:t xml:space="preserve">,</w:t>
        </w:r>
      </w:ins>
      <w:ins w:id="512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125" w:author="PR Preview" w:date="2026-01-01T00:00:00Z">
        <w:r>
          <w:t xml:space="preserve">,</w:t>
        </w:r>
      </w:ins>
      <w:ins w:id="5126" w:author="PR Preview" w:date="2026-01-01T00:00:00Z">
        <w:r>
          <w:t xml:space="preserve"> </w:t>
        </w:r>
      </w:ins>
      <w:ins w:id="5127" w:author="PR Preview" w:date="2026-01-01T00:00:00Z">
        <w:r>
          <w:t xml:space="preserve">is the</w:t>
        </w:r>
      </w:ins>
      <w:ins w:id="5128" w:author="PR Preview" w:date="2026-01-01T00:00:00Z">
        <w:r>
          <w:t xml:space="preserve"> </w:t>
        </w:r>
      </w:ins>
      <w:hyperlink w:anchor="def-cv-se">
        <w:ins w:id="512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computed from the</w:t>
        </w:r>
      </w:ins>
      <w:ins w:id="5132" w:author="PR Preview" w:date="2026-01-01T00:00:00Z">
        <w:r>
          <w:t xml:space="preserve"> </w:t>
        </w:r>
      </w:ins>
      <w:hyperlink w:anchor="def-fold-mse-indexed">
        <w:ins w:id="5133" w:author="PR Preview" w:date="2026-01-01T00:00:00Z">
          <w:r>
            <w:rPr>
              <w:rStyle w:val="Hyperlink"/>
            </w:rPr>
            <w:t xml:space="preserve">fold sMSEs of</w:t>
          </w:r>
        </w:ins>
        <w:ins w:id="513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135" w:author="PR Preview" w:date="2026-01-01T00:00:00Z">
        <w:r>
          <w:t xml:space="preserve">:</w:t>
        </w:r>
      </w:ins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ins w:id="5136" w:author="PR Preview" w:date="2026-01-01T00:00:00Z">
        <w:r>
          <w:rPr>
            <w:b/>
            <w:bCs/>
          </w:rPr>
          <w:t xml:space="preserve">Definition 62 (One-standard-error rule)</w:t>
        </w:r>
      </w:ins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Let</w:t>
        </w:r>
      </w:ins>
      <w:ins w:id="513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be candidate</w:t>
        </w:r>
      </w:ins>
      <w:ins w:id="5142" w:author="PR Preview" w:date="2026-01-01T00:00:00Z">
        <w:r>
          <w:t xml:space="preserve"> </w:t>
        </w:r>
      </w:ins>
      <w:hyperlink w:anchor="def-fitting-procedure">
        <w:ins w:id="514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144" w:author="PR Preview" w:date="2026-01-01T00:00:00Z">
        <w:r>
          <w:t xml:space="preserve">,</w:t>
        </w:r>
      </w:ins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each</w:t>
        </w:r>
      </w:ins>
      <w:ins w:id="5147" w:author="PR Preview" w:date="2026-01-01T00:00:00Z">
        <w:r>
          <w:t xml:space="preserve"> </w:t>
        </w:r>
      </w:ins>
      <w:hyperlink w:anchor="def-flexibility">
        <w:ins w:id="514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149" w:author="PR Preview" w:date="2026-01-01T00:00:00Z">
        <w:r>
          <w:t xml:space="preserve"> </w:t>
        </w:r>
      </w:ins>
      <w:ins w:id="5150" w:author="PR Preview" w:date="2026-01-01T00:00:00Z">
        <w:r>
          <w:t xml:space="preserve">as the one before,</w:t>
        </w:r>
      </w:ins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cross-validated on a training set</w:t>
        </w:r>
      </w:ins>
      <w:ins w:id="51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with the same folds,</w:t>
        </w:r>
      </w:ins>
      <w:ins w:id="5156" w:author="PR Preview" w:date="2026-01-01T00:00:00Z">
        <w:r>
          <w:t xml:space="preserve"> </w:t>
        </w:r>
      </w:ins>
      <w:ins w:id="5157" w:author="PR Preview" w:date="2026-01-01T00:00:00Z">
        <w:r>
          <w:t xml:space="preserve">and let</w:t>
        </w:r>
      </w:ins>
      <w:ins w:id="51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159" w:author="PR Preview" w:date="2026-01-01T00:00:00Z">
        <w:r>
          <w:t xml:space="preserve"> </w:t>
        </w:r>
      </w:ins>
      <w:ins w:id="5160" w:author="PR Preview" w:date="2026-01-01T00:00:00Z">
        <w:r>
          <w:t xml:space="preserve">be the one with the smallest</w:t>
        </w:r>
      </w:ins>
      <w:ins w:id="5161" w:author="PR Preview" w:date="2026-01-01T00:00:00Z">
        <w:r>
          <w:t xml:space="preserve"> </w:t>
        </w:r>
      </w:ins>
      <w:hyperlink w:anchor="def-cv-estimate-indexed">
        <w:ins w:id="516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163" w:author="PR Preview" w:date="2026-01-01T00:00:00Z">
        <w:r>
          <w:t xml:space="preserve">.</w:t>
        </w:r>
      </w:ins>
      <w:ins w:id="5164" w:author="PR Preview" w:date="2026-01-01T00:00:00Z">
        <w:r>
          <w:t xml:space="preserve"> </w:t>
        </w:r>
      </w:ins>
      <w:ins w:id="5165" w:author="PR Preview" w:date="2026-01-01T00:00:00Z">
        <w:r>
          <w:t xml:space="preserve">The</w:t>
        </w:r>
      </w:ins>
      <w:ins w:id="5166" w:author="PR Preview" w:date="2026-01-01T00:00:00Z">
        <w:r>
          <w:t xml:space="preserve"> </w:t>
        </w:r>
      </w:ins>
      <w:ins w:id="5167" w:author="PR Preview" w:date="2026-01-01T00:00:00Z">
        <w:r>
          <w:rPr>
            <w:b/>
            <w:bCs/>
          </w:rPr>
          <w:t xml:space="preserve">one-standard-error rule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chooses the smallest</w:t>
        </w:r>
      </w:ins>
      <w:ins w:id="5170" w:author="PR Preview" w:date="2026-01-01T00:00:00Z">
        <w:r>
          <w:t xml:space="preserve"> </w:t>
        </w:r>
      </w:ins>
      <m:oMath>
        <m:r>
          <m:t>l</m:t>
        </m:r>
      </m:oMath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whose estimate is within one</w:t>
        </w:r>
      </w:ins>
      <w:ins w:id="5173" w:author="PR Preview" w:date="2026-01-01T00:00:00Z">
        <w:r>
          <w:t xml:space="preserve"> </w:t>
        </w:r>
      </w:ins>
      <w:hyperlink w:anchor="def-cv-se-indexed">
        <w:ins w:id="517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75" w:author="PR Preview" w:date="2026-01-01T00:00:00Z">
        <w:r>
          <w:t xml:space="preserve"> </w:t>
        </w:r>
      </w:ins>
      <w:ins w:id="5176" w:author="PR Preview" w:date="2026-01-01T00:00:00Z">
        <w:r>
          <w:t xml:space="preserve">of the smallest:</w:t>
        </w:r>
      </w:ins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del w:id="5177" w:author="PR Preview" w:date="2026-01-01T00:00:00Z">
        <w:r>
          <w:rPr>
            <w:b/>
            <w:bCs/>
          </w:rPr>
          <w:delText xml:space="preserve">Example 33 (The one-standard-error rule for the simulated polynomials)</w:delText>
        </w:r>
      </w:del>
      <w:del w:id="5178" w:author="PR Preview" w:date="2026-01-01T00:00:00Z">
        <w:r>
          <w:delText xml:space="preserve"> </w:delText>
        </w:r>
      </w:del>
      <w:del w:id="5179" w:author="PR Preview" w:date="2026-01-01T00:00:00Z">
        <w:r>
          <w:delText xml:space="preserve">This example applies 10-fold cross-validation</w:delText>
        </w:r>
      </w:del>
      <w:del w:id="5180" w:author="PR Preview" w:date="2026-01-01T00:00:00Z">
        <w:r>
          <w:delText xml:space="preserve"> </w:delText>
        </w:r>
      </w:del>
      <w:del w:id="5181" w:author="PR Preview" w:date="2026-01-01T00:00:00Z">
        <w:r>
          <w:delText xml:space="preserve">to the simulated training set of</w:delText>
        </w:r>
      </w:del>
      <w:del w:id="5182" w:author="PR Preview" w:date="2026-01-01T00:00:00Z">
        <w:r>
          <w:delText xml:space="preserve"> </w:delText>
        </w:r>
      </w:del>
      <w:hyperlink w:anchor="exm-train-test-error-simulated">
        <w:del w:id="518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5184" w:author="PR Preview" w:date="2026-01-01T00:00:00Z">
        <w:r>
          <w:delText xml:space="preserve">,</w:delText>
        </w:r>
      </w:del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records the sMSE in each fold,</w:delText>
        </w:r>
      </w:del>
      <w:del w:id="5187" w:author="PR Preview" w:date="2026-01-01T00:00:00Z">
        <w:r>
          <w:delText xml:space="preserve"> </w:delText>
        </w:r>
      </w:del>
      <w:del w:id="5188" w:author="PR Preview" w:date="2026-01-01T00:00:00Z">
        <w:r>
          <w:delText xml:space="preserve">and applies</w:delText>
        </w:r>
      </w:del>
      <w:del w:id="5189" w:author="PR Preview" w:date="2026-01-01T00:00:00Z">
        <w:r>
          <w:delText xml:space="preserve"> </w:delText>
        </w:r>
      </w:del>
      <w:hyperlink w:anchor="def-one-se-rule">
        <w:del w:id="5190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5191" w:author="PR Preview" w:date="2026-01-01T00:00:00Z">
        <w:r>
          <w:delText xml:space="preserve"> </w:delText>
        </w:r>
      </w:del>
      <w:del w:id="5192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193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5194" w:author="PR Preview" w:date="2026-01-01T00:00:00Z">
        <w:r>
          <w:t xml:space="preserve"> </w:t>
        </w:r>
      </w:ins>
      <w:ins w:id="5195" w:author="PR Preview" w:date="2026-01-01T00:00:00Z">
        <w:r>
          <w:t xml:space="preserve">This example applies 10-fold cross-validation</w:t>
        </w:r>
      </w:ins>
      <w:ins w:id="5196" w:author="PR Preview" w:date="2026-01-01T00:00:00Z">
        <w:r>
          <w:t xml:space="preserve"> </w:t>
        </w:r>
      </w:ins>
      <w:ins w:id="5197" w:author="PR Preview" w:date="2026-01-01T00:00:00Z">
        <w:r>
          <w:t xml:space="preserve">to the simulated training set of</w:t>
        </w:r>
      </w:ins>
      <w:ins w:id="5198" w:author="PR Preview" w:date="2026-01-01T00:00:00Z">
        <w:r>
          <w:t xml:space="preserve"> </w:t>
        </w:r>
      </w:ins>
      <w:hyperlink w:anchor="exm-train-test-error-simulated">
        <w:ins w:id="519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200" w:author="PR Preview" w:date="2026-01-01T00:00:00Z">
        <w:r>
          <w:t xml:space="preserve">,</w:t>
        </w:r>
      </w:ins>
      <w:ins w:id="5201" w:author="PR Preview" w:date="2026-01-01T00:00:00Z">
        <w:r>
          <w:t xml:space="preserve"> </w:t>
        </w:r>
      </w:ins>
      <w:ins w:id="5202" w:author="PR Preview" w:date="2026-01-01T00:00:00Z">
        <w:r>
          <w:t xml:space="preserve">records the sMSE in each fold,</w:t>
        </w:r>
      </w:ins>
      <w:ins w:id="5203" w:author="PR Preview" w:date="2026-01-01T00:00:00Z">
        <w:r>
          <w:t xml:space="preserve"> </w:t>
        </w:r>
      </w:ins>
      <w:ins w:id="5204" w:author="PR Preview" w:date="2026-01-01T00:00:00Z">
        <w:r>
          <w:t xml:space="preserve">and applies</w:t>
        </w:r>
      </w:ins>
      <w:ins w:id="5205" w:author="PR Preview" w:date="2026-01-01T00:00:00Z">
        <w:r>
          <w:t xml:space="preserve"> </w:t>
        </w:r>
      </w:ins>
      <w:hyperlink w:anchor="def-one-se-rule">
        <w:ins w:id="5206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5209" w:author="PR Preview" w:date="2026-01-01T00:00:00Z">
        <w:r>
          <w:delText xml:space="preserve">With 30 observations and 10 folds,</w:delText>
        </w:r>
      </w:del>
      <w:del w:id="5210" w:author="PR Preview" w:date="2026-01-01T00:00:00Z">
        <w:r>
          <w:delText xml:space="preserve"> </w:delText>
        </w:r>
      </w:del>
      <w:del w:id="5211" w:author="PR Preview" w:date="2026-01-01T00:00:00Z">
        <w:r>
          <w:delText xml:space="preserve">each fold holds 3 observations,</w:delText>
        </w:r>
      </w:del>
      <w:del w:id="5212" w:author="PR Preview" w:date="2026-01-01T00:00:00Z">
        <w:r>
          <w:delText xml:space="preserve"> </w:delText>
        </w:r>
      </w:del>
      <w:del w:id="5213" w:author="PR Preview" w:date="2026-01-01T00:00:00Z">
        <w:r>
          <w:delText xml:space="preserve">so all ten folds have equal size</w:delText>
        </w:r>
      </w:del>
      <w:del w:id="5214" w:author="PR Preview" w:date="2026-01-01T00:00:00Z">
        <w:r>
          <w:delText xml:space="preserve"> </w:delText>
        </w:r>
      </w:del>
      <w:del w:id="5215" w:author="PR Preview" w:date="2026-01-01T00:00:00Z">
        <w:r>
          <w:delText xml:space="preserve">and</w:delText>
        </w:r>
      </w:del>
      <w:del w:id="5216" w:author="PR Preview" w:date="2026-01-01T00:00:00Z">
        <w:r>
          <w:delText xml:space="preserve"> </w:delText>
        </w:r>
      </w:del>
      <w:del w:id="5217" w:author="PR Preview" w:date="2026-01-01T00:00:00Z">
        <w:r>
          <w:rPr>
            <w:rStyle w:val="VerbatimChar"/>
          </w:rPr>
          <w:delText xml:space="preserve">cv</w:delText>
        </w:r>
      </w:del>
      <w:del w:id="5218" w:author="PR Preview" w:date="2026-01-01T00:00:00Z">
        <w:r>
          <w:delText xml:space="preserve"> </w:delText>
        </w:r>
      </w:del>
      <w:del w:id="5219" w:author="PR Preview" w:date="2026-01-01T00:00:00Z">
        <w:r>
          <w:delText xml:space="preserve">is</w:delText>
        </w:r>
      </w:del>
      <w:del w:id="52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5221" w:author="PR Preview" w:date="2026-01-01T00:00:00Z">
        <w:r>
          <w:delText xml:space="preserve"> </w:delText>
        </w:r>
      </w:del>
      <w:del w:id="5222" w:author="PR Preview" w:date="2026-01-01T00:00:00Z">
        <w:r>
          <w:delText xml:space="preserve">(</w:delText>
        </w:r>
      </w:del>
      <w:hyperlink w:anchor="rem-cv-estimate">
        <w:del w:id="5223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5224" w:author="PR Preview" w:date="2026-01-01T00:00:00Z">
        <w:r>
          <w:delText xml:space="preserve">).</w:delText>
        </w:r>
      </w:del>
    </w:p>
    <w:p>
      <w:pPr>
        <w:pStyle w:val="FirstParagraph"/>
      </w:pPr>
      <w:ins w:id="5225" w:author="PR Preview" w:date="2026-01-01T00:00:00Z">
        <w:r>
          <w:t xml:space="preserve">With 30 observations and 10 folds,</w:t>
        </w:r>
      </w:ins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each fold holds 3 observations,</w:t>
        </w:r>
      </w:ins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so all ten folds have equal size</w:t>
        </w:r>
      </w:ins>
      <w:ins w:id="5230" w:author="PR Preview" w:date="2026-01-01T00:00:00Z">
        <w:r>
          <w:t xml:space="preserve"> </w:t>
        </w:r>
      </w:ins>
      <w:ins w:id="5231" w:author="PR Preview" w:date="2026-01-01T00:00:00Z">
        <w:r>
          <w:t xml:space="preserve">and</w:t>
        </w:r>
      </w:ins>
      <w:ins w:id="5232" w:author="PR Preview" w:date="2026-01-01T00:00:00Z">
        <w:r>
          <w:t xml:space="preserve"> </w:t>
        </w:r>
      </w:ins>
      <w:ins w:id="5233" w:author="PR Preview" w:date="2026-01-01T00:00:00Z">
        <w:r>
          <w:rPr>
            <w:rStyle w:val="VerbatimChar"/>
          </w:rPr>
          <w:t xml:space="preserve">cv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is</w:t>
        </w:r>
      </w:ins>
      <w:ins w:id="5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5237" w:author="PR Preview" w:date="2026-01-01T00:00:00Z">
        <w:r>
          <w:t xml:space="preserve"> </w:t>
        </w:r>
      </w:ins>
      <w:ins w:id="5238" w:author="PR Preview" w:date="2026-01-01T00:00:00Z">
        <w:r>
          <w:t xml:space="preserve">(</w:t>
        </w:r>
      </w:ins>
      <w:hyperlink w:anchor="rem-cv-estimate">
        <w:ins w:id="5239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5240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del w:id="5241" w:author="PR Preview" w:date="2026-01-01T00:00:00Z">
        <w:r>
          <w:rPr>
            <w:i/>
            <w:iCs/>
          </w:rPr>
          <w:delText xml:space="preserve">Remark 38</w:delText>
        </w:r>
      </w:del>
      <w:del w:id="5242" w:author="PR Preview" w:date="2026-01-01T00:00:00Z">
        <w:r>
          <w:delText xml:space="preserve"> (Cross-validate the whole procedure). </w:delText>
        </w:r>
      </w:del>
      <w:del w:id="5243" w:author="PR Preview" w:date="2026-01-01T00:00:00Z">
        <w:r>
          <w:delText xml:space="preserve">Every step that uses the outcome is part of fitting,</w:delText>
        </w:r>
      </w:del>
      <w:del w:id="5244" w:author="PR Preview" w:date="2026-01-01T00:00:00Z">
        <w:r>
          <w:delText xml:space="preserve"> </w:delText>
        </w:r>
      </w:del>
      <w:del w:id="5245" w:author="PR Preview" w:date="2026-01-01T00:00:00Z">
        <w:r>
          <w:delText xml:space="preserve">and must be repeated inside each fold</w:delText>
        </w:r>
      </w:del>
      <w:del w:id="5246" w:author="PR Preview" w:date="2026-01-01T00:00:00Z">
        <w:r>
          <w:delText xml:space="preserve"> </w:delText>
        </w:r>
      </w:del>
      <w:del w:id="5247" w:author="PR Preview" w:date="2026-01-01T00:00:00Z">
        <w:r>
          <w:delText xml:space="preserve">using only that fold’s training observations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[3, Sec. 7.10.2]</w:delText>
        </w:r>
      </w:del>
      <w:del w:id="5250" w:author="PR Preview" w:date="2026-01-01T00:00:00Z">
        <w:r>
          <w:delText xml:space="preserve">.</w:delText>
        </w:r>
      </w:del>
      <w:del w:id="5251" w:author="PR Preview" w:date="2026-01-01T00:00:00Z">
        <w:r>
          <w:delText xml:space="preserve"> </w:delText>
        </w:r>
      </w:del>
      <w:del w:id="5252" w:author="PR Preview" w:date="2026-01-01T00:00:00Z">
        <w:r>
          <w:delText xml:space="preserve">Such steps include:</w:delText>
        </w:r>
      </w:del>
    </w:p>
    <w:p>
      <w:pPr>
        <w:pStyle w:val="BodyText"/>
      </w:pPr>
      <w:ins w:id="5253" w:author="PR Preview" w:date="2026-01-01T00:00:00Z">
        <w:r>
          <w:rPr>
            <w:i/>
            <w:iCs/>
          </w:rPr>
          <w:t xml:space="preserve">Remark 39</w:t>
        </w:r>
      </w:ins>
      <w:ins w:id="5254" w:author="PR Preview" w:date="2026-01-01T00:00:00Z">
        <w:r>
          <w:t xml:space="preserve"> (Cross-validate the whole procedure). </w:t>
        </w:r>
      </w:ins>
      <w:ins w:id="5255" w:author="PR Preview" w:date="2026-01-01T00:00:00Z">
        <w:r>
          <w:t xml:space="preserve">Every step that uses the outcome is part of fitting,</w:t>
        </w:r>
      </w:ins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and must be repeated inside each fold</w:t>
        </w:r>
      </w:ins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using only that fold’s training observations</w:t>
        </w:r>
      </w:ins>
      <w:ins w:id="5260" w:author="PR Preview" w:date="2026-01-01T00:00:00Z">
        <w:r>
          <w:t xml:space="preserve"> </w:t>
        </w:r>
      </w:ins>
      <w:ins w:id="5261" w:author="PR Preview" w:date="2026-01-01T00:00:00Z">
        <w:r>
          <w:t xml:space="preserve">[3, Sec. 7.10.2]</w:t>
        </w:r>
      </w:ins>
      <w:ins w:id="5262" w:author="PR Preview" w:date="2026-01-01T00:00:00Z">
        <w:r>
          <w:t xml:space="preserve">.</w:t>
        </w:r>
      </w:ins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7" Type="http://schemas.openxmlformats.org/officeDocument/2006/relationships/image" Target="media/rId227.png"/><Relationship Id="rId259" Type="http://schemas.openxmlformats.org/officeDocument/2006/relationships/image" Target="media/rId259.png"/><Relationship Id="rId320" Type="http://schemas.openxmlformats.org/officeDocument/2006/relationships/image" Target="media/rId320.png"/><Relationship Id="rId177" Type="http://schemas.openxmlformats.org/officeDocument/2006/relationships/image" Target="media/rId177.png"/><Relationship Id="rId209" Type="http://schemas.openxmlformats.org/officeDocument/2006/relationships/image" Target="media/rId209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2026-10-19T07:50:58Z</dcterms:created>
  <dcterms:modified xsi:type="dcterms:W3CDTF">2026-10-19T07:50:58Z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