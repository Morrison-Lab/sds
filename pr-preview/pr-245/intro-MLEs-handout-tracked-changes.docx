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Introduction to Maximum Likelihood Inference</w:t>
      </w:r>
    </w:p>
    <w:p>
      <w:pPr>
        <w:pStyle w:val="Date"/>
      </w:pPr>
      <w:del w:id="1" w:author="PR Preview" w:date="2026-01-01T00:00:00Z">
        <w:r>
          <w:delText xml:space="preserve">Last modified: 2026-10-16 02:26:19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2026-10-16 02:20:18 (PDT)</w:t>
        </w:r>
      </w:ins>
    </w:p>
    <w:bookmarkStart w:id="149" w:name="sec-intro-MLEs"/>
    <w:p>
      <w:pPr>
        <w:pStyle w:val="Heading2"/>
      </w:pPr>
      <w:r>
        <w:t xml:space="preserve">1 Overview of maximum likelihood estimation</w:t>
      </w:r>
    </w:p>
    <w:p>
      <w:pPr>
        <w:pStyle w:val="FirstParagraph"/>
      </w:pPr>
      <w:r>
        <w:t xml:space="preserve">These notes are derived primarily from</w:t>
      </w:r>
      <w:r>
        <w:t xml:space="preserve"> </w:t>
      </w:r>
      <w:r>
        <w:t xml:space="preserve">(Dobson and Barnett 2018, chaps. 1–5)</w:t>
      </w:r>
      <w:r>
        <w:t xml:space="preserve">,</w:t>
      </w:r>
      <w:r>
        <w:t xml:space="preserve"> </w:t>
      </w:r>
      <w:r>
        <w:t xml:space="preserve">with some material from</w:t>
      </w:r>
      <w:r>
        <w:t xml:space="preserve"> </w:t>
      </w:r>
      <w:r>
        <w:t xml:space="preserve">(McLachlan and Krishnan 2007)</w:t>
      </w:r>
      <w:r>
        <w:t xml:space="preserve"> </w:t>
      </w:r>
      <w:r>
        <w:t xml:space="preserve">and</w:t>
      </w:r>
      <w:r>
        <w:t xml:space="preserve"> </w:t>
      </w:r>
      <w:r>
        <w:t xml:space="preserve">(Casella and Berger 2002)</w:t>
      </w:r>
      <w:r>
        <w:t xml:space="preserve">.</w:t>
      </w:r>
    </w:p>
    <w:bookmarkStart w:id="27" w:name="the-likelihood-function"/>
    <w:p>
      <w:pPr>
        <w:pStyle w:val="Heading3"/>
      </w:pPr>
      <w:r>
        <w:t xml:space="preserve">1.1 The likelihood function</w:t>
      </w:r>
    </w:p>
    <w:bookmarkStart w:id="9" w:name="def-lik-obs"/>
    <w:p>
      <w:pPr>
        <w:pStyle w:val="FirstParagraph"/>
      </w:pPr>
      <w:r>
        <w:rPr>
          <w:b/>
          <w:bCs/>
        </w:rPr>
        <w:t xml:space="preserve">Definition 1 (Likelihood of a single observation)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random variable, with observed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is the probability of the event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rPr>
                  <m:sty m:val="p"/>
                </m:rPr>
                <m:t>p</m:t>
              </m:r>
            </m:e>
            <m:sub>
              <m:r>
                <m:t>θ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 continuous random variable,</w:t>
      </w:r>
      <w:r>
        <w:t xml:space="preserve"> </w:t>
      </w:r>
      <w:r>
        <w:t xml:space="preserve">the likelihood is the probability density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instead.</w:t>
      </w:r>
    </w:p>
    <w:bookmarkEnd w:id="9"/>
    <w:bookmarkStart w:id="10" w:name="exm-lik-obs"/>
    <w:p>
      <w:pPr>
        <w:pStyle w:val="BodyText"/>
      </w:pPr>
      <w:r>
        <w:rPr>
          <w:b/>
          <w:bCs/>
        </w:rPr>
        <w:t xml:space="preserve">Example 1 (Likelihood of one Bernoulli observation)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t>π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If we observe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 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: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so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more likely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0.7</m:t>
        </m:r>
      </m:oMath>
      <w:r>
        <w:t xml:space="preserve"> </w:t>
      </w:r>
      <w:r>
        <w:t xml:space="preserve">than under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0.2</m:t>
        </m:r>
      </m:oMath>
      <w:r>
        <w:t xml:space="preserve">.</w:t>
      </w:r>
    </w:p>
    <w:bookmarkEnd w:id="10"/>
    <w:bookmarkStart w:id="11" w:name="def-lik"/>
    <w:p>
      <w:pPr>
        <w:pStyle w:val="BodyText"/>
      </w:pPr>
      <w:r>
        <w:rPr>
          <w:b/>
          <w:bCs/>
        </w:rPr>
        <w:t xml:space="preserve">Definition 2 (Likelihood of a dataset)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a dataset with corresponding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 probability model for the distribution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with unknown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</w:t>
      </w:r>
      <w:r>
        <w:t xml:space="preserve"> </w:t>
      </w:r>
      <w:r>
        <w:t xml:space="preserve">of the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i/>
          <w:iCs/>
        </w:rPr>
        <w:t xml:space="preserve">joint probability</w:t>
      </w:r>
      <w:r>
        <w:t xml:space="preserve"> </w:t>
      </w:r>
      <w:r>
        <w:t xml:space="preserve">(or joint density) of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Θ</m:t>
        </m:r>
        <m:r>
          <m:rPr>
            <m:sty m:val="p"/>
          </m:rPr>
          <m:t>=</m:t>
        </m:r>
        <m:r>
          <m:t>θ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Θ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componentwise)</m:t>
              </m:r>
            </m:e>
          </m:eqArr>
        </m:oMath>
      </m:oMathPara>
    </w:p>
    <w:bookmarkEnd w:id="1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Notation for the likelihood function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Sources write the likelihood function in several ways,</w:t>
            </w:r>
            <w:r>
              <w:t xml:space="preserve"> </w:t>
            </w:r>
            <w:r>
              <w:t xml:space="preserve">all meaning the same function: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sub>
              </m:sSub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θ</m:t>
                  </m:r>
                </m:sub>
              </m:sSub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oMath>
            <w:r>
              <w:t xml:space="preserve">;</w:t>
            </w:r>
          </w:p>
          <w:p>
            <w:pPr>
              <w:pStyle w:val="Compact"/>
              <w:numPr>
                <w:ilvl w:val="0"/>
                <w:numId w:val="1001"/>
              </w:numPr>
            </w:pP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These notes mostly write</w:t>
            </w:r>
            <w:r>
              <w:t xml:space="preserve"> </w:t>
            </w:r>
            <m:oMath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oMath>
            <w:r>
              <w:t xml:space="preserve">,</w:t>
            </w:r>
            <w:r>
              <w:t xml:space="preserve"> </w:t>
            </w:r>
            <w:r>
              <w:t xml:space="preserve">leaving the data implicit,</w:t>
            </w:r>
            <w:r>
              <w:t xml:space="preserve"> </w:t>
            </w:r>
            <w:r>
              <w:t xml:space="preserve">to emphasize that the likelihood is a function of the parameters,</w:t>
            </w:r>
            <w:r>
              <w:t xml:space="preserve"> </w:t>
            </w:r>
            <w:r>
              <w:t xml:space="preserve">with the data held fixed at their observed values.</w:t>
            </w:r>
          </w:p>
          <w:p/>
        </w:tc>
      </w:tr>
    </w:tbl>
    <w:bookmarkStart w:id="16" w:name="exr-lik-iid"/>
    <w:p>
      <w:pPr>
        <w:pStyle w:val="BodyText"/>
      </w:pPr>
      <w:r>
        <w:rPr>
          <w:b/>
          <w:bCs/>
        </w:rPr>
        <w:t xml:space="preserve">Exercise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lik">
        <w:r>
          <w:rPr>
            <w:rStyle w:val="Hyperlink"/>
          </w:rPr>
          <w:t xml:space="preserve">likelihood</w:t>
        </w:r>
      </w:hyperlink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 the distributions of the individual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.</w:t>
      </w:r>
    </w:p>
    <w:bookmarkEnd w:id="16"/>
    <w:bookmarkStart w:id="17" w:name="sol-lik-ii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mutual independence)</m:t>
              </m:r>
            </m:e>
          </m:eqArr>
        </m:oMath>
      </m:oMathPara>
    </w:p>
    <w:bookmarkEnd w:id="17"/>
    <w:bookmarkStart w:id="19" w:name="thm-lik-iid"/>
    <w:p>
      <w:pPr>
        <w:pStyle w:val="FirstParagraph"/>
      </w:pPr>
      <w:r>
        <w:rPr>
          <w:b/>
          <w:bCs/>
        </w:rPr>
        <w:t xml:space="preserve">Theorem 1 (Likelihood of an independent sample)</w:t>
      </w:r>
      <w:r>
        <w:t xml:space="preserve"> </w:t>
      </w:r>
      <w:r>
        <w:t xml:space="preserve">For</w:t>
      </w:r>
      <w:r>
        <w:t xml:space="preserve"> </w:t>
      </w:r>
      <w:hyperlink r:id="rId15">
        <w:r>
          <w:rPr>
            <w:rStyle w:val="Hyperlink"/>
          </w:rPr>
          <w:t xml:space="preserve">mutually independent</w:t>
        </w:r>
      </w:hyperlink>
      <w:r>
        <w:t xml:space="preserve"> </w:t>
      </w:r>
      <w:r>
        <w:t xml:space="preserve">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18" w:name="eq-Lik"/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8"/>
    </w:p>
    <w:bookmarkEnd w:id="1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ik-ii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0" w:name="def-lik-factor"/>
    <w:p>
      <w:pPr>
        <w:pStyle w:val="BodyText"/>
      </w:pPr>
      <w:r>
        <w:rPr>
          <w:b/>
          <w:bCs/>
        </w:rPr>
        <w:t xml:space="preserve">Definition 3 (Likelihood component (likelihood factor))</w:t>
      </w:r>
      <w:r>
        <w:t xml:space="preserve"> </w:t>
      </w:r>
      <w:r>
        <w:t xml:space="preserve">For a dataset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of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component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likelihood factor</w:t>
      </w:r>
      <w:r>
        <w:t xml:space="preserve">)</w:t>
      </w:r>
      <w:r>
        <w:t xml:space="preserve"> </w:t>
      </w:r>
      <w:r>
        <w:t xml:space="preserve">of observation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likelihood of that observation alone: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script"/>
                  <m:sty m:val="p"/>
                </m:rPr>
                <m:t>L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0"/>
    <w:bookmarkStart w:id="21" w:name="exr-ds-lik-obs-lik"/>
    <w:p>
      <w:pPr>
        <w:pStyle w:val="FirstParagraph"/>
      </w:pPr>
      <w:r>
        <w:rPr>
          <w:b/>
          <w:bCs/>
        </w:rPr>
        <w:t xml:space="preserve">Exercise 2 (Dataset likelihood from likelihood components)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 likelihood of the dataset</w:t>
      </w:r>
      <w:r>
        <w:t xml:space="preserve"> </w:t>
      </w:r>
      <w:r>
        <w:t xml:space="preserve">in terms 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.</w:t>
      </w:r>
    </w:p>
    <w:bookmarkEnd w:id="21"/>
    <w:bookmarkStart w:id="22" w:name="sol-ds-lik-obs-lik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</m:eqArr>
        </m:oMath>
      </m:oMathPara>
    </w:p>
    <w:bookmarkEnd w:id="22"/>
    <w:bookmarkStart w:id="23" w:name="thm-ds-lik-obs-lik"/>
    <w:p>
      <w:pPr>
        <w:pStyle w:val="FirstParagraph"/>
      </w:pPr>
      <w:r>
        <w:rPr>
          <w:b/>
          <w:bCs/>
        </w:rPr>
        <w:t xml:space="preserve">Theorem 2 (Dataset likelihood as a product of observation likelihoods)</w:t>
      </w:r>
      <w:r>
        <w:t xml:space="preserve"> </w:t>
      </w:r>
      <w:r>
        <w:t xml:space="preserve">For mutually independent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the likelihood of the dataset is the product</w:t>
      </w:r>
      <w:r>
        <w:t xml:space="preserve"> </w:t>
      </w:r>
      <w:r>
        <w:t xml:space="preserve">of the observations’</w:t>
      </w:r>
      <w:r>
        <w:t xml:space="preserve"> </w:t>
      </w:r>
      <w:hyperlink w:anchor="def-lik-factor">
        <w:r>
          <w:rPr>
            <w:rStyle w:val="Hyperlink"/>
          </w:rPr>
          <w:t xml:space="preserve">likelihood components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b>
                  <m:r>
                    <m:t>i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2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s-lik-obs-lik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24" w:name="exr-bernoulli-likelihood-one-group"/>
    <w:p>
      <w:pPr>
        <w:pStyle w:val="BodyText"/>
      </w:pPr>
      <w:r>
        <w:rPr>
          <w:b/>
          <w:bCs/>
        </w:rPr>
        <w:t xml:space="preserve">Exercise 3 (Likelihood of binary outcomes with one event probability)</w:t>
      </w:r>
      <w:r>
        <w:t xml:space="preserve"> </w:t>
      </w:r>
      <w:r>
        <w:t xml:space="preserve">A binary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event probability)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y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sup>
              </m:sSup>
              <m:r>
                <m:rPr>
                  <m:sty m:val="p"/>
                </m:rPr>
                <m:t>,</m:t>
              </m:r>
              <m:r>
                <m:t> 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two cases)</m:t>
              </m:r>
            </m:e>
          </m:eqArr>
        </m:oMath>
      </m:oMathPara>
    </w:p>
    <w:p>
      <w:pPr>
        <w:pStyle w:val="FirstParagraph"/>
      </w:pP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 dataset of</w:t>
      </w:r>
      <w:r>
        <w:t xml:space="preserve"> </w:t>
      </w:r>
      <w:r>
        <w:t xml:space="preserve">mutually independent binary outcomes,</w:t>
      </w:r>
      <w:r>
        <w:t xml:space="preserve"> </w:t>
      </w:r>
      <w:r>
        <w:t xml:space="preserve">all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Write the 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.</w:t>
      </w:r>
    </w:p>
    <w:bookmarkEnd w:id="24"/>
    <w:bookmarkStart w:id="25" w:name="sol-bernoulli-likelihood-one-group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rPr>
                          <m:scr m:val="script"/>
                          <m:sty m:val="p"/>
                        </m:rPr>
                        <m:t>L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 components)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p>
                        <m:e>
                          <m:r>
                            <m:t>π</m:t>
                          </m:r>
                        </m:e>
                        <m:sup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powers of a common base)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1</m:t>
                      </m:r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 in the exponent)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1</m:t>
                  </m:r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5"/>
    <w:bookmarkStart w:id="26" w:name="thm-bernoulli-likelihood-one-group"/>
    <w:p>
      <w:pPr>
        <w:pStyle w:val="FirstParagraph"/>
      </w:pPr>
      <w:r>
        <w:rPr>
          <w:b/>
          <w:bCs/>
        </w:rPr>
        <w:t xml:space="preserve">Theorem 3 (Likelihood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mutually independent binary random variables,</w:t>
      </w:r>
      <w:r>
        <w:t xml:space="preserve"> </w:t>
      </w:r>
      <w:r>
        <w:t xml:space="preserve">each with the same event probability</w:t>
      </w:r>
      <w:r>
        <w:t xml:space="preserve"> </w:t>
      </w:r>
      <m:oMath>
        <m:r>
          <m:t>π</m:t>
        </m:r>
      </m:oMath>
      <w:r>
        <w:t xml:space="preserve">: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with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depends on the data only</w:t>
      </w:r>
      <w:r>
        <w:t xml:space="preserve"> </w:t>
      </w:r>
      <w:r>
        <w:t xml:space="preserve">through the number of events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π</m:t>
              </m:r>
            </m:e>
            <m: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sup>
          </m:sSup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bernoulli-likelihood-one-group">
        <w:r>
          <w:rPr>
            <w:rStyle w:val="Hyperlink"/>
          </w:rPr>
          <w:t xml:space="preserve">Solution 3</w:t>
        </w:r>
      </w:hyperlink>
      <w:r>
        <w:t xml:space="preserve">.</w:t>
      </w:r>
    </w:p>
    <w:bookmarkEnd w:id="27"/>
    <w:bookmarkStart w:id="33" w:name="the-maximum-likelihood-estimate"/>
    <w:p>
      <w:pPr>
        <w:pStyle w:val="Heading3"/>
      </w:pPr>
      <w:r>
        <w:t xml:space="preserve">1.2 The maximum likelihood estimate</w:t>
      </w:r>
    </w:p>
    <w:bookmarkStart w:id="29" w:name="def-mle"/>
    <w:p>
      <w:pPr>
        <w:pStyle w:val="FirstParagraph"/>
      </w:pPr>
      <w:r>
        <w:rPr>
          <w:b/>
          <w:bCs/>
        </w:rPr>
        <w:t xml:space="preserve">Definition 4 (Maximum likelihood estimate)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maximum likelihood estimate</w:t>
      </w:r>
      <w:r>
        <w:t xml:space="preserve"> </w:t>
      </w:r>
      <w:r>
        <w:t xml:space="preserve">(MLE) of a parameter vector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is the value of</w:t>
      </w:r>
      <w:r>
        <w:t xml:space="preserve"> </w:t>
      </w:r>
      <m:oMath>
        <m:r>
          <m:rPr>
            <m:sty m:val="p"/>
          </m:rPr>
          <m:t>Θ</m:t>
        </m:r>
      </m:oMath>
      <w:r>
        <w:t xml:space="preserve"> </w:t>
      </w:r>
      <w:r>
        <w:t xml:space="preserve">that maximizes the likelihood:</w:t>
      </w:r>
    </w:p>
    <w:p>
      <w:pPr>
        <w:pStyle w:val="BodyText"/>
      </w:pPr>
      <w:bookmarkStart w:id="28" w:name="eq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rPr>
                  <m:sty m:val="p"/>
                </m:rP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rPr>
              <m:sty m:val="p"/>
            </m:rP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8"/>
    </w:p>
    <w:bookmarkEnd w:id="29"/>
    <w:bookmarkStart w:id="30" w:name="exm-mle-bernoulli"/>
    <w:p>
      <w:pPr>
        <w:pStyle w:val="FirstParagraph"/>
      </w:pPr>
      <w:r>
        <w:rPr>
          <w:b/>
          <w:bCs/>
        </w:rPr>
        <w:t xml:space="preserve">Example 2 (MLE for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 the likelihood of the observation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This function is increasing,</w:t>
      </w:r>
      <w:r>
        <w:t xml:space="preserve"> </w:t>
      </w:r>
      <w:r>
        <w:t xml:space="preserve">so it is maximized at the upper edge of the parameter space: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30"/>
    <w:p>
      <w:pPr>
        <w:pStyle w:val="BodyText"/>
      </w:pPr>
      <w:r>
        <w:t xml:space="preserve">5MinuteAI explains</w:t>
      </w:r>
      <w:r>
        <w:t xml:space="preserve"> </w:t>
      </w:r>
      <w:hyperlink r:id="rId31">
        <w:r>
          <w:rPr>
            <w:rStyle w:val="Hyperlink"/>
          </w:rPr>
          <w:t xml:space="preserve">maximum likelihood estimation</w:t>
        </w:r>
      </w:hyperlink>
      <w:r>
        <w:t xml:space="preserve"> </w:t>
      </w:r>
      <w:r>
        <w:t xml:space="preserve">and works</w:t>
      </w:r>
      <w:r>
        <w:t xml:space="preserve"> </w:t>
      </w:r>
      <w:hyperlink r:id="rId32">
        <w:r>
          <w:rPr>
            <w:rStyle w:val="Hyperlink"/>
          </w:rPr>
          <w:t xml:space="preserve">examples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Hogg et al. (2019, sec. 6.4, pp. 264–276)</w:t>
      </w:r>
      <w:r>
        <w:t xml:space="preserve"> </w:t>
      </w:r>
      <w:r>
        <w:t xml:space="preserve">covers maximum likelihood and method of moments estimation.</w:t>
      </w:r>
    </w:p>
    <w:p>
      <w:pPr>
        <w:pStyle w:val="Compact"/>
        <w:numPr>
          <w:ilvl w:val="0"/>
          <w:numId w:val="1002"/>
        </w:numPr>
      </w:pPr>
      <w:r>
        <w:t xml:space="preserve">Casella and Berger (2002, sec. 7.2.2, pp. 315–323)</w:t>
      </w:r>
      <w:r>
        <w:t xml:space="preserve"> </w:t>
      </w:r>
      <w:r>
        <w:t xml:space="preserve">covers maximum likelihood estimators.</w:t>
      </w:r>
    </w:p>
    <w:p>
      <w:pPr>
        <w:pStyle w:val="Compact"/>
        <w:numPr>
          <w:ilvl w:val="0"/>
          <w:numId w:val="1002"/>
        </w:numPr>
      </w:pPr>
      <w:r>
        <w:t xml:space="preserve">Rice (2007, sec. 8.5, pp. 267–284)</w:t>
      </w:r>
      <w:r>
        <w:t xml:space="preserve"> </w:t>
      </w:r>
      <w:r>
        <w:t xml:space="preserve">covers the method of maximum likelihood.</w:t>
      </w:r>
    </w:p>
    <w:bookmarkEnd w:id="33"/>
    <w:bookmarkStart w:id="35" w:name="finding-the-maximum-of-a-function"/>
    <w:p>
      <w:pPr>
        <w:pStyle w:val="Heading3"/>
      </w:pPr>
      <w:r>
        <w:t xml:space="preserve">1.3 Finding the maximum of a function</w:t>
      </w:r>
    </w:p>
    <w:bookmarkStart w:id="34" w:name="def-critical-point"/>
    <w:p>
      <w:pPr>
        <w:pStyle w:val="FirstParagraph"/>
      </w:pPr>
      <w:r>
        <w:rPr>
          <w:b/>
          <w:bCs/>
        </w:rPr>
        <w:t xml:space="preserve">Definition 5 (Critical point)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an input value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where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zero,</w:t>
      </w:r>
      <w:r>
        <w:t xml:space="preserve"> </w:t>
      </w:r>
      <w:r>
        <w:t xml:space="preserve">or, for a function of a vector,</w:t>
      </w:r>
      <w:r>
        <w:t xml:space="preserve"> </w:t>
      </w:r>
      <w:r>
        <w:t xml:space="preserve">a point</w:t>
      </w:r>
      <w:r>
        <w:t xml:space="preserve"> </w:t>
      </w:r>
      <m:oMath>
        <m:sSub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where the gradient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zero vector: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(scalar input)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0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(vector input)</m:t>
              </m:r>
            </m:e>
          </m:eqArr>
        </m:oMath>
      </m:oMathPara>
    </w:p>
    <w:bookmarkEnd w:id="34"/>
    <w:p>
      <w:pPr>
        <w:pStyle w:val="FirstParagraph"/>
      </w:pPr>
      <w:r>
        <w:t xml:space="preserve">From calculus: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differentiable,</w:t>
      </w:r>
      <w:r>
        <w:t xml:space="preserve"> </w:t>
      </w:r>
      <w:r>
        <w:t xml:space="preserve">its maximum over an interval of input values</w:t>
      </w:r>
      <w:r>
        <w:t xml:space="preserve"> </w:t>
      </w:r>
      <w:r>
        <w:t xml:space="preserve">can occur only at an endpoint of the interval</w:t>
      </w:r>
      <w:r>
        <w:t xml:space="preserve"> </w:t>
      </w:r>
      <w:r>
        <w:t xml:space="preserve">or at a</w:t>
      </w:r>
      <w:r>
        <w:t xml:space="preserve"> </w:t>
      </w:r>
      <w:hyperlink w:anchor="def-critical-point">
        <w:r>
          <w:rPr>
            <w:rStyle w:val="Hyperlink"/>
          </w:rPr>
          <w:t xml:space="preserve">critical point</w:t>
        </w:r>
      </w:hyperlink>
      <w:r>
        <w:t xml:space="preserve">.</w:t>
      </w:r>
      <w:r>
        <w:t xml:space="preserve"> </w:t>
      </w:r>
      <w:r>
        <w:t xml:space="preserve">At a critical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is sufficient for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to be a local maximum,</w:t>
      </w:r>
      <w:r>
        <w:t xml:space="preserve"> </w:t>
      </w:r>
      <w:r>
        <w:t xml:space="preserve">but not necessary: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has a maximum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For a function of a vector,</w:t>
      </w:r>
      <w:r>
        <w:t xml:space="preserve"> </w:t>
      </w:r>
      <w:r>
        <w:t xml:space="preserve">a negative definite Hessian matrix at a critical point</w:t>
      </w:r>
      <w:r>
        <w:t xml:space="preserve"> </w:t>
      </w:r>
      <w:r>
        <w:t xml:space="preserve">is sufficient for a local maximum.</w:t>
      </w:r>
    </w:p>
    <w:bookmarkEnd w:id="35"/>
    <w:bookmarkStart w:id="38" w:name="X57520549c5b7da4a67a35517649c9d038306812"/>
    <w:p>
      <w:pPr>
        <w:pStyle w:val="Heading3"/>
      </w:pPr>
      <w:r>
        <w:t xml:space="preserve">1.4 Directly maximizing the likelihood function for independent data</w:t>
      </w:r>
    </w:p>
    <w:p>
      <w:pPr>
        <w:pStyle w:val="FirstParagraph"/>
      </w:pPr>
      <w:r>
        <w:t xml:space="preserve">To find the maximizer of the likelihood function,</w:t>
      </w:r>
      <w:r>
        <w:t xml:space="preserve"> </w:t>
      </w:r>
      <w:r>
        <w:t xml:space="preserve">we solve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L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For mutually independent data,</w:t>
      </w:r>
      <w:r>
        <w:t xml:space="preserve"> </w:t>
      </w:r>
      <w:hyperlink w:anchor="eq-Lik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36" w:name="eq-deriv-Lik"/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L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mutually independent data)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6"/>
    </w:p>
    <w:p>
      <w:pPr>
        <w:pStyle w:val="FirstParagraph"/>
      </w:pPr>
      <w:hyperlink w:anchor="eq-deriv-Lik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is the derivative of a product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factors,</w:t>
      </w:r>
      <w:r>
        <w:t xml:space="preserve"> </w:t>
      </w:r>
      <w:r>
        <w:t xml:space="preserve">which takes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applications of the</w:t>
      </w:r>
      <w:r>
        <w:t xml:space="preserve"> </w:t>
      </w:r>
      <w:hyperlink r:id="rId37">
        <w:r>
          <w:rPr>
            <w:rStyle w:val="Hyperlink"/>
          </w:rPr>
          <w:t xml:space="preserve">product rule</w:t>
        </w:r>
      </w:hyperlink>
      <w:r>
        <w:t xml:space="preserve"> </w:t>
      </w:r>
      <w:r>
        <w:t xml:space="preserve">and produces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terms.</w:t>
      </w:r>
      <w:r>
        <w:t xml:space="preserve"> </w:t>
      </w:r>
      <w:r>
        <w:t xml:space="preserve">The log-likelihood avoids this work.</w:t>
      </w:r>
    </w:p>
    <w:bookmarkEnd w:id="38"/>
    <w:bookmarkStart w:id="56" w:name="the-log-likelihood-function"/>
    <w:p>
      <w:pPr>
        <w:pStyle w:val="Heading3"/>
      </w:pPr>
      <w:r>
        <w:t xml:space="preserve">1.5 The log-likelihood function</w:t>
      </w:r>
    </w:p>
    <w:bookmarkStart w:id="40" w:name="def-loglik"/>
    <w:p>
      <w:pPr>
        <w:pStyle w:val="FirstParagraph"/>
      </w:pPr>
      <w:r>
        <w:rPr>
          <w:b/>
          <w:bCs/>
        </w:rPr>
        <w:t xml:space="preserve">Definition 6 (Log-likelihood)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log-likelihood</w:t>
      </w:r>
      <w:r>
        <w:t xml:space="preserve"> </w:t>
      </w:r>
      <w:r>
        <w:t xml:space="preserve">of parameter value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for model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sty m:val="p"/>
              </m:rPr>
              <m:t>Θ</m:t>
            </m:r>
          </m:sub>
        </m:sSub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and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is the natural logarithm of the likelihood:</w:t>
      </w:r>
    </w:p>
    <w:p>
      <w:pPr>
        <w:pStyle w:val="BodyText"/>
      </w:pPr>
      <w:bookmarkStart w:id="39" w:name="eq-def-loglik"/>
      <m:oMathPara>
        <m:oMathParaPr>
          <m:jc m:val="center"/>
        </m:oMathParaPr>
        <m:oMath>
          <m:r>
            <m:t>ℓ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|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39"/>
    </w:p>
    <w:bookmarkEnd w:id="40"/>
    <w:bookmarkStart w:id="41" w:name="exm-loglik-bernoulli"/>
    <w:p>
      <w:pPr>
        <w:pStyle w:val="FirstParagraph"/>
      </w:pPr>
      <w:r>
        <w:rPr>
          <w:b/>
          <w:bCs/>
        </w:rPr>
        <w:t xml:space="preserve">Example 3 (Log-likelihood of one Bernoulli observation)</w:t>
      </w:r>
      <w:r>
        <w:t xml:space="preserve"> </w:t>
      </w:r>
      <w:r>
        <w:t xml:space="preserve">In</w:t>
      </w:r>
      <w:r>
        <w:t xml:space="preserve"> </w:t>
      </w:r>
      <w:hyperlink w:anchor="exm-lik-obs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</m:oMath>
      <w:r>
        <w:t xml:space="preserve">, so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π</m:t>
        </m:r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0.7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0.7</m:t>
        </m:r>
        <m:r>
          <m:rPr>
            <m:sty m:val="p"/>
          </m:rPr>
          <m:t>≈</m:t>
        </m:r>
        <m:r>
          <m:rPr>
            <m:sty m:val="p"/>
          </m:rPr>
          <m:t>−</m:t>
        </m:r>
        <m:r>
          <m:t>0.357</m:t>
        </m:r>
      </m:oMath>
      <w:r>
        <w:t xml:space="preserve">.</w:t>
      </w:r>
    </w:p>
    <w:bookmarkEnd w:id="41"/>
    <w:bookmarkStart w:id="42" w:name="exr-mle-use-log"/>
    <w:p>
      <w:pPr>
        <w:pStyle w:val="BodyText"/>
      </w:pPr>
      <w:r>
        <w:rPr>
          <w:b/>
          <w:bCs/>
        </w:rPr>
        <w:t xml:space="preserve">Exercise 4 (Comparing likelihoods through log-likelihoods)</w:t>
      </w:r>
      <w:r>
        <w:t xml:space="preserve"> </w:t>
      </w:r>
      <w:r>
        <w:t xml:space="preserve">Suppose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Determine how the parameter values that maximize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relate to the parameter values that maximize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</m:oMath>
      <w:r>
        <w:t xml:space="preserve">.</w:t>
      </w:r>
    </w:p>
    <w:bookmarkEnd w:id="42"/>
    <w:bookmarkStart w:id="43" w:name="sol-mle-use-log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Let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be a parameter value.</w:t>
      </w:r>
      <w:r>
        <w:t xml:space="preserve"> </w:t>
      </w:r>
      <w:r>
        <w:t xml:space="preserve">The natural logarithm is strictly increasing on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for any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θ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log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satisfies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if and only if it satisfies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≥</m:t>
        </m:r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So a parameter value</w:t>
      </w:r>
      <w:r>
        <w:t xml:space="preserve"> </w:t>
      </w:r>
      <m:oMath>
        <m:sSup>
          <m:e>
            <m:r>
              <m:t>θ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maximizes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 </w:t>
      </w:r>
      <w:r>
        <w:t xml:space="preserve">if and only if it maximizes</w:t>
      </w:r>
      <w:r>
        <w:t xml:space="preserve"> </w:t>
      </w:r>
      <m:oMath>
        <m:r>
          <m:t>ℓ</m:t>
        </m:r>
      </m:oMath>
      <w:r>
        <w:t xml:space="preserve">.</w:t>
      </w:r>
    </w:p>
    <w:bookmarkEnd w:id="43"/>
    <w:bookmarkStart w:id="44" w:name="thm-mle-use-log"/>
    <w:p>
      <w:pPr>
        <w:pStyle w:val="BodyText"/>
      </w:pPr>
      <w:r>
        <w:rPr>
          <w:b/>
          <w:bCs/>
        </w:rPr>
        <w:t xml:space="preserve">Theorem 4 (Maximize the log-likelihood instead of the likelihood)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likelihood and log-likelihood have the same maximizers: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arg</m:t>
          </m:r>
          <m:limLow>
            <m:e>
              <m:r>
                <m:rPr>
                  <m:sty m:val="p"/>
                </m:rPr>
                <m:t>max</m:t>
              </m:r>
            </m:e>
            <m:lim>
              <m:r>
                <m:t>θ</m:t>
              </m:r>
            </m:lim>
          </m:limLow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le-use-log">
        <w:r>
          <w:rPr>
            <w:rStyle w:val="Hyperlink"/>
          </w:rPr>
          <w:t xml:space="preserve">Exercise 4</w:t>
        </w:r>
      </w:hyperlink>
      <w:r>
        <w:t xml:space="preserve">.</w:t>
      </w:r>
    </w:p>
    <w:bookmarkStart w:id="45" w:name="exr-loglik-iid"/>
    <w:p>
      <w:pPr>
        <w:pStyle w:val="BodyText"/>
      </w:pPr>
      <w:r>
        <w:rPr>
          <w:b/>
          <w:bCs/>
        </w:rPr>
        <w:t xml:space="preserve">Exercise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use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to write the</w:t>
      </w:r>
      <w:r>
        <w:t xml:space="preserve"> </w:t>
      </w:r>
      <w:hyperlink w:anchor="def-loglik">
        <w:r>
          <w:rPr>
            <w:rStyle w:val="Hyperlink"/>
          </w:rPr>
          <w:t xml:space="preserve">log-likelihood</w:t>
        </w:r>
      </w:hyperlink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as a sum over the observations.</w:t>
      </w:r>
      <w:r>
        <w:t xml:space="preserve"> </w:t>
      </w:r>
      <w:r>
        <w:t xml:space="preserve">What does each term become</w:t>
      </w:r>
      <w:r>
        <w:t xml:space="preserve"> </w:t>
      </w: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?</w:t>
      </w:r>
    </w:p>
    <w:bookmarkEnd w:id="45"/>
    <w:bookmarkStart w:id="46" w:name="sol-loglik-iid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independent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is a sum of logs)</m:t>
              </m:r>
            </m:e>
          </m:eqArr>
        </m:oMath>
      </m:oMathPara>
    </w:p>
    <w:p>
      <w:pPr>
        <w:pStyle w:val="FirstParagraph"/>
      </w:pPr>
      <w:r>
        <w:t xml:space="preserve">With a common distribution,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so 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6"/>
    <w:bookmarkStart w:id="48" w:name="thm-loglik-iid"/>
    <w:p>
      <w:pPr>
        <w:pStyle w:val="BodyText"/>
      </w:pPr>
      <w:r>
        <w:rPr>
          <w:b/>
          <w:bCs/>
        </w:rPr>
        <w:t xml:space="preserve">Theorem 5 (Log-likelihood of an independent sample)</w:t>
      </w:r>
      <w:r>
        <w:t xml:space="preserve"> </w:t>
      </w:r>
      <w:r>
        <w:t xml:space="preserve">For mutually independent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:</w:t>
      </w:r>
    </w:p>
    <w:p>
      <w:pPr>
        <w:pStyle w:val="BodyText"/>
      </w:pPr>
      <w:bookmarkStart w:id="47" w:name="eq-loglik-ind"/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log</m:t>
              </m:r>
            </m:e>
          </m:nary>
          <m:r>
            <m:rPr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47"/>
    </w:p>
    <w:p>
      <w:pPr>
        <w:pStyle w:val="FirstParagraph"/>
      </w:pPr>
      <w:r>
        <w:t xml:space="preserve">If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also share a common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each term is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4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loglik-iid">
        <w:r>
          <w:rPr>
            <w:rStyle w:val="Hyperlink"/>
          </w:rPr>
          <w:t xml:space="preserve">Exercise 5</w:t>
        </w:r>
      </w:hyperlink>
      <w:r>
        <w:t xml:space="preserve">.</w:t>
      </w:r>
    </w:p>
    <w:bookmarkStart w:id="49" w:name="exr-deriv-llik-iid"/>
    <w:p>
      <w:pPr>
        <w:pStyle w:val="BodyText"/>
      </w:pPr>
      <w:r>
        <w:rPr>
          <w:b/>
          <w:bCs/>
        </w:rPr>
        <w:t xml:space="preserve">Exercise 6 (Derivative of the log-likelihood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w:r>
        <w:t xml:space="preserve">use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to write the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of the log-likelihood</w:t>
      </w:r>
      <w:r>
        <w:t xml:space="preserve"> </w:t>
      </w:r>
      <w:r>
        <w:t xml:space="preserve">as a sum over the observations.</w:t>
      </w:r>
    </w:p>
    <w:bookmarkEnd w:id="49"/>
    <w:bookmarkStart w:id="50" w:name="sol-deriv-llik-iid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ℓ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(notation for the derivative)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</m:e>
              </m:nary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</m:eqArr>
        </m:oMath>
      </m:oMathPara>
    </w:p>
    <w:p>
      <w:pPr>
        <w:pStyle w:val="FirstParagraph"/>
      </w:pPr>
      <w:r>
        <w:t xml:space="preserve">Unlike</w:t>
      </w:r>
      <w:r>
        <w:t xml:space="preserve"> </w:t>
      </w:r>
      <w:hyperlink w:anchor="eq-deriv-Lik">
        <w:r>
          <w:rPr>
            <w:rStyle w:val="Hyperlink"/>
          </w:rPr>
          <w:t xml:space="preserve">Equation 3</w:t>
        </w:r>
      </w:hyperlink>
      <w:r>
        <w:t xml:space="preserve">, each term involves only one observation,</w:t>
      </w:r>
      <w:r>
        <w:t xml:space="preserve"> </w:t>
      </w:r>
      <w:r>
        <w:t xml:space="preserve">so no product rule is needed.</w:t>
      </w:r>
    </w:p>
    <w:bookmarkEnd w:id="50"/>
    <w:bookmarkStart w:id="52" w:name="thm-deriv-llik-iid"/>
    <w:p>
      <w:pPr>
        <w:pStyle w:val="BodyText"/>
      </w:pPr>
      <w:r>
        <w:rPr>
          <w:b/>
          <w:bCs/>
        </w:rPr>
        <w:t xml:space="preserve">Theorem 6 (Derivative of the log-likelihood function for</w:t>
      </w:r>
      <w:r>
        <w:rPr>
          <w:b/>
          <w:bCs/>
        </w:rPr>
        <w:t xml:space="preserve"> </w:t>
      </w:r>
      <m:oMath>
        <m:r>
          <m:rPr>
            <m:sty m:val="p"/>
          </m:rPr>
          <m:t>iid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data)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data:</w:t>
      </w:r>
    </w:p>
    <w:p>
      <w:pPr>
        <w:pStyle w:val="BodyText"/>
      </w:pPr>
      <w:bookmarkStart w:id="51" w:name="eq-deriv-llik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</m:e>
          </m:nary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lik-iid">
        <w:r>
          <w:rPr>
            <w:rStyle w:val="Hyperlink"/>
          </w:rPr>
          <w:t xml:space="preserve">Exercise 6</w:t>
        </w:r>
      </w:hyperlink>
      <w:r>
        <w:t xml:space="preserve">.</w:t>
      </w:r>
    </w:p>
    <w:bookmarkStart w:id="53" w:name="exr-bernoulli-loglik-one-group"/>
    <w:p>
      <w:pPr>
        <w:pStyle w:val="BodyText"/>
      </w:pPr>
      <w:r>
        <w:rPr>
          <w:b/>
          <w:bCs/>
        </w:rPr>
        <w:t xml:space="preserve">Exercise 7 (Log-likelihood of binary outcomes with one event probability)</w:t>
      </w:r>
      <w:r>
        <w:t xml:space="preserve"> </w:t>
      </w:r>
      <w:r>
        <w:t xml:space="preserve">Write the log-likelihood of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</m:oMath>
      <w:r>
        <w:t xml:space="preserve"> </w:t>
      </w:r>
      <w:r>
        <w:t xml:space="preserve">from</w:t>
      </w:r>
      <w:r>
        <w:t xml:space="preserve"> </w:t>
      </w:r>
      <w:hyperlink w:anchor="exr-bernoulli-likelihood-one-group">
        <w:r>
          <w:rPr>
            <w:rStyle w:val="Hyperlink"/>
          </w:rPr>
          <w:t xml:space="preserve">Exercise 3</w:t>
        </w:r>
      </w:hyperlink>
      <w:r>
        <w:t xml:space="preserve">.</w:t>
      </w:r>
    </w:p>
    <w:bookmarkEnd w:id="53"/>
    <w:bookmarkStart w:id="54" w:name="sol-bernoulli-loglik-one-group"/>
    <w:p>
      <w:pPr>
        <w:pStyle w:val="BodyText"/>
      </w:pPr>
      <w:r>
        <w:rPr>
          <w:i/>
          <w:iCs/>
        </w:rPr>
        <w:t xml:space="preserve">Solution 7</w:t>
      </w:r>
      <w:r>
        <w:t xml:space="preserve">. </w:t>
      </w:r>
      <w:r>
        <w:t xml:space="preserve">Starting from the likelihood in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y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the terms in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logit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logit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4"/>
    <w:bookmarkStart w:id="55" w:name="thm-bernoulli-loglik-one-group"/>
    <w:p>
      <w:pPr>
        <w:pStyle w:val="FirstParagraph"/>
      </w:pPr>
      <w:r>
        <w:rPr>
          <w:b/>
          <w:bCs/>
        </w:rPr>
        <w:t xml:space="preserve">Theorem 7 (Log-likelihood of binary outcomes with one event probability)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n</m:t>
        </m:r>
      </m:oMath>
      <w:r>
        <w:t xml:space="preserve">,</w:t>
      </w:r>
      <w:r>
        <w:t xml:space="preserve"> </w:t>
      </w:r>
      <w:r>
        <w:t xml:space="preserve">with observed outcomes</w:t>
      </w:r>
      <w:r>
        <w:t xml:space="preserve"> </w:t>
      </w:r>
      <m:oMath>
        <m:acc>
          <m:accPr>
            <m:chr m:val="̃"/>
          </m:accPr>
          <m:e>
            <m:r>
              <m:t>y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 each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y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of the event probability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written with the log-odds</w:t>
      </w:r>
      <w:r>
        <w:t xml:space="preserve"> </w:t>
      </w:r>
      <m:oMath>
        <m:r>
          <m:rPr>
            <m:sty m:val="p"/>
          </m:rPr>
          <m:t>logit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is: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y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</m:e>
          </m:d>
          <m:r>
            <m:t>​</m:t>
          </m:r>
          <m:r>
            <m:rPr>
              <m:sty m:val="p"/>
            </m:rPr>
            <m:t>logit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n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bernoulli-loglik-one-group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bernoulli-loglik-one-group">
        <w:r>
          <w:rPr>
            <w:rStyle w:val="Hyperlink"/>
          </w:rPr>
          <w:t xml:space="preserve">Solution 7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ikelihood-one-group">
        <w:r>
          <w:rPr>
            <w:rStyle w:val="Hyperlink"/>
          </w:rPr>
          <w:t xml:space="preserve">Theorem 3</w:t>
        </w:r>
      </w:hyperlink>
      <w:r>
        <w:t xml:space="preserve">.</w:t>
      </w:r>
    </w:p>
    <w:bookmarkEnd w:id="56"/>
    <w:bookmarkStart w:id="76" w:name="the-score-function"/>
    <w:p>
      <w:pPr>
        <w:pStyle w:val="Heading3"/>
      </w:pPr>
      <w:r>
        <w:t xml:space="preserve">1.6 The score function</w:t>
      </w:r>
    </w:p>
    <w:bookmarkStart w:id="58" w:name="def-score"/>
    <w:p>
      <w:pPr>
        <w:pStyle w:val="FirstParagraph"/>
      </w:pPr>
      <w:r>
        <w:rPr>
          <w:b/>
          <w:bCs/>
        </w:rPr>
        <w:t xml:space="preserve">Definition 7 (Score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function</w:t>
      </w:r>
      <w:r>
        <w:t xml:space="preserve"> </w:t>
      </w:r>
      <w:r>
        <w:t xml:space="preserve">of a statistical model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gradient (vector of first derivatives) of the model’s log-likelihood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57" w:name="eq-def-score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r>
            <m:t>θ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59" w:name="rem-score-notation"/>
    <w:p>
      <w:pPr>
        <w:pStyle w:val="FirstParagraph"/>
      </w:pPr>
      <w:r>
        <w:rPr>
          <w:i/>
          <w:iCs/>
        </w:rPr>
        <w:t xml:space="preserve">Remark 1</w:t>
      </w:r>
      <w:r>
        <w:t xml:space="preserve"> (Notation for the score function). </w:t>
      </w:r>
      <w:r>
        <w:t xml:space="preserve">We often omit the arguments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writing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Some sources write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for the score function instead of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;</w:t>
      </w:r>
      <w:r>
        <w:t xml:space="preserve"> </w:t>
      </w:r>
      <w:r>
        <w:t xml:space="preserve">for example,</w:t>
      </w:r>
      <w:r>
        <w:t xml:space="preserve"> </w:t>
      </w:r>
      <w:r>
        <w:t xml:space="preserve">Dobson and Barnett (2018)</w:t>
      </w:r>
      <w:r>
        <w:t xml:space="preserve"> </w:t>
      </w:r>
      <w:r>
        <w:t xml:space="preserve">write</w:t>
      </w:r>
      <w:r>
        <w:t xml:space="preserve"> </w:t>
      </w:r>
      <m:oMath>
        <m:r>
          <m:t>U</m:t>
        </m:r>
      </m:oMath>
      <w:r>
        <w:t xml:space="preserve">.</w:t>
      </w:r>
      <w:r>
        <w:t xml:space="preserve"> </w:t>
      </w:r>
      <w:r>
        <w:t xml:space="preserve">These notes use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which keeps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free for other uses</w:t>
      </w:r>
      <w:r>
        <w:t xml:space="preserve"> </w:t>
      </w:r>
      <w:r>
        <w:t xml:space="preserve">and needs no extra symbol to memorize.</w:t>
      </w:r>
    </w:p>
    <w:bookmarkEnd w:id="59"/>
    <w:bookmarkStart w:id="60" w:name="exr-derive-bernoulli-score"/>
    <w:p>
      <w:pPr>
        <w:pStyle w:val="BodyText"/>
      </w:pPr>
      <w:r>
        <w:rPr>
          <w:b/>
          <w:bCs/>
        </w:rPr>
        <w:t xml:space="preserve">Exercise 8 (Score function of a Bernoulli variable)</w:t>
      </w:r>
      <w:r>
        <w:t xml:space="preserve"> </w:t>
      </w:r>
      <w:r>
        <w:t xml:space="preserve">Derive the score function for a single Bernoulli random variable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In other words, differentiate the log-likelihood of</w:t>
      </w:r>
      <w:r>
        <w:t xml:space="preserve"> </w:t>
      </w:r>
      <w:r>
        <w:t xml:space="preserve">a single Bernoulli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 respect to the event probability parameter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Simplify as much as possible.</w:t>
      </w:r>
    </w:p>
    <w:bookmarkEnd w:id="60"/>
    <w:bookmarkStart w:id="61" w:name="sol-derive-bernoulli-score"/>
    <w:p>
      <w:pPr>
        <w:pStyle w:val="BodyText"/>
      </w:pPr>
      <w:r>
        <w:rPr>
          <w:i/>
          <w:iCs/>
        </w:rPr>
        <w:t xml:space="preserve">Solution 8</w:t>
      </w:r>
      <w:r>
        <w:t xml:space="preserve">.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π</m:t>
            </m:r>
          </m:e>
        </m:d>
        <m:r>
          <m:t>​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x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1"/>
    <w:bookmarkStart w:id="62" w:name="thm-bernoulli-score"/>
    <w:p>
      <w:pPr>
        <w:pStyle w:val="FirstParagraph"/>
      </w:pPr>
      <w:r>
        <w:rPr>
          <w:b/>
          <w:bCs/>
        </w:rPr>
        <w:t xml:space="preserve">Theorem 8 (Score function of a Bernoulli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with event probability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π</m:t>
              </m:r>
            </m:num>
            <m:den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6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e-bernoulli-score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derive-bernoulli-score">
        <w:r>
          <w:rPr>
            <w:rStyle w:val="Hyperlink"/>
          </w:rPr>
          <w:t xml:space="preserve">Solution 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bernoulli-loglik-one-group">
        <w:r>
          <w:rPr>
            <w:rStyle w:val="Hyperlink"/>
          </w:rPr>
          <w:t xml:space="preserve">Theorem 7</w:t>
        </w:r>
      </w:hyperlink>
      <w:r>
        <w:t xml:space="preserve">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63" w:name="exr-pois-score-fn"/>
    <w:p>
      <w:pPr>
        <w:pStyle w:val="BodyText"/>
      </w:pPr>
      <w:r>
        <w:rPr>
          <w:b/>
          <w:bCs/>
        </w:rPr>
        <w:t xml:space="preserve">Exercise 9 (Score function of a Poisson variable)</w:t>
      </w:r>
      <w:r>
        <w:t xml:space="preserve"> </w:t>
      </w:r>
      <w:r>
        <w:t xml:space="preserve">Derive the score function for a single Poisson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its mean parameter</w:t>
      </w:r>
      <w:r>
        <w:t xml:space="preserve"> </w:t>
      </w:r>
      <m:oMath>
        <m:r>
          <m:t>λ</m:t>
        </m:r>
      </m:oMath>
      <w:r>
        <w:t xml:space="preserve">.</w:t>
      </w:r>
    </w:p>
    <w:bookmarkEnd w:id="63"/>
    <w:bookmarkStart w:id="64" w:name="sol-pois-score-fn"/>
    <w:p>
      <w:pPr>
        <w:pStyle w:val="BodyText"/>
      </w:pPr>
      <w:r>
        <w:rPr>
          <w:i/>
          <w:iCs/>
        </w:rPr>
        <w:t xml:space="preserve">Solution 9</w:t>
      </w:r>
      <w:r>
        <w:t xml:space="preserve">. </w:t>
      </w:r>
      <w:r>
        <w:t xml:space="preserve">The log-likelihood of one Poisson observation is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λ</m:t>
            </m:r>
          </m:e>
        </m:d>
        <m:r>
          <m:t>​</m:t>
        </m:r>
        <m:r>
          <m:rPr>
            <m:sty m:val="p"/>
          </m:rPr>
          <m:t>−</m:t>
        </m:r>
        <m:r>
          <m:t>λ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x</m:t>
            </m:r>
            <m:r>
              <m:rPr>
                <m:sty m:val="p"/>
              </m:rPr>
              <m:t>!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4"/>
    <w:bookmarkStart w:id="65" w:name="thm-pois-score"/>
    <w:p>
      <w:pPr>
        <w:pStyle w:val="FirstParagraph"/>
      </w:pPr>
      <w:r>
        <w:rPr>
          <w:b/>
          <w:bCs/>
        </w:rPr>
        <w:t xml:space="preserve">Theorem 9 (Score function of a Poisson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 with mean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and observed count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λ</m:t>
              </m:r>
            </m:num>
            <m:den>
              <m:r>
                <m:t>λ</m:t>
              </m:r>
            </m:den>
          </m:f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ois-score-fn">
        <w:r>
          <w:rPr>
            <w:rStyle w:val="Hyperlink"/>
          </w:rPr>
          <w:t xml:space="preserve">Exercise 9</w:t>
        </w:r>
      </w:hyperlink>
      <w:r>
        <w:t xml:space="preserve">, worked in</w:t>
      </w:r>
      <w:r>
        <w:t xml:space="preserve"> </w:t>
      </w:r>
      <w:hyperlink w:anchor="sol-pois-score-fn">
        <w:r>
          <w:rPr>
            <w:rStyle w:val="Hyperlink"/>
          </w:rPr>
          <w:t xml:space="preserve">Solution 9</w:t>
        </w:r>
      </w:hyperlink>
      <w:r>
        <w:t xml:space="preserve">.</w:t>
      </w:r>
    </w:p>
    <w:bookmarkStart w:id="66" w:name="exr-gauss-score-fn"/>
    <w:p>
      <w:pPr>
        <w:pStyle w:val="BodyText"/>
      </w:pPr>
      <w:r>
        <w:rPr>
          <w:b/>
          <w:bCs/>
        </w:rPr>
        <w:t xml:space="preserve">Exercise 10 (Score function of a Gaussian variable)</w:t>
      </w:r>
      <w:r>
        <w:t xml:space="preserve"> </w:t>
      </w:r>
      <w:r>
        <w:t xml:space="preserve">Derive the score function for a single Gaussian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treating the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known.</w:t>
      </w:r>
    </w:p>
    <w:bookmarkEnd w:id="66"/>
    <w:bookmarkStart w:id="67" w:name="sol-gauss-score-fn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67"/>
    <w:bookmarkStart w:id="68" w:name="thm-gauss-score"/>
    <w:p>
      <w:pPr>
        <w:pStyle w:val="FirstParagraph"/>
      </w:pPr>
      <w:r>
        <w:rPr>
          <w:b/>
          <w:bCs/>
        </w:rPr>
        <w:t xml:space="preserve">Theorem 10 (Score function of a Gaussian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with mean</w:t>
      </w:r>
      <w:r>
        <w:t xml:space="preserve"> </w:t>
      </w:r>
      <m:oMath>
        <m:r>
          <m:t>μ</m:t>
        </m:r>
      </m:oMath>
      <w:r>
        <w:t xml:space="preserve">, known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and observed value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gauss-score-fn">
        <w:r>
          <w:rPr>
            <w:rStyle w:val="Hyperlink"/>
          </w:rPr>
          <w:t xml:space="preserve">Exercise 10</w:t>
        </w:r>
      </w:hyperlink>
      <w:r>
        <w:t xml:space="preserve">, worked in</w:t>
      </w:r>
      <w:r>
        <w:t xml:space="preserve"> </w:t>
      </w:r>
      <w:hyperlink w:anchor="sol-gauss-score-fn">
        <w:r>
          <w:rPr>
            <w:rStyle w:val="Hyperlink"/>
          </w:rPr>
          <w:t xml:space="preserve">Solution 10</w:t>
        </w:r>
      </w:hyperlink>
      <w:r>
        <w:t xml:space="preserve">.</w:t>
      </w:r>
    </w:p>
    <w:bookmarkStart w:id="69" w:name="exr-exp-score-fn"/>
    <w:p>
      <w:pPr>
        <w:pStyle w:val="BodyText"/>
      </w:pPr>
      <w:r>
        <w:rPr>
          <w:b/>
          <w:bCs/>
        </w:rPr>
        <w:t xml:space="preserve">Exercise 11 (Score function of an exponential variable)</w:t>
      </w:r>
      <w:r>
        <w:t xml:space="preserve"> </w:t>
      </w:r>
      <w:r>
        <w:t xml:space="preserve">Derive the score function for a single exponential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with respect to the mean parameter</w:t>
      </w:r>
      <w:r>
        <w:t xml:space="preserve"> </w:t>
      </w:r>
      <m:oMath>
        <m:r>
          <m:t>μ</m:t>
        </m:r>
      </m:oMath>
      <w:r>
        <w:t xml:space="preserve">.</w:t>
      </w:r>
    </w:p>
    <w:bookmarkEnd w:id="69"/>
    <w:bookmarkStart w:id="70" w:name="sol-exp-score-fn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The exponential density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μ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μ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x</m:t>
            </m:r>
          </m:num>
          <m:den>
            <m:r>
              <m:t>μ</m:t>
            </m:r>
          </m:den>
        </m:f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x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70"/>
    <w:bookmarkStart w:id="71" w:name="thm-exp-score"/>
    <w:p>
      <w:pPr>
        <w:pStyle w:val="FirstParagraph"/>
      </w:pPr>
      <w:r>
        <w:rPr>
          <w:b/>
          <w:bCs/>
        </w:rPr>
        <w:t xml:space="preserve">Theorem 11 (Score function of an exponential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 exponential random variable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observed value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of the single observation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derivative of its log-likelihood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It equals the deviation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divided by the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t>μ</m:t>
              </m:r>
            </m:num>
            <m:den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xp-score-fn">
        <w:r>
          <w:rPr>
            <w:rStyle w:val="Hyperlink"/>
          </w:rPr>
          <w:t xml:space="preserve">Exercise 11</w:t>
        </w:r>
      </w:hyperlink>
      <w:r>
        <w:t xml:space="preserve">, worked in</w:t>
      </w:r>
      <w:r>
        <w:t xml:space="preserve"> </w:t>
      </w:r>
      <w:hyperlink w:anchor="sol-exp-score-fn">
        <w:r>
          <w:rPr>
            <w:rStyle w:val="Hyperlink"/>
          </w:rPr>
          <w:t xml:space="preserve">Solution 11</w:t>
        </w:r>
      </w:hyperlink>
      <w:r>
        <w:t xml:space="preserve">.</w:t>
      </w:r>
    </w:p>
    <w:p>
      <w:pPr>
        <w:pStyle w:val="BodyText"/>
      </w:pPr>
      <w:r>
        <w:t xml:space="preserve">In all four examples</w:t>
      </w:r>
      <w:r>
        <w:t xml:space="preserve"> </w:t>
      </w:r>
      <w:r>
        <w:t xml:space="preserve">(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w:hyperlink w:anchor="thm-gauss-score">
        <w:r>
          <w:rPr>
            <w:rStyle w:val="Hyperlink"/>
          </w:rPr>
          <w:t xml:space="preserve">Theorem 10</w:t>
        </w:r>
      </w:hyperlink>
      <w:r>
        <w:t xml:space="preserve">, and</w:t>
      </w:r>
      <w:r>
        <w:t xml:space="preserve"> </w:t>
      </w:r>
      <w:hyperlink w:anchor="thm-exp-scor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the score function with respect to the mean turned out to be: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den>
          </m:f>
        </m:oMath>
      </m:oMathPara>
    </w:p>
    <w:bookmarkStart w:id="73" w:name="rem-score-natural-exponential-family"/>
    <w:p>
      <w:pPr>
        <w:pStyle w:val="FirstParagraph"/>
      </w:pPr>
      <w:r>
        <w:rPr>
          <w:i/>
          <w:iCs/>
        </w:rPr>
        <w:t xml:space="preserve">Remark 2</w:t>
      </w:r>
      <w:r>
        <w:t xml:space="preserve"> (The score function in natural exponential families). </w:t>
      </w:r>
      <w:r>
        <w:t xml:space="preserve">This pattern is no coincidence.</w:t>
      </w:r>
      <w:r>
        <w:t xml:space="preserve"> </w:t>
      </w:r>
      <w:r>
        <w:t xml:space="preserve">With the mean as the parameter,</w:t>
      </w:r>
      <w:r>
        <w:t xml:space="preserve"> </w:t>
      </w:r>
      <w:r>
        <w:t xml:space="preserve">each of these four models is a one-parameter</w:t>
      </w:r>
      <w:r>
        <w:t xml:space="preserve"> </w:t>
      </w:r>
      <w:r>
        <w:rPr>
          <w:i/>
          <w:iCs/>
        </w:rPr>
        <w:t xml:space="preserve">natural</w:t>
      </w:r>
      <w:r>
        <w:t xml:space="preserve"> </w:t>
      </w:r>
      <w:r>
        <w:t xml:space="preserve">(or linear) exponential family,</w:t>
      </w:r>
      <w:r>
        <w:t xml:space="preserve"> </w:t>
      </w:r>
      <w:r>
        <w:t xml:space="preserve">whose log-density is linear in</w:t>
      </w:r>
      <w:r>
        <w:t xml:space="preserve"> </w:t>
      </w:r>
      <m:oMath>
        <m:r>
          <m:t>x</m:t>
        </m:r>
      </m:oMath>
      <w:r>
        <w:t xml:space="preserve">;</w:t>
      </w:r>
      <w:r>
        <w:t xml:space="preserve"> </w:t>
      </w:r>
      <w:r>
        <w:t xml:space="preserve">for every such family, the score with respect to the mean</w:t>
      </w:r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Other members of the broader</w:t>
      </w:r>
      <w:r>
        <w:t xml:space="preserve"> </w:t>
      </w:r>
      <w:hyperlink r:id="rId72">
        <w:r>
          <w:rPr>
            <w:rStyle w:val="Hyperlink"/>
          </w:rPr>
          <w:t xml:space="preserve">exponential family</w:t>
        </w:r>
      </w:hyperlink>
      <w:r>
        <w:t xml:space="preserve">,</w:t>
      </w:r>
      <w:r>
        <w:t xml:space="preserve"> </w:t>
      </w:r>
      <w:r>
        <w:t xml:space="preserve">such as the Weibull distribution with known shape</w:t>
      </w:r>
      <w:r>
        <w:t xml:space="preserve"> </w:t>
      </w:r>
      <m:oMath>
        <m:r>
          <m:t>k</m:t>
        </m:r>
        <m:r>
          <m:rPr>
            <m:sty m:val="p"/>
          </m:rPr>
          <m:t>≠</m:t>
        </m:r>
        <m:r>
          <m:t>1</m:t>
        </m:r>
      </m:oMath>
      <w:r>
        <w:t xml:space="preserve">,</w:t>
      </w:r>
      <w:r>
        <w:t xml:space="preserve"> </w:t>
      </w:r>
      <w:r>
        <w:t xml:space="preserve">do not have this form.</w:t>
      </w:r>
      <w:r>
        <w:t xml:space="preserve"> </w:t>
      </w:r>
      <w:r>
        <w:t xml:space="preserve">Exponential-family distributions share many special properties</w:t>
      </w:r>
      <w:r>
        <w:t xml:space="preserve"> </w:t>
      </w:r>
      <w:r>
        <w:t xml:space="preserve">(Hogg et al. 2019, sec. 6.7; Dobson and Barnett 2018, chap. 3)</w:t>
      </w:r>
      <w:r>
        <w:t xml:space="preserve">.</w:t>
      </w:r>
    </w:p>
    <w:bookmarkEnd w:id="73"/>
    <w:bookmarkStart w:id="74" w:name="def-score-equation"/>
    <w:p>
      <w:pPr>
        <w:pStyle w:val="BodyText"/>
      </w:pPr>
      <w:r>
        <w:rPr>
          <w:b/>
          <w:bCs/>
        </w:rPr>
        <w:t xml:space="preserve">Definition 8 (Score equation)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score equation</w:t>
      </w:r>
      <w:r>
        <w:t xml:space="preserve"> </w:t>
      </w:r>
      <w:r>
        <w:t xml:space="preserve">is the equation that sets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to zero: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0</m:t>
              </m:r>
            </m:e>
          </m:acc>
        </m:oMath>
      </m:oMathPara>
    </w:p>
    <w:bookmarkEnd w:id="74"/>
    <w:p>
      <w:pPr>
        <w:pStyle w:val="FirstParagraph"/>
      </w:pPr>
      <w:r>
        <w:t xml:space="preserve">The score equation is one example of an</w:t>
      </w:r>
      <w:r>
        <w:t xml:space="preserve"> </w:t>
      </w:r>
      <w:r>
        <w:rPr>
          <w:b/>
          <w:bCs/>
        </w:rPr>
        <w:t xml:space="preserve">estimating equation</w:t>
      </w:r>
      <w:r>
        <w:t xml:space="preserve">,</w:t>
      </w:r>
      <w:r>
        <w:t xml:space="preserve"> </w:t>
      </w:r>
      <w:r>
        <w:t xml:space="preserve">an equation whose solution defines an estimator.</w:t>
      </w:r>
      <w:r>
        <w:t xml:space="preserve"> </w:t>
      </w:r>
      <w:r>
        <w:t xml:space="preserve">Estimating equations in general need not come from a likelihood.</w:t>
      </w:r>
    </w:p>
    <w:bookmarkStart w:id="75" w:name="exm-score-equation"/>
    <w:p>
      <w:pPr>
        <w:pStyle w:val="BodyText"/>
      </w:pPr>
      <w:r>
        <w:rPr>
          <w:b/>
          <w:bCs/>
        </w:rPr>
        <w:t xml:space="preserve">Example 4 (Score equation of a Bernoulli sample)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Bernoulli observations with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successes,</w:t>
      </w:r>
      <w:r>
        <w:t xml:space="preserve"> </w:t>
      </w:r>
      <w:r>
        <w:t xml:space="preserve">the score is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(summing</w:t>
      </w:r>
      <w:r>
        <w:t xml:space="preserve"> </w:t>
      </w:r>
      <w:hyperlink w:anchor="thm-bernoulli-score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over the observations),</w:t>
      </w:r>
      <w:r>
        <w:t xml:space="preserve"> </w:t>
      </w:r>
      <w:r>
        <w:t xml:space="preserve">so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r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the score equation</w:t>
      </w:r>
      <w:r>
        <w:t xml:space="preserve"> </w:t>
      </w:r>
      <m:oMath>
        <m:r>
          <m:rPr>
            <m:sty m:val="p"/>
          </m:rPr>
          <m:t>(</m:t>
        </m:r>
        <m:r>
          <m:t>r</m:t>
        </m:r>
        <m:r>
          <m:rPr>
            <m:sty m:val="p"/>
          </m:rPr>
          <m:t>−</m:t>
        </m:r>
        <m:r>
          <m:t>n</m:t>
        </m:r>
        <m:r>
          <m:t>π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π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the single solution</w:t>
      </w:r>
      <w:r>
        <w:t xml:space="preserve"> </w:t>
      </w:r>
      <m:oMath>
        <m:r>
          <m:t>π</m:t>
        </m:r>
        <m:r>
          <m:rPr>
            <m:sty m:val="p"/>
          </m:rPr>
          <m:t>=</m:t>
        </m:r>
        <m:r>
          <m:t>r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bookmarkEnd w:id="75"/>
    <w:bookmarkEnd w:id="76"/>
    <w:bookmarkStart w:id="109" w:name="information-matrices"/>
    <w:p>
      <w:pPr>
        <w:pStyle w:val="Heading3"/>
      </w:pPr>
      <w:r>
        <w:t xml:space="preserve">1.7 Information matrices</w:t>
      </w:r>
    </w:p>
    <w:bookmarkStart w:id="78" w:name="def-hessian"/>
    <w:p>
      <w:pPr>
        <w:pStyle w:val="FirstParagraph"/>
      </w:pPr>
      <w:r>
        <w:rPr>
          <w:b/>
          <w:bCs/>
        </w:rPr>
        <w:t xml:space="preserve">Definition 9 (Hessian)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Hessian matrix</w:t>
      </w:r>
      <w:r>
        <w:t xml:space="preserve"> </w:t>
      </w:r>
      <w:r>
        <w:t xml:space="preserve">of the log-likelihood function</w:t>
      </w:r>
      <w:r>
        <w:t xml:space="preserve"> </w:t>
      </w:r>
      <w:r>
        <w:t xml:space="preserve">is the matrix of its second derivatives</w:t>
      </w:r>
      <w:r>
        <w:t xml:space="preserve"> </w:t>
      </w:r>
      <w:r>
        <w:t xml:space="preserve">with respect to the parameters:</w:t>
      </w:r>
    </w:p>
    <w:p>
      <w:pPr>
        <w:pStyle w:val="BodyText"/>
      </w:pPr>
      <w:bookmarkStart w:id="77" w:name="eq-def-hess"/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77"/>
    </w:p>
    <w:bookmarkEnd w:id="78"/>
    <w:p>
      <w:pPr>
        <w:pStyle w:val="FirstParagraph"/>
      </w:pPr>
      <w:r>
        <w:t xml:space="preserve">The Hessian is named after the mathematician</w:t>
      </w:r>
      <w:r>
        <w:t xml:space="preserve"> </w:t>
      </w:r>
      <w:hyperlink r:id="rId79">
        <w:r>
          <w:rPr>
            <w:rStyle w:val="Hyperlink"/>
          </w:rPr>
          <w:t xml:space="preserve">Otto Hesse</w:t>
        </w:r>
      </w:hyperlink>
      <w:r>
        <w:t xml:space="preserve">.</w:t>
      </w:r>
    </w:p>
    <w:bookmarkStart w:id="80" w:name="exr-hessian-elements"/>
    <w:p>
      <w:pPr>
        <w:pStyle w:val="BodyText"/>
      </w:pPr>
      <w:r>
        <w:rPr>
          <w:b/>
          <w:bCs/>
        </w:rPr>
        <w:t xml:space="preserve">Exercise 12 (Entries of the Hessian)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find the dimensions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and an expression for its</w:t>
      </w:r>
      <w:r>
        <w:t xml:space="preserve"> </w:t>
      </w:r>
      <m:oMath>
        <m:r>
          <m:t>i</m:t>
        </m:r>
        <m:r>
          <m:t>j</m:t>
        </m:r>
      </m:oMath>
      <w:r>
        <w:t xml:space="preserve">th entry.</w:t>
      </w:r>
    </w:p>
    <w:bookmarkEnd w:id="80"/>
    <w:bookmarkStart w:id="81" w:name="sol-hessian-elements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row vector</w:t>
      </w:r>
      <w:r>
        <w:t xml:space="preserve"> </w:t>
      </w:r>
      <w:r>
        <w:t xml:space="preserve">whose</w:t>
      </w:r>
      <w:r>
        <w:t xml:space="preserve"> </w:t>
      </w:r>
      <m:oMath>
        <m:r>
          <m:t>j</m:t>
        </m:r>
      </m:oMath>
      <w:r>
        <w:t xml:space="preserve">th entry is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Differentiating each entry with respect to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gives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of derivatives per entry,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t>j</m:t>
        </m:r>
      </m:oMath>
      <w:r>
        <w:t xml:space="preserve">th entry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i</m:t>
                </m:r>
              </m:sub>
            </m:sSub>
          </m:den>
        </m:f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b>
              <m:e>
                <m:r>
                  <m:t>θ</m:t>
                </m:r>
              </m:e>
              <m:sub>
                <m:r>
                  <m:t>j</m:t>
                </m:r>
              </m:sub>
            </m:sSub>
          </m:den>
        </m:f>
        <m:r>
          <m:t>ℓ</m:t>
        </m:r>
      </m:oMath>
      <w:r>
        <w:t xml:space="preserve">.</w:t>
      </w:r>
    </w:p>
    <w:bookmarkEnd w:id="81"/>
    <w:bookmarkStart w:id="83" w:name="thm-hessian-elements"/>
    <w:p>
      <w:pPr>
        <w:pStyle w:val="BodyText"/>
      </w:pPr>
      <w:r>
        <w:rPr>
          <w:b/>
          <w:bCs/>
        </w:rPr>
        <w:t xml:space="preserve">Theorem 12 (Elements of the Hessian matrix)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vector,</w:t>
      </w:r>
      <w:r>
        <w:t xml:space="preserve"> </w:t>
      </w:r>
      <w:r>
        <w:t xml:space="preserve">then the Hessian 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matrix,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  <m:r>
          <m:t>j</m:t>
        </m:r>
      </m:oMath>
      <w:r>
        <w:t xml:space="preserve">th entry is:</w:t>
      </w:r>
    </w:p>
    <w:p>
      <w:pPr>
        <w:pStyle w:val="BodyText"/>
      </w:pPr>
      <w:bookmarkStart w:id="82" w:name="eq-hess-entries"/>
      <m:oMathPara>
        <m:oMathParaPr>
          <m:jc m:val="center"/>
        </m:oMathParaPr>
        <m:oMath>
          <m:sSubSup>
            <m:e>
              <m:r>
                <m:t>ℓ</m:t>
              </m:r>
            </m:e>
            <m:sub>
              <m:r>
                <m:t>i</m:t>
              </m:r>
              <m:r>
                <m:t>j</m:t>
              </m:r>
            </m:sub>
            <m:sup>
              <m:r>
                <m:rPr>
                  <m:sty m:val="p"/>
                </m:rPr>
                <m:t>″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i</m:t>
                  </m:r>
                </m:sub>
              </m:sSub>
            </m:den>
          </m:f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sSub>
                <m:e>
                  <m:r>
                    <m:t>θ</m:t>
                  </m:r>
                </m:e>
                <m:sub>
                  <m:r>
                    <m:t>j</m:t>
                  </m:r>
                </m:sub>
              </m:sSub>
            </m:den>
          </m:f>
          <m:r>
            <m:t>ℓ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=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82"/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elements">
        <w:r>
          <w:rPr>
            <w:rStyle w:val="Hyperlink"/>
          </w:rPr>
          <w:t xml:space="preserve">Exercise 12</w:t>
        </w:r>
      </w:hyperlink>
      <w:r>
        <w:t xml:space="preserve">.</w:t>
      </w:r>
    </w:p>
    <w:bookmarkStart w:id="84" w:name="exr-hessian-score"/>
    <w:p>
      <w:pPr>
        <w:pStyle w:val="BodyText"/>
      </w:pPr>
      <w:r>
        <w:rPr>
          <w:b/>
          <w:bCs/>
        </w:rPr>
        <w:t xml:space="preserve">Exercise 13 (Hessian from the score)</w:t>
      </w:r>
      <w:r>
        <w:t xml:space="preserve"> </w:t>
      </w:r>
      <w:r>
        <w:t xml:space="preserve">Write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as a derivative of the</w:t>
      </w:r>
      <w:r>
        <w:t xml:space="preserve"> </w:t>
      </w:r>
      <w:hyperlink w:anchor="def-score">
        <w:r>
          <w:rPr>
            <w:rStyle w:val="Hyperlink"/>
          </w:rPr>
          <w:t xml:space="preserve">score function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</w:p>
    <w:bookmarkEnd w:id="84"/>
    <w:bookmarkStart w:id="85" w:name="sol-hessian-score"/>
    <w:p>
      <w:pPr>
        <w:pStyle w:val="BodyText"/>
      </w:pPr>
      <w:r>
        <w:rPr>
          <w:i/>
          <w:iCs/>
        </w:rPr>
        <w:t xml:space="preserve">Solution 13</w:t>
      </w:r>
      <w:r>
        <w:t xml:space="preserve">. </w:t>
      </w:r>
      <w:r>
        <w:t xml:space="preserve">By</w:t>
      </w:r>
      <w:r>
        <w:t xml:space="preserve"> </w:t>
      </w:r>
      <w:hyperlink w:anchor="def-score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acc>
              <m:accPr>
                <m:chr m:val="̃"/>
              </m:accPr>
              <m:e>
                <m:r>
                  <m:t>θ</m:t>
                </m:r>
              </m:e>
            </m:acc>
          </m:den>
        </m:f>
        <m:r>
          <m:t>ℓ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ℓ</m:t>
                    </m:r>
                  </m:e>
                  <m:sup>
                    <m:r>
                      <m:rPr>
                        <m:sty m:val="p"/>
                      </m:rPr>
                      <m:t>′</m:t>
                    </m:r>
                  </m:sup>
                </m:sSup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</m:den>
        </m:f>
        <m:r>
          <m:t>ℓ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(transpose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</m:eqArr>
        </m:oMath>
      </m:oMathPara>
    </w:p>
    <w:bookmarkEnd w:id="85"/>
    <w:bookmarkStart w:id="86" w:name="thm-hessian-score"/>
    <w:p>
      <w:pPr>
        <w:pStyle w:val="FirstParagraph"/>
      </w:pPr>
      <w:r>
        <w:rPr>
          <w:b/>
          <w:bCs/>
        </w:rPr>
        <w:t xml:space="preserve">Theorem 13 (Hessian is the derivative of the transposed score)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</m:den>
          </m:f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hessian-score">
        <w:r>
          <w:rPr>
            <w:rStyle w:val="Hyperlink"/>
          </w:rPr>
          <w:t xml:space="preserve">Exercise 13</w:t>
        </w:r>
      </w:hyperlink>
      <w:r>
        <w:t xml:space="preserve">.</w:t>
      </w:r>
    </w:p>
    <w:bookmarkStart w:id="88" w:name="def-einf"/>
    <w:p>
      <w:pPr>
        <w:pStyle w:val="BodyText"/>
      </w:pPr>
      <w:r>
        <w:rPr>
          <w:b/>
          <w:bCs/>
        </w:rPr>
        <w:t xml:space="preserve">Definition 10 (Expected information matrix (Fisher information matrix, information matrix))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information matrix</w:t>
      </w:r>
      <w:r>
        <w:t xml:space="preserve">,</w:t>
      </w:r>
      <w:r>
        <w:t xml:space="preserve"> </w:t>
      </w:r>
      <w:r>
        <w:t xml:space="preserve">also called the</w:t>
      </w:r>
      <w:r>
        <w:t xml:space="preserve"> </w:t>
      </w:r>
      <w:r>
        <w:rPr>
          <w:b/>
          <w:bCs/>
        </w:rPr>
        <w:t xml:space="preserve">Fisher information matrix</w:t>
      </w:r>
      <w:r>
        <w:t xml:space="preserve"> </w:t>
      </w:r>
      <w:r>
        <w:t xml:space="preserve">or just the</w:t>
      </w:r>
      <w:r>
        <w:t xml:space="preserve"> </w:t>
      </w:r>
      <w:r>
        <w:rPr>
          <w:b/>
          <w:bCs/>
        </w:rPr>
        <w:t xml:space="preserve">information matrix</w:t>
      </w:r>
      <w:r>
        <w:t xml:space="preserve">,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,</w:t>
      </w:r>
      <w:r>
        <w:t xml:space="preserve"> </w:t>
      </w:r>
      <w:r>
        <w:t xml:space="preserve">and is the expected value of the negative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with the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treated as random:</w:t>
      </w:r>
    </w:p>
    <w:p>
      <w:pPr>
        <w:pStyle w:val="BodyText"/>
      </w:pPr>
      <w:bookmarkStart w:id="87" w:name="eq-def-einf"/>
      <m:oMathPara>
        <m:oMathParaPr>
          <m:jc m:val="center"/>
        </m:oMathParaPr>
        <m:oMath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87"/>
    </w:p>
    <w:bookmarkEnd w:id="88"/>
    <w:bookmarkStart w:id="89" w:name="rem-einf-vs-oinf"/>
    <w:p>
      <w:pPr>
        <w:pStyle w:val="FirstParagraph"/>
      </w:pPr>
      <w:r>
        <w:rPr>
          <w:i/>
          <w:iCs/>
        </w:rPr>
        <w:t xml:space="preserve">Remark 3</w:t>
      </w:r>
      <w:r>
        <w:t xml:space="preserve"> (The expected information is a function of the parameter alone). </w:t>
      </w:r>
      <w:r>
        <w:t xml:space="preserve">The expected information is a function of the parameter alone,</w:t>
      </w:r>
      <w:r>
        <w:t xml:space="preserve"> </w:t>
      </w:r>
      <w:r>
        <w:t xml:space="preserve">so it is the quantity that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estimates from one data set.</w:t>
      </w:r>
    </w:p>
    <w:bookmarkEnd w:id="89"/>
    <w:bookmarkStart w:id="91" w:name="def-oinf"/>
    <w:p>
      <w:pPr>
        <w:pStyle w:val="BodyText"/>
      </w:pPr>
      <w:r>
        <w:rPr>
          <w:b/>
          <w:bCs/>
        </w:rPr>
        <w:t xml:space="preserve">Definition 11 (Observed information matrix)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observed information matrix</w:t>
      </w:r>
      <w:r>
        <w:t xml:space="preserve">, written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is the negative of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w:r>
        <w:t xml:space="preserve">of the log-likelihood,</w:t>
      </w:r>
      <w:r>
        <w:t xml:space="preserve"> </w:t>
      </w:r>
      <w:r>
        <w:t xml:space="preserve">evaluated at the observed data:</w:t>
      </w:r>
    </w:p>
    <w:p>
      <w:pPr>
        <w:pStyle w:val="BodyText"/>
      </w:pPr>
      <w:bookmarkStart w:id="90" w:name="eq-def-oinf"/>
      <m:oMathPara>
        <m:oMathParaPr>
          <m:jc m:val="center"/>
        </m:oMathParaPr>
        <m:oMath>
          <m:r>
            <m:t>I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−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|</m:t>
          </m:r>
          <m:acc>
            <m:accPr>
              <m:chr m:val="̃"/>
            </m:accPr>
            <m:e>
              <m:r>
                <m:t>θ</m:t>
              </m:r>
            </m:e>
          </m:acc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2" w:name="rem-oinf-vs-einf"/>
    <w:p>
      <w:pPr>
        <w:pStyle w:val="FirstParagraph"/>
      </w:pPr>
      <w:r>
        <w:rPr>
          <w:i/>
          <w:iCs/>
        </w:rPr>
        <w:t xml:space="preserve">Remark 4</w:t>
      </w:r>
      <w:r>
        <w:t xml:space="preserve"> (The observed information is the sample counterpart of the expected information). </w:t>
      </w:r>
      <w:r>
        <w:t xml:space="preserve">The observed information matrix is the sample counterpart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which averages the same quantity over possible data sets.</w:t>
      </w:r>
    </w:p>
    <w:bookmarkEnd w:id="92"/>
    <w:bookmarkStart w:id="93" w:name="exm-information-poisson"/>
    <w:p>
      <w:pPr>
        <w:pStyle w:val="BodyText"/>
      </w:pPr>
      <w:r>
        <w:rPr>
          <w:b/>
          <w:bCs/>
        </w:rPr>
        <w:t xml:space="preserve">Example 5 (Information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one observation’s score is</w:t>
      </w:r>
      <w:r>
        <w:t xml:space="preserve"> </w:t>
      </w:r>
      <m:oMath>
        <m:r>
          <m:t>x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thm-pois-score">
        <w:r>
          <w:rPr>
            <w:rStyle w:val="Hyperlink"/>
          </w:rPr>
          <w:t xml:space="preserve">Theorem 9</w:t>
        </w:r>
      </w:hyperlink>
      <w:r>
        <w:t xml:space="preserve">),</w:t>
      </w:r>
      <w:r>
        <w:t xml:space="preserve"> </w:t>
      </w:r>
      <w:r>
        <w:t xml:space="preserve">whose derivative with respect to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x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Summing over the observations (</w:t>
      </w:r>
      <w:hyperlink w:anchor="thm-deriv-llik-iid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the Hessian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information: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3"/>
    <w:bookmarkStart w:id="94" w:name="exr-deriv-log-density"/>
    <w:p>
      <w:pPr>
        <w:pStyle w:val="FirstParagraph"/>
      </w:pPr>
      <w:r>
        <w:rPr>
          <w:b/>
          <w:bCs/>
        </w:rPr>
        <w:t xml:space="preserve">Exercise 14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</w:p>
    <w:bookmarkEnd w:id="94"/>
    <w:bookmarkStart w:id="95" w:name="sol-deriv-log-density"/>
    <w:p>
      <w:pPr>
        <w:pStyle w:val="BodyText"/>
      </w:pPr>
      <w:r>
        <w:rPr>
          <w:i/>
          <w:iCs/>
        </w:rPr>
        <w:t xml:space="preserve">Solution 14</w:t>
      </w:r>
      <w:r>
        <w:t xml:space="preserve">. </w:t>
      </w:r>
      <w:r>
        <w:t xml:space="preserve">By the chain rule,</w:t>
      </w:r>
      <w:r>
        <w:t xml:space="preserve"> </w:t>
      </w:r>
      <w:r>
        <w:t xml:space="preserve">with outer function</w:t>
      </w:r>
      <w:r>
        <w:t xml:space="preserve"> </w:t>
      </w:r>
      <m:oMath>
        <m:r>
          <m:rPr>
            <m:sty m:val="p"/>
          </m:rPr>
          <m:t>log</m:t>
        </m:r>
        <m:r>
          <m:t>u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d>
                <m:dPr>
                  <m:begChr m:val="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d</m:t>
                          </m:r>
                        </m:num>
                        <m:den>
                          <m:r>
                            <m:t>d</m:t>
                          </m:r>
                          <m:r>
                            <m:t>u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t>u</m:t>
                      </m:r>
                    </m:e>
                  </m:d>
                  <m:r>
                    <m:t>​</m:t>
                  </m:r>
                </m:e>
              </m:d>
            </m:e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sub>
          </m:sSub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inner derivative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the quantity we want,</w:t>
      </w:r>
      <w:r>
        <w:t xml:space="preserve"> </w:t>
      </w:r>
      <w:r>
        <w:t xml:space="preserve">so only the outer derivative needs working out: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log</m:t>
              </m:r>
              <m:r>
                <m:t>u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u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the natural logarithm)</m:t>
              </m:r>
            </m:e>
          </m:eqArr>
        </m:oMath>
      </m:oMathPara>
    </w:p>
    <w:p>
      <w:pPr>
        <w:pStyle w:val="FirstParagraph"/>
      </w:pPr>
      <w:r>
        <w:t xml:space="preserve">Plugging the outer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(outer derivative is 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u</m:t>
              </m:r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95"/>
    <w:bookmarkStart w:id="96" w:name="lem-deriv-log-density"/>
    <w:p>
      <w:pPr>
        <w:pStyle w:val="FirstParagraph"/>
      </w:pPr>
      <w:r>
        <w:rPr>
          <w:b/>
          <w:bCs/>
        </w:rPr>
        <w:t xml:space="preserve">Lemma 1 (Derivative of a density through its logarithm)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be a density</w:t>
      </w:r>
      <w:r>
        <w:t xml:space="preserve"> </w:t>
      </w:r>
      <w:r>
        <w:t xml:space="preserve">that is positive and differentiable in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Then its derivative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 the derivative of its logarithm times the density: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θ</m:t>
              </m:r>
            </m:den>
          </m:f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∣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deriv-log-density">
        <w:r>
          <w:rPr>
            <w:rStyle w:val="Hyperlink"/>
          </w:rPr>
          <w:t xml:space="preserve">Exercise 14</w:t>
        </w:r>
      </w:hyperlink>
      <w:r>
        <w:t xml:space="preserve">, worked in</w:t>
      </w:r>
      <w:r>
        <w:t xml:space="preserve"> </w:t>
      </w:r>
      <w:hyperlink w:anchor="sol-deriv-log-density">
        <w:r>
          <w:rPr>
            <w:rStyle w:val="Hyperlink"/>
          </w:rPr>
          <w:t xml:space="preserve">Solution 14</w:t>
        </w:r>
      </w:hyperlink>
      <w:r>
        <w:t xml:space="preserve">.</w:t>
      </w:r>
    </w:p>
    <w:bookmarkStart w:id="97" w:name="exr-score-mean-zero"/>
    <w:p>
      <w:pPr>
        <w:pStyle w:val="BodyText"/>
      </w:pPr>
      <w:r>
        <w:rPr>
          <w:b/>
          <w:bCs/>
        </w:rPr>
        <w:t xml:space="preserve">Exercise 15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continuous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Find the mean 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.</w:t>
      </w:r>
    </w:p>
    <w:bookmarkEnd w:id="97"/>
    <w:bookmarkStart w:id="98" w:name="sol-score-mean-zero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The step that rewrites the derivative of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for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density integrates to 1)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</m:eqArr>
        </m:oMath>
      </m:oMathPara>
    </w:p>
    <w:bookmarkEnd w:id="98"/>
    <w:bookmarkStart w:id="99" w:name="thm-score-mean-zero"/>
    <w:p>
      <w:pPr>
        <w:pStyle w:val="FirstParagraph"/>
      </w:pPr>
      <w:r>
        <w:rPr>
          <w:b/>
          <w:bCs/>
        </w:rPr>
        <w:t xml:space="preserve">Theorem 14 (Mean of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be a continuous random vector 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,</w:t>
      </w:r>
      <w:r>
        <w:t xml:space="preserve"> </w:t>
      </w:r>
      <w:r>
        <w:t xml:space="preserve">the derivative of the log-likelihood with respect to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has expectation zero: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 worked in</w:t>
      </w:r>
      <w:r>
        <w:t xml:space="preserve"> </w:t>
      </w:r>
      <w:hyperlink w:anchor="sol-score-mean-zero">
        <w:r>
          <w:rPr>
            <w:rStyle w:val="Hyperlink"/>
          </w:rPr>
          <w:t xml:space="preserve">Solution 15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0" w:name="exr-score-second-moment"/>
    <w:p>
      <w:pPr>
        <w:pStyle w:val="BodyText"/>
      </w:pPr>
      <w:r>
        <w:rPr>
          <w:b/>
          <w:bCs/>
        </w:rPr>
        <w:t xml:space="preserve">Exercise 16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score-mean-zero">
        <w:r>
          <w:rPr>
            <w:rStyle w:val="Hyperlink"/>
          </w:rPr>
          <w:t xml:space="preserve">Exercise 15</w:t>
        </w:r>
      </w:hyperlink>
      <w:r>
        <w:t xml:space="preserve">,</w:t>
      </w:r>
      <w:r>
        <w:t xml:space="preserve"> </w:t>
      </w: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.</w:t>
      </w:r>
    </w:p>
    <w:bookmarkEnd w:id="100"/>
    <w:bookmarkStart w:id="101" w:name="sol-score-second-moment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By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=</m:t>
        </m:r>
        <m:r>
          <m:rPr>
            <m:sty m:val="p"/>
          </m:rPr>
          <m:t>∫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rPr>
                    <m:sty m:val="p"/>
                  </m:rPr>
                  <m:t>∂</m:t>
                </m:r>
              </m:num>
              <m:den>
                <m:r>
                  <m:rPr>
                    <m:sty m:val="p"/>
                  </m:rPr>
                  <m:t>∂</m:t>
                </m:r>
                <m:r>
                  <m:t>θ</m:t>
                </m:r>
              </m:den>
            </m:f>
            <m:r>
              <m:rPr>
                <m:sty m:val="p"/>
              </m:rPr>
              <m:t>log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(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∣</m:t>
            </m:r>
            <m:r>
              <m:t>θ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  <m:r>
          <m:t> </m:t>
        </m:r>
        <m:r>
          <m:t>d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for every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Differentiate this identity with respect to</w:t>
      </w:r>
      <w:r>
        <w:t xml:space="preserve"> </w:t>
      </w:r>
      <m:oMath>
        <m:r>
          <m:t>θ</m:t>
        </m:r>
      </m:oMath>
      <w:r>
        <w:t xml:space="preserve">;</w:t>
      </w:r>
      <w:r>
        <w:t xml:space="preserve"> </w:t>
      </w:r>
      <w:r>
        <w:t xml:space="preserve">the step that substitutes for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θ</m:t>
            </m:r>
          </m:den>
        </m:f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uses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both sides)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two equal factors is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rPr>
                              <m:sty m:val="p"/>
                            </m:rPr>
                            <m:t>∂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sSup>
                        <m:e>
                          <m:r>
                            <m:t>θ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∫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θ</m:t>
                          </m:r>
                        </m:den>
                      </m:f>
                      <m:r>
                        <m:rPr>
                          <m:sty m:val="p"/>
                        </m:rPr>
                        <m:t>log</m:t>
                      </m:r>
                      <m:r>
                        <m:rPr>
                          <m:sty m:val="p"/>
                        </m:rPr>
                        <m:t>p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∣</m:t>
                      </m:r>
                      <m:r>
                        <m:t>θ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</m:eqArr>
        </m:oMath>
      </m:oMathPara>
    </w:p>
    <w:p>
      <w:pPr>
        <w:pStyle w:val="FirstParagraph"/>
      </w:pPr>
      <w:r>
        <w:t xml:space="preserve">Rearranging: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(move the constant factor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 into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I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expected information)</m:t>
              </m:r>
            </m:e>
          </m:eqArr>
        </m:oMath>
      </m:oMathPara>
    </w:p>
    <w:bookmarkEnd w:id="101"/>
    <w:bookmarkStart w:id="102" w:name="thm-score-second-moment"/>
    <w:p>
      <w:pPr>
        <w:pStyle w:val="FirstParagraph"/>
      </w:pPr>
      <w:r>
        <w:rPr>
          <w:b/>
          <w:bCs/>
        </w:rPr>
        <w:t xml:space="preserve">Theorem 15 (Second moment of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,</w:t>
      </w:r>
      <w:r>
        <w:t xml:space="preserve"> </w:t>
      </w:r>
      <w:r>
        <w:t xml:space="preserve">the second moment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of the</w:t>
      </w:r>
      <w:r>
        <w:t xml:space="preserve"> </w:t>
      </w:r>
      <w:hyperlink w:anchor="def-score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expected negative second derivative of the log-likelihood: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cr m:val="script"/>
              <m:sty m:val="p"/>
            </m:rPr>
            <m:t>I</m:t>
          </m:r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)</m:t>
          </m:r>
        </m:oMath>
      </m:oMathPara>
    </w:p>
    <w:bookmarkEnd w:id="10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score-second-moment">
        <w:r>
          <w:rPr>
            <w:rStyle w:val="Hyperlink"/>
          </w:rPr>
          <w:t xml:space="preserve">Exercise 16</w:t>
        </w:r>
      </w:hyperlink>
      <w:r>
        <w:t xml:space="preserve">, worked in</w:t>
      </w:r>
      <w:r>
        <w:t xml:space="preserve"> </w:t>
      </w:r>
      <w:hyperlink w:anchor="sol-score-second-moment">
        <w:r>
          <w:rPr>
            <w:rStyle w:val="Hyperlink"/>
          </w:rPr>
          <w:t xml:space="preserve">Solution 16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 </w:t>
      </w:r>
      <w:r>
        <w:t xml:space="preserve">and</w:t>
      </w:r>
      <w:r>
        <w:t xml:space="preserve"> </w:t>
      </w:r>
      <w:hyperlink w:anchor="lem-deriv-log-density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105" w:name="thm-information-equality"/>
    <w:p>
      <w:pPr>
        <w:pStyle w:val="BodyText"/>
      </w:pPr>
      <w:r>
        <w:rPr>
          <w:b/>
          <w:bCs/>
        </w:rPr>
        <w:t xml:space="preserve">Theorem 16 (Mean and variance of the score)</w:t>
      </w:r>
      <w:r>
        <w:t xml:space="preserve"> </w:t>
      </w:r>
      <w:r>
        <w:t xml:space="preserve">Suppose the set of possible data values does not depend on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and the order of differentiation with respect to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 </w:t>
      </w:r>
      <w:r>
        <w:t xml:space="preserve">and integration over the data can be exchanged.</w:t>
      </w:r>
      <w:r>
        <w:t xml:space="preserve"> </w:t>
      </w:r>
      <w:r>
        <w:t xml:space="preserve">Then the score has mean zero,</w:t>
      </w:r>
      <w:r>
        <w:t xml:space="preserve"> </w:t>
      </w:r>
      <w:r>
        <w:t xml:space="preserve">and its variance is the expected information:</w:t>
      </w:r>
    </w:p>
    <w:p>
      <w:pPr>
        <w:pStyle w:val="BodyText"/>
      </w:pPr>
      <w:bookmarkStart w:id="103" w:name="eq-score-mean-zero"/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sSub>
            <m:e>
              <m:r>
                <m:rPr>
                  <m:sty m:val="b"/>
                </m:rPr>
                <m:t>0</m:t>
              </m:r>
            </m:e>
            <m:sub>
              <m:r>
                <m:t>p</m:t>
              </m:r>
              <m:r>
                <m:rPr>
                  <m:sty m:val="p"/>
                </m:rPr>
                <m:t>×</m:t>
              </m:r>
              <m:r>
                <m:t>1</m:t>
              </m:r>
            </m:sub>
          </m:sSub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103"/>
    </w:p>
    <w:p>
      <w:pPr>
        <w:pStyle w:val="FirstParagraph"/>
      </w:pPr>
      <w:bookmarkStart w:id="104" w:name="eq-information-equality"/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acc>
                    <m:accPr>
                      <m:chr m:val="̃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give the proof for a scalar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and a continuous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with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vector case applies the same steps to each pair of entries,</w:t>
      </w:r>
      <w:r>
        <w:t xml:space="preserve"> </w:t>
      </w:r>
      <w:r>
        <w:t xml:space="preserve">and a discrete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replaces integrals with sums.</w:t>
      </w:r>
    </w:p>
    <w:p>
      <w:pPr>
        <w:pStyle w:val="BodyText"/>
      </w:pP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follows from</w:t>
      </w:r>
      <w:r>
        <w:t xml:space="preserve"> </w:t>
      </w:r>
      <w:hyperlink w:anchor="thm-score-mean-zero">
        <w:r>
          <w:rPr>
            <w:rStyle w:val="Hyperlink"/>
          </w:rPr>
          <w:t xml:space="preserve">Theorem 14</w:t>
        </w:r>
      </w:hyperlink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hyperlink w:anchor="eq-information-equality">
        <w:r>
          <w:rPr>
            <w:rStyle w:val="Hyperlink"/>
          </w:rPr>
          <w:t xml:space="preserve">Equation 13</w:t>
        </w:r>
      </w:hyperlink>
      <w:r>
        <w:t xml:space="preserve">,</w:t>
      </w:r>
      <w:r>
        <w:t xml:space="preserve"> </w:t>
      </w:r>
      <w:hyperlink w:anchor="thm-score-second-moment">
        <w:r>
          <w:rPr>
            <w:rStyle w:val="Hyperlink"/>
          </w:rPr>
          <w:t xml:space="preserve">Theorem 15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sSup>
              <m:e>
                <m:r>
                  <m:t>​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because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Start w:id="106" w:name="exm-information-equality"/>
    <w:p>
      <w:pPr>
        <w:pStyle w:val="FirstParagraph"/>
      </w:pPr>
      <w:r>
        <w:rPr>
          <w:b/>
          <w:bCs/>
        </w:rPr>
        <w:t xml:space="preserve">Example 6 (Checking the information equality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</m:t>
                      </m:r>
                    </m:e>
                  </m:nary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num>
                    <m:den>
                      <m:r>
                        <m:t>λ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(subtracting a constant does not change a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Var</m:t>
                      </m:r>
                    </m:e>
                  </m:nary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λ</m:t>
                      </m:r>
                    </m:e>
                  </m:nary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λ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from</w:t>
      </w:r>
      <w:r>
        <w:t xml:space="preserve"> 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106"/>
    <w:bookmarkStart w:id="107" w:name="exm-information-equality-fails"/>
    <w:p>
      <w:pPr>
        <w:pStyle w:val="BodyText"/>
      </w:pPr>
      <w:r>
        <w:rPr>
          <w:b/>
          <w:bCs/>
        </w:rPr>
        <w:t xml:space="preserve">Example 7 (When the support depends on the parameter)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likelihood is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θ</m:t>
            </m:r>
          </m:e>
          <m:sup>
            <m:r>
              <m:rPr>
                <m:sty m:val="p"/>
              </m:rPr>
              <m:t>−</m:t>
            </m:r>
            <m:r>
              <m:t>n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θ</m:t>
        </m:r>
        <m:r>
          <m:rPr>
            <m:sty m:val="p"/>
          </m:rPr>
          <m:t>≥</m:t>
        </m:r>
        <m:sSub>
          <m:e>
            <m:r>
              <m:rPr>
                <m:sty m:val="p"/>
              </m:rPr>
              <m:t>max</m:t>
            </m:r>
          </m:e>
          <m:sub>
            <m:r>
              <m:t>i</m:t>
            </m:r>
          </m:sub>
        </m:sSub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(and 0 otherwise),</w:t>
      </w:r>
      <w:r>
        <w:t xml:space="preserve"> </w:t>
      </w:r>
      <w:r>
        <w:t xml:space="preserve">so on that range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log</m:t>
        </m:r>
        <m:r>
          <m:t>θ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</m:oMath>
      <w:r>
        <w:t xml:space="preserve">.</w:t>
      </w:r>
      <w:r>
        <w:t xml:space="preserve"> </w:t>
      </w:r>
      <w:r>
        <w:t xml:space="preserve">The score is a nonzero constant,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/</m:t>
        </m:r>
        <m:r>
          <m:t>θ</m:t>
        </m:r>
        <m:r>
          <m:rPr>
            <m:sty m:val="p"/>
          </m:rPr>
          <m:t>≠</m:t>
        </m:r>
        <m:r>
          <m:t>0</m:t>
        </m:r>
      </m:oMath>
      <w:r>
        <w:t xml:space="preserve">:</w:t>
      </w:r>
      <w:r>
        <w:t xml:space="preserve"> </w:t>
      </w:r>
      <w:hyperlink w:anchor="eq-score-mean-zero">
        <w:r>
          <w:rPr>
            <w:rStyle w:val="Hyperlink"/>
          </w:rPr>
          <w:t xml:space="preserve">Equation 12</w:t>
        </w:r>
      </w:hyperlink>
      <w:r>
        <w:t xml:space="preserve"> </w:t>
      </w:r>
      <w:r>
        <w:t xml:space="preserve">fails,</w:t>
      </w:r>
      <w:r>
        <w:t xml:space="preserve"> </w:t>
      </w:r>
      <w:r>
        <w:t xml:space="preserve">because the set of possible data values,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)</m:t>
        </m:r>
      </m:oMath>
      <w:r>
        <w:t xml:space="preserve">, depends on</w:t>
      </w:r>
      <w:r>
        <w:t xml:space="preserve"> </w:t>
      </w:r>
      <m:oMath>
        <m:r>
          <m:t>θ</m:t>
        </m:r>
      </m:oMath>
      <w:r>
        <w:t xml:space="preserve">.</w:t>
      </w:r>
    </w:p>
    <w:bookmarkEnd w:id="107"/>
    <w:p>
      <w:pPr>
        <w:pStyle w:val="BodyText"/>
      </w:pPr>
      <w:r>
        <w:t xml:space="preserve">Sources disagree on the symbols for the observed and expected information</w:t>
      </w:r>
      <w:r>
        <w:t xml:space="preserve"> </w:t>
      </w:r>
      <w:r>
        <w:t xml:space="preserve">(</w:t>
      </w:r>
      <w:hyperlink w:anchor="tbl-info-mat-symbol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8" w:name="tbl-info-mat-symbol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 for information matrices in several sources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Source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Observed information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Expected information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These notes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Dobson and Barnett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−</m:t>
                    </m:r>
                    <m:sSup>
                      <m:e>
                        <m:r>
                          <m:t>U</m:t>
                        </m:r>
                      </m:e>
                      <m:sup>
                        <m:r>
                          <m:rPr>
                            <m:sty m:val="p"/>
                          </m:rPr>
                          <m:t>′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Dunn and Smyth (2018)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fraktur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McLachlan and Krishnan (2007)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I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Wood (2017)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acc>
                      <m:accPr>
                        <m:chr m:val="̂"/>
                      </m:accPr>
                      <m:e>
                        <m:r>
                          <m:t>I</m:t>
                        </m:r>
                      </m:e>
                    </m:acc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08"/>
          <w:p/>
        </w:tc>
      </w:tr>
    </w:tbl>
    <w:bookmarkEnd w:id="109"/>
    <w:bookmarkStart w:id="115" w:name="Xbab5f646905805e3289149e079e56d4074d4ce2"/>
    <w:p>
      <w:pPr>
        <w:pStyle w:val="Heading3"/>
      </w:pPr>
      <w:r>
        <w:t xml:space="preserve">1.8 Asymptotic distribution of the maximum likelihood estimate</w:t>
      </w:r>
    </w:p>
    <w:bookmarkStart w:id="111" w:name="thm-dist-mle"/>
    <w:p>
      <w:pPr>
        <w:pStyle w:val="FirstParagraph"/>
      </w:pPr>
      <w:r>
        <w:rPr>
          <w:b/>
          <w:bCs/>
        </w:rPr>
        <w:t xml:space="preserve">Theorem 17 (Central limit theorem for MLEs)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 from a correctly specified model</w:t>
      </w:r>
      <w:r>
        <w:t xml:space="preserve"> </w:t>
      </w:r>
      <w:r>
        <w:t xml:space="preserve">satisfying regularity conditions</w:t>
      </w:r>
      <w:r>
        <w:t xml:space="preserve"> </w:t>
      </w:r>
      <w:r>
        <w:t xml:space="preserve">(including those of</w:t>
      </w:r>
      <w:r>
        <w:t xml:space="preserve"> 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an identifiable parameter,</w:t>
      </w:r>
      <w:r>
        <w:t xml:space="preserve"> </w:t>
      </w:r>
      <w:r>
        <w:t xml:space="preserve">a true parameter value in the interior of the parameter space,</w:t>
      </w:r>
      <w:r>
        <w:t xml:space="preserve"> </w:t>
      </w:r>
      <w:r>
        <w:t xml:space="preserve">and a positive definite information matrix),</w:t>
      </w:r>
      <w:r>
        <w:t xml:space="preserve"> </w:t>
      </w:r>
      <w:r>
        <w:t xml:space="preserve">a consistent solution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 </w:t>
      </w:r>
      <w:r>
        <w:t xml:space="preserve">exists,</w:t>
      </w:r>
      <w:r>
        <w:t xml:space="preserve"> </w:t>
      </w:r>
      <w:r>
        <w:t xml:space="preserve">and for large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it has approximately a Gaussian distribution,</w:t>
      </w:r>
      <w:r>
        <w:t xml:space="preserve"> </w:t>
      </w:r>
      <w:r>
        <w:t xml:space="preserve">centered at the true parameter value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with covariance matrix equal to the inverse of the expected information:</w:t>
      </w:r>
    </w:p>
    <w:p>
      <w:pPr>
        <w:pStyle w:val="BodyText"/>
      </w:pPr>
      <w:bookmarkStart w:id="110" w:name="eq-adist-mle"/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acc>
                        <m:accPr>
                          <m:chr m:val="̃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110"/>
    </w:p>
    <w:bookmarkEnd w:id="11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is beyond the scope of these notes;</w:t>
      </w:r>
      <w:r>
        <w:t xml:space="preserve"> </w:t>
      </w:r>
      <w:r>
        <w:t xml:space="preserve">see</w:t>
      </w:r>
      <w:r>
        <w:t xml:space="preserve"> </w:t>
      </w:r>
      <w:r>
        <w:t xml:space="preserve">(Lehmann 1999, Theorem 7.5.2, p. 501)</w:t>
      </w:r>
      <w:r>
        <w:t xml:space="preserve"> </w:t>
      </w:r>
      <w:r>
        <w:t xml:space="preserve">and</w:t>
      </w:r>
      <w:r>
        <w:t xml:space="preserve"> </w:t>
      </w:r>
      <w:r>
        <w:t xml:space="preserve">(Newey and McFadden 1994)</w:t>
      </w:r>
      <w:r>
        <w:t xml:space="preserve">.</w:t>
      </w:r>
    </w:p>
    <w:bookmarkStart w:id="112" w:name="rem-mle-clt-conditions"/>
    <w:p>
      <w:pPr>
        <w:pStyle w:val="BodyText"/>
      </w:pPr>
      <w:r>
        <w:rPr>
          <w:i/>
          <w:iCs/>
        </w:rPr>
        <w:t xml:space="preserve">Remark 5</w:t>
      </w:r>
      <w:r>
        <w:t xml:space="preserve"> (Consistent roots and global maximizers). </w:t>
      </w:r>
      <w:r>
        <w:t xml:space="preserve">These conditions guarantee a consistent root of the score equation;</w:t>
      </w:r>
      <w:r>
        <w:t xml:space="preserve"> </w:t>
      </w:r>
      <w:r>
        <w:t xml:space="preserve">that root is the global maximizer of the likelihood</w:t>
      </w:r>
      <w:r>
        <w:t xml:space="preserve"> </w:t>
      </w:r>
      <w:r>
        <w:t xml:space="preserve">under further conditions,</w:t>
      </w:r>
      <w:r>
        <w:t xml:space="preserve"> </w:t>
      </w:r>
      <w:r>
        <w:t xml:space="preserve">for example when the log-likelihood is strictly concave,</w:t>
      </w:r>
      <w:r>
        <w:t xml:space="preserve"> </w:t>
      </w:r>
      <w:r>
        <w:t xml:space="preserve">as for Poisson data, whose Hessian is negative for every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).</w:t>
      </w:r>
    </w:p>
    <w:bookmarkEnd w:id="112"/>
    <w:bookmarkStart w:id="113" w:name="exm-dist-mle-poisson"/>
    <w:p>
      <w:pPr>
        <w:pStyle w:val="BodyText"/>
      </w:pPr>
      <w:r>
        <w:rPr>
          <w:b/>
          <w:bCs/>
        </w:rPr>
        <w:t xml:space="preserve">Example 8 (Approximate distribution of the Poisson MLE)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setting the score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(</w:t>
      </w:r>
      <w:hyperlink w:anchor="exm-information-equality">
        <w:r>
          <w:rPr>
            <w:rStyle w:val="Hyperlink"/>
          </w:rPr>
          <w:t xml:space="preserve">Example 6</w:t>
        </w:r>
      </w:hyperlink>
      <w:r>
        <w:t xml:space="preserve">)</w:t>
      </w:r>
      <w:r>
        <w:t xml:space="preserve"> </w:t>
      </w:r>
      <w:r>
        <w:t xml:space="preserve">to zero 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says that for large</w:t>
      </w:r>
      <w:r>
        <w:t xml:space="preserve"> </w:t>
      </w:r>
      <m:oMath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r>
            <m:rPr>
              <m:sty m:val="p"/>
            </m:rPr>
            <m:t>N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In this example the mean and variance are exact: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The approximation is in the Gaussian shape.</w:t>
      </w:r>
    </w:p>
    <w:bookmarkEnd w:id="113"/>
    <w:p>
      <w:pPr>
        <w:pStyle w:val="BodyText"/>
      </w:pP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involves the unknown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,</w:t>
      </w:r>
      <w:r>
        <w:t xml:space="preserve"> </w:t>
      </w:r>
      <w:r>
        <w:t xml:space="preserve">so to use it we estimate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either the expected information at the MLE,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or the observed information at the MLE,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Either way, the estimated standard error of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rPr>
                                  <m:scr m:val="script"/>
                                  <m:sty m:val="p"/>
                                </m:rPr>
                                <m:t>I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sSub>
                <m:e>
                  <m:r>
                    <m:t>​</m:t>
                  </m:r>
                </m:e>
                <m:sub>
                  <m:r>
                    <m:t>k</m:t>
                  </m:r>
                  <m:r>
                    <m:t>k</m:t>
                  </m:r>
                </m:sub>
              </m:sSub>
            </m:e>
          </m:rad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̂"/>
          </m:accPr>
          <m:e>
            <m:r>
              <m:rPr>
                <m:scr m:val="script"/>
                <m:sty m:val="p"/>
              </m:rPr>
              <m:t>I</m:t>
            </m:r>
          </m:e>
        </m:acc>
      </m:oMath>
      <w:r>
        <w:t xml:space="preserve"> </w:t>
      </w:r>
      <w:r>
        <w:t xml:space="preserve">is whichever estimate of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we chose.</w:t>
      </w:r>
    </w:p>
    <w:bookmarkStart w:id="114" w:name="rem-observed-information-se"/>
    <w:p>
      <w:pPr>
        <w:pStyle w:val="BodyText"/>
      </w:pPr>
      <w:r>
        <w:rPr>
          <w:i/>
          <w:iCs/>
        </w:rPr>
        <w:t xml:space="preserve">Remark 6</w:t>
      </w:r>
      <w:r>
        <w:t xml:space="preserve"> (Observed versus expected information). </w:t>
      </w:r>
      <w:r>
        <w:t xml:space="preserve">Using the observed information is often more convenient,</w:t>
      </w:r>
      <w:r>
        <w:t xml:space="preserve"> </w:t>
      </w:r>
      <w:r>
        <w:t xml:space="preserve">and there are settings where it is provably better by some criteria</w:t>
      </w:r>
      <w:r>
        <w:t xml:space="preserve"> </w:t>
      </w:r>
      <w:r>
        <w:t xml:space="preserve">(Efron and Hinkley 1978)</w:t>
      </w:r>
      <w:r>
        <w:t xml:space="preserve">.</w:t>
      </w:r>
    </w:p>
    <w:bookmarkEnd w:id="114"/>
    <w:p>
      <w:pPr>
        <w:pStyle w:val="Compact"/>
        <w:numPr>
          <w:ilvl w:val="0"/>
          <w:numId w:val="1003"/>
        </w:numPr>
      </w:pPr>
      <w:r>
        <w:t xml:space="preserve">Hogg et al. (2019, sec. 6.6, pp. 285–289)</w:t>
      </w:r>
      <w:r>
        <w:t xml:space="preserve"> </w:t>
      </w:r>
      <w:r>
        <w:t xml:space="preserve">covers asymptotic distributions of maximum likelihood estimators.</w:t>
      </w:r>
    </w:p>
    <w:p>
      <w:pPr>
        <w:pStyle w:val="Compact"/>
        <w:numPr>
          <w:ilvl w:val="0"/>
          <w:numId w:val="1003"/>
        </w:numPr>
      </w:pPr>
      <w:r>
        <w:t xml:space="preserve">Rice (2007, sec. 8.5.2, pp. 274–278)</w:t>
      </w:r>
      <w:r>
        <w:t xml:space="preserve"> </w:t>
      </w:r>
      <w:r>
        <w:t xml:space="preserve">covers large-sample theory for maximum likelihood estimators.</w:t>
      </w:r>
    </w:p>
    <w:bookmarkEnd w:id="115"/>
    <w:bookmarkStart w:id="148" w:name="quantifying-uncertainty-about-mles"/>
    <w:p>
      <w:pPr>
        <w:pStyle w:val="Heading3"/>
      </w:pPr>
      <w:r>
        <w:t xml:space="preserve">1.9 Quantifying uncertainty about MLEs</w:t>
      </w:r>
    </w:p>
    <w:bookmarkStart w:id="118" w:name="confidence-intervals-for-mles"/>
    <w:p>
      <w:pPr>
        <w:pStyle w:val="Heading4"/>
      </w:pPr>
      <w:r>
        <w:t xml:space="preserve">1.9.1 Confidence intervals for MLEs</w:t>
      </w:r>
    </w:p>
    <w:bookmarkStart w:id="116" w:name="def-wald-ci"/>
    <w:p>
      <w:pPr>
        <w:pStyle w:val="FirstParagraph"/>
      </w:pPr>
      <w:r>
        <w:rPr>
          <w:b/>
          <w:bCs/>
        </w:rPr>
        <w:t xml:space="preserve">Definition 12 (Wald confidence interval)</w:t>
      </w:r>
      <w:r>
        <w:t xml:space="preserve"> </w:t>
      </w:r>
      <w:r>
        <w:t xml:space="preserve">The approximate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Wald confidence interval</w:t>
      </w:r>
      <w:r>
        <w:t xml:space="preserve"> </w:t>
      </w:r>
      <w:r>
        <w:t xml:space="preserve">for the</w:t>
      </w:r>
      <w:r>
        <w:t xml:space="preserve"> </w:t>
      </w:r>
      <m:oMath>
        <m:r>
          <m:t>k</m:t>
        </m:r>
      </m:oMath>
      <w:r>
        <w:t xml:space="preserve">th entry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of a parameter vector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rPr>
              <m:sty m:val="p"/>
            </m:rPr>
            <m:t>×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k</m:t>
        </m:r>
      </m:oMath>
      <w:r>
        <w:t xml:space="preserve">th entry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is its estimated standard error,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z</m:t>
            </m:r>
          </m:e>
          <m:sub>
            <m:r>
              <m:t>β</m:t>
            </m:r>
          </m:sub>
        </m:sSub>
      </m:oMath>
      <w:r>
        <w:t xml:space="preserve"> </w:t>
      </w:r>
      <w:r>
        <w:t xml:space="preserve">is the</w:t>
      </w:r>
      <w:r>
        <w:t xml:space="preserve"> </w:t>
      </w:r>
      <m:oMath>
        <m:r>
          <m:t>β</m:t>
        </m:r>
      </m:oMath>
      <w:r>
        <w:t xml:space="preserve"> </w:t>
      </w:r>
      <w:r>
        <w:t xml:space="preserve">quantile of the standard Gaussian distribution.</w:t>
      </w:r>
    </w:p>
    <w:bookmarkEnd w:id="116"/>
    <w:p>
      <w:pPr>
        <w:pStyle w:val="BodyText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has approximately a standard Gaussian distribution in large samples,</w:t>
      </w:r>
      <w:r>
        <w:t xml:space="preserve"> </w:t>
      </w:r>
      <w:r>
        <w:t xml:space="preserve">so the Wald interval is an</w:t>
      </w:r>
      <w:r>
        <w:t xml:space="preserve"> </w:t>
      </w:r>
      <w:hyperlink r:id="rId117">
        <w:r>
          <w:rPr>
            <w:rStyle w:val="Hyperlink"/>
          </w:rPr>
          <w:t xml:space="preserve">approximate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θ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For a 95% interval,</w:t>
      </w:r>
      <w:r>
        <w:t xml:space="preserve"> </w:t>
      </w:r>
      <m:oMath>
        <m:sSub>
          <m:e>
            <m:r>
              <m:t>z</m:t>
            </m:r>
          </m:e>
          <m:sub>
            <m:r>
              <m:t>0.975</m:t>
            </m:r>
          </m:sub>
        </m:sSub>
        <m:r>
          <m:rPr>
            <m:sty m:val="p"/>
          </m:rPr>
          <m:t>≈</m:t>
        </m:r>
        <m:r>
          <m:t>1.96</m:t>
        </m:r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t xml:space="preserve">Casella and Berger (2002, sec. 10.4.1, pp. 496–498)</w:t>
      </w:r>
      <w:r>
        <w:t xml:space="preserve"> </w:t>
      </w:r>
      <w:r>
        <w:t xml:space="preserve">covers approximate maximum likelihood intervals.</w:t>
      </w:r>
    </w:p>
    <w:p>
      <w:pPr>
        <w:pStyle w:val="Compact"/>
        <w:numPr>
          <w:ilvl w:val="0"/>
          <w:numId w:val="1004"/>
        </w:numPr>
      </w:pPr>
      <w:r>
        <w:t xml:space="preserve">Rice (2007, sec. 8.5.3, pp. 279–284)</w:t>
      </w:r>
      <w:r>
        <w:t xml:space="preserve"> </w:t>
      </w:r>
      <w:r>
        <w:t xml:space="preserve">covers confidence intervals from maximum likelihood estimators.</w:t>
      </w:r>
    </w:p>
    <w:bookmarkEnd w:id="118"/>
    <w:bookmarkStart w:id="123" w:name="wald-tests"/>
    <w:p>
      <w:pPr>
        <w:pStyle w:val="Heading4"/>
      </w:pPr>
      <w:r>
        <w:t xml:space="preserve">1.9.2 Wald tests</w:t>
      </w:r>
    </w:p>
    <w:bookmarkStart w:id="119" w:name="def-wald-test"/>
    <w:p>
      <w:pPr>
        <w:pStyle w:val="FirstParagraph"/>
      </w:pPr>
      <w:r>
        <w:rPr>
          <w:b/>
          <w:bCs/>
        </w:rPr>
        <w:t xml:space="preserve">Definition 13 (Wald test)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test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r>
              <m:t>θ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k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uses the test statistic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k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</m:sub>
              </m:sSub>
            </m:num>
            <m:den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</m:den>
          </m:f>
          <m:r>
            <m:rPr>
              <m:sty m:val="p"/>
            </m:rPr>
            <m:t>.</m:t>
          </m:r>
        </m:oMath>
      </m:oMathPara>
    </w:p>
    <w:bookmarkEnd w:id="119"/>
    <w:bookmarkStart w:id="120" w:name="def-wald-statistic-q"/>
    <w:p>
      <w:pPr>
        <w:pStyle w:val="FirstParagraph"/>
      </w:pPr>
      <w:r>
        <w:rPr>
          <w:b/>
          <w:bCs/>
        </w:rPr>
        <w:t xml:space="preserve">Definition 14 (Wald statistic for several constraints)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=</m:t>
        </m:r>
        <m:sSub>
          <m:e>
            <m:acc>
              <m:accPr>
                <m:chr m:val="̃"/>
              </m:accPr>
              <m:e>
                <m:r>
                  <m:t>θ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t>0</m:t>
            </m:r>
          </m:sub>
        </m:sSub>
      </m:oMath>
      <w:r>
        <w:t xml:space="preserve"> </w:t>
      </w:r>
      <w:r>
        <w:t xml:space="preserve">on a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subvector,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Wald statistic</w:t>
      </w:r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acc>
                          <m:accPr>
                            <m:chr m:val="̃"/>
                          </m:accPr>
                          <m:e>
                            <m:r>
                              <m:t>θ</m:t>
                            </m:r>
                          </m:e>
                        </m:acc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  <m:r>
                  <m:rPr>
                    <m:sty m:val="p"/>
                  </m:rPr>
                  <m:t>−</m:t>
                </m:r>
                <m:sSub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t>0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V</m:t>
                        </m:r>
                      </m:e>
                    </m:acc>
                  </m:e>
                  <m:sub>
                    <m:r>
                      <m:rPr>
                        <m:sty m:val="p"/>
                      </m:rPr>
                      <m:t>(</m:t>
                    </m:r>
                    <m:r>
                      <m:t>q</m:t>
                    </m:r>
                    <m:r>
                      <m:rPr>
                        <m:sty m:val="p"/>
                      </m:rPr>
                      <m:t>)</m:t>
                    </m:r>
                  </m:sub>
                </m:sSub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acc>
                      <m:accPr>
                        <m:chr m:val="̃"/>
                      </m:accPr>
                      <m:e>
                        <m:r>
                          <m:t>θ</m:t>
                        </m:r>
                      </m:e>
                    </m:acc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acc>
                  <m:accPr>
                    <m:chr m:val="̃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sty m:val="p"/>
                  </m:rPr>
                  <m:t>(</m:t>
                </m:r>
                <m:r>
                  <m:t>q</m:t>
                </m:r>
                <m:r>
                  <m:rPr>
                    <m:sty m:val="p"/>
                  </m:rPr>
                  <m:t>)</m:t>
                </m:r>
                <m:r>
                  <m:rPr>
                    <m:sty m:val="p"/>
                  </m:rPr>
                  <m:t>,</m:t>
                </m:r>
                <m:r>
                  <m:t>0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V</m:t>
                </m:r>
              </m:e>
            </m:acc>
          </m:e>
          <m:sub>
            <m:r>
              <m:rPr>
                <m:sty m:val="p"/>
              </m:rPr>
              <m:t>(</m:t>
            </m:r>
            <m:r>
              <m:t>q</m:t>
            </m:r>
            <m:r>
              <m:rPr>
                <m:sty m:val="p"/>
              </m:rPr>
              <m:t>)</m:t>
            </m:r>
          </m:sub>
        </m:sSub>
      </m:oMath>
      <w:r>
        <w:t xml:space="preserve"> </w:t>
      </w:r>
      <w:r>
        <w:t xml:space="preserve">is the corresponding</w:t>
      </w:r>
      <w:r>
        <w:t xml:space="preserve"> </w:t>
      </w:r>
      <m:oMath>
        <m:r>
          <m:t>q</m:t>
        </m:r>
        <m:r>
          <m:rPr>
            <m:sty m:val="p"/>
          </m:rPr>
          <m:t>×</m:t>
        </m:r>
        <m:r>
          <m:t>q</m:t>
        </m:r>
      </m:oMath>
      <w:r>
        <w:t xml:space="preserve"> </w:t>
      </w:r>
      <w:r>
        <w:t xml:space="preserve">block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rPr>
                        <m:scr m:val="script"/>
                        <m:sty m:val="p"/>
                      </m:rPr>
                      <m:t>I</m:t>
                    </m:r>
                  </m:e>
                </m:acc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bookmarkEnd w:id="120"/>
    <w:bookmarkStart w:id="121" w:name="exm-wald-poisson"/>
    <w:p>
      <w:pPr>
        <w:pStyle w:val="BodyText"/>
      </w:pPr>
      <w:r>
        <w:rPr>
          <w:b/>
          <w:bCs/>
        </w:rPr>
        <w:t xml:space="preserve">Example 9 (Wald interval and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dist-mle-poisson">
        <w:r>
          <w:rPr>
            <w:rStyle w:val="Hyperlink"/>
          </w:rPr>
          <w:t xml:space="preserve">Example 8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ad>
          <m:radPr>
            <m:degHide m:val="on"/>
          </m:radPr>
          <m:deg/>
          <m:e>
            <m:acc>
              <m:accPr>
                <m:chr m:val="‾"/>
              </m:accPr>
              <m:e>
                <m:r>
                  <m:t>x</m:t>
                </m:r>
              </m:e>
            </m:acc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</w:t>
      </w:r>
      <w:r>
        <w:t xml:space="preserve"> </w:t>
      </w:r>
      <w:r>
        <w:t xml:space="preserve">the 95% Wald interval for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and the Wald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r>
          <m:t>4</m:t>
        </m:r>
      </m:oMath>
      <w:r>
        <w:t xml:space="preserve">, are: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se_rate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n_obs)</w:t>
      </w:r>
      <w:r>
        <w:br/>
      </w:r>
      <w:r>
        <w:rPr>
          <w:rStyle w:val="NormalTok"/>
        </w:rPr>
        <w:t xml:space="preserve">z_wald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se_rate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se_rate,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z =</w:t>
      </w:r>
      <w:r>
        <w:rPr>
          <w:rStyle w:val="NormalTok"/>
        </w:rPr>
        <w:t xml:space="preserve"> z_wald,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(z_wald))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lower     upper         z   p_value </w:t>
      </w:r>
      <w:r>
        <w:br/>
      </w:r>
      <w:r>
        <w:rPr>
          <w:rStyle w:val="CommentTok"/>
        </w:rPr>
        <w:t xml:space="preserve">#&gt; 4.2591657 6.8177574 2.3570226 0.0184221</w:t>
      </w:r>
    </w:p>
    <w:bookmarkEnd w:id="121"/>
    <w:bookmarkStart w:id="122" w:name="rem-wald-test-distribution"/>
    <w:p>
      <w:pPr>
        <w:pStyle w:val="FirstParagraph"/>
      </w:pPr>
      <w:r>
        <w:rPr>
          <w:i/>
          <w:iCs/>
        </w:rPr>
        <w:t xml:space="preserve">Remark 7</w:t>
      </w:r>
      <w:r>
        <w:t xml:space="preserve"> (Null distributions of the Wald statistics). </w:t>
      </w: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 the statistic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of the</w:t>
      </w:r>
      <w:r>
        <w:t xml:space="preserve"> </w:t>
      </w:r>
      <w:hyperlink w:anchor="def-wald-test">
        <w:r>
          <w:rPr>
            <w:rStyle w:val="Hyperlink"/>
          </w:rPr>
          <w:t xml:space="preserve">Wald test</w:t>
        </w:r>
      </w:hyperlink>
      <w:r>
        <w:t xml:space="preserve"> </w:t>
      </w:r>
      <w:r>
        <w:t xml:space="preserve">has approximately a standard Gaussian distribution</w:t>
      </w:r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in large samples.</w:t>
      </w:r>
      <w:r>
        <w:t xml:space="preserve"> </w:t>
      </w:r>
      <w:r>
        <w:t xml:space="preserve">The Wald statistic 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(</w:t>
      </w:r>
      <w:hyperlink w:anchor="def-wald-statistic-q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22"/>
    <w:bookmarkEnd w:id="123"/>
    <w:bookmarkStart w:id="138" w:name="sec-lrt-mles"/>
    <w:p>
      <w:pPr>
        <w:pStyle w:val="Heading4"/>
      </w:pPr>
      <w:r>
        <w:t xml:space="preserve">1.9.3 Likelihood ratio tests for MLEs</w:t>
      </w:r>
    </w:p>
    <w:bookmarkStart w:id="124" w:name="def-lrt-stat"/>
    <w:p>
      <w:pPr>
        <w:pStyle w:val="FirstParagraph"/>
      </w:pPr>
      <w:r>
        <w:rPr>
          <w:b/>
          <w:bCs/>
        </w:rPr>
        <w:t xml:space="preserve">Definition 15 (Likelihood ratio statistic)</w:t>
      </w:r>
      <w:r>
        <w:t xml:space="preserve"> </w:t>
      </w:r>
      <w:r>
        <w:t xml:space="preserve">Suppose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be the unrestricted MLE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the MLE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likelihood ratio statistic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2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124"/>
    <w:bookmarkStart w:id="125" w:name="exr-wilks-taylor"/>
    <w:p>
      <w:pPr>
        <w:pStyle w:val="FirstParagraph"/>
      </w:pPr>
      <w:r>
        <w:rPr>
          <w:b/>
          <w:bCs/>
        </w:rPr>
        <w:t xml:space="preserve">Exercise 17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differentiable.</w:t>
      </w:r>
      <w:r>
        <w:t xml:space="preserve"> </w:t>
      </w:r>
      <w:r>
        <w:t xml:space="preserve">Use a second-order Taylor expansion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to approximate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in terms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the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5"/>
    <w:bookmarkStart w:id="126" w:name="sol-wilks-taylor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The MLE 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second-order Taylor expansion of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(Taylor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</m:eqArr>
        </m:oMath>
      </m:oMathPara>
    </w:p>
    <w:bookmarkEnd w:id="126"/>
    <w:bookmarkStart w:id="127" w:name="lem-wilks-taylor"/>
    <w:p>
      <w:pPr>
        <w:pStyle w:val="FirstParagraph"/>
      </w:pPr>
      <w:r>
        <w:rPr>
          <w:b/>
          <w:bCs/>
        </w:rPr>
        <w:t xml:space="preserve">Lemma 2 (Quadratic approximation to the log-likelihood)</w:t>
      </w:r>
      <w:r>
        <w:t xml:space="preserve"> </w:t>
      </w:r>
      <w:r>
        <w:t xml:space="preserve">Let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be a scalar parameter with log-likelihood</w:t>
      </w:r>
      <w:r>
        <w:t xml:space="preserve"> </w:t>
      </w:r>
      <m:oMath>
        <m:r>
          <m:t>ℓ</m:t>
        </m:r>
      </m:oMath>
      <w:r>
        <w:t xml:space="preserve">,</w:t>
      </w:r>
      <w:r>
        <w:t xml:space="preserve"> </w:t>
      </w:r>
      <w:r>
        <w:t xml:space="preserve">and 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at an interior point of the parameter space,</w:t>
      </w:r>
      <w:r>
        <w:t xml:space="preserve"> </w:t>
      </w:r>
      <w:r>
        <w:t xml:space="preserve">where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twice differentiable with</w:t>
      </w:r>
      <w:r>
        <w:t xml:space="preserve"> </w:t>
      </w:r>
      <w:hyperlink w:anchor="def-hessian">
        <w:r>
          <w:rPr>
            <w:rStyle w:val="Hyperlink"/>
          </w:rPr>
          <w:t xml:space="preserve">Hessian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.</w:t>
      </w:r>
      <w:r>
        <w:t xml:space="preserve"> </w:t>
      </w:r>
      <w:r>
        <w:t xml:space="preserve">Then the log-likelihood at any nearby value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approximately quadratic around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ℓ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, worked in</w:t>
      </w:r>
      <w:r>
        <w:t xml:space="preserve"> </w:t>
      </w:r>
      <w:hyperlink w:anchor="sol-wilks-taylor">
        <w:r>
          <w:rPr>
            <w:rStyle w:val="Hyperlink"/>
          </w:rPr>
          <w:t xml:space="preserve">Solution 17</w:t>
        </w:r>
      </w:hyperlink>
      <w:r>
        <w:t xml:space="preserve">.</w:t>
      </w:r>
    </w:p>
    <w:bookmarkStart w:id="128" w:name="exr-wilks-lrt-quadratic"/>
    <w:p>
      <w:pPr>
        <w:pStyle w:val="BodyText"/>
      </w:pPr>
      <w:r>
        <w:rPr>
          <w:b/>
          <w:bCs/>
        </w:rPr>
        <w:t xml:space="preserve">Exercise 18 (Likelihood ratio statistic for a point null hypothesis)</w:t>
      </w:r>
      <w:r>
        <w:t xml:space="preserve"> </w:t>
      </w:r>
      <w:r>
        <w:t xml:space="preserve">With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Use</w:t>
      </w:r>
      <w:r>
        <w:t xml:space="preserve"> </w:t>
      </w:r>
      <w:hyperlink w:anchor="exr-wilks-taylor">
        <w:r>
          <w:rPr>
            <w:rStyle w:val="Hyperlink"/>
          </w:rPr>
          <w:t xml:space="preserve">Exercise 17</w:t>
        </w:r>
      </w:hyperlink>
      <w:r>
        <w:t xml:space="preserve"> </w:t>
      </w:r>
      <w:r>
        <w:t xml:space="preserve">to approximate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in terms of 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bookmarkEnd w:id="128"/>
    <w:bookmarkStart w:id="129" w:name="sol-wilks-lrt-quadratic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 the only allowed value is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the restricted MLE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Substituting the approximation from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ℓ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expansion)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2)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b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</m:eqArr>
        </m:oMath>
      </m:oMathPara>
    </w:p>
    <w:bookmarkEnd w:id="129"/>
    <w:bookmarkStart w:id="130" w:name="lem-wilks-lrt-quadratic"/>
    <w:p>
      <w:pPr>
        <w:pStyle w:val="FirstParagraph"/>
      </w:pPr>
      <w:r>
        <w:rPr>
          <w:b/>
          <w:bCs/>
        </w:rPr>
        <w:t xml:space="preserve">Lemma 3 (Likelihood ratio statistic for a point null hypothesis)</w:t>
      </w:r>
      <w:r>
        <w:t xml:space="preserve"> </w:t>
      </w:r>
      <w:r>
        <w:t xml:space="preserve">Under the conditions of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,</w:t>
      </w:r>
      <w:r>
        <w:t xml:space="preserve"> </w:t>
      </w:r>
      <w:r>
        <w:t xml:space="preserve">consider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Then 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is approximately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times the squared distance from the MLE to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≈</m:t>
          </m:r>
          <m:r>
            <m:t>I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(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θ</m:t>
              </m:r>
            </m:e>
            <m:sub>
              <m:r>
                <m:t>0</m:t>
              </m:r>
            </m:sub>
          </m:sSub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lrt-quadratic">
        <w:r>
          <w:rPr>
            <w:rStyle w:val="Hyperlink"/>
          </w:rPr>
          <w:t xml:space="preserve">Exercise 18</w:t>
        </w:r>
      </w:hyperlink>
      <w:r>
        <w:t xml:space="preserve">, worked in</w:t>
      </w:r>
      <w:r>
        <w:t xml:space="preserve"> </w:t>
      </w:r>
      <w:hyperlink w:anchor="sol-wilks-lrt-quadratic">
        <w:r>
          <w:rPr>
            <w:rStyle w:val="Hyperlink"/>
          </w:rPr>
          <w:t xml:space="preserve">Solution 18</w:t>
        </w:r>
      </w:hyperlink>
      <w:r>
        <w:t xml:space="preserve">.</w:t>
      </w:r>
      <w:r>
        <w:t xml:space="preserve"> </w:t>
      </w:r>
      <w:r>
        <w:t xml:space="preserve">It builds on</w:t>
      </w:r>
      <w:r>
        <w:t xml:space="preserve"> </w:t>
      </w:r>
      <w:hyperlink w:anchor="lem-wilks-taylor">
        <w:r>
          <w:rPr>
            <w:rStyle w:val="Hyperlink"/>
          </w:rPr>
          <w:t xml:space="preserve">Lemma 2</w:t>
        </w:r>
      </w:hyperlink>
      <w:r>
        <w:t xml:space="preserve">.</w:t>
      </w:r>
    </w:p>
    <w:bookmarkStart w:id="131" w:name="exr-wilks-std-gaussian"/>
    <w:p>
      <w:pPr>
        <w:pStyle w:val="BodyText"/>
      </w:pPr>
      <w:r>
        <w:rPr>
          <w:b/>
          <w:bCs/>
        </w:rPr>
        <w:t xml:space="preserve">Exercise 19 (Standardizing an approximately Gaussian estimate)</w:t>
      </w:r>
      <w:r>
        <w:t xml:space="preserve"> </w:t>
      </w:r>
      <w:r>
        <w:t xml:space="preserve">Suppose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Find the approximate distributions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of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31"/>
    <w:bookmarkStart w:id="132" w:name="sol-wilks-std-gaussian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m:oMath>
        <m:r>
          <m:t>Z</m:t>
        </m:r>
      </m:oMath>
      <w:r>
        <w:t xml:space="preserve"> </w:t>
      </w:r>
      <w:r>
        <w:t xml:space="preserve">is a linear function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,</w:t>
      </w:r>
      <w:r>
        <w:t xml:space="preserve"> </w:t>
      </w:r>
      <w:r>
        <w:t xml:space="preserve">so it is approximately Gaussian,</w:t>
      </w:r>
      <w:r>
        <w:t xml:space="preserve"> </w:t>
      </w:r>
      <w:r>
        <w:t xml:space="preserve">with approximate mean and variance: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nor/>
                  <m:sty m:val="p"/>
                </m:rPr>
                <m:t> out of the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b>
                          <m:r>
                            <m:rPr>
                              <m:nor/>
                              <m:sty m:val="p"/>
                            </m:rPr>
                            <m:t>ML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expectation of a constant is that constant)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t> 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mean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rad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(approximate variance of 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number times its inverse is 1)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Z</m:t>
        </m:r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square of a standard Gaussian variable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bookmarkEnd w:id="132"/>
    <w:bookmarkStart w:id="133" w:name="lem-wilks-std-gaussian"/>
    <w:p>
      <w:pPr>
        <w:pStyle w:val="BodyText"/>
      </w:pPr>
      <w:r>
        <w:rPr>
          <w:b/>
          <w:bCs/>
        </w:rPr>
        <w:t xml:space="preserve">Lemma 4 (Standardizing an approximately Gaussian estimate)</w:t>
      </w:r>
      <w:r>
        <w:t xml:space="preserve"> </w:t>
      </w:r>
      <w:r>
        <w:t xml:space="preserve">Suppose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approximately Gaussian with mean</w:t>
      </w:r>
      <w:r>
        <w:t xml:space="preserve"> </w:t>
      </w:r>
      <m:oMath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the inverse of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Define</w:t>
      </w:r>
      <w:r>
        <w:t xml:space="preserve"> </w:t>
      </w:r>
      <m:oMath>
        <m:r>
          <m:t>Z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ad>
          <m:radPr>
            <m:degHide m:val="on"/>
          </m:radPr>
          <m:deg/>
          <m:e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rad>
        <m:r>
          <m:t> 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is approximately standard Gaussian,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approximately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Z</m:t>
              </m:r>
            </m:e>
            <m:sup>
              <m:r>
                <m:t>2</m:t>
              </m:r>
            </m:sup>
          </m:sSup>
          <m:r>
            <m:t> 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 </m:t>
          </m:r>
          <m:sSubSup>
            <m:e>
              <m:r>
                <m:t>χ</m:t>
              </m:r>
            </m:e>
            <m:sub>
              <m:r>
                <m:t>1</m:t>
              </m:r>
            </m:sub>
            <m:sup>
              <m:r>
                <m:t>2</m:t>
              </m:r>
            </m:sup>
          </m:sSubSup>
        </m:oMath>
      </m:oMathPara>
    </w:p>
    <w:bookmarkEnd w:id="13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wilks-std-gaussian">
        <w:r>
          <w:rPr>
            <w:rStyle w:val="Hyperlink"/>
          </w:rPr>
          <w:t xml:space="preserve">Exercise 19</w:t>
        </w:r>
      </w:hyperlink>
      <w:r>
        <w:t xml:space="preserve">, worked in</w:t>
      </w:r>
      <w:r>
        <w:t xml:space="preserve"> </w:t>
      </w:r>
      <w:hyperlink w:anchor="sol-wilks-std-gaussian">
        <w:r>
          <w:rPr>
            <w:rStyle w:val="Hyperlink"/>
          </w:rPr>
          <w:t xml:space="preserve">Solution 19</w:t>
        </w:r>
      </w:hyperlink>
      <w:r>
        <w:t xml:space="preserve">.</w:t>
      </w:r>
    </w:p>
    <w:bookmarkStart w:id="134" w:name="thm-wilks"/>
    <w:p>
      <w:pPr>
        <w:pStyle w:val="BodyText"/>
      </w:pPr>
      <w:r>
        <w:rPr>
          <w:b/>
          <w:bCs/>
        </w:rPr>
        <w:t xml:space="preserve">Theorem 18 (Wilks’ theorem)</w:t>
      </w:r>
      <w:r>
        <w:t xml:space="preserve"> </w:t>
      </w:r>
      <w:r>
        <w:t xml:space="preserve">Suppose the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 </w:t>
      </w:r>
      <w:r>
        <w:t xml:space="preserve">hold,</w:t>
      </w:r>
      <w:r>
        <w:t xml:space="preserve"> </w:t>
      </w:r>
      <w:r>
        <w:t xml:space="preserve">and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 the parameter vector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</m:oMath>
      <w:r>
        <w:t xml:space="preserve">.</w:t>
      </w:r>
      <w:r>
        <w:t xml:space="preserve"> </w:t>
      </w:r>
      <w:r>
        <w:t xml:space="preserve">Then, if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lrt-stat">
        <w:r>
          <w:rPr>
            <w:rStyle w:val="Hyperlink"/>
          </w:rPr>
          <w:t xml:space="preserve">likelihood ratio statistic</w:t>
        </w:r>
      </w:hyperlink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limUpp>
            <m:e>
              <m:r>
                <m:rPr>
                  <m:sty m:val="p"/>
                </m:rPr>
                <m:t>→</m:t>
              </m:r>
            </m:e>
            <m:lim>
              <m:r>
                <m:t>d</m:t>
              </m:r>
            </m:lim>
          </m:limUpp>
          <m:sSubSup>
            <m:e>
              <m:r>
                <m:t>χ</m:t>
              </m:r>
            </m:e>
            <m:sub>
              <m:r>
                <m:t>q</m:t>
              </m:r>
            </m:sub>
            <m:sup>
              <m:r>
                <m:t>2</m:t>
              </m:r>
            </m:sup>
          </m:sSubSup>
        </m:oMath>
      </m:oMathPara>
    </w:p>
    <w:bookmarkEnd w:id="13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We sketch the argument for a scalar parameter</w:t>
      </w:r>
      <w:r>
        <w:t xml:space="preserve"> </w:t>
      </w:r>
      <w:r>
        <w:t xml:space="preserve">and the point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θ</m:t>
        </m:r>
        <m:r>
          <m:rPr>
            <m:sty m:val="p"/>
          </m:rPr>
          <m:t>=</m:t>
        </m:r>
        <m:sSub>
          <m:e>
            <m:r>
              <m:t>θ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which imposes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constraint.</w:t>
      </w:r>
      <w:r>
        <w:t xml:space="preserve"> </w:t>
      </w:r>
      <w:r>
        <w:t xml:space="preserve">For the full proof, see</w:t>
      </w:r>
      <w:r>
        <w:t xml:space="preserve"> </w:t>
      </w:r>
      <w:r>
        <w:t xml:space="preserve">(Wilks 1938)</w:t>
      </w:r>
      <w:r>
        <w:t xml:space="preserve"> </w:t>
      </w:r>
      <w:r>
        <w:t xml:space="preserve">or</w:t>
      </w:r>
      <w:r>
        <w:t xml:space="preserve"> </w:t>
      </w:r>
      <w:r>
        <w:t xml:space="preserve">(Dobson and Barnett 2018, sec. 5.7)</w:t>
      </w:r>
      <w:r>
        <w:t xml:space="preserve">.</w:t>
      </w:r>
    </w:p>
    <w:p>
      <w:pPr>
        <w:pStyle w:val="BodyText"/>
      </w:pPr>
      <w:r>
        <w:t xml:space="preserve">By</w:t>
      </w:r>
      <w:r>
        <w:t xml:space="preserve"> </w:t>
      </w:r>
      <w:hyperlink w:anchor="lem-wilks-lrt-quadratic">
        <w:r>
          <w:rPr>
            <w:rStyle w:val="Hyperlink"/>
          </w:rPr>
          <w:t xml:space="preserve">Lemma 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−</m:t>
        </m:r>
        <m:sSub>
          <m:e>
            <m:r>
              <m:t>θ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Under the regularity conditions,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b>
          <m:e>
            <m:r>
              <m:t>θ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in probability,</w:t>
      </w:r>
      <w:r>
        <w:t xml:space="preserve"> </w:t>
      </w:r>
      <w:r>
        <w:t xml:space="preserve">by the law of large numbers and the consistency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</w:t>
      </w:r>
      <w:r>
        <w:t xml:space="preserve"> </w:t>
      </w:r>
      <w:r>
        <w:t xml:space="preserve">this sketch assumes that step rather than proving it.</w:t>
      </w:r>
      <w:r>
        <w:t xml:space="preserve"> </w:t>
      </w:r>
      <w:r>
        <w:t xml:space="preserve">So, with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as in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≈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(quadratic approximation to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sSub>
                <m:e>
                  <m:r>
                    <m:t>θ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ad>
                    <m:radPr>
                      <m:degHide m:val="on"/>
                    </m:radPr>
                    <m:deg/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θ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rad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rPr>
                          <m:nor/>
                          <m:sty m:val="p"/>
                        </m:rPr>
                        <m:t>ML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θ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product as a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Z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Z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t> </m:t>
        </m:r>
        <m:acc>
          <m:accPr>
            <m:chr m:val="̇"/>
          </m:accPr>
          <m:e>
            <m:r>
              <m:rPr>
                <m:sty m:val="p"/>
              </m:rPr>
              <m:t>∼</m:t>
            </m:r>
          </m:e>
        </m:acc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r>
              <m:rPr>
                <m:scr m:val="script"/>
                <m:sty m:val="p"/>
              </m:rPr>
              <m:t>I</m:t>
            </m:r>
            <m:r>
              <m:rPr>
                <m:sty m:val="p"/>
              </m:rPr>
              <m:t>(</m:t>
            </m:r>
            <m:sSub>
              <m:e>
                <m:r>
                  <m:t>θ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lem-wilks-std-gaussian">
        <w:r>
          <w:rPr>
            <w:rStyle w:val="Hyperlink"/>
          </w:rPr>
          <w:t xml:space="preserve">Lemma 4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≈</m:t>
        </m:r>
        <m:sSup>
          <m:e>
            <m:r>
              <m:t>Z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distribution.</w:t>
      </w:r>
    </w:p>
    <w:p>
      <w:pPr>
        <w:pStyle w:val="BodyText"/>
      </w:pPr>
      <w:r>
        <w:t xml:space="preserve">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the same argument in matrix form</w:t>
      </w:r>
      <w:r>
        <w:t xml:space="preserve"> </w:t>
      </w:r>
      <w:r>
        <w:t xml:space="preserve">makes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approximately a sum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squared,</w:t>
      </w:r>
      <w:r>
        <w:t xml:space="preserve"> </w:t>
      </w:r>
      <w:r>
        <w:t xml:space="preserve">independent standard Gaussian variables,</w:t>
      </w:r>
      <w:r>
        <w:t xml:space="preserve"> </w:t>
      </w:r>
      <w:r>
        <w:t xml:space="preserve">which has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distribution;</w:t>
      </w:r>
      <w:r>
        <w:t xml:space="preserve"> </w:t>
      </w:r>
      <w:r>
        <w:t xml:space="preserve">this sketch does not derive the matrix form.</w:t>
      </w:r>
    </w:p>
    <w:bookmarkStart w:id="135" w:name="rem-wilks-nested-models"/>
    <w:p>
      <w:pPr>
        <w:pStyle w:val="BodyText"/>
      </w:pPr>
      <w:r>
        <w:rPr>
          <w:i/>
          <w:iCs/>
        </w:rPr>
        <w:t xml:space="preserve">Remark 8</w:t>
      </w:r>
      <w:r>
        <w:t xml:space="preserve"> (Wilks’ theorem for nested models). </w:t>
      </w:r>
      <w:r>
        <w:t xml:space="preserve">Equivalently, in terms of nested models:</w:t>
      </w:r>
      <w:r>
        <w:t xml:space="preserve"> </w:t>
      </w:r>
      <w:r>
        <w:t xml:space="preserve">if a full model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and a nested model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  <m:r>
          <m:rPr>
            <m:sty m:val="p"/>
          </m:rPr>
          <m:t>⊂</m:t>
        </m:r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obtained by imposing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 on</w:t>
      </w:r>
      <w:r>
        <w:t xml:space="preserve"> </w:t>
      </w:r>
      <m:oMath>
        <m:sSub>
          <m:e>
            <m:r>
              <m:t>M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p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free parameters,</w:t>
      </w:r>
      <w:r>
        <w:t xml:space="preserve"> </w:t>
      </w:r>
      <w:r>
        <w:t xml:space="preserve">then when</w:t>
      </w:r>
      <w:r>
        <w:t xml:space="preserve"> </w:t>
      </w:r>
      <m:oMath>
        <m:sSub>
          <m:e>
            <m:r>
              <m:t>M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true,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1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sSub>
              <m:e>
                <m:r>
                  <m:t>ℓ</m:t>
                </m:r>
              </m:e>
              <m:sub>
                <m:sSub>
                  <m:e>
                    <m:r>
                      <m:t>M</m:t>
                    </m:r>
                  </m:e>
                  <m:sub>
                    <m:r>
                      <m:t>0</m:t>
                    </m:r>
                  </m:sub>
                </m:sSub>
              </m:sub>
            </m:sSub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converges in distribution to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135"/>
    <w:bookmarkStart w:id="136" w:name="exm-wilks-poisson"/>
    <w:p>
      <w:pPr>
        <w:pStyle w:val="BodyText"/>
      </w:pPr>
      <w:r>
        <w:rPr>
          <w:b/>
          <w:bCs/>
        </w:rPr>
        <w:t xml:space="preserve">Example 10 (Likelihood ratio test for a Poisson rate)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λ</m:t>
        </m:r>
        <m:r>
          <m:rPr>
            <m:sty m:val="p"/>
          </m:rPr>
          <m:t>=</m:t>
        </m:r>
        <m:sSub>
          <m:e>
            <m:r>
              <m:t>λ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the log-likelihood is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log</m:t>
        </m:r>
        <m:r>
          <m:t>λ</m:t>
        </m:r>
        <m:r>
          <m:rPr>
            <m:sty m:val="p"/>
          </m:rPr>
          <m:t>−</m:t>
        </m:r>
        <m:r>
          <m:t>n</m:t>
        </m:r>
        <m:r>
          <m:t>λ</m:t>
        </m:r>
        <m:r>
          <m:rPr>
            <m:sty m:val="p"/>
          </m:rPr>
          <m:t>−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log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!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ℓ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nary>
                        <m:naryPr>
                          <m:chr m:val="∑"/>
                          <m:limLoc m:val="undOvr"/>
                          <m:subHide m:val="off"/>
                          <m:supHide m:val="on"/>
                        </m:naryPr>
                        <m:sub>
                          <m:r>
                            <m:t>i</m:t>
                          </m:r>
                        </m:sub>
                        <m:sup>
                          <m:r>
                            <m:t>​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log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and </m:t>
              </m:r>
              <m:r>
                <m:t>ℓ</m:t>
              </m:r>
              <m:r>
                <m:rPr>
                  <m:sty m:val="p"/>
                </m:rPr>
                <m:t>(</m:t>
              </m:r>
              <m:sSub>
                <m:e>
                  <m:r>
                    <m:t>λ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nary>
                    <m:naryPr>
                      <m:chr m:val="∑"/>
                      <m:limLoc m:val="undOvr"/>
                      <m:subHide m:val="off"/>
                      <m:supHide m:val="on"/>
                    </m:naryPr>
                    <m:sub>
                      <m:r>
                        <m:t>i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</m:t>
              </m:r>
              <m:r>
                <m:rPr>
                  <m:sty m:val="p"/>
                </m:rPr>
                <m:t>log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!</m:t>
              </m:r>
              <m:r>
                <m:rPr>
                  <m:nor/>
                  <m:sty m:val="p"/>
                </m:rPr>
                <m:t> terms cancel)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log</m:t>
                      </m:r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out of the two log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log</m:t>
                  </m:r>
                  <m:f>
                    <m:fPr>
                      <m:type m:val="bar"/>
                    </m:fPr>
                    <m:num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b>
                        <m:e>
                          <m:r>
                            <m:t>λ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λ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13</m:t>
        </m:r>
      </m:oMath>
      <w:r>
        <w:t xml:space="preserve">, and</w:t>
      </w:r>
      <w:r>
        <w:t xml:space="preserve"> </w:t>
      </w:r>
      <m:oMath>
        <m:sSub>
          <m:e>
            <m:r>
              <m:t>λ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xbar_obs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13</w:t>
      </w:r>
      <w:r>
        <w:br/>
      </w:r>
      <w:r>
        <w:rPr>
          <w:rStyle w:val="NormalTok"/>
        </w:rPr>
        <w:t xml:space="preserve">lambda0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lr_stat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n_obs </w:t>
      </w:r>
      <w:r>
        <w:rPr>
          <w:rStyle w:val="SpecialCharTok"/>
        </w:rPr>
        <w:t xml:space="preserve">*</w:t>
      </w:r>
      <w:r>
        <w:br/>
      </w:r>
      <w:r>
        <w:rPr>
          <w:rStyle w:val="NormalTok"/>
        </w:rPr>
        <w:t xml:space="preserve">  (xbar_obs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(xbar_obs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lambda0)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xbar_obs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lambda0)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statistic =</w:t>
      </w:r>
      <w:r>
        <w:rPr>
          <w:rStyle w:val="NormalTok"/>
        </w:rPr>
        <w:t xml:space="preserve"> lr_stat,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(lr_stat,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statistic    p_value </w:t>
      </w:r>
      <w:r>
        <w:br/>
      </w:r>
      <w:r>
        <w:rPr>
          <w:rStyle w:val="CommentTok"/>
        </w:rPr>
        <w:t xml:space="preserve">#&gt; 6.86082566 0.00881058</w:t>
      </w:r>
    </w:p>
    <w:bookmarkEnd w:id="136"/>
    <w:p>
      <w:pPr>
        <w:pStyle w:val="FirstParagraph"/>
      </w:pPr>
      <w:r>
        <w:t xml:space="preserve">See also</w:t>
      </w:r>
      <w:r>
        <w:t xml:space="preserve"> </w:t>
      </w:r>
      <w:r>
        <w:t xml:space="preserve">(Dobson and Barnett 2018, sec. 5.7)</w:t>
      </w:r>
      <w:r>
        <w:t xml:space="preserve"> </w:t>
      </w:r>
      <w:r>
        <w:t xml:space="preserve">and</w:t>
      </w:r>
      <w:r>
        <w:t xml:space="preserve"> </w:t>
      </w:r>
      <w:hyperlink r:id="rId137">
        <w:r>
          <w:rPr>
            <w:rStyle w:val="Hyperlink"/>
          </w:rPr>
          <w:t xml:space="preserve">https://online.stat.psu.edu/stat504/Lesson02</w:t>
        </w:r>
      </w:hyperlink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Casella and Berger (2002, sec. 10.3.1, pp. 488–491)</w:t>
      </w:r>
      <w:r>
        <w:t xml:space="preserve"> </w:t>
      </w:r>
      <w:r>
        <w:t xml:space="preserve">covers asymptotic distribution of likelihood ratio tests.</w:t>
      </w:r>
    </w:p>
    <w:p>
      <w:pPr>
        <w:pStyle w:val="Compact"/>
        <w:numPr>
          <w:ilvl w:val="0"/>
          <w:numId w:val="1005"/>
        </w:numPr>
      </w:pPr>
      <w:r>
        <w:t xml:space="preserve">Rice (2007, sec. 9.4, pp. 339–340)</w:t>
      </w:r>
      <w:r>
        <w:t xml:space="preserve"> </w:t>
      </w:r>
      <w:r>
        <w:t xml:space="preserve">covers generalized likelihood ratio tests.</w:t>
      </w:r>
    </w:p>
    <w:bookmarkEnd w:id="138"/>
    <w:bookmarkStart w:id="142" w:name="exact-and-approximate-tests"/>
    <w:p>
      <w:pPr>
        <w:pStyle w:val="Heading4"/>
      </w:pPr>
      <w:r>
        <w:t xml:space="preserve">1.9.4 Exact and approximate tests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9" w:name="tbl-gaussian-vs-mle-tes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Exact tests that assume Gaussian outcomes,</w:t>
            </w:r>
            <w:r>
              <w:t xml:space="preserve"> </w:t>
            </w:r>
            <w:r>
              <w:t xml:space="preserve">and their approximate, large-sample counterparts based on maximum likelihood.</w:t>
            </w:r>
            <w:r>
              <w:t xml:space="preserve"> </w:t>
            </w:r>
            <m:oMath>
              <m:r>
                <m:t>p</m:t>
              </m:r>
            </m:oMath>
            <w:r>
              <w:t xml:space="preserve"> </w:t>
            </w:r>
            <w:r>
              <w:t xml:space="preserve">is the number of regression coefficients.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84"/>
              <w:gridCol w:w="1584"/>
              <w:gridCol w:w="1584"/>
              <w:gridCol w:w="1584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Inference goal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Exact test (Gaussian outcomes)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Null 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test (MLE)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Approximate null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coefficient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Linear combination of coefficients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def-wald-test">
                    <w:r>
                      <w:rPr>
                        <w:rStyle w:val="Hyperlink"/>
                      </w:rPr>
                      <w:t xml:space="preserve">Wald</w:t>
                    </w:r>
                  </w:hyperlink>
                  <w:r>
                    <w:t xml:space="preserve"> </w:t>
                  </w: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Nested models (</w:t>
                  </w:r>
                  <m:oMath>
                    <m:r>
                      <m:t>q</m:t>
                    </m:r>
                  </m:oMath>
                  <w:r>
                    <w:t xml:space="preserve"> </w:t>
                  </w:r>
                  <w:r>
                    <w:t xml:space="preserve">constraints)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Partial 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q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p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q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mean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One-sample t-test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means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Two-sample t-test (pooled variance)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T</m:t>
                        </m:r>
                      </m:e>
                      <m:sub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+</m:t>
                        </m:r>
                        <m:sSub>
                          <m:e>
                            <m:r>
                              <m:t>n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2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z-test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  <m:r>
                      <m:rPr>
                        <m:sty m:val="p"/>
                      </m:rPr>
                      <m:t>∼</m:t>
                    </m:r>
                    <m:r>
                      <m:t>N</m:t>
                    </m:r>
                    <m:r>
                      <m:rPr>
                        <m:sty m:val="p"/>
                      </m:rPr>
                      <m:t>(</m:t>
                    </m:r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K</m:t>
                    </m:r>
                  </m:oMath>
                  <w:r>
                    <w:t xml:space="preserve">-group means (ANOVA)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F-test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t>F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  <m:r>
                          <m:rPr>
                            <m:sty m:val="p"/>
                          </m:rPr>
                          <m:t>,</m:t>
                        </m:r>
                        <m:r>
                          <m:t> </m:t>
                        </m:r>
                        <m:r>
                          <m:t>n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K</m:t>
                        </m:r>
                      </m:sub>
                    </m:sSub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hyperlink w:anchor="thm-wilks">
                    <w:r>
                      <w:rPr>
                        <w:rStyle w:val="Hyperlink"/>
                      </w:rPr>
                      <w:t xml:space="preserve">Likelihood ratio test</w:t>
                    </w:r>
                  </w:hyperlink>
                  <w:r>
                    <w:t xml:space="preserve"> </w:t>
                  </w:r>
                  <w:r>
                    <w:t xml:space="preserve">or</w:t>
                  </w:r>
                  <w:r>
                    <w:t xml:space="preserve"> </w:t>
                  </w:r>
                  <w:hyperlink w:anchor="def-wald-test">
                    <w:r>
                      <w:rPr>
                        <w:rStyle w:val="Hyperlink"/>
                      </w:rPr>
                      <w:t xml:space="preserve">Wald test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Sup>
                      <m:e>
                        <m:r>
                          <m:t>χ</m:t>
                        </m:r>
                      </m:e>
                      <m:sub>
                        <m:r>
                          <m:t>K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1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oMath>
                  <w:r>
                    <w:t xml:space="preserve">​</w:t>
                  </w:r>
                </w:p>
              </w:tc>
            </w:tr>
          </w:tbl>
          <w:bookmarkEnd w:id="139"/>
          <w:p/>
        </w:tc>
      </w:tr>
    </w:tbl>
    <w:bookmarkStart w:id="141" w:name="rem-exact-vs-approximate-tests"/>
    <w:p>
      <w:pPr>
        <w:pStyle w:val="BodyText"/>
      </w:pPr>
      <w:r>
        <w:rPr>
          <w:i/>
          <w:iCs/>
        </w:rPr>
        <w:t xml:space="preserve">Remark 9</w:t>
      </w:r>
      <w:r>
        <w:t xml:space="preserve"> (Exact and approximate tests). </w:t>
      </w:r>
      <w:r>
        <w:t xml:space="preserve">The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distributions are defined in</w:t>
      </w:r>
      <w:r>
        <w:t xml:space="preserve"> </w:t>
      </w:r>
      <w:hyperlink r:id="rId140">
        <w:r>
          <w:rPr>
            <w:rStyle w:val="Hyperlink"/>
          </w:rPr>
          <w:t xml:space="preserve">Statistical Inference</w:t>
        </w:r>
      </w:hyperlink>
      <w:r>
        <w:t xml:space="preserve">.</w:t>
      </w:r>
      <w:r>
        <w:t xml:space="preserve"> </w:t>
      </w:r>
      <w:r>
        <w:t xml:space="preserve">The exact tests assume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⟂</m:t>
            </m:r>
            <m:r>
              <m:t>​</m:t>
            </m:r>
            <m:r>
              <m:t>​</m:t>
            </m:r>
            <m:r>
              <m:t>​</m:t>
            </m:r>
            <m:r>
              <m:rPr>
                <m:sty m:val="p"/>
              </m:rPr>
              <m:t>⟂</m:t>
            </m:r>
          </m:sub>
        </m:sSub>
        <m:r>
          <m:t> </m:t>
        </m:r>
        <m:r>
          <m:t>N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 a common variance.</w:t>
      </w:r>
      <w:r>
        <w:t xml:space="preserve"> </w:t>
      </w:r>
      <w:r>
        <w:t xml:space="preserve">The approximate tests hold asymptotically,</w:t>
      </w:r>
      <w:r>
        <w:t xml:space="preserve"> </w:t>
      </w:r>
      <w:r>
        <w:t xml:space="preserve">for any model that is correctly specified</w:t>
      </w:r>
      <w:r>
        <w:t xml:space="preserve"> </w:t>
      </w:r>
      <w:r>
        <w:t xml:space="preserve">and satisfies the regularity conditions of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Gaussian or not.</w:t>
      </w:r>
    </w:p>
    <w:bookmarkEnd w:id="141"/>
    <w:bookmarkEnd w:id="142"/>
    <w:bookmarkStart w:id="147" w:name="prediction-intervals"/>
    <w:p>
      <w:pPr>
        <w:pStyle w:val="Heading4"/>
      </w:pPr>
      <w:r>
        <w:t xml:space="preserve">1.9.5 Prediction intervals</w:t>
      </w:r>
    </w:p>
    <w:bookmarkStart w:id="143" w:name="def-prediction-interval"/>
    <w:p>
      <w:pPr>
        <w:pStyle w:val="FirstParagraph"/>
      </w:pPr>
      <w:r>
        <w:rPr>
          <w:b/>
          <w:bCs/>
        </w:rPr>
        <w:t xml:space="preserve">Definition 16 (Prediction interval)</w:t>
      </w:r>
      <w:r>
        <w:t xml:space="preserve"> </w:t>
      </w:r>
      <w:r>
        <w:t xml:space="preserve">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rPr>
          <w:b/>
          <w:bCs/>
        </w:rPr>
        <w:t xml:space="preserve">prediction interval</w:t>
      </w:r>
      <w:r>
        <w:t xml:space="preserve"> </w:t>
      </w:r>
      <w:r>
        <w:t xml:space="preserve">for a future random quantity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 a pair of statistics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U</m:t>
        </m:r>
      </m:oMath>
      <w:r>
        <w:t xml:space="preserve">, computed from the observed data,</w:t>
      </w:r>
      <w:r>
        <w:t xml:space="preserve"> </w:t>
      </w:r>
      <w:r>
        <w:t xml:space="preserve">such that the interval from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contains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,</w:t>
      </w:r>
      <w:r>
        <w:t xml:space="preserve"> </w:t>
      </w:r>
      <w:r>
        <w:t xml:space="preserve">where the probability accounts for the randomness</w:t>
      </w:r>
      <w:r>
        <w:t xml:space="preserve"> </w:t>
      </w:r>
      <w:r>
        <w:t xml:space="preserve">of both the observed data and</w:t>
      </w:r>
      <w:r>
        <w:t xml:space="preserve"> </w:t>
      </w:r>
      <m:oMath>
        <m:sSup>
          <m:e>
            <m:r>
              <m:t>Y</m:t>
            </m:r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L</m:t>
              </m:r>
              <m:r>
                <m:rPr>
                  <m:sty m:val="p"/>
                </m:rPr>
                <m:t>≤</m:t>
              </m:r>
              <m:sSup>
                <m:e>
                  <m:r>
                    <m:t>Y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≤</m:t>
              </m:r>
              <m:r>
                <m:t>U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α</m:t>
          </m:r>
        </m:oMath>
      </m:oMathPara>
    </w:p>
    <w:bookmarkEnd w:id="143"/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known,</w:t>
      </w:r>
      <w:r>
        <w:t xml:space="preserve"> </w:t>
      </w:r>
      <w:r>
        <w:t xml:space="preserve">and we want to predict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</w:t>
      </w:r>
      <w:r>
        <w:t xml:space="preserve"> </w:t>
      </w:r>
      <w:r>
        <w:t xml:space="preserve">from the same distribution,</w:t>
      </w:r>
      <w:r>
        <w:t xml:space="preserve"> </w:t>
      </w:r>
      <w:r>
        <w:t xml:space="preserve">independent of the first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MLE of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 the difference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(the negative of the</w:t>
      </w:r>
      <w:r>
        <w:t xml:space="preserve"> </w:t>
      </w:r>
      <w:hyperlink r:id="rId144">
        <w:r>
          <w:rPr>
            <w:rStyle w:val="Hyperlink"/>
          </w:rPr>
          <w:t xml:space="preserve">prediction error</w:t>
        </w:r>
      </w:hyperlink>
      <w:r>
        <w:t xml:space="preserve">)</w:t>
      </w:r>
      <w:r>
        <w:t xml:space="preserve"> </w:t>
      </w:r>
      <w:r>
        <w:t xml:space="preserve">is a difference of independent Gaussian variables,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difference of independent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sample mean)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−</m:t>
        </m:r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m</m:t>
                    </m:r>
                  </m:den>
                </m:f>
                <m:r>
                  <m:rPr>
                    <m:sty m:val="p"/>
                  </m:rPr>
                  <m:t>+</m:t>
                </m:r>
                <m:f>
                  <m:fPr>
                    <m:type m:val="bar"/>
                  </m:fPr>
                  <m:num>
                    <m:r>
                      <m:t>1</m:t>
                    </m:r>
                  </m:num>
                  <m:den>
                    <m:r>
                      <m:t>n</m:t>
                    </m:r>
                  </m:den>
                </m:f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So a</w:t>
      </w:r>
      <w:r>
        <w:t xml:space="preserve"> </w:t>
      </w:r>
      <m:oMath>
        <m:r>
          <m:t>100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α</m:t>
        </m:r>
        <m:r>
          <m:rPr>
            <m:sty m:val="p"/>
          </m:rPr>
          <m:t>)</m:t>
        </m:r>
        <m:r>
          <m:rPr>
            <m:sty m:val="p"/>
          </m:rPr>
          <m:t>%</m:t>
        </m:r>
      </m:oMath>
      <w:r>
        <w:t xml:space="preserve"> </w:t>
      </w:r>
      <w:r>
        <w:t xml:space="preserve">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t>σ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m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Usually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 term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accounts for the uncertainty in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</w:t>
      </w:r>
      <w:r>
        <w:t xml:space="preserve"> </w:t>
      </w:r>
      <w:r>
        <w:t xml:space="preserve">and becomes negligible when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much larger than</w:t>
      </w:r>
      <w:r>
        <w:t xml:space="preserve"> </w:t>
      </w:r>
      <m:oMath>
        <m:r>
          <m:t>m</m:t>
        </m:r>
      </m:oMath>
      <w:r>
        <w:t xml:space="preserve">.</w:t>
      </w:r>
    </w:p>
    <w:bookmarkStart w:id="146" w:name="rem-prediction-vs-confidence-interval"/>
    <w:p>
      <w:pPr>
        <w:pStyle w:val="BodyText"/>
      </w:pPr>
      <w:r>
        <w:rPr>
          <w:i/>
          <w:iCs/>
        </w:rPr>
        <w:t xml:space="preserve">Remark 10</w:t>
      </w:r>
      <w:r>
        <w:t xml:space="preserve"> (Prediction intervals versus confidence intervals). </w:t>
      </w:r>
      <w:r>
        <w:t xml:space="preserve">A</w:t>
      </w:r>
      <w:r>
        <w:t xml:space="preserve"> </w:t>
      </w:r>
      <w:hyperlink r:id="rId145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covers a fixed parameter, such as the mean</w:t>
      </w:r>
      <w:r>
        <w:t xml:space="preserve"> </w:t>
      </w:r>
      <m:oMath>
        <m:r>
          <m:t>μ</m:t>
        </m:r>
      </m:oMath>
      <w:r>
        <w:t xml:space="preserve">.</w:t>
      </w:r>
      <w:r>
        <w:t xml:space="preserve"> </w:t>
      </w:r>
      <w:r>
        <w:t xml:space="preserve">A prediction interval (</w:t>
      </w:r>
      <w:hyperlink w:anchor="def-prediction-interval">
        <w:r>
          <w:rPr>
            <w:rStyle w:val="Hyperlink"/>
          </w:rPr>
          <w:t xml:space="preserve">Definition 16</w:t>
        </w:r>
      </w:hyperlink>
      <w:r>
        <w:t xml:space="preserve">)</w:t>
      </w:r>
      <w:r>
        <w:t xml:space="preserve"> </w:t>
      </w:r>
      <w:r>
        <w:t xml:space="preserve">covers a random quantity,</w:t>
      </w:r>
      <w:r>
        <w:t xml:space="preserve"> </w:t>
      </w:r>
      <w:r>
        <w:t xml:space="preserve">such as a new outcome,</w:t>
      </w:r>
      <w:r>
        <w:t xml:space="preserve"> </w:t>
      </w:r>
      <w:r>
        <w:t xml:space="preserve">or, in the example above, the mean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of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new observations.</w:t>
      </w:r>
      <w:r>
        <w:t xml:space="preserve"> </w:t>
      </w:r>
      <w:r>
        <w:t xml:space="preserve">Its probability accounts for the randomness of the new observations,</w:t>
      </w:r>
      <w:r>
        <w:t xml:space="preserve"> </w:t>
      </w:r>
      <w:r>
        <w:t xml:space="preserve">not only of the observed data.</w:t>
      </w:r>
    </w:p>
    <w:p>
      <w:pPr>
        <w:pStyle w:val="BodyText"/>
      </w:pPr>
      <w:r>
        <w:t xml:space="preserve">In the Gaussian example above,</w:t>
      </w:r>
      <w:r>
        <w:t xml:space="preserve"> </w:t>
      </w:r>
      <w:r>
        <w:t xml:space="preserve">the standard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m:oMath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so the two intervals,</w:t>
      </w:r>
      <w:r>
        <w:t xml:space="preserve"> </w:t>
      </w:r>
      <w:r>
        <w:t xml:space="preserve">the</w:t>
      </w:r>
      <w:r>
        <w:t xml:space="preserve"> </w:t>
      </w:r>
      <w:hyperlink w:anchor="def-wald-ci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the prediction interval for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, are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(confidence interval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acc>
                <m:accPr>
                  <m:chr m:val="̂"/>
                </m:accPr>
                <m:e>
                  <m:r>
                    <m:t>μ</m:t>
                  </m:r>
                </m:e>
              </m:acc>
              <m:r>
                <m:rPr>
                  <m:sty m:val="p"/>
                </m:rPr>
                <m:t>±</m:t>
              </m:r>
              <m:sSub>
                <m:e>
                  <m:r>
                    <m:t>z</m:t>
                  </m:r>
                </m:e>
                <m:sub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b>
              </m:sSub>
              <m:r>
                <m:t> </m:t>
              </m:r>
              <m:r>
                <m:t>σ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m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(prediction interval for </m:t>
              </m:r>
              <m:sSup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prediction interval is always the wider of the two,</w:t>
      </w:r>
      <w:r>
        <w:t xml:space="preserve"> </w:t>
      </w:r>
      <w:r>
        <w:t xml:space="preserve">because its variance has the extra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m</m:t>
        </m:r>
      </m:oMath>
      <w:r>
        <w:t xml:space="preserve">,</w:t>
      </w:r>
      <w:r>
        <w:t xml:space="preserve"> </w:t>
      </w:r>
      <w:r>
        <w:t xml:space="preserve">the variance of the new observations’ mean.</w:t>
      </w:r>
      <w:r>
        <w:t xml:space="preserve"> </w:t>
      </w:r>
      <w:r>
        <w:t xml:space="preserve">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 width of the confidence interval shrinks to 0,</w:t>
      </w:r>
      <w:r>
        <w:t xml:space="preserve"> </w:t>
      </w:r>
      <w:r>
        <w:t xml:space="preserve">but the width of the prediction interval shrinks only to</w:t>
      </w:r>
      <w:r>
        <w:t xml:space="preserve"> </w:t>
      </w:r>
      <m:oMath>
        <m:r>
          <m:t>2</m:t>
        </m:r>
        <m:sSub>
          <m:e>
            <m:r>
              <m:t>z</m:t>
            </m:r>
          </m:e>
          <m:sub>
            <m:r>
              <m:t>1</m:t>
            </m:r>
            <m:r>
              <m:rPr>
                <m:sty m:val="p"/>
              </m:rPr>
              <m:t>−</m:t>
            </m:r>
            <m:r>
              <m:t>α</m:t>
            </m:r>
            <m:r>
              <m:rPr>
                <m:sty m:val="p"/>
              </m:rPr>
              <m:t>/</m:t>
            </m:r>
            <m:r>
              <m:t>2</m:t>
            </m:r>
          </m:sub>
        </m:sSub>
        <m:r>
          <m:t> </m:t>
        </m:r>
        <m:r>
          <m:t>σ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m</m:t>
            </m:r>
          </m:e>
        </m:rad>
      </m:oMath>
      <w:r>
        <w:t xml:space="preserve">:</w:t>
      </w:r>
      <w:r>
        <w:t xml:space="preserve"> </w:t>
      </w:r>
      <w:r>
        <w:t xml:space="preserve">more data pins down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cannot remove the randomness of the new observations.</w:t>
      </w:r>
      <w:r>
        <w:t xml:space="preserve"> </w:t>
      </w:r>
      <w:r>
        <w:t xml:space="preserve">The same contrast holds in regression,</w:t>
      </w:r>
      <w:r>
        <w:t xml:space="preserve"> </w:t>
      </w:r>
      <w:r>
        <w:t xml:space="preserve">between a confidence interval for the conditional mean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and a prediction interval for a new outcome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.</w:t>
      </w:r>
    </w:p>
    <w:bookmarkEnd w:id="146"/>
    <w:bookmarkEnd w:id="147"/>
    <w:bookmarkEnd w:id="148"/>
    <w:bookmarkEnd w:id="149"/>
    <w:bookmarkStart w:id="263" w:name="Xc740a7edf75838d0f1e62ac6a24257275508614"/>
    <w:p>
      <w:pPr>
        <w:pStyle w:val="Heading2"/>
      </w:pPr>
      <w:r>
        <w:t xml:space="preserve">2 Example: maximum likelihood for tropical cyclones in Australia</w:t>
      </w:r>
    </w:p>
    <w:p>
      <w:pPr>
        <w:pStyle w:val="FirstParagraph"/>
      </w:pPr>
      <w:r>
        <w:t xml:space="preserve">Adapted from</w:t>
      </w:r>
      <w:r>
        <w:t xml:space="preserve"> </w:t>
      </w:r>
      <w:r>
        <w:t xml:space="preserve">(Dobson and Barnett 2018, sec. 1.6.5)</w:t>
      </w:r>
      <w:r>
        <w:t xml:space="preserve">.</w:t>
      </w:r>
    </w:p>
    <w:bookmarkStart w:id="151" w:name="sec-dobson-cyclones-data"/>
    <w:p>
      <w:pPr>
        <w:pStyle w:val="Heading3"/>
      </w:pPr>
      <w:r>
        <w:t xml:space="preserve">2.1 Data</w:t>
      </w:r>
    </w:p>
    <w:p>
      <w:pPr>
        <w:pStyle w:val="FirstParagraph"/>
      </w:pPr>
      <w:hyperlink w:anchor="tbl-cyclones-data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records the number of tropical cyclones</w:t>
      </w:r>
      <w:r>
        <w:t xml:space="preserve"> </w:t>
      </w:r>
      <w:r>
        <w:t xml:space="preserve">in northeastern Australia</w:t>
      </w:r>
      <w:r>
        <w:t xml:space="preserve"> </w:t>
      </w:r>
      <w:r>
        <w:t xml:space="preserve">during 13 November-to-April cyclone seasons,</w:t>
      </w:r>
      <w:r>
        <w:t xml:space="preserve"> </w:t>
      </w:r>
      <w:r>
        <w:t xml:space="preserve">from 1956/57 to 1968/69</w:t>
      </w:r>
      <w:r>
        <w:t xml:space="preserve"> </w:t>
      </w:r>
      <w:r>
        <w:t xml:space="preserve">(Dobson and Barnett 2018, sec. 1.6.5)</w:t>
      </w:r>
      <w:r>
        <w:t xml:space="preserve">.</w:t>
      </w:r>
      <w:r>
        <w:t xml:space="preserve"> </w:t>
      </w: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w:r>
        <w:t xml:space="preserve">the number of cyclones by season.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represent the number of cyclones in season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its observed value.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0" w:name="tbl-cyclones-data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Number of tropical cyclones during each November-to-April season</w:t>
            </w:r>
            <w:r>
              <w:t xml:space="preserve"> </w:t>
            </w:r>
            <w:r>
              <w:t xml:space="preserve">in northeastern Australia</w:t>
            </w:r>
            <w:r>
              <w:t xml:space="preserve"> </w:t>
            </w:r>
            <w:r>
              <w:t xml:space="preserve">(Dobson and Barnett 2018, sec. 1.6.5)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"1956/7"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"1958/9"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"1959/60"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"1960/1"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"1961/2"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"1962/3"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StringTok"/>
              </w:rPr>
              <w:t xml:space="preserve">"1963/4"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"1964/5"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"1965/6"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"1966/7"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"1967/8"</w:t>
            </w:r>
            <w:r>
              <w:rPr>
                <w:rStyle w:val="NormalTok"/>
              </w:rPr>
              <w:t xml:space="preserve">, </w:t>
            </w:r>
            <w:r>
              <w:rPr>
                <w:rStyle w:val="StringTok"/>
              </w:rPr>
              <w:t xml:space="preserve">"1968/9"</w:t>
            </w:r>
            <w:r>
              <w:br/>
            </w:r>
            <w:r>
              <w:rPr>
                <w:rStyle w:val="NormalTok"/>
              </w:rPr>
              <w:t xml:space="preserve">  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DecValTok"/>
              </w:rPr>
              <w:t xml:space="preserve">13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number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6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4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2640"/>
              <w:gridCol w:w="2640"/>
              <w:gridCol w:w="264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years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number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1959/60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1960/1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1961/2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1962/3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1963/4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1964/5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1965/6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1966/7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1967/8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1968/9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</w:tr>
          </w:tbl>
          <w:bookmarkEnd w:id="150"/>
          <w:p/>
        </w:tc>
      </w:tr>
    </w:tbl>
    <w:bookmarkEnd w:id="151"/>
    <w:bookmarkStart w:id="161" w:name="exploratory-analysis"/>
    <w:p>
      <w:pPr>
        <w:pStyle w:val="Heading3"/>
      </w:pPr>
      <w:r>
        <w:t xml:space="preserve">2.2 Exploratory analysis</w:t>
      </w:r>
    </w:p>
    <w:p>
      <w:pPr>
        <w:pStyle w:val="FirstParagraph"/>
      </w:pPr>
      <w:r>
        <w:t xml:space="preserve">Suppose we want to learn how many cyclones to expect per season.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5" w:name="fig-dobson-cyclone-time-series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mutate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years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(years, </w:t>
            </w:r>
            <w:r>
              <w:rPr>
                <w:rStyle w:val="AttributeTok"/>
              </w:rPr>
              <w:t xml:space="preserve">levels =</w:t>
            </w:r>
            <w:r>
              <w:rPr>
                <w:rStyle w:val="NormalTok"/>
              </w:rPr>
              <w:t xml:space="preserve"> years))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years,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number, </w:t>
            </w:r>
            <w:r>
              <w:rPr>
                <w:rStyle w:val="AttributeTok"/>
              </w:rPr>
              <w:t xml:space="preserve">group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"Season"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element_text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vjust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angle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45</w:t>
            </w:r>
            <w:r>
              <w:rPr>
                <w:rStyle w:val="NormalTok"/>
              </w:rPr>
              <w:t xml:space="preserve">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4-1.png" id="1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Number of tropical cyclones per season in northeastern Australia,</w:t>
            </w:r>
            <w:r>
              <w:t xml:space="preserve"> </w:t>
            </w:r>
            <w:r>
              <w:t xml:space="preserve">1956/57 to 1968/69</w:t>
            </w:r>
          </w:p>
          <w:bookmarkEnd w:id="155"/>
        </w:tc>
      </w:tr>
    </w:tbl>
    <w:p>
      <w:pPr>
        <w:pStyle w:val="BodyText"/>
      </w:pPr>
      <w:hyperlink w:anchor="fig-dobson-cyclone-time-series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no obvious trend,</w:t>
      </w:r>
      <w:r>
        <w:t xml:space="preserve"> </w:t>
      </w:r>
      <w:r>
        <w:t xml:space="preserve">and no obvious correlation between adjacent seasons,</w:t>
      </w:r>
      <w:r>
        <w:t xml:space="preserve"> </w:t>
      </w:r>
      <w:r>
        <w:t xml:space="preserve">so we assume that the seasons’ counts are mutually independent.</w:t>
      </w:r>
      <w:r>
        <w:t xml:space="preserve"> </w:t>
      </w:r>
      <w:r>
        <w:t xml:space="preserve">We also assume that they are identically distributed,</w:t>
      </w:r>
      <w:r>
        <w:t xml:space="preserve"> </w:t>
      </w:r>
      <w:r>
        <w:t xml:space="preserve">with a common distribution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the expression has no index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because the distribution is the same for every season.</w:t>
      </w:r>
    </w:p>
    <w:p>
      <w:pPr>
        <w:pStyle w:val="BodyText"/>
      </w:pPr>
      <w:hyperlink w:anchor="fig-cyclones-bar-plot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shows the empirical distribution of the counts.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59" w:name="fig-cyclones-bar-plo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cyclones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number)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expand_limits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"Number of cyclones"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"Count (number of seasons)"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5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5-1.png" id="15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Bar plot of cyclones per season</w:t>
            </w:r>
          </w:p>
          <w:bookmarkEnd w:id="159"/>
        </w:tc>
      </w:tr>
    </w:tbl>
    <w:p>
      <w:pPr>
        <w:pStyle w:val="BodyText"/>
      </w:pP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provides summary statistics.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0" w:name="tbl-dobson-cyclones-sumst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Summary statistics for the</w:t>
            </w:r>
            <w:r>
              <w:t xml:space="preserve"> </w:t>
            </w:r>
            <w:r>
              <w:rPr>
                <w:rStyle w:val="VerbatimChar"/>
              </w:rPr>
              <w:t xml:space="preserve">cyclones</w:t>
            </w:r>
            <w:r>
              <w:t xml:space="preserve"> </w:t>
            </w:r>
            <w:r>
              <w:t xml:space="preserve">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nrow</w:t>
            </w:r>
            <w:r>
              <w:rPr>
                <w:rStyle w:val="NormalTok"/>
              </w:rPr>
              <w:t xml:space="preserve">(cyclones)</w:t>
            </w:r>
            <w:r>
              <w:br/>
            </w:r>
            <w:r>
              <w:rPr>
                <w:rStyle w:val="NormalTok"/>
              </w:rPr>
              <w:t xml:space="preserve">sumx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xbar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mean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seasons =</w:t>
            </w:r>
            <w:r>
              <w:rPr>
                <w:rStyle w:val="NormalTok"/>
              </w:rPr>
              <w:t xml:space="preserve"> n,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total =</w:t>
            </w:r>
            <w:r>
              <w:rPr>
                <w:rStyle w:val="NormalTok"/>
              </w:rPr>
              <w:t xml:space="preserve"> sumx,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xbar,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variance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var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seasons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total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mean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variance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72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6.1</w:t>
                  </w:r>
                </w:p>
              </w:tc>
            </w:tr>
          </w:tbl>
          <w:bookmarkEnd w:id="160"/>
          <w:p/>
        </w:tc>
      </w:tr>
    </w:tbl>
    <w:bookmarkEnd w:id="161"/>
    <w:bookmarkStart w:id="168" w:name="model"/>
    <w:p>
      <w:pPr>
        <w:pStyle w:val="Heading3"/>
      </w:pPr>
      <w:r>
        <w:t xml:space="preserve">2.3 Model</w:t>
      </w:r>
    </w:p>
    <w:p>
      <w:pPr>
        <w:pStyle w:val="FirstParagraph"/>
      </w:pPr>
      <w:r>
        <w:t xml:space="preserve">We want to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;</w:t>
      </w:r>
      <w:r>
        <w:t xml:space="preserve"> </w:t>
      </w:r>
      <w:r>
        <w:t xml:space="preserve">that is,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our</w:t>
      </w:r>
      <w:r>
        <w:t xml:space="preserve"> </w:t>
      </w:r>
      <w:hyperlink r:id="rId162">
        <w:r>
          <w:rPr>
            <w:rStyle w:val="Hyperlink"/>
          </w:rPr>
          <w:t xml:space="preserve">estimand</w:t>
        </w:r>
      </w:hyperlink>
      <w:r>
        <w:t xml:space="preserve">.</w:t>
      </w:r>
    </w:p>
    <w:p>
      <w:pPr>
        <w:pStyle w:val="BodyText"/>
      </w:pPr>
      <w:r>
        <w:t xml:space="preserve">We could estimate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each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separately</w:t>
      </w:r>
      <w:r>
        <w:t xml:space="preserve"> </w:t>
      </w:r>
      <w:r>
        <w:t xml:space="preserve">(</w:t>
      </w:r>
      <w:r>
        <w:t xml:space="preserve">“nonparametrically”</w:t>
      </w:r>
      <w:r>
        <w:t xml:space="preserve">),</w:t>
      </w:r>
      <w:r>
        <w:t xml:space="preserve"> </w:t>
      </w:r>
      <w:r>
        <w:t xml:space="preserve">using the fraction of our data with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;</w:t>
      </w:r>
      <w:r>
        <w:t xml:space="preserve"> </w:t>
      </w:r>
      <w:r>
        <w:t xml:space="preserve">but then we would be estimating an infinite set of parameters</w:t>
      </w:r>
      <w:r>
        <w:t xml:space="preserve"> </w:t>
      </w:r>
      <w:r>
        <w:t xml:space="preserve">from 13 observations,</w:t>
      </w:r>
      <w:r>
        <w:t xml:space="preserve"> </w:t>
      </w:r>
      <w:r>
        <w:t xml:space="preserve">and each estimate would be imprecise.</w:t>
      </w:r>
      <w:r>
        <w:t xml:space="preserve"> </w:t>
      </w:r>
      <w:r>
        <w:t xml:space="preserve">A parametric model, with a few parameters, will probably do better.</w:t>
      </w:r>
    </w:p>
    <w:bookmarkStart w:id="163" w:name="exr-cyclone-choose-dist"/>
    <w:p>
      <w:pPr>
        <w:pStyle w:val="BodyText"/>
      </w:pPr>
      <w:r>
        <w:rPr>
          <w:b/>
          <w:bCs/>
        </w:rPr>
        <w:t xml:space="preserve">Exercise 20 (Choosing a distribution family)</w:t>
      </w:r>
      <w:r>
        <w:t xml:space="preserve"> </w:t>
      </w:r>
      <w:r>
        <w:t xml:space="preserve">What parametric family of probability distributions might we use</w:t>
      </w:r>
      <w:r>
        <w:t xml:space="preserve"> </w:t>
      </w:r>
      <w:r>
        <w:t xml:space="preserve">to model this empirical distribution?</w:t>
      </w:r>
    </w:p>
    <w:bookmarkEnd w:id="163"/>
    <w:bookmarkStart w:id="164" w:name="sol-cyclone-choose-dist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The Poisson family.</w:t>
      </w:r>
      <w:r>
        <w:t xml:space="preserve"> </w:t>
      </w:r>
      <w:r>
        <w:t xml:space="preserve">The data are counts,</w:t>
      </w:r>
      <w:r>
        <w:t xml:space="preserve"> </w:t>
      </w:r>
      <w:r>
        <w:t xml:space="preserve">which can take any non-negative integer value.</w:t>
      </w:r>
      <w:r>
        <w:t xml:space="preserve"> </w:t>
      </w:r>
      <w:r>
        <w:t xml:space="preserve">The binomial family also models counts,</w:t>
      </w:r>
      <w:r>
        <w:t xml:space="preserve"> </w:t>
      </w:r>
      <w:r>
        <w:t xml:space="preserve">but a binomial count has an upper limit (its number of trials),</w:t>
      </w:r>
      <w:r>
        <w:t xml:space="preserve"> </w:t>
      </w:r>
      <w:r>
        <w:t xml:space="preserve">and there is no natural upper limit</w:t>
      </w:r>
      <w:r>
        <w:t xml:space="preserve"> </w:t>
      </w:r>
      <w:r>
        <w:t xml:space="preserve">on the number of cyclones in a season.</w:t>
      </w:r>
    </w:p>
    <w:bookmarkEnd w:id="164"/>
    <w:bookmarkStart w:id="165" w:name="exr-def-poisson"/>
    <w:p>
      <w:pPr>
        <w:pStyle w:val="BodyText"/>
      </w:pPr>
      <w:r>
        <w:rPr>
          <w:b/>
          <w:bCs/>
        </w:rPr>
        <w:t xml:space="preserve">Exercise 21 (The Poisson probability mass function)</w:t>
      </w:r>
      <w:r>
        <w:t xml:space="preserve"> </w:t>
      </w:r>
      <w:r>
        <w:t xml:space="preserve">Write down the Poisson distribution’s probability mass function.</w:t>
      </w:r>
    </w:p>
    <w:bookmarkEnd w:id="165"/>
    <w:bookmarkStart w:id="167" w:name="sol-def-poisson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</w:p>
    <w:p>
      <w:pPr>
        <w:pStyle w:val="BodyText"/>
      </w:pPr>
      <w:bookmarkStart w:id="166" w:name="eq-iid-model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λ</m:t>
                  </m:r>
                </m:e>
                <m:sup>
                  <m:r>
                    <m:t>x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</m:num>
            <m:den>
              <m:r>
                <m:t>x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166"/>
    </w:p>
    <w:bookmarkEnd w:id="167"/>
    <w:bookmarkEnd w:id="168"/>
    <w:bookmarkStart w:id="214" w:name="Xcf020b80d5124eea137ab50b3aba8fe04af6eef"/>
    <w:p>
      <w:pPr>
        <w:pStyle w:val="Heading3"/>
      </w:pPr>
      <w:r>
        <w:t xml:space="preserve">2.4 Estimating the model parameters using maximum likelihood</w:t>
      </w:r>
    </w:p>
    <w:p>
      <w:pPr>
        <w:pStyle w:val="FirstParagraph"/>
      </w:pPr>
      <w:r>
        <w:t xml:space="preserve">We can estimate the parameter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maximum likelihood estimation.</w:t>
      </w:r>
    </w:p>
    <w:bookmarkStart w:id="170" w:name="exr-poisson-likelihood"/>
    <w:p>
      <w:pPr>
        <w:pStyle w:val="BodyText"/>
      </w:pPr>
      <w:r>
        <w:rPr>
          <w:b/>
          <w:bCs/>
        </w:rPr>
        <w:t xml:space="preserve">Exercise 22 (Likelihood of one observation)</w:t>
      </w:r>
      <w:r>
        <w:t xml:space="preserve"> </w:t>
      </w:r>
      <w:r>
        <w:t xml:space="preserve">Write down the</w:t>
      </w:r>
      <w:r>
        <w:t xml:space="preserve"> </w:t>
      </w:r>
      <w:hyperlink r:id="rId169">
        <w:r>
          <w:rPr>
            <w:rStyle w:val="Hyperlink"/>
          </w:rPr>
          <w:t xml:space="preserve">likelihood</w:t>
        </w:r>
      </w:hyperlink>
      <w:r>
        <w:t xml:space="preserve"> </w:t>
      </w:r>
      <w:r>
        <w:t xml:space="preserve">of a single observation</w:t>
      </w:r>
      <w:r>
        <w:t xml:space="preserve"> </w:t>
      </w:r>
      <m:oMath>
        <m:r>
          <m:t>x</m:t>
        </m:r>
      </m:oMath>
      <w:r>
        <w:t xml:space="preserve">, according to the Poisson model.</w:t>
      </w:r>
    </w:p>
    <w:bookmarkEnd w:id="170"/>
    <w:bookmarkStart w:id="171" w:name="sol-poisson-likelihood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λ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1"/>
    <w:bookmarkStart w:id="172" w:name="exr-poisson-parameters"/>
    <w:p>
      <w:pPr>
        <w:pStyle w:val="FirstParagraph"/>
      </w:pPr>
      <w:r>
        <w:rPr>
          <w:b/>
          <w:bCs/>
        </w:rPr>
        <w:t xml:space="preserve">Exercise 23 (Model parameters)</w:t>
      </w:r>
      <w:r>
        <w:t xml:space="preserve"> </w:t>
      </w:r>
      <w:r>
        <w:t xml:space="preserve">Write down the vector of parameters in the model.</w:t>
      </w:r>
    </w:p>
    <w:bookmarkEnd w:id="172"/>
    <w:bookmarkStart w:id="173" w:name="sol-poisson-parameters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There is only one parameter,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θ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</m:oMath>
      </m:oMathPara>
    </w:p>
    <w:bookmarkEnd w:id="173"/>
    <w:bookmarkStart w:id="174" w:name="exr-poisson-mean-and-variance"/>
    <w:p>
      <w:pPr>
        <w:pStyle w:val="FirstParagraph"/>
      </w:pPr>
      <w:r>
        <w:rPr>
          <w:b/>
          <w:bCs/>
        </w:rPr>
        <w:t xml:space="preserve">Exercise 24 (Mean and variance)</w:t>
      </w:r>
      <w:r>
        <w:t xml:space="preserve"> </w:t>
      </w:r>
      <w:r>
        <w:t xml:space="preserve">Write down the population mean and variance of a single observation</w:t>
      </w:r>
      <w:r>
        <w:t xml:space="preserve"> </w:t>
      </w:r>
      <w:r>
        <w:t xml:space="preserve">from the model, as functions of the parameters.</w:t>
      </w:r>
    </w:p>
    <w:bookmarkEnd w:id="174"/>
    <w:bookmarkStart w:id="175" w:name="sol-poisson-mean-and-variance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</w:p>
    <w:p>
      <w:pPr>
        <w:pStyle w:val="Compact"/>
        <w:numPr>
          <w:ilvl w:val="0"/>
          <w:numId w:val="1006"/>
        </w:numPr>
      </w:pPr>
      <w:r>
        <w:t xml:space="preserve">Population mean: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Population variance: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.</w:t>
      </w:r>
    </w:p>
    <w:p>
      <w:pPr>
        <w:pStyle w:val="FirstParagraph"/>
      </w:pPr>
      <w:r>
        <w:t xml:space="preserve">The sample mean and variance in</w:t>
      </w:r>
      <w:r>
        <w:t xml:space="preserve"> </w:t>
      </w:r>
      <w:hyperlink w:anchor="tbl-dobson-cyclones-sumstat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are of similar size, as the model implies.</w:t>
      </w:r>
    </w:p>
    <w:bookmarkEnd w:id="175"/>
    <w:bookmarkStart w:id="176" w:name="exr-sample-likelihood"/>
    <w:p>
      <w:pPr>
        <w:pStyle w:val="BodyText"/>
      </w:pPr>
      <w:r>
        <w:rPr>
          <w:b/>
          <w:bCs/>
        </w:rPr>
        <w:t xml:space="preserve">Exercise 25 (Likelihood of the dataset)</w:t>
      </w:r>
      <w:r>
        <w:t xml:space="preserve"> </w:t>
      </w:r>
      <w:r>
        <w:t xml:space="preserve">Write down the likelihood of the full dataset.</w:t>
      </w:r>
    </w:p>
    <w:bookmarkEnd w:id="176"/>
    <w:bookmarkStart w:id="177" w:name="sol-sample-likelihood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13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out the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13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PMF)</m:t>
              </m:r>
            </m:e>
          </m:eqArr>
        </m:oMath>
      </m:oMathPara>
    </w:p>
    <w:bookmarkEnd w:id="177"/>
    <w:bookmarkStart w:id="178" w:name="exr-graph-likelihood"/>
    <w:p>
      <w:pPr>
        <w:pStyle w:val="FirstParagraph"/>
      </w:pPr>
      <w:r>
        <w:rPr>
          <w:b/>
          <w:bCs/>
        </w:rPr>
        <w:t xml:space="preserve">Exercise 26 (Graphing the likelihood)</w:t>
      </w:r>
      <w:r>
        <w:t xml:space="preserve"> </w:t>
      </w:r>
      <w:r>
        <w:t xml:space="preserve">Graph the 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78"/>
    <w:bookmarkStart w:id="183" w:name="sol-graph-likelihood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82" w:name="fig-cyclone-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exp</w:t>
            </w:r>
            <w:r>
              <w:rPr>
                <w:rStyle w:val="NormalTok"/>
              </w:rPr>
              <w:t xml:space="preserve">(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prod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lik_plot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(lik_plot)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0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7-1.png" id="18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Likelihood of the cyclone data</w:t>
            </w:r>
          </w:p>
          <w:bookmarkEnd w:id="182"/>
        </w:tc>
      </w:tr>
    </w:tbl>
    <w:bookmarkEnd w:id="183"/>
    <w:bookmarkStart w:id="184" w:name="exr-sample-llik"/>
    <w:p>
      <w:pPr>
        <w:pStyle w:val="BodyText"/>
      </w:pPr>
      <w:r>
        <w:rPr>
          <w:b/>
          <w:bCs/>
        </w:rPr>
        <w:t xml:space="preserve">Exercise 27 (Log-likelihood of the dataset)</w:t>
      </w:r>
      <w:r>
        <w:t xml:space="preserve"> </w:t>
      </w:r>
      <w:r>
        <w:t xml:space="preserve">Write down the log-likelihood of the full dataset.</w:t>
      </w:r>
    </w:p>
    <w:bookmarkEnd w:id="184"/>
    <w:bookmarkStart w:id="185" w:name="sol-sample-llik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the dataset)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 and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power; </m:t>
              </m:r>
              <m:r>
                <m:rPr>
                  <m:sty m:val="p"/>
                </m:rPr>
                <m:t>log</m:t>
              </m:r>
              <m:sSup>
                <m:e>
                  <m:r>
                    <m:t>e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</m:eqArr>
        </m:oMath>
      </m:oMathPara>
    </w:p>
    <w:bookmarkEnd w:id="185"/>
    <w:bookmarkStart w:id="186" w:name="exr-graph-loglikelihood"/>
    <w:p>
      <w:pPr>
        <w:pStyle w:val="FirstParagraph"/>
      </w:pPr>
      <w:r>
        <w:rPr>
          <w:b/>
          <w:bCs/>
        </w:rPr>
        <w:t xml:space="preserve">Exercise 28 (Graphing the log-likelihood)</w:t>
      </w:r>
      <w:r>
        <w:t xml:space="preserve"> </w:t>
      </w:r>
      <w:r>
        <w:t xml:space="preserve">Graph the log-likelihood as a function of</w:t>
      </w:r>
      <w:r>
        <w:t xml:space="preserve"> </w:t>
      </w:r>
      <m:oMath>
        <m:r>
          <m:t>λ</m:t>
        </m:r>
      </m:oMath>
      <w:r>
        <w:t xml:space="preserve">.</w:t>
      </w:r>
    </w:p>
    <w:bookmarkEnd w:id="186"/>
    <w:bookmarkStart w:id="191" w:name="sol-graph-loglikelihood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0" w:name="fig-cyclone-l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</w:t>
            </w:r>
            <w:r>
              <w:rPr>
                <w:rStyle w:val="NormalTok"/>
              </w:rPr>
              <w:t xml:space="preserve">(lambda)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lfactorial</w:t>
            </w:r>
            <w:r>
              <w:rPr>
                <w:rStyle w:val="NormalTok"/>
              </w:rPr>
              <w:t xml:space="preserve">(y))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ll_plot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8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8-1.png" id="18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8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Log-likelihood of the cyclone data</w:t>
            </w:r>
          </w:p>
          <w:bookmarkEnd w:id="190"/>
        </w:tc>
      </w:tr>
    </w:tbl>
    <w:bookmarkEnd w:id="191"/>
    <w:bookmarkStart w:id="201" w:name="the-score-function-1"/>
    <w:p>
      <w:pPr>
        <w:pStyle w:val="Heading4"/>
      </w:pPr>
      <w:r>
        <w:t xml:space="preserve">2.4.1 The score function</w:t>
      </w:r>
    </w:p>
    <w:bookmarkStart w:id="193" w:name="exr-cyclone-score-fn"/>
    <w:p>
      <w:pPr>
        <w:pStyle w:val="FirstParagraph"/>
      </w:pPr>
      <w:r>
        <w:rPr>
          <w:b/>
          <w:bCs/>
        </w:rPr>
        <w:t xml:space="preserve">Exercise 29 (Score function of the dataset)</w:t>
      </w:r>
      <w:r>
        <w:t xml:space="preserve"> </w:t>
      </w:r>
      <w:r>
        <w:t xml:space="preserve">Derive the</w:t>
      </w:r>
      <w:r>
        <w:t xml:space="preserve"> </w:t>
      </w:r>
      <w:hyperlink r:id="rId192">
        <w:r>
          <w:rPr>
            <w:rStyle w:val="Hyperlink"/>
          </w:rPr>
          <w:t xml:space="preserve">score function</w:t>
        </w:r>
      </w:hyperlink>
      <w:r>
        <w:t xml:space="preserve"> </w:t>
      </w:r>
      <w:r>
        <w:t xml:space="preserve">for the dataset.</w:t>
      </w:r>
    </w:p>
    <w:bookmarkEnd w:id="193"/>
    <w:bookmarkStart w:id="194" w:name="sol-cyclone-score-fn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The score function is the first derivative of the log-likelihood</w:t>
      </w:r>
      <w:r>
        <w:t xml:space="preserve"> </w:t>
      </w:r>
      <w:r>
        <w:t xml:space="preserve">from</w:t>
      </w:r>
      <w:r>
        <w:t xml:space="preserve"> </w:t>
      </w:r>
      <w:hyperlink w:anchor="exr-sample-llik">
        <w:r>
          <w:rPr>
            <w:rStyle w:val="Hyperlink"/>
          </w:rPr>
          <w:t xml:space="preserve">Exercise 27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(derivatives of 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nor/>
                  <m:sty m:val="p"/>
                </m:rPr>
                <m:t>, </m:t>
              </m:r>
              <m:r>
                <m:t>λ</m:t>
              </m:r>
              <m:r>
                <m:rPr>
                  <m:nor/>
                  <m:sty m:val="p"/>
                </m:rPr>
                <m:t>, and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72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72</m:t>
        </m:r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13</m:t>
        </m:r>
      </m:oMath>
      <w:r>
        <w:t xml:space="preserve">.</w:t>
      </w:r>
    </w:p>
    <w:bookmarkEnd w:id="194"/>
    <w:bookmarkStart w:id="195" w:name="exr-graph-score-function"/>
    <w:p>
      <w:pPr>
        <w:pStyle w:val="BodyText"/>
      </w:pPr>
      <w:r>
        <w:rPr>
          <w:b/>
          <w:bCs/>
        </w:rPr>
        <w:t xml:space="preserve">Exercise 30 (Graphing the score function)</w:t>
      </w:r>
      <w:r>
        <w:t xml:space="preserve"> </w:t>
      </w:r>
      <w:r>
        <w:t xml:space="preserve">Graph the score function.</w:t>
      </w:r>
    </w:p>
    <w:bookmarkEnd w:id="195"/>
    <w:bookmarkStart w:id="200" w:name="sol-graph-score-function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99" w:name="fig-cyclone-score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(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lambda)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n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9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9-1.png" id="1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Score function of the cyclone data</w:t>
            </w:r>
          </w:p>
          <w:bookmarkEnd w:id="199"/>
        </w:tc>
      </w:tr>
    </w:tbl>
    <w:bookmarkEnd w:id="200"/>
    <w:bookmarkEnd w:id="201"/>
    <w:bookmarkStart w:id="213" w:name="sec-hessian"/>
    <w:p>
      <w:pPr>
        <w:pStyle w:val="Heading4"/>
      </w:pPr>
      <w:r>
        <w:t xml:space="preserve">2.4.2 The Hessian</w:t>
      </w:r>
    </w:p>
    <w:bookmarkStart w:id="203" w:name="exr-hessian"/>
    <w:p>
      <w:pPr>
        <w:pStyle w:val="FirstParagraph"/>
      </w:pPr>
      <w:r>
        <w:rPr>
          <w:b/>
          <w:bCs/>
        </w:rPr>
        <w:t xml:space="preserve">Exercise 31 (Hessian)</w:t>
      </w:r>
      <w:r>
        <w:t xml:space="preserve"> </w:t>
      </w:r>
      <w:r>
        <w:t xml:space="preserve">Derive the</w:t>
      </w:r>
      <w:r>
        <w:t xml:space="preserve"> </w:t>
      </w:r>
      <w:hyperlink r:id="rId202">
        <w:r>
          <w:rPr>
            <w:rStyle w:val="Hyperlink"/>
          </w:rPr>
          <w:t xml:space="preserve">Hessian</w:t>
        </w:r>
      </w:hyperlink>
      <w:r>
        <w:t xml:space="preserve">.</w:t>
      </w:r>
    </w:p>
    <w:bookmarkEnd w:id="203"/>
    <w:bookmarkStart w:id="204" w:name="sol-hessian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With one parameter,</w:t>
      </w:r>
      <w:r>
        <w:t xml:space="preserve"> </w:t>
      </w:r>
      <w:r>
        <w:t xml:space="preserve">the Hessian is the second derivative of the log-likelihood,</w:t>
      </w:r>
      <w:r>
        <w:t xml:space="preserve"> </w:t>
      </w:r>
      <w:r>
        <w:t xml:space="preserve">which is the derivative of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n</m:t>
              </m:r>
              <m:r>
                <m:rPr>
                  <m:nor/>
                  <m:sty m:val="p"/>
                </m:rPr>
                <m:t> is constant)</m:t>
              </m:r>
            </m:e>
          </m:eqArr>
        </m:oMath>
      </m:oMathPara>
    </w:p>
    <w:p>
      <w:pPr>
        <w:pStyle w:val="FirstParagraph"/>
      </w:pPr>
      <w:r>
        <w:t xml:space="preserve">For the cyclone data,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72</m:t>
        </m:r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04"/>
    <w:bookmarkStart w:id="205" w:name="exr-graph-hessian"/>
    <w:p>
      <w:pPr>
        <w:pStyle w:val="BodyText"/>
      </w:pPr>
      <w:r>
        <w:rPr>
          <w:b/>
          <w:bCs/>
        </w:rPr>
        <w:t xml:space="preserve">Exercise 32 (Graphing the Hessian)</w:t>
      </w:r>
      <w:r>
        <w:t xml:space="preserve"> </w:t>
      </w:r>
      <w:r>
        <w:t xml:space="preserve">Graph the Hessian.</w:t>
      </w:r>
    </w:p>
    <w:bookmarkEnd w:id="205"/>
    <w:bookmarkStart w:id="210" w:name="sol-graph-hessian"/>
    <w:p>
      <w:pPr>
        <w:pStyle w:val="BodyText"/>
      </w:pPr>
      <w:r>
        <w:rPr>
          <w:i/>
          <w:iCs/>
        </w:rPr>
        <w:t xml:space="preserve">Solution 32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09" w:name="fig-cyclone-hessian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`cyclones` is defined earlier on the page:</w:t>
            </w:r>
            <w:r>
              <w:br/>
            </w:r>
            <w:r>
              <w:rPr>
                <w:rStyle w:val="CommentTok"/>
              </w:rPr>
              <w:t xml:space="preserve"># nolint next: object_usage_linter.</w:t>
            </w:r>
            <w:r>
              <w:br/>
            </w:r>
            <w:r>
              <w:rPr>
                <w:rStyle w:val="NormalTok"/>
              </w:rPr>
              <w:t xml:space="preserve">hessian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length</w:t>
            </w:r>
            <w:r>
              <w:rPr>
                <w:rStyle w:val="NormalTok"/>
              </w:rPr>
              <w:t xml:space="preserve">(y))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sum</w:t>
            </w:r>
            <w:r>
              <w:rPr>
                <w:rStyle w:val="NormalTok"/>
              </w:rPr>
              <w:t xml:space="preserve">(y)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(lambda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hessian,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0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0-1.png" id="20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0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Hessian of the cyclone data’s log-likelihood</w:t>
            </w:r>
          </w:p>
          <w:bookmarkEnd w:id="209"/>
        </w:tc>
      </w:tr>
    </w:tbl>
    <w:bookmarkEnd w:id="210"/>
    <w:bookmarkStart w:id="211" w:name="exr-score-equation"/>
    <w:p>
      <w:pPr>
        <w:pStyle w:val="BodyText"/>
      </w:pPr>
      <w:r>
        <w:rPr>
          <w:b/>
          <w:bCs/>
        </w:rPr>
        <w:t xml:space="preserve">Exercise 33 (Score equation)</w:t>
      </w:r>
      <w:r>
        <w:t xml:space="preserve"> </w:t>
      </w:r>
      <w:r>
        <w:t xml:space="preserve">Write the</w:t>
      </w:r>
      <w:r>
        <w:t xml:space="preserve"> </w:t>
      </w:r>
      <w:hyperlink w:anchor="def-score-equation">
        <w:r>
          <w:rPr>
            <w:rStyle w:val="Hyperlink"/>
          </w:rPr>
          <w:t xml:space="preserve">score equation</w:t>
        </w:r>
      </w:hyperlink>
      <w:r>
        <w:t xml:space="preserve">.</w:t>
      </w:r>
    </w:p>
    <w:bookmarkEnd w:id="211"/>
    <w:bookmarkStart w:id="212" w:name="sol-score-equation"/>
    <w:p>
      <w:pPr>
        <w:pStyle w:val="BodyText"/>
      </w:pPr>
      <w:r>
        <w:rPr>
          <w:i/>
          <w:iCs/>
        </w:rPr>
        <w:t xml:space="preserve">Solution 33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212"/>
    <w:bookmarkEnd w:id="213"/>
    <w:bookmarkEnd w:id="214"/>
    <w:bookmarkStart w:id="232" w:name="finding-the-mle-analytically"/>
    <w:p>
      <w:pPr>
        <w:pStyle w:val="Heading3"/>
      </w:pPr>
      <w:r>
        <w:t xml:space="preserve">2.5 Finding the MLE analytically</w:t>
      </w:r>
    </w:p>
    <w:p>
      <w:pPr>
        <w:pStyle w:val="FirstParagraph"/>
      </w:pPr>
      <w:r>
        <w:t xml:space="preserve">In this example,</w:t>
      </w:r>
      <w:r>
        <w:t xml:space="preserve"> </w:t>
      </w:r>
      <w:r>
        <w:t xml:space="preserve">we can find the MLE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by solving the score equation</w:t>
      </w:r>
      <w:r>
        <w:t xml:space="preserve"> </w:t>
      </w:r>
      <w:r>
        <w:t xml:space="preserve">algebraically.</w:t>
      </w:r>
    </w:p>
    <w:bookmarkStart w:id="215" w:name="exr-solve-score-equation"/>
    <w:p>
      <w:pPr>
        <w:pStyle w:val="BodyText"/>
      </w:pPr>
      <w:r>
        <w:rPr>
          <w:b/>
          <w:bCs/>
        </w:rPr>
        <w:t xml:space="preserve">Exercise 34 (Solving the score equation)</w:t>
      </w:r>
      <w:r>
        <w:t xml:space="preserve"> </w:t>
      </w:r>
      <w:r>
        <w:t xml:space="preserve">Solve the score equation from</w:t>
      </w:r>
      <w:r>
        <w:t xml:space="preserve"> </w:t>
      </w:r>
      <w:hyperlink w:anchor="exr-score-equation">
        <w:r>
          <w:rPr>
            <w:rStyle w:val="Hyperlink"/>
          </w:rPr>
          <w:t xml:space="preserve">Exercise 33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</m:oMath>
      <w:r>
        <w:t xml:space="preserve">, using the score 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.</w:t>
      </w:r>
    </w:p>
    <w:bookmarkEnd w:id="215"/>
    <w:bookmarkStart w:id="216" w:name="sol-solve-score-equation"/>
    <w:p>
      <w:pPr>
        <w:pStyle w:val="BodyText"/>
      </w:pPr>
      <w:r>
        <w:rPr>
          <w:i/>
          <w:iCs/>
        </w:rPr>
        <w:t xml:space="preserve">Solution 34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of the dataset)</m:t>
              </m:r>
            </m:e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6"/>
    <w:p>
      <w:pPr>
        <w:pStyle w:val="FirstParagraph"/>
      </w:pPr>
      <w:r>
        <w:t xml:space="preserve">Call this solution of the score equation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for now: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̃"/>
            </m:accPr>
            <m:e>
              <m:r>
                <m:t>λ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acc>
            <m:accPr>
              <m:chr m:val="‾"/>
            </m:accPr>
            <m:e>
              <m:r>
                <m:t>x</m:t>
              </m:r>
            </m:e>
          </m:acc>
        </m:oMath>
      </m:oMathPara>
    </w:p>
    <w:bookmarkStart w:id="217" w:name="exr-check-hessian"/>
    <w:p>
      <w:pPr>
        <w:pStyle w:val="FirstParagraph"/>
      </w:pPr>
      <w:r>
        <w:rPr>
          <w:b/>
          <w:bCs/>
        </w:rPr>
        <w:t xml:space="preserve">Exercise 35 (Checking the second derivative)</w:t>
      </w:r>
      <w:r>
        <w:t xml:space="preserve"> </w:t>
      </w:r>
      <w:r>
        <w:t xml:space="preserve">Confirm that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negative</w:t>
      </w:r>
      <w:r>
        <w:t xml:space="preserve"> </w:t>
      </w:r>
      <w:r>
        <w:t xml:space="preserve">when evaluated at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, using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.</w:t>
      </w:r>
    </w:p>
    <w:bookmarkEnd w:id="217"/>
    <w:bookmarkStart w:id="218" w:name="sol-check-hessian"/>
    <w:p>
      <w:pPr>
        <w:pStyle w:val="BodyText"/>
      </w:pPr>
      <w:r>
        <w:rPr>
          <w:i/>
          <w:iCs/>
        </w:rPr>
        <w:t xml:space="preserve">Solution 35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acc>
                <m:accPr>
                  <m:chr m:val="̃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18"/>
    <w:bookmarkStart w:id="219" w:name="exr-find-mle"/>
    <w:p>
      <w:pPr>
        <w:pStyle w:val="FirstParagraph"/>
      </w:pPr>
      <w:r>
        <w:rPr>
          <w:b/>
          <w:bCs/>
        </w:rPr>
        <w:t xml:space="preserve">Exercise 36 (Identifying the MLE)</w:t>
      </w:r>
      <w:r>
        <w:t xml:space="preserve"> </w:t>
      </w:r>
      <w:r>
        <w:t xml:space="preserve">Draw conclusions about the MLE of</w:t>
      </w:r>
      <w:r>
        <w:t xml:space="preserve"> </w:t>
      </w:r>
      <m:oMath>
        <m:r>
          <m:t>λ</m:t>
        </m:r>
      </m:oMath>
      <w:r>
        <w:t xml:space="preserve">.</w:t>
      </w:r>
    </w:p>
    <w:bookmarkEnd w:id="219"/>
    <w:bookmarkStart w:id="220" w:name="sol-find-mle"/>
    <w:p>
      <w:pPr>
        <w:pStyle w:val="BodyText"/>
      </w:pPr>
      <w:r>
        <w:rPr>
          <w:i/>
          <w:iCs/>
        </w:rPr>
        <w:t xml:space="preserve">Solution 36</w:t>
      </w:r>
      <w:r>
        <w:t xml:space="preserve">. </w:t>
      </w:r>
      <w:r>
        <w:t xml:space="preserve">Since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λ</m:t>
            </m:r>
          </m:e>
        </m:acc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is a local maximizer of the log-likelihood.</w:t>
      </w:r>
      <w:r>
        <w:t xml:space="preserve"> </w:t>
      </w:r>
      <w:r>
        <w:t xml:space="preserve">Moreover,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sSup>
          <m:e>
            <m:r>
              <m:t>λ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 log-likelihood is strictly concave,</w:t>
      </w:r>
      <w:r>
        <w:t xml:space="preserve"> </w:t>
      </w:r>
      <w:r>
        <w:t xml:space="preserve">and a local maximizer of a strictly concave function</w:t>
      </w:r>
      <w:r>
        <w:t xml:space="preserve"> </w:t>
      </w:r>
      <w:r>
        <w:t xml:space="preserve">is its unique global maximizer.</w:t>
      </w:r>
      <w:r>
        <w:t xml:space="preserve"> </w:t>
      </w:r>
      <w:r>
        <w:t xml:space="preserve">So</w:t>
      </w:r>
      <w:r>
        <w:t xml:space="preserve"> </w:t>
      </w:r>
      <m:oMath>
        <m:acc>
          <m:accPr>
            <m:chr m:val="̃"/>
          </m:accPr>
          <m:e>
            <m:r>
              <m:t>λ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, and therefore</w:t>
      </w:r>
      <w:r>
        <w:t xml:space="preserve"> </w:t>
      </w:r>
      <m:oMath>
        <m:r>
          <m:rPr>
            <m:scr m:val="script"/>
            <m:sty m:val="p"/>
          </m:rPr>
          <m:t>L</m:t>
        </m:r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(cyclones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number)</w:t>
      </w:r>
      <w:r>
        <w:br/>
      </w:r>
      <w:r>
        <w:rPr>
          <w:rStyle w:val="NormalTok"/>
        </w:rPr>
        <w:t xml:space="preserve">mle</w:t>
      </w:r>
      <w:r>
        <w:br/>
      </w:r>
      <w:r>
        <w:rPr>
          <w:rStyle w:val="CommentTok"/>
        </w:rPr>
        <w:t xml:space="preserve">#&gt; [1] 5.53846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5.538</m:t>
              </m:r>
            </m:e>
          </m:eqArr>
        </m:oMath>
      </m:oMathPara>
    </w:p>
    <w:bookmarkEnd w:id="220"/>
    <w:bookmarkStart w:id="221" w:name="exr-graph-mle"/>
    <w:p>
      <w:pPr>
        <w:pStyle w:val="FirstParagraph"/>
      </w:pPr>
      <w:r>
        <w:rPr>
          <w:b/>
          <w:bCs/>
        </w:rPr>
        <w:t xml:space="preserve">Exercise 37 (Graphing the MLE)</w:t>
      </w:r>
      <w:r>
        <w:t xml:space="preserve"> </w:t>
      </w:r>
      <w:r>
        <w:t xml:space="preserve">Graph the log-likelihood with the MLE superimposed.</w:t>
      </w:r>
    </w:p>
    <w:bookmarkEnd w:id="221"/>
    <w:bookmarkStart w:id="226" w:name="sol-graph-mle"/>
    <w:p>
      <w:pPr>
        <w:pStyle w:val="BodyText"/>
      </w:pPr>
      <w:r>
        <w:rPr>
          <w:i/>
          <w:iCs/>
        </w:rPr>
        <w:t xml:space="preserve">Solution 37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25" w:name="fig-cyclone-llik-ml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mle_data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mle,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(mle))</w:t>
            </w:r>
            <w:r>
              <w:br/>
            </w: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mle_data,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y),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1-1.png" id="22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Log-likelihood of the cyclone data, with the MLE marked in red</w:t>
            </w:r>
          </w:p>
          <w:bookmarkEnd w:id="225"/>
        </w:tc>
      </w:tr>
    </w:tbl>
    <w:bookmarkEnd w:id="226"/>
    <w:p>
      <w:pPr>
        <w:pStyle w:val="BodyText"/>
      </w:pPr>
      <w:hyperlink w:anchor="fig-obs-inf-matrix">
        <w:r>
          <w:rPr>
            <w:rStyle w:val="Hyperlink"/>
          </w:rPr>
          <w:t xml:space="preserve">Figure 8</w:t>
        </w:r>
      </w:hyperlink>
      <w:r>
        <w:t xml:space="preserve"> </w:t>
      </w:r>
      <w:r>
        <w:t xml:space="preserve">graphs the</w:t>
      </w:r>
      <w:r>
        <w:t xml:space="preserve"> </w:t>
      </w:r>
      <w:hyperlink r:id="rId227">
        <w:r>
          <w:rPr>
            <w:rStyle w:val="Hyperlink"/>
          </w:rPr>
          <w:t xml:space="preserve">observed information</w:t>
        </w:r>
      </w:hyperlink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1" w:name="fig-obs-inf-matrix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obs_inf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(...) </w:t>
            </w:r>
            <w:r>
              <w:rPr>
                <w:rStyle w:val="CommentTok"/>
              </w:rPr>
              <w:t xml:space="preserve"># nolint: object_usage_linter.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obs_inf,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"I(lambda)"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2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2-1.png" id="23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2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Observed information of the cyclone data</w:t>
            </w:r>
          </w:p>
          <w:bookmarkEnd w:id="231"/>
        </w:tc>
      </w:tr>
    </w:tbl>
    <w:bookmarkEnd w:id="232"/>
    <w:bookmarkStart w:id="262" w:name="Xdaade8b7f3de4b60ef2103fbc6bb4d0f40aba5d"/>
    <w:p>
      <w:pPr>
        <w:pStyle w:val="Heading3"/>
      </w:pPr>
      <w:r>
        <w:t xml:space="preserve">2.6 Finding the MLE using the Newton-Raphson algorithm</w:t>
      </w:r>
    </w:p>
    <w:bookmarkStart w:id="238" w:name="sec-newton-raphson"/>
    <w:p>
      <w:pPr>
        <w:pStyle w:val="Heading4"/>
      </w:pPr>
      <w:r>
        <w:t xml:space="preserve">2.6.1 Iterative maximization</w:t>
      </w:r>
    </w:p>
    <w:p>
      <w:pPr>
        <w:pStyle w:val="FirstParagraph"/>
      </w:pPr>
      <w:r>
        <w:t xml:space="preserve">When we cannot solve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algebraically,</w:t>
      </w:r>
      <w:r>
        <w:t xml:space="preserve"> </w:t>
      </w:r>
      <w:r>
        <w:t xml:space="preserve">we can search for its solution numerically</w:t>
      </w:r>
      <w:r>
        <w:t xml:space="preserve"> </w:t>
      </w:r>
      <w:r>
        <w:t xml:space="preserve">(Dobson and Barnett 2018, chap. 4)</w:t>
      </w:r>
      <w:r>
        <w:t xml:space="preserve">.</w:t>
      </w:r>
    </w:p>
    <w:bookmarkStart w:id="233" w:name="def-newton-raphson"/>
    <w:p>
      <w:pPr>
        <w:pStyle w:val="BodyText"/>
      </w:pPr>
      <w:r>
        <w:rPr>
          <w:b/>
          <w:bCs/>
        </w:rPr>
        <w:t xml:space="preserve">Definition 17 (Newton-Raphson algorithm)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Newton-Raphson algorithm</w:t>
      </w:r>
      <w:r>
        <w:t xml:space="preserve"> </w:t>
      </w:r>
      <w:r>
        <w:t xml:space="preserve">for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starts from an initial guess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and repeats the update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←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I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;</m:t>
                          </m:r>
                          <m:sSup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*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;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until the estimate stops changing.</w:t>
      </w:r>
    </w:p>
    <w:bookmarkEnd w:id="233"/>
    <w:p>
      <w:pPr>
        <w:pStyle w:val="BodyText"/>
      </w:pPr>
      <w:r>
        <w:t xml:space="preserve">The second line of the update uses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(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).</w:t>
      </w:r>
    </w:p>
    <w:p>
      <w:pPr>
        <w:pStyle w:val="BodyText"/>
      </w:pPr>
      <w:r>
        <w:t xml:space="preserve">The update comes from approximating the score function near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by its first-order</w:t>
      </w:r>
      <w:r>
        <w:t xml:space="preserve"> </w:t>
      </w:r>
      <w:hyperlink r:id="rId234">
        <w:r>
          <w:rPr>
            <w:rStyle w:val="Hyperlink"/>
          </w:rPr>
          <w:t xml:space="preserve">Taylor polynomial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approximate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 in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so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easy to solve: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θ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on the left)</m:t>
              </m:r>
            </m:e>
            <m:e>
              <m:r>
                <m:t>θ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 the solution becomes the next guess.</w:t>
      </w:r>
    </w:p>
    <w:bookmarkStart w:id="235" w:name="def-fisher-scoring"/>
    <w:p>
      <w:pPr>
        <w:pStyle w:val="BodyText"/>
      </w:pPr>
      <w:r>
        <w:rPr>
          <w:b/>
          <w:bCs/>
        </w:rPr>
        <w:t xml:space="preserve">Definition 18 (Fisher scoring (method of scoring))</w:t>
      </w:r>
      <w:r>
        <w:t xml:space="preserve"> </w:t>
      </w:r>
      <w:r>
        <w:rPr>
          <w:b/>
          <w:bCs/>
        </w:rPr>
        <w:t xml:space="preserve">Fisher scoring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method of scoring</w:t>
      </w:r>
      <w:r>
        <w:t xml:space="preserve">)</w:t>
      </w:r>
      <w:r>
        <w:t xml:space="preserve"> </w:t>
      </w:r>
      <w:r>
        <w:t xml:space="preserve">is the</w:t>
      </w:r>
      <w:r>
        <w:t xml:space="preserve"> </w:t>
      </w:r>
      <w:hyperlink w:anchor="def-newton-raphson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with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;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in the update</w:t>
      </w:r>
      <w:r>
        <w:t xml:space="preserve"> </w:t>
      </w:r>
      <w:r>
        <w:t xml:space="preserve">replaced by the</w:t>
      </w:r>
      <w:r>
        <w:t xml:space="preserve"> </w:t>
      </w:r>
      <w:hyperlink w:anchor="def-einf">
        <w:r>
          <w:rPr>
            <w:rStyle w:val="Hyperlink"/>
          </w:rPr>
          <w:t xml:space="preserve">expected information</w:t>
        </w:r>
      </w:hyperlink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sSup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←</m:t>
          </m:r>
          <m:sSup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+</m:t>
          </m:r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I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</m:e>
          </m:d>
          <m:r>
            <m:t>​</m:t>
          </m:r>
        </m:oMath>
      </m:oMathPara>
    </w:p>
    <w:bookmarkEnd w:id="235"/>
    <w:p>
      <w:pPr>
        <w:pStyle w:val="FirstParagraph"/>
      </w:pPr>
      <w:r>
        <w:t xml:space="preserve">The expected information is sometimes simpler to compute</w:t>
      </w:r>
      <w:r>
        <w:t xml:space="preserve"> </w:t>
      </w:r>
      <w:r>
        <w:t xml:space="preserve">than the observed information.</w:t>
      </w:r>
    </w:p>
    <w:bookmarkStart w:id="236" w:name="exm-fisher-scoring-poisson"/>
    <w:p>
      <w:pPr>
        <w:pStyle w:val="BodyText"/>
      </w:pPr>
      <w:r>
        <w:rPr>
          <w:b/>
          <w:bCs/>
        </w:rPr>
        <w:t xml:space="preserve">Example 11 (Fisher scoring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score is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λ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and 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w:anchor="exm-information-poisson">
        <w:r>
          <w:rPr>
            <w:rStyle w:val="Hyperlink"/>
          </w:rPr>
          <w:t xml:space="preserve">Example 5</w:t>
        </w:r>
      </w:hyperlink>
      <w:r>
        <w:t xml:space="preserve">), so one Fisher scoring step from any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λ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*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+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/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Fisher scoring reaches the MLE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in one step,</w:t>
      </w:r>
      <w:r>
        <w:t xml:space="preserve"> </w:t>
      </w:r>
      <w:r>
        <w:t xml:space="preserve">while Newton-Raphson needs several 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bookmarkEnd w:id="236"/>
    <w:bookmarkStart w:id="237" w:name="def-empirical-information"/>
    <w:p>
      <w:pPr>
        <w:pStyle w:val="BodyText"/>
      </w:pPr>
      <w:r>
        <w:rPr>
          <w:b/>
          <w:bCs/>
        </w:rPr>
        <w:t xml:space="preserve">Definition 19 (Empirical information matrix)</w:t>
      </w:r>
      <w:r>
        <w:t xml:space="preserve"> </w:t>
      </w:r>
      <w:r>
        <w:t xml:space="preserve">For mutually independent observations,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empirical information matrix</w:t>
      </w:r>
      <w:r>
        <w:t xml:space="preserve"> </w:t>
      </w:r>
      <w:r>
        <w:t xml:space="preserve">is</w:t>
      </w:r>
      <w:r>
        <w:t xml:space="preserve"> </w:t>
      </w:r>
      <w:r>
        <w:t xml:space="preserve">(McLachlan and Krishnan 2007)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I</m:t>
              </m:r>
            </m:e>
            <m:sub>
              <m:r>
                <m:t>e</m:t>
              </m:r>
            </m:sub>
          </m:sSub>
          <m:r>
            <m:rPr>
              <m:sty m:val="p"/>
            </m:rPr>
            <m:t>(</m:t>
          </m:r>
          <m:r>
            <m:t>θ</m:t>
          </m:r>
          <m:r>
            <m:rPr>
              <m:sty m:val="p"/>
            </m:rPr>
            <m:t>;</m:t>
          </m:r>
          <m:acc>
            <m:accPr>
              <m:chr m:val="̃"/>
            </m:accPr>
            <m:e>
              <m:r>
                <m:t>x</m:t>
              </m:r>
            </m:e>
          </m:acc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</m:nary>
          <m:sSup>
            <m:e>
              <m:sSubSup>
                <m:e>
                  <m:r>
                    <m:t>ℓ</m:t>
                  </m:r>
                </m:e>
                <m:sub>
                  <m:r>
                    <m:t>i</m:t>
                  </m:r>
                </m:sub>
                <m:sup>
                  <m:r>
                    <m:rPr>
                      <m:sty m:val="p"/>
                    </m:rPr>
                    <m:t>′</m:t>
                  </m:r>
                </m:sup>
              </m:sSubSup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sSup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sup>
              <m:r>
                <m:rPr>
                  <m:sty m:val="p"/>
                </m:rPr>
                <m:t>⊤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sSubSup>
          <m:e>
            <m:r>
              <m:t>ℓ</m:t>
            </m:r>
          </m:e>
          <m:sub>
            <m:r>
              <m:t>i</m:t>
            </m:r>
          </m:sub>
          <m:sup>
            <m:r>
              <m:rPr>
                <m:sty m:val="p"/>
              </m:rPr>
              <m:t>′</m:t>
            </m:r>
          </m:sup>
        </m:sSubSup>
      </m:oMath>
      <w:r>
        <w:t xml:space="preserve"> </w:t>
      </w:r>
      <w:r>
        <w:t xml:space="preserve">is the score of the</w:t>
      </w:r>
      <w:r>
        <w:t xml:space="preserve"> </w:t>
      </w:r>
      <m:oMath>
        <m:r>
          <m:t>i</m:t>
        </m:r>
      </m:oMath>
      <w:r>
        <w:t xml:space="preserve">th observation’s log-likelihood,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Sup>
              <m:e>
                <m:r>
                  <m:t>ℓ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′</m:t>
                </m:r>
              </m:sup>
            </m:sSubSup>
          </m:e>
        </m:nary>
      </m:oMath>
      <w:r>
        <w:t xml:space="preserve">.</w:t>
      </w:r>
    </w:p>
    <w:bookmarkEnd w:id="237"/>
    <w:p>
      <w:pPr>
        <w:pStyle w:val="BodyText"/>
      </w:pPr>
      <w:r>
        <w:t xml:space="preserve">For</w:t>
      </w:r>
      <w:r>
        <w:t xml:space="preserve"> </w:t>
      </w:r>
      <m:oMath>
        <m:r>
          <m:rPr>
            <m:sty m:val="p"/>
          </m:rPr>
          <m:t>iid</m:t>
        </m:r>
      </m:oMath>
      <w:r>
        <w:t xml:space="preserve"> </w:t>
      </w:r>
      <w:r>
        <w:t xml:space="preserve">data,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sSub>
          <m:e>
            <m:r>
              <m:t>I</m:t>
            </m:r>
          </m:e>
          <m:sub>
            <m:r>
              <m:t>e</m:t>
            </m:r>
          </m:sub>
        </m:sSub>
        <m:r>
          <m:rPr>
            <m:sty m:val="p"/>
          </m:rPr>
          <m:t>(</m:t>
        </m:r>
        <m:r>
          <m:t>θ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is the sample covariance matrix (with divisor</w:t>
      </w:r>
      <w:r>
        <w:t xml:space="preserve"> </w:t>
      </w:r>
      <m:oMath>
        <m:r>
          <m:t>n</m:t>
        </m:r>
      </m:oMath>
      <w:r>
        <w:t xml:space="preserve">)</w:t>
      </w:r>
      <w:r>
        <w:t xml:space="preserve"> </w:t>
      </w:r>
      <w:r>
        <w:t xml:space="preserve">of the observations’ scores,</w:t>
      </w:r>
      <w:r>
        <w:t xml:space="preserve"> </w:t>
      </w:r>
      <w:r>
        <w:t xml:space="preserve">so it estimates the covariance matrix of one observation’s score,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w:anchor="thm-information-equality">
        <w:r>
          <w:rPr>
            <w:rStyle w:val="Hyperlink"/>
          </w:rPr>
          <w:t xml:space="preserve">Theorem 16</w:t>
        </w:r>
      </w:hyperlink>
      <w:r>
        <w:t xml:space="preserve">).</w:t>
      </w:r>
      <w:r>
        <w:t xml:space="preserve"> </w:t>
      </w:r>
      <w:r>
        <w:t xml:space="preserve">The empirical information needs only first derivatives,</w:t>
      </w:r>
      <w:r>
        <w:t xml:space="preserve"> </w:t>
      </w:r>
      <w:r>
        <w:t xml:space="preserve">so it can be easier to compute than the observed information,</w:t>
      </w:r>
      <w:r>
        <w:t xml:space="preserve"> </w:t>
      </w:r>
      <w:r>
        <w:t xml:space="preserve">and it can replace the observed information in the Newton-Raphson update.</w:t>
      </w:r>
    </w:p>
    <w:bookmarkEnd w:id="238"/>
    <w:bookmarkStart w:id="261" w:name="Xc642c28f28acc31b46d669be82f05c014bd4030"/>
    <w:p>
      <w:pPr>
        <w:pStyle w:val="Heading4"/>
      </w:pPr>
      <w:r>
        <w:t xml:space="preserve">2.6.2 Applying Newton-Raphson to the cyclone data</w:t>
      </w:r>
    </w:p>
    <w:bookmarkStart w:id="239" w:name="exm-dobson-cyclones-Newton"/>
    <w:p>
      <w:pPr>
        <w:pStyle w:val="FirstParagraph"/>
      </w:pPr>
      <w:r>
        <w:rPr>
          <w:b/>
          <w:bCs/>
        </w:rPr>
        <w:t xml:space="preserve">Example 12 (Finding the MLE using the Newton-Raphson algorithm)</w:t>
      </w:r>
      <w:r>
        <w:t xml:space="preserve"> </w:t>
      </w:r>
      <w:r>
        <w:t xml:space="preserve">We found the MLE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by solving the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algebraically</w:t>
      </w:r>
      <w:r>
        <w:t xml:space="preserve"> </w:t>
      </w:r>
      <w:r>
        <w:t xml:space="preserve">(</w:t>
      </w:r>
      <w:hyperlink w:anchor="exr-solve-score-equation">
        <w:r>
          <w:rPr>
            <w:rStyle w:val="Hyperlink"/>
          </w:rPr>
          <w:t xml:space="preserve">Exercise 34</w:t>
        </w:r>
      </w:hyperlink>
      <w:r>
        <w:t xml:space="preserve">).</w:t>
      </w:r>
      <w:r>
        <w:t xml:space="preserve"> </w:t>
      </w:r>
      <w:r>
        <w:t xml:space="preserve">If we could not have solved it,</w:t>
      </w:r>
      <w:r>
        <w:t xml:space="preserve"> </w:t>
      </w:r>
      <w:r>
        <w:t xml:space="preserve">we could instead start from an initial guess such as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apply the</w:t>
      </w:r>
      <w:r>
        <w:t xml:space="preserve"> </w:t>
      </w:r>
      <w:hyperlink w:anchor="sec-newton-raphson">
        <w:r>
          <w:rPr>
            <w:rStyle w:val="Hyperlink"/>
          </w:rPr>
          <w:t xml:space="preserve">Newton-Raphson algorithm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cur_lambda_est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cur_lambda_est</w:t>
      </w:r>
      <w:r>
        <w:br/>
      </w:r>
      <w:r>
        <w:rPr>
          <w:rStyle w:val="CommentTok"/>
        </w:rPr>
        <w:t xml:space="preserve">#&gt; [1] 3</w:t>
      </w:r>
    </w:p>
    <w:bookmarkEnd w:id="239"/>
    <w:p>
      <w:pPr>
        <w:pStyle w:val="FirstParagraph"/>
      </w:pPr>
      <w:r>
        <w:t xml:space="preserve">From</w:t>
      </w:r>
      <w:r>
        <w:t xml:space="preserve"> </w:t>
      </w:r>
      <w:hyperlink w:anchor="exr-cyclone-score-fn">
        <w:r>
          <w:rPr>
            <w:rStyle w:val="Hyperlink"/>
          </w:rPr>
          <w:t xml:space="preserve">Exercise 29</w:t>
        </w:r>
      </w:hyperlink>
      <w:r>
        <w:t xml:space="preserve"> </w:t>
      </w:r>
      <w:r>
        <w:t xml:space="preserve">and</w:t>
      </w:r>
      <w:r>
        <w:t xml:space="preserve"> </w:t>
      </w:r>
      <w:hyperlink w:anchor="exr-hessian">
        <w:r>
          <w:rPr>
            <w:rStyle w:val="Hyperlink"/>
          </w:rPr>
          <w:t xml:space="preserve">Exercise 31</w:t>
        </w:r>
      </w:hyperlink>
      <w:r>
        <w:t xml:space="preserve">,</w:t>
      </w:r>
      <w:r>
        <w:t xml:space="preserve"> </w:t>
      </w:r>
      <w:r>
        <w:t xml:space="preserve">the score function and Hessian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13</m:t>
              </m:r>
            </m:e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72</m:t>
                  </m:r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t xml:space="preserve">So the first-order Taylor approximation of the score function</w:t>
      </w:r>
      <w:r>
        <w:t xml:space="preserve"> </w:t>
      </w:r>
      <w:r>
        <w:t xml:space="preserve">around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≈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13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72</m:t>
                      </m:r>
                    </m:num>
                    <m:den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λ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*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−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hyperlink w:anchor="fig-cyclone-newton-step1">
        <w:r>
          <w:rPr>
            <w:rStyle w:val="Hyperlink"/>
          </w:rPr>
          <w:t xml:space="preserve">Figure 9</w:t>
        </w:r>
      </w:hyperlink>
      <w:r>
        <w:t xml:space="preserve"> </w:t>
      </w:r>
      <w:r>
        <w:t xml:space="preserve">compares the score function</w:t>
      </w:r>
      <w:r>
        <w:t xml:space="preserve"> </w:t>
      </w:r>
      <w:r>
        <w:t xml:space="preserve">and the approximate score function at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3" w:name="fig-cyclone-newton-step1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score(), hessian() and loglik() are defined earlier on the page</w:t>
            </w:r>
            <w:r>
              <w:br/>
            </w: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approx_score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point_size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"l'(lambda)"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yintercept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1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3-1.png" id="2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9: Score function of the cyclone data and its first-order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3"/>
        </w:tc>
      </w:tr>
    </w:tbl>
    <w:p>
      <w:pPr>
        <w:pStyle w:val="BodyText"/>
      </w:pPr>
      <w:r>
        <w:t xml:space="preserve">Approximating the score function by a linear function</w:t>
      </w:r>
      <w:r>
        <w:t xml:space="preserve"> </w:t>
      </w:r>
      <w:r>
        <w:t xml:space="preserve">is equivalent to approximating the log-likelihood</w:t>
      </w:r>
      <w:r>
        <w:t xml:space="preserve"> </w:t>
      </w:r>
      <w:r>
        <w:t xml:space="preserve">by a second-order Taylor polynomial</w:t>
      </w:r>
      <w:r>
        <w:t xml:space="preserve"> </w:t>
      </w:r>
      <w:r>
        <w:t xml:space="preserve">(</w:t>
      </w:r>
      <w:hyperlink w:anchor="fig-cyclone-newton-step1-loglik">
        <w:r>
          <w:rPr>
            <w:rStyle w:val="Hyperlink"/>
          </w:rPr>
          <w:t xml:space="preserve">Figure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</m:den>
          </m:f>
          <m:sSup>
            <m:e>
              <m:r>
                <m:t>ℓ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(</m:t>
          </m:r>
          <m:r>
            <m:t>λ</m:t>
          </m:r>
          <m:r>
            <m:rPr>
              <m:sty m:val="p"/>
            </m:rPr>
            <m:t>−</m:t>
          </m:r>
          <m:sSup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p>
              <m:r>
                <m:rPr>
                  <m:sty m:val="p"/>
                </m:rPr>
                <m:t>*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47" w:name="fig-cyclone-newton-step1-loglik"/>
          <w:p>
            <w:pPr>
              <w:pStyle w:val="SourceCode"/>
              <w:jc w:val="center"/>
            </w:pPr>
            <w:r>
              <w:rPr>
                <w:rStyle w:val="CommentTok"/>
              </w:rPr>
              <w:t xml:space="preserve"># nolint start: object_usage_linter.</w:t>
            </w:r>
            <w:r>
              <w:br/>
            </w:r>
            <w:r>
              <w:rPr>
                <w:rStyle w:val="NormalTok"/>
              </w:rPr>
              <w:t xml:space="preserve">approx_loglik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(lambda, lhat, ...) {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lhat, ...) </w:t>
            </w:r>
            <w:r>
              <w:rPr>
                <w:rStyle w:val="SpecialCharTok"/>
              </w:rPr>
              <w:t xml:space="preserve">*</w:t>
            </w:r>
            <w:r>
              <w:rPr>
                <w:rStyle w:val="NormalTok"/>
              </w:rPr>
              <w:t xml:space="preserve"> (lambda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lhat)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2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rPr>
                <w:rStyle w:val="CommentTok"/>
              </w:rPr>
              <w:t xml:space="preserve"># nolint end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approx_loglik,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"approximate log-likelihood"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xbar,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(xbar),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"MLE"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min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, </w:t>
            </w:r>
            <w:r>
              <w:rPr>
                <w:rStyle w:val="FunctionTok"/>
              </w:rPr>
              <w:t xml:space="preserve">max</w:t>
            </w:r>
            <w:r>
              <w:rPr>
                <w:rStyle w:val="NormalTok"/>
              </w:rPr>
              <w:t xml:space="preserve">(cyclones</w:t>
            </w:r>
            <w:r>
              <w:rPr>
                <w:rStyle w:val="SpecialCharTok"/>
              </w:rPr>
              <w:t xml:space="preserve">$</w:t>
            </w:r>
            <w:r>
              <w:rPr>
                <w:rStyle w:val="NormalTok"/>
              </w:rPr>
              <w:t xml:space="preserve">number))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"lambda"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(plot_loglik)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5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4-1.png" id="24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10: Log-likelihood of the cyclone data and its second-order approximation</w:t>
            </w:r>
            <w:r>
              <w:t xml:space="preserve"> </w:t>
            </w:r>
            <w:r>
              <w:t xml:space="preserve">at the initial guess</w:t>
            </w:r>
          </w:p>
          <w:bookmarkEnd w:id="247"/>
        </w:tc>
      </w:tr>
    </w:tbl>
    <w:p>
      <w:pPr>
        <w:pStyle w:val="BodyText"/>
      </w:pPr>
      <w:r>
        <w:t xml:space="preserve">Solving the approximate score equation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sSup>
          <m:e>
            <m:r>
              <m:t>​</m:t>
            </m:r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the next estimate: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*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″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λ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*</m:t>
                          </m:r>
                        </m:sup>
                      </m:sSup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4.375</m:t>
              </m:r>
            </m:e>
          </m:eqArr>
        </m:oMath>
      </m:oMathPara>
    </w:p>
    <w:p>
      <w:pPr>
        <w:pStyle w:val="SourceCode"/>
      </w:pPr>
      <w:r>
        <w:rPr>
          <w:rStyle w:val="NormalTok"/>
        </w:rPr>
        <w:t xml:space="preserve">new_lambda_est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cur_lambda_est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score</w:t>
      </w:r>
      <w:r>
        <w:rPr>
          <w:rStyle w:val="NormalTok"/>
        </w:rPr>
        <w:t xml:space="preserve">(cur_lambda_est)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hessian</w:t>
      </w:r>
      <w:r>
        <w:rPr>
          <w:rStyle w:val="NormalTok"/>
        </w:rPr>
        <w:t xml:space="preserve">(cur_lambda_est)</w:t>
      </w:r>
      <w:r>
        <w:br/>
      </w:r>
      <w:r>
        <w:rPr>
          <w:rStyle w:val="NormalTok"/>
        </w:rPr>
        <w:t xml:space="preserve">new_lambda_est</w:t>
      </w:r>
      <w:r>
        <w:br/>
      </w:r>
      <w:r>
        <w:rPr>
          <w:rStyle w:val="CommentTok"/>
        </w:rPr>
        <w:t xml:space="preserve">#&gt; [1] 4.375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1" w:name="fig-cyclone-newton-step1-with-new-e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linewidth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approx_score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cur_lambda_est,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"update"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(plot2)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49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5-1.png" id="25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4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11: The first Newton-Raphson update:</w:t>
            </w:r>
            <w:r>
              <w:t xml:space="preserve"> </w:t>
            </w:r>
            <w:r>
              <w:t xml:space="preserve">the new estimate is where the approximate score function crosses zero</w:t>
            </w:r>
          </w:p>
          <w:bookmarkEnd w:id="251"/>
        </w:tc>
      </w:tr>
    </w:tbl>
    <w:p>
      <w:pPr>
        <w:pStyle w:val="BodyText"/>
      </w:pPr>
      <w:r>
        <w:t xml:space="preserve">We update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p>
            <m:r>
              <m:rPr>
                <m:sty m:val="p"/>
              </m:rPr>
              <m:t>*</m:t>
            </m:r>
          </m:sup>
        </m:sSup>
        <m:r>
          <m:rPr>
            <m:sty m:val="p"/>
          </m:rPr>
          <m:t>←</m:t>
        </m:r>
        <m:r>
          <m:t>4.375</m:t>
        </m:r>
      </m:oMath>
      <w:r>
        <w:t xml:space="preserve"> </w:t>
      </w:r>
      <w:r>
        <w:t xml:space="preserve">and repeat the process</w:t>
      </w:r>
      <w:r>
        <w:t xml:space="preserve"> </w:t>
      </w:r>
      <w:r>
        <w:t xml:space="preserve">(</w:t>
      </w:r>
      <w:hyperlink w:anchor="fig-cyclone-newton-step2">
        <w:r>
          <w:rPr>
            <w:rStyle w:val="Hyperlink"/>
          </w:rPr>
          <w:t xml:space="preserve">Figure 12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5" w:name="fig-cyclone-newton-step2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plot2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approx_score,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approximate score function"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1001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lhat =</w:t>
            </w:r>
            <w:r>
              <w:rPr>
                <w:rStyle w:val="NormalTok"/>
              </w:rPr>
              <w:t xml:space="preserve"> new_lambda_est)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size =</w:t>
            </w:r>
            <w:r>
              <w:rPr>
                <w:rStyle w:val="NormalTok"/>
              </w:rPr>
              <w:t xml:space="preserve"> point_size,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new_lambda_est,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"new estimate"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3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6-1.png" id="25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12: The approximate score function at the updated estimate</w:t>
            </w:r>
          </w:p>
          <w:bookmarkEnd w:id="255"/>
        </w:tc>
      </w:tr>
    </w:tbl>
    <w:p>
      <w:pPr>
        <w:pStyle w:val="BodyText"/>
      </w:pPr>
      <w:r>
        <w:t xml:space="preserve">We repeat this process until the log-likelihood stops changing</w:t>
      </w:r>
      <w:r>
        <w:t xml:space="preserve"> </w:t>
      </w:r>
      <w:r>
        <w:t xml:space="preserve">(</w:t>
      </w:r>
      <w:hyperlink w:anchor="tbl-mle-converge">
        <w:r>
          <w:rPr>
            <w:rStyle w:val="Hyperlink"/>
          </w:rPr>
          <w:t xml:space="preserve">Table 5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56" w:name="tbl-mle-converg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Convergence of the Newton-Raphson algorithm to the MLE for the cyclone data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</w:t>
            </w:r>
            <w:r>
              <w:rPr>
                <w:rStyle w:val="NormalTok"/>
              </w:rPr>
              <w:t xml:space="preserve"> </w:t>
            </w:r>
            <w:r>
              <w:rPr>
                <w:rStyle w:val="CommentTok"/>
              </w:rPr>
              <w:t xml:space="preserve"># restart from the initial guess</w:t>
            </w:r>
            <w:r>
              <w:br/>
            </w:r>
            <w:r>
              <w:rPr>
                <w:rStyle w:val="NormalTok"/>
              </w:rPr>
              <w:t xml:space="preserve">tolerance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^-</w:t>
            </w:r>
            <w:r>
              <w:rPr>
                <w:rStyle w:val="DecValTok"/>
              </w:rPr>
              <w:t xml:space="preserve">4</w:t>
            </w:r>
            <w:r>
              <w:br/>
            </w:r>
            <w:r>
              <w:rPr>
                <w:rStyle w:val="NormalTok"/>
              </w:rPr>
              <w:t xml:space="preserve">max_iter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100</w:t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cur_lambda_est,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ControlFlowTok"/>
              </w:rPr>
              <w:t xml:space="preserve">for</w:t>
            </w:r>
            <w:r>
              <w:rPr>
                <w:rStyle w:val="NormalTok"/>
              </w:rPr>
              <w:t xml:space="preserve"> (cur_iter </w:t>
            </w:r>
            <w:r>
              <w:rPr>
                <w:rStyle w:val="ControlFlowTok"/>
              </w:rPr>
              <w:t xml:space="preserve">in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rPr>
                <w:rStyle w:val="SpecialCharTok"/>
              </w:rPr>
              <w:t xml:space="preserve">:</w:t>
            </w:r>
            <w:r>
              <w:rPr>
                <w:rStyle w:val="NormalTok"/>
              </w:rPr>
              <w:t xml:space="preserve">max_iter) {</w:t>
            </w:r>
            <w:r>
              <w:br/>
            </w:r>
            <w:r>
              <w:rPr>
                <w:rStyle w:val="NormalTok"/>
              </w:rPr>
              <w:t xml:space="preserve">  new_lambda_est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  cur_lambda_est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(cur_lambda_est)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diff_loglik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 </w:t>
            </w:r>
            <w:r>
              <w:rPr>
                <w:rStyle w:val="SpecialCharTok"/>
              </w:rPr>
              <w:t xml:space="preserve">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(cur_lambda_est)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nr_info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nr_info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bind_rows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tibble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tibble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iteration =</w:t>
            </w:r>
            <w:r>
              <w:rPr>
                <w:rStyle w:val="NormalTok"/>
              </w:rPr>
              <w:t xml:space="preserve"> cur_iter,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lambda =</w:t>
            </w:r>
            <w:r>
              <w:rPr>
                <w:rStyle w:val="NormalTok"/>
              </w:rPr>
              <w:t xml:space="preserve"> new_lambda_est,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loglik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score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score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AttributeTok"/>
              </w:rPr>
              <w:t xml:space="preserve">hessian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hessian</w:t>
            </w:r>
            <w:r>
              <w:rPr>
                <w:rStyle w:val="NormalTok"/>
              </w:rPr>
              <w:t xml:space="preserve">(new_lambda_est),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diff(loglik)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 </w:t>
            </w:r>
            <w:r>
              <w:rPr>
                <w:rStyle w:val="OtherTok"/>
              </w:rPr>
              <w:t xml:space="preserve">=</w:t>
            </w:r>
            <w:r>
              <w:rPr>
                <w:rStyle w:val="NormalTok"/>
              </w:rPr>
              <w:t xml:space="preserve"> diff_loglik</w:t>
            </w:r>
            <w:r>
              <w:br/>
            </w:r>
            <w:r>
              <w:rPr>
                <w:rStyle w:val="NormalTok"/>
              </w:rPr>
              <w:t xml:space="preserve">      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cur_lambda_est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new_lambda_est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</w:t>
            </w:r>
            <w:r>
              <w:rPr>
                <w:rStyle w:val="FunctionTok"/>
              </w:rPr>
              <w:t xml:space="preserve">abs</w:t>
            </w:r>
            <w:r>
              <w:rPr>
                <w:rStyle w:val="NormalTok"/>
              </w:rPr>
              <w:t xml:space="preserve">(diff_loglik) </w:t>
            </w:r>
            <w:r>
              <w:rPr>
                <w:rStyle w:val="SpecialCharTok"/>
              </w:rPr>
              <w:t xml:space="preserve">&lt;</w:t>
            </w:r>
            <w:r>
              <w:rPr>
                <w:rStyle w:val="NormalTok"/>
              </w:rPr>
              <w:t xml:space="preserve"> tolerance) {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ControlFlowTok"/>
              </w:rPr>
              <w:t xml:space="preserve">break</w:t>
            </w:r>
            <w:r>
              <w:br/>
            </w:r>
            <w:r>
              <w:rPr>
                <w:rStyle w:val="NormalTok"/>
              </w:rPr>
              <w:t xml:space="preserve">  }</w:t>
            </w:r>
            <w:r>
              <w:br/>
            </w:r>
            <w:r>
              <w:rPr>
                <w:rStyle w:val="NormalTok"/>
              </w:rPr>
              <w:t xml:space="preserve">}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nr_info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kable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1320"/>
              <w:gridCol w:w="1320"/>
              <w:gridCol w:w="1320"/>
              <w:gridCol w:w="1320"/>
              <w:gridCol w:w="1320"/>
              <w:gridCol w:w="132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iteration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lambda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log(likelihood)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score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hessian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diff(loglik)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-40.0610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11.00000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-8.00000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NA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4.37500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-30.7708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3.45714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-3.76163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9.29018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5.29405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-28.9897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0.60016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-2.56895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1.78110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3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5.52768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0.02537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-2.35639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0.07210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-2.34724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0.00014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5.53846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-28.9175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-2.34722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0.00000</w:t>
                  </w:r>
                </w:p>
              </w:tc>
            </w:tr>
          </w:tbl>
          <w:bookmarkEnd w:id="256"/>
          <w:p/>
        </w:tc>
      </w:tr>
    </w:tbl>
    <w:p>
      <w:pPr>
        <w:pStyle w:val="BodyText"/>
      </w:pPr>
      <w:r>
        <w:t xml:space="preserve">The final estimate matches the closed-form MLE,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5.53846</m:t>
        </m:r>
      </m:oMath>
      <w:r>
        <w:t xml:space="preserve"> </w:t>
      </w:r>
      <w:r>
        <w:t xml:space="preserve">(</w:t>
      </w:r>
      <w:hyperlink w:anchor="exr-find-mle">
        <w:r>
          <w:rPr>
            <w:rStyle w:val="Hyperlink"/>
          </w:rPr>
          <w:t xml:space="preserve">Exercise 36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60" w:name="fig-NR-converg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ll_plot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geom_segment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data =</w:t>
            </w:r>
            <w:r>
              <w:rPr>
                <w:rStyle w:val="NormalTok"/>
              </w:rPr>
              <w:t xml:space="preserve"> nr_info,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arrow =</w:t>
            </w:r>
            <w:r>
              <w:rPr>
                <w:rStyle w:val="NormalTok"/>
              </w:rPr>
              <w:t xml:space="preserve"> grid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arrow</w:t>
            </w:r>
            <w:r>
              <w:rPr>
                <w:rStyle w:val="NormalTok"/>
              </w:rPr>
              <w:t xml:space="preserve">(),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.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lambda,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(lambda),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yend =</w:t>
            </w:r>
            <w:r>
              <w:rPr>
                <w:rStyle w:val="NormalTok"/>
              </w:rPr>
              <w:t xml:space="preserve">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lead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`</w:t>
            </w:r>
            <w:r>
              <w:rPr>
                <w:rStyle w:val="AttributeTok"/>
              </w:rPr>
              <w:t xml:space="preserve">log(likelihood)</w:t>
            </w:r>
            <w:r>
              <w:rPr>
                <w:rStyle w:val="StringTok"/>
              </w:rPr>
              <w:t xml:space="preserve">`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factor</w:t>
            </w:r>
            <w:r>
              <w:rPr>
                <w:rStyle w:val="NormalTok"/>
              </w:rPr>
              <w:t xml:space="preserve">(iteration)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"iteration"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5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18-1.png" id="2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13: Newton-Raphson steps toward the MLE of the Poisson model (</w:t>
            </w:r>
            <w:hyperlink w:anchor="eq-iid-model">
              <w:r>
                <w:rPr>
                  <w:rStyle w:val="Hyperlink"/>
                </w:rPr>
                <w:t xml:space="preserve">Equation 15</w:t>
              </w:r>
            </w:hyperlink>
            <w:r>
              <w:t xml:space="preserve">)</w:t>
            </w:r>
            <w:r>
              <w:t xml:space="preserve"> </w:t>
            </w:r>
            <w:r>
              <w:t xml:space="preserve">for the cyclone data</w:t>
            </w:r>
          </w:p>
          <w:bookmarkEnd w:id="260"/>
        </w:tc>
      </w:tr>
    </w:tbl>
    <w:bookmarkEnd w:id="261"/>
    <w:bookmarkEnd w:id="262"/>
    <w:bookmarkEnd w:id="263"/>
    <w:bookmarkStart w:id="274" w:name="sec-gaussian-mle"/>
    <w:p>
      <w:pPr>
        <w:pStyle w:val="Heading2"/>
      </w:pPr>
      <w:r>
        <w:t xml:space="preserve">3 Maximum likelihood for univariate Gaussian models</w:t>
      </w:r>
    </w:p>
    <w:p>
      <w:pPr>
        <w:pStyle w:val="FirstParagraph"/>
      </w:pPr>
      <w:r>
        <w:t xml:space="preserve">Suppose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the observed values.</w:t>
      </w:r>
      <w:r>
        <w:t xml:space="preserve"> </w:t>
      </w:r>
      <w:r>
        <w:t xml:space="preserve">The parameter vector is</w:t>
      </w:r>
      <w:r>
        <w:t xml:space="preserve"> </w:t>
      </w:r>
      <m:oMath>
        <m:acc>
          <m:accPr>
            <m:chr m:val="̃"/>
          </m:accPr>
          <m:e>
            <m:r>
              <m:t>θ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We treat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 rather than</w:t>
      </w:r>
      <w:r>
        <w:t xml:space="preserve"> </w:t>
      </w:r>
      <m:oMath>
        <m:r>
          <m:t>σ</m:t>
        </m:r>
      </m:oMath>
      <w:r>
        <w:t xml:space="preserve">, as the second parameter,</w:t>
      </w:r>
      <w:r>
        <w:t xml:space="preserve"> </w:t>
      </w:r>
      <w:r>
        <w:t xml:space="preserve">and differentiate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directly.</w:t>
      </w:r>
    </w:p>
    <w:p>
      <w:pPr>
        <w:pStyle w:val="BodyText"/>
      </w:pPr>
      <w:r>
        <w:t xml:space="preserve">By</w:t>
      </w:r>
      <w:r>
        <w:t xml:space="preserve"> </w:t>
      </w:r>
      <w:hyperlink w:anchor="thm-lik-iid">
        <w:r>
          <w:rPr>
            <w:rStyle w:val="Hyperlink"/>
          </w:rPr>
          <w:t xml:space="preserve">Theorem 1</w:t>
        </w:r>
      </w:hyperlink>
      <w:r>
        <w:t xml:space="preserve">, the likelihood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L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∏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r>
            <m:t>2</m:t>
          </m:r>
          <m:r>
            <m:t>π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sup>
          </m:sSup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by</w:t>
      </w:r>
      <w:r>
        <w:t xml:space="preserve"> </w:t>
      </w:r>
      <w:hyperlink w:anchor="thm-loglik-iid">
        <w:r>
          <w:rPr>
            <w:rStyle w:val="Hyperlink"/>
          </w:rPr>
          <w:t xml:space="preserve">Theorem 5</w:t>
        </w:r>
      </w:hyperlink>
      <w:r>
        <w:t xml:space="preserve">, the log-likelihood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each Gaussian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exp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−</m:t>
                          </m:r>
                          <m:f>
                            <m:fPr>
                              <m:type m:val="bar"/>
                            </m:fPr>
                            <m:num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μ</m:t>
                              </m:r>
                              <m:sSup>
                                <m:e>
                                  <m:r>
                                    <m:rPr>
                                      <m:sty m:val="p"/>
                                    </m:rPr>
                                    <m:t>)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num>
                            <m:den>
                              <m:r>
                                <m:t>2</m:t>
                              </m:r>
                              <m:sSup>
                                <m:e>
                                  <m:r>
                                    <m:t>σ</m:t>
                                  </m:r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</m:den>
                          </m:f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264" w:name="the-score-function-2"/>
    <w:p>
      <w:pPr>
        <w:pStyle w:val="Heading3"/>
      </w:pPr>
      <w:r>
        <w:t xml:space="preserve">3.1 The score function</w:t>
      </w:r>
    </w:p>
    <w:p>
      <w:pPr>
        <w:pStyle w:val="FirstParagraph"/>
      </w:pPr>
      <w:r>
        <w:t xml:space="preserve">The score function is the vector of the two partial derivatives: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ℓ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r>
                          <m:t>μ</m:t>
                        </m:r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  <m:mr>
                  <m:e>
                    <m:f>
                      <m:fPr>
                        <m:type m:val="bar"/>
                      </m:fPr>
                      <m:num>
                        <m:r>
                          <m:rPr>
                            <m:sty m:val="p"/>
                          </m:rPr>
                          <m:t>∂</m:t>
                        </m:r>
                      </m:num>
                      <m:den>
                        <m:r>
                          <m:rPr>
                            <m:sty m:val="p"/>
                          </m:rPr>
                          <m:t>∂</m:t>
                        </m:r>
                        <m:sSup>
                          <m:e>
                            <m:r>
                              <m:t>σ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  <m:r>
                      <m:t>ℓ</m:t>
                    </m:r>
                    <m:r>
                      <m:rPr>
                        <m:sty m:val="p"/>
                      </m:rPr>
                      <m:t>(</m:t>
                    </m:r>
                    <m:r>
                      <m:t>μ</m:t>
                    </m:r>
                    <m:r>
                      <m:rPr>
                        <m:sty m:val="p"/>
                      </m:rPr>
                      <m:t>,</m:t>
                    </m:r>
                    <m:sSup>
                      <m:e>
                        <m:r>
                          <m:t>σ</m:t>
                        </m:r>
                      </m:e>
                      <m:sup>
                        <m:r>
                          <m:t>2</m:t>
                        </m:r>
                      </m:sup>
                    </m:sSup>
                    <m:r>
                      <m:rPr>
                        <m:sty m:val="p"/>
                      </m:rPr>
                      <m:t>)</m:t>
                    </m:r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For the first entry,</w:t>
      </w:r>
      <w:r>
        <w:t xml:space="preserve"> </w:t>
      </w:r>
      <w:r>
        <w:t xml:space="preserve">only the last term of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depends on</w:t>
      </w:r>
      <w:r>
        <w:t xml:space="preserve"> </w:t>
      </w:r>
      <m:oMath>
        <m:r>
          <m:t>μ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second entry,</w:t>
      </w:r>
      <w:r>
        <w:t xml:space="preserve"> </w:t>
      </w:r>
      <w:r>
        <w:t xml:space="preserve">write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</w:t>
      </w:r>
      <w:r>
        <w:t xml:space="preserve"> </w:t>
      </w:r>
      <m:oMath>
        <m:r>
          <m:t>v</m:t>
        </m:r>
      </m:oMath>
      <w:r>
        <w:t xml:space="preserve">, so that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v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t>v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t>v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bookmarkEnd w:id="264"/>
    <w:bookmarkStart w:id="265" w:name="mle-of-mu"/>
    <w:p>
      <w:pPr>
        <w:pStyle w:val="Heading3"/>
      </w:pPr>
      <w:r>
        <w:t xml:space="preserve">3.2 MLE of</w:t>
      </w:r>
      <w:r>
        <w:t xml:space="preserve"> </w:t>
      </w:r>
      <m:oMath>
        <m:r>
          <m:t>μ</m:t>
        </m:r>
      </m:oMath>
    </w:p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−</m:t>
              </m:r>
              <m:r>
                <m:t>n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solution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second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n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for every fixed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maximized 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at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</w:p>
    <w:bookmarkEnd w:id="265"/>
    <w:bookmarkStart w:id="271" w:name="sec-gaussian-mle-sigma"/>
    <w:p>
      <w:pPr>
        <w:pStyle w:val="Heading3"/>
      </w:pPr>
      <w:r>
        <w:t xml:space="preserve">3.3 MLE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</w:p>
    <w:bookmarkStart w:id="266" w:name="def-profile-loglik"/>
    <w:p>
      <w:pPr>
        <w:pStyle w:val="FirstParagraph"/>
      </w:pPr>
      <w:r>
        <w:rPr>
          <w:b/>
          <w:bCs/>
        </w:rPr>
        <w:t xml:space="preserve">Definition 20 (Profile log-likelihood)</w:t>
      </w:r>
      <w:r>
        <w:t xml:space="preserve"> </w:t>
      </w:r>
      <w:r>
        <w:t xml:space="preserve">Split a parameter vector into</w:t>
      </w:r>
      <w:r>
        <w:t xml:space="preserve"> </w:t>
      </w:r>
      <m:oMath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for each fixed value 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λ</m:t>
            </m:r>
          </m:e>
        </m:acc>
        <m:r>
          <m:rPr>
            <m:sty m:val="p"/>
          </m:rPr>
          <m:t>(</m:t>
        </m:r>
        <m:r>
          <m:t>ψ</m:t>
        </m:r>
        <m:r>
          <m:rPr>
            <m:sty m:val="p"/>
          </m:rPr>
          <m:t>)</m:t>
        </m:r>
      </m:oMath>
      <w:r>
        <w:t xml:space="preserve"> </w:t>
      </w:r>
      <w:r>
        <w:t xml:space="preserve">maximize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ψ</m:t>
        </m:r>
        <m:r>
          <m:rPr>
            <m:sty m:val="p"/>
          </m:rPr>
          <m:t>,</m:t>
        </m:r>
        <m:r>
          <m:t>λ</m:t>
        </m:r>
        <m:r>
          <m:rPr>
            <m:sty m:val="p"/>
          </m:rPr>
          <m:t>)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 log-likelihood</w:t>
      </w:r>
      <w:r>
        <w:t xml:space="preserve"> </w:t>
      </w:r>
      <w:r>
        <w:t xml:space="preserve">of</w:t>
      </w:r>
      <w:r>
        <w:t xml:space="preserve"> </w:t>
      </w:r>
      <m:oMath>
        <m:r>
          <m:t>ψ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ℓ</m:t>
              </m:r>
            </m:e>
            <m:sub>
              <m:r>
                <m:t>p</m:t>
              </m:r>
            </m:sub>
          </m:sSub>
          <m:r>
            <m:rPr>
              <m:sty m:val="p"/>
            </m:rPr>
            <m:t>(</m:t>
          </m:r>
          <m:r>
            <m:t>ψ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ℓ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ψ</m:t>
              </m:r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t>λ</m:t>
                  </m:r>
                </m:e>
              </m:acc>
              <m:r>
                <m:rPr>
                  <m:sty m:val="p"/>
                </m:rPr>
                <m:t>(</m:t>
              </m:r>
              <m:r>
                <m:t>ψ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266"/>
    <w:bookmarkStart w:id="267" w:name="exm-profile-loglik"/>
    <w:p>
      <w:pPr>
        <w:pStyle w:val="FirstParagraph"/>
      </w:pPr>
      <w:r>
        <w:rPr>
          <w:b/>
          <w:bCs/>
        </w:rPr>
        <w:t xml:space="preserve">Example 13 (Profile log-likelihood of a Gaussian variance)</w:t>
      </w:r>
      <w:r>
        <w:t xml:space="preserve"> </w:t>
      </w:r>
      <w:r>
        <w:t xml:space="preserve">In the Gaussian model,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maximizes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for every value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sec-gaussian-mle">
        <w:r>
          <w:rPr>
            <w:rStyle w:val="Hyperlink"/>
          </w:rPr>
          <w:t xml:space="preserve">Section 3</w:t>
        </w:r>
      </w:hyperlink>
      <w:r>
        <w:t xml:space="preserve">),</w:t>
      </w:r>
      <w:r>
        <w:t xml:space="preserve"> </w:t>
      </w:r>
      <w:r>
        <w:t xml:space="preserve">so the profile log-likelihood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ℓ</m:t>
                  </m:r>
                </m:e>
                <m:sub>
                  <m:r>
                    <m:t>p</m:t>
                  </m:r>
                </m:sub>
              </m:sSub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ℓ</m:t>
              </m:r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profile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(Gaussian log-likelihood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267"/>
    <w:p>
      <w:pPr>
        <w:pStyle w:val="FirstParagraph"/>
      </w:pPr>
      <w:r>
        <w:t xml:space="preserve">Setting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  <m:r>
          <m:t>ℓ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 the maximizer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,</w:t>
      </w:r>
      <w:r>
        <w:t xml:space="preserve"> </w:t>
      </w:r>
      <w:r>
        <w:t xml:space="preserve">which does not depend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maximizes the</w:t>
      </w:r>
      <w:r>
        <w:t xml:space="preserve"> </w:t>
      </w:r>
      <w:hyperlink w:anchor="def-profile-loglik">
        <w:r>
          <w:rPr>
            <w:rStyle w:val="Hyperlink"/>
          </w:rPr>
          <w:t xml:space="preserve">profile log-likelihood</w:t>
        </w:r>
      </w:hyperlink>
      <w:r>
        <w:t xml:space="preserve"> </w:t>
      </w:r>
      <w:r>
        <w:t xml:space="preserve">of</w:t>
      </w:r>
      <w:r>
        <w:t xml:space="preserve"> </w:t>
      </w:r>
      <w:hyperlink w:anchor="exm-profile-loglik">
        <w:r>
          <w:rPr>
            <w:rStyle w:val="Hyperlink"/>
          </w:rPr>
          <w:t xml:space="preserve">Example 13</w:t>
        </w:r>
      </w:hyperlink>
      <w:r>
        <w:t xml:space="preserve">, and gives: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rPr>
                  <m:nor/>
                  <m:sty m:val="p"/>
                </m:rPr>
                <m:t>ML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The profile log-likelihood,</w:t>
      </w:r>
      <w:r>
        <w:t xml:space="preserve"> </w:t>
      </w:r>
      <m:oMath>
        <m:sSub>
          <m:e>
            <m:r>
              <m:t>ℓ</m:t>
            </m:r>
          </m:e>
          <m:sub>
            <m:r>
              <m:t>p</m:t>
            </m:r>
          </m:sub>
        </m:sSub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t>π</m:t>
            </m:r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n</m:t>
            </m:r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</m:num>
          <m:den>
            <m:r>
              <m:t>2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increases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&lt;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and decreases 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because its derivative,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t>​</m:t>
        </m:r>
        <m:d>
          <m:dPr>
            <m:begChr m:val="("/>
            <m:sepChr m:val=""/>
            <m:endChr m:val=")"/>
            <m:grow/>
          </m:dPr>
          <m:e>
            <m:sSub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−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the sign of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−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,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)</m:t>
        </m:r>
      </m:oMath>
      <w:r>
        <w:t xml:space="preserve"> </w:t>
      </w:r>
      <w:r>
        <w:t xml:space="preserve">is the global maximizer,</w:t>
      </w:r>
      <w:r>
        <w:t xml:space="preserve"> </w:t>
      </w:r>
      <w:r>
        <w:t xml:space="preserve">provided the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are not all equal.</w:t>
      </w:r>
    </w:p>
    <w:bookmarkStart w:id="268" w:name="rem-gaussian-variance-precision"/>
    <w:p>
      <w:pPr>
        <w:pStyle w:val="BodyText"/>
      </w:pPr>
      <w:r>
        <w:rPr>
          <w:i/>
          <w:iCs/>
        </w:rPr>
        <w:t xml:space="preserve">Remark 11</w:t>
      </w:r>
      <w:r>
        <w:t xml:space="preserve"> (Differentiating with respect to the variance or the precision). </w:t>
      </w:r>
      <w:r>
        <w:t xml:space="preserve">Differentiating with respect to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as a single variable,</w:t>
      </w:r>
      <w:r>
        <w:t xml:space="preserve"> </w:t>
      </w:r>
      <w:r>
        <w:t xml:space="preserve">rather than with respect to</w:t>
      </w:r>
      <w:r>
        <w:t xml:space="preserve"> </w:t>
      </w:r>
      <m:oMath>
        <m:r>
          <m:t>σ</m:t>
        </m:r>
      </m:oMath>
      <w:r>
        <w:t xml:space="preserve">, keeps the algebra short.</w:t>
      </w:r>
      <w:r>
        <w:t xml:space="preserve"> </w:t>
      </w:r>
      <w:r>
        <w:t xml:space="preserve">Replacing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with the precision</w:t>
      </w:r>
      <w:r>
        <w:t xml:space="preserve"> </w:t>
      </w:r>
      <m:oMath>
        <m:r>
          <m:t>τ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and differentiating with respect to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can be shorter still,</w:t>
      </w:r>
      <w:r>
        <w:t xml:space="preserve"> </w:t>
      </w:r>
      <w:r>
        <w:t xml:space="preserve">because</w:t>
      </w:r>
      <w:r>
        <w:t xml:space="preserve"> </w:t>
      </w:r>
      <m:oMath>
        <m:r>
          <m:t>τ</m:t>
        </m:r>
      </m:oMath>
      <w:r>
        <w:t xml:space="preserve"> </w:t>
      </w:r>
      <w:r>
        <w:t xml:space="preserve">enters the log-likelihood as</w:t>
      </w:r>
      <w:r>
        <w:t xml:space="preserve"> </w:t>
      </w:r>
      <m:oMath>
        <m:f>
          <m:fPr>
            <m:type m:val="bar"/>
          </m:fPr>
          <m:num>
            <m:r>
              <m:t>n</m:t>
            </m:r>
          </m:num>
          <m:den>
            <m:r>
              <m:t>2</m:t>
            </m:r>
          </m:den>
        </m:f>
        <m:r>
          <m:rPr>
            <m:sty m:val="p"/>
          </m:rPr>
          <m:t>log</m:t>
        </m:r>
        <m:r>
          <m:t>τ</m:t>
        </m:r>
        <m:r>
          <m:rPr>
            <m:sty m:val="p"/>
          </m:rPr>
          <m:t>−</m:t>
        </m:r>
        <m:f>
          <m:fPr>
            <m:type m:val="bar"/>
          </m:fPr>
          <m:num>
            <m:r>
              <m:t>τ</m:t>
            </m:r>
          </m:num>
          <m:den>
            <m:r>
              <m:t>2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By the invariance of maximum likelihood estimates,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τ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268"/>
    <w:bookmarkStart w:id="270" w:name="rem-gaussian-mle-sigma-bias"/>
    <w:p>
      <w:pPr>
        <w:pStyle w:val="BodyText"/>
      </w:pPr>
      <w:r>
        <w:rPr>
          <w:i/>
          <w:iCs/>
        </w:rPr>
        <w:t xml:space="preserve">Remark 12</w:t>
      </w:r>
      <w:r>
        <w:t xml:space="preserve"> (The Gaussian variance MLE is biased). </w:t>
      </w:r>
      <w:r>
        <w:t xml:space="preserve">This MLE divides by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so it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269">
        <w:r>
          <w:rPr>
            <w:rStyle w:val="Hyperlink"/>
          </w:rPr>
          <w:t xml:space="preserve">bias of the divide-by-</w:t>
        </w:r>
        <m:oMath>
          <m:r>
            <m:t>n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estimator</w:t>
        </w:r>
      </w:hyperlink>
      <w:r>
        <w:t xml:space="preserve">).</w:t>
      </w:r>
    </w:p>
    <w:bookmarkEnd w:id="270"/>
    <w:bookmarkEnd w:id="271"/>
    <w:bookmarkStart w:id="272" w:name="second-derivatives"/>
    <w:p>
      <w:pPr>
        <w:pStyle w:val="Heading3"/>
      </w:pPr>
      <w:r>
        <w:t xml:space="preserve">3.4 Second derivatives</w:t>
      </w:r>
    </w:p>
    <w:p>
      <w:pPr>
        <w:pStyle w:val="FirstParagraph"/>
      </w:pPr>
      <w:r>
        <w:t xml:space="preserve">The remaining second derivatives 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f>
                <m:fPr>
                  <m:type m:val="bar"/>
                </m:fPr>
                <m:num>
                  <m:sSup>
                    <m:e>
                      <m:r>
                        <m:rPr>
                          <m:sty m:val="p"/>
                        </m:rPr>
                        <m:t>∂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t>ℓ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  <m:r>
                    <m:t> </m:t>
                  </m:r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(differentiate the score for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(chain-rule result from the score for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</m:eqArr>
        </m:oMath>
      </m:oMathPara>
    </w:p>
    <w:p>
      <w:pPr>
        <w:pStyle w:val="FirstParagraph"/>
      </w:pPr>
      <w:r>
        <w:t xml:space="preserve">At the MLE,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n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(writing</w:t>
      </w:r>
      <w:r>
        <w:t xml:space="preserve"> </w:t>
      </w:r>
      <m:oMath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</m:oMath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  <m:e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rPr>
                                  <m:sty m:val="p"/>
                                </m:rPr>
                                <m:t>∂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  <m:r>
                            <m:t>ℓ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t>μ</m:t>
                          </m:r>
                          <m:r>
                            <m:t> </m:t>
                          </m:r>
                          <m:r>
                            <m:rPr>
                              <m:sty m:val="p"/>
                            </m:rPr>
                            <m:t>∂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</m:e>
                <m:sub>
                  <m:r>
                    <m:rPr>
                      <m:nor/>
                      <m:sty m:val="p"/>
                    </m:rPr>
                    <m:t>MLE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zero)</m:t>
              </m:r>
            </m:e>
          </m:eqArr>
        </m:oMath>
      </m:oMathPara>
    </w:p>
    <w:bookmarkEnd w:id="272"/>
    <w:bookmarkStart w:id="273" w:name="sec-covariance-matrix"/>
    <w:p>
      <w:pPr>
        <w:pStyle w:val="Heading3"/>
      </w:pPr>
      <w:r>
        <w:t xml:space="preserve">3.5 Information matrix and standard errors</w:t>
      </w:r>
    </w:p>
    <w:p>
      <w:pPr>
        <w:pStyle w:val="FirstParagraph"/>
      </w:pPr>
      <w:r>
        <w:t xml:space="preserve">Collecting the second derivatives at the MLE,</w:t>
      </w:r>
      <w:r>
        <w:t xml:space="preserve"> </w:t>
      </w:r>
      <w:r>
        <w:t xml:space="preserve">the</w:t>
      </w:r>
      <w:r>
        <w:t xml:space="preserve"> </w:t>
      </w:r>
      <w:hyperlink w:anchor="def-oinf">
        <w:r>
          <w:rPr>
            <w:rStyle w:val="Hyperlink"/>
          </w:rPr>
          <w:t xml:space="preserve">observed information</w:t>
        </w:r>
      </w:hyperlink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t>I</m:t>
          </m:r>
          <m:r>
            <m:rPr>
              <m:sty m:val="p"/>
            </m:rPr>
            <m:t>(</m:t>
          </m:r>
          <m:acc>
            <m:accPr>
              <m:chr m:val="̂"/>
            </m:accPr>
            <m:e>
              <m:r>
                <m:t>μ</m:t>
              </m:r>
            </m:e>
          </m:acc>
          <m:r>
            <m:rPr>
              <m:sty m:val="p"/>
            </m:rPr>
            <m:t>,</m:t>
          </m:r>
          <m:s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n</m:t>
                        </m:r>
                      </m:num>
                      <m:den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Its diagonal entries are positive and its off-diagonal entries are zero,</w:t>
      </w:r>
      <w:r>
        <w:t xml:space="preserve"> </w:t>
      </w:r>
      <w:r>
        <w:t xml:space="preserve">so it is positive definite,</w:t>
      </w:r>
      <w:r>
        <w:t xml:space="preserve"> </w:t>
      </w:r>
      <w:r>
        <w:t xml:space="preserve">consistent with the MLE being a maximum.</w:t>
      </w:r>
      <w:r>
        <w:t xml:space="preserve"> </w:t>
      </w:r>
      <w:r>
        <w:t xml:space="preserve">The inverse of a diagonal matrix inverts each diagonal entry, so: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I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acc>
                        <m:accPr>
                          <m:chr m:val="̂"/>
                        </m:accPr>
                        <m:e>
                          <m:r>
                            <m:t>σ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sSup>
                          <m:e>
                            <m:acc>
                              <m:accPr>
                                <m:chr m:val="̂"/>
                              </m:accPr>
                              <m:e>
                                <m:r>
                                  <m:t>σ</m:t>
                                </m:r>
                              </m:e>
                            </m:acc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f>
                      <m:fPr>
                        <m:type m:val="bar"/>
                      </m:fPr>
                      <m:num>
                        <m:r>
                          <m:t>2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p>
                              <m:e>
                                <m:acc>
                                  <m:accPr>
                                    <m:chr m:val="̂"/>
                                  </m:accPr>
                                  <m:e>
                                    <m:r>
                                      <m:t>σ</m:t>
                                    </m:r>
                                  </m:e>
                                </m:acc>
                              </m:e>
                              <m:sup>
                                <m:r>
                                  <m:t>2</m:t>
                                </m:r>
                              </m:sup>
                            </m:sSup>
                          </m:e>
                        </m:d>
                        <m:sSup>
                          <m:e>
                            <m:r>
                              <m:t>​</m:t>
                            </m:r>
                          </m:e>
                          <m:sup>
                            <m:r>
                              <m:t>2</m:t>
                            </m:r>
                          </m:sup>
                        </m:sSup>
                      </m:num>
                      <m:den>
                        <m:r>
                          <m:t>n</m:t>
                        </m:r>
                      </m:den>
                    </m:f>
                  </m:e>
                </m:mr>
              </m:m>
            </m:e>
          </m:d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dist-mle">
        <w:r>
          <w:rPr>
            <w:rStyle w:val="Hyperlink"/>
          </w:rPr>
          <w:t xml:space="preserve">Theorem 17</w:t>
        </w:r>
      </w:hyperlink>
      <w:r>
        <w:t xml:space="preserve">,</w:t>
      </w:r>
      <w:r>
        <w:t xml:space="preserve"> </w:t>
      </w:r>
      <w:r>
        <w:t xml:space="preserve">the estimated standard errors are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acc>
          <m:accPr>
            <m:chr m:val="̂"/>
          </m:accPr>
          <m:e>
            <m:r>
              <m:t>σ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/>
        </m:r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acc>
                  <m:accPr>
                    <m:chr m:val="̂"/>
                  </m:accPr>
                  <m:e>
                    <m:r>
                      <m:t>σ</m:t>
                    </m:r>
                  </m:e>
                </m:acc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p>
            <m:r>
              <m:t>2</m:t>
            </m:r>
          </m:sup>
        </m:sSup>
        <m:rad>
          <m:radPr>
            <m:degHide m:val="on"/>
          </m:radPr>
          <m:deg/>
          <m:e>
            <m:r>
              <m:t>2</m:t>
            </m:r>
            <m:r>
              <m:rPr>
                <m:sty m:val="p"/>
              </m:rPr>
              <m:t>/</m:t>
            </m:r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and the two estimates are approximately uncorrelated in large samples.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(Casella and Berger 2002, Example 7.2.12)</w:t>
      </w:r>
      <w:r>
        <w:t xml:space="preserve">.</w:t>
      </w:r>
    </w:p>
    <w:bookmarkEnd w:id="273"/>
    <w:bookmarkEnd w:id="274"/>
    <w:bookmarkStart w:id="320" w:name="sec-hers-mle-example"/>
    <w:p>
      <w:pPr>
        <w:pStyle w:val="Heading2"/>
      </w:pPr>
      <w:r>
        <w:t xml:space="preserve">4 Example: hormone therapy study</w:t>
      </w:r>
    </w:p>
    <w:p>
      <w:pPr>
        <w:pStyle w:val="FirstParagraph"/>
      </w:pPr>
      <w:r>
        <w:t xml:space="preserve">This example fits a Gaussian model to real data by maximum likelihood,</w:t>
      </w:r>
      <w:r>
        <w:t xml:space="preserve"> </w:t>
      </w:r>
      <w:r>
        <w:t xml:space="preserve">and then uses simulation to examine</w:t>
      </w:r>
      <w:r>
        <w:t xml:space="preserve"> </w:t>
      </w:r>
      <w:r>
        <w:t xml:space="preserve">the properties of maximum likelihood estimation for that model.</w:t>
      </w:r>
    </w:p>
    <w:bookmarkStart w:id="280" w:name="data"/>
    <w:p>
      <w:pPr>
        <w:pStyle w:val="Heading3"/>
      </w:pPr>
      <w:r>
        <w:t xml:space="preserve">4.1 Data</w:t>
      </w:r>
    </w:p>
    <w:p>
      <w:pPr>
        <w:pStyle w:val="FirstParagraph"/>
      </w:pPr>
      <w:r>
        <w:t xml:space="preserve">The</w:t>
      </w:r>
      <w:r>
        <w:t xml:space="preserve"> </w:t>
      </w:r>
      <w:r>
        <w:t xml:space="preserve">“heart and estrogen/progestin study”</w:t>
      </w:r>
      <w:r>
        <w:t xml:space="preserve"> </w:t>
      </w:r>
      <w:r>
        <w:t xml:space="preserve">(HERS) was a clinical</w:t>
      </w:r>
      <w:r>
        <w:t xml:space="preserve"> </w:t>
      </w:r>
      <w:r>
        <w:t xml:space="preserve">trial of hormone therapy for prevention of recurrent heart attacks and</w:t>
      </w:r>
      <w:r>
        <w:t xml:space="preserve"> </w:t>
      </w:r>
      <w:r>
        <w:t xml:space="preserve">death among 2,763 post-menopausal women with existing coronary heart disease</w:t>
      </w:r>
      <w:r>
        <w:t xml:space="preserve"> </w:t>
      </w:r>
      <w:r>
        <w:t xml:space="preserve">(CHD)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trial was conducted at 20 US clinical centers.</w:t>
      </w:r>
      <w:r>
        <w:t xml:space="preserve"> </w:t>
      </w:r>
      <w:r>
        <w:t xml:space="preserve">Participants were randomized to receive either conjugated equine estrogens</w:t>
      </w:r>
      <w:r>
        <w:t xml:space="preserve"> </w:t>
      </w:r>
      <w:r>
        <w:t xml:space="preserve">(0.625 mg/day) plus medroxyprogesterone acetate (2.5 mg/day)</w:t>
      </w:r>
      <w:r>
        <w:t xml:space="preserve"> </w:t>
      </w:r>
      <w:r>
        <w:t xml:space="preserve">or a matching placebo</w:t>
      </w:r>
      <w:r>
        <w:t xml:space="preserve"> </w:t>
      </w:r>
      <w:r>
        <w:t xml:space="preserve">(Hulley et al. 1998)</w:t>
      </w:r>
      <w:r>
        <w:t xml:space="preserve">.</w:t>
      </w:r>
      <w:r>
        <w:t xml:space="preserve"> </w:t>
      </w:r>
      <w:r>
        <w:t xml:space="preserve">Women were followed for an average of 4.1 years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The primary outcome was nonfatal myocardial infarction or CHD death</w:t>
      </w:r>
      <w:r>
        <w:t xml:space="preserve"> </w:t>
      </w:r>
      <w:r>
        <w:t xml:space="preserve">(Hulley et al. 1998)</w:t>
      </w:r>
      <w:r>
        <w:t xml:space="preserve">.</w:t>
      </w:r>
    </w:p>
    <w:p>
      <w:pPr>
        <w:pStyle w:val="BodyText"/>
      </w:pPr>
      <w:r>
        <w:t xml:space="preserve">We model the distribution of fasting glucose</w:t>
      </w:r>
      <w:r>
        <w:t xml:space="preserve"> </w:t>
      </w:r>
      <w:r>
        <w:t xml:space="preserve">among HERS participants who do not have diabetes and do not exercise.</w:t>
      </w:r>
    </w:p>
    <w:p>
      <w:pPr>
        <w:pStyle w:val="BodyText"/>
      </w:pPr>
      <w:r>
        <w:t xml:space="preserve">The HERS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"https://regression.ucsf.edu/sites/g/files/tkssra16191/files/wysiwyg/home/data/hersdata.dta"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</w:t>
      </w:r>
      <w:r>
        <w:t xml:space="preserve"> </w:t>
      </w:r>
      <w:r>
        <w:t xml:space="preserve">(</w:t>
      </w:r>
      <w:hyperlink w:anchor="tbl-HERS">
        <w:r>
          <w:rPr>
            <w:rStyle w:val="Hyperlink"/>
          </w:rPr>
          <w:t xml:space="preserve">Table 6</w:t>
        </w:r>
      </w:hyperlink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5" w:name="tbl-HER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6: The first rows of the HERS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rmb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haven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zap_labels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head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CommentTok"/>
              </w:rPr>
              <w:t xml:space="preserve">#&gt; # A tibble: 6 × 37</w:t>
            </w:r>
            <w:r>
              <w:br/>
            </w:r>
            <w:r>
              <w:rPr>
                <w:rStyle w:val="CommentTok"/>
              </w:rPr>
              <w:t xml:space="preserve">#&gt;      HT   age raceth nonwhite smoking drinkany exercise physact globrat poorfair</w:t>
            </w:r>
            <w:r>
              <w:br/>
            </w:r>
            <w:r>
              <w:rPr>
                <w:rStyle w:val="CommentTok"/>
              </w:rPr>
              <w:t xml:space="preserve">#&gt;   &lt;dbl&gt; &lt;dbl&gt;  &lt;dbl&gt;    &lt;dbl&gt;   &lt;dbl&gt;    &lt;dbl&gt;    &lt;dbl&gt;   &lt;dbl&gt;   &lt;dbl&gt;    &lt;dbl&gt;</w:t>
            </w:r>
            <w:r>
              <w:br/>
            </w:r>
            <w:r>
              <w:rPr>
                <w:rStyle w:val="CommentTok"/>
              </w:rPr>
              <w:t xml:space="preserve">#&gt; 1     0    70      2        1       0        0        0       5       3        0</w:t>
            </w:r>
            <w:r>
              <w:br/>
            </w:r>
            <w:r>
              <w:rPr>
                <w:rStyle w:val="CommentTok"/>
              </w:rPr>
              <w:t xml:space="preserve">#&gt; 2     0    62      2        1       0        0        0       1       3        0</w:t>
            </w:r>
            <w:r>
              <w:br/>
            </w:r>
            <w:r>
              <w:rPr>
                <w:rStyle w:val="CommentTok"/>
              </w:rPr>
              <w:t xml:space="preserve">#&gt; 3     1    69      1        0       0        0        0       3       3        0</w:t>
            </w:r>
            <w:r>
              <w:br/>
            </w:r>
            <w:r>
              <w:rPr>
                <w:rStyle w:val="CommentTok"/>
              </w:rPr>
              <w:t xml:space="preserve">#&gt; 4     0    64      1        0       1        1        0       1       3        0</w:t>
            </w:r>
            <w:r>
              <w:br/>
            </w:r>
            <w:r>
              <w:rPr>
                <w:rStyle w:val="CommentTok"/>
              </w:rPr>
              <w:t xml:space="preserve">#&gt; 5     0    65      1        0       0        0        0       2       3        0</w:t>
            </w:r>
            <w:r>
              <w:br/>
            </w:r>
            <w:r>
              <w:rPr>
                <w:rStyle w:val="CommentTok"/>
              </w:rPr>
              <w:t xml:space="preserve">#&gt; 6     1    68      2        1       0        1        0       3       3        0</w:t>
            </w:r>
            <w:r>
              <w:br/>
            </w:r>
            <w:r>
              <w:rPr>
                <w:rStyle w:val="CommentTok"/>
              </w:rPr>
              <w:t xml:space="preserve">#&gt; # ℹ 27 more variables: medcond &lt;dbl&gt;, htnmeds &lt;dbl&gt;, statins &lt;dbl&gt;,</w:t>
            </w:r>
            <w:r>
              <w:br/>
            </w:r>
            <w:r>
              <w:rPr>
                <w:rStyle w:val="CommentTok"/>
              </w:rPr>
              <w:t xml:space="preserve">#&gt; #   diabetes &lt;dbl&gt;, dmpills &lt;dbl&gt;, insulin &lt;dbl&gt;, weight &lt;dbl&gt;, BMI &lt;dbl&gt;,</w:t>
            </w:r>
            <w:r>
              <w:br/>
            </w:r>
            <w:r>
              <w:rPr>
                <w:rStyle w:val="CommentTok"/>
              </w:rPr>
              <w:t xml:space="preserve">#&gt; #   waist &lt;dbl&gt;, WHR &lt;dbl&gt;, glucose &lt;dbl&gt;, weight1 &lt;dbl&gt;, BMI1 &lt;dbl&gt;,</w:t>
            </w:r>
            <w:r>
              <w:br/>
            </w:r>
            <w:r>
              <w:rPr>
                <w:rStyle w:val="CommentTok"/>
              </w:rPr>
              <w:t xml:space="preserve">#&gt; #   waist1 &lt;dbl&gt;, WHR1 &lt;dbl&gt;, glucose1 &lt;dbl&gt;, tchol &lt;dbl&gt;, LDL &lt;dbl&gt;,</w:t>
            </w:r>
            <w:r>
              <w:br/>
            </w:r>
            <w:r>
              <w:rPr>
                <w:rStyle w:val="CommentTok"/>
              </w:rPr>
              <w:t xml:space="preserve">#&gt; #   HDL &lt;dbl&gt;, TG &lt;dbl&gt;, tchol1 &lt;dbl&gt;, LDL1 &lt;dbl&gt;, HDL1 &lt;dbl&gt;, TG1 &lt;dbl&gt;,</w:t>
            </w:r>
            <w:r>
              <w:br/>
            </w:r>
            <w:r>
              <w:rPr>
                <w:rStyle w:val="CommentTok"/>
              </w:rPr>
              <w:t xml:space="preserve">#&gt; #   SBP &lt;dbl&gt;, DBP &lt;dbl&gt;, age10 &lt;dbl&gt;</w:t>
            </w:r>
          </w:p>
          <w:bookmarkEnd w:id="275"/>
        </w:tc>
      </w:tr>
    </w:tbl>
    <w:p>
      <w:pPr>
        <w:pStyle w:val="FirstParagraph"/>
      </w:pPr>
      <w:r>
        <w:t xml:space="preserve">To keep the likelihood graphs readable,</w:t>
      </w:r>
      <w:r>
        <w:t xml:space="preserve"> </w:t>
      </w:r>
      <w:r>
        <w:t xml:space="preserve">we use only the first 100 eligible participants</w:t>
      </w:r>
      <w:r>
        <w:t xml:space="preserve"> </w:t>
      </w:r>
      <w:r>
        <w:t xml:space="preserve">(</w:t>
      </w:r>
      <w:hyperlink w:anchor="fig-hers-glucose-hist">
        <w:r>
          <w:rPr>
            <w:rStyle w:val="Hyperlink"/>
          </w:rPr>
          <w:t xml:space="preserve">Figure 14</w:t>
        </w:r>
      </w:hyperlink>
      <w:r>
        <w:t xml:space="preserve">);</w:t>
      </w:r>
      <w:r>
        <w:t xml:space="preserve"> </w:t>
      </w:r>
      <w:r>
        <w:t xml:space="preserve">with the whole subset, the likelihood would be too concentrated</w:t>
      </w:r>
      <w:r>
        <w:t xml:space="preserve"> </w:t>
      </w:r>
      <w:r>
        <w:t xml:space="preserve">to graph clearly.</w:t>
      </w:r>
    </w:p>
    <w:p>
      <w:pPr>
        <w:pStyle w:val="SourceCode"/>
      </w:pPr>
      <w:r>
        <w:rPr>
          <w:rStyle w:val="NormalTok"/>
        </w:rPr>
        <w:t xml:space="preserve">n_obs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br/>
      </w:r>
      <w:r>
        <w:rPr>
          <w:rStyle w:val="NormalTok"/>
        </w:rPr>
        <w:t xml:space="preserve">data1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hers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diabetes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exercise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(n_obs)</w:t>
      </w:r>
      <w:r>
        <w:br/>
      </w:r>
      <w:r>
        <w:br/>
      </w:r>
      <w:r>
        <w:rPr>
          <w:rStyle w:val="NormalTok"/>
        </w:rPr>
        <w:t xml:space="preserve">glucose_data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glucose</w:t>
      </w:r>
      <w:r>
        <w:br/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(glucose_data)</w:t>
      </w:r>
      <w:r>
        <w:br/>
      </w:r>
      <w:r>
        <w:rPr>
          <w:rStyle w:val="CommentTok"/>
        </w:rPr>
        <w:t xml:space="preserve">#&gt;    Min. 1st Qu.  Median    Mean 3rd Qu.    Max. </w:t>
      </w:r>
      <w:r>
        <w:br/>
      </w:r>
      <w:r>
        <w:rPr>
          <w:rStyle w:val="CommentTok"/>
        </w:rPr>
        <w:t xml:space="preserve">#&gt;    80.0    91.5    98.0    98.7   105.0   125.0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79" w:name="fig-hers-glucose-his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OtherTok"/>
              </w:rPr>
              <w:t xml:space="preserve">&lt;-</w:t>
            </w:r>
            <w:r>
              <w:br/>
            </w:r>
            <w:r>
              <w:rPr>
                <w:rStyle w:val="NormalTok"/>
              </w:rPr>
              <w:t xml:space="preserve">  data1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after_stat</w:t>
            </w:r>
            <w:r>
              <w:rPr>
                <w:rStyle w:val="NormalTok"/>
              </w:rPr>
              <w:t xml:space="preserve">(density)),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20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"Fasting glucose (mg/dL)"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br/>
            </w:r>
            <w:r>
              <w:rPr>
                <w:rStyle w:val="FunctionTok"/>
              </w:rPr>
              <w:t xml:space="preserve">print</w:t>
            </w:r>
            <w:r>
              <w:rPr>
                <w:rStyle w:val="NormalTok"/>
              </w:rPr>
              <w:t xml:space="preserve">(plot1)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77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2-1.png" id="2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14: Fasting glucose among 100 HERS participants without diabetes who do not exercise</w:t>
            </w:r>
          </w:p>
          <w:bookmarkEnd w:id="279"/>
        </w:tc>
      </w:tr>
    </w:tbl>
    <w:p>
      <w:pPr>
        <w:pStyle w:val="BodyText"/>
      </w:pPr>
      <w:r>
        <w:t xml:space="preserve">The histogram is irregular, as histograms of 100 observations often are,</w:t>
      </w:r>
      <w:r>
        <w:t xml:space="preserve"> </w:t>
      </w:r>
      <w:r>
        <w:t xml:space="preserve">with a somewhat longer right tail than left tail.</w:t>
      </w:r>
      <w:r>
        <w:t xml:space="preserve"> </w:t>
      </w:r>
      <w:r>
        <w:t xml:space="preserve">A Gaussian model is a rough but usable starting point.</w:t>
      </w:r>
    </w:p>
    <w:bookmarkEnd w:id="280"/>
    <w:bookmarkStart w:id="285" w:name="maximum-likelihood-estimates"/>
    <w:p>
      <w:pPr>
        <w:pStyle w:val="Heading3"/>
      </w:pPr>
      <w:r>
        <w:t xml:space="preserve">4.2 Maximum likelihood estimates</w:t>
      </w:r>
    </w:p>
    <w:p>
      <w:pPr>
        <w:pStyle w:val="FirstParagraph"/>
      </w:pPr>
      <w:r>
        <w:t xml:space="preserve">By the</w:t>
      </w:r>
      <w:r>
        <w:t xml:space="preserve"> </w:t>
      </w:r>
      <w:hyperlink w:anchor="sec-gaussian-mle">
        <w:r>
          <w:rPr>
            <w:rStyle w:val="Hyperlink"/>
          </w:rPr>
          <w:t xml:space="preserve">Gaussian MLEs</w:t>
        </w:r>
      </w:hyperlink>
      <w:r>
        <w:t xml:space="preserve">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  <m:sup>
            <m:r>
              <m:t>2</m:t>
            </m:r>
          </m:sup>
        </m:sSubSup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SourceCode"/>
      </w:pPr>
      <w:r>
        <w:rPr>
          <w:rStyle w:val="NormalTok"/>
        </w:rPr>
        <w:t xml:space="preserve">mu_hat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(glucose_data)</w:t>
      </w:r>
      <w:r>
        <w:br/>
      </w:r>
      <w:r>
        <w:rPr>
          <w:rStyle w:val="NormalTok"/>
        </w:rPr>
        <w:t xml:space="preserve">sigma_sq_hat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((glucose_data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mu_hat)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sigma_hat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(sigma_sq_hat)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sigma_sq_hat =</w:t>
      </w:r>
      <w:r>
        <w:rPr>
          <w:rStyle w:val="NormalTok"/>
        </w:rPr>
        <w:t xml:space="preserve"> sigma_sq_hat)</w:t>
      </w:r>
      <w:r>
        <w:br/>
      </w:r>
      <w:r>
        <w:rPr>
          <w:rStyle w:val="CommentTok"/>
        </w:rPr>
        <w:t xml:space="preserve">#&gt;       mu_hat sigma_sq_hat </w:t>
      </w:r>
      <w:r>
        <w:br/>
      </w:r>
      <w:r>
        <w:rPr>
          <w:rStyle w:val="CommentTok"/>
        </w:rPr>
        <w:t xml:space="preserve">#&gt;       98.660      104.744</w:t>
      </w:r>
    </w:p>
    <w:p>
      <w:pPr>
        <w:pStyle w:val="FirstParagraph"/>
      </w:pPr>
      <w:hyperlink w:anchor="fig-hers-fitted">
        <w:r>
          <w:rPr>
            <w:rStyle w:val="Hyperlink"/>
          </w:rPr>
          <w:t xml:space="preserve">Figure 15</w:t>
        </w:r>
      </w:hyperlink>
      <w:r>
        <w:t xml:space="preserve"> </w:t>
      </w:r>
      <w:r>
        <w:t xml:space="preserve">superimposes the fitted Gaussian density on the histogram.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84" w:name="fig-hers-fitted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plot1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(x) </w:t>
            </w:r>
            <w:r>
              <w:rPr>
                <w:rStyle w:val="FunctionTok"/>
              </w:rPr>
              <w:t xml:space="preserve">dnorm</w:t>
            </w:r>
            <w:r>
              <w:rPr>
                <w:rStyle w:val="NormalTok"/>
              </w:rPr>
              <w:t xml:space="preserve">(x, </w:t>
            </w:r>
            <w:r>
              <w:rPr>
                <w:rStyle w:val="AttributeTok"/>
              </w:rPr>
              <w:t xml:space="preserve">mean =</w:t>
            </w:r>
            <w:r>
              <w:rPr>
                <w:rStyle w:val="NormalTok"/>
              </w:rPr>
              <w:t xml:space="preserve"> mu_hat, </w:t>
            </w:r>
            <w:r>
              <w:rPr>
                <w:rStyle w:val="AttributeTok"/>
              </w:rPr>
              <w:t xml:space="preserve">sd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282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24-1.png" id="2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8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15: Fasting glucose, with the fitted Gaussian density in red</w:t>
            </w:r>
          </w:p>
          <w:bookmarkEnd w:id="284"/>
        </w:tc>
      </w:tr>
    </w:tbl>
    <w:p>
      <w:pPr>
        <w:pStyle w:val="BodyText"/>
      </w:pPr>
      <w:r>
        <w:t xml:space="preserve">The fitted curve follows the overall shape of the histogram,</w:t>
      </w:r>
      <w:r>
        <w:t xml:space="preserve"> </w:t>
      </w:r>
      <w:r>
        <w:t xml:space="preserve">but it underestimates the frequency of values between 110 and 122 mg/dL,</w:t>
      </w:r>
      <w:r>
        <w:t xml:space="preserve"> </w:t>
      </w:r>
      <w:r>
        <w:t xml:space="preserve">consistent with the histogram’s longer right tail.</w:t>
      </w:r>
    </w:p>
    <w:bookmarkEnd w:id="285"/>
    <w:bookmarkStart w:id="304" w:name="likelihood-and-log-likelihood-functions"/>
    <w:p>
      <w:pPr>
        <w:pStyle w:val="Heading3"/>
      </w:pPr>
      <w:r>
        <w:t xml:space="preserve">4.3 Likelihood and log-likelihood functions</w:t>
      </w:r>
    </w:p>
    <w:p>
      <w:pPr>
        <w:pStyle w:val="FirstParagraph"/>
      </w:pPr>
      <w:r>
        <w:t xml:space="preserve">It is numerically better to compute the log-likelihood first</w:t>
      </w:r>
      <w:r>
        <w:t xml:space="preserve"> </w:t>
      </w:r>
      <w:r>
        <w:t xml:space="preserve">and exponentiate it to get the likelihood,</w:t>
      </w:r>
      <w:r>
        <w:t xml:space="preserve"> </w:t>
      </w:r>
      <w:r>
        <w:t xml:space="preserve">because a product of 100 densities can underflow to zero:</w:t>
      </w:r>
    </w:p>
    <w:p>
      <w:pPr>
        <w:pStyle w:val="SourceCode"/>
      </w:pPr>
      <w:r>
        <w:rPr>
          <w:rStyle w:val="NormalTok"/>
        </w:rPr>
        <w:t xml:space="preserve">loglik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(mu, sigma, x)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normalizing_constant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n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pi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written with sum(x), sum(x^2) so that `mu` can be a vector of values:</w:t>
      </w:r>
      <w:r>
        <w:br/>
      </w:r>
      <w:r>
        <w:rPr>
          <w:rStyle w:val="NormalTok"/>
        </w:rPr>
        <w:t xml:space="preserve">  kernel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sigma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normalizing_constant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kernel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lik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(...)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(...))</w:t>
      </w:r>
      <w:r>
        <w:br/>
      </w:r>
      <w:r>
        <w:br/>
      </w:r>
      <w:r>
        <w:rPr>
          <w:rStyle w:val="CommentTok"/>
        </w:rPr>
        <w:t xml:space="preserve"># log-likelihood at the MLEs:</w:t>
      </w:r>
      <w:r>
        <w:br/>
      </w:r>
      <w:r>
        <w:rPr>
          <w:rStyle w:val="FunctionTok"/>
        </w:rPr>
        <w:t xml:space="preserve">loglik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glucose_data)</w:t>
      </w:r>
      <w:r>
        <w:br/>
      </w:r>
      <w:r>
        <w:rPr>
          <w:rStyle w:val="CommentTok"/>
        </w:rPr>
        <w:t xml:space="preserve">#&gt; [1] -374.47</w:t>
      </w:r>
    </w:p>
    <w:p>
      <w:pPr>
        <w:pStyle w:val="FirstParagraph"/>
      </w:pPr>
      <w:hyperlink w:anchor="fig-hers-lik-mu">
        <w:r>
          <w:rPr>
            <w:rStyle w:val="Hyperlink"/>
          </w:rPr>
          <w:t xml:space="preserve">Figure 16</w:t>
        </w:r>
      </w:hyperlink>
      <w:r>
        <w:t xml:space="preserve"> </w:t>
      </w:r>
      <w:r>
        <w:t xml:space="preserve">graphs the likelihood and log-likelihood</w:t>
      </w:r>
      <w:r>
        <w:t xml:space="preserve"> </w:t>
      </w:r>
      <w:r>
        <w:t xml:space="preserve">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294" w:name="fig-hers-lik-mu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89" w:name="fig-likelihood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87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6-1.png" id="288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86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89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3" w:name="fig-loglik-mu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sigma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(mu_hat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pecialCharTok"/>
                    </w:rPr>
                    <w:t xml:space="preserve">-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sigma_hat)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"mu"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7-1.png" id="29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293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16: Likelihood and log-likelihood of the HERS glucose data as functions of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σ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294"/>
    <w:p>
      <w:pPr>
        <w:pStyle w:val="BodyText"/>
      </w:pPr>
      <w:hyperlink w:anchor="fig-hers-lik-sigma">
        <w:r>
          <w:rPr>
            <w:rStyle w:val="Hyperlink"/>
          </w:rPr>
          <w:t xml:space="preserve">Figure 17</w:t>
        </w:r>
      </w:hyperlink>
      <w:r>
        <w:t xml:space="preserve"> </w:t>
      </w:r>
      <w:r>
        <w:t xml:space="preserve">graphs them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fixed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</w:p>
    <w:bookmarkStart w:id="303" w:name="fig-hers-lik-sigma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298" w:name="fig-hers-lik-sigma-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29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8-1.png" id="29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Likelihood</w:t>
                  </w:r>
                </w:p>
                <w:bookmarkEnd w:id="298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302" w:name="fig-hers-lik-sigma-llik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geom_function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fun =</w:t>
                  </w:r>
                  <w:r>
                    <w:rPr>
                      <w:rStyle w:val="NormalTok"/>
                    </w:rPr>
                    <w:t xml:space="preserve"> loglik,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  </w:t>
                  </w:r>
                  <w:r>
                    <w:rPr>
                      <w:rStyle w:val="AttributeTok"/>
                    </w:rPr>
                    <w:t xml:space="preserve">args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list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mu =</w:t>
                  </w:r>
                  <w:r>
                    <w:rPr>
                      <w:rStyle w:val="NormalTok"/>
                    </w:rPr>
                    <w:t xml:space="preserve"> mu_hat, 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glucose_data)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xlim</w:t>
                  </w:r>
                  <w:r>
                    <w:rPr>
                      <w:rStyle w:val="NormalTok"/>
                    </w:rPr>
                    <w:t xml:space="preserve">(sigma_hat </w:t>
                  </w:r>
                  <w:r>
                    <w:rPr>
                      <w:rStyle w:val="SpecialCharTok"/>
                    </w:rPr>
                    <w:t xml:space="preserve">*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FloatTok"/>
                    </w:rPr>
                    <w:t xml:space="preserve">0.9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FloatTok"/>
                    </w:rPr>
                    <w:t xml:space="preserve">1.1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geom_vline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xintercept =</w:t>
                  </w:r>
                  <w:r>
                    <w:rPr>
                      <w:rStyle w:val="NormalTok"/>
                    </w:rPr>
                    <w:t xml:space="preserve"> sigma_hat, </w:t>
                  </w:r>
                  <w:r>
                    <w:rPr>
                      <w:rStyle w:val="AttributeTok"/>
                    </w:rPr>
                    <w:t xml:space="preserve">col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"red"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xlab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"sigma"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ylab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StringTok"/>
                    </w:rPr>
                    <w:t xml:space="preserve">"log-likelihood"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300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intro-MLEs_files/figure-docx/unnamed-chunk-29-1.png" id="301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299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Log-likelihood</w:t>
                  </w:r>
                </w:p>
                <w:bookmarkEnd w:id="302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17: Likelihood and log-likelihood of the HERS glucose data as functions of</w:t>
      </w:r>
      <w:r>
        <w:t xml:space="preserve"> </w:t>
      </w:r>
      <m:oMath>
        <m:r>
          <m:t>σ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; the red line marks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</w:p>
    <w:bookmarkEnd w:id="303"/>
    <w:bookmarkEnd w:id="304"/>
    <w:bookmarkStart w:id="306" w:name="log-likelihood-surface"/>
    <w:p>
      <w:pPr>
        <w:pStyle w:val="Heading3"/>
      </w:pPr>
      <w:r>
        <w:t xml:space="preserve">4.4 Log-likelihood surface</w:t>
      </w:r>
    </w:p>
    <w:p>
      <w:pPr>
        <w:pStyle w:val="FirstParagraph"/>
      </w:pPr>
      <w:hyperlink w:anchor="fig-3d-llik">
        <w:r>
          <w:rPr>
            <w:rStyle w:val="Hyperlink"/>
          </w:rPr>
          <w:t xml:space="preserve">Figure 18</w:t>
        </w:r>
      </w:hyperlink>
      <w:r>
        <w:t xml:space="preserve"> </w:t>
      </w:r>
      <w:r>
        <w:t xml:space="preserve">graphs the log-likelihood over both parameters at once.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05" w:name="fig-3d-llik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n_points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25</w:t>
            </w:r>
            <w:r>
              <w:br/>
            </w:r>
            <w:r>
              <w:rPr>
                <w:rStyle w:val="NormalTok"/>
              </w:rPr>
              <w:t xml:space="preserve">mu_grid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94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104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sigma_grid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seq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7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15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length.out =</w:t>
            </w:r>
            <w:r>
              <w:rPr>
                <w:rStyle w:val="NormalTok"/>
              </w:rPr>
              <w:t xml:space="preserve"> n_points)</w:t>
            </w:r>
            <w:r>
              <w:br/>
            </w:r>
            <w:r>
              <w:rPr>
                <w:rStyle w:val="NormalTok"/>
              </w:rPr>
              <w:t xml:space="preserve">lliks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outer</w:t>
            </w:r>
            <w:r>
              <w:rPr>
                <w:rStyle w:val="NormalTok"/>
              </w:rPr>
              <w:t xml:space="preserve">(mu_grid, sigma_grid, loglik,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glucose_data)</w:t>
            </w:r>
            <w:r>
              <w:br/>
            </w:r>
            <w:r>
              <w:br/>
            </w:r>
            <w:r>
              <w:rPr>
                <w:rStyle w:val="NormalTok"/>
              </w:rPr>
              <w:t xml:space="preserve">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plot_ly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"surface"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mu_grid,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sigma_grid,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plot_ly() expects rows of z to correspond to y values,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so the matrix is transposed;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CommentTok"/>
              </w:rPr>
              <w:t xml:space="preserve"># see https://stackoverflow.com/questions/69472185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AttributeTok"/>
              </w:rPr>
              <w:t xml:space="preserve">z =</w:t>
            </w:r>
            <w:r>
              <w:rPr>
                <w:rStyle w:val="NormalTok"/>
              </w:rPr>
              <w:t xml:space="preserve">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t</w:t>
            </w:r>
            <w:r>
              <w:rPr>
                <w:rStyle w:val="NormalTok"/>
              </w:rPr>
              <w:t xml:space="preserve">(lliks)</w:t>
            </w:r>
            <w:r>
              <w:br/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layout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scene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xaxis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"mu"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yaxis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"sigma"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  </w:t>
            </w:r>
            <w:r>
              <w:rPr>
                <w:rStyle w:val="AttributeTok"/>
              </w:rPr>
              <w:t xml:space="preserve">zaxis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title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"log-likelihood"</w:t>
            </w:r>
            <w:r>
              <w:rPr>
                <w:rStyle w:val="NormalTok"/>
              </w:rPr>
              <w:t xml:space="preserve">)</w:t>
            </w:r>
            <w:r>
              <w:br/>
            </w:r>
            <w:r>
              <w:rPr>
                <w:rStyle w:val="NormalTok"/>
              </w:rPr>
              <w:t xml:space="preserve">    )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p>
            <w:pPr>
              <w:jc w:val="center"/>
            </w:pPr>
            <w:r>
              <w:rPr>
                <w:i/>
                <w:iCs/>
              </w:rPr>
              <w:t xml:space="preserve">(This graph is interactive; see the HTML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18: Log-likelihood of the HERS glucose data as a function of</w:t>
            </w:r>
            <w:r>
              <w:t xml:space="preserve"> </w:t>
            </w:r>
            <m:oMath>
              <m:r>
                <m:t>μ</m:t>
              </m:r>
            </m:oMath>
            <w:r>
              <w:t xml:space="preserve"> </w:t>
            </w:r>
            <w:r>
              <w:t xml:space="preserve">and</w:t>
            </w:r>
            <w:r>
              <w:t xml:space="preserve"> </w:t>
            </w:r>
            <m:oMath>
              <m:r>
                <m:t>σ</m:t>
              </m:r>
            </m:oMath>
            <w:r>
              <w:t xml:space="preserve"> </w:t>
            </w:r>
            <w:r>
              <w:t xml:space="preserve">(interactive: drag to rotate)</w:t>
            </w:r>
          </w:p>
          <w:bookmarkEnd w:id="305"/>
        </w:tc>
      </w:tr>
    </w:tbl>
    <w:bookmarkEnd w:id="306"/>
    <w:bookmarkStart w:id="311" w:name="standard-errors-by-sample-size"/>
    <w:p>
      <w:pPr>
        <w:pStyle w:val="Heading3"/>
      </w:pPr>
      <w:r>
        <w:t xml:space="preserve">4.5 Standard errors by sample size</w:t>
      </w:r>
    </w:p>
    <w:p>
      <w:pPr>
        <w:pStyle w:val="FirstParagraph"/>
      </w:pPr>
      <w:r>
        <w:t xml:space="preserve">By</w:t>
      </w:r>
      <w:r>
        <w:t xml:space="preserve"> </w:t>
      </w:r>
      <w:hyperlink w:anchor="sec-covariance-matrix">
        <w:r>
          <w:rPr>
            <w:rStyle w:val="Hyperlink"/>
          </w:rPr>
          <w:t xml:space="preserve">Section 3.5</w:t>
        </w:r>
      </w:hyperlink>
      <w:r>
        <w:t xml:space="preserve">,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/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I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μ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σ</m:t>
                                      </m:r>
                                    </m:e>
                                  </m:acc>
                                </m:e>
                                <m:sup>
                                  <m:r>
                                    <m:t>2</m:t>
                                  </m:r>
                                </m:sup>
                              </m:sSup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</m:e>
                  </m:d>
                  <m:sSub>
                    <m:e>
                      <m:r>
                        <m:t>​</m:t>
                      </m:r>
                    </m:e>
                    <m:sub>
                      <m:r>
                        <m:t>11</m:t>
                      </m:r>
                    </m:sub>
                  </m:sSub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(estimated standard error from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f>
                    <m:fPr>
                      <m:type m:val="bar"/>
                    </m:fPr>
                    <m:num>
                      <m:sSup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σ</m:t>
                              </m:r>
                            </m:e>
                          </m:acc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n</m:t>
                      </m:r>
                    </m:den>
                  </m:f>
                </m:e>
              </m:rad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diagonal entry of the inverse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root of a quotient)</m:t>
              </m:r>
            </m:e>
          </m:eqArr>
        </m:oMath>
      </m:oMathPara>
    </w:p>
    <w:p>
      <w:pPr>
        <w:pStyle w:val="FirstParagraph"/>
      </w:pPr>
      <w:r>
        <w:t xml:space="preserve">which shrinks in proportion to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(</w:t>
      </w:r>
      <w:hyperlink w:anchor="fig-hers-se-by-n">
        <w:r>
          <w:rPr>
            <w:rStyle w:val="Hyperlink"/>
          </w:rPr>
          <w:t xml:space="preserve">Figure 19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0" w:name="fig-hers-se-by-n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se_mu_hat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ControlFlowTok"/>
              </w:rPr>
              <w:t xml:space="preserve">function</w:t>
            </w:r>
            <w:r>
              <w:rPr>
                <w:rStyle w:val="NormalTok"/>
              </w:rPr>
              <w:t xml:space="preserve">(n, sigma) sigma </w:t>
            </w:r>
            <w:r>
              <w:rPr>
                <w:rStyle w:val="SpecialCharTok"/>
              </w:rPr>
              <w:t xml:space="preserve">/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sqrt</w:t>
            </w:r>
            <w:r>
              <w:rPr>
                <w:rStyle w:val="NormalTok"/>
              </w:rPr>
              <w:t xml:space="preserve">(n)</w:t>
            </w:r>
            <w:r>
              <w:br/>
            </w: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se_mu_hat,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limits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10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10</w:t>
            </w:r>
            <w:r>
              <w:rPr>
                <w:rStyle w:val="SpecialCharTok"/>
              </w:rPr>
              <w:t xml:space="preserve">^</w:t>
            </w:r>
            <w:r>
              <w:rPr>
                <w:rStyle w:val="DecValTok"/>
              </w:rPr>
              <w:t xml:space="preserve">5</w:t>
            </w:r>
            <w:r>
              <w:rPr>
                <w:rStyle w:val="NormalTok"/>
              </w:rPr>
              <w:t xml:space="preserve">),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labels =</w:t>
            </w:r>
            <w:r>
              <w:rPr>
                <w:rStyle w:val="NormalTok"/>
              </w:rPr>
              <w:t xml:space="preserve"> scales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label_comma</w:t>
            </w:r>
            <w:r>
              <w:rPr>
                <w:rStyle w:val="NormalTok"/>
              </w:rPr>
              <w:t xml:space="preserve">()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"Standard error of mu-hat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08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2-1.png" id="30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19: Standard error of</w:t>
            </w:r>
            <w:r>
              <w:t xml:space="preserve"> </w:t>
            </w:r>
            <m:oMath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  <w:r>
              <w:t xml:space="preserve"> </w:t>
            </w:r>
            <w:r>
              <w:t xml:space="preserve">as a function of sample size,</w:t>
            </w:r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σ</m:t>
              </m:r>
              <m:r>
                <m:rPr>
                  <m:sty m:val="p"/>
                </m:rPr>
                <m:t>=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σ</m:t>
                      </m:r>
                    </m:e>
                  </m:acc>
                </m:e>
                <m:sub>
                  <m:r>
                    <m:rPr>
                      <m:nor/>
                      <m:sty m:val="p"/>
                    </m:rPr>
                    <m:t>ML</m:t>
                  </m:r>
                </m:sub>
              </m:sSub>
            </m:oMath>
          </w:p>
          <w:bookmarkEnd w:id="310"/>
        </w:tc>
      </w:tr>
    </w:tbl>
    <w:bookmarkEnd w:id="311"/>
    <w:bookmarkStart w:id="318" w:name="power"/>
    <w:p>
      <w:pPr>
        <w:pStyle w:val="Heading3"/>
      </w:pPr>
      <w:r>
        <w:t xml:space="preserve">4.6 Power</w:t>
      </w:r>
    </w:p>
    <w:p>
      <w:pPr>
        <w:pStyle w:val="FirstParagraph"/>
      </w:pPr>
      <w:r>
        <w:t xml:space="preserve">Suppose we test the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μ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95</m:t>
        </m:r>
      </m:oMath>
      <w:r>
        <w:t xml:space="preserve"> </w:t>
      </w:r>
      <w:r>
        <w:t xml:space="preserve">mg/dL,</w:t>
      </w:r>
      <w:r>
        <w:t xml:space="preserve"> </w:t>
      </w:r>
      <w:r>
        <w:t xml:space="preserve">at significance level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and suppose for simplicity that</w:t>
      </w:r>
      <w:r>
        <w:t xml:space="preserve"> </w:t>
      </w:r>
      <m:oMath>
        <m:r>
          <m:t>σ</m:t>
        </m:r>
      </m:oMath>
      <w:r>
        <w:t xml:space="preserve"> </w:t>
      </w:r>
      <w:r>
        <w:t xml:space="preserve">is known,</w:t>
      </w:r>
      <w:r>
        <w:t xml:space="preserve"> </w:t>
      </w:r>
      <w:r>
        <w:t xml:space="preserve">equal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.</w:t>
      </w:r>
      <w:r>
        <w:t xml:space="preserve"> </w:t>
      </w:r>
      <w:r>
        <w:t xml:space="preserve">Then under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falls outside the</w:t>
      </w:r>
      <w:r>
        <w:t xml:space="preserve"> </w:t>
      </w:r>
      <w:r>
        <w:t xml:space="preserve">non-rejection interval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μ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f>
            <m:fPr>
              <m:type m:val="bar"/>
            </m:fPr>
            <m:num>
              <m:r>
                <m:t>σ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SourceCode"/>
      </w:pPr>
      <w:r>
        <w:rPr>
          <w:rStyle w:val="NormalTok"/>
        </w:rPr>
        <w:t xml:space="preserve">mu0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95</w:t>
      </w:r>
      <w:r>
        <w:br/>
      </w:r>
      <w:r>
        <w:rPr>
          <w:rStyle w:val="NormalTok"/>
        </w:rPr>
        <w:t xml:space="preserve">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se_mu_hat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NormalTok"/>
        </w:rPr>
        <w:t xml:space="preserve">margin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bounds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mu0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margin</w:t>
      </w:r>
      <w:r>
        <w:br/>
      </w:r>
      <w:r>
        <w:rPr>
          <w:rStyle w:val="NormalTok"/>
        </w:rPr>
        <w:t xml:space="preserve">bounds</w:t>
      </w:r>
      <w:r>
        <w:br/>
      </w:r>
      <w:r>
        <w:rPr>
          <w:rStyle w:val="CommentTok"/>
        </w:rPr>
        <w:t xml:space="preserve">#&gt;   lower   upper </w:t>
      </w:r>
      <w:r>
        <w:br/>
      </w:r>
      <w:r>
        <w:rPr>
          <w:rStyle w:val="CommentTok"/>
        </w:rPr>
        <w:t xml:space="preserve">#&gt; 92.9941 97.0059</w:t>
      </w:r>
    </w:p>
    <w:bookmarkStart w:id="312" w:name="def-power"/>
    <w:p>
      <w:pPr>
        <w:pStyle w:val="FirstParagraph"/>
      </w:pPr>
      <w:r>
        <w:rPr>
          <w:b/>
          <w:bCs/>
        </w:rPr>
        <w:t xml:space="preserve">Definition 21 (Power)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power</w:t>
      </w:r>
      <w:r>
        <w:t xml:space="preserve"> </w:t>
      </w:r>
      <w:r>
        <w:t xml:space="preserve">of a test of a null hypothesis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about a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against an alternative value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is the probability that the test rejects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when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equals</w:t>
      </w:r>
      <w:r>
        <w:t xml:space="preserve"> </w:t>
      </w:r>
      <m:oMath>
        <m:sSub>
          <m:e>
            <m:r>
              <m:t>θ</m:t>
            </m:r>
          </m:e>
          <m:sub>
            <m:r>
              <m:t>1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θ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nor/>
                  <m:sty m:val="p"/>
                </m:rPr>
                <m:t>reject </m:t>
              </m:r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=</m:t>
              </m:r>
              <m:sSub>
                <m:e>
                  <m:r>
                    <m:t>θ</m:t>
                  </m:r>
                </m:e>
                <m:sub>
                  <m:r>
                    <m:t>1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312"/>
    <w:p>
      <w:pPr>
        <w:pStyle w:val="FirstParagraph"/>
      </w:pPr>
      <w:r>
        <w:t xml:space="preserve">For this test, under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n</m:t>
            </m:r>
          </m:e>
        </m:d>
        <m:r>
          <m:t>​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power</m:t>
          </m:r>
          <m:r>
            <m:rPr>
              <m:sty m:val="p"/>
            </m:rPr>
            <m:t>(</m:t>
          </m:r>
          <m:sSub>
            <m:e>
              <m:r>
                <m:t>μ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−</m:t>
          </m:r>
          <m:r>
            <m:rPr>
              <m:sty m:val="p"/>
            </m:rPr>
            <m:t>Φ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sSub>
                    <m:e>
                      <m:r>
                        <m:t>μ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z</m:t>
                      </m:r>
                    </m:e>
                    <m:sub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b>
                  </m:sSub>
                  <m:r>
                    <m:t> </m:t>
                  </m:r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1</m:t>
                      </m:r>
                    </m:sub>
                  </m:sSub>
                </m:num>
                <m:den>
                  <m:r>
                    <m:t>σ</m:t>
                  </m:r>
                  <m:r>
                    <m:rPr>
                      <m:sty m:val="p"/>
                    </m:rPr>
                    <m:t>/</m:t>
                  </m:r>
                  <m:rad>
                    <m:radPr>
                      <m:degHide m:val="on"/>
                    </m:radPr>
                    <m:deg/>
                    <m:e>
                      <m:r>
                        <m:t>n</m:t>
                      </m:r>
                    </m:e>
                  </m:rad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Φ</m:t>
        </m:r>
      </m:oMath>
      <w:r>
        <w:t xml:space="preserve"> </w:t>
      </w:r>
      <w:r>
        <w:t xml:space="preserve">is the standard Gaussian CDF.</w:t>
      </w:r>
      <w:r>
        <w:t xml:space="preserve"> </w:t>
      </w:r>
      <w:r>
        <w:t xml:space="preserve">For example, the power against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mg/dL is:</w:t>
      </w:r>
    </w:p>
    <w:p>
      <w:pPr>
        <w:pStyle w:val="SourceCode"/>
      </w:pPr>
      <w:r>
        <w:rPr>
          <w:rStyle w:val="NormalTok"/>
        </w:rPr>
        <w:t xml:space="preserve">power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null, alt, sigma) {</w:t>
      </w:r>
      <w:r>
        <w:br/>
      </w:r>
      <w:r>
        <w:rPr>
          <w:rStyle w:val="NormalTok"/>
        </w:rPr>
        <w:t xml:space="preserve">  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sigma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lower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upper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null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((lower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((upper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alt)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mu1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FunctionTok"/>
        </w:rPr>
        <w:t xml:space="preserve">power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n_obs, </w:t>
      </w:r>
      <w:r>
        <w:rPr>
          <w:rStyle w:val="AttributeTok"/>
        </w:rPr>
        <w:t xml:space="preserve">null =</w:t>
      </w:r>
      <w:r>
        <w:rPr>
          <w:rStyle w:val="NormalTok"/>
        </w:rPr>
        <w:t xml:space="preserve"> mu0, </w:t>
      </w:r>
      <w:r>
        <w:rPr>
          <w:rStyle w:val="AttributeTok"/>
        </w:rPr>
        <w:t xml:space="preserve">alt =</w:t>
      </w:r>
      <w:r>
        <w:rPr>
          <w:rStyle w:val="NormalTok"/>
        </w:rPr>
        <w:t xml:space="preserve"> mu1, </w:t>
      </w:r>
      <w:r>
        <w:rPr>
          <w:rStyle w:val="AttributeTok"/>
        </w:rPr>
        <w:t xml:space="preserve">sigma =</w:t>
      </w:r>
      <w:r>
        <w:rPr>
          <w:rStyle w:val="NormalTok"/>
        </w:rPr>
        <w:t xml:space="preserve"> sigma_hat)</w:t>
      </w:r>
      <w:r>
        <w:br/>
      </w:r>
      <w:r>
        <w:rPr>
          <w:rStyle w:val="CommentTok"/>
        </w:rPr>
        <w:t xml:space="preserve">#&gt; [1] 0.99828</w:t>
      </w:r>
    </w:p>
    <w:p>
      <w:pPr>
        <w:pStyle w:val="FirstParagraph"/>
      </w:pPr>
      <w:hyperlink w:anchor="fig-hers-power">
        <w:r>
          <w:rPr>
            <w:rStyle w:val="Hyperlink"/>
          </w:rPr>
          <w:t xml:space="preserve">Figure 20</w:t>
        </w:r>
      </w:hyperlink>
      <w:r>
        <w:t xml:space="preserve"> </w:t>
      </w:r>
      <w:r>
        <w:t xml:space="preserve">graphs the power as a function of the sample size.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16" w:name="fig-hers-power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geom_function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fun =</w:t>
            </w:r>
            <w:r>
              <w:rPr>
                <w:rStyle w:val="NormalTok"/>
              </w:rPr>
              <w:t xml:space="preserve"> power,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args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null =</w:t>
            </w:r>
            <w:r>
              <w:rPr>
                <w:rStyle w:val="NormalTok"/>
              </w:rPr>
              <w:t xml:space="preserve"> mu0, </w:t>
            </w:r>
            <w:r>
              <w:rPr>
                <w:rStyle w:val="AttributeTok"/>
              </w:rPr>
              <w:t xml:space="preserve">alt =</w:t>
            </w:r>
            <w:r>
              <w:rPr>
                <w:rStyle w:val="NormalTok"/>
              </w:rPr>
              <w:t xml:space="preserve"> mu1, </w:t>
            </w:r>
            <w:r>
              <w:rPr>
                <w:rStyle w:val="AttributeTok"/>
              </w:rPr>
              <w:t xml:space="preserve">sigma =</w:t>
            </w:r>
            <w:r>
              <w:rPr>
                <w:rStyle w:val="NormalTok"/>
              </w:rPr>
              <w:t xml:space="preserve"> sigma_hat),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199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xlim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2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200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ylim</w:t>
            </w:r>
            <w:r>
              <w:rPr>
                <w:rStyle w:val="NormalTok"/>
              </w:rPr>
              <w:t xml:space="preserve">(</w:t>
            </w:r>
            <w:r>
              <w:rPr>
                <w:rStyle w:val="DecValTok"/>
              </w:rPr>
              <w:t xml:space="preserve">0</w:t>
            </w:r>
            <w:r>
              <w:rPr>
                <w:rStyle w:val="NormalTok"/>
              </w:rPr>
              <w:t xml:space="preserve">, </w:t>
            </w:r>
            <w:r>
              <w:rPr>
                <w:rStyle w:val="DecValTok"/>
              </w:rPr>
              <w:t xml:space="preserve">1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ylab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"Power"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xlab</w:t>
            </w:r>
            <w:r>
              <w:rPr>
                <w:rStyle w:val="NormalTok"/>
              </w:rPr>
              <w:t xml:space="preserve">(</w:t>
            </w:r>
            <w:r>
              <w:rPr>
                <w:rStyle w:val="StringTok"/>
              </w:rPr>
              <w:t xml:space="preserve">"n"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14" name="Picture"/>
                  <a:graphic>
                    <a:graphicData uri="http://schemas.openxmlformats.org/drawingml/2006/picture">
                      <pic:pic>
                        <pic:nvPicPr>
                          <pic:cNvPr descr="intro-MLEs_files/figure-docx/unnamed-chunk-35-1.png" id="31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1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20: Power of the test of</w:t>
            </w:r>
            <w:r>
              <w:t xml:space="preserve"> </w:t>
            </w:r>
            <m:oMath>
              <m:sSub>
                <m:e>
                  <m:r>
                    <m:t>H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: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95</m:t>
              </m:r>
            </m:oMath>
            <w:r>
              <w:t xml:space="preserve"> </w:t>
            </w:r>
            <w:r>
              <w:t xml:space="preserve">against</w:t>
            </w:r>
            <w:r>
              <w:t xml:space="preserve"> </w:t>
            </w:r>
            <m:oMath>
              <m:sSub>
                <m:e>
                  <m:r>
                    <m:t>μ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100</m:t>
              </m:r>
            </m:oMath>
            <w:r>
              <w:t xml:space="preserve"> </w:t>
            </w:r>
            <w:r>
              <w:t xml:space="preserve">mg/dL,</w:t>
            </w:r>
            <w:r>
              <w:t xml:space="preserve"> </w:t>
            </w:r>
            <w:r>
              <w:t xml:space="preserve">by sample size</w:t>
            </w:r>
          </w:p>
          <w:bookmarkEnd w:id="316"/>
        </w:tc>
      </w:tr>
    </w:tbl>
    <w:bookmarkStart w:id="317" w:name="rem-observed-power"/>
    <w:p>
      <w:pPr>
        <w:pStyle w:val="BodyText"/>
      </w:pPr>
      <w:r>
        <w:rPr>
          <w:i/>
          <w:iCs/>
        </w:rPr>
        <w:t xml:space="preserve">Remark 13</w:t>
      </w:r>
      <w:r>
        <w:t xml:space="preserve"> (Choosing the alternative, and observed power). </w:t>
      </w:r>
      <w:r>
        <w:t xml:space="preserve">The alternative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should be chosen before seeing the data,</w:t>
      </w:r>
      <w:r>
        <w:t xml:space="preserve"> </w:t>
      </w:r>
      <w:r>
        <w:t xml:space="preserve">as a difference worth detecting.</w:t>
      </w:r>
      <w:r>
        <w:t xml:space="preserve"> </w:t>
      </w:r>
      <w:r>
        <w:t xml:space="preserve">Power computed at</w:t>
      </w:r>
      <w:r>
        <w:t xml:space="preserve"> </w:t>
      </w:r>
      <m:oMath>
        <m:sSub>
          <m:e>
            <m:r>
              <m:t>μ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(</w:t>
      </w:r>
      <w:r>
        <w:t xml:space="preserve">“observed power”</w:t>
      </w:r>
      <w:r>
        <w:t xml:space="preserve">)</w:t>
      </w:r>
      <w:r>
        <w:t xml:space="preserve"> </w:t>
      </w:r>
      <w:r>
        <w:t xml:space="preserve">is a function of the p-value,</w:t>
      </w:r>
      <w:r>
        <w:t xml:space="preserve"> </w:t>
      </w:r>
      <w:r>
        <w:t xml:space="preserve">so it adds no information about the data already analyzed</w:t>
      </w:r>
      <w:r>
        <w:t xml:space="preserve"> </w:t>
      </w:r>
      <w:r>
        <w:t xml:space="preserve">(Hoenig and Heisey 2001)</w:t>
      </w:r>
      <w:r>
        <w:t xml:space="preserve">.</w:t>
      </w:r>
    </w:p>
    <w:bookmarkEnd w:id="317"/>
    <w:bookmarkEnd w:id="318"/>
    <w:bookmarkStart w:id="319" w:name="simulation"/>
    <w:p>
      <w:pPr>
        <w:pStyle w:val="Heading3"/>
      </w:pPr>
      <w:r>
        <w:t xml:space="preserve">4.7 Simulation</w:t>
      </w:r>
    </w:p>
    <w:p>
      <w:pPr>
        <w:pStyle w:val="FirstParagraph"/>
      </w:pPr>
      <w:r>
        <w:t xml:space="preserve">To check how maximum likelihood estimation behaves for this model,</w:t>
      </w:r>
      <w:r>
        <w:t xml:space="preserve"> </w:t>
      </w:r>
      <w:r>
        <w:t xml:space="preserve">we simulate many datasets from a Gaussian distribution</w:t>
      </w:r>
      <w:r>
        <w:t xml:space="preserve"> </w:t>
      </w:r>
      <w:r>
        <w:t xml:space="preserve">whose parameters equal the HERS estimates,</w:t>
      </w:r>
      <w:r>
        <w:t xml:space="preserve"> </w:t>
      </w:r>
      <w:r>
        <w:t xml:space="preserve">analyze each one,</w:t>
      </w:r>
      <w:r>
        <w:t xml:space="preserve"> </w:t>
      </w:r>
      <w:r>
        <w:t xml:space="preserve">and summarize the results.</w:t>
      </w:r>
    </w:p>
    <w:p>
      <w:pPr>
        <w:pStyle w:val="BodyText"/>
      </w:pPr>
      <w:r>
        <w:rPr>
          <w:rStyle w:val="VerbatimChar"/>
        </w:rPr>
        <w:t xml:space="preserve">do_one_sim()</w:t>
      </w:r>
      <w:r>
        <w:t xml:space="preserve"> </w:t>
      </w:r>
      <w:r>
        <w:t xml:space="preserve">simulates and analyzes one dataset:</w:t>
      </w:r>
      <w:r>
        <w:t xml:space="preserve"> </w:t>
      </w:r>
      <w:r>
        <w:t xml:space="preserve">it computes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, its estimated standard error,</w:t>
      </w:r>
      <w:r>
        <w:t xml:space="preserve"> </w:t>
      </w:r>
      <w:r>
        <w:t xml:space="preserve">a 95%</w:t>
      </w:r>
      <w:r>
        <w:t xml:space="preserve"> </w:t>
      </w:r>
      <m:oMath>
        <m:r>
          <m:t>t</m:t>
        </m:r>
      </m:oMath>
      <w:r>
        <w:t xml:space="preserve">-based confidence interval for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m:oMath>
        <m:r>
          <m:t>t</m:t>
        </m:r>
      </m:oMath>
      <w:r>
        <w:t xml:space="preserve">-test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0</m:t>
            </m:r>
          </m:sub>
        </m:sSub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do_one_sim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(n, mu, mu0, sigma2,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generate data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rnorm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n, 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(sigma2))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mmentTok"/>
        </w:rPr>
        <w:t xml:space="preserve"># analyze data</w:t>
      </w:r>
      <w:r>
        <w:br/>
      </w:r>
      <w:r>
        <w:rPr>
          <w:rStyle w:val="NormalTok"/>
        </w:rPr>
        <w:t xml:space="preserve">  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</w:t>
      </w:r>
      <w:r>
        <w:br/>
      </w:r>
      <w:r>
        <w:rPr>
          <w:rStyle w:val="NormalTok"/>
        </w:rPr>
        <w:t xml:space="preserve">  se_est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(n)</w:t>
      </w:r>
      <w:r>
        <w:br/>
      </w:r>
      <w:r>
        <w:rPr>
          <w:rStyle w:val="NormalTok"/>
        </w:rPr>
        <w:t xml:space="preserve">  confint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est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se_est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qt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tstat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(est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mu0)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se_est</w:t>
      </w:r>
      <w:r>
        <w:br/>
      </w:r>
      <w:r>
        <w:rPr>
          <w:rStyle w:val="NormalTok"/>
        </w:rPr>
        <w:t xml:space="preserve">  pval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tstat,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n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  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sigma_hat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se_est,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tstat =</w:t>
      </w:r>
      <w:r>
        <w:rPr>
          <w:rStyle w:val="NormalTok"/>
        </w:rPr>
        <w:t xml:space="preserve"> tstat,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pval,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confint_covers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between</w:t>
      </w:r>
      <w:r>
        <w:rPr>
          <w:rStyle w:val="NormalTok"/>
        </w:rPr>
        <w:t xml:space="preserve">(mu, confint[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confint[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test_rejects =</w:t>
      </w:r>
      <w:r>
        <w:rPr>
          <w:rStyle w:val="NormalTok"/>
        </w:rPr>
        <w:t xml:space="preserve"> pval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0.05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(return_data)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results =</w:t>
      </w:r>
      <w:r>
        <w:rPr>
          <w:rStyle w:val="NormalTok"/>
        </w:rPr>
        <w:t xml:space="preserve"> results)</w:t>
      </w:r>
      <w:r>
        <w:br/>
      </w:r>
      <w:r>
        <w:rPr>
          <w:rStyle w:val="NormalTok"/>
        </w:rPr>
        <w:t xml:space="preserve">  }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results</w:t>
      </w:r>
      <w:r>
        <w:br/>
      </w:r>
      <w:r>
        <w:rPr>
          <w:rStyle w:val="NormalTok"/>
        </w:rPr>
        <w:t xml:space="preserve">  }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# one small example dataset:</w:t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1 × 9</w:t>
      </w:r>
      <w:r>
        <w:br/>
      </w:r>
      <w:r>
        <w:rPr>
          <w:rStyle w:val="CommentTok"/>
        </w:rPr>
        <w:t xml:space="preserve">#&gt;   mu_hat sigma_hat se_hat confint_left confint_right tstat  pval confint_covers</w:t>
      </w:r>
      <w:r>
        <w:br/>
      </w:r>
      <w:r>
        <w:rPr>
          <w:rStyle w:val="CommentTok"/>
        </w:rPr>
        <w:t xml:space="preserve">#&gt;    &lt;dbl&gt;     &lt;dbl&gt;  &lt;dbl&gt;        &lt;dbl&gt;         &lt;dbl&gt; &lt;dbl&gt; &lt;dbl&gt; &lt;lgl&gt;         </w:t>
      </w:r>
      <w:r>
        <w:br/>
      </w:r>
      <w:r>
        <w:rPr>
          <w:rStyle w:val="CommentTok"/>
        </w:rPr>
        <w:t xml:space="preserve">#&gt; 1  0.359      1.21  0.381       -0.503          1.22 0.942 0.371 TRUE          </w:t>
      </w:r>
      <w:r>
        <w:br/>
      </w:r>
      <w:r>
        <w:rPr>
          <w:rStyle w:val="CommentTok"/>
        </w:rPr>
        <w:t xml:space="preserve">#&gt; # ℹ 1 more variable: test_rejects &lt;lgl&gt;</w:t>
      </w:r>
    </w:p>
    <w:p>
      <w:pPr>
        <w:pStyle w:val="FirstParagraph"/>
      </w:pPr>
      <w:r>
        <w:t xml:space="preserve">To check</w:t>
      </w:r>
      <w:r>
        <w:t xml:space="preserve"> </w:t>
      </w:r>
      <w:r>
        <w:rPr>
          <w:rStyle w:val="VerbatimChar"/>
        </w:rPr>
        <w:t xml:space="preserve">do_one_sim()</w:t>
      </w:r>
      <w:r>
        <w:t xml:space="preserve">,</w:t>
      </w:r>
      <w:r>
        <w:t xml:space="preserve"> </w:t>
      </w:r>
      <w:r>
        <w:t xml:space="preserve">we compare its output with</w:t>
      </w:r>
      <w:r>
        <w:t xml:space="preserve"> </w:t>
      </w:r>
      <w:r>
        <w:rPr>
          <w:rStyle w:val="VerbatimChar"/>
        </w:rPr>
        <w:t xml:space="preserve">stats::t.test()</w:t>
      </w:r>
      <w:r>
        <w:t xml:space="preserve"> </w:t>
      </w:r>
      <w:r>
        <w:t xml:space="preserve">on the same simulated data:</w:t>
      </w:r>
    </w:p>
    <w:p>
      <w:pPr>
        <w:pStyle w:val="SourceCode"/>
      </w:pP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sim_output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return_data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t_test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data,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do_one_sim()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sim_output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results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(mu_hat, se_hat, confint_left, confint_right, pval),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t.test()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unname</w:t>
      </w:r>
      <w:r>
        <w:rPr>
          <w:rStyle w:val="NormalTok"/>
        </w:rPr>
        <w:t xml:space="preserve">(t_test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estimate),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se_hat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stderr,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confint_left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confint_right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pval =</w:t>
      </w:r>
      <w:r>
        <w:rPr>
          <w:rStyle w:val="NormalTok"/>
        </w:rPr>
        <w:t xml:space="preserve"> t_test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p.value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.id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"source"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# A tibble: 2 × 6</w:t>
      </w:r>
      <w:r>
        <w:br/>
      </w:r>
      <w:r>
        <w:rPr>
          <w:rStyle w:val="CommentTok"/>
        </w:rPr>
        <w:t xml:space="preserve">#&gt;   source       mu_hat se_hat confint_left confint_right     pval</w:t>
      </w:r>
      <w:r>
        <w:br/>
      </w:r>
      <w:r>
        <w:rPr>
          <w:rStyle w:val="CommentTok"/>
        </w:rPr>
        <w:t xml:space="preserve">#&gt;   &lt;chr&gt;         &lt;dbl&gt;  &lt;dbl&gt;        &lt;dbl&gt;         &lt;dbl&gt;    &lt;dbl&gt;</w:t>
      </w:r>
      <w:r>
        <w:br/>
      </w:r>
      <w:r>
        <w:rPr>
          <w:rStyle w:val="CommentTok"/>
        </w:rPr>
        <w:t xml:space="preserve">#&gt; 1 do_one_sim()   99.8  0.919         98.0          102. 4.23e-39</w:t>
      </w:r>
      <w:r>
        <w:br/>
      </w:r>
      <w:r>
        <w:rPr>
          <w:rStyle w:val="CommentTok"/>
        </w:rPr>
        <w:t xml:space="preserve">#&gt; 2 t.test()       99.8  0.919         98.0          102. 4.23e-39</w:t>
      </w:r>
    </w:p>
    <w:p>
      <w:pPr>
        <w:pStyle w:val="FirstParagraph"/>
      </w:pPr>
      <w:r>
        <w:t xml:space="preserve">The two rows agree.</w:t>
      </w:r>
    </w:p>
    <w:p>
      <w:pPr>
        <w:pStyle w:val="BodyText"/>
      </w:pPr>
      <w:r>
        <w:rPr>
          <w:rStyle w:val="VerbatimChar"/>
        </w:rPr>
        <w:t xml:space="preserve">do_n_sims()</w:t>
      </w:r>
      <w:r>
        <w:t xml:space="preserve"> </w:t>
      </w:r>
      <w:r>
        <w:t xml:space="preserve">repeats the simulation</w:t>
      </w:r>
      <w:r>
        <w:t xml:space="preserve"> </w:t>
      </w:r>
      <w:r>
        <w:rPr>
          <w:rStyle w:val="VerbatimChar"/>
        </w:rPr>
        <w:t xml:space="preserve">n_sims</w:t>
      </w:r>
      <w:r>
        <w:t xml:space="preserve"> </w:t>
      </w:r>
      <w:r>
        <w:t xml:space="preserve">times,</w:t>
      </w:r>
      <w:r>
        <w:t xml:space="preserve"> </w:t>
      </w:r>
      <w:r>
        <w:t xml:space="preserve">with a different random seed for each dataset:</w:t>
      </w:r>
    </w:p>
    <w:p>
      <w:pPr>
        <w:pStyle w:val="SourceCode"/>
      </w:pPr>
      <w:r>
        <w:rPr>
          <w:rStyle w:val="NormalTok"/>
        </w:rPr>
        <w:t xml:space="preserve">do_n_sims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 ...)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seq_len</w:t>
      </w:r>
      <w:r>
        <w:rPr>
          <w:rStyle w:val="NormalTok"/>
        </w:rPr>
        <w:t xml:space="preserve">(n_sims),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(i)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(i)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do_one_sim</w:t>
      </w:r>
      <w:r>
        <w:rPr>
          <w:rStyle w:val="NormalTok"/>
        </w:rPr>
        <w:t xml:space="preserve">(...)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sim_number =</w:t>
      </w:r>
      <w:r>
        <w:rPr>
          <w:rStyle w:val="NormalTok"/>
        </w:rPr>
        <w:t xml:space="preserve"> i, </w:t>
      </w:r>
      <w:r>
        <w:rPr>
          <w:rStyle w:val="AttributeTok"/>
        </w:rPr>
        <w:t xml:space="preserve">.before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everything</w:t>
      </w:r>
      <w:r>
        <w:rPr>
          <w:rStyle w:val="NormalTok"/>
        </w:rPr>
        <w:t xml:space="preserve">())</w:t>
      </w:r>
      <w:r>
        <w:br/>
      </w:r>
      <w:r>
        <w:rPr>
          <w:rStyle w:val="NormalTok"/>
        </w:rPr>
        <w:t xml:space="preserve">  })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bind_rows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sim_results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do_n_sims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n_sims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mu0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0.9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sim_results</w:t>
      </w:r>
      <w:r>
        <w:br/>
      </w:r>
      <w:r>
        <w:rPr>
          <w:rStyle w:val="CommentTok"/>
        </w:rPr>
        <w:t xml:space="preserve">#&gt; # A tibble: 1,000 × 10</w:t>
      </w:r>
      <w:r>
        <w:br/>
      </w:r>
      <w:r>
        <w:rPr>
          <w:rStyle w:val="CommentTok"/>
        </w:rPr>
        <w:t xml:space="preserve">#&gt;    sim_number mu_hat sigma_hat se_hat confint_left confint_right tstat     pval</w:t>
      </w:r>
      <w:r>
        <w:br/>
      </w:r>
      <w:r>
        <w:rPr>
          <w:rStyle w:val="CommentTok"/>
        </w:rPr>
        <w:t xml:space="preserve">#&gt;         &lt;int&gt;  &lt;dbl&gt;     &lt;dbl&gt;  &lt;dbl&gt;        &lt;dbl&gt;         &lt;dbl&gt; &lt;dbl&gt;    &lt;dbl&gt;</w:t>
      </w:r>
      <w:r>
        <w:br/>
      </w:r>
      <w:r>
        <w:rPr>
          <w:rStyle w:val="CommentTok"/>
        </w:rPr>
        <w:t xml:space="preserve">#&gt;  1          1   99.8      9.19  0.919         98.0         102.  11.9  6.73e-21</w:t>
      </w:r>
      <w:r>
        <w:br/>
      </w:r>
      <w:r>
        <w:rPr>
          <w:rStyle w:val="CommentTok"/>
        </w:rPr>
        <w:t xml:space="preserve">#&gt;  2          2   98.3     11.9   1.19          96.0         101.   8.04 1.93e-12</w:t>
      </w:r>
      <w:r>
        <w:br/>
      </w:r>
      <w:r>
        <w:rPr>
          <w:rStyle w:val="CommentTok"/>
        </w:rPr>
        <w:t xml:space="preserve">#&gt;  3          3   98.8      8.76  0.876         97.0         101.  11.4  1.05e-19</w:t>
      </w:r>
      <w:r>
        <w:br/>
      </w:r>
      <w:r>
        <w:rPr>
          <w:rStyle w:val="CommentTok"/>
        </w:rPr>
        <w:t xml:space="preserve">#&gt;  4          4   99.6      9.35  0.935         97.8         102.  11.6  3.61e-20</w:t>
      </w:r>
      <w:r>
        <w:br/>
      </w:r>
      <w:r>
        <w:rPr>
          <w:rStyle w:val="CommentTok"/>
        </w:rPr>
        <w:t xml:space="preserve">#&gt;  5          5   99.0      9.67  0.967         97.1         101.  10.5  7.56e-18</w:t>
      </w:r>
      <w:r>
        <w:br/>
      </w:r>
      <w:r>
        <w:rPr>
          <w:rStyle w:val="CommentTok"/>
        </w:rPr>
        <w:t xml:space="preserve">#&gt;  6          6   98.6     10.6   1.06          96.5         101.   9.23 5.26e-15</w:t>
      </w:r>
      <w:r>
        <w:br/>
      </w:r>
      <w:r>
        <w:rPr>
          <w:rStyle w:val="CommentTok"/>
        </w:rPr>
        <w:t xml:space="preserve">#&gt;  7          7  100.       9.81  0.981         98.1         102.  11.5  6.05e-20</w:t>
      </w:r>
      <w:r>
        <w:br/>
      </w:r>
      <w:r>
        <w:rPr>
          <w:rStyle w:val="CommentTok"/>
        </w:rPr>
        <w:t xml:space="preserve">#&gt;  8          8   97.7     11.0   1.10          95.5          99.9  8.07 1.68e-12</w:t>
      </w:r>
      <w:r>
        <w:br/>
      </w:r>
      <w:r>
        <w:rPr>
          <w:rStyle w:val="CommentTok"/>
        </w:rPr>
        <w:t xml:space="preserve">#&gt;  9          9   98.1      9.81  0.981         96.2         100.   9.50 1.38e-15</w:t>
      </w:r>
      <w:r>
        <w:br/>
      </w:r>
      <w:r>
        <w:rPr>
          <w:rStyle w:val="CommentTok"/>
        </w:rPr>
        <w:t xml:space="preserve">#&gt; 10         10   97.3      9.63  0.963         95.4          99.2  8.79 4.71e-14</w:t>
      </w:r>
      <w:r>
        <w:br/>
      </w:r>
      <w:r>
        <w:rPr>
          <w:rStyle w:val="CommentTok"/>
        </w:rPr>
        <w:t xml:space="preserve">#&gt; # ℹ 990 more rows</w:t>
      </w:r>
      <w:r>
        <w:br/>
      </w:r>
      <w:r>
        <w:rPr>
          <w:rStyle w:val="CommentTok"/>
        </w:rPr>
        <w:t xml:space="preserve">#&gt; # ℹ 2 more variables: confint_covers &lt;lgl&gt;, test_rejects &lt;lgl&gt;</w:t>
      </w:r>
    </w:p>
    <w:p>
      <w:pPr>
        <w:pStyle w:val="FirstParagraph"/>
      </w:pPr>
      <w:r>
        <w:rPr>
          <w:rStyle w:val="VerbatimChar"/>
        </w:rPr>
        <w:t xml:space="preserve">summarize_sim()</w:t>
      </w:r>
      <w:r>
        <w:t xml:space="preserve"> </w:t>
      </w:r>
      <w:r>
        <w:t xml:space="preserve">compares the simulation results</w:t>
      </w:r>
      <w:r>
        <w:t xml:space="preserve"> </w:t>
      </w:r>
      <w:r>
        <w:t xml:space="preserve">with the true data-generating parameters:</w:t>
      </w:r>
    </w:p>
    <w:p>
      <w:pPr>
        <w:pStyle w:val="SourceCode"/>
      </w:pPr>
      <w:r>
        <w:rPr>
          <w:rStyle w:val="NormalTok"/>
        </w:rPr>
        <w:t xml:space="preserve">summarize_sim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(sim_results, mu, sigma2, n) {</w:t>
      </w:r>
      <w:r>
        <w:br/>
      </w:r>
      <w:r>
        <w:rPr>
          <w:rStyle w:val="NormalTok"/>
        </w:rPr>
        <w:t xml:space="preserve">  true_se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(sigma2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n)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sd_mu_hat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mu_hat),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true_se =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bias_se_hat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se_hat)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true_se,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coverage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confint_covers),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power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(sim_results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test_rejects)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sim_summary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summarize_sim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sim_results,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mu_hat, </w:t>
      </w:r>
      <w:r>
        <w:rPr>
          <w:rStyle w:val="AttributeTok"/>
        </w:rPr>
        <w:t xml:space="preserve">sigma2 =</w:t>
      </w:r>
      <w:r>
        <w:rPr>
          <w:rStyle w:val="NormalTok"/>
        </w:rPr>
        <w:t xml:space="preserve"> sigma_sq_hat,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sim_summary</w:t>
      </w:r>
      <w:r>
        <w:br/>
      </w:r>
      <w:r>
        <w:rPr>
          <w:rStyle w:val="CommentTok"/>
        </w:rPr>
        <w:t xml:space="preserve">#&gt; # A tibble: 1 × 6</w:t>
      </w:r>
      <w:r>
        <w:br/>
      </w:r>
      <w:r>
        <w:rPr>
          <w:rStyle w:val="CommentTok"/>
        </w:rPr>
        <w:t xml:space="preserve">#&gt;   bias_mu_hat sd_mu_hat true_se bias_se_hat coverage power</w:t>
      </w:r>
      <w:r>
        <w:br/>
      </w:r>
      <w:r>
        <w:rPr>
          <w:rStyle w:val="CommentTok"/>
        </w:rPr>
        <w:t xml:space="preserve">#&gt;         &lt;dbl&gt;     &lt;dbl&gt;   &lt;dbl&gt;       &lt;dbl&gt;    &lt;dbl&gt; &lt;dbl&gt;</w:t>
      </w:r>
      <w:r>
        <w:br/>
      </w:r>
      <w:r>
        <w:rPr>
          <w:rStyle w:val="CommentTok"/>
        </w:rPr>
        <w:t xml:space="preserve">#&gt; 1    -0.00499     0.996    1.02    -0.00113    0.959     1</w:t>
      </w:r>
    </w:p>
    <w:p>
      <w:pPr>
        <w:pStyle w:val="FirstParagraph"/>
      </w:pPr>
      <w:r>
        <w:t xml:space="preserve">Across 1000 simulated datasets:</w:t>
      </w:r>
    </w:p>
    <w:p>
      <w:pPr>
        <w:pStyle w:val="Compact"/>
        <w:numPr>
          <w:ilvl w:val="0"/>
          <w:numId w:val="1007"/>
        </w:numPr>
      </w:pPr>
      <w:r>
        <w:t xml:space="preserve">the average error of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is</w:t>
      </w:r>
      <w:r>
        <w:t xml:space="preserve"> </w:t>
      </w:r>
      <w:r>
        <w:t xml:space="preserve">-0.005 mg/dL,</w:t>
      </w:r>
      <w:r>
        <w:t xml:space="preserve"> </w:t>
      </w:r>
      <w:r>
        <w:t xml:space="preserve">small relative to its standard error of</w:t>
      </w:r>
      <w:r>
        <w:t xml:space="preserve"> </w:t>
      </w:r>
      <w:r>
        <w:t xml:space="preserve">1.02 mg/dL,</w:t>
      </w:r>
      <w:r>
        <w:t xml:space="preserve"> </w:t>
      </w:r>
      <w:r>
        <w:t xml:space="preserve">consistent with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being unbiased;</w:t>
      </w:r>
    </w:p>
    <w:p>
      <w:pPr>
        <w:pStyle w:val="Compact"/>
        <w:numPr>
          <w:ilvl w:val="0"/>
          <w:numId w:val="1007"/>
        </w:numPr>
      </w:pPr>
      <w:r>
        <w:t xml:space="preserve">the standard deviation of the</w:t>
      </w:r>
      <w:r>
        <w:t xml:space="preserve"> </w:t>
      </w:r>
      <m:oMath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values,</w:t>
      </w:r>
      <w:r>
        <w:t xml:space="preserve"> </w:t>
      </w:r>
      <w:r>
        <w:t xml:space="preserve">0.996,</w:t>
      </w:r>
      <w:r>
        <w:t xml:space="preserve"> </w:t>
      </w:r>
      <w:r>
        <w:t xml:space="preserve">is close to the true standard error;</w:t>
      </w:r>
    </w:p>
    <w:p>
      <w:pPr>
        <w:pStyle w:val="Compact"/>
        <w:numPr>
          <w:ilvl w:val="0"/>
          <w:numId w:val="1007"/>
        </w:numPr>
      </w:pPr>
      <w:r>
        <w:t xml:space="preserve">the 95% confidence intervals covered the true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95.9% of datasets,</w:t>
      </w:r>
      <w:r>
        <w:t xml:space="preserve"> </w:t>
      </w:r>
      <w:r>
        <w:t xml:space="preserve">close to their nominal 95%;</w:t>
      </w:r>
    </w:p>
    <w:p>
      <w:pPr>
        <w:pStyle w:val="Compact"/>
        <w:numPr>
          <w:ilvl w:val="0"/>
          <w:numId w:val="1007"/>
        </w:numPr>
      </w:pPr>
      <w:r>
        <w:t xml:space="preserve">the test 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  <m:r>
          <m:rPr>
            <m:sty m:val="p"/>
          </m:rPr>
          <m:t>:</m:t>
        </m:r>
        <m:r>
          <m:t>μ</m:t>
        </m:r>
        <m:r>
          <m:rPr>
            <m:sty m:val="p"/>
          </m:rPr>
          <m:t>=</m:t>
        </m:r>
        <m:r>
          <m:t>0.9</m:t>
        </m:r>
        <m:r>
          <m:t> </m:t>
        </m:r>
        <m:acc>
          <m:accPr>
            <m:chr m:val="̂"/>
          </m:accPr>
          <m:e>
            <m:r>
              <m:t>μ</m:t>
            </m:r>
          </m:e>
        </m:acc>
      </m:oMath>
      <w:r>
        <w:t xml:space="preserve"> </w:t>
      </w:r>
      <w:r>
        <w:t xml:space="preserve">rejected in</w:t>
      </w:r>
      <w:r>
        <w:t xml:space="preserve"> </w:t>
      </w:r>
      <w:r>
        <w:t xml:space="preserve">100% of datasets: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a 10% difference in the mean is easy to detect.</w:t>
      </w:r>
    </w:p>
    <w:p>
      <w:pPr>
        <w:pStyle w:val="FirstParagraph"/>
      </w:pPr>
      <w:r>
        <w:t xml:space="preserve">Changing the sample size, the true</w:t>
      </w:r>
      <w:r>
        <w:t xml:space="preserve"> </w:t>
      </w:r>
      <m:oMath>
        <m:r>
          <m:t>μ</m:t>
        </m:r>
      </m:oMath>
      <w:r>
        <w:t xml:space="preserve">, 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do_n_sims()</w:t>
      </w:r>
      <w:r>
        <w:t xml:space="preserve"> </w:t>
      </w:r>
      <w:r>
        <w:t xml:space="preserve">shows how these properties depend on them.</w:t>
      </w:r>
    </w:p>
    <w:bookmarkEnd w:id="319"/>
    <w:bookmarkEnd w:id="320"/>
    <w:bookmarkStart w:id="331" w:name="sec-mle-practice"/>
    <w:p>
      <w:pPr>
        <w:pStyle w:val="Heading2"/>
      </w:pPr>
      <w:r>
        <w:t xml:space="preserve">5 Practice exercises</w:t>
      </w:r>
    </w:p>
    <w:bookmarkStart w:id="321" w:name="exr-prac-binom-lik"/>
    <w:p>
      <w:pPr>
        <w:pStyle w:val="FirstParagraph"/>
      </w:pPr>
      <w:r>
        <w:rPr>
          <w:b/>
          <w:bCs/>
        </w:rPr>
        <w:t xml:space="preserve">Exercise 38 (Binomial 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nor/>
            <m:sty m:val="p"/>
          </m:rPr>
          <m:t>Binomial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∣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y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y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ty m:val="p"/>
            </m:rPr>
            <m:t>{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r>
            <m:t>n</m:t>
          </m:r>
          <m:r>
            <m:rPr>
              <m:sty m:val="p"/>
            </m:rPr>
            <m:t>}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Assume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y</m:t>
        </m:r>
        <m:r>
          <m:rPr>
            <m:sty m:val="p"/>
          </m:rPr>
          <m:t>&lt;</m:t>
        </m:r>
        <m:r>
          <m:t>n</m:t>
        </m:r>
      </m:oMath>
      <w:r>
        <w:t xml:space="preserve"> </w:t>
      </w:r>
      <w:r>
        <w:t xml:space="preserve">so the MLE lies in the interior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for a single observation</w:t>
      </w:r>
      <w:r>
        <w:t xml:space="preserve"> </w:t>
      </w:r>
      <m:oMath>
        <m:r>
          <m:t>y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π</m:t>
            </m:r>
          </m:den>
        </m:f>
        <m:r>
          <m:t>ℓ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solve for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  <w:r>
        <w:t xml:space="preserve"> </w:t>
      </w:r>
      <w:r>
        <w:t xml:space="preserve">Confirm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Compute the second derivative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and verify that it is negative,</w:t>
      </w:r>
      <w:r>
        <w:t xml:space="preserve"> </w:t>
      </w:r>
      <w:r>
        <w:t xml:space="preserve">confirming a maximum.</w:t>
      </w:r>
    </w:p>
    <w:bookmarkEnd w:id="321"/>
    <w:bookmarkStart w:id="322" w:name="sol-prac-binom-lik"/>
    <w:p>
      <w:pPr>
        <w:pStyle w:val="BodyText"/>
      </w:pPr>
      <w:r>
        <w:rPr>
          <w:i/>
          <w:iCs/>
        </w:rPr>
        <w:t xml:space="preserve">Solution 38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binomial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π</m:t>
                      </m:r>
                    </m:e>
                    <m:sup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</m:eqArr>
        </m:oMath>
      </m:oMathPara>
    </w:p>
    <w:p>
      <w:pPr>
        <w:pStyle w:val="FirstParagraph"/>
      </w:pPr>
      <w:r>
        <w:t xml:space="preserve">The first term does not depend on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so it drops out of every derivative with respect to</w:t>
      </w:r>
      <w:r>
        <w:t xml:space="preserve"> </w:t>
      </w:r>
      <m:oMath>
        <m:r>
          <m:t>π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noBar"/>
                            </m:fPr>
                            <m:num>
                              <m:r>
                                <m:t>n</m:t>
                              </m:r>
                            </m:num>
                            <m:den>
                              <m:r>
                                <m:t>y</m:t>
                              </m:r>
                            </m:den>
                          </m:f>
                        </m:e>
                      </m:d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noBar"/>
                        </m:fPr>
                        <m:num>
                          <m:r>
                            <m:t>n</m:t>
                          </m:r>
                        </m:num>
                        <m:den>
                          <m:r>
                            <m:t>y</m:t>
                          </m:r>
                        </m:den>
                      </m:f>
                    </m:e>
                  </m:d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π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π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by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π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t>π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y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π</m:t>
                  </m:r>
                </m:num>
                <m:den>
                  <m:r>
                    <m:t>π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 to both sides)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π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;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π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π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π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from (b)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y</m:t>
              </m:r>
              <m:sSup>
                <m:e>
                  <m:r>
                    <m:t>π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y</m:t>
                  </m:r>
                </m:num>
                <m:den>
                  <m:sSup>
                    <m:e>
                      <m:r>
                        <m:t>π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y</m:t>
        </m:r>
      </m:oMath>
      <w:r>
        <w:t xml:space="preserve"> </w:t>
      </w:r>
      <w:r>
        <w:t xml:space="preserve">are not both zero,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π</m:t>
        </m:r>
        <m:r>
          <m:rPr>
            <m:sty m:val="p"/>
          </m:rPr>
          <m:t>;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ℓ</m:t>
        </m:r>
      </m:oMath>
      <w:r>
        <w:t xml:space="preserve"> </w:t>
      </w:r>
      <w:r>
        <w:t xml:space="preserve">is strictly concave,</w:t>
      </w:r>
      <w:r>
        <w:t xml:space="preserve"> </w:t>
      </w:r>
      <w:r>
        <w:t xml:space="preserve">and its critical point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y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is its global maximum.</w:t>
      </w:r>
    </w:p>
    <w:bookmarkEnd w:id="322"/>
    <w:bookmarkStart w:id="323" w:name="exr-prac-gauss-iid-lik"/>
    <w:p>
      <w:pPr>
        <w:pStyle w:val="BodyText"/>
      </w:pPr>
      <w:r>
        <w:rPr>
          <w:b/>
          <w:bCs/>
        </w:rPr>
        <w:t xml:space="preserve">Exercise 39 (Gaussian log-likelihood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Kleinbaum et al. (2014)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likelihood</w:t>
      </w:r>
      <w:r>
        <w:t xml:space="preserve"> </w:t>
      </w:r>
      <m:oMath>
        <m:r>
          <m:rPr>
            <m:scr m:val="script"/>
            <m:sty m:val="p"/>
          </m:rPr>
          <m:t>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in simplified form,</w:t>
      </w:r>
      <w:r>
        <w:t xml:space="preserve"> </w:t>
      </w:r>
      <w:r>
        <w:t xml:space="preserve">as the sum of a term that depends on the data only through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a term that depends on the data only through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r>
              <m:rPr>
                <m:sty m:val="p"/>
              </m:rPr>
              <m:t>(</m:t>
            </m:r>
          </m:e>
        </m:nary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Derive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t xml:space="preserve">.</w:t>
      </w:r>
    </w:p>
    <w:bookmarkEnd w:id="323"/>
    <w:bookmarkStart w:id="324" w:name="sol-prac-gauss-iid-lik"/>
    <w:p>
      <w:pPr>
        <w:pStyle w:val="BodyText"/>
      </w:pPr>
      <w:r>
        <w:rPr>
          <w:i/>
          <w:iCs/>
        </w:rPr>
        <w:t xml:space="preserve">Solution 39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L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exp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(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  <m:sSup>
                            <m:e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 the factors of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exp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</m:t>
              </m:r>
              <m:r>
                <m:t>n</m:t>
              </m:r>
              <m:r>
                <m:rPr>
                  <m:nor/>
                  <m:sty m:val="p"/>
                </m:rPr>
                <m:t> copies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−</m:t>
                      </m:r>
                    </m:e>
                  </m:nary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(product of exponentials)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π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out of the sum)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cr m:val="script"/>
                      <m:sty m:val="p"/>
                    </m:rPr>
                    <m:t>L</m:t>
                  </m:r>
                  <m:r>
                    <m:rPr>
                      <m:sty m:val="p"/>
                    </m:rPr>
                    <m:t>(</m:t>
                  </m:r>
                  <m:r>
                    <m:t>μ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;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log-likelihood)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2</m:t>
                          </m:r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den>
                      </m:f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r>
                            <m:rPr>
                              <m:sty m:val="p"/>
                            </m:rPr>
                            <m:t>(</m:t>
                          </m:r>
                        </m:e>
                      </m:nary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2</m:t>
                  </m:r>
                  <m:r>
                    <m:t>π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μ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sum is the sum of derivatives)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outer function </m:t>
              </m:r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inner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nor/>
                  <m:sty m:val="p"/>
                </m:rPr>
                <m:t> does not depend on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μ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Substituting the inner derivative back in: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2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(inner derivative is 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−</m:t>
                  </m:r>
                </m:e>
              </m:nary>
              <m:r>
                <m:t>2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t>μ</m:t>
                      </m:r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 this to zero: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f>
          <m:fPr>
            <m:type m:val="bar"/>
          </m:fPr>
          <m:num>
            <m:r>
              <m:t>1</m:t>
            </m:r>
          </m:num>
          <m:den>
            <m:r>
              <m:t>n</m:t>
            </m:r>
          </m:den>
        </m:f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Deriving</w:t>
      </w:r>
      <w:r>
        <w:rPr>
          <w:b/>
          <w:bCs/>
        </w:rPr>
        <w:t xml:space="preserve"> </w:t>
      </w:r>
      <m:oMath>
        <m:sSubSup>
          <m:e>
            <m:acc>
              <m:accPr>
                <m:chr m:val="̂"/>
              </m:accPr>
              <m:e>
                <m:r>
                  <m:t>σ</m:t>
                </m:r>
              </m:e>
            </m:acc>
          </m:e>
          <m:sub>
            <m:r>
              <m:t>M</m:t>
            </m:r>
            <m:r>
              <m:t>L</m:t>
            </m:r>
          </m:sub>
          <m:sup>
            <m:r>
              <m:t>2</m:t>
            </m:r>
          </m:sup>
        </m:sSubSup>
      </m:oMath>
      <w:r>
        <w:rPr>
          <w:b/>
          <w:bCs/>
        </w:rP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ℓ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r>
                            <m:t>2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log</m:t>
                      </m:r>
                      <m:r>
                        <m:t>​</m:t>
                      </m:r>
                      <m:d>
                        <m:dPr>
                          <m:begChr m:val="{"/>
                          <m:sepChr m:val=""/>
                          <m:endChr m:val="}"/>
                          <m:grow/>
                        </m:dPr>
                        <m:e>
                          <m:sSup>
                            <m:e>
                              <m:r>
                                <m:t>σ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</m:t>
              </m:r>
              <m:r>
                <m:rPr>
                  <m:sty m:val="p"/>
                </m:rPr>
                <m:t>−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 as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2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σ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</m:eqArr>
        </m:oMath>
      </m:oMathPara>
    </w:p>
    <w:p>
      <w:pPr>
        <w:pStyle w:val="FirstParagraph"/>
      </w:pPr>
      <w:r>
        <w:t xml:space="preserve">Setting this to zero and solving: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(set the derivative to zero)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2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n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Sup>
            <m:e>
              <m:acc>
                <m:accPr>
                  <m:chr m:val="̂"/>
                </m:accPr>
                <m:e>
                  <m:r>
                    <m:t>σ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  <m:sup>
              <m:r>
                <m:t>2</m:t>
              </m:r>
            </m:sup>
          </m:sSubSup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Note: this maximum likelihood estimator is a biased estimator of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;</w:t>
      </w:r>
      <w:r>
        <w:t xml:space="preserve"> </w:t>
      </w:r>
      <w:r>
        <w:t xml:space="preserve">the unbiased sample variance divides by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324"/>
    <w:bookmarkStart w:id="325" w:name="exr-prac-score-zero"/>
    <w:p>
      <w:pPr>
        <w:pStyle w:val="BodyText"/>
      </w:pPr>
      <w:r>
        <w:rPr>
          <w:b/>
          <w:bCs/>
        </w:rPr>
        <w:t xml:space="preserve">Exercise 40 (Score at the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Find the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evaluate the score at the MLE.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Provide an intuitive interpretation</w:t>
      </w:r>
      <w:r>
        <w:t xml:space="preserve"> </w:t>
      </w:r>
      <w:r>
        <w:t xml:space="preserve">of the value of the score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.</w:t>
      </w:r>
    </w:p>
    <w:bookmarkEnd w:id="325"/>
    <w:bookmarkStart w:id="326" w:name="sol-prac-score-zero"/>
    <w:p>
      <w:pPr>
        <w:pStyle w:val="BodyText"/>
      </w:pPr>
      <w:r>
        <w:rPr>
          <w:i/>
          <w:iCs/>
        </w:rPr>
        <w:t xml:space="preserve">Solution 40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λ</m:t>
                              </m:r>
                            </m:e>
                            <m:sup>
                              <m:sSub>
                                <m:e>
                                  <m:r>
                                    <m:t>x</m:t>
                                  </m:r>
                                </m:e>
                                <m:sub>
                                  <m:r>
                                    <m:t>i</m:t>
                                  </m:r>
                                </m:sub>
                              </m:sSub>
                            </m:sup>
                          </m:sSup>
                          <m:sSup>
                            <m:e>
                              <m: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λ</m:t>
                              </m:r>
                            </m:sup>
                          </m:sSup>
                        </m:num>
                        <m:den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!</m:t>
                          </m:r>
                        </m:den>
                      </m:f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quotient)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λ</m:t>
                          </m:r>
                        </m:e>
                        <m:sup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out of the first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λ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!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λ</m:t>
                  </m:r>
                  <m:r>
                    <m:rPr>
                      <m:sty m:val="p"/>
                    </m:rPr>
                    <m:t>−</m:t>
                  </m:r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log</m:t>
                      </m:r>
                    </m:e>
                  </m:nary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!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nary>
                        <m:naryPr>
                          <m:chr m:val="∑"/>
                          <m:limLoc m:val="undOvr"/>
                          <m:subHide m:val="off"/>
                          <m:supHide m:val="off"/>
                        </m:naryPr>
                        <m:sub>
                          <m:r>
                            <m:t>i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1</m:t>
                          </m:r>
                        </m:sub>
                        <m:sup>
                          <m:r>
                            <m:t>n</m:t>
                          </m:r>
                        </m:sup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</m:e>
                      </m:nary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λ</m:t>
              </m:r>
              <m:r>
                <m:rPr>
                  <m:nor/>
                  <m:sty m:val="p"/>
                </m:rPr>
                <m:t> with respect to itself)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The MLE solves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evaluating the score there afterwards is a check on the algebra.</w:t>
      </w:r>
      <w:r>
        <w:t xml:space="preserve"> </w:t>
      </w: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n</m:t>
              </m:r>
              <m:r>
                <m:rPr>
                  <m:nor/>
                  <m:sty m:val="p"/>
                </m:rPr>
                <m:t> to both sides)</m:t>
              </m:r>
            </m:e>
            <m:e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(equivalently,</w:t>
      </w:r>
      <w:r>
        <w:t xml:space="preserve"> </w:t>
      </w:r>
      <w:r>
        <w:t xml:space="preserve">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, since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p>
      <w:pPr>
        <w:pStyle w:val="FirstParagraph"/>
      </w:pPr>
      <w:r>
        <w:t xml:space="preserve">If instead all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boundary value.</w:t>
      </w:r>
      <w:r>
        <w:t xml:space="preserve"> </w:t>
      </w:r>
      <w:r>
        <w:t xml:space="preserve">In that case,</w:t>
      </w:r>
      <w:r>
        <w:t xml:space="preserve"> </w:t>
      </w:r>
      <w:r>
        <w:t xml:space="preserve">the score formula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is not defined at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 the usual interior verification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apply.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score measures the rate of change of the log-likelihood.</w:t>
      </w:r>
      <w:r>
        <w:t xml:space="preserve"> </w:t>
      </w:r>
      <w:r>
        <w:t xml:space="preserve">When it equals zero,</w:t>
      </w:r>
      <w:r>
        <w:t xml:space="preserve"> </w:t>
      </w:r>
      <w:r>
        <w:t xml:space="preserve">increasing or decreasing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slightly would not improve the fit;</w:t>
      </w:r>
      <w:r>
        <w:t xml:space="preserve"> </w:t>
      </w:r>
      <w:r>
        <w:t xml:space="preserve">we are at a</w:t>
      </w:r>
      <w:r>
        <w:t xml:space="preserve"> </w:t>
      </w:r>
      <w:r>
        <w:t xml:space="preserve">“flat”</w:t>
      </w:r>
      <w:r>
        <w:t xml:space="preserve"> </w:t>
      </w:r>
      <w:r>
        <w:t xml:space="preserve">point.</w:t>
      </w:r>
      <w:r>
        <w:t xml:space="preserve"> </w:t>
      </w:r>
      <w:r>
        <w:t xml:space="preserve">Intuitively,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the value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that makes</w:t>
      </w:r>
      <w:r>
        <w:t xml:space="preserve"> </w:t>
      </w:r>
      <w:r>
        <w:t xml:space="preserve">the expected count per observation (</w:t>
      </w:r>
      <m:oMath>
        <m:r>
          <m:t>λ</m:t>
        </m:r>
      </m:oMath>
      <w:r>
        <w:t xml:space="preserve">) exactly equal to</w:t>
      </w:r>
      <w:r>
        <w:t xml:space="preserve"> </w:t>
      </w:r>
      <w:r>
        <w:t xml:space="preserve">the observed average count (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).</w:t>
      </w:r>
    </w:p>
    <w:bookmarkEnd w:id="326"/>
    <w:bookmarkStart w:id="327" w:name="exr-prac-mle-se"/>
    <w:p>
      <w:pPr>
        <w:pStyle w:val="BodyText"/>
      </w:pPr>
      <w:r>
        <w:rPr>
          <w:b/>
          <w:bCs/>
        </w:rPr>
        <w:t xml:space="preserve">Exercise 41 (Standard error of an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5))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(a)</w:t>
      </w:r>
      <w:r>
        <w:t xml:space="preserve"> </w:t>
      </w:r>
      <w:r>
        <w:t xml:space="preserve">Derive the Hessian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rPr>
                <m:sty m:val="p"/>
              </m:rPr>
              <m:t>[</m:t>
            </m:r>
          </m:den>
        </m:f>
        <m:r>
          <m:t>2</m:t>
        </m:r>
        <m:r>
          <m:rPr>
            <m:sty m:val="p"/>
          </m:rPr>
          <m:t>]</m:t>
        </m:r>
        <m:r>
          <m:t>λ</m:t>
        </m:r>
        <m:r>
          <m:t>ℓ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Evaluate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Give an approximate 95% confidence interval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using the asymptotic normal distribution of the MLE.</w:t>
      </w:r>
    </w:p>
    <w:bookmarkEnd w:id="327"/>
    <w:bookmarkStart w:id="328" w:name="sol-prac-mle-se"/>
    <w:p>
      <w:pPr>
        <w:pStyle w:val="BodyText"/>
      </w:pPr>
      <w:r>
        <w:rPr>
          <w:i/>
          <w:iCs/>
        </w:rPr>
        <w:t xml:space="preserve">Solution 41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w:r>
        <w:t xml:space="preserve">From</w:t>
      </w:r>
      <w:r>
        <w:t xml:space="preserve"> </w:t>
      </w:r>
      <w:hyperlink w:anchor="exr-prac-score-zero">
        <w:r>
          <w:rPr>
            <w:rStyle w:val="Hyperlink"/>
          </w:rPr>
          <w:t xml:space="preserve">Exercise 40</w:t>
        </w:r>
      </w:hyperlink>
      <w:r>
        <w:t xml:space="preserve">,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λ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>
              <m:t>λ</m:t>
            </m:r>
          </m:den>
        </m:f>
        <m:r>
          <m:rPr>
            <m:sty m:val="p"/>
          </m:rPr>
          <m:t>−</m:t>
        </m:r>
        <m:r>
          <m:t>n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λ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(Poisson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λ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(drop the zero term)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λ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λ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 as a fraction)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(Hessian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λ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(two negatives make a positive)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Assuming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(i.e., at least one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),</w:t>
      </w:r>
      <w:r>
        <w:t xml:space="preserve"> </w:t>
      </w:r>
      <w:r>
        <w:t xml:space="preserve">substituting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λ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By the asymptotic theory of MLEs: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t> </m:t>
          </m:r>
          <m:acc>
            <m:accPr>
              <m:chr m:val="̇"/>
            </m:accPr>
            <m:e>
              <m:r>
                <m:rPr>
                  <m:sty m:val="p"/>
                </m:rPr>
                <m:t>∼</m:t>
              </m:r>
            </m:e>
          </m:acc>
          <m:r>
            <m:t> </m:t>
          </m:r>
          <m:r>
            <m:rPr>
              <m:sty m:val="p"/>
            </m:rPr>
            <m:t>N</m:t>
          </m:r>
          <m:r>
            <m:t>​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λ</m:t>
              </m:r>
              <m:r>
                <m:rPr>
                  <m:sty m:val="p"/>
                </m:rPr>
                <m:t>,</m:t>
              </m:r>
              <m:r>
                <m:t> 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script"/>
                          <m:sty m:val="p"/>
                        </m:rPr>
                        <m:t>I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λ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We estimate this asymptotic variance</w:t>
      </w:r>
      <w:r>
        <w:t xml:space="preserve"> </w:t>
      </w:r>
      <w:r>
        <w:t xml:space="preserve">using the observed information</w:t>
      </w:r>
      <w:r>
        <w:t xml:space="preserve"> </w:t>
      </w:r>
      <w:r>
        <w:t xml:space="preserve">evaluated at the MLE.</w:t>
      </w:r>
      <w:r>
        <w:t xml:space="preserve"> </w:t>
      </w:r>
      <w:r>
        <w:t xml:space="preserve">Since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sSub>
          <m:e>
            <m:acc>
              <m:accPr>
                <m:chr m:val="̂"/>
              </m:accPr>
              <m:e>
                <m:r>
                  <m:t>λ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>
          <m:t>n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λ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≈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p>
      <w:pPr>
        <w:pStyle w:val="FirstParagraph"/>
      </w:pPr>
      <w:r>
        <w:t xml:space="preserve">An approximate 95% CI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λ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r>
            <m:t>1.96</m:t>
          </m:r>
          <m:rad>
            <m:radPr>
              <m:degHide m:val="on"/>
            </m:radPr>
            <m:deg/>
            <m:e>
              <m:f>
                <m:fPr>
                  <m:type m:val="bar"/>
                </m:fPr>
                <m:num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n</m:t>
                  </m:r>
                </m:den>
              </m:f>
            </m:e>
          </m:rad>
        </m:oMath>
      </m:oMathPara>
    </w:p>
    <w:bookmarkEnd w:id="328"/>
    <w:bookmarkStart w:id="329" w:name="exr-prac-exp-mle"/>
    <w:p>
      <w:pPr>
        <w:pStyle w:val="FirstParagraph"/>
      </w:pPr>
      <w:r>
        <w:rPr>
          <w:b/>
          <w:bCs/>
        </w:rPr>
        <w:t xml:space="preserve">Exercise 42 (Exponential MLE (adapted from</w:t>
      </w:r>
      <w:r>
        <w:rPr>
          <w:b/>
          <w:bCs/>
        </w:rPr>
        <w:t xml:space="preserve"> </w:t>
      </w:r>
      <w:r>
        <w:rPr>
          <w:b/>
          <w:bCs/>
        </w:rPr>
        <w:t xml:space="preserve">Dobson and Barnett (2018)</w:t>
      </w:r>
      <w:r>
        <w:rPr>
          <w:b/>
          <w:bCs/>
        </w:rPr>
        <w:t xml:space="preserve">, Chapter 3))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nor/>
            <m:sty m:val="p"/>
          </m:rPr>
          <m:t>Exponential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that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∣</m:t>
          </m:r>
          <m:r>
            <m:t>μ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μ</m:t>
              </m:r>
            </m:den>
          </m:f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/</m:t>
              </m:r>
              <m:r>
                <m:t>μ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,</m:t>
          </m:r>
          <m:r>
            <m:t> </m:t>
          </m:r>
          <m:r>
            <m:t>μ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(a)</w:t>
      </w:r>
      <w:r>
        <w:t xml:space="preserve"> </w:t>
      </w:r>
      <w:r>
        <w:t xml:space="preserve">Write the log-likelihood</w:t>
      </w:r>
      <w:r>
        <w:t xml:space="preserve"> </w:t>
      </w:r>
      <m:oMath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for the observed data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(b)</w:t>
      </w:r>
      <w:r>
        <w:t xml:space="preserve"> </w:t>
      </w:r>
      <w:r>
        <w:t xml:space="preserve">Derive the score function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μ</m:t>
            </m:r>
          </m:den>
        </m:f>
        <m:r>
          <m:t>ℓ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(c)</w:t>
      </w:r>
      <w:r>
        <w:t xml:space="preserve"> </w:t>
      </w:r>
      <w:r>
        <w:t xml:space="preserve">Set the score equal to zero and show that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.</w:t>
      </w:r>
      <w:r>
        <w:t xml:space="preserve"> </w:t>
      </w:r>
      <w:r>
        <w:t xml:space="preserve">Compute the second derivative and verify this critical point is a maximum.</w:t>
      </w:r>
    </w:p>
    <w:p>
      <w:pPr>
        <w:pStyle w:val="BodyText"/>
      </w:pPr>
      <w:r>
        <w:rPr>
          <w:b/>
          <w:bCs/>
        </w:rPr>
        <w:t xml:space="preserve">(d)</w:t>
      </w:r>
      <w:r>
        <w:t xml:space="preserve"> </w:t>
      </w:r>
      <w:r>
        <w:t xml:space="preserve">Derive the observed information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ℓ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evaluate it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</m:oMath>
      <w:r>
        <w:t xml:space="preserve">,</w:t>
      </w:r>
      <w:r>
        <w:t xml:space="preserve"> </w:t>
      </w:r>
      <w:r>
        <w:t xml:space="preserve">and give an approximate 95% confidence interval for</w:t>
      </w:r>
      <w:r>
        <w:t xml:space="preserve"> </w:t>
      </w:r>
      <m:oMath>
        <m:r>
          <m:t>μ</m:t>
        </m:r>
      </m:oMath>
      <w:r>
        <w:t xml:space="preserve">.</w:t>
      </w:r>
    </w:p>
    <w:bookmarkEnd w:id="329"/>
    <w:bookmarkStart w:id="330" w:name="sol-prac-exp-mle"/>
    <w:p>
      <w:pPr>
        <w:pStyle w:val="BodyText"/>
      </w:pPr>
      <w:r>
        <w:rPr>
          <w:i/>
          <w:iCs/>
        </w:rPr>
        <w:t xml:space="preserve">Solution 42</w:t>
      </w:r>
      <w:r>
        <w:t xml:space="preserve">. </w:t>
      </w:r>
      <w:r>
        <w:rPr>
          <w:b/>
          <w:bCs/>
        </w:rPr>
        <w:t xml:space="preserve">(a)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ℓ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nary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the likelihood of an </m:t>
              </m:r>
              <m:r>
                <m:rPr>
                  <m:sty m:val="p"/>
                </m:rPr>
                <m:t>iid</m:t>
              </m:r>
              <m:r>
                <m:rPr>
                  <m:nor/>
                  <m:sty m:val="p"/>
                </m:rPr>
                <m:t> sample)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log</m:t>
                  </m:r>
                </m:e>
              </m:nary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μ</m:t>
                      </m:r>
                    </m:den>
                  </m:f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/</m:t>
                      </m:r>
                      <m:r>
                        <m:t>μ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1</m:t>
                          </m:r>
                        </m:num>
                        <m:den>
                          <m:r>
                            <m:t>μ</m:t>
                          </m:r>
                        </m:den>
                      </m:f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/</m:t>
                          </m:r>
                          <m:r>
                            <m:t>μ</m:t>
                          </m:r>
                        </m:sup>
                      </m:sSup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 of a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 undoes </m:t>
              </m:r>
              <m:r>
                <m:rPr>
                  <m:sty m:val="p"/>
                </m:rPr>
                <m:t>exp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num>
                    <m:den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identical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the constant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out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(b)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μ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(log-likelihood from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</m:t>
              </m:r>
              <m:f>
                <m:fPr>
                  <m:type m:val="lin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r>
                    <m:t>μ</m:t>
                  </m:r>
                </m:den>
              </m:f>
              <m:r>
                <m:rPr>
                  <m:nor/>
                  <m:sty m:val="p"/>
                </m:rPr>
                <m:t> as 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μ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r>
                    <m:t>μ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both terms over the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the fractions)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r>
                    <m:t>μ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f>
                <m:fPr>
                  <m:type m:val="lin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(c)</w:t>
      </w:r>
    </w:p>
    <w:p>
      <w:pPr>
        <w:pStyle w:val="BodyText"/>
      </w:pPr>
      <w:r>
        <w:t xml:space="preserve">Setting</w:t>
      </w:r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μ</m:t>
        </m:r>
        <m:r>
          <m:rPr>
            <m:sty m:val="p"/>
          </m:rPr>
          <m:t>;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both sides by </m:t>
              </m:r>
              <m:f>
                <m:fPr>
                  <m:type m:val="lin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n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</m:t>
              </m:r>
              <m:r>
                <m:t>μ</m:t>
              </m:r>
              <m:r>
                <m:rPr>
                  <m:nor/>
                  <m:sty m:val="p"/>
                </m:rPr>
                <m:t> to both sides)</m:t>
              </m:r>
            </m:e>
          </m:eqArr>
        </m:oMath>
      </m:oMathPara>
    </w:p>
    <w:p>
      <w:pPr>
        <w:pStyle w:val="FirstParagraph"/>
      </w:pPr>
      <w:r>
        <w:t xml:space="preserve">The second derivative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r>
                        <m:t>μ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(score from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fractions as negative powers)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n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differentiation)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(constant multiple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μ</m:t>
                  </m:r>
                </m:den>
              </m:f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t>μ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3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(power rule for 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t>n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t>μ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negative powers as fractions)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the second derivative is negative,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a maximum.</w:t>
      </w:r>
    </w:p>
    <w:p>
      <w:pPr>
        <w:pStyle w:val="BodyText"/>
      </w:pPr>
      <w:r>
        <w:rPr>
          <w:b/>
          <w:bCs/>
        </w:rPr>
        <w:t xml:space="preserve">(d)</w:t>
      </w:r>
    </w:p>
    <w:p>
      <w:pPr>
        <w:pStyle w:val="BodyText"/>
      </w:pPr>
      <w:r>
        <w:t xml:space="preserve">The observed information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is the negative Hessian)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n</m:t>
                      </m:r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n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(second derivative from (c))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 the minus sign)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terms)</m:t>
              </m:r>
            </m:e>
          </m:eqArr>
        </m:oMath>
      </m:oMathPara>
    </w:p>
    <w:p>
      <w:pPr>
        <w:pStyle w:val="FirstParagraph"/>
      </w:pPr>
      <w:r>
        <w:t xml:space="preserve">Evaluated at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μ</m:t>
                </m:r>
              </m:e>
            </m:acc>
          </m:e>
          <m:sub>
            <m:r>
              <m:t>M</m:t>
            </m:r>
            <m:r>
              <m:t>L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I</m:t>
              </m:r>
              <m:r>
                <m:rPr>
                  <m:sty m:val="p"/>
                </m:rPr>
                <m:t>(</m:t>
              </m:r>
              <m:sSub>
                <m:e>
                  <m:acc>
                    <m:accPr>
                      <m:chr m:val="̂"/>
                    </m:accPr>
                    <m:e>
                      <m:r>
                        <m:t>μ</m:t>
                      </m:r>
                    </m:e>
                  </m:acc>
                </m:e>
                <m:sub>
                  <m:r>
                    <m:t>M</m:t>
                  </m:r>
                  <m:r>
                    <m:t>L</m:t>
                  </m:r>
                </m:sub>
              </m:sSub>
              <m:r>
                <m:rPr>
                  <m:sty m:val="p"/>
                </m:rPr>
                <m:t>;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3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(observed information at </m:t>
              </m:r>
              <m:r>
                <m:t>μ</m:t>
              </m:r>
              <m:r>
                <m:rPr>
                  <m:sty m:val="p"/>
                </m:rPr>
                <m:t>=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one factor of 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≈</m:t>
        </m:r>
        <m:rad>
          <m:radPr>
            <m:degHide m:val="on"/>
          </m:radPr>
          <m:deg/>
          <m:e>
            <m:r>
              <m:t>I</m:t>
            </m:r>
            <m:r>
              <m:rPr>
                <m:sty m:val="p"/>
              </m:rPr>
              <m:t>(</m:t>
            </m:r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  <m:r>
              <m:rPr>
                <m:sty m:val="p"/>
              </m:rPr>
              <m:t>;</m:t>
            </m:r>
            <m:acc>
              <m:accPr>
                <m:chr m:val="̃"/>
              </m:accPr>
              <m:e>
                <m:r>
                  <m:t>x</m:t>
                </m:r>
              </m:e>
            </m:acc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e>
        </m:rad>
        <m:r>
          <m:rPr>
            <m:sty m:val="p"/>
          </m:rPr>
          <m:t>=</m:t>
        </m:r>
        <m:f>
          <m:fPr>
            <m:type m:val="bar"/>
          </m:fPr>
          <m:num>
            <m:acc>
              <m:accPr>
                <m:chr m:val="‾"/>
              </m:accPr>
              <m:e>
                <m:r>
                  <m:t>x</m:t>
                </m:r>
              </m:e>
            </m:acc>
          </m:num>
          <m:den>
            <m:rad>
              <m:radPr>
                <m:degHide m:val="on"/>
              </m:radPr>
              <m:deg/>
              <m:e>
                <m:r>
                  <m:t>n</m:t>
                </m:r>
              </m:e>
            </m:rad>
          </m:den>
        </m:f>
      </m:oMath>
      <w:r>
        <w:t xml:space="preserve">.</w:t>
      </w:r>
    </w:p>
    <w:p>
      <w:pPr>
        <w:pStyle w:val="BodyText"/>
      </w:pPr>
      <w:r>
        <w:t xml:space="preserve">An approximate 95% CI for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μ</m:t>
                  </m:r>
                </m:e>
              </m:acc>
            </m:e>
            <m:sub>
              <m:r>
                <m:t>M</m:t>
              </m:r>
              <m:r>
                <m:t>L</m:t>
              </m:r>
            </m:sub>
          </m:sSub>
          <m:r>
            <m:rPr>
              <m:sty m:val="p"/>
            </m:rPr>
            <m:t>±</m:t>
          </m:r>
          <m:r>
            <m:t>1.96</m:t>
          </m:r>
          <m:r>
            <m:rPr>
              <m:sty m:val="p"/>
            </m:rPr>
            <m:t>×</m:t>
          </m:r>
          <m:f>
            <m:fPr>
              <m:type m:val="bar"/>
            </m:fPr>
            <m:num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  <m:r>
            <m:rPr>
              <m:sty m:val="p"/>
            </m:rPr>
            <m:t>=</m:t>
          </m:r>
          <m:acc>
            <m:accPr>
              <m:chr m:val="‾"/>
            </m:accPr>
            <m:e>
              <m:r>
                <m:t>x</m:t>
              </m:r>
            </m:e>
          </m:acc>
          <m:r>
            <m:rPr>
              <m:sty m:val="p"/>
            </m:rPr>
            <m:t>±</m:t>
          </m:r>
          <m:f>
            <m:fPr>
              <m:type m:val="bar"/>
            </m:fPr>
            <m:num>
              <m:r>
                <m:t>1.96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ad>
                <m:radPr>
                  <m:degHide m:val="on"/>
                </m:radPr>
                <m:deg/>
                <m:e>
                  <m:r>
                    <m:t>n</m:t>
                  </m:r>
                </m:e>
              </m:rad>
            </m:den>
          </m:f>
        </m:oMath>
      </m:oMathPara>
    </w:p>
    <w:p>
      <w:pPr>
        <w:pStyle w:val="FirstParagraph"/>
      </w:pPr>
      <w:r>
        <w:t xml:space="preserve">Note: the exponential distribution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μ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μ</m:t>
                    </m:r>
                  </m:e>
                </m:acc>
              </m:e>
              <m:sub>
                <m:r>
                  <m:t>M</m:t>
                </m:r>
                <m:r>
                  <m:t>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,</w:t>
      </w:r>
      <w:r>
        <w:t xml:space="preserve"> </w:t>
      </w:r>
      <w:r>
        <w:t xml:space="preserve">which is estimated by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.</w:t>
      </w:r>
      <w:r>
        <w:t xml:space="preserve"> </w:t>
      </w:r>
      <w:r>
        <w:t xml:space="preserve">More generally,</w:t>
      </w:r>
      <w:r>
        <w:t xml:space="preserve"> </w:t>
      </w:r>
      <w:r>
        <w:t xml:space="preserve">the standard error of a sample mean is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;</w:t>
      </w:r>
      <w:r>
        <w:t xml:space="preserve"> </w:t>
      </w:r>
      <w:r>
        <w:t xml:space="preserve">here that reduces to</w:t>
      </w:r>
      <w:r>
        <w:t xml:space="preserve"> </w:t>
      </w:r>
      <m:oMath>
        <m:r>
          <m:t>μ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n</m:t>
            </m:r>
          </m:e>
        </m:rad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for the exponential distribution.</w:t>
      </w:r>
    </w:p>
    <w:bookmarkEnd w:id="330"/>
    <w:bookmarkEnd w:id="331"/>
    <w:bookmarkStart w:id="363" w:name="references"/>
    <w:p>
      <w:pPr>
        <w:pStyle w:val="Heading2"/>
      </w:pPr>
      <w:r>
        <w:t xml:space="preserve">References</w:t>
      </w:r>
    </w:p>
    <w:bookmarkStart w:id="362" w:name="refs"/>
    <w:bookmarkStart w:id="3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3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333"/>
    <w:bookmarkStart w:id="335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334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335"/>
    <w:bookmarkStart w:id="337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336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337"/>
    <w:bookmarkStart w:id="339" w:name="ref-dunn2018generalized"/>
    <w:p>
      <w:pPr>
        <w:pStyle w:val="Bibliography"/>
      </w:pPr>
      <w:r>
        <w:t xml:space="preserve">Dunn, Peter K, and Gordon K Smyth. 2018.</w:t>
      </w:r>
      <w:r>
        <w:t xml:space="preserve"> </w:t>
      </w:r>
      <w:r>
        <w:rPr>
          <w:i/>
          <w:iCs/>
        </w:rPr>
        <w:t xml:space="preserve">Generalized Linear Models with Examples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Vol. 53. Springer.</w:t>
      </w:r>
      <w:r>
        <w:t xml:space="preserve"> </w:t>
      </w:r>
      <w:hyperlink r:id="rId338">
        <w:r>
          <w:rPr>
            <w:rStyle w:val="Hyperlink"/>
          </w:rPr>
          <w:t xml:space="preserve">https://doi.org/10.1007/978-1-4419-0118-7</w:t>
        </w:r>
      </w:hyperlink>
      <w:r>
        <w:t xml:space="preserve">.</w:t>
      </w:r>
    </w:p>
    <w:bookmarkEnd w:id="339"/>
    <w:bookmarkStart w:id="341" w:name="ref-efron1978assessing"/>
    <w:p>
      <w:pPr>
        <w:pStyle w:val="Bibliography"/>
      </w:pPr>
      <w:r>
        <w:t xml:space="preserve">Efron, Bradley, and David V Hinkley. 1978.</w:t>
      </w:r>
      <w:r>
        <w:t xml:space="preserve"> </w:t>
      </w:r>
      <w:r>
        <w:t xml:space="preserve">“Assessing the Accuracy of the Maximum Likelihood Estimator: Observed Versus Expected</w:t>
      </w:r>
      <w:r>
        <w:t xml:space="preserve"> </w:t>
      </w:r>
      <w:r>
        <w:t xml:space="preserve">Fisher</w:t>
      </w:r>
      <w:r>
        <w:t xml:space="preserve"> </w:t>
      </w:r>
      <w:r>
        <w:t xml:space="preserve">Information.”</w:t>
      </w:r>
      <w:r>
        <w:t xml:space="preserve"> </w:t>
      </w:r>
      <w:r>
        <w:rPr>
          <w:i/>
          <w:iCs/>
        </w:rPr>
        <w:t xml:space="preserve">Biometrika</w:t>
      </w:r>
      <w:r>
        <w:t xml:space="preserve"> </w:t>
      </w:r>
      <w:r>
        <w:t xml:space="preserve">65 (3): 457–83.</w:t>
      </w:r>
      <w:r>
        <w:t xml:space="preserve"> </w:t>
      </w:r>
      <w:hyperlink r:id="rId340">
        <w:r>
          <w:rPr>
            <w:rStyle w:val="Hyperlink"/>
          </w:rPr>
          <w:t xml:space="preserve">https://doi.org/10.1093/biomet/65.3.457</w:t>
        </w:r>
      </w:hyperlink>
      <w:r>
        <w:t xml:space="preserve">.</w:t>
      </w:r>
    </w:p>
    <w:bookmarkEnd w:id="341"/>
    <w:bookmarkStart w:id="343" w:name="ref-hoenig2001abuse"/>
    <w:p>
      <w:pPr>
        <w:pStyle w:val="Bibliography"/>
      </w:pPr>
      <w:r>
        <w:t xml:space="preserve">Hoenig, John M., and Dennis M. Heisey. 2001.</w:t>
      </w:r>
      <w:r>
        <w:t xml:space="preserve"> </w:t>
      </w:r>
      <w:r>
        <w:t xml:space="preserve">“The Abuse of Power: The Pervasive Fallacy of Power Calculations for Data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55 (1): 19–24.</w:t>
      </w:r>
      <w:r>
        <w:t xml:space="preserve"> </w:t>
      </w:r>
      <w:hyperlink r:id="rId342">
        <w:r>
          <w:rPr>
            <w:rStyle w:val="Hyperlink"/>
          </w:rPr>
          <w:t xml:space="preserve">https://doi.org/10.1198/000313001300339897</w:t>
        </w:r>
      </w:hyperlink>
      <w:r>
        <w:t xml:space="preserve">.</w:t>
      </w:r>
    </w:p>
    <w:bookmarkEnd w:id="343"/>
    <w:bookmarkStart w:id="344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44"/>
    <w:bookmarkStart w:id="346" w:name="ref-HulleyStephen1998RToE"/>
    <w:p>
      <w:pPr>
        <w:pStyle w:val="Bibliography"/>
      </w:pPr>
      <w:r>
        <w:t xml:space="preserve">Hulley, Stephen, Deborah Grady, Trudy Bush, et al. 1998.</w:t>
      </w:r>
      <w:r>
        <w:t xml:space="preserve"> </w:t>
      </w:r>
      <w:r>
        <w:t xml:space="preserve">“Randomized Trial of Estrogen Plus Progestin for Secondary Prevention of Coronary Heart Disease in Postmenopausal Women.”</w:t>
      </w:r>
      <w:r>
        <w:t xml:space="preserve"> </w:t>
      </w:r>
      <w:r>
        <w:rPr>
          <w:i/>
          <w:iCs/>
        </w:rPr>
        <w:t xml:space="preserve">JAMA : The Journal of the American Medical Association</w:t>
      </w:r>
      <w:r>
        <w:t xml:space="preserve"> </w:t>
      </w:r>
      <w:r>
        <w:t xml:space="preserve">(Chicago, IL) 280 (7): 605–13.</w:t>
      </w:r>
      <w:r>
        <w:t xml:space="preserve"> </w:t>
      </w:r>
      <w:hyperlink r:id="rId345">
        <w:r>
          <w:rPr>
            <w:rStyle w:val="Hyperlink"/>
          </w:rPr>
          <w:t xml:space="preserve">https://doi.org/10.1001/jama.280.7.605</w:t>
        </w:r>
      </w:hyperlink>
      <w:r>
        <w:t xml:space="preserve">.</w:t>
      </w:r>
    </w:p>
    <w:bookmarkEnd w:id="346"/>
    <w:bookmarkStart w:id="348" w:name="ref-kleinbaum2014applied"/>
    <w:p>
      <w:pPr>
        <w:pStyle w:val="Bibliography"/>
      </w:pPr>
      <w:r>
        <w:t xml:space="preserve">Kleinbaum, David G, Lawrence L Kupper, Azhar Nizam, K Muller, and ES Rosenberg. 2014.</w:t>
      </w:r>
      <w:r>
        <w:t xml:space="preserve"> </w:t>
      </w:r>
      <w:r>
        <w:rPr>
          <w:i/>
          <w:iCs/>
        </w:rPr>
        <w:t xml:space="preserve">Applied Regression Analysis and Other Multivariable Methods</w:t>
      </w:r>
      <w:r>
        <w:t xml:space="preserve">. 5th ed. Cengage Learning.</w:t>
      </w:r>
      <w:r>
        <w:t xml:space="preserve"> </w:t>
      </w:r>
      <w:hyperlink r:id="rId347">
        <w:r>
          <w:rPr>
            <w:rStyle w:val="Hyperlink"/>
          </w:rPr>
          <w:t xml:space="preserve">https://www.cengage.com/c/applied-regression-analysis-and-other-multivariable-methods-5e-kleinbaum/9781285051086/</w:t>
        </w:r>
      </w:hyperlink>
      <w:r>
        <w:t xml:space="preserve">.</w:t>
      </w:r>
    </w:p>
    <w:bookmarkEnd w:id="348"/>
    <w:bookmarkStart w:id="350" w:name="ref-lehmannELST"/>
    <w:p>
      <w:pPr>
        <w:pStyle w:val="Bibliography"/>
      </w:pPr>
      <w:r>
        <w:t xml:space="preserve">Lehmann, E. L. 1999.</w:t>
      </w:r>
      <w:r>
        <w:t xml:space="preserve"> </w:t>
      </w:r>
      <w:r>
        <w:rPr>
          <w:i/>
          <w:iCs/>
        </w:rPr>
        <w:t xml:space="preserve">Elements of Large-Sample Theory</w:t>
      </w:r>
      <w:r>
        <w:t xml:space="preserve">. Springer Texts in Statistics. Springer.</w:t>
      </w:r>
      <w:r>
        <w:t xml:space="preserve"> </w:t>
      </w:r>
      <w:hyperlink r:id="rId349">
        <w:r>
          <w:rPr>
            <w:rStyle w:val="Hyperlink"/>
          </w:rPr>
          <w:t xml:space="preserve">https://doi.org/10.1007/b98855</w:t>
        </w:r>
      </w:hyperlink>
      <w:r>
        <w:t xml:space="preserve">.</w:t>
      </w:r>
    </w:p>
    <w:bookmarkEnd w:id="350"/>
    <w:bookmarkStart w:id="352" w:name="ref-mclachlan2007em"/>
    <w:p>
      <w:pPr>
        <w:pStyle w:val="Bibliography"/>
      </w:pPr>
      <w:r>
        <w:t xml:space="preserve">McLachlan, Geoffrey J, and Thriyambakam Krishnan. 2007.</w:t>
      </w:r>
      <w:r>
        <w:t xml:space="preserve"> </w:t>
      </w:r>
      <w:r>
        <w:rPr>
          <w:i/>
          <w:iCs/>
        </w:rPr>
        <w:t xml:space="preserve">The</w:t>
      </w:r>
      <w:r>
        <w:rPr>
          <w:i/>
          <w:iCs/>
        </w:rPr>
        <w:t xml:space="preserve"> </w:t>
      </w:r>
      <w:r>
        <w:rPr>
          <w:i/>
          <w:iCs/>
        </w:rPr>
        <w:t xml:space="preserve">EM</w:t>
      </w:r>
      <w:r>
        <w:rPr>
          <w:i/>
          <w:iCs/>
        </w:rPr>
        <w:t xml:space="preserve"> </w:t>
      </w:r>
      <w:r>
        <w:rPr>
          <w:i/>
          <w:iCs/>
        </w:rPr>
        <w:t xml:space="preserve">Algorithm and Extensions</w:t>
      </w:r>
      <w:r>
        <w:t xml:space="preserve">. 2nd ed. John Wiley &amp; Sons.</w:t>
      </w:r>
      <w:r>
        <w:t xml:space="preserve"> </w:t>
      </w:r>
      <w:hyperlink r:id="rId351">
        <w:r>
          <w:rPr>
            <w:rStyle w:val="Hyperlink"/>
          </w:rPr>
          <w:t xml:space="preserve">https://doi.org/10.1002/9780470191613</w:t>
        </w:r>
      </w:hyperlink>
      <w:r>
        <w:t xml:space="preserve">.</w:t>
      </w:r>
    </w:p>
    <w:bookmarkEnd w:id="352"/>
    <w:bookmarkStart w:id="354" w:name="ref-newey1994large"/>
    <w:p>
      <w:pPr>
        <w:pStyle w:val="Bibliography"/>
      </w:pPr>
      <w:r>
        <w:t xml:space="preserve">Newey, Whitney K, and Daniel McFadden. 1994.</w:t>
      </w:r>
      <w:r>
        <w:t xml:space="preserve"> </w:t>
      </w:r>
      <w:r>
        <w:t xml:space="preserve">“Large Sample Estimation and Hypothesis Testing.”</w:t>
      </w:r>
      <w:r>
        <w:t xml:space="preserve"> </w:t>
      </w:r>
      <w:r>
        <w:t xml:space="preserve">In</w:t>
      </w:r>
      <w:r>
        <w:t xml:space="preserve"> </w:t>
      </w:r>
      <w:r>
        <w:rPr>
          <w:i/>
          <w:iCs/>
        </w:rPr>
        <w:t xml:space="preserve">Handbook of Econometrics</w:t>
      </w:r>
      <w:r>
        <w:t xml:space="preserve">, edited by Robert Engle and Dan McFadden, vol. 4. Elsevier.</w:t>
      </w:r>
      <w:r>
        <w:t xml:space="preserve"> </w:t>
      </w:r>
      <w:hyperlink r:id="rId353">
        <w:r>
          <w:rPr>
            <w:rStyle w:val="Hyperlink"/>
          </w:rPr>
          <w:t xml:space="preserve">https://doi.org/10.1016/S1573-4412(05)80005-4</w:t>
        </w:r>
      </w:hyperlink>
      <w:r>
        <w:t xml:space="preserve">.</w:t>
      </w:r>
    </w:p>
    <w:bookmarkEnd w:id="354"/>
    <w:bookmarkStart w:id="355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355"/>
    <w:bookmarkStart w:id="357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56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57"/>
    <w:bookmarkStart w:id="359" w:name="ref-wilks1938"/>
    <w:p>
      <w:pPr>
        <w:pStyle w:val="Bibliography"/>
      </w:pPr>
      <w:r>
        <w:t xml:space="preserve">Wilks, Samuel S. 1938.</w:t>
      </w:r>
      <w:r>
        <w:t xml:space="preserve"> </w:t>
      </w:r>
      <w:r>
        <w:t xml:space="preserve">“The Large-Sample Distribution of the Likelihood Ratio for Testing Composite Hypotheses.”</w:t>
      </w:r>
      <w:r>
        <w:t xml:space="preserve"> </w:t>
      </w:r>
      <w:r>
        <w:rPr>
          <w:i/>
          <w:iCs/>
        </w:rPr>
        <w:t xml:space="preserve">The Annals of Mathematical Statistics</w:t>
      </w:r>
      <w:r>
        <w:t xml:space="preserve"> </w:t>
      </w:r>
      <w:r>
        <w:t xml:space="preserve">9 (1): 60–62.</w:t>
      </w:r>
      <w:r>
        <w:t xml:space="preserve"> </w:t>
      </w:r>
      <w:hyperlink r:id="rId358">
        <w:r>
          <w:rPr>
            <w:rStyle w:val="Hyperlink"/>
          </w:rPr>
          <w:t xml:space="preserve">https://doi.org/10.1214/aoms/1177732360</w:t>
        </w:r>
      </w:hyperlink>
      <w:r>
        <w:t xml:space="preserve">.</w:t>
      </w:r>
    </w:p>
    <w:bookmarkEnd w:id="359"/>
    <w:bookmarkStart w:id="361" w:name="ref-wood2017generalized"/>
    <w:p>
      <w:pPr>
        <w:pStyle w:val="Bibliography"/>
      </w:pPr>
      <w:r>
        <w:t xml:space="preserve">Wood, Simon N. 2017.</w:t>
      </w:r>
      <w:r>
        <w:t xml:space="preserve"> </w:t>
      </w:r>
      <w:r>
        <w:rPr>
          <w:i/>
          <w:iCs/>
        </w:rPr>
        <w:t xml:space="preserve">Generalized Additive Models: An Introduction with r</w:t>
      </w:r>
      <w:r>
        <w:t xml:space="preserve">. 2nd ed. Chapman; Hall/CRC.</w:t>
      </w:r>
      <w:r>
        <w:t xml:space="preserve"> </w:t>
      </w:r>
      <w:hyperlink r:id="rId360">
        <w:r>
          <w:rPr>
            <w:rStyle w:val="Hyperlink"/>
          </w:rPr>
          <w:t xml:space="preserve">https://doi.org/10.1201/9781315370279</w:t>
        </w:r>
      </w:hyperlink>
      <w:r>
        <w:t xml:space="preserve">.</w:t>
      </w:r>
    </w:p>
    <w:bookmarkEnd w:id="361"/>
    <w:bookmarkEnd w:id="362"/>
    <w:bookmarkEnd w:id="3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2" Type="http://schemas.openxmlformats.org/officeDocument/2006/relationships/image" Target="media/rId12.png"/><Relationship Id="rId206" Type="http://schemas.openxmlformats.org/officeDocument/2006/relationships/image" Target="media/rId206.png"/><Relationship Id="rId222" Type="http://schemas.openxmlformats.org/officeDocument/2006/relationships/image" Target="media/rId222.png"/><Relationship Id="rId228" Type="http://schemas.openxmlformats.org/officeDocument/2006/relationships/image" Target="media/rId228.png"/><Relationship Id="rId240" Type="http://schemas.openxmlformats.org/officeDocument/2006/relationships/image" Target="media/rId240.png"/><Relationship Id="rId244" Type="http://schemas.openxmlformats.org/officeDocument/2006/relationships/image" Target="media/rId244.png"/><Relationship Id="rId248" Type="http://schemas.openxmlformats.org/officeDocument/2006/relationships/image" Target="media/rId248.png"/><Relationship Id="rId252" Type="http://schemas.openxmlformats.org/officeDocument/2006/relationships/image" Target="media/rId252.png"/><Relationship Id="rId257" Type="http://schemas.openxmlformats.org/officeDocument/2006/relationships/image" Target="media/rId257.png"/><Relationship Id="rId276" Type="http://schemas.openxmlformats.org/officeDocument/2006/relationships/image" Target="media/rId276.png"/><Relationship Id="rId281" Type="http://schemas.openxmlformats.org/officeDocument/2006/relationships/image" Target="media/rId281.png"/><Relationship Id="rId286" Type="http://schemas.openxmlformats.org/officeDocument/2006/relationships/image" Target="media/rId286.png"/><Relationship Id="rId290" Type="http://schemas.openxmlformats.org/officeDocument/2006/relationships/image" Target="media/rId290.png"/><Relationship Id="rId295" Type="http://schemas.openxmlformats.org/officeDocument/2006/relationships/image" Target="media/rId295.png"/><Relationship Id="rId299" Type="http://schemas.openxmlformats.org/officeDocument/2006/relationships/image" Target="media/rId299.png"/><Relationship Id="rId307" Type="http://schemas.openxmlformats.org/officeDocument/2006/relationships/image" Target="media/rId307.png"/><Relationship Id="rId313" Type="http://schemas.openxmlformats.org/officeDocument/2006/relationships/image" Target="media/rId313.png"/><Relationship Id="rId152" Type="http://schemas.openxmlformats.org/officeDocument/2006/relationships/image" Target="media/rId152.png"/><Relationship Id="rId156" Type="http://schemas.openxmlformats.org/officeDocument/2006/relationships/image" Target="media/rId156.png"/><Relationship Id="rId179" Type="http://schemas.openxmlformats.org/officeDocument/2006/relationships/image" Target="media/rId179.png"/><Relationship Id="rId187" Type="http://schemas.openxmlformats.org/officeDocument/2006/relationships/image" Target="media/rId187.png"/><Relationship Id="rId196" Type="http://schemas.openxmlformats.org/officeDocument/2006/relationships/image" Target="media/rId196.png"/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_rels/footnotes.xml.rels><?xml version='1.0' encoding='UTF-8' standalone='yes'?>
<Relationships xmlns="http://schemas.openxmlformats.org/package/2006/relationships"><Relationship Id="rId162" Type="http://schemas.openxmlformats.org/officeDocument/2006/relationships/hyperlink" Target="estimation.qmd#def-estimand" TargetMode="External"/><Relationship Id="rId269" Type="http://schemas.openxmlformats.org/officeDocument/2006/relationships/hyperlink" Target="estimation.qmd#exm-biased-variance-mle" TargetMode="External"/><Relationship Id="rId345" Type="http://schemas.openxmlformats.org/officeDocument/2006/relationships/hyperlink" Target="https://doi.org/10.1001/jama.280.7.605" TargetMode="External"/><Relationship Id="rId351" Type="http://schemas.openxmlformats.org/officeDocument/2006/relationships/hyperlink" Target="https://doi.org/10.1002/9780470191613" TargetMode="External"/><Relationship Id="rId338" Type="http://schemas.openxmlformats.org/officeDocument/2006/relationships/hyperlink" Target="https://doi.org/10.1007/978-1-4419-0118-7" TargetMode="External"/><Relationship Id="rId356" Type="http://schemas.openxmlformats.org/officeDocument/2006/relationships/hyperlink" Target="https://doi.org/10.1007/978-1-4614-1353-0" TargetMode="External"/><Relationship Id="rId349" Type="http://schemas.openxmlformats.org/officeDocument/2006/relationships/hyperlink" Target="https://doi.org/10.1007/b98855" TargetMode="External"/><Relationship Id="rId353" Type="http://schemas.openxmlformats.org/officeDocument/2006/relationships/hyperlink" Target="https://doi.org/10.1016/S1573-4412(05)80005-4" TargetMode="External"/><Relationship Id="rId340" Type="http://schemas.openxmlformats.org/officeDocument/2006/relationships/hyperlink" Target="https://doi.org/10.1093/biomet/65.3.457" TargetMode="External"/><Relationship Id="rId342" Type="http://schemas.openxmlformats.org/officeDocument/2006/relationships/hyperlink" Target="https://doi.org/10.1198/000313001300339897" TargetMode="External"/><Relationship Id="rId336" Type="http://schemas.openxmlformats.org/officeDocument/2006/relationships/hyperlink" Target="https://doi.org/10.1201/9781315182780" TargetMode="External"/><Relationship Id="rId360" Type="http://schemas.openxmlformats.org/officeDocument/2006/relationships/hyperlink" Target="https://doi.org/10.1201/9781315370279" TargetMode="External"/><Relationship Id="rId358" Type="http://schemas.openxmlformats.org/officeDocument/2006/relationships/hyperlink" Target="https://doi.org/10.1214/aoms/1177732360" TargetMode="External"/><Relationship Id="rId72" Type="http://schemas.openxmlformats.org/officeDocument/2006/relationships/hyperlink" Target="https://en.wikipedia.org/wiki/Exponential_family" TargetMode="External"/><Relationship Id="rId79" Type="http://schemas.openxmlformats.org/officeDocument/2006/relationships/hyperlink" Target="https://en.wikipedia.org/wiki/Otto_Hesse" TargetMode="External"/><Relationship Id="rId234" Type="http://schemas.openxmlformats.org/officeDocument/2006/relationships/hyperlink" Target="https://en.wikipedia.org/wiki/Taylor%27s_theorem" TargetMode="External"/><Relationship Id="rId37" Type="http://schemas.openxmlformats.org/officeDocument/2006/relationships/hyperlink" Target="https://morrison-lab.github.io/mds/calculus.html#thm-product-rule" TargetMode="External"/><Relationship Id="rId15" Type="http://schemas.openxmlformats.org/officeDocument/2006/relationships/hyperlink" Target="https://morrison-lab.github.io/pds/independence.html#def-indpt" TargetMode="External"/><Relationship Id="rId137" Type="http://schemas.openxmlformats.org/officeDocument/2006/relationships/hyperlink" Target="https://online.stat.psu.edu/stat504/Lesson02" TargetMode="External"/><Relationship Id="rId347" Type="http://schemas.openxmlformats.org/officeDocument/2006/relationships/hyperlink" Target="https://www.cengage.com/c/applied-regression-analysis-and-other-multivariable-methods-5e-kleinbaum/9781285051086/" TargetMode="External"/><Relationship Id="rId334" Type="http://schemas.openxmlformats.org/officeDocument/2006/relationships/hyperlink" Target="https://www.cengage.com/c/statistical-inference-2e-casella-berger/9780534243128/" TargetMode="External"/><Relationship Id="rId332" Type="http://schemas.openxmlformats.org/officeDocument/2006/relationships/hyperlink" Target="https://www.youtube.com/playlist?list=PLeB45KifGiuHesi4PALNZSYZFhViVGQJK" TargetMode="External"/><Relationship Id="rId31" Type="http://schemas.openxmlformats.org/officeDocument/2006/relationships/hyperlink" Target="https://www.youtube.com/watch?v=Pa-GWE5JuH4" TargetMode="External"/><Relationship Id="rId32" Type="http://schemas.openxmlformats.org/officeDocument/2006/relationships/hyperlink" Target="https://www.youtube.com/watch?v=w3a08digzfw" TargetMode="External"/><Relationship Id="rId117" Type="http://schemas.openxmlformats.org/officeDocument/2006/relationships/hyperlink" Target="inference.qmd#def-approximate-ci" TargetMode="External"/><Relationship Id="rId145" Type="http://schemas.openxmlformats.org/officeDocument/2006/relationships/hyperlink" Target="inference.qmd#def-confidence-interval" TargetMode="External"/><Relationship Id="rId140" Type="http://schemas.openxmlformats.org/officeDocument/2006/relationships/hyperlink" Target="inference.qmd#sec-reference-distributions" TargetMode="External"/><Relationship Id="rId202" Type="http://schemas.openxmlformats.org/officeDocument/2006/relationships/hyperlink" Target="intro-MLEs.qmd#def-hessian" TargetMode="External"/><Relationship Id="rId169" Type="http://schemas.openxmlformats.org/officeDocument/2006/relationships/hyperlink" Target="intro-MLEs.qmd#def-lik-obs" TargetMode="External"/><Relationship Id="rId227" Type="http://schemas.openxmlformats.org/officeDocument/2006/relationships/hyperlink" Target="intro-MLEs.qmd#def-oinf" TargetMode="External"/><Relationship Id="rId192" Type="http://schemas.openxmlformats.org/officeDocument/2006/relationships/hyperlink" Target="intro-MLEs.qmd#def-score" TargetMode="External"/><Relationship Id="rId144" Type="http://schemas.openxmlformats.org/officeDocument/2006/relationships/hyperlink" Target="prediction.qmd#def-prediction-erro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Introduction to Maximum Likelihood Inference</dc:title>
  <dc:creator/>
  <cp:keywords/>
  <dcterms:created xsi:type="dcterms:W3CDTF">2026-10-16T09:38:28Z</dcterms:created>
  <dcterms:modified xsi:type="dcterms:W3CDTF">2026-10-16T09:38:28Z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02:20:18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