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2026-10-25 16:51:29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01:25:30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np.float64(488364.99564830225), 'held_out': np.float64(503648.7535191132)}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np.float64(488364.9956483022), 'held_out': np.float64(503648.75351911323)}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19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del w:id="185" w:author="PR Preview" w:date="2026-01-01T00:00:00Z">
        <w:r>
          <w:rPr>
            <w:i/>
            <w:iCs/>
          </w:rPr>
          <w:delText xml:space="preserve">Proof</w:delText>
        </w:r>
      </w:del>
      <w:del w:id="186" w:author="PR Preview" w:date="2026-01-01T00:00:00Z">
        <w:r>
          <w:delText xml:space="preserve">. </w:delText>
        </w:r>
      </w:del>
      <w:del w:id="187" w:author="PR Preview" w:date="2026-01-01T00:00:00Z">
        <w:r>
          <w:delText xml:space="preserve">This is</w:delText>
        </w:r>
      </w:del>
      <w:del w:id="188" w:author="PR Preview" w:date="2026-01-01T00:00:00Z">
        <w:r>
          <w:delText xml:space="preserve"> </w:delText>
        </w:r>
      </w:del>
      <w:hyperlink w:anchor="sol-expected-error-epe">
        <w:del w:id="189" w:author="PR Preview" w:date="2026-01-01T00:00:00Z">
          <w:r>
            <w:rPr>
              <w:rStyle w:val="Hyperlink"/>
            </w:rPr>
            <w:delText xml:space="preserve">Solution 3</w:delText>
          </w:r>
        </w:del>
      </w:hyperlink>
      <w:del w:id="190" w:author="PR Preview" w:date="2026-01-01T00:00:00Z">
        <w:r>
          <w:delText xml:space="preserve">.</w:delText>
        </w:r>
      </w:del>
    </w:p>
    <w:p>
      <w:pPr>
        <w:pStyle w:val="FirstParagraph"/>
      </w:pPr>
      <w:ins w:id="191" w:author="PR Preview" w:date="2026-01-01T00:00:00Z">
        <w:r>
          <w:rPr>
            <w:i/>
            <w:iCs/>
          </w:rPr>
          <w:t xml:space="preserve">Proof</w:t>
        </w:r>
      </w:ins>
      <w:ins w:id="192" w:author="PR Preview" w:date="2026-01-01T00:00:00Z">
        <w:r>
          <w:t xml:space="preserve">. </w:t>
        </w:r>
      </w:ins>
      <w:ins w:id="193" w:author="PR Preview" w:date="2026-01-01T00:00:00Z">
        <w:r>
          <w:t xml:space="preserve">This is</w:t>
        </w:r>
      </w:ins>
      <w:ins w:id="194" w:author="PR Preview" w:date="2026-01-01T00:00:00Z">
        <w:r>
          <w:t xml:space="preserve"> </w:t>
        </w:r>
      </w:ins>
      <w:hyperlink w:anchor="sol-expected-error-epe">
        <w:ins w:id="195" w:author="PR Preview" w:date="2026-01-01T00:00:00Z">
          <w:r>
            <w:rPr>
              <w:rStyle w:val="Hyperlink"/>
            </w:rPr>
            <w:t xml:space="preserve">Solution 3</w:t>
          </w:r>
        </w:ins>
      </w:hyperlink>
      <w:ins w:id="196" w:author="PR Preview" w:date="2026-01-01T00:00:00Z">
        <w:r>
          <w:t xml:space="preserve">.</w:t>
        </w:r>
      </w:ins>
      <w:ins w:id="197" w:author="PR Preview" w:date="2026-01-01T00:00:00Z">
        <w:r>
          <w:t xml:space="preserve"> </w:t>
        </w:r>
      </w:ins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3" w:name="def-irreducible-error"/>
    <w:p>
      <w:pPr>
        <w:pStyle w:val="BodyText"/>
      </w:pPr>
      <w:r>
        <w:rPr>
          <w:b/>
          <w:bCs/>
        </w:rPr>
        <w:t xml:space="preserve">Definition 37 (Irreducible error)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 </w:t>
      </w:r>
      <w:r>
        <w:t xml:space="preserve">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3"/>
    <w:bookmarkStart w:id="174" w:name="exm-irreducible-error"/>
    <w:p>
      <w:pPr>
        <w:pStyle w:val="BodyText"/>
      </w:pPr>
      <w:r>
        <w:rPr>
          <w:b/>
          <w:bCs/>
        </w:rPr>
        <w:t xml:space="preserve">Example 28 (The irreducible error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4"/>
    <w:bookmarkStart w:id="176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irreducible error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6"/>
    <w:bookmarkStart w:id="177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7"/>
    <w:bookmarkStart w:id="178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8"/>
    <w:bookmarkStart w:id="179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79"/>
    <w:bookmarkStart w:id="180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0"/>
    <w:bookmarkStart w:id="181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1"/>
    <w:bookmarkStart w:id="182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2"/>
    <w:bookmarkStart w:id="183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3"/>
    <w:bookmarkStart w:id="191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5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6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7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7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8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89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0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1"/>
    <w:bookmarkStart w:id="193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4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2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p>
      <w:pPr>
        <w:pStyle w:val="FirstParagraph"/>
      </w:pPr>
      <w:del w:id="198" w:author="PR Preview" w:date="2026-01-01T00:00:00Z">
        <w:r>
          <w:rPr>
            <w:i/>
            <w:iCs/>
          </w:rPr>
          <w:delText xml:space="preserve">Proof</w:delText>
        </w:r>
      </w:del>
      <w:del w:id="199" w:author="PR Preview" w:date="2026-01-01T00:00:00Z">
        <w:r>
          <w:delText xml:space="preserve">. </w:delText>
        </w:r>
      </w:del>
      <w:del w:id="200" w:author="PR Preview" w:date="2026-01-01T00:00:00Z">
        <w:r>
          <w:delText xml:space="preserve">This is</w:delText>
        </w:r>
      </w:del>
      <w:del w:id="201" w:author="PR Preview" w:date="2026-01-01T00:00:00Z">
        <w:r>
          <w:delText xml:space="preserve"> </w:delText>
        </w:r>
      </w:del>
      <w:hyperlink w:anchor="sol-epe-split-noise">
        <w:del w:id="202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03" w:author="PR Preview" w:date="2026-01-01T00:00:00Z">
        <w:r>
          <w:delText xml:space="preserve">.</w:delText>
        </w:r>
      </w:del>
    </w:p>
    <w:p>
      <w:pPr>
        <w:pStyle w:val="FirstParagraph"/>
      </w:pPr>
      <w:ins w:id="204" w:author="PR Preview" w:date="2026-01-01T00:00:00Z">
        <w:r>
          <w:rPr>
            <w:i/>
            <w:iCs/>
          </w:rPr>
          <w:t xml:space="preserve">Proof</w:t>
        </w:r>
      </w:ins>
      <w:ins w:id="205" w:author="PR Preview" w:date="2026-01-01T00:00:00Z">
        <w:r>
          <w:t xml:space="preserve">. </w:t>
        </w:r>
      </w:ins>
      <w:ins w:id="206" w:author="PR Preview" w:date="2026-01-01T00:00:00Z">
        <w:r>
          <w:t xml:space="preserve">This is</w:t>
        </w:r>
      </w:ins>
      <w:ins w:id="207" w:author="PR Preview" w:date="2026-01-01T00:00:00Z">
        <w:r>
          <w:t xml:space="preserve"> </w:t>
        </w:r>
      </w:ins>
      <w:hyperlink w:anchor="sol-epe-split-noise">
        <w:ins w:id="208" w:author="PR Preview" w:date="2026-01-01T00:00:00Z">
          <w:r>
            <w:rPr>
              <w:rStyle w:val="Hyperlink"/>
            </w:rPr>
            <w:t xml:space="preserve">Solution 7</w:t>
          </w:r>
        </w:ins>
      </w:hyperlink>
      <w:ins w:id="209" w:author="PR Preview" w:date="2026-01-01T00:00:00Z">
        <w:r>
          <w:t xml:space="preserve">.</w:t>
        </w:r>
      </w:ins>
      <w:ins w:id="210" w:author="PR Preview" w:date="2026-01-01T00:00:00Z">
        <w:r>
          <w:t xml:space="preserve"> </w:t>
        </w:r>
      </w:ins>
    </w:p>
    <w:bookmarkStart w:id="194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4"/>
    <w:bookmarkStart w:id="195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5"/>
    <w:bookmarkStart w:id="197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6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7"/>
    <w:bookmarkStart w:id="199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8"/>
    </w:p>
    <w:bookmarkEnd w:id="199"/>
    <w:p>
      <w:pPr>
        <w:pStyle w:val="FirstParagraph"/>
      </w:pPr>
      <w:del w:id="211" w:author="PR Preview" w:date="2026-01-01T00:00:00Z">
        <w:r>
          <w:rPr>
            <w:i/>
            <w:iCs/>
          </w:rPr>
          <w:delText xml:space="preserve">Proof</w:delText>
        </w:r>
      </w:del>
      <w:del w:id="212" w:author="PR Preview" w:date="2026-01-01T00:00:00Z">
        <w:r>
          <w:delText xml:space="preserve">. </w:delText>
        </w:r>
      </w:del>
      <w:del w:id="213" w:author="PR Preview" w:date="2026-01-01T00:00:00Z">
        <w:r>
          <w:delText xml:space="preserve">Every expectation below is conditional on</w:delText>
        </w:r>
      </w:del>
      <w:del w:id="214" w:author="PR Preview" w:date="2026-01-01T00:00:00Z">
        <w:r>
          <w:delText xml:space="preserve"> </w:delText>
        </w:r>
      </w:del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del w:id="215" w:author="PR Preview" w:date="2026-01-01T00:00:00Z">
        <w:r>
          <w:delText xml:space="preserve">, as in the exercises.</w:delText>
        </w:r>
      </w:del>
      <w:del w:id="216" w:author="PR Preview" w:date="2026-01-01T00:00:00Z">
        <w:r>
          <w:delText xml:space="preserve"> </w:delText>
        </w:r>
      </w:del>
      <w:del w:id="217" w:author="PR Preview" w:date="2026-01-01T00:00:00Z">
        <w:r>
          <w:delText xml:space="preserve">By</w:delText>
        </w:r>
      </w:del>
      <w:del w:id="218" w:author="PR Preview" w:date="2026-01-01T00:00:00Z">
        <w:r>
          <w:delText xml:space="preserve"> </w:delText>
        </w:r>
      </w:del>
      <w:hyperlink w:anchor="sol-epe-split-noise">
        <w:del w:id="219" w:author="PR Preview" w:date="2026-01-01T00:00:00Z">
          <w:r>
            <w:rPr>
              <w:rStyle w:val="Hyperlink"/>
            </w:rPr>
            <w:delText xml:space="preserve">Solution 7</w:delText>
          </w:r>
        </w:del>
      </w:hyperlink>
      <w:del w:id="220" w:author="PR Preview" w:date="2026-01-01T00:00:00Z">
        <w:r>
          <w:delText xml:space="preserve">, the expected squared prediction error is the noise variance plus the pMSE of the prediction, used as an</w:delText>
        </w:r>
      </w:del>
      <w:del w:id="221" w:author="PR Preview" w:date="2026-01-01T00:00:00Z">
        <w:r>
          <w:delText xml:space="preserve"> </w:delText>
        </w:r>
      </w:del>
      <w:hyperlink r:id="rId184">
        <w:del w:id="222" w:author="PR Preview" w:date="2026-01-01T00:00:00Z">
          <w:r>
            <w:rPr>
              <w:rStyle w:val="Hyperlink"/>
            </w:rPr>
            <w:delText xml:space="preserve">estimator</w:delText>
          </w:r>
        </w:del>
      </w:hyperlink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of</w:delText>
        </w:r>
      </w:del>
      <w:del w:id="225" w:author="PR Preview" w:date="2026-01-01T00:00:00Z">
        <w:r>
          <w:delText xml:space="preserve"> </w:delText>
        </w:r>
      </w:del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del w:id="226" w:author="PR Preview" w:date="2026-01-01T00:00:00Z">
        <w:r>
          <w:delText xml:space="preserve">.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By</w:delText>
        </w:r>
      </w:del>
      <w:del w:id="229" w:author="PR Preview" w:date="2026-01-01T00:00:00Z">
        <w:r>
          <w:delText xml:space="preserve"> </w:delText>
        </w:r>
      </w:del>
      <w:hyperlink w:anchor="sol-epe-split-bias">
        <w:del w:id="230" w:author="PR Preview" w:date="2026-01-01T00:00:00Z">
          <w:r>
            <w:rPr>
              <w:rStyle w:val="Hyperlink"/>
            </w:rPr>
            <w:delText xml:space="preserve">Solution 8</w:delText>
          </w:r>
        </w:del>
      </w:hyperlink>
      <w:del w:id="231" w:author="PR Preview" w:date="2026-01-01T00:00:00Z">
        <w:r>
          <w:delText xml:space="preserve">, that pMSE is the squared bias plus the variance.</w:delText>
        </w:r>
      </w:del>
      <w:del w:id="232" w:author="PR Preview" w:date="2026-01-01T00:00:00Z">
        <w:r>
          <w:delText xml:space="preserve"> </w:delText>
        </w:r>
      </w:del>
      <w:del w:id="233" w:author="PR Preview" w:date="2026-01-01T00:00:00Z">
        <w:r>
          <w:delText xml:space="preserve">Substituting</w:delText>
        </w:r>
      </w:del>
      <w:del w:id="234" w:author="PR Preview" w:date="2026-01-01T00:00:00Z">
        <w:r>
          <w:delText xml:space="preserve"> </w:delText>
        </w:r>
      </w:del>
      <w:hyperlink w:anchor="eq-epe-after-bias">
        <w:del w:id="235" w:author="PR Preview" w:date="2026-01-01T00:00:00Z">
          <w:r>
            <w:rPr>
              <w:rStyle w:val="Hyperlink"/>
            </w:rPr>
            <w:delText xml:space="preserve">Equation 38</w:delText>
          </w:r>
        </w:del>
      </w:hyperlink>
      <w:del w:id="236" w:author="PR Preview" w:date="2026-01-01T00:00:00Z">
        <w:r>
          <w:delText xml:space="preserve"> </w:delText>
        </w:r>
      </w:del>
      <w:del w:id="237" w:author="PR Preview" w:date="2026-01-01T00:00:00Z">
        <w:r>
          <w:delText xml:space="preserve">into</w:delText>
        </w:r>
      </w:del>
      <w:del w:id="238" w:author="PR Preview" w:date="2026-01-01T00:00:00Z">
        <w:r>
          <w:delText xml:space="preserve"> </w:delText>
        </w:r>
      </w:del>
      <w:hyperlink w:anchor="eq-epe-after-noise">
        <w:del w:id="239" w:author="PR Preview" w:date="2026-01-01T00:00:00Z">
          <w:r>
            <w:rPr>
              <w:rStyle w:val="Hyperlink"/>
            </w:rPr>
            <w:delText xml:space="preserve">Equation 36</w:delText>
          </w:r>
        </w:del>
      </w:hyperlink>
      <w:del w:id="240" w:author="PR Preview" w:date="2026-01-01T00:00:00Z">
        <w:r>
          <w:delText xml:space="preserve">:</w:delText>
        </w:r>
      </w:del>
    </w:p>
    <w:p>
      <w:pPr>
        <w:pStyle w:val="FirstParagraph"/>
      </w:pPr>
      <w:ins w:id="241" w:author="PR Preview" w:date="2026-01-01T00:00:00Z">
        <w:r>
          <w:rPr>
            <w:i/>
            <w:iCs/>
          </w:rPr>
          <w:t xml:space="preserve">Proof</w:t>
        </w:r>
      </w:ins>
      <w:ins w:id="242" w:author="PR Preview" w:date="2026-01-01T00:00:00Z">
        <w:r>
          <w:t xml:space="preserve">. </w:t>
        </w:r>
      </w:ins>
      <w:ins w:id="243" w:author="PR Preview" w:date="2026-01-01T00:00:00Z">
        <w:r>
          <w:t xml:space="preserve">Every</w:t>
        </w:r>
      </w:ins>
      <w:ins w:id="244" w:author="PR Preview" w:date="2026-01-01T00:00:00Z">
        <w:r>
          <w:t xml:space="preserve"> </w:t>
        </w:r>
      </w:ins>
      <w:hyperlink r:id="rId68">
        <w:ins w:id="245" w:author="PR Preview" w:date="2026-01-01T00:00:00Z">
          <w:r>
            <w:rPr>
              <w:rStyle w:val="Hyperlink"/>
            </w:rPr>
            <w:t xml:space="preserve">expectation</w:t>
          </w:r>
        </w:ins>
      </w:hyperlink>
      <w:ins w:id="246" w:author="PR Preview" w:date="2026-01-01T00:00:00Z">
        <w:r>
          <w:t xml:space="preserve"> </w:t>
        </w:r>
      </w:ins>
      <w:ins w:id="247" w:author="PR Preview" w:date="2026-01-01T00:00:00Z">
        <w:r>
          <w:t xml:space="preserve">below is taken given</w:t>
        </w:r>
      </w:ins>
      <w:ins w:id="248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ins w:id="249" w:author="PR Preview" w:date="2026-01-01T00:00:00Z">
        <w:r>
          <w:t xml:space="preserve">.</w:t>
        </w:r>
      </w:ins>
      <w:ins w:id="250" w:author="PR Preview" w:date="2026-01-01T00:00:00Z">
        <w:r>
          <w:t xml:space="preserve"> </w:t>
        </w:r>
      </w:ins>
      <w:ins w:id="251" w:author="PR Preview" w:date="2026-01-01T00:00:00Z">
        <w:r>
          <w:t xml:space="preserve">By</w:t>
        </w:r>
      </w:ins>
      <w:ins w:id="252" w:author="PR Preview" w:date="2026-01-01T00:00:00Z">
        <w:r>
          <w:t xml:space="preserve"> </w:t>
        </w:r>
      </w:ins>
      <w:hyperlink w:anchor="thm-epe-split-noise">
        <w:ins w:id="253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254" w:author="PR Preview" w:date="2026-01-01T00:00:00Z">
        <w:r>
          <w:t xml:space="preserve">, the</w:t>
        </w:r>
      </w:ins>
      <w:ins w:id="255" w:author="PR Preview" w:date="2026-01-01T00:00:00Z">
        <w:r>
          <w:t xml:space="preserve"> </w:t>
        </w:r>
      </w:ins>
      <w:hyperlink w:anchor="def-epe">
        <w:ins w:id="256" w:author="PR Preview" w:date="2026-01-01T00:00:00Z">
          <w:r>
            <w:rPr>
              <w:rStyle w:val="Hyperlink"/>
            </w:rPr>
            <w:t xml:space="preserve">expected squared prediction error</w:t>
          </w:r>
        </w:ins>
      </w:hyperlink>
      <w:ins w:id="257" w:author="PR Preview" w:date="2026-01-01T00:00:00Z">
        <w:r>
          <w:t xml:space="preserve"> </w:t>
        </w:r>
      </w:ins>
      <w:ins w:id="258" w:author="PR Preview" w:date="2026-01-01T00:00:00Z">
        <w:r>
          <w:t xml:space="preserve">is the</w:t>
        </w:r>
      </w:ins>
      <w:ins w:id="259" w:author="PR Preview" w:date="2026-01-01T00:00:00Z">
        <w:r>
          <w:t xml:space="preserve"> </w:t>
        </w:r>
      </w:ins>
      <w:hyperlink r:id="rId175">
        <w:ins w:id="260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of the</w:t>
        </w:r>
      </w:ins>
      <w:ins w:id="263" w:author="PR Preview" w:date="2026-01-01T00:00:00Z">
        <w:r>
          <w:t xml:space="preserve"> </w:t>
        </w:r>
      </w:ins>
      <w:hyperlink w:anchor="def-noise">
        <w:ins w:id="264" w:author="PR Preview" w:date="2026-01-01T00:00:00Z">
          <w:r>
            <w:rPr>
              <w:rStyle w:val="Hyperlink"/>
            </w:rPr>
            <w:t xml:space="preserve">noise</w:t>
          </w:r>
        </w:ins>
      </w:hyperlink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plus the</w:t>
        </w:r>
      </w:ins>
      <w:ins w:id="267" w:author="PR Preview" w:date="2026-01-01T00:00:00Z">
        <w:r>
          <w:t xml:space="preserve"> </w:t>
        </w:r>
      </w:ins>
      <w:hyperlink r:id="rId136">
        <w:ins w:id="268" w:author="PR Preview" w:date="2026-01-01T00:00:00Z">
          <w:r>
            <w:rPr>
              <w:rStyle w:val="Hyperlink"/>
            </w:rPr>
            <w:t xml:space="preserve">pMSE</w:t>
          </w:r>
        </w:ins>
      </w:hyperlink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of the</w:t>
        </w:r>
      </w:ins>
      <w:ins w:id="271" w:author="PR Preview" w:date="2026-01-01T00:00:00Z">
        <w:r>
          <w:t xml:space="preserve"> </w:t>
        </w:r>
      </w:ins>
      <w:hyperlink r:id="rId18">
        <w:ins w:id="272" w:author="PR Preview" w:date="2026-01-01T00:00:00Z">
          <w:r>
            <w:rPr>
              <w:rStyle w:val="Hyperlink"/>
            </w:rPr>
            <w:t xml:space="preserve">prediction</w:t>
          </w:r>
        </w:ins>
      </w:hyperlink>
      <w:ins w:id="273" w:author="PR Preview" w:date="2026-01-01T00:00:00Z">
        <w:r>
          <w:t xml:space="preserve">, used as an</w:t>
        </w:r>
      </w:ins>
      <w:ins w:id="274" w:author="PR Preview" w:date="2026-01-01T00:00:00Z">
        <w:r>
          <w:t xml:space="preserve"> </w:t>
        </w:r>
      </w:ins>
      <w:hyperlink r:id="rId184">
        <w:ins w:id="275" w:author="PR Preview" w:date="2026-01-01T00:00:00Z">
          <w:r>
            <w:rPr>
              <w:rStyle w:val="Hyperlink"/>
            </w:rPr>
            <w:t xml:space="preserve">estimator</w:t>
          </w:r>
        </w:ins>
      </w:hyperlink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of</w:t>
        </w:r>
      </w:ins>
      <w:ins w:id="278" w:author="PR Preview" w:date="2026-01-01T00:00:00Z">
        <w:r>
          <w:t xml:space="preserve"> </w:t>
        </w:r>
      </w:ins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279" w:author="PR Preview" w:date="2026-01-01T00:00:00Z">
        <w:r>
          <w:t xml:space="preserve">.</w:t>
        </w:r>
      </w:ins>
      <w:ins w:id="280" w:author="PR Preview" w:date="2026-01-01T00:00:00Z">
        <w:r>
          <w:t xml:space="preserve"> </w:t>
        </w:r>
      </w:ins>
      <w:ins w:id="281" w:author="PR Preview" w:date="2026-01-01T00:00:00Z">
        <w:r>
          <w:t xml:space="preserve">That pMSE is the squared</w:t>
        </w:r>
      </w:ins>
      <w:ins w:id="282" w:author="PR Preview" w:date="2026-01-01T00:00:00Z">
        <w:r>
          <w:t xml:space="preserve"> </w:t>
        </w:r>
      </w:ins>
      <w:hyperlink w:anchor="def-prediction-bias">
        <w:ins w:id="283" w:author="PR Preview" w:date="2026-01-01T00:00:00Z">
          <w:r>
            <w:rPr>
              <w:rStyle w:val="Hyperlink"/>
            </w:rPr>
            <w:t xml:space="preserve">bias</w:t>
          </w:r>
        </w:ins>
      </w:hyperlink>
      <w:ins w:id="284" w:author="PR Preview" w:date="2026-01-01T00:00:00Z">
        <w:r>
          <w:t xml:space="preserve"> </w:t>
        </w:r>
      </w:ins>
      <w:ins w:id="285" w:author="PR Preview" w:date="2026-01-01T00:00:00Z">
        <w:r>
          <w:t xml:space="preserve">plus the</w:t>
        </w:r>
      </w:ins>
      <w:ins w:id="286" w:author="PR Preview" w:date="2026-01-01T00:00:00Z">
        <w:r>
          <w:t xml:space="preserve"> </w:t>
        </w:r>
      </w:ins>
      <w:hyperlink r:id="rId175">
        <w:ins w:id="287" w:author="PR Preview" w:date="2026-01-01T00:00:00Z">
          <w:r>
            <w:rPr>
              <w:rStyle w:val="Hyperlink"/>
            </w:rPr>
            <w:t xml:space="preserve">variance</w:t>
          </w:r>
        </w:ins>
      </w:hyperlink>
      <w:ins w:id="288" w:author="PR Preview" w:date="2026-01-01T00:00:00Z">
        <w:r>
          <w:t xml:space="preserve">.</w:t>
        </w:r>
      </w:ins>
      <w:ins w:id="289" w:author="PR Preview" w:date="2026-01-01T00:00:00Z">
        <w:r>
          <w:t xml:space="preserve"> </w:t>
        </w:r>
      </w:ins>
      <w:ins w:id="290" w:author="PR Preview" w:date="2026-01-01T00:00:00Z">
        <w:r>
          <w:t xml:space="preserve">To see this, add and subtract the</w:t>
        </w:r>
      </w:ins>
      <w:ins w:id="291" w:author="PR Preview" w:date="2026-01-01T00:00:00Z">
        <w:r>
          <w:t xml:space="preserve"> </w:t>
        </w:r>
      </w:ins>
      <w:hyperlink w:anchor="def-average-fit">
        <w:ins w:id="292" w:author="PR Preview" w:date="2026-01-01T00:00:00Z">
          <w:r>
            <w:rPr>
              <w:rStyle w:val="Hyperlink"/>
            </w:rPr>
            <w:t xml:space="preserve">expected prediction</w:t>
          </w:r>
        </w:ins>
      </w:hyperlink>
      <w:ins w:id="293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94" w:author="PR Preview" w:date="2026-01-01T00:00:00Z">
        <w:r>
          <w:t xml:space="preserve"> </w:t>
        </w:r>
      </w:ins>
      <w:ins w:id="295" w:author="PR Preview" w:date="2026-01-01T00:00:00Z">
        <w:r>
          <w:t xml:space="preserve">inside the square and expand it: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ins w:id="296" w:author="PR Preview" w:date="2026-01-01T00:00:00Z">
        <w:r>
          <w:t xml:space="preserve">This choice splits the error about</w:t>
        </w:r>
      </w:ins>
      <w:ins w:id="297" w:author="PR Preview" w:date="2026-01-01T00:00:00Z">
        <w:r>
          <w:t xml:space="preserve"> </w:t>
        </w:r>
      </w:ins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ins w:id="298" w:author="PR Preview" w:date="2026-01-01T00:00:00Z">
        <w:r>
          <w:t xml:space="preserve">, the center of the prediction’s distribution, so the pieces are the bias and the variance.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Take the expectation of the three terms, one at a time: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ins w:id="301" w:author="PR Preview" w:date="2026-01-01T00:00:00Z">
        <w:r>
          <w:t xml:space="preserve">Substituting the split of the pMSE into</w:t>
        </w:r>
      </w:ins>
      <w:ins w:id="302" w:author="PR Preview" w:date="2026-01-01T00:00:00Z">
        <w:r>
          <w:t xml:space="preserve"> </w:t>
        </w:r>
      </w:ins>
      <w:hyperlink w:anchor="eq-epe-split-noise">
        <w:ins w:id="303" w:author="PR Preview" w:date="2026-01-01T00:00:00Z">
          <w:r>
            <w:rPr>
              <w:rStyle w:val="Hyperlink"/>
            </w:rPr>
            <w:t xml:space="preserve">Equation 37</w:t>
          </w:r>
        </w:ins>
      </w:hyperlink>
      <w:ins w:id="304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0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0"/>
    <w:bookmarkStart w:id="202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1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bookmarkStart w:id="203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3"/>
    <w:bookmarkStart w:id="204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4"/>
    <w:bookmarkStart w:id="206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5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6"/>
    <w:bookmarkStart w:id="207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7"/>
    <w:bookmarkStart w:id="208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8"/>
    <w:bookmarkStart w:id="209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09"/>
    <w:bookmarkStart w:id="210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0"/>
    <w:bookmarkStart w:id="211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1"/>
    <w:p>
      <w:pPr>
        <w:pStyle w:val="FirstParagraph"/>
      </w:pPr>
      <w:del w:id="305" w:author="PR Preview" w:date="2026-01-01T00:00:00Z">
        <w:r>
          <w:rPr>
            <w:i/>
            <w:iCs/>
          </w:rPr>
          <w:delText xml:space="preserve">Proof</w:delText>
        </w:r>
      </w:del>
      <w:del w:id="306" w:author="PR Preview" w:date="2026-01-01T00:00:00Z">
        <w:r>
          <w:delText xml:space="preserve">. </w:delText>
        </w:r>
      </w:del>
      <w:del w:id="307" w:author="PR Preview" w:date="2026-01-01T00:00:00Z">
        <w:r>
          <w:delText xml:space="preserve">This is</w:delText>
        </w:r>
      </w:del>
      <w:del w:id="308" w:author="PR Preview" w:date="2026-01-01T00:00:00Z">
        <w:r>
          <w:delText xml:space="preserve"> </w:delText>
        </w:r>
      </w:del>
      <w:hyperlink w:anchor="sol-held-out-unbiased">
        <w:del w:id="309" w:author="PR Preview" w:date="2026-01-01T00:00:00Z">
          <w:r>
            <w:rPr>
              <w:rStyle w:val="Hyperlink"/>
            </w:rPr>
            <w:delText xml:space="preserve">Solution 9</w:delText>
          </w:r>
        </w:del>
      </w:hyperlink>
      <w:del w:id="310" w:author="PR Preview" w:date="2026-01-01T00:00:00Z">
        <w:r>
          <w:delText xml:space="preserve">.</w:delText>
        </w:r>
      </w:del>
    </w:p>
    <w:p>
      <w:pPr>
        <w:pStyle w:val="FirstParagraph"/>
      </w:pPr>
      <w:ins w:id="311" w:author="PR Preview" w:date="2026-01-01T00:00:00Z">
        <w:r>
          <w:rPr>
            <w:i/>
            <w:iCs/>
          </w:rPr>
          <w:t xml:space="preserve">Proof</w:t>
        </w:r>
      </w:ins>
      <w:ins w:id="312" w:author="PR Preview" w:date="2026-01-01T00:00:00Z">
        <w:r>
          <w:t xml:space="preserve">. </w:t>
        </w:r>
      </w:ins>
      <w:ins w:id="313" w:author="PR Preview" w:date="2026-01-01T00:00:00Z">
        <w:r>
          <w:t xml:space="preserve">This is</w:t>
        </w:r>
      </w:ins>
      <w:ins w:id="314" w:author="PR Preview" w:date="2026-01-01T00:00:00Z">
        <w:r>
          <w:t xml:space="preserve"> </w:t>
        </w:r>
      </w:ins>
      <w:hyperlink w:anchor="sol-held-out-unbiased">
        <w:ins w:id="315" w:author="PR Preview" w:date="2026-01-01T00:00:00Z">
          <w:r>
            <w:rPr>
              <w:rStyle w:val="Hyperlink"/>
            </w:rPr>
            <w:t xml:space="preserve">Solution 9</w:t>
          </w:r>
        </w:ins>
      </w:hyperlink>
      <w:ins w:id="316" w:author="PR Preview" w:date="2026-01-01T00:00:00Z">
        <w:r>
          <w:t xml:space="preserve">.</w:t>
        </w:r>
      </w:ins>
      <w:ins w:id="317" w:author="PR Preview" w:date="2026-01-01T00:00:00Z">
        <w:r>
          <w:t xml:space="preserve"> </w:t>
        </w:r>
      </w:ins>
    </w:p>
    <w:bookmarkStart w:id="212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2"/>
    <w:bookmarkStart w:id="218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6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216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7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8"/>
    <w:bookmarkEnd w:id="219"/>
    <w:bookmarkStart w:id="271" w:name="sec-data-splits"/>
    <w:p>
      <w:pPr>
        <w:pStyle w:val="Heading2"/>
      </w:pPr>
      <w:r>
        <w:t xml:space="preserve">5 Training, validation, and test sets</w:t>
      </w:r>
    </w:p>
    <w:bookmarkStart w:id="220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0"/>
    <w:bookmarkStart w:id="221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1"/>
    <w:bookmarkStart w:id="223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2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3"/>
    <w:bookmarkStart w:id="224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4"/>
    <w:bookmarkStart w:id="225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5"/>
    <w:bookmarkStart w:id="226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6"/>
    <w:bookmarkStart w:id="228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7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8"/>
    <w:bookmarkStart w:id="230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29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2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1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3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4"/>
    <w:bookmarkStart w:id="236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5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bookmarkEnd w:id="236"/>
    <w:bookmarkStart w:id="238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7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8"/>
    <w:bookmarkStart w:id="239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39"/>
    <w:bookmarkStart w:id="240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2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2"/>
    <w:bookmarkStart w:id="246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3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5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6"/>
    <w:bookmarkStart w:id="247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7"/>
    <w:bookmarkStart w:id="270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8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4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5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0"/>
    <w:bookmarkEnd w:id="271"/>
    <w:bookmarkStart w:id="307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2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2"/>
    <w:bookmarkStart w:id="273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3"/>
    <w:bookmarkStart w:id="275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4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4"/>
    </w:p>
    <w:bookmarkEnd w:id="275"/>
    <w:bookmarkStart w:id="276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6"/>
    <w:bookmarkStart w:id="278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7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80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79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79"/>
    </w:p>
    <w:bookmarkEnd w:id="280"/>
    <w:bookmarkStart w:id="281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1"/>
    <w:p>
      <w:pPr>
        <w:pStyle w:val="BodyText"/>
      </w:pPr>
      <w:r>
        <w:t xml:space="preserve"> </w:t>
      </w:r>
    </w:p>
    <w:bookmarkStart w:id="283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2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4"/>
    <w:bookmarkStart w:id="285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5"/>
    <w:bookmarkStart w:id="286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6"/>
    <w:bookmarkStart w:id="288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7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7"/>
    </w:p>
    <w:bookmarkEnd w:id="288"/>
    <w:bookmarkStart w:id="289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89"/>
    <w:bookmarkStart w:id="290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50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1"/>
    <w:bookmarkStart w:id="293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2"/>
    </w:p>
    <w:bookmarkEnd w:id="293"/>
    <w:p>
      <w:pPr>
        <w:pStyle w:val="FirstParagraph"/>
      </w:pPr>
      <w:del w:id="318" w:author="PR Preview" w:date="2026-01-01T00:00:00Z">
        <w:r>
          <w:rPr>
            <w:i/>
            <w:iCs/>
          </w:rPr>
          <w:delText xml:space="preserve">Proof</w:delText>
        </w:r>
      </w:del>
      <w:del w:id="319" w:author="PR Preview" w:date="2026-01-01T00:00:00Z">
        <w:r>
          <w:delText xml:space="preserve">. </w:delText>
        </w:r>
      </w:del>
      <w:del w:id="320" w:author="PR Preview" w:date="2026-01-01T00:00:00Z">
        <w:r>
          <w:delText xml:space="preserve">This is</w:delText>
        </w:r>
      </w:del>
      <w:del w:id="321" w:author="PR Preview" w:date="2026-01-01T00:00:00Z">
        <w:r>
          <w:delText xml:space="preserve"> </w:delText>
        </w:r>
      </w:del>
      <w:hyperlink w:anchor="sol-cv-estimate-by-fold">
        <w:del w:id="322" w:author="PR Preview" w:date="2026-01-01T00:00:00Z">
          <w:r>
            <w:rPr>
              <w:rStyle w:val="Hyperlink"/>
            </w:rPr>
            <w:delText xml:space="preserve">Solution 12</w:delText>
          </w:r>
        </w:del>
      </w:hyperlink>
      <w:del w:id="323" w:author="PR Preview" w:date="2026-01-01T00:00:00Z">
        <w:r>
          <w:delText xml:space="preserve">.</w:delText>
        </w:r>
      </w:del>
    </w:p>
    <w:p>
      <w:pPr>
        <w:pStyle w:val="FirstParagraph"/>
      </w:pPr>
      <w:ins w:id="324" w:author="PR Preview" w:date="2026-01-01T00:00:00Z">
        <w:r>
          <w:rPr>
            <w:i/>
            <w:iCs/>
          </w:rPr>
          <w:t xml:space="preserve">Proof</w:t>
        </w:r>
      </w:ins>
      <w:ins w:id="325" w:author="PR Preview" w:date="2026-01-01T00:00:00Z">
        <w:r>
          <w:t xml:space="preserve">. </w:t>
        </w:r>
      </w:ins>
      <w:ins w:id="326" w:author="PR Preview" w:date="2026-01-01T00:00:00Z">
        <w:r>
          <w:t xml:space="preserve">This is</w:t>
        </w:r>
      </w:ins>
      <w:ins w:id="327" w:author="PR Preview" w:date="2026-01-01T00:00:00Z">
        <w:r>
          <w:t xml:space="preserve"> </w:t>
        </w:r>
      </w:ins>
      <w:hyperlink w:anchor="sol-cv-estimate-by-fold">
        <w:ins w:id="328" w:author="PR Preview" w:date="2026-01-01T00:00:00Z">
          <w:r>
            <w:rPr>
              <w:rStyle w:val="Hyperlink"/>
            </w:rPr>
            <w:t xml:space="preserve">Solution 12</w:t>
          </w:r>
        </w:ins>
      </w:hyperlink>
      <w:ins w:id="329" w:author="PR Preview" w:date="2026-01-01T00:00:00Z">
        <w:r>
          <w:t xml:space="preserve">.</w:t>
        </w:r>
      </w:ins>
      <w:ins w:id="330" w:author="PR Preview" w:date="2026-01-01T00:00:00Z">
        <w:r>
          <w:t xml:space="preserve"> </w:t>
        </w:r>
      </w:ins>
    </w:p>
    <w:bookmarkStart w:id="295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4"/>
    </w:p>
    <w:bookmarkEnd w:id="295"/>
    <w:bookmarkStart w:id="296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6"/>
    <w:bookmarkStart w:id="297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297"/>
    <w:bookmarkStart w:id="298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98"/>
    <w:bookmarkStart w:id="303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2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2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3"/>
    <w:bookmarkStart w:id="306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6"/>
    <w:bookmarkEnd w:id="307"/>
    <w:bookmarkStart w:id="335" w:name="sec-loocv"/>
    <w:p>
      <w:pPr>
        <w:pStyle w:val="Heading2"/>
      </w:pPr>
      <w:r>
        <w:t xml:space="preserve">7 Leave-one-out cross-validation</w:t>
      </w:r>
    </w:p>
    <w:bookmarkStart w:id="308" w:name="exr-loocv"/>
    <w:p>
      <w:pPr>
        <w:pStyle w:val="FirstParagraph"/>
      </w:pPr>
      <w:r>
        <w:rPr>
          <w:b/>
          <w:bCs/>
        </w:rPr>
        <w:t xml:space="preserve">Exercise 13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08"/>
    <w:bookmarkStart w:id="309" w:name="sol-loocv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09"/>
    <w:bookmarkStart w:id="311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0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1"/>
    <w:bookmarkStart w:id="312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13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4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3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3"/>
    </w:p>
    <w:bookmarkEnd w:id="314"/>
    <w:bookmarkStart w:id="316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5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6"/>
    <w:bookmarkStart w:id="318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17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17"/>
    </w:p>
    <w:bookmarkEnd w:id="318"/>
    <w:bookmarkStart w:id="320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19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0"/>
    <w:bookmarkStart w:id="323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19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3"/>
    <w:bookmarkStart w:id="326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5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6"/>
    <w:bookmarkStart w:id="328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27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28"/>
    <w:bookmarkStart w:id="331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4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29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0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0"/>
    </w:p>
    <w:bookmarkEnd w:id="3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2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2"/>
    <w:bookmarkStart w:id="333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331" w:author="PR Preview" w:date="2026-01-01T00:00:00Z">
        <w:r>
          <w:rPr>
            <w:rStyle w:val="NormalTok"/>
          </w:rPr>
          <w:delText xml:space="preserve">loocv_max_diff </w:delText>
        </w:r>
      </w:del>
      <w:del w:id="332" w:author="PR Preview" w:date="2026-01-01T00:00:00Z">
        <w:r>
          <w:rPr>
            <w:rStyle w:val="OtherTok"/>
          </w:rPr>
          <w:delText xml:space="preserve">&lt;-</w:delText>
        </w:r>
      </w:del>
      <w:del w:id="333" w:author="PR Preview" w:date="2026-01-01T00:00:00Z">
        <w:r>
          <w:rPr>
            <w:rStyle w:val="NormalTok"/>
          </w:rPr>
          <w:delText xml:space="preserve"> </w:delText>
        </w:r>
      </w:del>
      <w:del w:id="334" w:author="PR Preview" w:date="2026-01-01T00:00:00Z">
        <w:r>
          <w:rPr>
            <w:rStyle w:val="FunctionTok"/>
          </w:rPr>
          <w:delText xml:space="preserve">max</w:delText>
        </w:r>
      </w:del>
      <w:del w:id="335" w:author="PR Preview" w:date="2026-01-01T00:00:00Z">
        <w:r>
          <w:rPr>
            <w:rStyle w:val="NormalTok"/>
          </w:rPr>
          <w:delText xml:space="preserve">(</w:delText>
        </w:r>
      </w:del>
      <w:del w:id="336" w:author="PR Preview" w:date="2026-01-01T00:00:00Z">
        <w:r>
          <w:rPr>
            <w:rStyle w:val="FunctionTok"/>
          </w:rPr>
          <w:delText xml:space="preserve">abs</w:delText>
        </w:r>
      </w:del>
      <w:del w:id="337" w:author="PR Preview" w:date="2026-01-01T00:00:00Z">
        <w:r>
          <w:rPr>
            <w:rStyle w:val="NormalTok"/>
          </w:rPr>
          <w:delText xml:space="preserve">(mtcars_loocv</w:delText>
        </w:r>
      </w:del>
      <w:del w:id="338" w:author="PR Preview" w:date="2026-01-01T00:00:00Z">
        <w:r>
          <w:rPr>
            <w:rStyle w:val="SpecialCharTok"/>
          </w:rPr>
          <w:delText xml:space="preserve">$</w:delText>
        </w:r>
      </w:del>
      <w:del w:id="339" w:author="PR Preview" w:date="2026-01-01T00:00:00Z">
        <w:r>
          <w:rPr>
            <w:rStyle w:val="NormalTok"/>
          </w:rPr>
          <w:delText xml:space="preserve">refitting </w:delText>
        </w:r>
      </w:del>
      <w:del w:id="340" w:author="PR Preview" w:date="2026-01-01T00:00:00Z">
        <w:r>
          <w:rPr>
            <w:rStyle w:val="SpecialCharTok"/>
          </w:rPr>
          <w:delText xml:space="preserve">-</w:delText>
        </w:r>
      </w:del>
      <w:del w:id="341" w:author="PR Preview" w:date="2026-01-01T00:00:00Z">
        <w:r>
          <w:rPr>
            <w:rStyle w:val="NormalTok"/>
          </w:rPr>
          <w:delText xml:space="preserve"> mtcars_loocv</w:delText>
        </w:r>
      </w:del>
      <w:del w:id="342" w:author="PR Preview" w:date="2026-01-01T00:00:00Z">
        <w:r>
          <w:rPr>
            <w:rStyle w:val="SpecialCharTok"/>
          </w:rPr>
          <w:delText xml:space="preserve">$</w:delText>
        </w:r>
      </w:del>
      <w:del w:id="343" w:author="PR Preview" w:date="2026-01-01T00:00:00Z">
        <w:r>
          <w:rPr>
            <w:rStyle w:val="NormalTok"/>
          </w:rPr>
          <w:delText xml:space="preserve">formula))</w:delText>
        </w:r>
      </w:del>
      <w:del w:id="344" w:author="PR Preview" w:date="2026-01-01T00:00:00Z">
        <w:r>
          <w:br/>
        </w:r>
      </w:del>
      <w:del w:id="345" w:author="PR Preview" w:date="2026-01-01T00:00:00Z">
        <w:r>
          <w:rPr>
            <w:rStyle w:val="NormalTok"/>
          </w:rPr>
          <w:delText xml:space="preserve">mtcars_best_loocv </w:delText>
        </w:r>
      </w:del>
      <w:del w:id="346" w:author="PR Preview" w:date="2026-01-01T00:00:00Z">
        <w:r>
          <w:rPr>
            <w:rStyle w:val="OtherTok"/>
          </w:rPr>
          <w:delText xml:space="preserve">&lt;-</w:delText>
        </w:r>
      </w:del>
      <w:del w:id="347" w:author="PR Preview" w:date="2026-01-01T00:00:00Z">
        <w:r>
          <w:br/>
        </w:r>
      </w:del>
      <w:del w:id="348" w:author="PR Preview" w:date="2026-01-01T00:00:00Z">
        <w:r>
          <w:rPr>
            <w:rStyle w:val="NormalTok"/>
          </w:rPr>
          <w:delText xml:space="preserve">  mtcars_loocv</w:delText>
        </w:r>
      </w:del>
      <w:del w:id="349" w:author="PR Preview" w:date="2026-01-01T00:00:00Z">
        <w:r>
          <w:rPr>
            <w:rStyle w:val="SpecialCharTok"/>
          </w:rPr>
          <w:delText xml:space="preserve">$</w:delText>
        </w:r>
      </w:del>
      <w:del w:id="350" w:author="PR Preview" w:date="2026-01-01T00:00:00Z">
        <w:r>
          <w:rPr>
            <w:rStyle w:val="NormalTok"/>
          </w:rPr>
          <w:delText xml:space="preserve">degree[</w:delText>
        </w:r>
      </w:del>
      <w:del w:id="351" w:author="PR Preview" w:date="2026-01-01T00:00:00Z">
        <w:r>
          <w:rPr>
            <w:rStyle w:val="FunctionTok"/>
          </w:rPr>
          <w:delText xml:space="preserve">which.min</w:delText>
        </w:r>
      </w:del>
      <w:del w:id="352" w:author="PR Preview" w:date="2026-01-01T00:00:00Z">
        <w:r>
          <w:rPr>
            <w:rStyle w:val="NormalTok"/>
          </w:rPr>
          <w:delText xml:space="preserve">(mtcars_loocv</w:delText>
        </w:r>
      </w:del>
      <w:del w:id="353" w:author="PR Preview" w:date="2026-01-01T00:00:00Z">
        <w:r>
          <w:rPr>
            <w:rStyle w:val="SpecialCharTok"/>
          </w:rPr>
          <w:delText xml:space="preserve">$</w:delText>
        </w:r>
      </w:del>
      <w:del w:id="354" w:author="PR Preview" w:date="2026-01-01T00:00:00Z">
        <w:r>
          <w:rPr>
            <w:rStyle w:val="NormalTok"/>
          </w:rPr>
          <w:delText xml:space="preserve">formula)]</w:delText>
        </w:r>
      </w:del>
      <w:del w:id="355" w:author="PR Preview" w:date="2026-01-01T00:00:00Z">
        <w:r>
          <w:br/>
        </w:r>
      </w:del>
      <w:del w:id="356" w:author="PR Preview" w:date="2026-01-01T00:00:00Z">
        <w:r>
          <w:rPr>
            <w:rStyle w:val="FunctionTok"/>
          </w:rPr>
          <w:delText xml:space="preserve">c</w:delText>
        </w:r>
      </w:del>
      <w:del w:id="357" w:author="PR Preview" w:date="2026-01-01T00:00:00Z">
        <w:r>
          <w:rPr>
            <w:rStyle w:val="NormalTok"/>
          </w:rPr>
          <w:delText xml:space="preserve">(</w:delText>
        </w:r>
      </w:del>
      <w:del w:id="358" w:author="PR Preview" w:date="2026-01-01T00:00:00Z">
        <w:r>
          <w:rPr>
            <w:rStyle w:val="AttributeTok"/>
          </w:rPr>
          <w:delText xml:space="preserve">max_difference =</w:delText>
        </w:r>
      </w:del>
      <w:del w:id="359" w:author="PR Preview" w:date="2026-01-01T00:00:00Z">
        <w:r>
          <w:rPr>
            <w:rStyle w:val="NormalTok"/>
          </w:rPr>
          <w:delText xml:space="preserve"> loocv_max_diff, </w:delText>
        </w:r>
      </w:del>
      <w:del w:id="360" w:author="PR Preview" w:date="2026-01-01T00:00:00Z">
        <w:r>
          <w:rPr>
            <w:rStyle w:val="AttributeTok"/>
          </w:rPr>
          <w:delText xml:space="preserve">best_degree =</w:delText>
        </w:r>
      </w:del>
      <w:del w:id="361" w:author="PR Preview" w:date="2026-01-01T00:00:00Z">
        <w:r>
          <w:rPr>
            <w:rStyle w:val="NormalTok"/>
          </w:rPr>
          <w:delText xml:space="preserve"> mtcars_best_loocv)</w:delText>
        </w:r>
      </w:del>
      <w:del w:id="362" w:author="PR Preview" w:date="2026-01-01T00:00:00Z">
        <w:r>
          <w:br/>
        </w:r>
      </w:del>
      <w:del w:id="363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364" w:author="PR Preview" w:date="2026-01-01T00:00:00Z">
        <w:r>
          <w:br/>
        </w:r>
      </w:del>
      <w:del w:id="365" w:author="PR Preview" w:date="2026-01-01T00:00:00Z">
        <w:r>
          <w:rPr>
            <w:rStyle w:val="CommentTok"/>
          </w:rPr>
          <w:delText xml:space="preserve">#&gt;    7.10543e-15    2.00000e+00</w:delText>
        </w:r>
      </w:del>
    </w:p>
    <w:p>
      <w:pPr>
        <w:pStyle w:val="FirstParagraph"/>
      </w:pPr>
      <w:del w:id="366" w:author="PR Preview" w:date="2026-01-01T00:00:00Z">
        <w:r>
          <w:delText xml:space="preserve">The two columns differ by at most 7.1e-15,</w:delText>
        </w:r>
      </w:del>
      <w:del w:id="367" w:author="PR Preview" w:date="2026-01-01T00:00:00Z">
        <w:r>
          <w:delText xml:space="preserve"> </w:delText>
        </w:r>
      </w:del>
      <w:del w:id="368" w:author="PR Preview" w:date="2026-01-01T00:00:00Z">
        <w:r>
          <w:delText xml:space="preserve">which is rounding error.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The single-fit formula needs one fit per model instead of 32.</w:delText>
        </w:r>
      </w:del>
      <w:del w:id="371" w:author="PR Preview" w:date="2026-01-01T00:00:00Z">
        <w:r>
          <w:delText xml:space="preserve"> </w:delText>
        </w:r>
      </w:del>
      <w:del w:id="372" w:author="PR Preview" w:date="2026-01-01T00:00:00Z">
        <w:r>
          <w:delText xml:space="preserve">LOOCV picks degree 2,</w:delText>
        </w:r>
      </w:del>
      <w:del w:id="373" w:author="PR Preview" w:date="2026-01-01T00:00:00Z">
        <w:r>
          <w:delText xml:space="preserve"> </w:delText>
        </w:r>
      </w:del>
      <w:del w:id="374" w:author="PR Preview" w:date="2026-01-01T00:00:00Z">
        <w:r>
          <w:delText xml:space="preserve">and because LOOCV is not random (</w:delText>
        </w:r>
      </w:del>
      <w:hyperlink w:anchor="lem-loocv-not-random">
        <w:del w:id="375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376" w:author="PR Preview" w:date="2026-01-01T00:00:00Z">
        <w:r>
          <w:delText xml:space="preserve">),</w:delText>
        </w:r>
      </w:del>
      <w:del w:id="377" w:author="PR Preview" w:date="2026-01-01T00:00:00Z">
        <w:r>
          <w:delText xml:space="preserve"> </w:delText>
        </w:r>
      </w:del>
      <w:del w:id="378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379" w:author="PR Preview" w:date="2026-01-01T00:00:00Z">
        <w:r>
          <w:rPr>
            <w:rStyle w:val="NormalTok"/>
          </w:rPr>
          <w:t xml:space="preserve">loocv_max_diff </w:t>
        </w:r>
      </w:ins>
      <w:ins w:id="380" w:author="PR Preview" w:date="2026-01-01T00:00:00Z">
        <w:r>
          <w:rPr>
            <w:rStyle w:val="OtherTok"/>
          </w:rPr>
          <w:t xml:space="preserve">&lt;-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max</w:t>
        </w:r>
      </w:ins>
      <w:ins w:id="383" w:author="PR Preview" w:date="2026-01-01T00:00:00Z">
        <w:r>
          <w:rPr>
            <w:rStyle w:val="NormalTok"/>
          </w:rPr>
          <w:t xml:space="preserve">(</w:t>
        </w:r>
      </w:ins>
      <w:ins w:id="384" w:author="PR Preview" w:date="2026-01-01T00:00:00Z">
        <w:r>
          <w:rPr>
            <w:rStyle w:val="FunctionTok"/>
          </w:rPr>
          <w:t xml:space="preserve">abs</w:t>
        </w:r>
      </w:ins>
      <w:ins w:id="385" w:author="PR Preview" w:date="2026-01-01T00:00:00Z">
        <w:r>
          <w:rPr>
            <w:rStyle w:val="NormalTok"/>
          </w:rPr>
          <w:t xml:space="preserve">(mtcars_loocv</w:t>
        </w:r>
      </w:ins>
      <w:ins w:id="386" w:author="PR Preview" w:date="2026-01-01T00:00:00Z">
        <w:r>
          <w:rPr>
            <w:rStyle w:val="SpecialCharTok"/>
          </w:rPr>
          <w:t xml:space="preserve">$</w:t>
        </w:r>
      </w:ins>
      <w:ins w:id="387" w:author="PR Preview" w:date="2026-01-01T00:00:00Z">
        <w:r>
          <w:rPr>
            <w:rStyle w:val="NormalTok"/>
          </w:rPr>
          <w:t xml:space="preserve">refitting </w:t>
        </w:r>
      </w:ins>
      <w:ins w:id="388" w:author="PR Preview" w:date="2026-01-01T00:00:00Z">
        <w:r>
          <w:rPr>
            <w:rStyle w:val="SpecialCharTok"/>
          </w:rPr>
          <w:t xml:space="preserve">-</w:t>
        </w:r>
      </w:ins>
      <w:ins w:id="389" w:author="PR Preview" w:date="2026-01-01T00:00:00Z">
        <w:r>
          <w:rPr>
            <w:rStyle w:val="NormalTok"/>
          </w:rPr>
          <w:t xml:space="preserve"> mtcars_loocv</w:t>
        </w:r>
      </w:ins>
      <w:ins w:id="390" w:author="PR Preview" w:date="2026-01-01T00:00:00Z">
        <w:r>
          <w:rPr>
            <w:rStyle w:val="SpecialCharTok"/>
          </w:rPr>
          <w:t xml:space="preserve">$</w:t>
        </w:r>
      </w:ins>
      <w:ins w:id="391" w:author="PR Preview" w:date="2026-01-01T00:00:00Z">
        <w:r>
          <w:rPr>
            <w:rStyle w:val="NormalTok"/>
          </w:rPr>
          <w:t xml:space="preserve">formula))</w:t>
        </w:r>
      </w:ins>
      <w:ins w:id="392" w:author="PR Preview" w:date="2026-01-01T00:00:00Z">
        <w:r>
          <w:br/>
        </w:r>
      </w:ins>
      <w:ins w:id="393" w:author="PR Preview" w:date="2026-01-01T00:00:00Z">
        <w:r>
          <w:rPr>
            <w:rStyle w:val="NormalTok"/>
          </w:rPr>
          <w:t xml:space="preserve">mtcars_best_loocv </w:t>
        </w:r>
      </w:ins>
      <w:ins w:id="394" w:author="PR Preview" w:date="2026-01-01T00:00:00Z">
        <w:r>
          <w:rPr>
            <w:rStyle w:val="OtherTok"/>
          </w:rPr>
          <w:t xml:space="preserve">&lt;-</w:t>
        </w:r>
      </w:ins>
      <w:ins w:id="395" w:author="PR Preview" w:date="2026-01-01T00:00:00Z">
        <w:r>
          <w:br/>
        </w:r>
      </w:ins>
      <w:ins w:id="396" w:author="PR Preview" w:date="2026-01-01T00:00:00Z">
        <w:r>
          <w:rPr>
            <w:rStyle w:val="NormalTok"/>
          </w:rPr>
          <w:t xml:space="preserve">  mtcars_loocv</w:t>
        </w:r>
      </w:ins>
      <w:ins w:id="397" w:author="PR Preview" w:date="2026-01-01T00:00:00Z">
        <w:r>
          <w:rPr>
            <w:rStyle w:val="SpecialCharTok"/>
          </w:rPr>
          <w:t xml:space="preserve">$</w:t>
        </w:r>
      </w:ins>
      <w:ins w:id="398" w:author="PR Preview" w:date="2026-01-01T00:00:00Z">
        <w:r>
          <w:rPr>
            <w:rStyle w:val="NormalTok"/>
          </w:rPr>
          <w:t xml:space="preserve">degree[</w:t>
        </w:r>
      </w:ins>
      <w:ins w:id="399" w:author="PR Preview" w:date="2026-01-01T00:00:00Z">
        <w:r>
          <w:rPr>
            <w:rStyle w:val="FunctionTok"/>
          </w:rPr>
          <w:t xml:space="preserve">which.min</w:t>
        </w:r>
      </w:ins>
      <w:ins w:id="400" w:author="PR Preview" w:date="2026-01-01T00:00:00Z">
        <w:r>
          <w:rPr>
            <w:rStyle w:val="NormalTok"/>
          </w:rPr>
          <w:t xml:space="preserve">(mtcars_loocv</w:t>
        </w:r>
      </w:ins>
      <w:ins w:id="401" w:author="PR Preview" w:date="2026-01-01T00:00:00Z">
        <w:r>
          <w:rPr>
            <w:rStyle w:val="SpecialCharTok"/>
          </w:rPr>
          <w:t xml:space="preserve">$</w:t>
        </w:r>
      </w:ins>
      <w:ins w:id="402" w:author="PR Preview" w:date="2026-01-01T00:00:00Z">
        <w:r>
          <w:rPr>
            <w:rStyle w:val="NormalTok"/>
          </w:rPr>
          <w:t xml:space="preserve">formula)]</w:t>
        </w:r>
      </w:ins>
      <w:ins w:id="403" w:author="PR Preview" w:date="2026-01-01T00:00:00Z">
        <w:r>
          <w:br/>
        </w:r>
      </w:ins>
      <w:ins w:id="404" w:author="PR Preview" w:date="2026-01-01T00:00:00Z">
        <w:r>
          <w:rPr>
            <w:rStyle w:val="FunctionTok"/>
          </w:rPr>
          <w:t xml:space="preserve">c</w:t>
        </w:r>
      </w:ins>
      <w:ins w:id="405" w:author="PR Preview" w:date="2026-01-01T00:00:00Z">
        <w:r>
          <w:rPr>
            <w:rStyle w:val="NormalTok"/>
          </w:rPr>
          <w:t xml:space="preserve">(</w:t>
        </w:r>
      </w:ins>
      <w:ins w:id="406" w:author="PR Preview" w:date="2026-01-01T00:00:00Z">
        <w:r>
          <w:rPr>
            <w:rStyle w:val="AttributeTok"/>
          </w:rPr>
          <w:t xml:space="preserve">max_difference =</w:t>
        </w:r>
      </w:ins>
      <w:ins w:id="407" w:author="PR Preview" w:date="2026-01-01T00:00:00Z">
        <w:r>
          <w:rPr>
            <w:rStyle w:val="NormalTok"/>
          </w:rPr>
          <w:t xml:space="preserve"> loocv_max_diff, </w:t>
        </w:r>
      </w:ins>
      <w:ins w:id="408" w:author="PR Preview" w:date="2026-01-01T00:00:00Z">
        <w:r>
          <w:rPr>
            <w:rStyle w:val="AttributeTok"/>
          </w:rPr>
          <w:t xml:space="preserve">best_degree =</w:t>
        </w:r>
      </w:ins>
      <w:ins w:id="409" w:author="PR Preview" w:date="2026-01-01T00:00:00Z">
        <w:r>
          <w:rPr>
            <w:rStyle w:val="NormalTok"/>
          </w:rPr>
          <w:t xml:space="preserve"> mtcars_best_loocv)</w:t>
        </w:r>
      </w:ins>
      <w:ins w:id="410" w:author="PR Preview" w:date="2026-01-01T00:00:00Z">
        <w:r>
          <w:br/>
        </w:r>
      </w:ins>
      <w:ins w:id="411" w:author="PR Preview" w:date="2026-01-01T00:00:00Z">
        <w:r>
          <w:rPr>
            <w:rStyle w:val="CommentTok"/>
          </w:rPr>
          <w:t xml:space="preserve">#&gt; max_difference    best_degree </w:t>
        </w:r>
      </w:ins>
      <w:ins w:id="412" w:author="PR Preview" w:date="2026-01-01T00:00:00Z">
        <w:r>
          <w:br/>
        </w:r>
      </w:ins>
      <w:ins w:id="413" w:author="PR Preview" w:date="2026-01-01T00:00:00Z">
        <w:r>
          <w:rPr>
            <w:rStyle w:val="CommentTok"/>
          </w:rPr>
          <w:t xml:space="preserve">#&gt;    8.88178e-15    2.00000e+00</w:t>
        </w:r>
      </w:ins>
    </w:p>
    <w:p>
      <w:pPr>
        <w:pStyle w:val="FirstParagraph"/>
      </w:pPr>
      <w:ins w:id="414" w:author="PR Preview" w:date="2026-01-01T00:00:00Z">
        <w:r>
          <w:t xml:space="preserve">The two columns differ by at most 8.9e-15,</w:t>
        </w:r>
      </w:ins>
      <w:ins w:id="415" w:author="PR Preview" w:date="2026-01-01T00:00:00Z">
        <w:r>
          <w:t xml:space="preserve"> </w:t>
        </w:r>
      </w:ins>
      <w:ins w:id="416" w:author="PR Preview" w:date="2026-01-01T00:00:00Z">
        <w:r>
          <w:t xml:space="preserve">which is rounding error.</w:t>
        </w:r>
      </w:ins>
      <w:ins w:id="417" w:author="PR Preview" w:date="2026-01-01T00:00:00Z">
        <w:r>
          <w:t xml:space="preserve"> </w:t>
        </w:r>
      </w:ins>
      <w:ins w:id="418" w:author="PR Preview" w:date="2026-01-01T00:00:00Z">
        <w:r>
          <w:t xml:space="preserve">The single-fit formula needs one fit per model instead of 32.</w:t>
        </w:r>
      </w:ins>
      <w:ins w:id="419" w:author="PR Preview" w:date="2026-01-01T00:00:00Z">
        <w:r>
          <w:t xml:space="preserve"> </w:t>
        </w:r>
      </w:ins>
      <w:ins w:id="420" w:author="PR Preview" w:date="2026-01-01T00:00:00Z">
        <w:r>
          <w:t xml:space="preserve">LOOCV picks degree 2,</w:t>
        </w:r>
      </w:ins>
      <w:ins w:id="421" w:author="PR Preview" w:date="2026-01-01T00:00:00Z">
        <w:r>
          <w:t xml:space="preserve"> </w:t>
        </w:r>
      </w:ins>
      <w:ins w:id="422" w:author="PR Preview" w:date="2026-01-01T00:00:00Z">
        <w:r>
          <w:t xml:space="preserve">and because LOOCV is not random (</w:t>
        </w:r>
      </w:ins>
      <w:hyperlink w:anchor="lem-loocv-not-random">
        <w:ins w:id="423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424" w:author="PR Preview" w:date="2026-01-01T00:00:00Z">
        <w:r>
          <w:t xml:space="preserve">),</w:t>
        </w:r>
      </w:ins>
      <w:ins w:id="425" w:author="PR Preview" w:date="2026-01-01T00:00:00Z">
        <w:r>
          <w:t xml:space="preserve"> </w:t>
        </w:r>
      </w:ins>
      <w:ins w:id="426" w:author="PR Preview" w:date="2026-01-01T00:00:00Z">
        <w:r>
          <w:t xml:space="preserve">rerunning it always gives the same choice.</w:t>
        </w:r>
      </w:ins>
    </w:p>
    <w:bookmarkEnd w:id="333"/>
    <w:bookmarkStart w:id="334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4"/>
    <w:bookmarkEnd w:id="335"/>
    <w:bookmarkStart w:id="364" w:name="sec-cv-model-choice"/>
    <w:p>
      <w:pPr>
        <w:pStyle w:val="Heading2"/>
      </w:pPr>
      <w:r>
        <w:t xml:space="preserve">8 Choosing a model by cross-validation</w:t>
      </w:r>
    </w:p>
    <w:bookmarkStart w:id="337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6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6"/>
    </w:p>
    <w:bookmarkEnd w:id="337"/>
    <w:bookmarkStart w:id="339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38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38"/>
    </w:p>
    <w:bookmarkEnd w:id="339"/>
    <w:bookmarkStart w:id="340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0"/>
    <w:bookmarkStart w:id="342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1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3"/>
    <w:bookmarkStart w:id="344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4"/>
    <w:bookmarkStart w:id="347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47"/>
    <w:bookmarkStart w:id="350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48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49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49"/>
    </w:p>
    <w:bookmarkEnd w:id="350"/>
    <w:bookmarkStart w:id="351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1"/>
    <w:bookmarkStart w:id="352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2"/>
    <w:bookmarkStart w:id="354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3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3"/>
    </w:p>
    <w:bookmarkEnd w:id="354"/>
    <w:bookmarkStart w:id="356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5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5"/>
    </w:p>
    <w:bookmarkEnd w:id="356"/>
    <w:bookmarkStart w:id="358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57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5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58"/>
    <w:bookmarkStart w:id="363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2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3"/>
    <w:bookmarkEnd w:id="364"/>
    <w:bookmarkStart w:id="380" w:name="sec-information-criteria"/>
    <w:p>
      <w:pPr>
        <w:pStyle w:val="Heading2"/>
      </w:pPr>
      <w:r>
        <w:t xml:space="preserve">9 Criteria that adjust the training error</w:t>
      </w:r>
    </w:p>
    <w:bookmarkStart w:id="366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5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6"/>
    <w:bookmarkStart w:id="369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67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68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69"/>
    <w:bookmarkStart w:id="371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2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37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2"/>
    <w:bookmarkStart w:id="375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5"/>
    <w:bookmarkStart w:id="376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6"/>
    <w:bookmarkStart w:id="377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3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7"/>
    <w:bookmarkStart w:id="378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78"/>
    <w:bookmarkStart w:id="379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79"/>
    <w:bookmarkEnd w:id="380"/>
    <w:bookmarkStart w:id="386" w:name="sec-cv-whole-procedure"/>
    <w:p>
      <w:pPr>
        <w:pStyle w:val="Heading2"/>
      </w:pPr>
      <w:r>
        <w:t xml:space="preserve">10 Cross-validating the whole procedure</w:t>
      </w:r>
    </w:p>
    <w:bookmarkStart w:id="383" w:name="exr-cv-screening"/>
    <w:p>
      <w:pPr>
        <w:pStyle w:val="FirstParagraph"/>
      </w:pPr>
      <w:r>
        <w:rPr>
          <w:b/>
          <w:bCs/>
        </w:rPr>
        <w:t xml:space="preserve">Exercise 14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3"/>
    <w:bookmarkStart w:id="384" w:name="sol-cv-screening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4"/>
    <w:bookmarkStart w:id="385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14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5"/>
    <w:bookmarkEnd w:id="386"/>
    <w:bookmarkStart w:id="389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7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88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89"/>
    <w:bookmarkStart w:id="426" w:name="references"/>
    <w:p>
      <w:pPr>
        <w:pStyle w:val="Heading2"/>
      </w:pPr>
      <w:r>
        <w:t xml:space="preserve">References</w:t>
      </w:r>
    </w:p>
    <w:bookmarkStart w:id="425" w:name="refs"/>
    <w:bookmarkStart w:id="391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0">
        <w:r>
          <w:rPr>
            <w:rStyle w:val="Hyperlink"/>
          </w:rPr>
          <w:t xml:space="preserve">https://en.wikipedia.org/wiki/Random_seed</w:t>
        </w:r>
      </w:hyperlink>
    </w:p>
    <w:bookmarkEnd w:id="391"/>
    <w:bookmarkStart w:id="393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3"/>
    <w:bookmarkStart w:id="395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5"/>
    <w:bookmarkStart w:id="397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7"/>
    <w:bookmarkStart w:id="399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https://en.wikipedia.org/wiki/Generalization_error</w:t>
        </w:r>
      </w:hyperlink>
    </w:p>
    <w:bookmarkEnd w:id="399"/>
    <w:bookmarkStart w:id="401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0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1"/>
    <w:bookmarkStart w:id="402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2"/>
    <w:bookmarkStart w:id="404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3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4"/>
    <w:bookmarkStart w:id="406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5">
        <w:r>
          <w:rPr>
            <w:rStyle w:val="Hyperlink"/>
          </w:rPr>
          <w:t xml:space="preserve">https://en.wikipedia.org/wiki/Overfitting</w:t>
        </w:r>
      </w:hyperlink>
    </w:p>
    <w:bookmarkEnd w:id="406"/>
    <w:bookmarkStart w:id="408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7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08"/>
    <w:bookmarkStart w:id="410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https://en.wikipedia.org/wiki/Bias%E2%80%93variance_tradeoff</w:t>
        </w:r>
      </w:hyperlink>
    </w:p>
    <w:bookmarkEnd w:id="410"/>
    <w:bookmarkStart w:id="412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https://en.wikipedia.org/wiki/Model_selection</w:t>
        </w:r>
      </w:hyperlink>
    </w:p>
    <w:bookmarkEnd w:id="412"/>
    <w:bookmarkStart w:id="414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https://en.wikipedia.org/wiki/Cross-validation_%28statistics%29</w:t>
        </w:r>
      </w:hyperlink>
    </w:p>
    <w:bookmarkEnd w:id="414"/>
    <w:bookmarkStart w:id="416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5">
        <w:r>
          <w:rPr>
            <w:rStyle w:val="Hyperlink"/>
          </w:rPr>
          <w:t xml:space="preserve">https://www.gastonsanchez.com/matrix4sl/</w:t>
        </w:r>
      </w:hyperlink>
    </w:p>
    <w:bookmarkEnd w:id="416"/>
    <w:bookmarkStart w:id="418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https://en.wikipedia.org/wiki/Leverage_%28statistics%29</w:t>
        </w:r>
      </w:hyperlink>
    </w:p>
    <w:bookmarkEnd w:id="418"/>
    <w:bookmarkStart w:id="420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19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0"/>
    <w:bookmarkStart w:id="422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1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2"/>
    <w:bookmarkStart w:id="424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3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4"/>
    <w:bookmarkEnd w:id="425"/>
    <w:bookmarkEnd w:id="4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7" Type="http://schemas.openxmlformats.org/officeDocument/2006/relationships/image" Target="media/rId267.png"/><Relationship Id="rId299" Type="http://schemas.openxmlformats.org/officeDocument/2006/relationships/image" Target="media/rId299.png"/><Relationship Id="rId151" Type="http://schemas.openxmlformats.org/officeDocument/2006/relationships/image" Target="media/rId151.png"/><Relationship Id="rId359" Type="http://schemas.openxmlformats.org/officeDocument/2006/relationships/image" Target="media/rId359.png"/><Relationship Id="rId213" Type="http://schemas.openxmlformats.org/officeDocument/2006/relationships/image" Target="media/rId213.png"/><Relationship Id="rId155" Type="http://schemas.openxmlformats.org/officeDocument/2006/relationships/image" Target="media/rId155.png"/><Relationship Id="rId249" Type="http://schemas.openxmlformats.org/officeDocument/2006/relationships/image" Target="media/rId249.png"/><Relationship Id="rId253" Type="http://schemas.openxmlformats.org/officeDocument/2006/relationships/image" Target="media/rId253.png"/><Relationship Id="rId257" Type="http://schemas.openxmlformats.org/officeDocument/2006/relationships/image" Target="media/rId257.png"/><Relationship Id="rId261" Type="http://schemas.openxmlformats.org/officeDocument/2006/relationships/image" Target="media/rId261.png"/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basic-statistical-methods.qmd#def-linear-regression" TargetMode="External"/><Relationship Id="rId367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4" Type="http://schemas.openxmlformats.org/officeDocument/2006/relationships/hyperlink" Target="correlation-regression.qmd#def-ols" TargetMode="External"/><Relationship Id="rId368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15" Type="http://schemas.openxmlformats.org/officeDocument/2006/relationships/hyperlink" Target="correlation-regression.qmd#def-slr-covariate-vector" TargetMode="External"/><Relationship Id="rId147" Type="http://schemas.openxmlformats.org/officeDocument/2006/relationships/hyperlink" Target="correlation-regression.qmd#def-slr-intercept" TargetMode="External"/><Relationship Id="rId148" Type="http://schemas.openxmlformats.org/officeDocument/2006/relationships/hyperlink" Target="correlation-regression.qmd#def-slr-slope" TargetMode="External"/><Relationship Id="rId365" Type="http://schemas.openxmlformats.org/officeDocument/2006/relationships/hyperlink" Target="correlation-regression.qmd#def-tss" TargetMode="External"/><Relationship Id="rId327" Type="http://schemas.openxmlformats.org/officeDocument/2006/relationships/hyperlink" Target="correlation-regression.qmd#thm-ols-slr-vector" TargetMode="External"/><Relationship Id="rId237" Type="http://schemas.openxmlformats.org/officeDocument/2006/relationships/hyperlink" Target="data.qmd#def-categorical-var" TargetMode="External"/><Relationship Id="rId150" Type="http://schemas.openxmlformats.org/officeDocument/2006/relationships/hyperlink" Target="estimation.qmd#def-SE" TargetMode="External"/><Relationship Id="rId190" Type="http://schemas.openxmlformats.org/officeDocument/2006/relationships/hyperlink" Target="estimation.qmd#def-bias" TargetMode="External"/><Relationship Id="rId104" Type="http://schemas.openxmlformats.org/officeDocument/2006/relationships/hyperlink" Target="estimation.qmd#def-estimate" TargetMode="External"/><Relationship Id="rId189" Type="http://schemas.openxmlformats.org/officeDocument/2006/relationships/hyperlink" Target="estimation.qmd#def-estimation-error" TargetMode="External"/><Relationship Id="rId184" Type="http://schemas.openxmlformats.org/officeDocument/2006/relationships/hyperlink" Target="estimation.qmd#def-estimator" TargetMode="External"/><Relationship Id="rId136" Type="http://schemas.openxmlformats.org/officeDocument/2006/relationships/hyperlink" Target="estimation.qmd#def-mse" TargetMode="External"/><Relationship Id="rId217" Type="http://schemas.openxmlformats.org/officeDocument/2006/relationships/hyperlink" Target="estimation.qmd#def-rmse" TargetMode="External"/><Relationship Id="rId61" Type="http://schemas.openxmlformats.org/officeDocument/2006/relationships/hyperlink" Target="estimation.qmd#def-scientific-model" TargetMode="External"/><Relationship Id="rId63" Type="http://schemas.openxmlformats.org/officeDocument/2006/relationships/hyperlink" Target="exploratory-descriptive.qmd#def-population" TargetMode="External"/><Relationship Id="rId188" Type="http://schemas.openxmlformats.org/officeDocument/2006/relationships/hyperlink" Target="exploratory-descriptive.qmd#def-population-distribution" TargetMode="External"/><Relationship Id="rId87" Type="http://schemas.openxmlformats.org/officeDocument/2006/relationships/hyperlink" Target="exploratory-descriptive.qmd#def-sample-mean" TargetMode="External"/><Relationship Id="rId348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3" Type="http://schemas.openxmlformats.org/officeDocument/2006/relationships/hyperlink" Target="https://doi.org/10.1007/978-0-387-21706-2" TargetMode="External"/><Relationship Id="rId396" Type="http://schemas.openxmlformats.org/officeDocument/2006/relationships/hyperlink" Target="https://doi.org/10.1007/978-0-387-84858-7" TargetMode="External"/><Relationship Id="rId400" Type="http://schemas.openxmlformats.org/officeDocument/2006/relationships/hyperlink" Target="https://doi.org/10.1007/978-1-0716-1418-1" TargetMode="External"/><Relationship Id="rId419" Type="http://schemas.openxmlformats.org/officeDocument/2006/relationships/hyperlink" Target="https://doi.org/10.1080/00401706.1973.10489103" TargetMode="External"/><Relationship Id="rId421" Type="http://schemas.openxmlformats.org/officeDocument/2006/relationships/hyperlink" Target="https://doi.org/10.1109/TAC.1974.1100705" TargetMode="External"/><Relationship Id="rId423" Type="http://schemas.openxmlformats.org/officeDocument/2006/relationships/hyperlink" Target="https://doi.org/10.1214/aos/1176344136" TargetMode="External"/><Relationship Id="rId407" Type="http://schemas.openxmlformats.org/officeDocument/2006/relationships/hyperlink" Target="https://doi.org/10.32614/CRAN.package.SyncRNG" TargetMode="External"/><Relationship Id="rId409" Type="http://schemas.openxmlformats.org/officeDocument/2006/relationships/hyperlink" Target="https://en.wikipedia.org/wiki/Bias%E2%80%93variance_tradeoff" TargetMode="External"/><Relationship Id="rId413" Type="http://schemas.openxmlformats.org/officeDocument/2006/relationships/hyperlink" Target="https://en.wikipedia.org/wiki/Cross-validation_%28statistics%29" TargetMode="External"/><Relationship Id="rId398" Type="http://schemas.openxmlformats.org/officeDocument/2006/relationships/hyperlink" Target="https://en.wikipedia.org/wiki/Generalization_error" TargetMode="External"/><Relationship Id="rId392" Type="http://schemas.openxmlformats.org/officeDocument/2006/relationships/hyperlink" Target="https://en.wikipedia.org/wiki/Hyperparameter_%28machine_learning%29" TargetMode="External"/><Relationship Id="rId417" Type="http://schemas.openxmlformats.org/officeDocument/2006/relationships/hyperlink" Target="https://en.wikipedia.org/wiki/Leverage_%28statistics%29" TargetMode="External"/><Relationship Id="rId411" Type="http://schemas.openxmlformats.org/officeDocument/2006/relationships/hyperlink" Target="https://en.wikipedia.org/wiki/Model_selection" TargetMode="External"/><Relationship Id="rId405" Type="http://schemas.openxmlformats.org/officeDocument/2006/relationships/hyperlink" Target="https://en.wikipedia.org/wiki/Overfitting" TargetMode="External"/><Relationship Id="rId390" Type="http://schemas.openxmlformats.org/officeDocument/2006/relationships/hyperlink" Target="https://en.wikipedia.org/wiki/Random_seed" TargetMode="External"/><Relationship Id="rId394" Type="http://schemas.openxmlformats.org/officeDocument/2006/relationships/hyperlink" Target="https://en.wikipedia.org/wiki/Training,_validation,_and_test_data_sets" TargetMode="External"/><Relationship Id="rId388" Type="http://schemas.openxmlformats.org/officeDocument/2006/relationships/hyperlink" Target="https://hastie.su.domains/ElemStatLearn/" TargetMode="External"/><Relationship Id="rId245" Type="http://schemas.openxmlformats.org/officeDocument/2006/relationships/hyperlink" Target="https://morrison-lab.github.io/lds/chapters/big-ideas.html#def-test-set" TargetMode="External"/><Relationship Id="rId243" Type="http://schemas.openxmlformats.org/officeDocument/2006/relationships/hyperlink" Target="https://morrison-lab.github.io/lds/chapters/big-ideas.html#def-training-set" TargetMode="External"/><Relationship Id="rId244" Type="http://schemas.openxmlformats.org/officeDocument/2006/relationships/hyperlink" Target="https://morrison-lab.github.io/lds/chapters/big-ideas.html#def-validation-set" TargetMode="External"/><Relationship Id="rId44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1" Type="http://schemas.openxmlformats.org/officeDocument/2006/relationships/hyperlink" Target="https://morrison-lab.github.io/pds/expectation.html#def-cond-expectation" TargetMode="External"/><Relationship Id="rId68" Type="http://schemas.openxmlformats.org/officeDocument/2006/relationships/hyperlink" Target="https://morrison-lab.github.io/pds/expectation.html#def-expectation" TargetMode="External"/><Relationship Id="rId74" Type="http://schemas.openxmlformats.org/officeDocument/2006/relationships/hyperlink" Target="https://morrison-lab.github.io/pds/expectation.html#def-loss-function" TargetMode="External"/><Relationship Id="rId56" Type="http://schemas.openxmlformats.org/officeDocument/2006/relationships/hyperlink" Target="https://morrison-lab.github.io/pds/expectation.html#def-new-observation" TargetMode="External"/><Relationship Id="rId37" Type="http://schemas.openxmlformats.org/officeDocument/2006/relationships/hyperlink" Target="https://morrison-lab.github.io/pds/expectation.html#def-prediction" TargetMode="External"/><Relationship Id="rId88" Type="http://schemas.openxmlformats.org/officeDocument/2006/relationships/hyperlink" Target="https://morrison-lab.github.io/pds/expectation.html#def-risk" TargetMode="External"/><Relationship Id="rId140" Type="http://schemas.openxmlformats.org/officeDocument/2006/relationships/hyperlink" Target="https://morrison-lab.github.io/pds/expectation.html#thm-lie" TargetMode="External"/><Relationship Id="rId185" Type="http://schemas.openxmlformats.org/officeDocument/2006/relationships/hyperlink" Target="https://morrison-lab.github.io/pds/expectation.html#thm-linearity-expectation" TargetMode="External"/><Relationship Id="rId163" Type="http://schemas.openxmlformats.org/officeDocument/2006/relationships/hyperlink" Target="https://morrison-lab.github.io/pds/independence.html#def-iid" TargetMode="External"/><Relationship Id="rId55" Type="http://schemas.openxmlformats.org/officeDocument/2006/relationships/hyperlink" Target="https://morrison-lab.github.io/pds/independence.html#def-indpt" TargetMode="External"/><Relationship Id="rId72" Type="http://schemas.openxmlformats.org/officeDocument/2006/relationships/hyperlink" Target="https://morrison-lab.github.io/pds/probability-basics.html#def-probability" TargetMode="External"/><Relationship Id="rId109" Type="http://schemas.openxmlformats.org/officeDocument/2006/relationships/hyperlink" Target="https://morrison-lab.github.io/pds/random-variables.html#def-cdf" TargetMode="External"/><Relationship Id="rId164" Type="http://schemas.openxmlformats.org/officeDocument/2006/relationships/hyperlink" Target="https://morrison-lab.github.io/pds/random-variables.html#def-continuous-rv" TargetMode="External"/><Relationship Id="rId166" Type="http://schemas.openxmlformats.org/officeDocument/2006/relationships/hyperlink" Target="https://morrison-lab.github.io/pds/random-variables.html#def-discrete-rv" TargetMode="External"/><Relationship Id="rId112" Type="http://schemas.openxmlformats.org/officeDocument/2006/relationships/hyperlink" Target="https://morrison-lab.github.io/pds/random-variables.html#def-normal" TargetMode="External"/><Relationship Id="rId171" Type="http://schemas.openxmlformats.org/officeDocument/2006/relationships/hyperlink" Target="https://morrison-lab.github.io/pds/variance-covariance.html#def-cond-variance" TargetMode="External"/><Relationship Id="rId64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6" Type="http://schemas.openxmlformats.org/officeDocument/2006/relationships/hyperlink" Target="https://morrison-lab.github.io/pds/variance-covariance.html#thm-variance" TargetMode="External"/><Relationship Id="rId415" Type="http://schemas.openxmlformats.org/officeDocument/2006/relationships/hyperlink" Target="https://www.gastonsanchez.com/matrix4sl/" TargetMode="External"/><Relationship Id="rId319" Type="http://schemas.openxmlformats.org/officeDocument/2006/relationships/hyperlink" Target="https://www.gastonsanchez.com/matrix4sl/cross-products.html#cross-products" TargetMode="External"/><Relationship Id="rId387" Type="http://schemas.openxmlformats.org/officeDocument/2006/relationships/hyperlink" Target="https://www.statlearning.com/" TargetMode="External"/><Relationship Id="rId149" Type="http://schemas.openxmlformats.org/officeDocument/2006/relationships/hyperlink" Target="inference.qmd#def-confidence-interval" TargetMode="External"/><Relationship Id="rId374" Type="http://schemas.openxmlformats.org/officeDocument/2006/relationships/hyperlink" Target="intro-MLEs.qmd#def-loglik" TargetMode="External"/><Relationship Id="rId373" Type="http://schemas.openxmlformats.org/officeDocument/2006/relationships/hyperlink" Target="intro-MLEs.qmd#def-mle" TargetMode="External"/><Relationship Id="rId241" Type="http://schemas.openxmlformats.org/officeDocument/2006/relationships/hyperlink" Target="logistic-inference.qmd#def-logistic-regression" TargetMode="External"/><Relationship Id="rId329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59" Type="http://schemas.openxmlformats.org/officeDocument/2006/relationships/hyperlink" Target="prediction.qmd#def-prediction-error" TargetMode="External"/><Relationship Id="rId84" Type="http://schemas.openxmlformats.org/officeDocument/2006/relationships/hyperlink" Target="prediction.qmd#def-prediction-mse" TargetMode="External"/><Relationship Id="rId370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2026-10-26T08:38:57Z</dcterms:created>
  <dcterms:modified xsi:type="dcterms:W3CDTF">2026-10-26T08:38:57Z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01:25:30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