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By</w:delText>
        </w:r>
      </w:del>
      <w:del w:id="6" w:author="PR Preview" w:date="2026-01-01T00:00:00Z">
        <w:r>
          <w:delText xml:space="preserve"> </w:delText>
        </w:r>
      </w:del>
      <w:hyperlink w:anchor="sol-kl-curvature">
        <w:del w:id="7" w:author="PR Preview" w:date="2026-01-01T00:00:00Z">
          <w:r>
            <w:rPr>
              <w:rStyle w:val="Hyperlink"/>
            </w:rPr>
            <w:delText xml:space="preserve">Solution 15</w:delText>
          </w:r>
        </w:del>
      </w:hyperlink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the second derivative is</w:delText>
        </w:r>
      </w:del>
      <w:del w:id="11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at every</w:delText>
        </w:r>
      </w:del>
      <w:del w:id="14" w:author="PR Preview" w:date="2026-01-01T00:00:00Z">
        <w:r>
          <w:delText xml:space="preserve"> </w:delText>
        </w:r>
      </w:del>
      <m:oMath>
        <m:r>
          <m:t>θ</m:t>
        </m:r>
      </m:oMath>
      <w:del w:id="15" w:author="PR Preview" w:date="2026-01-01T00:00:00Z">
        <w:r>
          <w:delText xml:space="preserve">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Setting</w:delText>
        </w:r>
      </w:del>
      <w:del w:id="18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gives the</w:delText>
        </w:r>
      </w:del>
      <w:del w:id="21" w:author="PR Preview" w:date="2026-01-01T00:00:00Z">
        <w:r>
          <w:delText xml:space="preserve"> </w:delText>
        </w:r>
      </w:del>
      <w:hyperlink r:id="rId103">
        <w:del w:id="22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23" w:author="PR Preview" w:date="2026-01-01T00:00:00Z">
        <w:r>
          <w:delText xml:space="preserve">, under the true parameter</w:delText>
        </w:r>
      </w:del>
      <w:del w:id="24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0</m:t>
            </m:r>
          </m:sub>
        </m:sSub>
      </m:oMath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of minus the</w:delText>
        </w:r>
      </w:del>
      <w:del w:id="28" w:author="PR Preview" w:date="2026-01-01T00:00:00Z">
        <w:r>
          <w:delText xml:space="preserve"> </w:delText>
        </w:r>
      </w:del>
      <w:hyperlink w:anchor="def-hessian">
        <w:del w:id="29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of the</w:delText>
        </w:r>
      </w:del>
      <w:del w:id="32" w:author="PR Preview" w:date="2026-01-01T00:00:00Z">
        <w:r>
          <w:delText xml:space="preserve"> </w:delText>
        </w:r>
      </w:del>
      <w:hyperlink w:anchor="def-loglik">
        <w:del w:id="33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34" w:author="PR Preview" w:date="2026-01-01T00:00:00Z">
        <w:r>
          <w:delText xml:space="preserve">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which is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by</w:delText>
        </w:r>
      </w:del>
      <w:del w:id="40" w:author="PR Preview" w:date="2026-01-01T00:00:00Z">
        <w:r>
          <w:delText xml:space="preserve"> </w:delText>
        </w:r>
      </w:del>
      <w:hyperlink w:anchor="def-einf">
        <w:del w:id="41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2" w:author="PR Preview" w:date="2026-01-01T00:00:00Z">
        <w:r>
          <w:delText xml:space="preserve">.</w:delText>
        </w:r>
      </w:del>
    </w:p>
    <w:p>
      <w:pPr>
        <w:pStyle w:val="FirstParagraph"/>
      </w:pPr>
      <w:ins w:id="43" w:author="PR Preview" w:date="2026-01-01T00:00:00Z">
        <w:r>
          <w:rPr>
            <w:i/>
            <w:iCs/>
          </w:rPr>
          <w:t xml:space="preserve">Proof</w:t>
        </w:r>
      </w:ins>
      <w:ins w:id="44" w:author="PR Preview" w:date="2026-01-01T00:00:00Z">
        <w:r>
          <w:t xml:space="preserve">. </w:t>
        </w:r>
      </w:ins>
      <w:ins w:id="45" w:author="PR Preview" w:date="2026-01-01T00:00:00Z">
        <w:r>
          <w:t xml:space="preserve">By</w:t>
        </w:r>
      </w:ins>
      <w:ins w:id="46" w:author="PR Preview" w:date="2026-01-01T00:00:00Z">
        <w:r>
          <w:t xml:space="preserve"> </w:t>
        </w:r>
      </w:ins>
      <w:hyperlink w:anchor="sol-kl-curvature">
        <w:ins w:id="47" w:author="PR Preview" w:date="2026-01-01T00:00:00Z">
          <w:r>
            <w:rPr>
              <w:rStyle w:val="Hyperlink"/>
            </w:rPr>
            <w:t xml:space="preserve">Solution 15</w:t>
          </w:r>
        </w:ins>
      </w:hyperlink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the second derivative is</w:t>
        </w:r>
      </w:ins>
      <w:ins w:id="52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at every</w:t>
        </w:r>
      </w:ins>
      <w:ins w:id="55" w:author="PR Preview" w:date="2026-01-01T00:00:00Z">
        <w:r>
          <w:t xml:space="preserve"> </w:t>
        </w:r>
      </w:ins>
      <m:oMath>
        <m:r>
          <m:t>θ</m:t>
        </m:r>
      </m:oMath>
      <w:ins w:id="56" w:author="PR Preview" w:date="2026-01-01T00:00:00Z">
        <w:r>
          <w:t xml:space="preserve">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Setting</w:t>
        </w:r>
      </w:ins>
      <w:ins w:id="59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gives the</w:t>
        </w:r>
      </w:ins>
      <w:ins w:id="62" w:author="PR Preview" w:date="2026-01-01T00:00:00Z">
        <w:r>
          <w:t xml:space="preserve"> </w:t>
        </w:r>
      </w:ins>
      <w:hyperlink r:id="rId103">
        <w:ins w:id="63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64" w:author="PR Preview" w:date="2026-01-01T00:00:00Z">
        <w:r>
          <w:t xml:space="preserve">, under the true parameter</w:t>
        </w:r>
      </w:ins>
      <w:ins w:id="65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66" w:author="PR Preview" w:date="2026-01-01T00:00:00Z">
        <w:r>
          <w:t xml:space="preserve">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of minus the</w:t>
        </w:r>
      </w:ins>
      <w:ins w:id="69" w:author="PR Preview" w:date="2026-01-01T00:00:00Z">
        <w:r>
          <w:t xml:space="preserve"> </w:t>
        </w:r>
      </w:ins>
      <w:hyperlink w:anchor="def-hessian">
        <w:ins w:id="70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of the</w:t>
        </w:r>
      </w:ins>
      <w:ins w:id="73" w:author="PR Preview" w:date="2026-01-01T00:00:00Z">
        <w:r>
          <w:t xml:space="preserve"> </w:t>
        </w:r>
      </w:ins>
      <w:hyperlink w:anchor="def-loglik">
        <w:ins w:id="74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75" w:author="PR Preview" w:date="2026-01-01T00:00:00Z">
        <w:r>
          <w:t xml:space="preserve">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which is</w:t>
        </w:r>
      </w:ins>
      <w:ins w:id="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by</w:t>
        </w:r>
      </w:ins>
      <w:ins w:id="81" w:author="PR Preview" w:date="2026-01-01T00:00:00Z">
        <w:r>
          <w:t xml:space="preserve"> </w:t>
        </w:r>
      </w:ins>
      <w:hyperlink w:anchor="def-einf">
        <w:ins w:id="8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83" w:author="PR Preview" w:date="2026-01-01T00:00:00Z">
        <w:r>
          <w:t xml:space="preserve">.</w:t>
        </w:r>
      </w:ins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X8c8339af2ad425670c84e8179c3a59730e06db9"/>
    <w:p>
      <w:pPr>
        <w:pStyle w:val="BodyText"/>
      </w:pPr>
      <w:r>
        <w:rPr>
          <w:b/>
          <w:bCs/>
        </w:rPr>
        <w:t xml:space="preserve">Exercise 47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3"/>
    <w:bookmarkStart w:id="324" w:name="Xc7f390b0769be377b820923facf14192eed854f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4"/>
    <w:bookmarkStart w:id="32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7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7"/>
    <w:bookmarkStart w:id="328" w:name="X62b4b2896bcdb95623773131c5c4760be812280"/>
    <w:p>
      <w:pPr>
        <w:pStyle w:val="BodyText"/>
      </w:pPr>
      <w:r>
        <w:rPr>
          <w:b/>
          <w:bCs/>
        </w:rPr>
        <w:t xml:space="preserve">Exercise 48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8"/>
    <w:bookmarkStart w:id="329" w:name="X118ca6f08cfa84ccfca2ff5adbe3e35389be024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9"/>
    <w:bookmarkStart w:id="33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59" Type="http://schemas.openxmlformats.org/officeDocument/2006/relationships/image" Target="media/rId359.png"/><Relationship Id="rId364" Type="http://schemas.openxmlformats.org/officeDocument/2006/relationships/image" Target="media/rId364.png"/><Relationship Id="rId369" Type="http://schemas.openxmlformats.org/officeDocument/2006/relationships/image" Target="media/rId369.png"/><Relationship Id="rId373" Type="http://schemas.openxmlformats.org/officeDocument/2006/relationships/image" Target="media/rId373.png"/><Relationship Id="rId378" Type="http://schemas.openxmlformats.org/officeDocument/2006/relationships/image" Target="media/rId378.png"/><Relationship Id="rId382" Type="http://schemas.openxmlformats.org/officeDocument/2006/relationships/image" Target="media/rId382.png"/><Relationship Id="rId390" Type="http://schemas.openxmlformats.org/officeDocument/2006/relationships/image" Target="media/rId390.png"/><Relationship Id="rId396" Type="http://schemas.openxmlformats.org/officeDocument/2006/relationships/image" Target="media/rId396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2026-10-26T08:35:52Z</dcterms:created>
  <dcterms:modified xsi:type="dcterms:W3CDTF">2026-10-26T08:35:52Z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