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Estimation</w:t>
      </w:r>
    </w:p>
    <w:p>
      <w:pPr>
        <w:pStyle w:val="Date"/>
      </w:pPr>
      <w:del w:id="1" w:author="PR Preview" w:date="2026-01-01T00:00:00Z">
        <w:r>
          <w:delText xml:space="preserve">Last modified: 2026-10-25 16:51:29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01:25:30 (PDT)</w:t>
        </w:r>
      </w:ins>
    </w:p>
    <w:bookmarkStart w:id="15" w:name="scientific-models"/>
    <w:p>
      <w:pPr>
        <w:pStyle w:val="Heading2"/>
      </w:pPr>
      <w:r>
        <w:t xml:space="preserve">1 Scientific models</w:t>
      </w:r>
    </w:p>
    <w:bookmarkStart w:id="10" w:name="def-scientific-model"/>
    <w:p>
      <w:pPr>
        <w:pStyle w:val="FirstParagraph"/>
      </w:pPr>
      <w:r>
        <w:rPr>
          <w:b/>
          <w:bCs/>
        </w:rPr>
        <w:t xml:space="preserve">Definition 1 (Scientific models)</w:t>
      </w:r>
      <w:r>
        <w:t xml:space="preserve"> </w:t>
      </w:r>
      <w:r>
        <w:rPr>
          <w:b/>
          <w:bCs/>
        </w:rPr>
        <w:t xml:space="preserve">Scientific models</w:t>
      </w:r>
      <w:r>
        <w:t xml:space="preserve"> </w:t>
      </w:r>
      <w:bookmarkStart w:id="9" w:name="def-model"/>
      <w:bookmarkEnd w:id="9"/>
      <w:r>
        <w:t xml:space="preserve"> </w:t>
      </w:r>
      <w:r>
        <w:t xml:space="preserve">are attempts to describe</w:t>
      </w:r>
      <w:r>
        <w:t xml:space="preserve"> </w:t>
      </w:r>
      <w:r>
        <w:rPr>
          <w:i/>
          <w:iCs/>
        </w:rPr>
        <w:t xml:space="preserve">physical conditions or changes</w:t>
      </w:r>
      <w:r>
        <w:t xml:space="preserve"> </w:t>
      </w:r>
      <w:r>
        <w:t xml:space="preserve">that occur in the world and universe around us.</w:t>
      </w:r>
    </w:p>
    <w:bookmarkEnd w:id="10"/>
    <w:bookmarkStart w:id="11" w:name="exm-model"/>
    <w:p>
      <w:pPr>
        <w:pStyle w:val="BodyText"/>
      </w:pPr>
      <w:r>
        <w:rPr>
          <w:b/>
          <w:bCs/>
        </w:rPr>
        <w:t xml:space="preserve">Example 1 (Scientific models in epidemiology)</w:t>
      </w:r>
      <w:r>
        <w:t xml:space="preserve"> </w:t>
      </w:r>
      <w:r>
        <w:t xml:space="preserve">Epidemiologists typically study</w:t>
      </w:r>
      <w:r>
        <w:t xml:space="preserve"> </w:t>
      </w:r>
      <w:r>
        <w:rPr>
          <w:i/>
          <w:iCs/>
        </w:rPr>
        <w:t xml:space="preserve">biological conditions and changes</w:t>
      </w:r>
      <w:r>
        <w:t xml:space="preserve">,</w:t>
      </w:r>
      <w:r>
        <w:t xml:space="preserve"> </w:t>
      </w:r>
      <w:r>
        <w:t xml:space="preserve">such as the spread of infectious diseases through populations,</w:t>
      </w:r>
      <w:r>
        <w:t xml:space="preserve"> </w:t>
      </w:r>
      <w:r>
        <w:t xml:space="preserve">or the effects of environmental factors on individuals.</w:t>
      </w:r>
    </w:p>
    <w:bookmarkEnd w:id="11"/>
    <w:bookmarkStart w:id="12" w:name="models-as-approximations"/>
    <w:p>
      <w:pPr>
        <w:pStyle w:val="Heading3"/>
      </w:pPr>
      <w:r>
        <w:t xml:space="preserve">1.1 Models as approximations</w:t>
      </w:r>
    </w:p>
    <w:p>
      <w:pPr>
        <w:pStyle w:val="BlockText"/>
      </w:pPr>
      <w:r>
        <w:t xml:space="preserve">…Essentially, all models are wrong, but some are useful.</w:t>
      </w:r>
      <w:r>
        <w:t xml:space="preserve"> </w:t>
      </w:r>
      <w:r>
        <w:rPr>
          <w:b/>
          <w:bCs/>
        </w:rPr>
        <w:t xml:space="preserve">However, the approximate nature of the model must always be borne in mind.</w:t>
      </w:r>
    </w:p>
    <w:p>
      <w:pPr>
        <w:pStyle w:val="FirstParagraph"/>
      </w:pPr>
      <w:r>
        <w:t xml:space="preserve">[</w:t>
      </w:r>
      <w:r>
        <w:t xml:space="preserve">Box and Draper [1]</w:t>
      </w:r>
      <w:r>
        <w:t xml:space="preserve">, p. 424; emphasis added]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[2, Sec. 1.8]</w:t>
      </w:r>
      <w:r>
        <w:t xml:space="preserve">.</w:t>
      </w:r>
    </w:p>
    <w:bookmarkEnd w:id="12"/>
    <w:bookmarkStart w:id="14" w:name="X25ad704657d63f033c046a464c24982cc83d45b"/>
    <w:p>
      <w:pPr>
        <w:pStyle w:val="Heading3"/>
      </w:pPr>
      <w:r>
        <w:t xml:space="preserve">1.2 Statistical analysis of scientific models</w:t>
      </w:r>
    </w:p>
    <w:p>
      <w:pPr>
        <w:pStyle w:val="FirstParagraph"/>
      </w:pPr>
      <w:r>
        <w:t xml:space="preserve">When we perform statistical analyses,</w:t>
      </w:r>
      <w:r>
        <w:t xml:space="preserve"> </w:t>
      </w:r>
      <w:r>
        <w:t xml:space="preserve">we use data to help us choose between models;</w:t>
      </w:r>
      <w:r>
        <w:t xml:space="preserve"> </w:t>
      </w:r>
      <w:r>
        <w:t xml:space="preserve">specifically, to determine which models best explain those data.</w:t>
      </w:r>
    </w:p>
    <w:p>
      <w:pPr>
        <w:pStyle w:val="BodyText"/>
      </w:pPr>
      <w:r>
        <w:t xml:space="preserve">Physical processes do not produce data on their own.</w:t>
      </w:r>
      <w:r>
        <w:t xml:space="preserve"> </w:t>
      </w:r>
      <w:r>
        <w:t xml:space="preserve">Data are only produced when scientists implement an</w:t>
      </w:r>
      <w:r>
        <w:t xml:space="preserve"> </w:t>
      </w:r>
      <w:r>
        <w:rPr>
          <w:i/>
          <w:iCs/>
        </w:rPr>
        <w:t xml:space="preserve">observation process</w:t>
      </w:r>
      <w:r>
        <w:t xml:space="preserve"> </w:t>
      </w:r>
      <w:r>
        <w:t xml:space="preserve">(that is, a</w:t>
      </w:r>
      <w:r>
        <w:t xml:space="preserve"> </w:t>
      </w:r>
      <w:r>
        <w:rPr>
          <w:i/>
          <w:iCs/>
        </w:rPr>
        <w:t xml:space="preserve">scientific study</w:t>
      </w:r>
      <w:r>
        <w:t xml:space="preserve">),</w:t>
      </w:r>
      <w:r>
        <w:t xml:space="preserve"> </w:t>
      </w:r>
      <w:r>
        <w:t xml:space="preserve">which is distinct from the underlying</w:t>
      </w:r>
      <w:r>
        <w:t xml:space="preserve"> </w:t>
      </w:r>
      <w:r>
        <w:rPr>
          <w:i/>
          <w:iCs/>
        </w:rPr>
        <w:t xml:space="preserve">physical process</w:t>
      </w:r>
      <w:r>
        <w:t xml:space="preserve">.</w:t>
      </w:r>
      <w:r>
        <w:t xml:space="preserve"> </w:t>
      </w:r>
      <w:r>
        <w:t xml:space="preserve">In some cases, the observation process and the physical process</w:t>
      </w:r>
      <w:r>
        <w:t xml:space="preserve"> </w:t>
      </w:r>
      <w:r>
        <w:t xml:space="preserve">interact with each other;</w:t>
      </w:r>
      <w:r>
        <w:t xml:space="preserve"> </w:t>
      </w:r>
      <w:r>
        <w:t xml:space="preserve">this interaction is called the</w:t>
      </w:r>
      <w:r>
        <w:t xml:space="preserve"> </w:t>
      </w:r>
      <w:hyperlink r:id="rId13">
        <w:r>
          <w:rPr>
            <w:rStyle w:val="Hyperlink"/>
          </w:rPr>
          <w:t xml:space="preserve">“observer effect”</w:t>
        </w:r>
      </w:hyperlink>
      <w:r>
        <w:t xml:space="preserve">.</w:t>
      </w:r>
    </w:p>
    <w:p>
      <w:pPr>
        <w:pStyle w:val="BodyText"/>
      </w:pPr>
      <w:r>
        <w:t xml:space="preserve">To learn about the physical processes we are ultimately interested in,</w:t>
      </w:r>
      <w:r>
        <w:t xml:space="preserve"> </w:t>
      </w:r>
      <w:r>
        <w:t xml:space="preserve">we often need to account for the observation process</w:t>
      </w:r>
      <w:r>
        <w:t xml:space="preserve"> </w:t>
      </w:r>
      <w:r>
        <w:t xml:space="preserve">that produced the data we are analyzing.</w:t>
      </w:r>
      <w:r>
        <w:t xml:space="preserve"> </w:t>
      </w:r>
      <w:r>
        <w:t xml:space="preserve">In particular, if some of the planned observations in the study design</w:t>
      </w:r>
      <w:r>
        <w:t xml:space="preserve"> </w:t>
      </w:r>
      <w:r>
        <w:t xml:space="preserve">were not completed,</w:t>
      </w:r>
      <w:r>
        <w:t xml:space="preserve"> </w:t>
      </w:r>
      <w:r>
        <w:t xml:space="preserve">we will likely need to account for the incompleteness</w:t>
      </w:r>
      <w:r>
        <w:t xml:space="preserve"> </w:t>
      </w:r>
      <w:r>
        <w:t xml:space="preserve">of the resulting data set in our analysis.</w:t>
      </w:r>
      <w:r>
        <w:t xml:space="preserve"> </w:t>
      </w:r>
      <w:r>
        <w:t xml:space="preserve">If we are not sure why some observations are incomplete,</w:t>
      </w:r>
      <w:r>
        <w:t xml:space="preserve"> </w:t>
      </w:r>
      <w:r>
        <w:t xml:space="preserve">we may need to model the observation process</w:t>
      </w:r>
      <w:r>
        <w:t xml:space="preserve"> </w:t>
      </w:r>
      <w:r>
        <w:t xml:space="preserve">in addition to the physical process we were originally interested in.</w:t>
      </w:r>
      <w:r>
        <w:t xml:space="preserve"> </w:t>
      </w:r>
      <w:r>
        <w:t xml:space="preserve">For example, if some participants in a study dropped out part-way through,</w:t>
      </w:r>
      <w:r>
        <w:t xml:space="preserve"> </w:t>
      </w:r>
      <w:r>
        <w:t xml:space="preserve">we may need to investigate why those participants dropped out,</w:t>
      </w:r>
      <w:r>
        <w:t xml:space="preserve"> </w:t>
      </w:r>
      <w:r>
        <w:t xml:space="preserve">as opposed to other participants who completed the study.</w:t>
      </w:r>
    </w:p>
    <w:p>
      <w:pPr>
        <w:pStyle w:val="BodyText"/>
      </w:pPr>
      <w:r>
        <w:t xml:space="preserve">These kinds of</w:t>
      </w:r>
      <w:r>
        <w:t xml:space="preserve"> </w:t>
      </w:r>
      <w:r>
        <w:rPr>
          <w:i/>
          <w:iCs/>
        </w:rPr>
        <w:t xml:space="preserve">missing data</w:t>
      </w:r>
      <w:r>
        <w:t xml:space="preserve"> </w:t>
      </w:r>
      <w:r>
        <w:t xml:space="preserve">issues are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Van Buuren [3]</w:t>
      </w:r>
      <w:r>
        <w:t xml:space="preserve"> </w:t>
      </w:r>
      <w:r>
        <w:t xml:space="preserve">for more details.</w:t>
      </w:r>
    </w:p>
    <w:bookmarkEnd w:id="14"/>
    <w:bookmarkEnd w:id="15"/>
    <w:bookmarkStart w:id="39" w:name="estimands-estimates-and-estimators"/>
    <w:p>
      <w:pPr>
        <w:pStyle w:val="Heading2"/>
      </w:pPr>
      <w:r>
        <w:t xml:space="preserve">2 Estimands, estimates, and estimators</w:t>
      </w:r>
    </w:p>
    <w:bookmarkStart w:id="22" w:name="estimands"/>
    <w:p>
      <w:pPr>
        <w:pStyle w:val="Heading3"/>
      </w:pPr>
      <w:r>
        <w:t xml:space="preserve">2.1 Estimands</w:t>
      </w:r>
    </w:p>
    <w:p>
      <w:pPr>
        <w:pStyle w:val="FirstParagraph"/>
      </w:pPr>
    </w:p>
    <w:bookmarkStart w:id="16" w:name="def-estimand"/>
    <w:p>
      <w:pPr>
        <w:pStyle w:val="BodyText"/>
      </w:pPr>
      <w:r>
        <w:rPr>
          <w:b/>
          <w:bCs/>
        </w:rPr>
        <w:t xml:space="preserve">Definition 2 (Estimand)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estimand</w:t>
      </w:r>
      <w:r>
        <w:t xml:space="preserve"> </w:t>
      </w:r>
      <w:r>
        <w:t xml:space="preserve">is an unknown quantity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whose value we want to know</w:t>
      </w:r>
      <w:r>
        <w:t xml:space="preserve"> </w:t>
      </w:r>
      <w:r>
        <w:t xml:space="preserve">[4], [5]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16"/>
    <w:bookmarkStart w:id="17" w:name="exm-estimand"/>
    <w:p>
      <w:pPr>
        <w:pStyle w:val="BodyText"/>
      </w:pPr>
      <w:r>
        <w:rPr>
          <w:b/>
          <w:bCs/>
        </w:rPr>
        <w:t xml:space="preserve">Example 2 (Mean height of students)</w:t>
      </w:r>
      <w:r>
        <w:t xml:space="preserve"> </w:t>
      </w:r>
      <w:r>
        <w:t xml:space="preserve">If we are trying to determine the population mean height of students at our school,</w:t>
      </w:r>
      <w:r>
        <w:t xml:space="preserve"> </w:t>
      </w:r>
      <w:r>
        <w:t xml:space="preserve">then the</w:t>
      </w:r>
      <w:r>
        <w:t xml:space="preserve"> </w:t>
      </w:r>
      <w:r>
        <w:rPr>
          <w:i/>
          <w:iCs/>
        </w:rPr>
        <w:t xml:space="preserve">population mean</w:t>
      </w:r>
      <w:r>
        <w:t xml:space="preserve"> </w:t>
      </w:r>
      <w:r>
        <w:t xml:space="preserve">is our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.</w:t>
      </w:r>
    </w:p>
    <w:bookmarkEnd w:id="17"/>
    <w:p>
      <w:pPr>
        <w:pStyle w:val="BodyText"/>
      </w:pPr>
      <w:r>
        <w:t xml:space="preserve">In statistical contexts, most estimands are parameters of probabilistic</w:t>
      </w:r>
      <w:r>
        <w:t xml:space="preserve"> </w:t>
      </w:r>
      <w:r>
        <w:t xml:space="preserve">models, or functions of model parameters.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estimands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Model parameters and other estimands are often symbolized using</w:t>
            </w:r>
            <w:r>
              <w:t xml:space="preserve"> </w:t>
            </w:r>
            <w:r>
              <w:t xml:space="preserve">lower-case Greek letters.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gives our convention and the alternatives.</w:t>
            </w:r>
          </w:p>
          <w:p/>
        </w:tc>
      </w:tr>
    </w:tbl>
    <w:bookmarkEnd w:id="22"/>
    <w:bookmarkStart w:id="26" w:name="estimates"/>
    <w:p>
      <w:pPr>
        <w:pStyle w:val="Heading3"/>
      </w:pPr>
      <w:r>
        <w:t xml:space="preserve">2.2 Estimates</w:t>
      </w:r>
    </w:p>
    <w:p>
      <w:pPr>
        <w:pStyle w:val="FirstParagraph"/>
      </w:pPr>
      <w:r>
        <w:t xml:space="preserve"> </w:t>
      </w:r>
    </w:p>
    <w:bookmarkStart w:id="23" w:name="def-estimate"/>
    <w:p>
      <w:pPr>
        <w:pStyle w:val="BodyText"/>
      </w:pPr>
      <w:r>
        <w:rPr>
          <w:b/>
          <w:bCs/>
        </w:rPr>
        <w:t xml:space="preserve">Definition 3 (Estimate/estimated value)</w:t>
      </w:r>
      <w:r>
        <w:t xml:space="preserve"> </w:t>
      </w:r>
      <w:r>
        <w:t xml:space="preserve">In statistics, an</w:t>
      </w:r>
      <w:r>
        <w:t xml:space="preserve"> </w:t>
      </w:r>
      <w:r>
        <w:rPr>
          <w:b/>
          <w:bCs/>
        </w:rPr>
        <w:t xml:space="preserve">estimate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estimated value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informed guess of an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’s value,</w:t>
      </w:r>
      <w:r>
        <w:t xml:space="preserve"> </w:t>
      </w:r>
      <w:r>
        <w:t xml:space="preserve">computed from the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=</m:t>
          </m:r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3"/>
    <w:bookmarkStart w:id="25" w:name="exm-estimate"/>
    <w:p>
      <w:pPr>
        <w:pStyle w:val="FirstParagraph"/>
      </w:pPr>
      <w:r>
        <w:rPr>
          <w:b/>
          <w:bCs/>
        </w:rPr>
        <w:t xml:space="preserve">Example 3 (Mean height of students)</w:t>
      </w:r>
      <w:r>
        <w:t xml:space="preserve"> </w:t>
      </w:r>
      <w:r>
        <w:t xml:space="preserve">Suppose we measure the heights of 50 randomly sampled students from our school,</w:t>
      </w:r>
      <w:r>
        <w:t xml:space="preserve"> </w:t>
      </w:r>
      <w:r>
        <w:t xml:space="preserve">and their</w:t>
      </w:r>
      <w:r>
        <w:t xml:space="preserve"> </w:t>
      </w:r>
      <w:hyperlink r:id="rId24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175 cm.</w:t>
      </w:r>
      <w:r>
        <w:t xml:space="preserve"> </w:t>
      </w:r>
      <w:r>
        <w:t xml:space="preserve">We might use 175 cm as an</w:t>
      </w:r>
      <w:r>
        <w:t xml:space="preserve"> </w:t>
      </w:r>
      <w:hyperlink w:anchor="def-estimate">
        <w:r>
          <w:rPr>
            <w:rStyle w:val="Hyperlink"/>
            <w:i/>
            <w:iCs/>
          </w:rPr>
          <w:t xml:space="preserve">estimate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the population mean.</w:t>
      </w:r>
    </w:p>
    <w:bookmarkEnd w:id="25"/>
    <w:bookmarkEnd w:id="26"/>
    <w:bookmarkStart w:id="37" w:name="estimators"/>
    <w:p>
      <w:pPr>
        <w:pStyle w:val="Heading3"/>
      </w:pPr>
      <w:r>
        <w:t xml:space="preserve">2.3 Estimators</w:t>
      </w:r>
    </w:p>
    <w:p>
      <w:pPr>
        <w:pStyle w:val="FirstParagraph"/>
      </w:pPr>
    </w:p>
    <w:bookmarkStart w:id="27" w:name="def-estimator"/>
    <w:p>
      <w:pPr>
        <w:pStyle w:val="BodyText"/>
      </w:pPr>
      <w:r>
        <w:rPr>
          <w:b/>
          <w:bCs/>
        </w:rPr>
        <w:t xml:space="preserve">Definition 4 (Estimator)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estimator</w:t>
      </w:r>
      <w:r>
        <w:t xml:space="preserve"> </w:t>
      </w:r>
      <w:r>
        <w:t xml:space="preserve">is the function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that transforms data into an</w:t>
      </w:r>
      <w:r>
        <w:t xml:space="preserve"> </w:t>
      </w:r>
      <w:hyperlink w:anchor="def-estimate">
        <w:r>
          <w:rPr>
            <w:rStyle w:val="Hyperlink"/>
          </w:rPr>
          <w:t xml:space="preserve">estimate</w:t>
        </w:r>
      </w:hyperlink>
      <w:r>
        <w:t xml:space="preserve">;</w:t>
      </w:r>
      <w:r>
        <w:t xml:space="preserve"> </w:t>
      </w:r>
      <w:r>
        <w:t xml:space="preserve">applied to a random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it is a random variable: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2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Estimators are random variables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an estimator is applied to random variables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rather than to their observed values,</w:t>
            </w:r>
            <w:r>
              <w:t xml:space="preserve"> </w:t>
            </w:r>
            <w:r>
              <w:t xml:space="preserve">the result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also a random variable.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Estimators are often symbolized by placing a hat over the symbol of the</w:t>
            </w:r>
            <w:r>
              <w:t xml:space="preserve"> </w:t>
            </w:r>
            <w:r>
              <w:t xml:space="preserve">corresponding estimand; for example,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gives our convention and the alternatives.</w:t>
            </w:r>
          </w:p>
          <w:p>
            <w:pPr>
              <w:pStyle w:val="BodyText"/>
            </w:pPr>
            <w:r>
              <w:t xml:space="preserve">Usually, their dependence on the data is implicit:</w:t>
            </w:r>
          </w:p>
          <w:p>
            <w:pPr>
              <w:pStyle w:val="BodyText"/>
            </w:pPr>
            <w:pPr>
              <w:spacing w:after="16"/>
            </w:pP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)</m:t>
                </m:r>
              </m:oMath>
            </m:oMathPara>
          </w:p>
          <w:p/>
        </w:tc>
      </w:tr>
    </w:tbl>
    <w:bookmarkStart w:id="33" w:name="exm-estimator"/>
    <w:p>
      <w:pPr>
        <w:pStyle w:val="FirstParagraph"/>
      </w:pPr>
      <w:r>
        <w:rPr>
          <w:b/>
          <w:bCs/>
        </w:rPr>
        <w:t xml:space="preserve">Example 4 (Mean height of students)</w:t>
      </w:r>
      <w:r>
        <w:t xml:space="preserve"> </w:t>
      </w:r>
      <w:r>
        <w:t xml:space="preserve">Suppose we want to estimate the population mean height of students at our school,</w:t>
      </w:r>
      <w:r>
        <w:t xml:space="preserve"> </w:t>
      </w:r>
      <w:r>
        <w:t xml:space="preserve">which we will represent as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we measure the heights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randomly sampled students as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Then we could use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as an</w:t>
      </w:r>
      <w:r>
        <w:t xml:space="preserve"> </w:t>
      </w:r>
      <w:hyperlink w:anchor="def-estimator">
        <w:r>
          <w:rPr>
            <w:rStyle w:val="Hyperlink"/>
            <w:i/>
            <w:iCs/>
          </w:rPr>
          <w:t xml:space="preserve">estimator</w:t>
        </w:r>
      </w:hyperlink>
      <w:r>
        <w:t xml:space="preserve"> </w:t>
      </w:r>
      <w:r>
        <w:t xml:space="preserve">to produce an</w:t>
      </w:r>
      <w:r>
        <w:t xml:space="preserve"> </w:t>
      </w:r>
      <w:r>
        <w:rPr>
          <w:i/>
          <w:iCs/>
        </w:rPr>
        <w:t xml:space="preserve">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μ</m:t>
        </m:r>
      </m:oMath>
      <w:r>
        <w:t xml:space="preserve">.</w:t>
      </w:r>
    </w:p>
    <w:p>
      <w:pPr>
        <w:pStyle w:val="BodyText"/>
      </w:pPr>
      <w:r>
        <w:t xml:space="preserve">Another estimator would be just the height of the first student sampled: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A third possible estimator would be the sample mean of all sampled students’</w:t>
      </w:r>
      <w:r>
        <w:t xml:space="preserve"> </w:t>
      </w:r>
      <w:r>
        <w:t xml:space="preserve">heights, except for the two most extreme.</w:t>
      </w:r>
      <w:r>
        <w:t xml:space="preserve"> </w:t>
      </w:r>
      <w:r>
        <w:t xml:space="preserve">Using the</w:t>
      </w:r>
      <w:r>
        <w:t xml:space="preserve"> </w:t>
      </w:r>
      <w:hyperlink r:id="rId32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(the observations sorted in increasing order),</w:t>
      </w:r>
      <w:r>
        <w:t xml:space="preserve"> </w:t>
      </w:r>
      <w:r>
        <w:t xml:space="preserve">this estimator drops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averages the remaining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observations: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2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</m:oMath>
      </m:oMathPara>
    </w:p>
    <w:p>
      <w:pPr>
        <w:pStyle w:val="FirstParagraph"/>
      </w:pPr>
      <w:r>
        <w:t xml:space="preserve">Which of these estimators is best?</w:t>
      </w:r>
      <w:r>
        <w:t xml:space="preserve"> </w:t>
      </w:r>
      <w:r>
        <w:t xml:space="preserve">The answer depends on how we evaluate them</w:t>
      </w:r>
      <w:r>
        <w:t xml:space="preserve"> </w:t>
      </w:r>
      <w:r>
        <w:t xml:space="preserve">(see</w:t>
      </w:r>
      <w:r>
        <w:t xml:space="preserve"> </w:t>
      </w:r>
      <w:hyperlink w:anchor="sec-est-accuracy">
        <w:r>
          <w:rPr>
            <w:rStyle w:val="Hyperlink"/>
          </w:rPr>
          <w:t xml:space="preserve">Section 3</w:t>
        </w:r>
      </w:hyperlink>
      <w:r>
        <w:t xml:space="preserve">).</w:t>
      </w:r>
    </w:p>
    <w:bookmarkEnd w:id="33"/>
    <w:bookmarkStart w:id="35" w:name="def-sampling-distribution"/>
    <w:p>
      <w:pPr>
        <w:pStyle w:val="BodyText"/>
      </w:pPr>
      <w:r>
        <w:rPr>
          <w:b/>
          <w:bCs/>
        </w:rPr>
        <w:t xml:space="preserve">Definition 5 (Sampling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sampling distribution</w:t>
      </w:r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probability distribution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over repeated random samples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 same population:</w:t>
      </w:r>
      <w:r>
        <w:t xml:space="preserve"> </w:t>
      </w:r>
      <w:r>
        <w:t xml:space="preserve">the distribution of the values the estimator would take</w:t>
      </w:r>
      <w:r>
        <w:t xml:space="preserve"> </w:t>
      </w:r>
      <w:r>
        <w:t xml:space="preserve">across all the</w:t>
      </w:r>
      <w:r>
        <w:t xml:space="preserve"> </w:t>
      </w:r>
      <w:hyperlink r:id="rId34">
        <w:r>
          <w:rPr>
            <w:rStyle w:val="Hyperlink"/>
          </w:rPr>
          <w:t xml:space="preserve">samples</w:t>
        </w:r>
      </w:hyperlink>
      <w:r>
        <w:t xml:space="preserve"> </w:t>
      </w:r>
      <w:r>
        <w:t xml:space="preserve">we might have drawn.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35"/>
    <w:bookmarkStart w:id="36" w:name="exm-sampling-distribution"/>
    <w:p>
      <w:pPr>
        <w:pStyle w:val="BodyText"/>
      </w:pPr>
      <w:r>
        <w:rPr>
          <w:b/>
          <w:bCs/>
        </w:rPr>
        <w:t xml:space="preserve">Example 5 (Sampling distribution of a sample mean)</w:t>
      </w:r>
      <w:r>
        <w:t xml:space="preserve"> </w:t>
      </w:r>
      <w:r>
        <w:t xml:space="preserve">Suppose student heights are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cm,</w:t>
      </w:r>
      <w:r>
        <w:t xml:space="preserve"> </w:t>
      </w:r>
      <w:r>
        <w:t xml:space="preserve">and we sample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25</m:t>
        </m:r>
      </m:oMath>
      <w:r>
        <w:t xml:space="preserve"> </w:t>
      </w:r>
      <w:r>
        <w:t xml:space="preserve">students.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combination of independent Gaussian variables,</w:t>
      </w:r>
      <w:r>
        <w:t xml:space="preserve"> </w:t>
      </w:r>
      <w:r>
        <w:t xml:space="preserve">so it is also Gaussian,</w:t>
      </w:r>
      <w:r>
        <w:t xml:space="preserve"> </w:t>
      </w:r>
      <w:r>
        <w:t xml:space="preserve">with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Its sampling distribution is therefore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25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has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25</m:t>
            </m:r>
          </m:e>
        </m:rad>
        <m:r>
          <m:rPr>
            <m:sty m:val="p"/>
          </m:rPr>
          <m:t>=</m:t>
        </m:r>
        <m:r>
          <m:t>10</m:t>
        </m:r>
        <m:r>
          <m:rPr>
            <m:sty m:val="p"/>
          </m:rPr>
          <m:t>/</m:t>
        </m:r>
        <m:r>
          <m:t>5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Across repeated samples of 25 students,</w:t>
      </w:r>
      <w:r>
        <w:t xml:space="preserve"> </w:t>
      </w:r>
      <w:r>
        <w:t xml:space="preserve">about 95% of the sample means land within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cm of the true mean</w:t>
      </w:r>
      <w:r>
        <w:t xml:space="preserve"> </w:t>
      </w:r>
      <m:oMath>
        <m:r>
          <m:t>μ</m:t>
        </m:r>
      </m:oMath>
      <w:r>
        <w:t xml:space="preserve">.</w:t>
      </w:r>
    </w:p>
    <w:bookmarkEnd w:id="36"/>
    <w:bookmarkEnd w:id="37"/>
    <w:bookmarkStart w:id="38" w:name="Xa5dc809b86f87b03eae203f77f161040593b6ef"/>
    <w:p>
      <w:pPr>
        <w:pStyle w:val="Heading3"/>
      </w:pPr>
      <w:r>
        <w:t xml:space="preserve">2.4 Contrasting estimands, estimates, and estimators</w:t>
      </w:r>
    </w:p>
    <w:p>
      <w:pPr>
        <w:pStyle w:val="FirstParagraph"/>
      </w:pPr>
      <w:r>
        <w:t xml:space="preserve">It’s helpful to keep in mind the mathematical type of each estimation</w:t>
      </w:r>
      <w:r>
        <w:t xml:space="preserve"> </w:t>
      </w:r>
      <w:r>
        <w:t xml:space="preserve">concept:</w:t>
      </w:r>
    </w:p>
    <w:p>
      <w:pPr>
        <w:pStyle w:val="Compact"/>
        <w:numPr>
          <w:ilvl w:val="0"/>
          <w:numId w:val="1001"/>
        </w:numPr>
      </w:pPr>
      <w:hyperlink w:anchor="def-estimand">
        <w:r>
          <w:rPr>
            <w:rStyle w:val="Hyperlink"/>
          </w:rPr>
          <w:t xml:space="preserve">estimands</w:t>
        </w:r>
      </w:hyperlink>
      <w:r>
        <w:t xml:space="preserve"> </w:t>
      </w:r>
      <w:r>
        <w:t xml:space="preserve">are numbers (or vectors of numbers);</w:t>
      </w:r>
    </w:p>
    <w:p>
      <w:pPr>
        <w:pStyle w:val="Compact"/>
        <w:numPr>
          <w:ilvl w:val="0"/>
          <w:numId w:val="1001"/>
        </w:numPr>
      </w:pPr>
      <w:hyperlink w:anchor="def-estimate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are also numbers (or vectors);</w:t>
      </w:r>
    </w:p>
    <w:p>
      <w:pPr>
        <w:pStyle w:val="Compact"/>
        <w:numPr>
          <w:ilvl w:val="0"/>
          <w:numId w:val="1001"/>
        </w:numPr>
      </w:pPr>
      <w:hyperlink w:anchor="def-estimator">
        <w:r>
          <w:rPr>
            <w:rStyle w:val="Hyperlink"/>
          </w:rPr>
          <w:t xml:space="preserve">estimators</w:t>
        </w:r>
      </w:hyperlink>
      <w:r>
        <w:t xml:space="preserve"> </w:t>
      </w:r>
      <w:r>
        <w:t xml:space="preserve">are functions;</w:t>
      </w:r>
      <w:r>
        <w:t xml:space="preserve"> </w:t>
      </w:r>
      <w:r>
        <w:t xml:space="preserve">an estimator applied to random data,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random variable.</w:t>
      </w:r>
    </w:p>
    <w:p>
      <w:pPr>
        <w:pStyle w:val="Compact"/>
        <w:numPr>
          <w:ilvl w:val="0"/>
          <w:numId w:val="1002"/>
        </w:numPr>
      </w:pPr>
      <w:r>
        <w:t xml:space="preserve">Hogg et al. [9, Sec. 6.4], pp. 264–276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[10, Sec. 7.2], pp. 312–329</w:t>
      </w:r>
      <w:r>
        <w:t xml:space="preserve"> </w:t>
      </w:r>
      <w:r>
        <w:t xml:space="preserve">covers methods of finding estimators.</w:t>
      </w:r>
    </w:p>
    <w:p>
      <w:pPr>
        <w:pStyle w:val="Compact"/>
        <w:numPr>
          <w:ilvl w:val="0"/>
          <w:numId w:val="1002"/>
        </w:numPr>
      </w:pPr>
      <w:r>
        <w:t xml:space="preserve">Rice [11, Secs. 8.3–8.4], pp. 257–266</w:t>
      </w:r>
      <w:r>
        <w:t xml:space="preserve"> </w:t>
      </w:r>
      <w:r>
        <w:t xml:space="preserve">covers parameter estimation and the method of moments.</w:t>
      </w:r>
    </w:p>
    <w:bookmarkEnd w:id="38"/>
    <w:bookmarkEnd w:id="39"/>
    <w:bookmarkStart w:id="110" w:name="sec-est-accuracy"/>
    <w:p>
      <w:pPr>
        <w:pStyle w:val="Heading2"/>
      </w:pPr>
      <w:r>
        <w:t xml:space="preserve">3 Accuracy of estimators</w:t>
      </w:r>
    </w:p>
    <w:bookmarkStart w:id="40" w:name="accuracy"/>
    <w:p>
      <w:pPr>
        <w:pStyle w:val="Heading3"/>
      </w:pPr>
      <w:r>
        <w:t xml:space="preserve">3.1 Accuracy</w:t>
      </w:r>
    </w:p>
    <w:p>
      <w:pPr>
        <w:pStyle w:val="FirstParagraph"/>
      </w:pPr>
      <w:r>
        <w:t xml:space="preserve">To determine which estimator is best, we need to define</w:t>
      </w:r>
      <w:r>
        <w:t xml:space="preserve"> </w:t>
      </w:r>
      <w:r>
        <w:rPr>
          <w:i/>
          <w:iCs/>
        </w:rPr>
        <w:t xml:space="preserve">best</w:t>
      </w:r>
      <w:r>
        <w:t xml:space="preserve">.</w:t>
      </w:r>
      <w:r>
        <w:t xml:space="preserve"> </w:t>
      </w:r>
      <w:r>
        <w:t xml:space="preserve">Accuracy is usually most important,</w:t>
      </w:r>
      <w:r>
        <w:t xml:space="preserve"> </w:t>
      </w:r>
      <w:r>
        <w:t xml:space="preserve">and ease of computation is usually secondary.</w:t>
      </w:r>
    </w:p>
    <w:bookmarkEnd w:id="40"/>
    <w:bookmarkStart w:id="43" w:name="estimation-error"/>
    <w:p>
      <w:pPr>
        <w:pStyle w:val="Heading3"/>
      </w:pPr>
      <w:r>
        <w:t xml:space="preserve">3.2 Estimation error</w:t>
      </w:r>
    </w:p>
    <w:bookmarkStart w:id="41" w:name="def-estimation-error"/>
    <w:p>
      <w:pPr>
        <w:pStyle w:val="FirstParagraph"/>
      </w:pPr>
      <w:r>
        <w:rPr>
          <w:b/>
          <w:bCs/>
        </w:rPr>
        <w:t xml:space="preserve">Definition 6 (Estimation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estimation error</w:t>
      </w:r>
      <w:r>
        <w:t xml:space="preserve"> </w:t>
      </w:r>
      <w:r>
        <w:t xml:space="preserve">of an estimate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 true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difference between</w:t>
      </w:r>
      <w:r>
        <w:t xml:space="preserve"> </w:t>
      </w:r>
      <w:r>
        <w:t xml:space="preserve">the estimate and the estimand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−</m:t>
          </m:r>
          <m:r>
            <m:t>θ</m:t>
          </m:r>
        </m:oMath>
      </m:oMathPara>
    </w:p>
    <w:bookmarkEnd w:id="41"/>
    <w:bookmarkStart w:id="42" w:name="exm-estimation-error"/>
    <w:p>
      <w:pPr>
        <w:pStyle w:val="FirstParagraph"/>
      </w:pPr>
      <w:r>
        <w:rPr>
          <w:b/>
          <w:bCs/>
        </w:rPr>
        <w:t xml:space="preserve">Example 6 (Estimation error of a mean height)</w:t>
      </w:r>
      <w:r>
        <w:t xml:space="preserve"> </w:t>
      </w:r>
      <w:r>
        <w:t xml:space="preserve">Continuing</w:t>
      </w:r>
      <w:r>
        <w:t xml:space="preserve"> </w:t>
      </w:r>
      <w:hyperlink w:anchor="exm-estimat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suppose the population mean height of students at our school</w:t>
      </w:r>
      <w:r>
        <w:t xml:space="preserve"> </w:t>
      </w:r>
      <w:r>
        <w:t xml:space="preserve">were actually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172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Then the 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t>175</m:t>
        </m:r>
      </m:oMath>
      <w:r>
        <w:t xml:space="preserve"> </w:t>
      </w:r>
      <w:r>
        <w:t xml:space="preserve">cm</w:t>
      </w:r>
      <w:r>
        <w:t xml:space="preserve"> </w:t>
      </w:r>
      <w:r>
        <w:t xml:space="preserve">would have estimation error: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175</m:t>
              </m:r>
              <m:r>
                <m:rPr>
                  <m:sty m:val="p"/>
                </m:rPr>
                <m:t>−</m:t>
              </m:r>
              <m:r>
                <m:t>172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estimate and the estimand)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 cm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In practice we never observe an estimation error,</w:t>
      </w:r>
      <w:r>
        <w:t xml:space="preserve"> </w:t>
      </w:r>
      <w:r>
        <w:t xml:space="preserve">because we do not know the estimand’s value;</w:t>
      </w:r>
      <w:r>
        <w:t xml:space="preserve"> </w:t>
      </w:r>
      <w:r>
        <w:t xml:space="preserve">if we did, we would not need to estimate it.</w:t>
      </w:r>
    </w:p>
    <w:bookmarkEnd w:id="42"/>
    <w:p>
      <w:pPr>
        <w:pStyle w:val="BodyText"/>
      </w:pPr>
      <w:r>
        <w:t xml:space="preserve">The accuracy of an estimator has no single, agreed formal definition.</w:t>
      </w:r>
      <w:r>
        <w:t xml:space="preserve"> </w:t>
      </w:r>
      <w:r>
        <w:t xml:space="preserve">The usual measures of accuracy,</w:t>
      </w:r>
      <w:r>
        <w:t xml:space="preserve"> </w:t>
      </w:r>
      <w:r>
        <w:t xml:space="preserve">including the bias, population mean squared error, and population mean absolute error</w:t>
      </w:r>
      <w:r>
        <w:t xml:space="preserve"> </w:t>
      </w:r>
      <w:r>
        <w:t xml:space="preserve">defined in this section,</w:t>
      </w:r>
      <w:r>
        <w:t xml:space="preserve"> </w:t>
      </w:r>
      <w:r>
        <w:t xml:space="preserve">are all functions of the distribution of the estimator’s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.</w:t>
      </w:r>
    </w:p>
    <w:bookmarkEnd w:id="43"/>
    <w:bookmarkStart w:id="45" w:name="residuals"/>
    <w:p>
      <w:pPr>
        <w:pStyle w:val="Heading3"/>
      </w:pPr>
      <w:r>
        <w:t xml:space="preserve">3.3 Predictions and residuals</w:t>
      </w:r>
    </w:p>
    <w:p>
      <w:pPr>
        <w:pStyle w:val="FirstParagraph"/>
      </w:pPr>
      <w:r>
        <w:t xml:space="preserve">Predictions, fitted values, residuals, prediction errors and the sample mean squared error of predictions</w:t>
      </w:r>
      <w:r>
        <w:t xml:space="preserve"> </w:t>
      </w:r>
      <w:r>
        <w:t xml:space="preserve">have their own page,</w:t>
      </w:r>
      <w:r>
        <w:t xml:space="preserve"> </w:t>
      </w:r>
      <w:hyperlink r:id="rId44">
        <w:r>
          <w:rPr>
            <w:rStyle w:val="Hyperlink"/>
          </w:rPr>
          <w:t xml:space="preserve">Prediction</w:t>
        </w:r>
      </w:hyperlink>
      <w:r>
        <w:t xml:space="preserve">.</w:t>
      </w:r>
      <w:r>
        <w:t xml:space="preserve"> </w:t>
      </w:r>
      <w:r>
        <w:t xml:space="preserve">That page also contrasts them with the estimation quantities defined here: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mean-squared-error">
        <w:r>
          <w:rPr>
            <w:rStyle w:val="Hyperlink"/>
          </w:rPr>
          <w:t xml:space="preserve">population mean squared error of an estimator</w:t>
        </w:r>
      </w:hyperlink>
      <w:r>
        <w:t xml:space="preserve">.</w:t>
      </w:r>
    </w:p>
    <w:bookmarkEnd w:id="45"/>
    <w:bookmarkStart w:id="52" w:name="bias"/>
    <w:p>
      <w:pPr>
        <w:pStyle w:val="Heading3"/>
      </w:pPr>
      <w:r>
        <w:t xml:space="preserve">3.4 Bias</w:t>
      </w:r>
    </w:p>
    <w:bookmarkStart w:id="47" w:name="def-bias"/>
    <w:p>
      <w:pPr>
        <w:pStyle w:val="FirstParagraph"/>
      </w:pPr>
      <w:r>
        <w:rPr>
          <w:b/>
          <w:bCs/>
        </w:rPr>
        <w:t xml:space="preserve">Definition 7 (Bias)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an estimand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</w:t>
      </w:r>
      <w:r>
        <w:t xml:space="preserve"> </w:t>
      </w:r>
      <w:r>
        <w:t xml:space="preserve">expected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w:bookmarkStart w:id="46" w:name="eq-bias-def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47"/>
    <w:bookmarkStart w:id="48" w:name="exr-bias-exprs"/>
    <w:p>
      <w:pPr>
        <w:pStyle w:val="BodyText"/>
      </w:pPr>
      <w:r>
        <w:rPr>
          <w:b/>
          <w:bCs/>
        </w:rPr>
        <w:t xml:space="preserve">Exercise 1 (Bias in terms of the expectation)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expected value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48"/>
    <w:bookmarkStart w:id="49" w:name="sol-bias-expr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nor/>
                  <m:sty m:val="p"/>
                </m:rPr>
                <m:t> is a constant)</m:t>
              </m:r>
            </m:e>
          </m:eqArr>
        </m:oMath>
      </m:oMathPara>
    </w:p>
    <w:bookmarkEnd w:id="49"/>
    <w:bookmarkStart w:id="50" w:name="thm-bias-exprs"/>
    <w:p>
      <w:pPr>
        <w:pStyle w:val="FirstParagraph"/>
      </w:pPr>
      <w:r>
        <w:rPr>
          <w:b/>
          <w:bCs/>
        </w:rPr>
        <w:t xml:space="preserve">Theorem 1 (Bias equals expectation minus truth)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θ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exprs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51" w:name="exm-bias-sample-mean"/>
    <w:p>
      <w:pPr>
        <w:pStyle w:val="BodyText"/>
      </w:pPr>
      <w:r>
        <w:rPr>
          <w:b/>
          <w:bCs/>
        </w:rPr>
        <w:t xml:space="preserve">Example 7 (Bias of two estimators of a population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each have expectation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bias of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 the bias of the single-observation 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both estimators have zero bias,</w:t>
      </w:r>
      <w:r>
        <w:t xml:space="preserve"> </w:t>
      </w:r>
      <w:r>
        <w:t xml:space="preserve">even though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uses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uses only one.</w:t>
      </w:r>
    </w:p>
    <w:bookmarkEnd w:id="51"/>
    <w:bookmarkEnd w:id="52"/>
    <w:bookmarkStart w:id="78" w:name="mean-squared-error"/>
    <w:p>
      <w:pPr>
        <w:pStyle w:val="Heading3"/>
      </w:pPr>
      <w:r>
        <w:t xml:space="preserve">3.5 Population mean squared error of an estimator</w:t>
      </w:r>
    </w:p>
    <w:bookmarkStart w:id="53" w:name="def-mse"/>
    <w:p>
      <w:pPr>
        <w:pStyle w:val="FirstParagraph"/>
      </w:pPr>
      <w:r>
        <w:rPr>
          <w:b/>
          <w:bCs/>
        </w:rPr>
        <w:t xml:space="preserve">Definition 8 (Mean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mean squared error (pMSE)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or its</w:t>
      </w:r>
      <w:r>
        <w:t xml:space="preserve"> </w:t>
      </w:r>
      <w:r>
        <w:rPr>
          <w:b/>
          <w:bCs/>
        </w:rPr>
        <w:t xml:space="preserve">expected squared estimation error (ESEE)</w:t>
      </w:r>
      <w:r>
        <w:t xml:space="preserve">, denoted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ESEE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is the expectation of the square</w:t>
      </w:r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53"/>
    <w:bookmarkStart w:id="54" w:name="exr-sq-bias-expand"/>
    <w:p>
      <w:pPr>
        <w:pStyle w:val="BodyText"/>
      </w:pPr>
      <w:r>
        <w:rPr>
          <w:b/>
          <w:bCs/>
        </w:rPr>
        <w:t xml:space="preserve">Exercise 2 (Expanding the squared bias)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expand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4"/>
    <w:bookmarkStart w:id="55" w:name="sol-sq-bias-expand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</m:eqArr>
        </m:oMath>
      </m:oMathPara>
    </w:p>
    <w:bookmarkEnd w:id="55"/>
    <w:bookmarkStart w:id="56" w:name="thm-sq-bias-expand"/>
    <w:p>
      <w:pPr>
        <w:pStyle w:val="FirstParagraph"/>
      </w:pPr>
      <w:r>
        <w:rPr>
          <w:b/>
          <w:bCs/>
        </w:rPr>
        <w:t xml:space="preserve">Theorem 2 (Expanded squared bias)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sq-bias-expa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7" w:name="exr-bias-sq-plus-var"/>
    <w:p>
      <w:pPr>
        <w:pStyle w:val="BodyText"/>
      </w:pPr>
      <w:r>
        <w:rPr>
          <w:b/>
          <w:bCs/>
        </w:rPr>
        <w:t xml:space="preserve">Exercise 3 (Squared bias plus variance)</w:t>
      </w:r>
      <w:r>
        <w:t xml:space="preserve"> </w:t>
      </w:r>
      <w:r>
        <w:t xml:space="preserve">Using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7"/>
    <w:bookmarkStart w:id="62" w:name="sol-bias-sq-plus-va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variance is</w:t>
      </w:r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simplified expression for variance</w:t>
        </w:r>
      </w:hyperlink>
      <w:r>
        <w:t xml:space="preserve">):</w:t>
      </w:r>
    </w:p>
    <w:p>
      <w:pPr>
        <w:pStyle w:val="BodyText"/>
      </w:pPr>
      <w:bookmarkStart w:id="59" w:name="eq-bias-sq-plus-var-exr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9"/>
    </w:p>
    <w:p>
      <w:pPr>
        <w:pStyle w:val="FirstParagraph"/>
      </w:pPr>
      <w:r>
        <w:t xml:space="preserve">Let the</w:t>
      </w:r>
      <w:r>
        <w:t xml:space="preserve"> </w:t>
      </w:r>
      <w:hyperlink r:id="rId60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θ</m:t>
                </m:r>
              </m:e>
            </m:acc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 the variance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μ</m:t>
                    </m:r>
                  </m:e>
                  <m:sub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the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 </w:t>
      </w:r>
      <w:r>
        <w:t xml:space="preserve">from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μ</m:t>
                    </m:r>
                  </m:e>
                  <m:sub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θ</m:t>
                </m:r>
              </m:e>
            </m:acc>
          </m:sub>
        </m:sSub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Add them and simplify:</w:t>
      </w:r>
    </w:p>
    <w:p>
      <w:pPr>
        <w:pStyle w:val="BodyText"/>
      </w:pPr>
      <w:bookmarkStart w:id="61" w:name="eq-bias-sq-plus-var-exr-2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squared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61"/>
    </w:p>
    <w:bookmarkEnd w:id="62"/>
    <w:bookmarkStart w:id="63" w:name="thm-bias-sq-plus-var"/>
    <w:p>
      <w:pPr>
        <w:pStyle w:val="FirstParagraph"/>
      </w:pPr>
      <w:r>
        <w:rPr>
          <w:b/>
          <w:bCs/>
        </w:rPr>
        <w:t xml:space="preserve">Theorem 3 (Expanded squared bias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 bias plus the variance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sq-plus-va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ias-sq-plus-va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adds the variance to the squared bias of</w:t>
      </w:r>
      <w:r>
        <w:t xml:space="preserve"> </w:t>
      </w:r>
      <w:hyperlink w:anchor="thm-sq-bias-expand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64" w:name="exr-mse-expand"/>
    <w:p>
      <w:pPr>
        <w:pStyle w:val="BodyText"/>
      </w:pPr>
      <w:r>
        <w:rPr>
          <w:b/>
          <w:bCs/>
        </w:rPr>
        <w:t xml:space="preserve">Exercise 4 (Expanding the population mean squared error)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64"/>
    <w:bookmarkStart w:id="65" w:name="sol-mse-expand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ε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2</m:t>
              </m:r>
              <m:r>
                <m:t>θ</m:t>
              </m:r>
              <m:r>
                <m:rPr>
                  <m:nor/>
                  <m:sty m:val="p"/>
                </m:rPr>
                <m:t> out of the middle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</m:eqArr>
        </m:oMath>
      </m:oMathPara>
    </w:p>
    <w:bookmarkEnd w:id="65"/>
    <w:bookmarkStart w:id="66" w:name="thm-mse-expand"/>
    <w:p>
      <w:pPr>
        <w:pStyle w:val="FirstParagraph"/>
      </w:pPr>
      <w:r>
        <w:rPr>
          <w:b/>
          <w:bCs/>
        </w:rPr>
        <w:t xml:space="preserve">Theorem 4 (Expanded population mean squared error)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se-expan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mse-expan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68" w:name="thm-mse-bias-variance"/>
    <w:p>
      <w:pPr>
        <w:pStyle w:val="BodyText"/>
      </w:pPr>
      <w:r>
        <w:rPr>
          <w:b/>
          <w:bCs/>
        </w:rPr>
        <w:t xml:space="preserve">Theorem 5 (Population mean squared error equals bias squared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w:bookmarkStart w:id="67" w:name="eq-mse"/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67"/>
    </w:p>
    <w:bookmarkEnd w:id="6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se-expan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bias-sq-plus-var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both equal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2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they are equal to each other.</w:t>
      </w:r>
    </w:p>
    <w:bookmarkStart w:id="71" w:name="rem-mse-bias-variance-prediction"/>
    <w:p>
      <w:pPr>
        <w:pStyle w:val="BodyText"/>
      </w:pPr>
      <w:r>
        <w:rPr>
          <w:i/>
          <w:iCs/>
        </w:rPr>
        <w:t xml:space="preserve">Remark 1</w:t>
      </w:r>
      <w:r>
        <w:t xml:space="preserve"> (Estimation versus prediction). </w:t>
      </w:r>
      <w:r>
        <w:t xml:space="preserve">The squared-error split has two forms, and they differ in what the estimate is compared with.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Estimation.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compares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a fixed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target is a constant, so the expected squared error is squared bias plus variance, with no other term.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Prediction.</w:t>
      </w:r>
      <w:r>
        <w:t xml:space="preserve"> </w:t>
      </w:r>
      <w:r>
        <w:t xml:space="preserve">The target is a new outcome, which is itself random.</w:t>
      </w:r>
      <w:r>
        <w:t xml:space="preserve"> </w:t>
      </w:r>
      <w:r>
        <w:t xml:space="preserve">The model validation notes prove that</w:t>
      </w:r>
      <w:r>
        <w:t xml:space="preserve"> </w:t>
      </w:r>
      <w:hyperlink r:id="rId69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equals squared bias plus variance plus the noise variance,</w:t>
      </w:r>
      <w:r>
        <w:t xml:space="preserve"> </w:t>
      </w:r>
      <w:r>
        <w:t xml:space="preserve">the</w:t>
      </w:r>
      <w:r>
        <w:t xml:space="preserve"> </w:t>
      </w:r>
      <w:hyperlink r:id="rId70">
        <w:r>
          <w:rPr>
            <w:rStyle w:val="Hyperlink"/>
          </w:rPr>
          <w:t xml:space="preserve">irreducible error</w:t>
        </w:r>
      </w:hyperlink>
      <w:r>
        <w:t xml:space="preserve"> </w:t>
      </w:r>
      <w:r>
        <w:t xml:space="preserve">of that outcome.</w:t>
      </w:r>
      <w:r>
        <w:t xml:space="preserve"> </w:t>
      </w:r>
      <w:r>
        <w:t xml:space="preserve">No choice of prediction can remove the extra term.</w:t>
      </w:r>
    </w:p>
    <w:bookmarkEnd w:id="71"/>
    <w:bookmarkStart w:id="74" w:name="exm-mse-sample-mean"/>
    <w:p>
      <w:pPr>
        <w:pStyle w:val="FirstParagraph"/>
      </w:pPr>
      <w:r>
        <w:rPr>
          <w:b/>
          <w:bCs/>
        </w:rPr>
        <w:t xml:space="preserve">Example 8 (Population mean squared error of two estimators of a population mean)</w:t>
      </w:r>
      <w:r>
        <w:t xml:space="preserve"> </w:t>
      </w:r>
      <w:r>
        <w:t xml:space="preserve">Continuing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suppose also that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mutually independent,</w:t>
      </w:r>
      <w:r>
        <w:t xml:space="preserve"> </w:t>
      </w:r>
      <w:r>
        <w:t xml:space="preserve">each with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zero bias,</w:t>
      </w:r>
      <w:r>
        <w:t xml:space="preserve"> </w:t>
      </w:r>
      <w:r>
        <w:t xml:space="preserve">so by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each estimator’s pMSE</w:t>
      </w:r>
      <w:r>
        <w:t xml:space="preserve"> </w:t>
      </w:r>
      <w:r>
        <w:t xml:space="preserve">equals its variance.</w:t>
      </w:r>
    </w:p>
    <w:p>
      <w:pPr>
        <w:pStyle w:val="BodyText"/>
      </w:pP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Var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</m:nary>
      </m:oMath>
      <w:r>
        <w:t xml:space="preserve"> </w:t>
      </w:r>
      <w:r>
        <w:t xml:space="preserve">uses</w:t>
      </w:r>
      <w:r>
        <w:t xml:space="preserve"> </w:t>
      </w:r>
      <w:r>
        <w:t xml:space="preserve">the</w:t>
      </w:r>
      <w:r>
        <w:t xml:space="preserve"> </w:t>
      </w:r>
      <w:hyperlink r:id="rId72">
        <w:r>
          <w:rPr>
            <w:rStyle w:val="Hyperlink"/>
          </w:rPr>
          <w:t xml:space="preserve">variance of a linear combination</w:t>
        </w:r>
      </w:hyperlink>
      <w:r>
        <w:t xml:space="preserve">,</w:t>
      </w:r>
      <w:r>
        <w:t xml:space="preserve"> </w:t>
      </w:r>
      <w:r>
        <w:t xml:space="preserve">whose covariance terms are all zero for independent variables.</w:t>
      </w:r>
      <w:r>
        <w:t xml:space="preserve"> </w:t>
      </w:r>
      <w:r>
        <w:t xml:space="preserve">The result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hyperlink r:id="rId73">
        <w:r>
          <w:rPr>
            <w:rStyle w:val="Hyperlink"/>
          </w:rPr>
          <w:t xml:space="preserve">variance of an IID sample mean</w:t>
        </w:r>
      </w:hyperlink>
      <w:r>
        <w:t xml:space="preserve">.</w:t>
      </w:r>
    </w:p>
    <w:p>
      <w:pPr>
        <w:pStyle w:val="BodyText"/>
      </w:pPr>
      <w:r>
        <w:t xml:space="preserve">So for any sample size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by mean squared error, the sample mean is the more accurate estimator.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sample mean’s mean squared error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50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’s.</w:t>
      </w:r>
    </w:p>
    <w:bookmarkEnd w:id="74"/>
    <w:bookmarkStart w:id="75" w:name="def-rmse"/>
    <w:p>
      <w:pPr>
        <w:pStyle w:val="BodyText"/>
      </w:pPr>
      <w:r>
        <w:rPr>
          <w:b/>
          <w:bCs/>
        </w:rPr>
        <w:t xml:space="preserve">Definition 9 (Root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root mean squared error (pRMSE)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,</w:t>
      </w:r>
      <w:r>
        <w:t xml:space="preserve"> </w:t>
      </w:r>
      <w:r>
        <w:t xml:space="preserve">is the square root of its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75"/>
    <w:bookmarkStart w:id="76" w:name="exm-rmse-sample-mean"/>
    <w:p>
      <w:pPr>
        <w:pStyle w:val="BodyText"/>
      </w:pPr>
      <w:r>
        <w:rPr>
          <w:b/>
          <w:bCs/>
        </w:rPr>
        <w:t xml:space="preserve">Example 9 (Population root mean squared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pRMSE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</w:p>
    <w:bookmarkEnd w:id="76"/>
    <w:bookmarkStart w:id="77" w:name="rem-rmse-units"/>
    <w:p>
      <w:pPr>
        <w:pStyle w:val="BodyText"/>
      </w:pPr>
      <w:r>
        <w:rPr>
          <w:i/>
          <w:iCs/>
        </w:rPr>
        <w:t xml:space="preserve">Remark 2</w:t>
      </w:r>
      <w:r>
        <w:t xml:space="preserve"> (Units of the population root mean squared error). </w:t>
      </w:r>
      <w:r>
        <w:t xml:space="preserve">The pRMSE has the same units as the estimand.</w:t>
      </w:r>
    </w:p>
    <w:bookmarkEnd w:id="77"/>
    <w:p>
      <w:pPr>
        <w:pStyle w:val="BodyText"/>
      </w:pPr>
      <w:r>
        <w:t xml:space="preserve">Casella and Berger [10, Sec. 7.3.1], pp. 330–333</w:t>
      </w:r>
      <w:r>
        <w:t xml:space="preserve"> </w:t>
      </w:r>
      <w:r>
        <w:t xml:space="preserve">covers mean squared error.</w:t>
      </w:r>
    </w:p>
    <w:bookmarkEnd w:id="78"/>
    <w:bookmarkStart w:id="92" w:name="sec-unbiased-estimators"/>
    <w:p>
      <w:pPr>
        <w:pStyle w:val="Heading3"/>
      </w:pPr>
      <w:r>
        <w:t xml:space="preserve">3.6 Unbiased estimators</w:t>
      </w:r>
    </w:p>
    <w:bookmarkStart w:id="79" w:name="def-unbiased"/>
    <w:p>
      <w:pPr>
        <w:pStyle w:val="FirstParagraph"/>
      </w:pPr>
      <w:r>
        <w:rPr>
          <w:b/>
          <w:bCs/>
        </w:rPr>
        <w:t xml:space="preserve">Definition 10 (Unbiased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79"/>
    <w:bookmarkStart w:id="80" w:name="def-biased"/>
    <w:p>
      <w:pPr>
        <w:pStyle w:val="FirstParagraph"/>
      </w:pPr>
      <w:r>
        <w:rPr>
          <w:b/>
          <w:bCs/>
        </w:rPr>
        <w:t xml:space="preserve">Definition 11 (Biased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not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≠</m:t>
          </m:r>
          <m:r>
            <m:t>0</m:t>
          </m:r>
        </m:oMath>
      </m:oMathPara>
    </w:p>
    <w:bookmarkEnd w:id="80"/>
    <w:bookmarkStart w:id="81" w:name="exm-unbiased-sample-mean"/>
    <w:p>
      <w:pPr>
        <w:pStyle w:val="FirstParagraph"/>
      </w:pPr>
      <w:r>
        <w:rPr>
          <w:b/>
          <w:bCs/>
        </w:rPr>
        <w:t xml:space="preserve">Example 10 (The sample mean is unbiased)</w:t>
      </w:r>
      <w:r>
        <w:t xml:space="preserve"> </w:t>
      </w:r>
      <w:r>
        <w:t xml:space="preserve">By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both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of</w:t>
      </w:r>
      <w:r>
        <w:t xml:space="preserve"> </w:t>
      </w:r>
      <m:oMath>
        <m:r>
          <m:t>μ</m:t>
        </m:r>
      </m:oMath>
      <w:r>
        <w:t xml:space="preserve">.</w:t>
      </w:r>
    </w:p>
    <w:bookmarkEnd w:id="81"/>
    <w:bookmarkStart w:id="83" w:name="exm-biased-variance-mle"/>
    <w:p>
      <w:pPr>
        <w:pStyle w:val="BodyText"/>
      </w:pPr>
      <w:r>
        <w:rPr>
          <w:b/>
          <w:bCs/>
        </w:rPr>
        <w:t xml:space="preserve">Example 11 (A biased estimator of the variance)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independent,</w:t>
      </w:r>
      <w:r>
        <w:t xml:space="preserve"> </w:t>
      </w:r>
      <w:r>
        <w:t xml:space="preserve">each with expectation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Consider two estimators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the</w:t>
      </w:r>
      <w:r>
        <w:t xml:space="preserve"> </w:t>
      </w:r>
      <w:hyperlink r:id="rId82">
        <w:r>
          <w:rPr>
            <w:rStyle w:val="Hyperlink"/>
          </w:rPr>
          <w:t xml:space="preserve">sample variance</w:t>
        </w:r>
      </w:hyperlink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divide-by-</w:t>
      </w:r>
      <m:oMath>
        <m:r>
          <m:t>n</m:t>
        </m:r>
      </m:oMath>
      <w:r>
        <w:t xml:space="preserve"> </w:t>
      </w:r>
      <w:r>
        <w:t xml:space="preserve">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Both estimators are built from the sum of squared deviations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we first find its expectation.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(by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and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2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n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 in 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sample variance 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.</w:t>
      </w:r>
    </w:p>
    <w:p>
      <w:pPr>
        <w:pStyle w:val="BodyText"/>
      </w:pPr>
      <w:r>
        <w:t xml:space="preserve">For the divide-by-</w:t>
      </w:r>
      <m:oMath>
        <m:r>
          <m:t>n</m:t>
        </m:r>
      </m:oMath>
      <w:r>
        <w:t xml:space="preserve"> </w:t>
      </w:r>
      <w:r>
        <w:t xml:space="preserve">estimator,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the common denominator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This estimator is biased:</w:t>
      </w:r>
      <w:r>
        <w:t xml:space="preserve"> </w:t>
      </w:r>
      <w:r>
        <w:t xml:space="preserve">on average it underestimates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by an amount that shrinks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bookmarkEnd w:id="83"/>
    <w:bookmarkStart w:id="84" w:name="exr-unbiased-exp"/>
    <w:p>
      <w:pPr>
        <w:pStyle w:val="BodyText"/>
      </w:pPr>
      <w:r>
        <w:rPr>
          <w:b/>
          <w:bCs/>
        </w:rPr>
        <w:t xml:space="preserve">Exercise 5 (Expected value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84"/>
    <w:bookmarkStart w:id="85" w:name="sol-unbiased-exp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to both sides gives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θ</m:t>
        </m:r>
      </m:oMath>
      <w:r>
        <w:t xml:space="preserve">.</w:t>
      </w:r>
    </w:p>
    <w:bookmarkEnd w:id="85"/>
    <w:bookmarkStart w:id="86" w:name="exr-unbiased-mse"/>
    <w:p>
      <w:pPr>
        <w:pStyle w:val="BodyText"/>
      </w:pPr>
      <w:r>
        <w:rPr>
          <w:b/>
          <w:bCs/>
        </w:rPr>
        <w:t xml:space="preserve">Exercise 6 (Population mean squared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variance.</w:t>
      </w:r>
    </w:p>
    <w:bookmarkEnd w:id="86"/>
    <w:bookmarkStart w:id="87" w:name="sol-unbiased-mse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7"/>
    <w:bookmarkStart w:id="90" w:name="thm-unbiased-props"/>
    <w:p>
      <w:pPr>
        <w:pStyle w:val="FirstParagraph"/>
      </w:pPr>
      <w:r>
        <w:rPr>
          <w:b/>
          <w:bCs/>
        </w:rPr>
        <w:t xml:space="preserve">Theorem 6 (Properties of unbiased estimators)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, then:</w:t>
      </w:r>
    </w:p>
    <w:p>
      <w:pPr>
        <w:pStyle w:val="BodyText"/>
      </w:pPr>
      <w:bookmarkStart w:id="88" w:name="eq-unbiased-exp"/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88"/>
    </w:p>
    <w:p>
      <w:pPr>
        <w:pStyle w:val="FirstParagraph"/>
      </w:pPr>
      <w:bookmarkStart w:id="89" w:name="eq-unbiased-mse"/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89"/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q-unbiased-exp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exp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mse">
        <w:r>
          <w:rPr>
            <w:rStyle w:val="Hyperlink"/>
          </w:rPr>
          <w:t xml:space="preserve">Exercise 6</w:t>
        </w:r>
      </w:hyperlink>
      <w:r>
        <w:t xml:space="preserve">.</w:t>
      </w:r>
    </w:p>
    <w:p>
      <w:pPr>
        <w:pStyle w:val="BodyText"/>
      </w:pPr>
      <w:r>
        <w:t xml:space="preserve">5MinuteAI covers the</w:t>
      </w:r>
      <w:r>
        <w:t xml:space="preserve"> </w:t>
      </w:r>
      <w:hyperlink r:id="rId91">
        <w:r>
          <w:rPr>
            <w:rStyle w:val="Hyperlink"/>
          </w:rPr>
          <w:t xml:space="preserve">properties of estimators</w:t>
        </w:r>
      </w:hyperlink>
      <w:r>
        <w:t xml:space="preserve">, including bias,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[15]</w:t>
      </w:r>
      <w:r>
        <w:t xml:space="preserve">.</w:t>
      </w:r>
    </w:p>
    <w:bookmarkEnd w:id="92"/>
    <w:bookmarkStart w:id="95" w:name="mean-absolute-error"/>
    <w:p>
      <w:pPr>
        <w:pStyle w:val="Heading3"/>
      </w:pPr>
      <w:r>
        <w:t xml:space="preserve">3.7 Population mean absolute error</w:t>
      </w:r>
    </w:p>
    <w:bookmarkStart w:id="93" w:name="def-mae"/>
    <w:p>
      <w:pPr>
        <w:pStyle w:val="FirstParagraph"/>
      </w:pPr>
      <w:r>
        <w:rPr>
          <w:b/>
          <w:bCs/>
        </w:rPr>
        <w:t xml:space="preserve">Definition 12 (Mean absolute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mean absolute error (pMAE)</w:t>
      </w:r>
      <w:r>
        <w:t xml:space="preserve"> </w:t>
      </w:r>
      <w:r>
        <w:t xml:space="preserve">of an estimator,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mean absolute error</w:t>
      </w:r>
      <w:r>
        <w:t xml:space="preserve">,</w:t>
      </w:r>
      <w:r>
        <w:t xml:space="preserve"> </w:t>
      </w:r>
      <w:r>
        <w:t xml:space="preserve">is the expectation of the</w:t>
      </w:r>
      <w:r>
        <w:t xml:space="preserve"> </w:t>
      </w:r>
      <w:r>
        <w:t xml:space="preserve">absolute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MAE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[16]</w:t>
      </w:r>
      <w:r>
        <w:t xml:space="preserve">.</w:t>
      </w:r>
    </w:p>
    <w:bookmarkEnd w:id="93"/>
    <w:bookmarkStart w:id="94" w:name="exm-mae-gaussian"/>
    <w:p>
      <w:pPr>
        <w:pStyle w:val="BodyText"/>
      </w:pPr>
      <w:r>
        <w:rPr>
          <w:b/>
          <w:bCs/>
        </w:rPr>
        <w:t xml:space="preserve">Example 12 (Population mean absolute error of a Gaussian estimator)</w:t>
      </w:r>
      <w:r>
        <w:t xml:space="preserve"> </w:t>
      </w:r>
      <w:r>
        <w:t xml:space="preserve">Suppose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has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so that its estimation error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t>θ</m:t>
        </m:r>
      </m:oMath>
      <w:r>
        <w:t xml:space="preserve"> </w:t>
      </w:r>
      <w:r>
        <w:t xml:space="preserve">has the same distribution as</w:t>
      </w:r>
      <w:r>
        <w:t xml:space="preserve"> </w:t>
      </w:r>
      <m:oMath>
        <m:r>
          <m:t>τ</m:t>
        </m:r>
        <m:r>
          <m:t>Z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standard Gaussian distribution</w:t>
      </w:r>
      <w:r>
        <w:t xml:space="preserve"> </w:t>
      </w:r>
      <w:r>
        <w:t xml:space="preserve">with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MAE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τ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τ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τ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because </m:t>
              </m:r>
              <m:r>
                <m:t>τ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τ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function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symmetric about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z</m:t>
                  </m:r>
                </m:e>
              </m:nary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 for </m:t>
              </m:r>
              <m:r>
                <m:t>z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 is adding)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z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as </m:t>
              </m:r>
              <m:r>
                <m:t>1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t>2</m:t>
              </m:r>
              <m:r>
                <m:rPr>
                  <m:nor/>
                  <m:sty m:val="p"/>
                </m:rPr>
                <m:t> as 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of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π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common factor 2 in 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Gaussian estimator,</w:t>
      </w:r>
      <w:r>
        <w:t xml:space="preserve"> </w:t>
      </w:r>
      <w:r>
        <w:t xml:space="preserve">the pMAE is about</w:t>
      </w:r>
      <w:r>
        <w:t xml:space="preserve"> </w:t>
      </w:r>
      <m:oMath>
        <m:r>
          <m:t>0.80</m:t>
        </m:r>
      </m:oMath>
      <w:r>
        <w:t xml:space="preserve"> </w:t>
      </w:r>
      <w:r>
        <w:t xml:space="preserve">times the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w:anchor="def-rmse">
        <w:r>
          <w:rPr>
            <w:rStyle w:val="Hyperlink"/>
          </w:rPr>
          <w:t xml:space="preserve">pRMSE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</w:t>
      </w:r>
      <w:hyperlink w:anchor="thm-unbiased-props">
        <w:r>
          <w:rPr>
            <w:rStyle w:val="Hyperlink"/>
          </w:rPr>
          <w:t xml:space="preserve">Theorem 6</w:t>
        </w:r>
      </w:hyperlink>
      <w:r>
        <w:t xml:space="preserve">).</w:t>
      </w:r>
    </w:p>
    <w:bookmarkEnd w:id="94"/>
    <w:bookmarkEnd w:id="95"/>
    <w:bookmarkStart w:id="109" w:name="standard-error"/>
    <w:p>
      <w:pPr>
        <w:pStyle w:val="Heading3"/>
      </w:pPr>
      <w:r>
        <w:t xml:space="preserve">3.8 Standard error</w:t>
      </w:r>
    </w:p>
    <w:bookmarkStart w:id="97" w:name="def-SE"/>
    <w:p>
      <w:pPr>
        <w:pStyle w:val="FirstParagraph"/>
      </w:pPr>
      <w:r>
        <w:rPr>
          <w:b/>
          <w:bCs/>
        </w:rPr>
        <w:t xml:space="preserve">Definition 13 (Standard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96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[17]</w:t>
      </w:r>
      <w:r>
        <w:t xml:space="preserve">.</w:t>
      </w:r>
    </w:p>
    <w:bookmarkEnd w:id="97"/>
    <w:bookmarkStart w:id="98" w:name="exm-SE-sample-mean"/>
    <w:p>
      <w:pPr>
        <w:pStyle w:val="BodyText"/>
      </w:pPr>
      <w:r>
        <w:rPr>
          <w:b/>
          <w:bCs/>
        </w:rPr>
        <w:t xml:space="preserve">Example 13 (Standard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</w:t>
      </w:r>
      <w:r>
        <w:t xml:space="preserve"> </w:t>
      </w:r>
      <w:r>
        <w:t xml:space="preserve">the standard error of the sample mean height</w:t>
      </w:r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50</m:t>
            </m:r>
          </m:e>
        </m:rad>
        <m:r>
          <m:rPr>
            <m:sty m:val="p"/>
          </m:rPr>
          <m:t>≈</m:t>
        </m:r>
        <m:r>
          <m:t>0.14</m:t>
        </m:r>
        <m:r>
          <m:t>σ</m:t>
        </m:r>
      </m:oMath>
      <w:r>
        <w:t xml:space="preserve">.</w:t>
      </w:r>
    </w:p>
    <w:bookmarkEnd w:id="98"/>
    <w:bookmarkStart w:id="99" w:name="exr-se-error-sd"/>
    <w:p>
      <w:pPr>
        <w:pStyle w:val="BodyText"/>
      </w:pPr>
      <w:r>
        <w:rPr>
          <w:b/>
          <w:bCs/>
        </w:rPr>
        <w:t xml:space="preserve">Exercise 7 (Spread of the estimation error)</w:t>
      </w:r>
      <w:r>
        <w:t xml:space="preserve"> </w:t>
      </w:r>
      <w:r>
        <w:t xml:space="preserve">Find the</w:t>
      </w:r>
      <w:r>
        <w:t xml:space="preserve"> </w:t>
      </w:r>
      <w:hyperlink r:id="rId96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99"/>
    <w:bookmarkStart w:id="100" w:name="sol-se-error-sd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</m:eqArr>
        </m:oMath>
      </m:oMathPara>
    </w:p>
    <w:p>
      <w:pPr>
        <w:pStyle w:val="FirstParagraph"/>
      </w:pP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0"/>
    <w:bookmarkStart w:id="101" w:name="thm-se-error-sd"/>
    <w:p>
      <w:pPr>
        <w:pStyle w:val="FirstParagraph"/>
      </w:pPr>
      <w:r>
        <w:rPr>
          <w:b/>
          <w:bCs/>
        </w:rPr>
        <w:t xml:space="preserve">Theorem 7 (Standard error is the spread of the estimation error)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1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error-sd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102" w:name="rem-standard-error-name"/>
    <w:p>
      <w:pPr>
        <w:pStyle w:val="BodyText"/>
      </w:pPr>
      <w:r>
        <w:rPr>
          <w:i/>
          <w:iCs/>
        </w:rPr>
        <w:t xml:space="preserve">Remark 3</w:t>
      </w:r>
      <w:r>
        <w:t xml:space="preserve"> (The name</w:t>
      </w:r>
      <w:r>
        <w:t xml:space="preserve"> </w:t>
      </w:r>
      <w:r>
        <w:t xml:space="preserve">“standard error”</w:t>
      </w:r>
      <w:r>
        <w:t xml:space="preserve">). </w:t>
      </w:r>
      <w:r>
        <w:t xml:space="preserve">“Standard error”</w:t>
      </w:r>
      <w:r>
        <w:t xml:space="preserve"> </w:t>
      </w:r>
      <w:r>
        <w:t xml:space="preserve">is a confusing name in two ways.</w:t>
      </w:r>
      <w:r>
        <w:t xml:space="preserve"> </w:t>
      </w:r>
      <w:r>
        <w:t xml:space="preserve">It is defined through the estimator’s own spread,</w:t>
      </w:r>
      <w:r>
        <w:t xml:space="preserve"> </w:t>
      </w:r>
      <w:r>
        <w:t xml:space="preserve">not through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(although</w:t>
      </w:r>
      <w:r>
        <w:t xml:space="preserve"> </w:t>
      </w:r>
      <w:hyperlink w:anchor="thm-se-error-sd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shows that the two spreads are equal).</w:t>
      </w:r>
      <w:r>
        <w:t xml:space="preserve"> </w:t>
      </w:r>
      <w:r>
        <w:t xml:space="preserve">It is also a synonym for the standard deviation of an estimator,</w:t>
      </w:r>
      <w:r>
        <w:t xml:space="preserve"> </w:t>
      </w:r>
      <w:r>
        <w:t xml:space="preserve">so it can look redundant.</w:t>
      </w:r>
      <w:r>
        <w:t xml:space="preserve"> </w:t>
      </w:r>
      <w:r>
        <w:t xml:space="preserve">The name persists because standard errors</w:t>
      </w:r>
      <w:r>
        <w:t xml:space="preserve"> </w:t>
      </w:r>
      <w:r>
        <w:t xml:space="preserve">are the building blocks of p-values and confidence intervals,</w:t>
      </w:r>
      <w:r>
        <w:t xml:space="preserve"> </w:t>
      </w:r>
      <w:r>
        <w:t xml:space="preserve">so they come up often enough to deserve their own name.</w:t>
      </w:r>
    </w:p>
    <w:bookmarkEnd w:id="102"/>
    <w:bookmarkStart w:id="103" w:name="exr-var-mse-bias"/>
    <w:p>
      <w:pPr>
        <w:pStyle w:val="BodyText"/>
      </w:pPr>
      <w:r>
        <w:rPr>
          <w:b/>
          <w:bCs/>
        </w:rPr>
        <w:t xml:space="preserve">Exercise 8 (Squared standard error from pMSE and bias)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 squared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SE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03"/>
    <w:bookmarkStart w:id="104" w:name="sol-var-mse-bia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from both sides)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SE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error: 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04"/>
    <w:bookmarkStart w:id="105" w:name="cor-var-mse-bias"/>
    <w:p>
      <w:pPr>
        <w:pStyle w:val="FirstParagraph"/>
      </w:pPr>
      <w:r>
        <w:rPr>
          <w:b/>
          <w:bCs/>
        </w:rPr>
        <w:t xml:space="preserve">Corollary 1 (Standard error squared equals pMSE minus squared bias)</w:t>
      </w:r>
      <w:r>
        <w:t xml:space="preserve"> </w:t>
      </w:r>
      <w:r>
        <w:t xml:space="preserve">The squared standard error is what remains of the pMSE</w:t>
      </w:r>
      <w:r>
        <w:t xml:space="preserve"> </w:t>
      </w:r>
      <w:r>
        <w:t xml:space="preserve">after the squared bias is removed: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0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var-mse-bia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106" w:name="exr-se-rmse-unbiased"/>
    <w:p>
      <w:pPr>
        <w:pStyle w:val="BodyText"/>
      </w:pPr>
      <w:r>
        <w:rPr>
          <w:b/>
          <w:bCs/>
        </w:rPr>
        <w:t xml:space="preserve">Exercise 9 (Standard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.</w:t>
      </w:r>
    </w:p>
    <w:bookmarkEnd w:id="106"/>
    <w:bookmarkStart w:id="107" w:name="sol-se-rmse-unbiased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By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7"/>
    <w:bookmarkStart w:id="108" w:name="cor-se-rmse-unbiased"/>
    <w:p>
      <w:pPr>
        <w:pStyle w:val="FirstParagraph"/>
      </w:pPr>
      <w:r>
        <w:rPr>
          <w:b/>
          <w:bCs/>
        </w:rPr>
        <w:t xml:space="preserve">Corollary 2 (For unbiased estimators, SE equals pRMSE)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, then its standard error equals its</w:t>
      </w:r>
      <w:r>
        <w:t xml:space="preserve"> </w:t>
      </w:r>
      <w:hyperlink w:anchor="def-rmse">
        <w:r>
          <w:rPr>
            <w:rStyle w:val="Hyperlink"/>
          </w:rPr>
          <w:t xml:space="preserve">pRMSE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10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rmse-unbiased">
        <w:r>
          <w:rPr>
            <w:rStyle w:val="Hyperlink"/>
          </w:rPr>
          <w:t xml:space="preserve">Exercise 9</w:t>
        </w:r>
      </w:hyperlink>
      <w:r>
        <w:t xml:space="preserve">.</w:t>
      </w:r>
    </w:p>
    <w:bookmarkEnd w:id="109"/>
    <w:bookmarkEnd w:id="110"/>
    <w:bookmarkStart w:id="143" w:name="references"/>
    <w:p>
      <w:pPr>
        <w:pStyle w:val="Heading2"/>
      </w:pPr>
      <w:r>
        <w:t xml:space="preserve">References</w:t>
      </w:r>
    </w:p>
    <w:bookmarkStart w:id="142" w:name="refs"/>
    <w:bookmarkStart w:id="111" w:name="ref-box_draper_1987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G. E. P. Box and N. Richard. Draper,</w:t>
      </w:r>
      <w:r>
        <w:t xml:space="preserve"> </w:t>
      </w:r>
      <w:r>
        <w:rPr>
          <w:i/>
          <w:iCs/>
        </w:rPr>
        <w:t xml:space="preserve">Empirical model-building and response surfaces</w:t>
      </w:r>
      <w:r>
        <w:t xml:space="preserve">. in Wiley series in probability and mathematical statistics. Applied probability and statistics. New York: Wiley, 1987.</w:t>
      </w:r>
    </w:p>
    <w:bookmarkEnd w:id="111"/>
    <w:bookmarkStart w:id="113" w:name="ref-dunn2018generalized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P. K. Dunn and G. K. Smyth,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vol. 53. Springer, 2018. doi:</w:t>
      </w:r>
      <w:r>
        <w:t xml:space="preserve"> </w:t>
      </w:r>
      <w:hyperlink r:id="rId112">
        <w:r>
          <w:rPr>
            <w:rStyle w:val="Hyperlink"/>
          </w:rPr>
          <w:t xml:space="preserve">10.1007/978-1-4419-0118-7</w:t>
        </w:r>
      </w:hyperlink>
      <w:r>
        <w:t xml:space="preserve">.</w:t>
      </w:r>
    </w:p>
    <w:bookmarkEnd w:id="113"/>
    <w:bookmarkStart w:id="115" w:name="ref-van2018flexibl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S. Van Buuren,</w:t>
      </w:r>
      <w:r>
        <w:t xml:space="preserve"> </w:t>
      </w:r>
      <w:r>
        <w:rPr>
          <w:i/>
          <w:iCs/>
        </w:rPr>
        <w:t xml:space="preserve">Flexible imputation of missing data</w:t>
      </w:r>
      <w:r>
        <w:t xml:space="preserve">. CRC press, 2018. Available:</w:t>
      </w:r>
      <w:r>
        <w:t xml:space="preserve"> </w:t>
      </w:r>
      <w:hyperlink r:id="rId114">
        <w:r>
          <w:rPr>
            <w:rStyle w:val="Hyperlink"/>
          </w:rPr>
          <w:t xml:space="preserve">https://stefvanbuuren.name/fimd/</w:t>
        </w:r>
      </w:hyperlink>
    </w:p>
    <w:bookmarkEnd w:id="115"/>
    <w:bookmarkStart w:id="117" w:name="ref-pohl2021estimand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M. Pohl, L. Baumann, R. Behnisch, M. Kirchner, J. Krisam, and A. Sander,</w:t>
      </w:r>
      <w:r>
        <w:t xml:space="preserve"> </w:t>
      </w:r>
      <w:r>
        <w:t xml:space="preserve">“</w:t>
      </w:r>
      <w:r>
        <w:t xml:space="preserve">Estimands—A Basic Element for Clinical Trials</w:t>
      </w:r>
      <w:r>
        <w:t xml:space="preserve">,”</w:t>
      </w:r>
      <w:r>
        <w:t xml:space="preserve"> </w:t>
      </w:r>
      <w:r>
        <w:rPr>
          <w:i/>
          <w:iCs/>
        </w:rPr>
        <w:t xml:space="preserve">Deutsches</w:t>
      </w:r>
      <w:r>
        <w:rPr>
          <w:i/>
          <w:iCs/>
        </w:rPr>
        <w:t xml:space="preserve"> </w:t>
      </w:r>
      <w:r>
        <w:rPr>
          <w:i/>
          <w:iCs/>
        </w:rPr>
        <w:t xml:space="preserve">Ä</w:t>
      </w:r>
      <w:r>
        <w:rPr>
          <w:i/>
          <w:iCs/>
        </w:rPr>
        <w:t xml:space="preserve">rzteblatt International</w:t>
      </w:r>
      <w:r>
        <w:t xml:space="preserve">, vol. 118, no. 51–52, pp. 883–888, 2021, doi:</w:t>
      </w:r>
      <w:r>
        <w:t xml:space="preserve"> </w:t>
      </w:r>
      <w:hyperlink r:id="rId116">
        <w:r>
          <w:rPr>
            <w:rStyle w:val="Hyperlink"/>
          </w:rPr>
          <w:t xml:space="preserve">10.3238/arztebl.m2021.0373</w:t>
        </w:r>
      </w:hyperlink>
      <w:r>
        <w:t xml:space="preserve">.</w:t>
      </w:r>
    </w:p>
    <w:bookmarkEnd w:id="117"/>
    <w:bookmarkStart w:id="119" w:name="ref-lawrance2020estimand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R. Lawrance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“What is an estimand, and how does it relate to quantifying the effect of treatment on patient-reported quality of life outcomes in clinical trials?”</w:t>
      </w:r>
      <w:r>
        <w:t xml:space="preserve"> </w:t>
      </w:r>
      <w:r>
        <w:rPr>
          <w:i/>
          <w:iCs/>
        </w:rPr>
        <w:t xml:space="preserve">Journal of Patient-Reported Outcomes</w:t>
      </w:r>
      <w:r>
        <w:t xml:space="preserve">, vol. 4, no. 1, pp. 1–8, 2020, doi:</w:t>
      </w:r>
      <w:r>
        <w:t xml:space="preserve"> </w:t>
      </w:r>
      <w:hyperlink r:id="rId118">
        <w:r>
          <w:rPr>
            <w:rStyle w:val="Hyperlink"/>
          </w:rPr>
          <w:t xml:space="preserve">10.1186/s41687-020-00218-5</w:t>
        </w:r>
      </w:hyperlink>
      <w:r>
        <w:t xml:space="preserve">.</w:t>
      </w:r>
    </w:p>
    <w:bookmarkEnd w:id="119"/>
    <w:bookmarkStart w:id="121" w:name="ref-wikipedia_estimand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“Estimand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0">
        <w:r>
          <w:rPr>
            <w:rStyle w:val="Hyperlink"/>
          </w:rPr>
          <w:t xml:space="preserve">https://en.wikipedia.org/wiki/Estimand</w:t>
        </w:r>
      </w:hyperlink>
    </w:p>
    <w:bookmarkEnd w:id="121"/>
    <w:bookmarkStart w:id="123" w:name="ref-wikipedia_estimator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2">
        <w:r>
          <w:rPr>
            <w:rStyle w:val="Hyperlink"/>
          </w:rPr>
          <w:t xml:space="preserve">https://en.wikipedia.org/wiki/Estimator</w:t>
        </w:r>
      </w:hyperlink>
    </w:p>
    <w:bookmarkEnd w:id="123"/>
    <w:bookmarkStart w:id="125" w:name="ref-wikipedia_sampling_distribu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“Sampling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4">
        <w:r>
          <w:rPr>
            <w:rStyle w:val="Hyperlink"/>
          </w:rPr>
          <w:t xml:space="preserve">https://en.wikipedia.org/wiki/Sampling_distribution</w:t>
        </w:r>
      </w:hyperlink>
    </w:p>
    <w:bookmarkEnd w:id="125"/>
    <w:bookmarkStart w:id="126" w:name="ref-hoggtanis2015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26"/>
    <w:bookmarkStart w:id="128" w:name="ref-CaseBerg01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27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28"/>
    <w:bookmarkStart w:id="129" w:name="ref-rice2007mathematical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29"/>
    <w:bookmarkStart w:id="131" w:name="ref-wikipedia_bias_of_an_estimator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“Bias of an 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0">
        <w:r>
          <w:rPr>
            <w:rStyle w:val="Hyperlink"/>
          </w:rPr>
          <w:t xml:space="preserve">https://en.wikipedia.org/wiki/Bias_of_an_estimator</w:t>
        </w:r>
      </w:hyperlink>
    </w:p>
    <w:bookmarkEnd w:id="131"/>
    <w:bookmarkStart w:id="133" w:name="ref-wikipedia_mean_squared_error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squared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2">
        <w:r>
          <w:rPr>
            <w:rStyle w:val="Hyperlink"/>
          </w:rPr>
          <w:t xml:space="preserve">https://en.wikipedia.org/wiki/Mean_squared_error</w:t>
        </w:r>
      </w:hyperlink>
    </w:p>
    <w:bookmarkEnd w:id="133"/>
    <w:bookmarkStart w:id="135" w:name="ref-wikipedia_root_mean_square_deviation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“Root mean square deviation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4">
        <w:r>
          <w:rPr>
            <w:rStyle w:val="Hyperlink"/>
          </w:rPr>
          <w:t xml:space="preserve">https://en.wikipedia.org/wiki/Root_mean_square_deviation</w:t>
        </w:r>
      </w:hyperlink>
    </w:p>
    <w:bookmarkEnd w:id="135"/>
    <w:bookmarkStart w:id="137" w:name="ref-fiveminuteai_probsta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136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137"/>
    <w:bookmarkStart w:id="139" w:name="ref-wikipedia_mean_absolute_error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absolute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8">
        <w:r>
          <w:rPr>
            <w:rStyle w:val="Hyperlink"/>
          </w:rPr>
          <w:t xml:space="preserve">https://en.wikipedia.org/wiki/Mean_absolute_error</w:t>
        </w:r>
      </w:hyperlink>
    </w:p>
    <w:bookmarkEnd w:id="139"/>
    <w:bookmarkStart w:id="141" w:name="ref-wikipedia_standard_error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0">
        <w:r>
          <w:rPr>
            <w:rStyle w:val="Hyperlink"/>
          </w:rPr>
          <w:t xml:space="preserve">https://en.wikipedia.org/wiki/Standard_error</w:t>
        </w:r>
      </w:hyperlink>
    </w:p>
    <w:bookmarkEnd w:id="141"/>
    <w:bookmarkEnd w:id="142"/>
    <w:bookmarkEnd w:id="1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8" Type="http://schemas.openxmlformats.org/officeDocument/2006/relationships/image" Target="media/rId18.png"/><Relationship Id="rId34" Type="http://schemas.openxmlformats.org/officeDocument/2006/relationships/hyperlink" Target="exploratory-descriptive.qmd#def-sample" TargetMode="External"/><Relationship Id="rId24" Type="http://schemas.openxmlformats.org/officeDocument/2006/relationships/hyperlink" Target="exploratory-descriptive.qmd#def-sample-mean" TargetMode="External"/><Relationship Id="rId82" Type="http://schemas.openxmlformats.org/officeDocument/2006/relationships/hyperlink" Target="exploratory-descriptive.qmd#def-sample-variance" TargetMode="External"/><Relationship Id="rId112" Type="http://schemas.openxmlformats.org/officeDocument/2006/relationships/hyperlink" Target="https://doi.org/10.1007/978-1-4419-0118-7" TargetMode="External"/><Relationship Id="rId118" Type="http://schemas.openxmlformats.org/officeDocument/2006/relationships/hyperlink" Target="https://doi.org/10.1186/s41687-020-00218-5" TargetMode="External"/><Relationship Id="rId116" Type="http://schemas.openxmlformats.org/officeDocument/2006/relationships/hyperlink" Target="https://doi.org/10.3238/arztebl.m2021.0373" TargetMode="External"/><Relationship Id="rId130" Type="http://schemas.openxmlformats.org/officeDocument/2006/relationships/hyperlink" Target="https://en.wikipedia.org/wiki/Bias_of_an_estimator" TargetMode="External"/><Relationship Id="rId120" Type="http://schemas.openxmlformats.org/officeDocument/2006/relationships/hyperlink" Target="https://en.wikipedia.org/wiki/Estimand" TargetMode="External"/><Relationship Id="rId122" Type="http://schemas.openxmlformats.org/officeDocument/2006/relationships/hyperlink" Target="https://en.wikipedia.org/wiki/Estimator" TargetMode="External"/><Relationship Id="rId138" Type="http://schemas.openxmlformats.org/officeDocument/2006/relationships/hyperlink" Target="https://en.wikipedia.org/wiki/Mean_absolute_error" TargetMode="External"/><Relationship Id="rId132" Type="http://schemas.openxmlformats.org/officeDocument/2006/relationships/hyperlink" Target="https://en.wikipedia.org/wiki/Mean_squared_error" TargetMode="External"/><Relationship Id="rId13" Type="http://schemas.openxmlformats.org/officeDocument/2006/relationships/hyperlink" Target="https://en.wikipedia.org/wiki/Observer_effect" TargetMode="External"/><Relationship Id="rId134" Type="http://schemas.openxmlformats.org/officeDocument/2006/relationships/hyperlink" Target="https://en.wikipedia.org/wiki/Root_mean_square_deviation" TargetMode="External"/><Relationship Id="rId124" Type="http://schemas.openxmlformats.org/officeDocument/2006/relationships/hyperlink" Target="https://en.wikipedia.org/wiki/Sampling_distribution" TargetMode="External"/><Relationship Id="rId140" Type="http://schemas.openxmlformats.org/officeDocument/2006/relationships/hyperlink" Target="https://en.wikipedia.org/wiki/Standard_error" TargetMode="External"/><Relationship Id="rId21" Type="http://schemas.openxmlformats.org/officeDocument/2006/relationships/hyperlink" Target="https://morrison-lab.github.io/macros/notation-choices.html#sec-estimand-estimator-symbols" TargetMode="External"/><Relationship Id="rId60" Type="http://schemas.openxmlformats.org/officeDocument/2006/relationships/hyperlink" Target="https://morrison-lab.github.io/pds/expectation.html#def-expectation" TargetMode="External"/><Relationship Id="rId73" Type="http://schemas.openxmlformats.org/officeDocument/2006/relationships/hyperlink" Target="https://morrison-lab.github.io/pds/limit-theorems.html#cor-mean-iid-moments" TargetMode="External"/><Relationship Id="rId96" Type="http://schemas.openxmlformats.org/officeDocument/2006/relationships/hyperlink" Target="https://morrison-lab.github.io/pds/variance-covariance.html#def-sd" TargetMode="External"/><Relationship Id="rId72" Type="http://schemas.openxmlformats.org/officeDocument/2006/relationships/hyperlink" Target="https://morrison-lab.github.io/pds/variance-covariance.html#thm-var-lincom" TargetMode="External"/><Relationship Id="rId58" Type="http://schemas.openxmlformats.org/officeDocument/2006/relationships/hyperlink" Target="https://morrison-lab.github.io/pds/variance-covariance.html#thm-variance" TargetMode="External"/><Relationship Id="rId114" Type="http://schemas.openxmlformats.org/officeDocument/2006/relationships/hyperlink" Target="https://stefvanbuuren.name/fimd/" TargetMode="External"/><Relationship Id="rId127" Type="http://schemas.openxmlformats.org/officeDocument/2006/relationships/hyperlink" Target="https://www.cengage.com/c/statistical-inference-2e-casella-berger/9780534243128/" TargetMode="External"/><Relationship Id="rId136" Type="http://schemas.openxmlformats.org/officeDocument/2006/relationships/hyperlink" Target="https://www.youtube.com/playlist?list=PLeB45KifGiuHesi4PALNZSYZFhViVGQJK" TargetMode="External"/><Relationship Id="rId91" Type="http://schemas.openxmlformats.org/officeDocument/2006/relationships/hyperlink" Target="https://www.youtube.com/watch?v=sUFpzYNDn3Q" TargetMode="External"/><Relationship Id="rId70" Type="http://schemas.openxmlformats.org/officeDocument/2006/relationships/hyperlink" Target="model-validation.qmd#def-irreducible-error" TargetMode="External"/><Relationship Id="rId69" Type="http://schemas.openxmlformats.org/officeDocument/2006/relationships/hyperlink" Target="model-validation.qmd#thm-epe-decomposition" TargetMode="External"/><Relationship Id="rId32" Type="http://schemas.openxmlformats.org/officeDocument/2006/relationships/hyperlink" Target="nonparametric-models.qmd#def-order-statistics" TargetMode="External"/><Relationship Id="rId44" Type="http://schemas.openxmlformats.org/officeDocument/2006/relationships/hyperlink" Target="prediction.qmd" TargetMode="External"/></Relationships>
</file>

<file path=word/_rels/footnotes.xml.rels><?xml version='1.0' encoding='UTF-8' standalone='yes'?>
<Relationships xmlns="http://schemas.openxmlformats.org/package/2006/relationships"><Relationship Id="rId34" Type="http://schemas.openxmlformats.org/officeDocument/2006/relationships/hyperlink" Target="exploratory-descriptive.qmd#def-sample" TargetMode="External"/><Relationship Id="rId24" Type="http://schemas.openxmlformats.org/officeDocument/2006/relationships/hyperlink" Target="exploratory-descriptive.qmd#def-sample-mean" TargetMode="External"/><Relationship Id="rId82" Type="http://schemas.openxmlformats.org/officeDocument/2006/relationships/hyperlink" Target="exploratory-descriptive.qmd#def-sample-variance" TargetMode="External"/><Relationship Id="rId112" Type="http://schemas.openxmlformats.org/officeDocument/2006/relationships/hyperlink" Target="https://doi.org/10.1007/978-1-4419-0118-7" TargetMode="External"/><Relationship Id="rId118" Type="http://schemas.openxmlformats.org/officeDocument/2006/relationships/hyperlink" Target="https://doi.org/10.1186/s41687-020-00218-5" TargetMode="External"/><Relationship Id="rId116" Type="http://schemas.openxmlformats.org/officeDocument/2006/relationships/hyperlink" Target="https://doi.org/10.3238/arztebl.m2021.0373" TargetMode="External"/><Relationship Id="rId130" Type="http://schemas.openxmlformats.org/officeDocument/2006/relationships/hyperlink" Target="https://en.wikipedia.org/wiki/Bias_of_an_estimator" TargetMode="External"/><Relationship Id="rId120" Type="http://schemas.openxmlformats.org/officeDocument/2006/relationships/hyperlink" Target="https://en.wikipedia.org/wiki/Estimand" TargetMode="External"/><Relationship Id="rId122" Type="http://schemas.openxmlformats.org/officeDocument/2006/relationships/hyperlink" Target="https://en.wikipedia.org/wiki/Estimator" TargetMode="External"/><Relationship Id="rId138" Type="http://schemas.openxmlformats.org/officeDocument/2006/relationships/hyperlink" Target="https://en.wikipedia.org/wiki/Mean_absolute_error" TargetMode="External"/><Relationship Id="rId132" Type="http://schemas.openxmlformats.org/officeDocument/2006/relationships/hyperlink" Target="https://en.wikipedia.org/wiki/Mean_squared_error" TargetMode="External"/><Relationship Id="rId13" Type="http://schemas.openxmlformats.org/officeDocument/2006/relationships/hyperlink" Target="https://en.wikipedia.org/wiki/Observer_effect" TargetMode="External"/><Relationship Id="rId134" Type="http://schemas.openxmlformats.org/officeDocument/2006/relationships/hyperlink" Target="https://en.wikipedia.org/wiki/Root_mean_square_deviation" TargetMode="External"/><Relationship Id="rId124" Type="http://schemas.openxmlformats.org/officeDocument/2006/relationships/hyperlink" Target="https://en.wikipedia.org/wiki/Sampling_distribution" TargetMode="External"/><Relationship Id="rId140" Type="http://schemas.openxmlformats.org/officeDocument/2006/relationships/hyperlink" Target="https://en.wikipedia.org/wiki/Standard_error" TargetMode="External"/><Relationship Id="rId21" Type="http://schemas.openxmlformats.org/officeDocument/2006/relationships/hyperlink" Target="https://morrison-lab.github.io/macros/notation-choices.html#sec-estimand-estimator-symbols" TargetMode="External"/><Relationship Id="rId60" Type="http://schemas.openxmlformats.org/officeDocument/2006/relationships/hyperlink" Target="https://morrison-lab.github.io/pds/expectation.html#def-expectation" TargetMode="External"/><Relationship Id="rId73" Type="http://schemas.openxmlformats.org/officeDocument/2006/relationships/hyperlink" Target="https://morrison-lab.github.io/pds/limit-theorems.html#cor-mean-iid-moments" TargetMode="External"/><Relationship Id="rId96" Type="http://schemas.openxmlformats.org/officeDocument/2006/relationships/hyperlink" Target="https://morrison-lab.github.io/pds/variance-covariance.html#def-sd" TargetMode="External"/><Relationship Id="rId72" Type="http://schemas.openxmlformats.org/officeDocument/2006/relationships/hyperlink" Target="https://morrison-lab.github.io/pds/variance-covariance.html#thm-var-lincom" TargetMode="External"/><Relationship Id="rId58" Type="http://schemas.openxmlformats.org/officeDocument/2006/relationships/hyperlink" Target="https://morrison-lab.github.io/pds/variance-covariance.html#thm-variance" TargetMode="External"/><Relationship Id="rId114" Type="http://schemas.openxmlformats.org/officeDocument/2006/relationships/hyperlink" Target="https://stefvanbuuren.name/fimd/" TargetMode="External"/><Relationship Id="rId127" Type="http://schemas.openxmlformats.org/officeDocument/2006/relationships/hyperlink" Target="https://www.cengage.com/c/statistical-inference-2e-casella-berger/9780534243128/" TargetMode="External"/><Relationship Id="rId136" Type="http://schemas.openxmlformats.org/officeDocument/2006/relationships/hyperlink" Target="https://www.youtube.com/playlist?list=PLeB45KifGiuHesi4PALNZSYZFhViVGQJK" TargetMode="External"/><Relationship Id="rId91" Type="http://schemas.openxmlformats.org/officeDocument/2006/relationships/hyperlink" Target="https://www.youtube.com/watch?v=sUFpzYNDn3Q" TargetMode="External"/><Relationship Id="rId70" Type="http://schemas.openxmlformats.org/officeDocument/2006/relationships/hyperlink" Target="model-validation.qmd#def-irreducible-error" TargetMode="External"/><Relationship Id="rId69" Type="http://schemas.openxmlformats.org/officeDocument/2006/relationships/hyperlink" Target="model-validation.qmd#thm-epe-decomposition" TargetMode="External"/><Relationship Id="rId32" Type="http://schemas.openxmlformats.org/officeDocument/2006/relationships/hyperlink" Target="nonparametric-models.qmd#def-order-statistics" TargetMode="External"/><Relationship Id="rId44" Type="http://schemas.openxmlformats.org/officeDocument/2006/relationships/hyperlink" Target="prediction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Estimation</dc:title>
  <dc:creator/>
  <cp:keywords/>
  <dcterms:created xsi:type="dcterms:W3CDTF">2026-10-26T08:33:33Z</dcterms:created>
  <dcterms:modified xsi:type="dcterms:W3CDTF">2026-10-26T08:33:33Z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01:25:30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