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result of</w:delText>
        </w:r>
      </w:del>
      <w:del w:id="6" w:author="PR Preview" w:date="2026-01-01T00:00:00Z">
        <w:r>
          <w:delText xml:space="preserve"> </w:delText>
        </w:r>
      </w:del>
      <w:hyperlink w:anchor="sol-risk-difference-switch-ref">
        <w:del w:id="7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" w:author="PR Preview" w:date="2026-01-01T00:00:00Z">
        <w:r>
          <w:delText xml:space="preserve">.</w:delText>
        </w:r>
      </w:del>
    </w:p>
    <w:p>
      <w:pPr>
        <w:pStyle w:val="FirstParagraph"/>
      </w:pPr>
      <w:ins w:id="9" w:author="PR Preview" w:date="2026-01-01T00:00:00Z">
        <w:r>
          <w:rPr>
            <w:i/>
            <w:iCs/>
          </w:rPr>
          <w:t xml:space="preserve">Proof</w:t>
        </w:r>
      </w:ins>
      <w:ins w:id="10" w:author="PR Preview" w:date="2026-01-01T00:00:00Z">
        <w:r>
          <w:t xml:space="preserve">. </w:t>
        </w:r>
      </w:ins>
      <w:ins w:id="11" w:author="PR Preview" w:date="2026-01-01T00:00:00Z">
        <w:r>
          <w:t xml:space="preserve">This is the result of</w:t>
        </w:r>
      </w:ins>
      <w:ins w:id="12" w:author="PR Preview" w:date="2026-01-01T00:00:00Z">
        <w:r>
          <w:t xml:space="preserve"> </w:t>
        </w:r>
      </w:ins>
      <w:hyperlink w:anchor="sol-risk-difference-switch-ref">
        <w:ins w:id="1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del w:id="16" w:author="PR Preview" w:date="2026-01-01T00:00:00Z">
        <w:r>
          <w:rPr>
            <w:i/>
            <w:iCs/>
          </w:rPr>
          <w:delText xml:space="preserve">Proof</w:delText>
        </w:r>
      </w:del>
      <w:del w:id="17" w:author="PR Preview" w:date="2026-01-01T00:00:00Z">
        <w:r>
          <w:delText xml:space="preserve">. </w:delText>
        </w:r>
      </w:del>
      <w:del w:id="18" w:author="PR Preview" w:date="2026-01-01T00:00:00Z">
        <w:r>
          <w:delText xml:space="preserve">This is the result of</w:delText>
        </w:r>
      </w:del>
      <w:del w:id="19" w:author="PR Preview" w:date="2026-01-01T00:00:00Z">
        <w:r>
          <w:delText xml:space="preserve"> </w:delText>
        </w:r>
      </w:del>
      <w:hyperlink w:anchor="sol-risk-ratio-switch-ref">
        <w:del w:id="20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This is the result of</w:t>
        </w:r>
      </w:ins>
      <w:ins w:id="25" w:author="PR Preview" w:date="2026-01-01T00:00:00Z">
        <w:r>
          <w:t xml:space="preserve"> </w:t>
        </w:r>
      </w:ins>
      <w:hyperlink w:anchor="sol-risk-ratio-switch-ref">
        <w:ins w:id="2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del w:id="29" w:author="PR Preview" w:date="2026-01-01T00:00:00Z">
        <w:r>
          <w:rPr>
            <w:i/>
            <w:iCs/>
          </w:rPr>
          <w:delText xml:space="preserve">Proof</w:delText>
        </w:r>
      </w:del>
      <w:del w:id="30" w:author="PR Preview" w:date="2026-01-01T00:00:00Z">
        <w:r>
          <w:delText xml:space="preserve">. </w:delText>
        </w:r>
      </w:del>
      <w:del w:id="31" w:author="PR Preview" w:date="2026-01-01T00:00:00Z">
        <w:r>
          <w:delText xml:space="preserve">By</w:delText>
        </w:r>
      </w:del>
      <w:del w:id="32" w:author="PR Preview" w:date="2026-01-01T00:00:00Z">
        <w:r>
          <w:delText xml:space="preserve"> </w:delText>
        </w:r>
      </w:del>
      <w:hyperlink w:anchor="sol-odds-from-joint-probs">
        <w:del w:id="33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34" w:author="PR Preview" w:date="2026-01-01T00:00:00Z">
        <w:r>
          <w:delText xml:space="preserve">, the</w:delText>
        </w:r>
      </w:del>
      <w:del w:id="35" w:author="PR Preview" w:date="2026-01-01T00:00:00Z">
        <w:r>
          <w:delText xml:space="preserve"> </w:delText>
        </w:r>
      </w:del>
      <w:hyperlink r:id="rId54">
        <w:del w:id="36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the group</w:delText>
        </w:r>
      </w:del>
      <w:del w:id="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are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By the same solution, the odds of</w:delText>
        </w:r>
      </w:del>
      <w:del w:id="4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in the group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are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56" w:author="PR Preview" w:date="2026-01-01T00:00:00Z">
        <w:r>
          <w:delText xml:space="preserve">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hyperlink w:anchor="def-odds-ratio">
        <w:del w:id="60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the first odds divided by the second.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Dividing by a fraction is multiplying by its reciprocal, which gives the stated product of the four joint probabilities.</w:delText>
        </w:r>
      </w:del>
    </w:p>
    <w:p>
      <w:pPr>
        <w:pStyle w:val="FirstParagraph"/>
      </w:pPr>
      <w:ins w:id="65" w:author="PR Preview" w:date="2026-01-01T00:00:00Z">
        <w:r>
          <w:rPr>
            <w:i/>
            <w:iCs/>
          </w:rPr>
          <w:t xml:space="preserve">Proof</w:t>
        </w:r>
      </w:ins>
      <w:ins w:id="66" w:author="PR Preview" w:date="2026-01-01T00:00:00Z">
        <w:r>
          <w:t xml:space="preserve">. </w:t>
        </w:r>
      </w:ins>
      <w:ins w:id="67" w:author="PR Preview" w:date="2026-01-01T00:00:00Z">
        <w:r>
          <w:t xml:space="preserve">In the group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9" w:author="PR Preview" w:date="2026-01-01T00:00:00Z">
        <w:r>
          <w:t xml:space="preserve">, the</w:t>
        </w:r>
      </w:ins>
      <w:ins w:id="70" w:author="PR Preview" w:date="2026-01-01T00:00:00Z">
        <w:r>
          <w:t xml:space="preserve"> </w:t>
        </w:r>
      </w:ins>
      <w:hyperlink r:id="rId54">
        <w:ins w:id="71" w:author="PR Preview" w:date="2026-01-01T00:00:00Z">
          <w:r>
            <w:rPr>
              <w:rStyle w:val="Hyperlink"/>
            </w:rPr>
            <w:t xml:space="preserve">odds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</w:t>
        </w:r>
      </w:ins>
      <w:ins w:id="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78" w:author="PR Preview" w:date="2026-01-01T00:00:00Z">
        <w:r>
          <w:t xml:space="preserve">, because the two</w:t>
        </w:r>
      </w:ins>
      <w:ins w:id="79" w:author="PR Preview" w:date="2026-01-01T00:00:00Z">
        <w:r>
          <w:t xml:space="preserve"> </w:t>
        </w:r>
      </w:ins>
      <w:hyperlink r:id="rId60">
        <w:ins w:id="80" w:author="PR Preview" w:date="2026-01-01T00:00:00Z">
          <w:r>
            <w:rPr>
              <w:rStyle w:val="Hyperlink"/>
            </w:rPr>
            <w:t xml:space="preserve">conditional probabilities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sum to 1.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Writing each</w:t>
        </w:r>
      </w:ins>
      <w:ins w:id="85" w:author="PR Preview" w:date="2026-01-01T00:00:00Z">
        <w:r>
          <w:t xml:space="preserve"> </w:t>
        </w:r>
      </w:ins>
      <w:hyperlink r:id="rId60">
        <w:ins w:id="8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as a joint</w:t>
        </w:r>
      </w:ins>
      <w:ins w:id="89" w:author="PR Preview" w:date="2026-01-01T00:00:00Z">
        <w:r>
          <w:t xml:space="preserve"> </w:t>
        </w:r>
      </w:ins>
      <w:hyperlink r:id="rId31">
        <w:ins w:id="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over</w:t>
        </w:r>
      </w:ins>
      <w:ins w:id="9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4" w:author="PR Preview" w:date="2026-01-01T00:00:00Z">
        <w:r>
          <w:t xml:space="preserve">, and cancelling that nonzero factor, gives odds of</w:t>
        </w:r>
      </w:ins>
      <w:ins w:id="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So the odds of</w:t>
        </w:r>
      </w:ins>
      <w:ins w:id="9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the group</w:t>
        </w:r>
      </w:ins>
      <w:ins w:id="1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</w:t>
        </w:r>
      </w:ins>
      <w:ins w:id="1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06" w:author="PR Preview" w:date="2026-01-01T00:00:00Z">
        <w:r>
          <w:t xml:space="preserve">, and in the group</w:t>
        </w:r>
      </w:ins>
      <w:ins w:id="1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they are</w:t>
        </w:r>
      </w:ins>
      <w:ins w:id="1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hyperlink w:anchor="def-odds-ratio">
        <w:ins w:id="115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the first odds divided by the second.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Dividing by a fraction is multiplying by its reciprocal, which gives the stated product of the four joint probabilities.</w:t>
        </w:r>
      </w:ins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2026-10-26T08:32:26Z</dcterms:created>
  <dcterms:modified xsi:type="dcterms:W3CDTF">2026-10-26T08:32:26Z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