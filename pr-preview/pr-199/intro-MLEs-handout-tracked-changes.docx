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03:04:43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Theorem 3 (Likelihood of binary outcomes with one event probability)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mutually independent binary random variables,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each with the same event probability</w:t>
        </w:r>
      </w:ins>
      <w:ins w:id="11" w:author="PR Preview" w:date="2026-01-01T00:00:00Z">
        <w:r>
          <w:t xml:space="preserve"> </w:t>
        </w:r>
      </w:ins>
      <m:oMath>
        <m:r>
          <m:t>π</m:t>
        </m:r>
      </m:oMath>
      <w:ins w:id="12" w:author="PR Preview" w:date="2026-01-01T00:00:00Z">
        <w:r>
          <w:t xml:space="preserve">:</w:t>
        </w:r>
      </w:ins>
      <w:ins w:id="1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4" w:author="PR Preview" w:date="2026-01-01T00:00:00Z">
        <w:r>
          <w:t xml:space="preserve">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For observed outcomes</w:t>
        </w:r>
      </w:ins>
      <w:ins w:id="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8" w:author="PR Preview" w:date="2026-01-01T00:00:00Z">
        <w:r>
          <w:t xml:space="preserve">, with each</w:t>
        </w:r>
      </w:ins>
      <w:ins w:id="1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0" w:author="PR Preview" w:date="2026-01-01T00:00:00Z">
        <w:r>
          <w:t xml:space="preserve">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 likelihood</w:t>
        </w:r>
      </w:ins>
      <w:ins w:id="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of</w:t>
        </w:r>
      </w:ins>
      <w:ins w:id="26" w:author="PR Preview" w:date="2026-01-01T00:00:00Z">
        <w:r>
          <w:t xml:space="preserve"> </w:t>
        </w:r>
      </w:ins>
      <m:oMath>
        <m:r>
          <m:t>π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depends on the data only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through the number of events</w:t>
        </w:r>
      </w:ins>
      <w:ins w:id="3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ins w:id="33" w:author="PR Preview" w:date="2026-01-01T00:00:00Z">
        <w:r>
          <w:rPr>
            <w:i/>
            <w:iCs/>
          </w:rPr>
          <w:t xml:space="preserve">Proof</w:t>
        </w:r>
      </w:ins>
      <w:ins w:id="34" w:author="PR Preview" w:date="2026-01-01T00:00:00Z">
        <w:r>
          <w:t xml:space="preserve">. </w:t>
        </w:r>
      </w:ins>
      <w:ins w:id="35" w:author="PR Preview" w:date="2026-01-01T00:00:00Z">
        <w:r>
          <w:t xml:space="preserve">This is the solution to</w:t>
        </w:r>
      </w:ins>
      <w:ins w:id="36" w:author="PR Preview" w:date="2026-01-01T00:00:00Z">
        <w:r>
          <w:t xml:space="preserve"> </w:t>
        </w:r>
      </w:ins>
      <w:hyperlink w:anchor="exr-bernoulli-likelihood-one-group">
        <w:ins w:id="37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38" w:author="PR Preview" w:date="2026-01-01T00:00:00Z">
        <w:r>
          <w:t xml:space="preserve">, worked in</w:t>
        </w:r>
      </w:ins>
      <w:ins w:id="39" w:author="PR Preview" w:date="2026-01-01T00:00:00Z">
        <w:r>
          <w:t xml:space="preserve"> </w:t>
        </w:r>
      </w:ins>
      <w:hyperlink w:anchor="sol-bernoulli-likelihood-one-group">
        <w:ins w:id="40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41" w:author="PR Preview" w:date="2026-01-01T00:00:00Z">
        <w:r>
          <w:t xml:space="preserve">.</w:t>
        </w:r>
      </w:ins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del w:id="42" w:author="PR Preview" w:date="2026-01-01T00:00:00Z">
        <w:r>
          <w:rPr>
            <w:b/>
            <w:bCs/>
          </w:rPr>
          <w:delText xml:space="preserve">Theorem 3 (Maximize the log-likelihood instead of the likelihood)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If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for every</w:delText>
        </w:r>
      </w:del>
      <w:del w:id="48" w:author="PR Preview" w:date="2026-01-01T00:00:00Z">
        <w:r>
          <w:delText xml:space="preserve"> </w:delText>
        </w:r>
      </w:del>
      <m:oMath>
        <m:r>
          <m:t>θ</m:t>
        </m:r>
      </m:oMath>
      <w:del w:id="49" w:author="PR Preview" w:date="2026-01-01T00:00:00Z">
        <w:r>
          <w:delText xml:space="preserve">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the likelihood and log-likelihood have the same maximizers:</w:delText>
        </w:r>
      </w:del>
    </w:p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Theorem 4 (Maximize the log-likelihood instead of the likelihood)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If</w:t>
        </w:r>
      </w:ins>
      <w:ins w:id="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for every</w:t>
        </w:r>
      </w:ins>
      <w:ins w:id="58" w:author="PR Preview" w:date="2026-01-01T00:00:00Z">
        <w:r>
          <w:t xml:space="preserve"> </w:t>
        </w:r>
      </w:ins>
      <m:oMath>
        <m:r>
          <m:t>θ</m:t>
        </m:r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 likelihood and log-likelihood have the same maximizers: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del w:id="62" w:author="PR Preview" w:date="2026-01-01T00:00:00Z">
        <w:r>
          <w:rPr>
            <w:b/>
            <w:bCs/>
          </w:rPr>
          <w:delText xml:space="preserve">Theorem 4 (Log-likelihood of an independent sample)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For mutually independent data</w:delText>
        </w:r>
      </w:del>
      <w:del w:id="6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66" w:author="PR Preview" w:date="2026-01-01T00:00:00Z">
        <w:r>
          <w:delText xml:space="preserve">:</w:delText>
        </w:r>
      </w:del>
    </w:p>
    <w:p>
      <w:pPr>
        <w:pStyle w:val="BodyText"/>
      </w:pPr>
      <w:ins w:id="67" w:author="PR Preview" w:date="2026-01-01T00:00:00Z">
        <w:r>
          <w:rPr>
            <w:b/>
            <w:bCs/>
          </w:rPr>
          <w:t xml:space="preserve">Theorem 5 (Log-likelihood of an independent sample)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For mutually independent data</w:t>
        </w:r>
      </w:ins>
      <w:ins w:id="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1" w:author="PR Preview" w:date="2026-01-01T00:00:00Z">
        <w:r>
          <w:t xml:space="preserve">:</w:t>
        </w:r>
      </w:ins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del w:id="72" w:author="PR Preview" w:date="2026-01-01T00:00:00Z">
        <w:r>
          <w:rPr>
            <w:b/>
            <w:bCs/>
          </w:rPr>
          <w:delText xml:space="preserve">Exercise 6 (Derivative of the log-likelihood for</w:delText>
        </w:r>
      </w:del>
      <w:del w:id="7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iid</m:t>
        </m:r>
      </m:oMath>
      <w:del w:id="74" w:author="PR Preview" w:date="2026-01-01T00:00:00Z">
        <w:r>
          <w:rPr>
            <w:b/>
            <w:bCs/>
          </w:rPr>
          <w:delText xml:space="preserve"> </w:delText>
        </w:r>
      </w:del>
      <w:del w:id="75" w:author="PR Preview" w:date="2026-01-01T00:00:00Z">
        <w:r>
          <w:rPr>
            <w:b/>
            <w:bCs/>
          </w:rPr>
          <w:delText xml:space="preserve">data)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For</w:delText>
        </w:r>
      </w:del>
      <w:del w:id="78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data,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use</w:delText>
        </w:r>
      </w:del>
      <w:del w:id="83" w:author="PR Preview" w:date="2026-01-01T00:00:00Z">
        <w:r>
          <w:delText xml:space="preserve"> </w:delText>
        </w:r>
      </w:del>
      <w:hyperlink w:anchor="thm-loglik-iid">
        <w:del w:id="84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to write the derivative</w:delText>
        </w:r>
      </w:del>
      <w:del w:id="8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of the log-likelihood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as a sum over the observations.</w:delText>
        </w:r>
      </w:del>
    </w:p>
    <w:p>
      <w:pPr>
        <w:pStyle w:val="BodyText"/>
      </w:pPr>
      <w:ins w:id="92" w:author="PR Preview" w:date="2026-01-01T00:00:00Z">
        <w:r>
          <w:rPr>
            <w:b/>
            <w:bCs/>
          </w:rPr>
          <w:t xml:space="preserve">Exercise 6 (Derivative of the log-likelihood for</w:t>
        </w:r>
      </w:ins>
      <w:ins w:id="9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iid</m:t>
        </m:r>
      </m:oMath>
      <w:ins w:id="94" w:author="PR Preview" w:date="2026-01-01T00:00:00Z">
        <w:r>
          <w:rPr>
            <w:b/>
            <w:bCs/>
          </w:rPr>
          <w:t xml:space="preserve"> </w:t>
        </w:r>
      </w:ins>
      <w:ins w:id="95" w:author="PR Preview" w:date="2026-01-01T00:00:00Z">
        <w:r>
          <w:rPr>
            <w:b/>
            <w:bCs/>
          </w:rPr>
          <w:t xml:space="preserve">data)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For</w:t>
        </w:r>
      </w:ins>
      <w:ins w:id="98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data,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use</w:t>
        </w:r>
      </w:ins>
      <w:ins w:id="103" w:author="PR Preview" w:date="2026-01-01T00:00:00Z">
        <w:r>
          <w:t xml:space="preserve"> </w:t>
        </w:r>
      </w:ins>
      <w:hyperlink w:anchor="thm-loglik-iid">
        <w:ins w:id="10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to write the derivative</w:t>
        </w:r>
      </w:ins>
      <w:ins w:id="10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of the log-likelihood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as a sum over the observations.</w:t>
        </w:r>
      </w:ins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del w:id="112" w:author="PR Preview" w:date="2026-01-01T00:00:00Z">
        <w:r>
          <w:rPr>
            <w:b/>
            <w:bCs/>
          </w:rPr>
          <w:delText xml:space="preserve">Theorem 5 (Derivative of the log-likelihood function for</w:delText>
        </w:r>
      </w:del>
      <w:del w:id="11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iid</m:t>
        </m:r>
      </m:oMath>
      <w:del w:id="114" w:author="PR Preview" w:date="2026-01-01T00:00:00Z">
        <w:r>
          <w:rPr>
            <w:b/>
            <w:bCs/>
          </w:rPr>
          <w:delText xml:space="preserve"> </w:delText>
        </w:r>
      </w:del>
      <w:del w:id="115" w:author="PR Preview" w:date="2026-01-01T00:00:00Z">
        <w:r>
          <w:rPr>
            <w:b/>
            <w:bCs/>
          </w:rPr>
          <w:delText xml:space="preserve">data)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For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data:</w:delText>
        </w:r>
      </w:del>
    </w:p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Theorem 6 (Derivative of the log-likelihood function for</w:t>
        </w:r>
      </w:ins>
      <w:ins w:id="12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iid</m:t>
        </m:r>
      </m:oMath>
      <w:ins w:id="123" w:author="PR Preview" w:date="2026-01-01T00:00:00Z">
        <w:r>
          <w:rPr>
            <w:b/>
            <w:bCs/>
          </w:rPr>
          <w:t xml:space="preserve"> </w:t>
        </w:r>
      </w:ins>
      <w:ins w:id="124" w:author="PR Preview" w:date="2026-01-01T00:00:00Z">
        <w:r>
          <w:rPr>
            <w:b/>
            <w:bCs/>
          </w:rPr>
          <w:t xml:space="preserve">data)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For</w:t>
        </w:r>
      </w:ins>
      <w:ins w:id="127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data:</w:t>
        </w:r>
      </w:ins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del w:id="130" w:author="PR Preview" w:date="2026-01-01T00:00:00Z">
        <w:r>
          <w:rPr>
            <w:i/>
            <w:iCs/>
          </w:rPr>
          <w:delText xml:space="preserve">Solution 7</w:delText>
        </w:r>
      </w:del>
      <w:del w:id="131" w:author="PR Preview" w:date="2026-01-01T00:00:00Z">
        <w:r>
          <w:delText xml:space="preserve">. </w:delText>
        </w:r>
      </w:del>
      <w:del w:id="132" w:author="PR Preview" w:date="2026-01-01T00:00:00Z">
        <w:r>
          <w:delText xml:space="preserve">Starting from the likelihood in</w:delText>
        </w:r>
      </w:del>
      <w:del w:id="133" w:author="PR Preview" w:date="2026-01-01T00:00:00Z">
        <w:r>
          <w:delText xml:space="preserve"> </w:delText>
        </w:r>
      </w:del>
      <w:hyperlink w:anchor="sol-bernoulli-likelihood-one-group">
        <w:del w:id="134" w:author="PR Preview" w:date="2026-01-01T00:00:00Z">
          <w:r>
            <w:rPr>
              <w:rStyle w:val="Hyperlink"/>
            </w:rPr>
            <w:delText xml:space="preserve">Solution 3</w:delText>
          </w:r>
        </w:del>
      </w:hyperlink>
      <w:del w:id="13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36" w:author="PR Preview" w:date="2026-01-01T00:00:00Z">
        <w:r>
          <w:rPr>
            <w:i/>
            <w:iCs/>
          </w:rPr>
          <w:t xml:space="preserve">Solution 7</w:t>
        </w:r>
      </w:ins>
      <w:ins w:id="137" w:author="PR Preview" w:date="2026-01-01T00:00:00Z">
        <w:r>
          <w:t xml:space="preserve">. </w:t>
        </w:r>
      </w:ins>
      <w:ins w:id="138" w:author="PR Preview" w:date="2026-01-01T00:00:00Z">
        <w:r>
          <w:t xml:space="preserve">Starting from the likelihood in</w:t>
        </w:r>
      </w:ins>
      <w:ins w:id="139" w:author="PR Preview" w:date="2026-01-01T00:00:00Z">
        <w:r>
          <w:t xml:space="preserve"> </w:t>
        </w:r>
      </w:ins>
      <w:hyperlink w:anchor="thm-bernoulli-likelihood-one-group">
        <w:ins w:id="14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4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ins w:id="142" w:author="PR Preview" w:date="2026-01-01T00:00:00Z">
        <w:r>
          <w:rPr>
            <w:b/>
            <w:bCs/>
          </w:rPr>
          <w:t xml:space="preserve">Theorem 7 (Log-likelihood of binary outcomes with one event probability)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Let</w:t>
        </w:r>
      </w:ins>
      <w:ins w:id="14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</w:t>
        </w:r>
      </w:ins>
      <w:ins w:id="14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49" w:author="PR Preview" w:date="2026-01-01T00:00:00Z">
        <w:r>
          <w:t xml:space="preserve">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with observed outcomes</w:t>
        </w:r>
      </w:ins>
      <w:ins w:id="1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53" w:author="PR Preview" w:date="2026-01-01T00:00:00Z">
        <w:r>
          <w:t xml:space="preserve">, each</w:t>
        </w:r>
      </w:ins>
      <w:ins w:id="1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 log-likelihood</w:t>
        </w:r>
      </w:ins>
      <w:ins w:id="158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of the event probability</w:t>
        </w:r>
      </w:ins>
      <w:ins w:id="161" w:author="PR Preview" w:date="2026-01-01T00:00:00Z">
        <w:r>
          <w:t xml:space="preserve"> </w:t>
        </w:r>
      </w:ins>
      <m:oMath>
        <m:r>
          <m:t>π</m:t>
        </m:r>
      </m:oMath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written with the log-odds</w:t>
        </w:r>
      </w:ins>
      <w:ins w:id="165" w:author="PR Preview" w:date="2026-01-01T00:00:00Z">
        <w:r>
          <w:t xml:space="preserve"> </w:t>
        </w:r>
      </w:ins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66" w:author="PR Preview" w:date="2026-01-01T00:00:00Z">
        <w:r>
          <w:t xml:space="preserve">, 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ins w:id="167" w:author="PR Preview" w:date="2026-01-01T00:00:00Z">
        <w:r>
          <w:rPr>
            <w:i/>
            <w:iCs/>
          </w:rPr>
          <w:t xml:space="preserve">Proof</w:t>
        </w:r>
      </w:ins>
      <w:ins w:id="168" w:author="PR Preview" w:date="2026-01-01T00:00:00Z">
        <w:r>
          <w:t xml:space="preserve">. </w:t>
        </w:r>
      </w:ins>
      <w:ins w:id="169" w:author="PR Preview" w:date="2026-01-01T00:00:00Z">
        <w:r>
          <w:t xml:space="preserve">This is the solution to</w:t>
        </w:r>
      </w:ins>
      <w:ins w:id="170" w:author="PR Preview" w:date="2026-01-01T00:00:00Z">
        <w:r>
          <w:t xml:space="preserve"> </w:t>
        </w:r>
      </w:ins>
      <w:hyperlink w:anchor="exr-bernoulli-loglik-one-group">
        <w:ins w:id="17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72" w:author="PR Preview" w:date="2026-01-01T00:00:00Z">
        <w:r>
          <w:t xml:space="preserve">, worked in</w:t>
        </w:r>
      </w:ins>
      <w:ins w:id="173" w:author="PR Preview" w:date="2026-01-01T00:00:00Z">
        <w:r>
          <w:t xml:space="preserve"> </w:t>
        </w:r>
      </w:ins>
      <w:hyperlink w:anchor="sol-bernoulli-loglik-one-group">
        <w:ins w:id="174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175" w:author="PR Preview" w:date="2026-01-01T00:00:00Z">
        <w:r>
          <w:t xml:space="preserve">.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It builds on</w:t>
        </w:r>
      </w:ins>
      <w:ins w:id="178" w:author="PR Preview" w:date="2026-01-01T00:00:00Z">
        <w:r>
          <w:t xml:space="preserve"> </w:t>
        </w:r>
      </w:ins>
      <w:hyperlink w:anchor="thm-bernoulli-likelihood-one-group">
        <w:ins w:id="17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80" w:author="PR Preview" w:date="2026-01-01T00:00:00Z">
        <w:r>
          <w:t xml:space="preserve">.</w:t>
        </w:r>
      </w:ins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del w:id="181" w:author="PR Preview" w:date="2026-01-01T00:00:00Z">
        <w:r>
          <w:rPr>
            <w:i/>
            <w:iCs/>
          </w:rPr>
          <w:delText xml:space="preserve">Solution 8</w:delText>
        </w:r>
      </w:del>
      <w:del w:id="182" w:author="PR Preview" w:date="2026-01-01T00:00:00Z">
        <w:r>
          <w:delText xml:space="preserve">. </w:delText>
        </w:r>
      </w:del>
      <w:del w:id="183" w:author="PR Preview" w:date="2026-01-01T00:00:00Z">
        <w:r>
          <w:delText xml:space="preserve">With</w:delText>
        </w:r>
      </w:del>
      <w:del w:id="18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185" w:author="PR Preview" w:date="2026-01-01T00:00:00Z">
        <w:r>
          <w:delText xml:space="preserve">,</w:delText>
        </w:r>
      </w:del>
      <w:del w:id="186" w:author="PR Preview" w:date="2026-01-01T00:00:00Z">
        <w:r>
          <w:delText xml:space="preserve"> </w:delText>
        </w:r>
      </w:del>
      <w:hyperlink w:anchor="sol-bernoulli-loglik-one-group">
        <w:del w:id="187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gives</w:delText>
        </w:r>
      </w:del>
      <w:del w:id="190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del w:id="191" w:author="PR Preview" w:date="2026-01-01T00:00:00Z">
        <w:r>
          <w:delText xml:space="preserve">, so:</w:delText>
        </w:r>
      </w:del>
    </w:p>
    <w:p>
      <w:pPr>
        <w:pStyle w:val="BodyText"/>
      </w:pPr>
      <w:ins w:id="192" w:author="PR Preview" w:date="2026-01-01T00:00:00Z">
        <w:r>
          <w:rPr>
            <w:i/>
            <w:iCs/>
          </w:rPr>
          <w:t xml:space="preserve">Solution 8</w:t>
        </w:r>
      </w:ins>
      <w:ins w:id="193" w:author="PR Preview" w:date="2026-01-01T00:00:00Z">
        <w:r>
          <w:t xml:space="preserve">. </w:t>
        </w:r>
      </w:ins>
      <w:ins w:id="194" w:author="PR Preview" w:date="2026-01-01T00:00:00Z">
        <w:r>
          <w:t xml:space="preserve">With</w:t>
        </w:r>
      </w:ins>
      <w:ins w:id="1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196" w:author="PR Preview" w:date="2026-01-01T00:00:00Z">
        <w:r>
          <w:t xml:space="preserve">,</w:t>
        </w:r>
      </w:ins>
      <w:ins w:id="197" w:author="PR Preview" w:date="2026-01-01T00:00:00Z">
        <w:r>
          <w:t xml:space="preserve"> </w:t>
        </w:r>
      </w:ins>
      <w:hyperlink w:anchor="thm-bernoulli-loglik-one-group">
        <w:ins w:id="19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gives</w:t>
        </w:r>
      </w:ins>
      <w:ins w:id="201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ins w:id="202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ins w:id="203" w:author="PR Preview" w:date="2026-01-01T00:00:00Z">
        <w:r>
          <w:rPr>
            <w:b/>
            <w:bCs/>
          </w:rPr>
          <w:t xml:space="preserve">Theorem 8 (Score function of a Bernoulli variable)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Let</w:t>
        </w:r>
      </w:ins>
      <w:ins w:id="2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07" w:author="PR Preview" w:date="2026-01-01T00:00:00Z">
        <w:r>
          <w:t xml:space="preserve">, with event probability</w:t>
        </w:r>
      </w:ins>
      <w:ins w:id="208" w:author="PR Preview" w:date="2026-01-01T00:00:00Z">
        <w:r>
          <w:t xml:space="preserve"> </w:t>
        </w:r>
      </w:ins>
      <m:oMath>
        <m:r>
          <m:t>π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and observed value</w:t>
        </w:r>
      </w:ins>
      <w:ins w:id="21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12" w:author="PR Preview" w:date="2026-01-01T00:00:00Z">
        <w:r>
          <w:t xml:space="preserve">.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The</w:t>
        </w:r>
      </w:ins>
      <w:ins w:id="215" w:author="PR Preview" w:date="2026-01-01T00:00:00Z">
        <w:r>
          <w:t xml:space="preserve"> </w:t>
        </w:r>
      </w:ins>
      <w:hyperlink w:anchor="def-score">
        <w:ins w:id="216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1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of the single observation</w:t>
        </w:r>
      </w:ins>
      <w:ins w:id="220" w:author="PR Preview" w:date="2026-01-01T00:00:00Z">
        <w:r>
          <w:t xml:space="preserve"> </w:t>
        </w:r>
      </w:ins>
      <m:oMath>
        <m:r>
          <m:t>x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is the derivative of its log-likelihood</w:t>
        </w:r>
      </w:ins>
      <w:ins w:id="223" w:author="PR Preview" w:date="2026-01-01T00:00:00Z">
        <w:r>
          <w:t xml:space="preserve"> </w:t>
        </w:r>
      </w:ins>
      <m:oMath>
        <m:r>
          <m:t>ℓ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with respect to</w:t>
        </w:r>
      </w:ins>
      <w:ins w:id="226" w:author="PR Preview" w:date="2026-01-01T00:00:00Z">
        <w:r>
          <w:t xml:space="preserve"> </w:t>
        </w:r>
      </w:ins>
      <m:oMath>
        <m:r>
          <m:t>π</m:t>
        </m:r>
      </m:oMath>
      <w:ins w:id="227" w:author="PR Preview" w:date="2026-01-01T00:00:00Z">
        <w:r>
          <w:t xml:space="preserve">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It equals the deviation of</w:t>
        </w:r>
      </w:ins>
      <w:ins w:id="230" w:author="PR Preview" w:date="2026-01-01T00:00:00Z">
        <w:r>
          <w:t xml:space="preserve"> </w:t>
        </w:r>
      </w:ins>
      <m:oMath>
        <m:r>
          <m:t>x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from the mean</w:t>
        </w:r>
      </w:ins>
      <w:ins w:id="23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divided by the variance</w:t>
        </w:r>
      </w:ins>
      <w:ins w:id="23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ins w:id="239" w:author="PR Preview" w:date="2026-01-01T00:00:00Z">
        <w:r>
          <w:rPr>
            <w:i/>
            <w:iCs/>
          </w:rPr>
          <w:t xml:space="preserve">Proof</w:t>
        </w:r>
      </w:ins>
      <w:ins w:id="240" w:author="PR Preview" w:date="2026-01-01T00:00:00Z">
        <w:r>
          <w:t xml:space="preserve">. </w:t>
        </w:r>
      </w:ins>
      <w:ins w:id="241" w:author="PR Preview" w:date="2026-01-01T00:00:00Z">
        <w:r>
          <w:t xml:space="preserve">This is the solution to</w:t>
        </w:r>
      </w:ins>
      <w:ins w:id="242" w:author="PR Preview" w:date="2026-01-01T00:00:00Z">
        <w:r>
          <w:t xml:space="preserve"> </w:t>
        </w:r>
      </w:ins>
      <w:hyperlink w:anchor="exr-derive-bernoulli-score">
        <w:ins w:id="243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244" w:author="PR Preview" w:date="2026-01-01T00:00:00Z">
        <w:r>
          <w:t xml:space="preserve">, worked in</w:t>
        </w:r>
      </w:ins>
      <w:ins w:id="245" w:author="PR Preview" w:date="2026-01-01T00:00:00Z">
        <w:r>
          <w:t xml:space="preserve"> </w:t>
        </w:r>
      </w:ins>
      <w:hyperlink w:anchor="sol-derive-bernoulli-score">
        <w:ins w:id="246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247" w:author="PR Preview" w:date="2026-01-01T00:00:00Z">
        <w:r>
          <w:t xml:space="preserve">.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It builds on</w:t>
        </w:r>
      </w:ins>
      <w:ins w:id="250" w:author="PR Preview" w:date="2026-01-01T00:00:00Z">
        <w:r>
          <w:t xml:space="preserve"> </w:t>
        </w:r>
      </w:ins>
      <w:hyperlink w:anchor="thm-bernoulli-loglik-one-group">
        <w:ins w:id="251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52" w:author="PR Preview" w:date="2026-01-01T00:00:00Z">
        <w:r>
          <w:t xml:space="preserve">, with</w:t>
        </w:r>
      </w:ins>
      <w:ins w:id="25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54" w:author="PR Preview" w:date="2026-01-01T00:00:00Z">
        <w:r>
          <w:t xml:space="preserve">.</w:t>
        </w:r>
      </w:ins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ins w:id="255" w:author="PR Preview" w:date="2026-01-01T00:00:00Z">
        <w:r>
          <w:rPr>
            <w:b/>
            <w:bCs/>
          </w:rPr>
          <w:t xml:space="preserve">Theorem 9 (Score function of a Poisson variable)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Let</w:t>
        </w:r>
      </w:ins>
      <w:ins w:id="25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59" w:author="PR Preview" w:date="2026-01-01T00:00:00Z">
        <w:r>
          <w:t xml:space="preserve">, with mean</w:t>
        </w:r>
      </w:ins>
      <w:ins w:id="260" w:author="PR Preview" w:date="2026-01-01T00:00:00Z">
        <w:r>
          <w:t xml:space="preserve"> </w:t>
        </w:r>
      </w:ins>
      <m:oMath>
        <m:r>
          <m:t>λ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and observed count</w:t>
        </w:r>
      </w:ins>
      <w:ins w:id="263" w:author="PR Preview" w:date="2026-01-01T00:00:00Z">
        <w:r>
          <w:t xml:space="preserve"> </w:t>
        </w:r>
      </w:ins>
      <m:oMath>
        <m:r>
          <m:t>x</m:t>
        </m:r>
      </m:oMath>
      <w:ins w:id="264" w:author="PR Preview" w:date="2026-01-01T00:00:00Z">
        <w:r>
          <w:t xml:space="preserve">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The</w:t>
        </w:r>
      </w:ins>
      <w:ins w:id="267" w:author="PR Preview" w:date="2026-01-01T00:00:00Z">
        <w:r>
          <w:t xml:space="preserve"> </w:t>
        </w:r>
      </w:ins>
      <w:hyperlink w:anchor="def-score">
        <w:ins w:id="268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6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of the single observation</w:t>
        </w:r>
      </w:ins>
      <w:ins w:id="272" w:author="PR Preview" w:date="2026-01-01T00:00:00Z">
        <w:r>
          <w:t xml:space="preserve"> </w:t>
        </w:r>
      </w:ins>
      <m:oMath>
        <m:r>
          <m:t>x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is the derivative of its log-likelihood</w:t>
        </w:r>
      </w:ins>
      <w:ins w:id="275" w:author="PR Preview" w:date="2026-01-01T00:00:00Z">
        <w:r>
          <w:t xml:space="preserve"> </w:t>
        </w:r>
      </w:ins>
      <m:oMath>
        <m:r>
          <m:t>ℓ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with respect to</w:t>
        </w:r>
      </w:ins>
      <w:ins w:id="278" w:author="PR Preview" w:date="2026-01-01T00:00:00Z">
        <w:r>
          <w:t xml:space="preserve"> </w:t>
        </w:r>
      </w:ins>
      <m:oMath>
        <m:r>
          <m:t>λ</m:t>
        </m:r>
      </m:oMath>
      <w:ins w:id="279" w:author="PR Preview" w:date="2026-01-01T00:00:00Z">
        <w:r>
          <w:t xml:space="preserve">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It equals the deviation of</w:t>
        </w:r>
      </w:ins>
      <w:ins w:id="282" w:author="PR Preview" w:date="2026-01-01T00:00:00Z">
        <w:r>
          <w:t xml:space="preserve"> </w:t>
        </w:r>
      </w:ins>
      <m:oMath>
        <m:r>
          <m:t>x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from the mean</w:t>
        </w:r>
      </w:ins>
      <w:ins w:id="28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286" w:author="PR Preview" w:date="2026-01-01T00:00:00Z">
        <w:r>
          <w:t xml:space="preserve">,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divided by the variance</w:t>
        </w:r>
      </w:ins>
      <w:ins w:id="289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ins w:id="291" w:author="PR Preview" w:date="2026-01-01T00:00:00Z">
        <w:r>
          <w:rPr>
            <w:i/>
            <w:iCs/>
          </w:rPr>
          <w:t xml:space="preserve">Proof</w:t>
        </w:r>
      </w:ins>
      <w:ins w:id="292" w:author="PR Preview" w:date="2026-01-01T00:00:00Z">
        <w:r>
          <w:t xml:space="preserve">. </w:t>
        </w:r>
      </w:ins>
      <w:ins w:id="293" w:author="PR Preview" w:date="2026-01-01T00:00:00Z">
        <w:r>
          <w:t xml:space="preserve">This is the solution to</w:t>
        </w:r>
      </w:ins>
      <w:ins w:id="294" w:author="PR Preview" w:date="2026-01-01T00:00:00Z">
        <w:r>
          <w:t xml:space="preserve"> </w:t>
        </w:r>
      </w:ins>
      <w:hyperlink w:anchor="exr-pois-score-fn">
        <w:ins w:id="295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296" w:author="PR Preview" w:date="2026-01-01T00:00:00Z">
        <w:r>
          <w:t xml:space="preserve">, worked in</w:t>
        </w:r>
      </w:ins>
      <w:ins w:id="297" w:author="PR Preview" w:date="2026-01-01T00:00:00Z">
        <w:r>
          <w:t xml:space="preserve"> </w:t>
        </w:r>
      </w:ins>
      <w:hyperlink w:anchor="sol-pois-score-fn">
        <w:ins w:id="298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299" w:author="PR Preview" w:date="2026-01-01T00:00:00Z">
        <w:r>
          <w:t xml:space="preserve">.</w:t>
        </w:r>
      </w:ins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ins w:id="300" w:author="PR Preview" w:date="2026-01-01T00:00:00Z">
        <w:r>
          <w:rPr>
            <w:b/>
            <w:bCs/>
          </w:rPr>
          <w:t xml:space="preserve">Theorem 10 (Score function of a Gaussian variable)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Let</w:t>
        </w:r>
      </w:ins>
      <w:ins w:id="3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04" w:author="PR Preview" w:date="2026-01-01T00:00:00Z">
        <w:r>
          <w:t xml:space="preserve">, with mean</w:t>
        </w:r>
      </w:ins>
      <w:ins w:id="305" w:author="PR Preview" w:date="2026-01-01T00:00:00Z">
        <w:r>
          <w:t xml:space="preserve"> </w:t>
        </w:r>
      </w:ins>
      <m:oMath>
        <m:r>
          <m:t>μ</m:t>
        </m:r>
      </m:oMath>
      <w:ins w:id="306" w:author="PR Preview" w:date="2026-01-01T00:00:00Z">
        <w:r>
          <w:t xml:space="preserve">, known variance</w:t>
        </w:r>
      </w:ins>
      <w:ins w:id="30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08" w:author="PR Preview" w:date="2026-01-01T00:00:00Z">
        <w:r>
          <w:t xml:space="preserve">, and observed value</w:t>
        </w:r>
      </w:ins>
      <w:ins w:id="309" w:author="PR Preview" w:date="2026-01-01T00:00:00Z">
        <w:r>
          <w:t xml:space="preserve"> </w:t>
        </w:r>
      </w:ins>
      <m:oMath>
        <m:r>
          <m:t>x</m:t>
        </m:r>
      </m:oMath>
      <w:ins w:id="310" w:author="PR Preview" w:date="2026-01-01T00:00:00Z">
        <w:r>
          <w:t xml:space="preserve">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The</w:t>
        </w:r>
      </w:ins>
      <w:ins w:id="313" w:author="PR Preview" w:date="2026-01-01T00:00:00Z">
        <w:r>
          <w:t xml:space="preserve"> </w:t>
        </w:r>
      </w:ins>
      <w:hyperlink w:anchor="def-score">
        <w:ins w:id="314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1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of the single observation</w:t>
        </w:r>
      </w:ins>
      <w:ins w:id="318" w:author="PR Preview" w:date="2026-01-01T00:00:00Z">
        <w:r>
          <w:t xml:space="preserve"> </w:t>
        </w:r>
      </w:ins>
      <m:oMath>
        <m:r>
          <m:t>x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is the derivative of its log-likelihood</w:t>
        </w:r>
      </w:ins>
      <w:ins w:id="321" w:author="PR Preview" w:date="2026-01-01T00:00:00Z">
        <w:r>
          <w:t xml:space="preserve"> </w:t>
        </w:r>
      </w:ins>
      <m:oMath>
        <m:r>
          <m:t>ℓ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with respect to</w:t>
        </w:r>
      </w:ins>
      <w:ins w:id="324" w:author="PR Preview" w:date="2026-01-01T00:00:00Z">
        <w:r>
          <w:t xml:space="preserve"> </w:t>
        </w:r>
      </w:ins>
      <m:oMath>
        <m:r>
          <m:t>μ</m:t>
        </m:r>
      </m:oMath>
      <w:ins w:id="325" w:author="PR Preview" w:date="2026-01-01T00:00:00Z">
        <w:r>
          <w:t xml:space="preserve">.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It equals the deviation of</w:t>
        </w:r>
      </w:ins>
      <w:ins w:id="328" w:author="PR Preview" w:date="2026-01-01T00:00:00Z">
        <w:r>
          <w:t xml:space="preserve"> </w:t>
        </w:r>
      </w:ins>
      <m:oMath>
        <m:r>
          <m:t>x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from the mean</w:t>
        </w:r>
      </w:ins>
      <w:ins w:id="33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332" w:author="PR Preview" w:date="2026-01-01T00:00:00Z">
        <w:r>
          <w:t xml:space="preserve">,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divided by the variance</w:t>
        </w:r>
      </w:ins>
      <w:ins w:id="33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ins w:id="337" w:author="PR Preview" w:date="2026-01-01T00:00:00Z">
        <w:r>
          <w:rPr>
            <w:i/>
            <w:iCs/>
          </w:rPr>
          <w:t xml:space="preserve">Proof</w:t>
        </w:r>
      </w:ins>
      <w:ins w:id="338" w:author="PR Preview" w:date="2026-01-01T00:00:00Z">
        <w:r>
          <w:t xml:space="preserve">. </w:t>
        </w:r>
      </w:ins>
      <w:ins w:id="339" w:author="PR Preview" w:date="2026-01-01T00:00:00Z">
        <w:r>
          <w:t xml:space="preserve">This is the solution to</w:t>
        </w:r>
      </w:ins>
      <w:ins w:id="340" w:author="PR Preview" w:date="2026-01-01T00:00:00Z">
        <w:r>
          <w:t xml:space="preserve"> </w:t>
        </w:r>
      </w:ins>
      <w:hyperlink w:anchor="exr-gauss-score-fn">
        <w:ins w:id="341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342" w:author="PR Preview" w:date="2026-01-01T00:00:00Z">
        <w:r>
          <w:t xml:space="preserve">, worked in</w:t>
        </w:r>
      </w:ins>
      <w:ins w:id="343" w:author="PR Preview" w:date="2026-01-01T00:00:00Z">
        <w:r>
          <w:t xml:space="preserve"> </w:t>
        </w:r>
      </w:ins>
      <w:hyperlink w:anchor="sol-gauss-score-fn">
        <w:ins w:id="344" w:author="PR Preview" w:date="2026-01-01T00:00:00Z">
          <w:r>
            <w:rPr>
              <w:rStyle w:val="Hyperlink"/>
            </w:rPr>
            <w:t xml:space="preserve">Solution 10</w:t>
          </w:r>
        </w:ins>
      </w:hyperlink>
      <w:ins w:id="345" w:author="PR Preview" w:date="2026-01-01T00:00:00Z">
        <w:r>
          <w:t xml:space="preserve">.</w:t>
        </w:r>
      </w:ins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del w:id="346" w:author="PR Preview" w:date="2026-01-01T00:00:00Z">
        <w:r>
          <w:delText xml:space="preserve">In all four examples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(</w:delText>
        </w:r>
      </w:del>
      <w:hyperlink w:anchor="exr-derive-bernoulli-score">
        <w:del w:id="349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350" w:author="PR Preview" w:date="2026-01-01T00:00:00Z">
        <w:r>
          <w:delText xml:space="preserve">,</w:delText>
        </w:r>
      </w:del>
      <w:del w:id="351" w:author="PR Preview" w:date="2026-01-01T00:00:00Z">
        <w:r>
          <w:delText xml:space="preserve"> </w:delText>
        </w:r>
      </w:del>
      <w:hyperlink w:anchor="exr-pois-score-fn">
        <w:del w:id="352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353" w:author="PR Preview" w:date="2026-01-01T00:00:00Z">
        <w:r>
          <w:delText xml:space="preserve">,</w:delText>
        </w:r>
      </w:del>
      <w:del w:id="354" w:author="PR Preview" w:date="2026-01-01T00:00:00Z">
        <w:r>
          <w:delText xml:space="preserve"> </w:delText>
        </w:r>
      </w:del>
      <w:hyperlink w:anchor="exr-gauss-score-fn">
        <w:del w:id="355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356" w:author="PR Preview" w:date="2026-01-01T00:00:00Z">
        <w:r>
          <w:delText xml:space="preserve">, and</w:delText>
        </w:r>
      </w:del>
      <w:del w:id="357" w:author="PR Preview" w:date="2026-01-01T00:00:00Z">
        <w:r>
          <w:delText xml:space="preserve"> </w:delText>
        </w:r>
      </w:del>
      <w:hyperlink w:anchor="exr-exp-score-fn">
        <w:del w:id="358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359" w:author="PR Preview" w:date="2026-01-01T00:00:00Z">
        <w:r>
          <w:delText xml:space="preserve">),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the score function with respect to the mean turned out to be:</w:delText>
        </w:r>
      </w:del>
    </w:p>
    <w:p>
      <w:pPr>
        <w:pStyle w:val="FirstParagraph"/>
      </w:pPr>
      <w:ins w:id="362" w:author="PR Preview" w:date="2026-01-01T00:00:00Z">
        <w:r>
          <w:rPr>
            <w:b/>
            <w:bCs/>
          </w:rPr>
          <w:t xml:space="preserve">Theorem 11 (Score function of an exponential variable)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Let</w:t>
        </w:r>
      </w:ins>
      <w:ins w:id="365" w:author="PR Preview" w:date="2026-01-01T00:00:00Z">
        <w:r>
          <w:t xml:space="preserve"> </w:t>
        </w:r>
      </w:ins>
      <m:oMath>
        <m:r>
          <m:t>X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be an exponential random variable with mean</w:t>
        </w:r>
      </w:ins>
      <w:ins w:id="368" w:author="PR Preview" w:date="2026-01-01T00:00:00Z">
        <w:r>
          <w:t xml:space="preserve"> </w:t>
        </w:r>
      </w:ins>
      <m:oMath>
        <m:r>
          <m:t>μ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and observed value</w:t>
        </w:r>
      </w:ins>
      <w:ins w:id="37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372" w:author="PR Preview" w:date="2026-01-01T00:00:00Z">
        <w:r>
          <w:t xml:space="preserve">.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The</w:t>
        </w:r>
      </w:ins>
      <w:ins w:id="375" w:author="PR Preview" w:date="2026-01-01T00:00:00Z">
        <w:r>
          <w:t xml:space="preserve"> </w:t>
        </w:r>
      </w:ins>
      <w:hyperlink w:anchor="def-score">
        <w:ins w:id="376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7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of the single observation</w:t>
        </w:r>
      </w:ins>
      <w:ins w:id="380" w:author="PR Preview" w:date="2026-01-01T00:00:00Z">
        <w:r>
          <w:t xml:space="preserve"> </w:t>
        </w:r>
      </w:ins>
      <m:oMath>
        <m:r>
          <m:t>x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is the derivative of its log-likelihood</w:t>
        </w:r>
      </w:ins>
      <w:ins w:id="383" w:author="PR Preview" w:date="2026-01-01T00:00:00Z">
        <w:r>
          <w:t xml:space="preserve"> </w:t>
        </w:r>
      </w:ins>
      <m:oMath>
        <m:r>
          <m:t>ℓ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with respect to</w:t>
        </w:r>
      </w:ins>
      <w:ins w:id="386" w:author="PR Preview" w:date="2026-01-01T00:00:00Z">
        <w:r>
          <w:t xml:space="preserve"> </w:t>
        </w:r>
      </w:ins>
      <m:oMath>
        <m:r>
          <m:t>μ</m:t>
        </m:r>
      </m:oMath>
      <w:ins w:id="387" w:author="PR Preview" w:date="2026-01-01T00:00:00Z">
        <w:r>
          <w:t xml:space="preserve">.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It equals the deviation of</w:t>
        </w:r>
      </w:ins>
      <w:ins w:id="390" w:author="PR Preview" w:date="2026-01-01T00:00:00Z">
        <w:r>
          <w:t xml:space="preserve"> </w:t>
        </w:r>
      </w:ins>
      <m:oMath>
        <m:r>
          <m:t>x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from the mean</w:t>
        </w:r>
      </w:ins>
      <w:ins w:id="39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394" w:author="PR Preview" w:date="2026-01-01T00:00:00Z">
        <w:r>
          <w:t xml:space="preserve">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divided by the variance</w:t>
        </w:r>
      </w:ins>
      <w:ins w:id="39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9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ins w:id="399" w:author="PR Preview" w:date="2026-01-01T00:00:00Z">
        <w:r>
          <w:rPr>
            <w:i/>
            <w:iCs/>
          </w:rPr>
          <w:t xml:space="preserve">Proof</w:t>
        </w:r>
      </w:ins>
      <w:ins w:id="400" w:author="PR Preview" w:date="2026-01-01T00:00:00Z">
        <w:r>
          <w:t xml:space="preserve">. </w:t>
        </w:r>
      </w:ins>
      <w:ins w:id="401" w:author="PR Preview" w:date="2026-01-01T00:00:00Z">
        <w:r>
          <w:t xml:space="preserve">This is the solution to</w:t>
        </w:r>
      </w:ins>
      <w:ins w:id="402" w:author="PR Preview" w:date="2026-01-01T00:00:00Z">
        <w:r>
          <w:t xml:space="preserve"> </w:t>
        </w:r>
      </w:ins>
      <w:hyperlink w:anchor="exr-exp-score-fn">
        <w:ins w:id="403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404" w:author="PR Preview" w:date="2026-01-01T00:00:00Z">
        <w:r>
          <w:t xml:space="preserve">, worked in</w:t>
        </w:r>
      </w:ins>
      <w:ins w:id="405" w:author="PR Preview" w:date="2026-01-01T00:00:00Z">
        <w:r>
          <w:t xml:space="preserve"> </w:t>
        </w:r>
      </w:ins>
      <w:hyperlink w:anchor="sol-exp-score-fn">
        <w:ins w:id="406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407" w:author="PR Preview" w:date="2026-01-01T00:00:00Z">
        <w:r>
          <w:t xml:space="preserve">.</w:t>
        </w:r>
      </w:ins>
    </w:p>
    <w:p>
      <w:pPr>
        <w:pStyle w:val="BodyText"/>
      </w:pPr>
      <w:ins w:id="408" w:author="PR Preview" w:date="2026-01-01T00:00:00Z">
        <w:r>
          <w:t xml:space="preserve">In all four examples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(</w:t>
        </w:r>
      </w:ins>
      <w:hyperlink w:anchor="thm-bernoulli-score">
        <w:ins w:id="411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412" w:author="PR Preview" w:date="2026-01-01T00:00:00Z">
        <w:r>
          <w:t xml:space="preserve">,</w:t>
        </w:r>
      </w:ins>
      <w:ins w:id="413" w:author="PR Preview" w:date="2026-01-01T00:00:00Z">
        <w:r>
          <w:t xml:space="preserve"> </w:t>
        </w:r>
      </w:ins>
      <w:hyperlink w:anchor="thm-pois-score">
        <w:ins w:id="41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415" w:author="PR Preview" w:date="2026-01-01T00:00:00Z">
        <w:r>
          <w:t xml:space="preserve">,</w:t>
        </w:r>
      </w:ins>
      <w:ins w:id="416" w:author="PR Preview" w:date="2026-01-01T00:00:00Z">
        <w:r>
          <w:t xml:space="preserve"> </w:t>
        </w:r>
      </w:ins>
      <w:hyperlink w:anchor="thm-gauss-score">
        <w:ins w:id="417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418" w:author="PR Preview" w:date="2026-01-01T00:00:00Z">
        <w:r>
          <w:t xml:space="preserve">, and</w:t>
        </w:r>
      </w:ins>
      <w:ins w:id="419" w:author="PR Preview" w:date="2026-01-01T00:00:00Z">
        <w:r>
          <w:t xml:space="preserve"> </w:t>
        </w:r>
      </w:ins>
      <w:hyperlink w:anchor="thm-exp-score">
        <w:ins w:id="42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21" w:author="PR Preview" w:date="2026-01-01T00:00:00Z">
        <w:r>
          <w:t xml:space="preserve">),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the score function with respect to the mean turned out to be: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bookmarkStart w:id="75" w:name="exm-score-equation"/>
    <w:p>
      <w:pPr>
        <w:pStyle w:val="FirstParagraph"/>
      </w:pPr>
      <w:del w:id="424" w:author="PR Preview" w:date="2026-01-01T00:00:00Z">
        <w:r>
          <w:rPr>
            <w:b/>
            <w:bCs/>
          </w:rPr>
          <w:delText xml:space="preserve">Example 4 (Score equation of a Bernoulli sample)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For</w:delText>
        </w:r>
      </w:del>
      <w:del w:id="427" w:author="PR Preview" w:date="2026-01-01T00:00:00Z">
        <w:r>
          <w:delText xml:space="preserve"> </w:delText>
        </w:r>
      </w:del>
      <m:oMath>
        <m:r>
          <m:t>n</m:t>
        </m:r>
      </m:oMath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independent Bernoulli observations with</w:delText>
        </w:r>
      </w:del>
      <w:del w:id="43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successes,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the score is</w:delText>
        </w:r>
      </w:del>
      <w:del w:id="43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(summing</w:delText>
        </w:r>
      </w:del>
      <w:del w:id="438" w:author="PR Preview" w:date="2026-01-01T00:00:00Z">
        <w:r>
          <w:delText xml:space="preserve"> </w:delText>
        </w:r>
      </w:del>
      <w:hyperlink w:anchor="exr-derive-bernoulli-score">
        <w:del w:id="439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over the observations),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so for</w:delText>
        </w:r>
      </w:del>
      <w:del w:id="44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the score equation</w:delText>
        </w:r>
      </w:del>
      <w:del w:id="44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has the single solution</w:delText>
        </w:r>
      </w:del>
      <w:del w:id="45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del w:id="451" w:author="PR Preview" w:date="2026-01-01T00:00:00Z">
        <w:r>
          <w:delText xml:space="preserve">.</w:delText>
        </w:r>
      </w:del>
    </w:p>
    <w:p>
      <w:pPr>
        <w:pStyle w:val="FirstParagraph"/>
      </w:pPr>
      <w:ins w:id="452" w:author="PR Preview" w:date="2026-01-01T00:00:00Z">
        <w:r>
          <w:rPr>
            <w:b/>
            <w:bCs/>
          </w:rPr>
          <w:t xml:space="preserve">Example 4 (Score equation of a Bernoulli sample)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For</w:t>
        </w:r>
      </w:ins>
      <w:ins w:id="455" w:author="PR Preview" w:date="2026-01-01T00:00:00Z">
        <w:r>
          <w:t xml:space="preserve"> </w:t>
        </w:r>
      </w:ins>
      <m:oMath>
        <m:r>
          <m:t>n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independent Bernoulli observations with</w:t>
        </w:r>
      </w:ins>
      <w:ins w:id="45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successes,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the score is</w:t>
        </w:r>
      </w:ins>
      <w:ins w:id="46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(summing</w:t>
        </w:r>
      </w:ins>
      <w:ins w:id="466" w:author="PR Preview" w:date="2026-01-01T00:00:00Z">
        <w:r>
          <w:t xml:space="preserve"> </w:t>
        </w:r>
      </w:ins>
      <w:hyperlink w:anchor="thm-bernoulli-score">
        <w:ins w:id="46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over the observations),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so for</w:t>
        </w:r>
      </w:ins>
      <w:ins w:id="47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the score equation</w:t>
        </w:r>
      </w:ins>
      <w:ins w:id="4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has the single solution</w:t>
        </w:r>
      </w:ins>
      <w:ins w:id="47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ins w:id="479" w:author="PR Preview" w:date="2026-01-01T00:00:00Z">
        <w:r>
          <w:t xml:space="preserve">.</w:t>
        </w:r>
      </w:ins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del w:id="480" w:author="PR Preview" w:date="2026-01-01T00:00:00Z">
        <w:r>
          <w:rPr>
            <w:b/>
            <w:bCs/>
          </w:rPr>
          <w:delText xml:space="preserve">Theorem 6 (Elements of the Hessian matrix)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If</w:delText>
        </w:r>
      </w:del>
      <w:del w:id="48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is a</w:delText>
        </w:r>
      </w:del>
      <w:del w:id="48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vector,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then the Hessian is a</w:delText>
        </w:r>
      </w:del>
      <w:del w:id="49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matrix,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whose</w:delText>
        </w:r>
      </w:del>
      <w:del w:id="496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497" w:author="PR Preview" w:date="2026-01-01T00:00:00Z">
        <w:r>
          <w:delText xml:space="preserve">th entry is:</w:delText>
        </w:r>
      </w:del>
    </w:p>
    <w:p>
      <w:pPr>
        <w:pStyle w:val="BodyText"/>
      </w:pPr>
      <w:ins w:id="498" w:author="PR Preview" w:date="2026-01-01T00:00:00Z">
        <w:r>
          <w:rPr>
            <w:b/>
            <w:bCs/>
          </w:rPr>
          <w:t xml:space="preserve">Theorem 12 (Elements of the Hessian matrix)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If</w:t>
        </w:r>
      </w:ins>
      <w:ins w:id="5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is a</w:t>
        </w:r>
      </w:ins>
      <w:ins w:id="5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vector,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then the Hessian is a</w:t>
        </w:r>
      </w:ins>
      <w:ins w:id="50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matrix,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whose</w:t>
        </w:r>
      </w:ins>
      <w:ins w:id="514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515" w:author="PR Preview" w:date="2026-01-01T00:00:00Z">
        <w:r>
          <w:t xml:space="preserve">th entry is:</w:t>
        </w:r>
      </w:ins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del w:id="516" w:author="PR Preview" w:date="2026-01-01T00:00:00Z">
        <w:r>
          <w:rPr>
            <w:b/>
            <w:bCs/>
          </w:rPr>
          <w:delText xml:space="preserve">Theorem 7 (Hessian is the derivative of the transposed score)</w:delText>
        </w:r>
      </w:del>
    </w:p>
    <w:p>
      <w:pPr>
        <w:pStyle w:val="FirstParagraph"/>
      </w:pPr>
      <w:ins w:id="517" w:author="PR Preview" w:date="2026-01-01T00:00:00Z">
        <w:r>
          <w:rPr>
            <w:b/>
            <w:bCs/>
          </w:rPr>
          <w:t xml:space="preserve">Theorem 13 (Hessian is the derivative of the transposed score)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del w:id="518" w:author="PR Preview" w:date="2026-01-01T00:00:00Z">
        <w:r>
          <w:rPr>
            <w:b/>
            <w:bCs/>
          </w:rPr>
          <w:delText xml:space="preserve">Example 5 (Information for Poisson data)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For</w:delText>
        </w:r>
      </w:del>
      <w:del w:id="5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522" w:author="PR Preview" w:date="2026-01-01T00:00:00Z">
        <w:r>
          <w:delText xml:space="preserve">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one observation’s score is</w:delText>
        </w:r>
      </w:del>
      <w:del w:id="52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(</w:delText>
        </w:r>
      </w:del>
      <w:hyperlink w:anchor="exr-pois-score-fn">
        <w:del w:id="528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529" w:author="PR Preview" w:date="2026-01-01T00:00:00Z">
        <w:r>
          <w:delText xml:space="preserve">),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whose derivative with respect to</w:delText>
        </w:r>
      </w:del>
      <w:del w:id="532" w:author="PR Preview" w:date="2026-01-01T00:00:00Z">
        <w:r>
          <w:delText xml:space="preserve"> </w:delText>
        </w:r>
      </w:del>
      <m:oMath>
        <m:r>
          <m:t>λ</m:t>
        </m:r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is</w:delText>
        </w:r>
      </w:del>
      <w:del w:id="53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536" w:author="PR Preview" w:date="2026-01-01T00:00:00Z">
        <w:r>
          <w:delText xml:space="preserve">.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Summing over the observations (</w:delText>
        </w:r>
      </w:del>
      <w:hyperlink w:anchor="thm-deriv-llik-iid">
        <w:del w:id="539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40" w:author="PR Preview" w:date="2026-01-01T00:00:00Z">
        <w:r>
          <w:delText xml:space="preserve">),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the Hessian is</w:delText>
        </w:r>
      </w:del>
      <w:del w:id="54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544" w:author="PR Preview" w:date="2026-01-01T00:00:00Z">
        <w:r>
          <w:delText xml:space="preserve">, so:</w:delText>
        </w:r>
      </w:del>
    </w:p>
    <w:p>
      <w:pPr>
        <w:pStyle w:val="BodyText"/>
      </w:pPr>
      <w:ins w:id="545" w:author="PR Preview" w:date="2026-01-01T00:00:00Z">
        <w:r>
          <w:rPr>
            <w:b/>
            <w:bCs/>
          </w:rPr>
          <w:t xml:space="preserve">Example 5 (Information for Poisson data)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For</w:t>
        </w:r>
      </w:ins>
      <w:ins w:id="5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549" w:author="PR Preview" w:date="2026-01-01T00:00:00Z">
        <w:r>
          <w:t xml:space="preserve">,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one observation’s score is</w:t>
        </w:r>
      </w:ins>
      <w:ins w:id="55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(</w:t>
        </w:r>
      </w:ins>
      <w:hyperlink w:anchor="thm-pois-score">
        <w:ins w:id="55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556" w:author="PR Preview" w:date="2026-01-01T00:00:00Z">
        <w:r>
          <w:t xml:space="preserve">),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whose derivative with respect to</w:t>
        </w:r>
      </w:ins>
      <w:ins w:id="559" w:author="PR Preview" w:date="2026-01-01T00:00:00Z">
        <w:r>
          <w:t xml:space="preserve"> </w:t>
        </w:r>
      </w:ins>
      <m:oMath>
        <m:r>
          <m:t>λ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is</w:t>
        </w:r>
      </w:ins>
      <w:ins w:id="56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563" w:author="PR Preview" w:date="2026-01-01T00:00:00Z">
        <w:r>
          <w:t xml:space="preserve">.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Summing over the observations (</w:t>
        </w:r>
      </w:ins>
      <w:hyperlink w:anchor="thm-deriv-llik-iid">
        <w:ins w:id="566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567" w:author="PR Preview" w:date="2026-01-01T00:00:00Z">
        <w:r>
          <w:t xml:space="preserve">),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the Hessian is</w:t>
        </w:r>
      </w:ins>
      <w:ins w:id="57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571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ins w:id="572" w:author="PR Preview" w:date="2026-01-01T00:00:00Z">
        <w:r>
          <w:rPr>
            <w:b/>
            <w:bCs/>
          </w:rPr>
          <w:t xml:space="preserve">Lemma 1 (Derivative of a density through its logarithm)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Let</w:t>
        </w:r>
      </w:ins>
      <w:ins w:id="57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be a density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that is positive and differentiable in a scalar parameter</w:t>
        </w:r>
      </w:ins>
      <w:ins w:id="580" w:author="PR Preview" w:date="2026-01-01T00:00:00Z">
        <w:r>
          <w:t xml:space="preserve"> </w:t>
        </w:r>
      </w:ins>
      <m:oMath>
        <m:r>
          <m:t>θ</m:t>
        </m:r>
      </m:oMath>
      <w:ins w:id="581" w:author="PR Preview" w:date="2026-01-01T00:00:00Z">
        <w:r>
          <w:t xml:space="preserve">.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Then its derivative with respect to</w:t>
        </w:r>
      </w:ins>
      <w:ins w:id="584" w:author="PR Preview" w:date="2026-01-01T00:00:00Z">
        <w:r>
          <w:t xml:space="preserve"> </w:t>
        </w:r>
      </w:ins>
      <m:oMath>
        <m:r>
          <m:t>θ</m:t>
        </m:r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is the derivative of its logarithm times the density: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ins w:id="587" w:author="PR Preview" w:date="2026-01-01T00:00:00Z">
        <w:r>
          <w:rPr>
            <w:i/>
            <w:iCs/>
          </w:rPr>
          <w:t xml:space="preserve">Proof</w:t>
        </w:r>
      </w:ins>
      <w:ins w:id="588" w:author="PR Preview" w:date="2026-01-01T00:00:00Z">
        <w:r>
          <w:t xml:space="preserve">. </w:t>
        </w:r>
      </w:ins>
      <w:ins w:id="589" w:author="PR Preview" w:date="2026-01-01T00:00:00Z">
        <w:r>
          <w:t xml:space="preserve">This is the solution to</w:t>
        </w:r>
      </w:ins>
      <w:ins w:id="590" w:author="PR Preview" w:date="2026-01-01T00:00:00Z">
        <w:r>
          <w:t xml:space="preserve"> </w:t>
        </w:r>
      </w:ins>
      <w:hyperlink w:anchor="exr-deriv-log-density">
        <w:ins w:id="591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592" w:author="PR Preview" w:date="2026-01-01T00:00:00Z">
        <w:r>
          <w:t xml:space="preserve">, worked in</w:t>
        </w:r>
      </w:ins>
      <w:ins w:id="593" w:author="PR Preview" w:date="2026-01-01T00:00:00Z">
        <w:r>
          <w:t xml:space="preserve"> </w:t>
        </w:r>
      </w:ins>
      <w:hyperlink w:anchor="sol-deriv-log-density">
        <w:ins w:id="594" w:author="PR Preview" w:date="2026-01-01T00:00:00Z">
          <w:r>
            <w:rPr>
              <w:rStyle w:val="Hyperlink"/>
            </w:rPr>
            <w:t xml:space="preserve">Solution 14</w:t>
          </w:r>
        </w:ins>
      </w:hyperlink>
      <w:ins w:id="595" w:author="PR Preview" w:date="2026-01-01T00:00:00Z">
        <w:r>
          <w:t xml:space="preserve">.</w:t>
        </w:r>
      </w:ins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7"/>
    <w:bookmarkStart w:id="98" w:name="sol-score-mean-zero"/>
    <w:p>
      <w:pPr>
        <w:pStyle w:val="BodyText"/>
      </w:pPr>
      <w:del w:id="596" w:author="PR Preview" w:date="2026-01-01T00:00:00Z">
        <w:r>
          <w:rPr>
            <w:i/>
            <w:iCs/>
          </w:rPr>
          <w:delText xml:space="preserve">Solution 15</w:delText>
        </w:r>
      </w:del>
      <w:del w:id="597" w:author="PR Preview" w:date="2026-01-01T00:00:00Z">
        <w:r>
          <w:delText xml:space="preserve">. </w:delText>
        </w:r>
      </w:del>
      <w:del w:id="598" w:author="PR Preview" w:date="2026-01-01T00:00:00Z">
        <w:r>
          <w:delText xml:space="preserve">The step that rewrites the derivative of</w:delText>
        </w:r>
      </w:del>
      <w:del w:id="59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uses</w:delText>
        </w:r>
      </w:del>
      <w:del w:id="602" w:author="PR Preview" w:date="2026-01-01T00:00:00Z">
        <w:r>
          <w:delText xml:space="preserve"> </w:delText>
        </w:r>
      </w:del>
      <w:hyperlink w:anchor="exr-deriv-log-density">
        <w:del w:id="603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60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p>
      <w:pPr>
        <w:pStyle w:val="BodyText"/>
      </w:pPr>
      <w:ins w:id="605" w:author="PR Preview" w:date="2026-01-01T00:00:00Z">
        <w:r>
          <w:rPr>
            <w:i/>
            <w:iCs/>
          </w:rPr>
          <w:t xml:space="preserve">Solution 15</w:t>
        </w:r>
      </w:ins>
      <w:ins w:id="606" w:author="PR Preview" w:date="2026-01-01T00:00:00Z">
        <w:r>
          <w:t xml:space="preserve">. </w:t>
        </w:r>
      </w:ins>
      <w:ins w:id="607" w:author="PR Preview" w:date="2026-01-01T00:00:00Z">
        <w:r>
          <w:t xml:space="preserve">The step that rewrites the derivative of</w:t>
        </w:r>
      </w:ins>
      <w:ins w:id="60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uses</w:t>
        </w:r>
      </w:ins>
      <w:ins w:id="611" w:author="PR Preview" w:date="2026-01-01T00:00:00Z">
        <w:r>
          <w:t xml:space="preserve"> </w:t>
        </w:r>
      </w:ins>
      <w:hyperlink w:anchor="lem-deriv-log-density">
        <w:ins w:id="612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61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ins w:id="614" w:author="PR Preview" w:date="2026-01-01T00:00:00Z">
        <w:r>
          <w:rPr>
            <w:b/>
            <w:bCs/>
          </w:rPr>
          <w:t xml:space="preserve">Theorem 14 (Mean of the score)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Let</w:t>
        </w:r>
      </w:ins>
      <w:ins w:id="6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be a continuous random vector with density</w:t>
        </w:r>
      </w:ins>
      <w:ins w:id="62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for a scalar parameter</w:t>
        </w:r>
      </w:ins>
      <w:ins w:id="623" w:author="PR Preview" w:date="2026-01-01T00:00:00Z">
        <w:r>
          <w:t xml:space="preserve"> </w:t>
        </w:r>
      </w:ins>
      <m:oMath>
        <m:r>
          <m:t>θ</m:t>
        </m:r>
      </m:oMath>
      <w:ins w:id="624" w:author="PR Preview" w:date="2026-01-01T00:00:00Z">
        <w:r>
          <w:t xml:space="preserve">.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Suppose the set of possible data values does not depend on</w:t>
        </w:r>
      </w:ins>
      <w:ins w:id="627" w:author="PR Preview" w:date="2026-01-01T00:00:00Z">
        <w:r>
          <w:t xml:space="preserve"> </w:t>
        </w:r>
      </w:ins>
      <m:oMath>
        <m:r>
          <m:t>θ</m:t>
        </m:r>
      </m:oMath>
      <w:ins w:id="628" w:author="PR Preview" w:date="2026-01-01T00:00:00Z">
        <w:r>
          <w:t xml:space="preserve">,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and the order of differentiation with respect to</w:t>
        </w:r>
      </w:ins>
      <w:ins w:id="631" w:author="PR Preview" w:date="2026-01-01T00:00:00Z">
        <w:r>
          <w:t xml:space="preserve"> </w:t>
        </w:r>
      </w:ins>
      <m:oMath>
        <m:r>
          <m:t>θ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and integration over the data can be exchanged.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Then the</w:t>
        </w:r>
      </w:ins>
      <w:ins w:id="636" w:author="PR Preview" w:date="2026-01-01T00:00:00Z">
        <w:r>
          <w:t xml:space="preserve"> </w:t>
        </w:r>
      </w:ins>
      <w:hyperlink w:anchor="def-score">
        <w:ins w:id="637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63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39" w:author="PR Preview" w:date="2026-01-01T00:00:00Z">
        <w:r>
          <w:t xml:space="preserve">,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the derivative of the log-likelihood with respect to</w:t>
        </w:r>
      </w:ins>
      <w:ins w:id="642" w:author="PR Preview" w:date="2026-01-01T00:00:00Z">
        <w:r>
          <w:t xml:space="preserve"> </w:t>
        </w:r>
      </w:ins>
      <m:oMath>
        <m:r>
          <m:t>θ</m:t>
        </m:r>
      </m:oMath>
      <w:ins w:id="643" w:author="PR Preview" w:date="2026-01-01T00:00:00Z">
        <w:r>
          <w:t xml:space="preserve">,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has expectation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ins w:id="646" w:author="PR Preview" w:date="2026-01-01T00:00:00Z">
        <w:r>
          <w:rPr>
            <w:i/>
            <w:iCs/>
          </w:rPr>
          <w:t xml:space="preserve">Proof</w:t>
        </w:r>
      </w:ins>
      <w:ins w:id="647" w:author="PR Preview" w:date="2026-01-01T00:00:00Z">
        <w:r>
          <w:t xml:space="preserve">. </w:t>
        </w:r>
      </w:ins>
      <w:ins w:id="648" w:author="PR Preview" w:date="2026-01-01T00:00:00Z">
        <w:r>
          <w:t xml:space="preserve">This is the solution to</w:t>
        </w:r>
      </w:ins>
      <w:ins w:id="649" w:author="PR Preview" w:date="2026-01-01T00:00:00Z">
        <w:r>
          <w:t xml:space="preserve"> </w:t>
        </w:r>
      </w:ins>
      <w:hyperlink w:anchor="exr-score-mean-zero">
        <w:ins w:id="650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651" w:author="PR Preview" w:date="2026-01-01T00:00:00Z">
        <w:r>
          <w:t xml:space="preserve">, worked in</w:t>
        </w:r>
      </w:ins>
      <w:ins w:id="652" w:author="PR Preview" w:date="2026-01-01T00:00:00Z">
        <w:r>
          <w:t xml:space="preserve"> </w:t>
        </w:r>
      </w:ins>
      <w:hyperlink w:anchor="sol-score-mean-zero">
        <w:ins w:id="653" w:author="PR Preview" w:date="2026-01-01T00:00:00Z">
          <w:r>
            <w:rPr>
              <w:rStyle w:val="Hyperlink"/>
            </w:rPr>
            <w:t xml:space="preserve">Solution 15</w:t>
          </w:r>
        </w:ins>
      </w:hyperlink>
      <w:ins w:id="654" w:author="PR Preview" w:date="2026-01-01T00:00:00Z">
        <w:r>
          <w:t xml:space="preserve">.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It builds on</w:t>
        </w:r>
      </w:ins>
      <w:ins w:id="657" w:author="PR Preview" w:date="2026-01-01T00:00:00Z">
        <w:r>
          <w:t xml:space="preserve"> </w:t>
        </w:r>
      </w:ins>
      <w:hyperlink w:anchor="lem-deriv-log-density">
        <w:ins w:id="658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659" w:author="PR Preview" w:date="2026-01-01T00:00:00Z">
        <w:r>
          <w:t xml:space="preserve">.</w:t>
        </w:r>
      </w:ins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del w:id="660" w:author="PR Preview" w:date="2026-01-01T00:00:00Z">
        <w:r>
          <w:rPr>
            <w:i/>
            <w:iCs/>
          </w:rPr>
          <w:delText xml:space="preserve">Solution 16</w:delText>
        </w:r>
      </w:del>
      <w:del w:id="661" w:author="PR Preview" w:date="2026-01-01T00:00:00Z">
        <w:r>
          <w:delText xml:space="preserve">. </w:delText>
        </w:r>
      </w:del>
      <w:del w:id="662" w:author="PR Preview" w:date="2026-01-01T00:00:00Z">
        <w:r>
          <w:delText xml:space="preserve">By</w:delText>
        </w:r>
      </w:del>
      <w:del w:id="663" w:author="PR Preview" w:date="2026-01-01T00:00:00Z">
        <w:r>
          <w:delText xml:space="preserve"> </w:delText>
        </w:r>
      </w:del>
      <w:hyperlink w:anchor="exr-score-mean-zero">
        <w:del w:id="664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665" w:author="PR Preview" w:date="2026-01-01T00:00:00Z">
        <w:r>
          <w:delText xml:space="preserve">,</w:delText>
        </w:r>
      </w:del>
      <w:del w:id="66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for every</w:delText>
        </w:r>
      </w:del>
      <w:del w:id="669" w:author="PR Preview" w:date="2026-01-01T00:00:00Z">
        <w:r>
          <w:delText xml:space="preserve"> </w:delText>
        </w:r>
      </w:del>
      <m:oMath>
        <m:r>
          <m:t>θ</m:t>
        </m:r>
      </m:oMath>
      <w:del w:id="670" w:author="PR Preview" w:date="2026-01-01T00:00:00Z">
        <w:r>
          <w:delText xml:space="preserve">.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Differentiate this identity with respect to</w:delText>
        </w:r>
      </w:del>
      <w:del w:id="673" w:author="PR Preview" w:date="2026-01-01T00:00:00Z">
        <w:r>
          <w:delText xml:space="preserve"> </w:delText>
        </w:r>
      </w:del>
      <m:oMath>
        <m:r>
          <m:t>θ</m:t>
        </m:r>
      </m:oMath>
      <w:del w:id="674" w:author="PR Preview" w:date="2026-01-01T00:00:00Z">
        <w:r>
          <w:delText xml:space="preserve">;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the step that substitutes for</w:delText>
        </w:r>
      </w:del>
      <w:del w:id="67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uses</w:delText>
        </w:r>
      </w:del>
      <w:del w:id="680" w:author="PR Preview" w:date="2026-01-01T00:00:00Z">
        <w:r>
          <w:delText xml:space="preserve"> </w:delText>
        </w:r>
      </w:del>
      <w:hyperlink w:anchor="exr-deriv-log-density">
        <w:del w:id="681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682" w:author="PR Preview" w:date="2026-01-01T00:00:00Z">
        <w:r>
          <w:delText xml:space="preserve">:</w:delText>
        </w:r>
      </w:del>
    </w:p>
    <w:p>
      <w:pPr>
        <w:pStyle w:val="BodyText"/>
      </w:pPr>
      <w:ins w:id="683" w:author="PR Preview" w:date="2026-01-01T00:00:00Z">
        <w:r>
          <w:rPr>
            <w:i/>
            <w:iCs/>
          </w:rPr>
          <w:t xml:space="preserve">Solution 16</w:t>
        </w:r>
      </w:ins>
      <w:ins w:id="684" w:author="PR Preview" w:date="2026-01-01T00:00:00Z">
        <w:r>
          <w:t xml:space="preserve">. </w:t>
        </w:r>
      </w:ins>
      <w:ins w:id="685" w:author="PR Preview" w:date="2026-01-01T00:00:00Z">
        <w:r>
          <w:t xml:space="preserve">By</w:t>
        </w:r>
      </w:ins>
      <w:ins w:id="686" w:author="PR Preview" w:date="2026-01-01T00:00:00Z">
        <w:r>
          <w:t xml:space="preserve"> </w:t>
        </w:r>
      </w:ins>
      <w:hyperlink w:anchor="thm-score-mean-zero">
        <w:ins w:id="687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688" w:author="PR Preview" w:date="2026-01-01T00:00:00Z">
        <w:r>
          <w:t xml:space="preserve">,</w:t>
        </w:r>
      </w:ins>
      <w:ins w:id="68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for every</w:t>
        </w:r>
      </w:ins>
      <w:ins w:id="692" w:author="PR Preview" w:date="2026-01-01T00:00:00Z">
        <w:r>
          <w:t xml:space="preserve"> </w:t>
        </w:r>
      </w:ins>
      <m:oMath>
        <m:r>
          <m:t>θ</m:t>
        </m:r>
      </m:oMath>
      <w:ins w:id="693" w:author="PR Preview" w:date="2026-01-01T00:00:00Z">
        <w:r>
          <w:t xml:space="preserve">.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Differentiate this identity with respect to</w:t>
        </w:r>
      </w:ins>
      <w:ins w:id="696" w:author="PR Preview" w:date="2026-01-01T00:00:00Z">
        <w:r>
          <w:t xml:space="preserve"> </w:t>
        </w:r>
      </w:ins>
      <m:oMath>
        <m:r>
          <m:t>θ</m:t>
        </m:r>
      </m:oMath>
      <w:ins w:id="697" w:author="PR Preview" w:date="2026-01-01T00:00:00Z">
        <w:r>
          <w:t xml:space="preserve">;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the step that substitutes for</w:t>
        </w:r>
      </w:ins>
      <w:ins w:id="70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uses</w:t>
        </w:r>
      </w:ins>
      <w:ins w:id="703" w:author="PR Preview" w:date="2026-01-01T00:00:00Z">
        <w:r>
          <w:t xml:space="preserve"> </w:t>
        </w:r>
      </w:ins>
      <w:hyperlink w:anchor="lem-deriv-log-density">
        <w:ins w:id="70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70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del w:id="706" w:author="PR Preview" w:date="2026-01-01T00:00:00Z">
        <w:r>
          <w:rPr>
            <w:b/>
            <w:bCs/>
          </w:rPr>
          <w:delText xml:space="preserve">Theorem 8 (Mean and variance of the score)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Suppose the set of possible data values does not depend on</w:delText>
        </w:r>
      </w:del>
      <w:del w:id="7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710" w:author="PR Preview" w:date="2026-01-01T00:00:00Z">
        <w:r>
          <w:delText xml:space="preserve">,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and the order of differentiation with respect to</w:delText>
        </w:r>
      </w:del>
      <w:del w:id="71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and integration over the data can be exchanged.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Then the score has mean zero,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and its variance is the expected information:</w:delText>
        </w:r>
      </w:del>
    </w:p>
    <w:p>
      <w:pPr>
        <w:pStyle w:val="FirstParagraph"/>
      </w:pPr>
      <w:ins w:id="720" w:author="PR Preview" w:date="2026-01-01T00:00:00Z">
        <w:r>
          <w:rPr>
            <w:b/>
            <w:bCs/>
          </w:rPr>
          <w:t xml:space="preserve">Theorem 15 (Second moment of the score)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Under the assumptions of</w:t>
        </w:r>
      </w:ins>
      <w:ins w:id="723" w:author="PR Preview" w:date="2026-01-01T00:00:00Z">
        <w:r>
          <w:t xml:space="preserve"> </w:t>
        </w:r>
      </w:ins>
      <w:hyperlink w:anchor="thm-score-mean-zero">
        <w:ins w:id="72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725" w:author="PR Preview" w:date="2026-01-01T00:00:00Z">
        <w:r>
          <w:t xml:space="preserve">,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the second moment</w:t>
        </w:r>
      </w:ins>
      <w:ins w:id="72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of the</w:t>
        </w:r>
      </w:ins>
      <w:ins w:id="731" w:author="PR Preview" w:date="2026-01-01T00:00:00Z">
        <w:r>
          <w:t xml:space="preserve"> </w:t>
        </w:r>
      </w:ins>
      <w:hyperlink w:anchor="def-score">
        <w:ins w:id="732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733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is the</w:t>
        </w:r>
      </w:ins>
      <w:ins w:id="736" w:author="PR Preview" w:date="2026-01-01T00:00:00Z">
        <w:r>
          <w:t xml:space="preserve"> </w:t>
        </w:r>
      </w:ins>
      <w:hyperlink w:anchor="def-einf">
        <w:ins w:id="737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7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739" w:author="PR Preview" w:date="2026-01-01T00:00:00Z">
        <w:r>
          <w:t xml:space="preserve">,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the expected negative second derivative of the log-likelihood: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ins w:id="742" w:author="PR Preview" w:date="2026-01-01T00:00:00Z">
        <w:r>
          <w:rPr>
            <w:i/>
            <w:iCs/>
          </w:rPr>
          <w:t xml:space="preserve">Proof</w:t>
        </w:r>
      </w:ins>
      <w:ins w:id="743" w:author="PR Preview" w:date="2026-01-01T00:00:00Z">
        <w:r>
          <w:t xml:space="preserve">. </w:t>
        </w:r>
      </w:ins>
      <w:ins w:id="744" w:author="PR Preview" w:date="2026-01-01T00:00:00Z">
        <w:r>
          <w:t xml:space="preserve">This is the solution to</w:t>
        </w:r>
      </w:ins>
      <w:ins w:id="745" w:author="PR Preview" w:date="2026-01-01T00:00:00Z">
        <w:r>
          <w:t xml:space="preserve"> </w:t>
        </w:r>
      </w:ins>
      <w:hyperlink w:anchor="exr-score-second-moment">
        <w:ins w:id="746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747" w:author="PR Preview" w:date="2026-01-01T00:00:00Z">
        <w:r>
          <w:t xml:space="preserve">, worked in</w:t>
        </w:r>
      </w:ins>
      <w:ins w:id="748" w:author="PR Preview" w:date="2026-01-01T00:00:00Z">
        <w:r>
          <w:t xml:space="preserve"> </w:t>
        </w:r>
      </w:ins>
      <w:hyperlink w:anchor="sol-score-second-moment">
        <w:ins w:id="749" w:author="PR Preview" w:date="2026-01-01T00:00:00Z">
          <w:r>
            <w:rPr>
              <w:rStyle w:val="Hyperlink"/>
            </w:rPr>
            <w:t xml:space="preserve">Solution 16</w:t>
          </w:r>
        </w:ins>
      </w:hyperlink>
      <w:ins w:id="750" w:author="PR Preview" w:date="2026-01-01T00:00:00Z">
        <w:r>
          <w:t xml:space="preserve">.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It builds on</w:t>
        </w:r>
      </w:ins>
      <w:ins w:id="753" w:author="PR Preview" w:date="2026-01-01T00:00:00Z">
        <w:r>
          <w:t xml:space="preserve"> </w:t>
        </w:r>
      </w:ins>
      <w:hyperlink w:anchor="thm-score-mean-zero">
        <w:ins w:id="75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and</w:t>
        </w:r>
      </w:ins>
      <w:ins w:id="757" w:author="PR Preview" w:date="2026-01-01T00:00:00Z">
        <w:r>
          <w:t xml:space="preserve"> </w:t>
        </w:r>
      </w:ins>
      <w:hyperlink w:anchor="lem-deriv-log-density">
        <w:ins w:id="758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759" w:author="PR Preview" w:date="2026-01-01T00:00:00Z">
        <w:r>
          <w:t xml:space="preserve">.</w:t>
        </w:r>
      </w:ins>
    </w:p>
    <w:bookmarkStart w:id="105" w:name="thm-information-equality"/>
    <w:p>
      <w:pPr>
        <w:pStyle w:val="BodyText"/>
      </w:pPr>
      <w:ins w:id="760" w:author="PR Preview" w:date="2026-01-01T00:00:00Z">
        <w:r>
          <w:rPr>
            <w:b/>
            <w:bCs/>
          </w:rPr>
          <w:t xml:space="preserve">Theorem 16 (Mean and variance of the score)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Suppose the set of possible data values does not depend on</w:t>
        </w:r>
      </w:ins>
      <w:ins w:id="7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764" w:author="PR Preview" w:date="2026-01-01T00:00:00Z">
        <w:r>
          <w:t xml:space="preserve">,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and the order of differentiation with respect to</w:t>
        </w:r>
      </w:ins>
      <w:ins w:id="7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and integration over the data can be exchanged.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Then the score has mean zero,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and its variance is the expected information:</w:t>
        </w:r>
      </w:ins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del w:id="774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is the solution to</w:delText>
        </w:r>
      </w:del>
      <w:del w:id="777" w:author="PR Preview" w:date="2026-01-01T00:00:00Z">
        <w:r>
          <w:delText xml:space="preserve"> </w:delText>
        </w:r>
      </w:del>
      <w:hyperlink w:anchor="exr-score-mean-zero">
        <w:del w:id="778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779" w:author="PR Preview" w:date="2026-01-01T00:00:00Z">
        <w:r>
          <w:delText xml:space="preserve">.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For</w:delText>
        </w:r>
      </w:del>
      <w:del w:id="782" w:author="PR Preview" w:date="2026-01-01T00:00:00Z">
        <w:r>
          <w:delText xml:space="preserve"> </w:delText>
        </w:r>
      </w:del>
      <w:hyperlink w:anchor="eq-information-equality">
        <w:del w:id="783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784" w:author="PR Preview" w:date="2026-01-01T00:00:00Z">
        <w:r>
          <w:delText xml:space="preserve">,</w:delText>
        </w:r>
      </w:del>
      <w:del w:id="785" w:author="PR Preview" w:date="2026-01-01T00:00:00Z">
        <w:r>
          <w:delText xml:space="preserve"> </w:delText>
        </w:r>
      </w:del>
      <w:hyperlink w:anchor="exr-score-second-moment">
        <w:del w:id="786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gives</w:delText>
        </w:r>
      </w:del>
      <w:del w:id="7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790" w:author="PR Preview" w:date="2026-01-01T00:00:00Z">
        <w:r>
          <w:delText xml:space="preserve">,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and because</w:delText>
        </w:r>
      </w:del>
      <w:del w:id="79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794" w:author="PR Preview" w:date="2026-01-01T00:00:00Z">
        <w:r>
          <w:delText xml:space="preserve">,</w:delText>
        </w:r>
      </w:del>
    </w:p>
    <w:p>
      <w:pPr>
        <w:pStyle w:val="BodyText"/>
      </w:pPr>
      <w:hyperlink w:anchor="eq-score-mean-zero">
        <w:ins w:id="795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follows from</w:t>
        </w:r>
      </w:ins>
      <w:ins w:id="798" w:author="PR Preview" w:date="2026-01-01T00:00:00Z">
        <w:r>
          <w:t xml:space="preserve"> </w:t>
        </w:r>
      </w:ins>
      <w:hyperlink w:anchor="thm-score-mean-zero">
        <w:ins w:id="799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800" w:author="PR Preview" w:date="2026-01-01T00:00:00Z">
        <w:r>
          <w:t xml:space="preserve">.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For</w:t>
        </w:r>
      </w:ins>
      <w:ins w:id="803" w:author="PR Preview" w:date="2026-01-01T00:00:00Z">
        <w:r>
          <w:t xml:space="preserve"> </w:t>
        </w:r>
      </w:ins>
      <w:hyperlink w:anchor="eq-information-equality">
        <w:ins w:id="804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805" w:author="PR Preview" w:date="2026-01-01T00:00:00Z">
        <w:r>
          <w:t xml:space="preserve">,</w:t>
        </w:r>
      </w:ins>
      <w:ins w:id="806" w:author="PR Preview" w:date="2026-01-01T00:00:00Z">
        <w:r>
          <w:t xml:space="preserve"> </w:t>
        </w:r>
      </w:ins>
      <w:hyperlink w:anchor="thm-score-second-moment">
        <w:ins w:id="807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gives</w:t>
        </w:r>
      </w:ins>
      <w:ins w:id="8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811" w:author="PR Preview" w:date="2026-01-01T00:00:00Z">
        <w:r>
          <w:t xml:space="preserve">,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and because</w:t>
        </w:r>
      </w:ins>
      <w:ins w:id="81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81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del w:id="816" w:author="PR Preview" w:date="2026-01-01T00:00:00Z">
        <w:r>
          <w:rPr>
            <w:b/>
            <w:bCs/>
          </w:rPr>
          <w:delText xml:space="preserve">Theorem 9 (Central limit theorem for MLEs)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For</w:delText>
        </w:r>
      </w:del>
      <w:del w:id="819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data from a correctly specified model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satisfying regularity conditions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(including those of</w:delText>
        </w:r>
      </w:del>
      <w:del w:id="826" w:author="PR Preview" w:date="2026-01-01T00:00:00Z">
        <w:r>
          <w:delText xml:space="preserve"> </w:delText>
        </w:r>
      </w:del>
      <w:hyperlink w:anchor="thm-information-equality">
        <w:del w:id="827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828" w:author="PR Preview" w:date="2026-01-01T00:00:00Z">
        <w:r>
          <w:delText xml:space="preserve">,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an identifiable parameter,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a true parameter value in the interior of the parameter space,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and a positive definite information matrix),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 consistent solution</w:delText>
        </w:r>
      </w:del>
      <w:del w:id="83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of the</w:delText>
        </w:r>
      </w:del>
      <w:del w:id="840" w:author="PR Preview" w:date="2026-01-01T00:00:00Z">
        <w:r>
          <w:delText xml:space="preserve"> </w:delText>
        </w:r>
      </w:del>
      <w:hyperlink w:anchor="def-score-equation">
        <w:del w:id="841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exists,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and for large</w:delText>
        </w:r>
      </w:del>
      <w:del w:id="846" w:author="PR Preview" w:date="2026-01-01T00:00:00Z">
        <w:r>
          <w:delText xml:space="preserve"> </w:delText>
        </w:r>
      </w:del>
      <m:oMath>
        <m:r>
          <m:t>n</m:t>
        </m:r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it has approximately a Gaussian distribution,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centered at the true parameter value</w:delText>
        </w:r>
      </w:del>
      <w:del w:id="85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852" w:author="PR Preview" w:date="2026-01-01T00:00:00Z">
        <w:r>
          <w:delText xml:space="preserve">,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with covariance matrix equal to the inverse of the expected information:</w:delText>
        </w:r>
      </w:del>
    </w:p>
    <w:p>
      <w:pPr>
        <w:pStyle w:val="FirstParagraph"/>
      </w:pPr>
      <w:ins w:id="855" w:author="PR Preview" w:date="2026-01-01T00:00:00Z">
        <w:r>
          <w:rPr>
            <w:b/>
            <w:bCs/>
          </w:rPr>
          <w:t xml:space="preserve">Theorem 17 (Central limit theorem for MLEs)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For</w:t>
        </w:r>
      </w:ins>
      <w:ins w:id="858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data from a correctly specified model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satisfying regularity conditions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(including those of</w:t>
        </w:r>
      </w:ins>
      <w:ins w:id="865" w:author="PR Preview" w:date="2026-01-01T00:00:00Z">
        <w:r>
          <w:t xml:space="preserve"> </w:t>
        </w:r>
      </w:ins>
      <w:hyperlink w:anchor="thm-information-equality">
        <w:ins w:id="866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867" w:author="PR Preview" w:date="2026-01-01T00:00:00Z">
        <w:r>
          <w:t xml:space="preserve">,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an identifiable parameter,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a true parameter value in the interior of the parameter space,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and a positive definite information matrix),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a consistent solution</w:t>
        </w:r>
      </w:ins>
      <w:ins w:id="87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of the</w:t>
        </w:r>
      </w:ins>
      <w:ins w:id="879" w:author="PR Preview" w:date="2026-01-01T00:00:00Z">
        <w:r>
          <w:t xml:space="preserve"> </w:t>
        </w:r>
      </w:ins>
      <w:hyperlink w:anchor="def-score-equation">
        <w:ins w:id="880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exists,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and for large</w:t>
        </w:r>
      </w:ins>
      <w:ins w:id="885" w:author="PR Preview" w:date="2026-01-01T00:00:00Z">
        <w:r>
          <w:t xml:space="preserve"> </w:t>
        </w:r>
      </w:ins>
      <m:oMath>
        <m:r>
          <m:t>n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it has approximately a Gaussian distribution,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centered at the true parameter value</w:t>
        </w:r>
      </w:ins>
      <w:ins w:id="8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891" w:author="PR Preview" w:date="2026-01-01T00:00:00Z">
        <w:r>
          <w:t xml:space="preserve">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with covariance matrix equal to the inverse of the expected information:</w:t>
        </w:r>
      </w:ins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del w:id="894" w:author="PR Preview" w:date="2026-01-01T00:00:00Z">
        <w:r>
          <w:rPr>
            <w:b/>
            <w:bCs/>
          </w:rPr>
          <w:delText xml:space="preserve">Example 8 (Approximate distribution of the Poisson MLE)</w:delText>
        </w:r>
      </w:del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For</w:delText>
        </w:r>
      </w:del>
      <w:del w:id="89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898" w:author="PR Preview" w:date="2026-01-01T00:00:00Z">
        <w:r>
          <w:delText xml:space="preserve">,</w:delText>
        </w:r>
      </w:del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setting the score</w:delText>
        </w:r>
      </w:del>
      <w:del w:id="90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(</w:delText>
        </w:r>
      </w:del>
      <w:hyperlink w:anchor="exm-information-equality">
        <w:del w:id="904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905" w:author="PR Preview" w:date="2026-01-01T00:00:00Z">
        <w:r>
          <w:delText xml:space="preserve">)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to zero gives</w:delText>
        </w:r>
      </w:del>
      <w:del w:id="90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909" w:author="PR Preview" w:date="2026-01-01T00:00:00Z">
        <w:r>
          <w:delText xml:space="preserve">,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and</w:delText>
        </w:r>
      </w:del>
      <w:del w:id="9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(</w:delText>
        </w:r>
      </w:del>
      <w:hyperlink w:anchor="exm-information-poisson">
        <w:del w:id="915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916" w:author="PR Preview" w:date="2026-01-01T00:00:00Z">
        <w:r>
          <w:delText xml:space="preserve">),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so</w:delText>
        </w:r>
      </w:del>
      <w:del w:id="919" w:author="PR Preview" w:date="2026-01-01T00:00:00Z">
        <w:r>
          <w:delText xml:space="preserve"> </w:delText>
        </w:r>
      </w:del>
      <w:hyperlink w:anchor="thm-dist-mle">
        <w:del w:id="92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says that for large</w:delText>
        </w:r>
      </w:del>
      <w:del w:id="923" w:author="PR Preview" w:date="2026-01-01T00:00:00Z">
        <w:r>
          <w:delText xml:space="preserve"> </w:delText>
        </w:r>
      </w:del>
      <m:oMath>
        <m:r>
          <m:t>n</m:t>
        </m:r>
      </m:oMath>
      <w:del w:id="924" w:author="PR Preview" w:date="2026-01-01T00:00:00Z">
        <w:r>
          <w:delText xml:space="preserve">:</w:delText>
        </w:r>
      </w:del>
    </w:p>
    <w:p>
      <w:pPr>
        <w:pStyle w:val="BodyText"/>
      </w:pPr>
      <w:ins w:id="925" w:author="PR Preview" w:date="2026-01-01T00:00:00Z">
        <w:r>
          <w:rPr>
            <w:b/>
            <w:bCs/>
          </w:rPr>
          <w:t xml:space="preserve">Example 8 (Approximate distribution of the Poisson MLE)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For</w:t>
        </w:r>
      </w:ins>
      <w:ins w:id="92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929" w:author="PR Preview" w:date="2026-01-01T00:00:00Z">
        <w:r>
          <w:t xml:space="preserve">,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setting the score</w:t>
        </w:r>
      </w:ins>
      <w:ins w:id="93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(</w:t>
        </w:r>
      </w:ins>
      <w:hyperlink w:anchor="exm-information-equality">
        <w:ins w:id="935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936" w:author="PR Preview" w:date="2026-01-01T00:00:00Z">
        <w:r>
          <w:t xml:space="preserve">)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to zero gives</w:t>
        </w:r>
      </w:ins>
      <w:ins w:id="93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940" w:author="PR Preview" w:date="2026-01-01T00:00:00Z">
        <w:r>
          <w:t xml:space="preserve">,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and</w:t>
        </w:r>
      </w:ins>
      <w:ins w:id="9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(</w:t>
        </w:r>
      </w:ins>
      <w:hyperlink w:anchor="exm-information-poisson">
        <w:ins w:id="946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947" w:author="PR Preview" w:date="2026-01-01T00:00:00Z">
        <w:r>
          <w:t xml:space="preserve">),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so</w:t>
        </w:r>
      </w:ins>
      <w:ins w:id="950" w:author="PR Preview" w:date="2026-01-01T00:00:00Z">
        <w:r>
          <w:t xml:space="preserve"> </w:t>
        </w:r>
      </w:ins>
      <w:hyperlink w:anchor="thm-dist-mle">
        <w:ins w:id="95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says that for large</w:t>
        </w:r>
      </w:ins>
      <w:ins w:id="954" w:author="PR Preview" w:date="2026-01-01T00:00:00Z">
        <w:r>
          <w:t xml:space="preserve"> </w:t>
        </w:r>
      </w:ins>
      <m:oMath>
        <m:r>
          <m:t>n</m:t>
        </m:r>
      </m:oMath>
      <w:ins w:id="9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del w:id="95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involves the unknown</w:delText>
        </w:r>
      </w:del>
      <w:del w:id="95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960" w:author="PR Preview" w:date="2026-01-01T00:00:00Z">
        <w:r>
          <w:delText xml:space="preserve">,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so to use it we estimate</w:delText>
        </w:r>
      </w:del>
      <w:del w:id="9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964" w:author="PR Preview" w:date="2026-01-01T00:00:00Z">
        <w:r>
          <w:delText xml:space="preserve">,</w:delText>
        </w:r>
      </w:del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by either the expected information at the MLE,</w:delText>
        </w:r>
      </w:del>
      <w:del w:id="96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968" w:author="PR Preview" w:date="2026-01-01T00:00:00Z">
        <w:r>
          <w:delText xml:space="preserve">,</w:delText>
        </w:r>
      </w:del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or the observed information at the MLE,</w:delText>
        </w:r>
      </w:del>
      <w:del w:id="97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972" w:author="PR Preview" w:date="2026-01-01T00:00:00Z">
        <w:r>
          <w:delText xml:space="preserve">.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Either way, the estimated standard error of the</w:delText>
        </w:r>
      </w:del>
      <w:del w:id="975" w:author="PR Preview" w:date="2026-01-01T00:00:00Z">
        <w:r>
          <w:delText xml:space="preserve"> </w:delText>
        </w:r>
      </w:del>
      <m:oMath>
        <m:r>
          <m:t>k</m:t>
        </m:r>
      </m:oMath>
      <w:del w:id="976" w:author="PR Preview" w:date="2026-01-01T00:00:00Z">
        <w:r>
          <w:delText xml:space="preserve">th entry of</w:delText>
        </w:r>
      </w:del>
      <w:del w:id="97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is:</w:delText>
        </w:r>
      </w:del>
    </w:p>
    <w:p>
      <w:pPr>
        <w:pStyle w:val="BodyText"/>
      </w:pPr>
      <w:hyperlink w:anchor="thm-dist-mle">
        <w:ins w:id="980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involves the unknown</w:t>
        </w:r>
      </w:ins>
      <w:ins w:id="9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984" w:author="PR Preview" w:date="2026-01-01T00:00:00Z">
        <w:r>
          <w:t xml:space="preserve">,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so to use it we estimate</w:t>
        </w:r>
      </w:ins>
      <w:ins w:id="9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988" w:author="PR Preview" w:date="2026-01-01T00:00:00Z">
        <w:r>
          <w:t xml:space="preserve">,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by either the expected information at the MLE,</w:t>
        </w:r>
      </w:ins>
      <w:ins w:id="9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992" w:author="PR Preview" w:date="2026-01-01T00:00:00Z">
        <w:r>
          <w:t xml:space="preserve">,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or the observed information at the MLE,</w:t>
        </w:r>
      </w:ins>
      <w:ins w:id="99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996" w:author="PR Preview" w:date="2026-01-01T00:00:00Z">
        <w:r>
          <w:t xml:space="preserve">.</w:t>
        </w:r>
      </w:ins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Either way, the estimated standard error of the</w:t>
        </w:r>
      </w:ins>
      <w:ins w:id="999" w:author="PR Preview" w:date="2026-01-01T00:00:00Z">
        <w:r>
          <w:t xml:space="preserve"> </w:t>
        </w:r>
      </w:ins>
      <m:oMath>
        <m:r>
          <m:t>k</m:t>
        </m:r>
      </m:oMath>
      <w:ins w:id="1000" w:author="PR Preview" w:date="2026-01-01T00:00:00Z">
        <w:r>
          <w:t xml:space="preserve">th entry of</w:t>
        </w:r>
      </w:ins>
      <w:ins w:id="100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del w:id="1004" w:author="PR Preview" w:date="2026-01-01T00:00:00Z">
        <w:r>
          <w:delText xml:space="preserve">By</w:delText>
        </w:r>
      </w:del>
      <w:del w:id="1005" w:author="PR Preview" w:date="2026-01-01T00:00:00Z">
        <w:r>
          <w:delText xml:space="preserve"> </w:delText>
        </w:r>
      </w:del>
      <w:hyperlink w:anchor="thm-dist-mle">
        <w:del w:id="100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007" w:author="PR Preview" w:date="2026-01-01T00:00:00Z">
        <w:r>
          <w:delText xml:space="preserve">,</w:delText>
        </w:r>
      </w:del>
      <w:del w:id="10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has approximately a standard Gaussian distribution in large samples,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so the Wald interval is an</w:delText>
        </w:r>
      </w:del>
      <w:del w:id="1013" w:author="PR Preview" w:date="2026-01-01T00:00:00Z">
        <w:r>
          <w:delText xml:space="preserve"> </w:delText>
        </w:r>
      </w:del>
      <w:hyperlink r:id="rId117">
        <w:del w:id="1014" w:author="PR Preview" w:date="2026-01-01T00:00:00Z">
          <w:r>
            <w:rPr>
              <w:rStyle w:val="Hyperlink"/>
            </w:rPr>
            <w:delText xml:space="preserve">approximate confidence interval</w:delText>
          </w:r>
        </w:del>
      </w:hyperlink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for</w:delText>
        </w:r>
      </w:del>
      <w:del w:id="1017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1018" w:author="PR Preview" w:date="2026-01-01T00:00:00Z">
        <w:r>
          <w:delText xml:space="preserve">.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For a 95% interval,</w:delText>
        </w:r>
      </w:del>
      <w:del w:id="1021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del w:id="1022" w:author="PR Preview" w:date="2026-01-01T00:00:00Z">
        <w:r>
          <w:delText xml:space="preserve">.</w:delText>
        </w:r>
      </w:del>
    </w:p>
    <w:p>
      <w:pPr>
        <w:pStyle w:val="BodyText"/>
      </w:pPr>
      <w:ins w:id="1023" w:author="PR Preview" w:date="2026-01-01T00:00:00Z">
        <w:r>
          <w:t xml:space="preserve">By</w:t>
        </w:r>
      </w:ins>
      <w:ins w:id="1024" w:author="PR Preview" w:date="2026-01-01T00:00:00Z">
        <w:r>
          <w:t xml:space="preserve"> </w:t>
        </w:r>
      </w:ins>
      <w:hyperlink w:anchor="thm-dist-mle">
        <w:ins w:id="1025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026" w:author="PR Preview" w:date="2026-01-01T00:00:00Z">
        <w:r>
          <w:t xml:space="preserve">,</w:t>
        </w:r>
      </w:ins>
      <w:ins w:id="10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has approximately a standard Gaussian distribution in large samples,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so the Wald interval is an</w:t>
        </w:r>
      </w:ins>
      <w:ins w:id="1032" w:author="PR Preview" w:date="2026-01-01T00:00:00Z">
        <w:r>
          <w:t xml:space="preserve"> </w:t>
        </w:r>
      </w:ins>
      <w:hyperlink r:id="rId117">
        <w:ins w:id="1033" w:author="PR Preview" w:date="2026-01-01T00:00:00Z">
          <w:r>
            <w:rPr>
              <w:rStyle w:val="Hyperlink"/>
            </w:rPr>
            <w:t xml:space="preserve">approximate confidence interval</w:t>
          </w:r>
        </w:ins>
      </w:hyperlink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for</w:t>
        </w:r>
      </w:ins>
      <w:ins w:id="1036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1037" w:author="PR Preview" w:date="2026-01-01T00:00:00Z">
        <w:r>
          <w:t xml:space="preserve">.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For a 95% interval,</w:t>
        </w:r>
      </w:ins>
      <w:ins w:id="1040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ins w:id="1041" w:author="PR Preview" w:date="2026-01-01T00:00:00Z">
        <w:r>
          <w:t xml:space="preserve">.</w:t>
        </w:r>
      </w:ins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del w:id="1042" w:author="PR Preview" w:date="2026-01-01T00:00:00Z">
        <w:r>
          <w:rPr>
            <w:i/>
            <w:iCs/>
          </w:rPr>
          <w:delText xml:space="preserve">Remark 7</w:delText>
        </w:r>
      </w:del>
      <w:del w:id="1043" w:author="PR Preview" w:date="2026-01-01T00:00:00Z">
        <w:r>
          <w:delText xml:space="preserve"> (Null distributions of the Wald statistics). </w:delText>
        </w:r>
      </w:del>
      <w:del w:id="1044" w:author="PR Preview" w:date="2026-01-01T00:00:00Z">
        <w:r>
          <w:delText xml:space="preserve">By</w:delText>
        </w:r>
      </w:del>
      <w:del w:id="1045" w:author="PR Preview" w:date="2026-01-01T00:00:00Z">
        <w:r>
          <w:delText xml:space="preserve"> </w:delText>
        </w:r>
      </w:del>
      <w:hyperlink w:anchor="thm-dist-mle">
        <w:del w:id="104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047" w:author="PR Preview" w:date="2026-01-01T00:00:00Z">
        <w:r>
          <w:delText xml:space="preserve">, the statistic</w:delText>
        </w:r>
      </w:del>
      <w:del w:id="1048" w:author="PR Preview" w:date="2026-01-01T00:00:00Z">
        <w:r>
          <w:delText xml:space="preserve"> </w:delText>
        </w:r>
      </w:del>
      <m:oMath>
        <m:r>
          <m:t>Z</m:t>
        </m:r>
      </m:oMath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of the</w:delText>
        </w:r>
      </w:del>
      <w:del w:id="1051" w:author="PR Preview" w:date="2026-01-01T00:00:00Z">
        <w:r>
          <w:delText xml:space="preserve"> </w:delText>
        </w:r>
      </w:del>
      <w:hyperlink w:anchor="def-wald-test">
        <w:del w:id="1052" w:author="PR Preview" w:date="2026-01-01T00:00:00Z">
          <w:r>
            <w:rPr>
              <w:rStyle w:val="Hyperlink"/>
            </w:rPr>
            <w:delText xml:space="preserve">Wald test</w:delText>
          </w:r>
        </w:del>
      </w:hyperlink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has approximately a standard Gaussian distribution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under</w:delText>
        </w:r>
      </w:del>
      <w:del w:id="1057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in large samples.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The Wald statistic for</w:delText>
        </w:r>
      </w:del>
      <w:del w:id="1062" w:author="PR Preview" w:date="2026-01-01T00:00:00Z">
        <w:r>
          <w:delText xml:space="preserve"> </w:delText>
        </w:r>
      </w:del>
      <m:oMath>
        <m:r>
          <m:t>q</m:t>
        </m:r>
      </m:oMath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constraints (</w:delText>
        </w:r>
      </w:del>
      <w:hyperlink w:anchor="def-wald-statistic-q">
        <w:del w:id="1065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066" w:author="PR Preview" w:date="2026-01-01T00:00:00Z">
        <w:r>
          <w:delText xml:space="preserve">)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has approximately a</w:delText>
        </w:r>
      </w:del>
      <w:del w:id="1069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distribution under</w:delText>
        </w:r>
      </w:del>
      <w:del w:id="107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073" w:author="PR Preview" w:date="2026-01-01T00:00:00Z">
        <w:r>
          <w:delText xml:space="preserve">.</w:delText>
        </w:r>
      </w:del>
    </w:p>
    <w:p>
      <w:pPr>
        <w:pStyle w:val="FirstParagraph"/>
      </w:pPr>
      <w:ins w:id="1074" w:author="PR Preview" w:date="2026-01-01T00:00:00Z">
        <w:r>
          <w:rPr>
            <w:i/>
            <w:iCs/>
          </w:rPr>
          <w:t xml:space="preserve">Remark 7</w:t>
        </w:r>
      </w:ins>
      <w:ins w:id="1075" w:author="PR Preview" w:date="2026-01-01T00:00:00Z">
        <w:r>
          <w:t xml:space="preserve"> (Null distributions of the Wald statistics). </w:t>
        </w:r>
      </w:ins>
      <w:ins w:id="1076" w:author="PR Preview" w:date="2026-01-01T00:00:00Z">
        <w:r>
          <w:t xml:space="preserve">By</w:t>
        </w:r>
      </w:ins>
      <w:ins w:id="1077" w:author="PR Preview" w:date="2026-01-01T00:00:00Z">
        <w:r>
          <w:t xml:space="preserve"> </w:t>
        </w:r>
      </w:ins>
      <w:hyperlink w:anchor="thm-dist-mle">
        <w:ins w:id="107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079" w:author="PR Preview" w:date="2026-01-01T00:00:00Z">
        <w:r>
          <w:t xml:space="preserve">, the statistic</w:t>
        </w:r>
      </w:ins>
      <w:ins w:id="1080" w:author="PR Preview" w:date="2026-01-01T00:00:00Z">
        <w:r>
          <w:t xml:space="preserve"> </w:t>
        </w:r>
      </w:ins>
      <m:oMath>
        <m:r>
          <m:t>Z</m:t>
        </m:r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of the</w:t>
        </w:r>
      </w:ins>
      <w:ins w:id="1083" w:author="PR Preview" w:date="2026-01-01T00:00:00Z">
        <w:r>
          <w:t xml:space="preserve"> </w:t>
        </w:r>
      </w:ins>
      <w:hyperlink w:anchor="def-wald-test">
        <w:ins w:id="1084" w:author="PR Preview" w:date="2026-01-01T00:00:00Z">
          <w:r>
            <w:rPr>
              <w:rStyle w:val="Hyperlink"/>
            </w:rPr>
            <w:t xml:space="preserve">Wald test</w:t>
          </w:r>
        </w:ins>
      </w:hyperlink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has approximately a standard Gaussian distribution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under</w:t>
        </w:r>
      </w:ins>
      <w:ins w:id="108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in large samples.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The Wald statistic for</w:t>
        </w:r>
      </w:ins>
      <w:ins w:id="1094" w:author="PR Preview" w:date="2026-01-01T00:00:00Z">
        <w:r>
          <w:t xml:space="preserve"> </w:t>
        </w:r>
      </w:ins>
      <m:oMath>
        <m:r>
          <m:t>q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constraints (</w:t>
        </w:r>
      </w:ins>
      <w:hyperlink w:anchor="def-wald-statistic-q">
        <w:ins w:id="109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098" w:author="PR Preview" w:date="2026-01-01T00:00:00Z">
        <w:r>
          <w:t xml:space="preserve">)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has approximately a</w:t>
        </w:r>
      </w:ins>
      <w:ins w:id="1101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distribution under</w:t>
        </w:r>
      </w:ins>
      <w:ins w:id="110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105" w:author="PR Preview" w:date="2026-01-01T00:00:00Z">
        <w:r>
          <w:t xml:space="preserve">.</w:t>
        </w:r>
      </w:ins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ins w:id="1106" w:author="PR Preview" w:date="2026-01-01T00:00:00Z">
        <w:r>
          <w:rPr>
            <w:b/>
            <w:bCs/>
          </w:rPr>
          <w:t xml:space="preserve">Lemma 2 (Quadratic approximation to the log-likelihood)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Let</w:t>
        </w:r>
      </w:ins>
      <w:ins w:id="1109" w:author="PR Preview" w:date="2026-01-01T00:00:00Z">
        <w:r>
          <w:t xml:space="preserve"> </w:t>
        </w:r>
      </w:ins>
      <m:oMath>
        <m:r>
          <m:t>θ</m:t>
        </m:r>
      </m:oMath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be a scalar parameter with log-likelihood</w:t>
        </w:r>
      </w:ins>
      <w:ins w:id="1112" w:author="PR Preview" w:date="2026-01-01T00:00:00Z">
        <w:r>
          <w:t xml:space="preserve"> </w:t>
        </w:r>
      </w:ins>
      <m:oMath>
        <m:r>
          <m:t>ℓ</m:t>
        </m:r>
      </m:oMath>
      <w:ins w:id="1113" w:author="PR Preview" w:date="2026-01-01T00:00:00Z">
        <w:r>
          <w:t xml:space="preserve">,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and suppose the MLE</w:t>
        </w:r>
      </w:ins>
      <w:ins w:id="111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maximizes</w:t>
        </w:r>
      </w:ins>
      <w:ins w:id="1119" w:author="PR Preview" w:date="2026-01-01T00:00:00Z">
        <w:r>
          <w:t xml:space="preserve"> </w:t>
        </w:r>
      </w:ins>
      <m:oMath>
        <m:r>
          <m:t>ℓ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at an interior point of the parameter space,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where</w:t>
        </w:r>
      </w:ins>
      <w:ins w:id="1124" w:author="PR Preview" w:date="2026-01-01T00:00:00Z">
        <w:r>
          <w:t xml:space="preserve"> </w:t>
        </w:r>
      </w:ins>
      <m:oMath>
        <m:r>
          <m:t>ℓ</m:t>
        </m:r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is twice differentiable with</w:t>
        </w:r>
      </w:ins>
      <w:ins w:id="1127" w:author="PR Preview" w:date="2026-01-01T00:00:00Z">
        <w:r>
          <w:t xml:space="preserve"> </w:t>
        </w:r>
      </w:ins>
      <w:hyperlink w:anchor="def-hessian">
        <w:ins w:id="112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12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1130" w:author="PR Preview" w:date="2026-01-01T00:00:00Z">
        <w:r>
          <w:t xml:space="preserve">.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Then the log-likelihood at any nearby value</w:t>
        </w:r>
      </w:ins>
      <w:ins w:id="1133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is approximately quadratic around</w:t>
        </w:r>
      </w:ins>
      <w:ins w:id="11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13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ins w:id="1138" w:author="PR Preview" w:date="2026-01-01T00:00:00Z">
        <w:r>
          <w:rPr>
            <w:i/>
            <w:iCs/>
          </w:rPr>
          <w:t xml:space="preserve">Proof</w:t>
        </w:r>
      </w:ins>
      <w:ins w:id="1139" w:author="PR Preview" w:date="2026-01-01T00:00:00Z">
        <w:r>
          <w:t xml:space="preserve">. </w:t>
        </w:r>
      </w:ins>
      <w:ins w:id="1140" w:author="PR Preview" w:date="2026-01-01T00:00:00Z">
        <w:r>
          <w:t xml:space="preserve">This is the solution to</w:t>
        </w:r>
      </w:ins>
      <w:ins w:id="1141" w:author="PR Preview" w:date="2026-01-01T00:00:00Z">
        <w:r>
          <w:t xml:space="preserve"> </w:t>
        </w:r>
      </w:ins>
      <w:hyperlink w:anchor="exr-wilks-taylor">
        <w:ins w:id="1142" w:author="PR Preview" w:date="2026-01-01T00:00:00Z">
          <w:r>
            <w:rPr>
              <w:rStyle w:val="Hyperlink"/>
            </w:rPr>
            <w:t xml:space="preserve">Exercise 17</w:t>
          </w:r>
        </w:ins>
      </w:hyperlink>
      <w:ins w:id="1143" w:author="PR Preview" w:date="2026-01-01T00:00:00Z">
        <w:r>
          <w:t xml:space="preserve">, worked in</w:t>
        </w:r>
      </w:ins>
      <w:ins w:id="1144" w:author="PR Preview" w:date="2026-01-01T00:00:00Z">
        <w:r>
          <w:t xml:space="preserve"> </w:t>
        </w:r>
      </w:ins>
      <w:hyperlink w:anchor="sol-wilks-taylor">
        <w:ins w:id="1145" w:author="PR Preview" w:date="2026-01-01T00:00:00Z">
          <w:r>
            <w:rPr>
              <w:rStyle w:val="Hyperlink"/>
            </w:rPr>
            <w:t xml:space="preserve">Solution 17</w:t>
          </w:r>
        </w:ins>
      </w:hyperlink>
      <w:ins w:id="1146" w:author="PR Preview" w:date="2026-01-01T00:00:00Z">
        <w:r>
          <w:t xml:space="preserve">.</w:t>
        </w:r>
      </w:ins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del w:id="1147" w:author="PR Preview" w:date="2026-01-01T00:00:00Z">
        <w:r>
          <w:rPr>
            <w:i/>
            <w:iCs/>
          </w:rPr>
          <w:delText xml:space="preserve">Solution 18</w:delText>
        </w:r>
      </w:del>
      <w:del w:id="1148" w:author="PR Preview" w:date="2026-01-01T00:00:00Z">
        <w:r>
          <w:delText xml:space="preserve">. </w:delText>
        </w:r>
      </w:del>
      <w:del w:id="1149" w:author="PR Preview" w:date="2026-01-01T00:00:00Z">
        <w:r>
          <w:delText xml:space="preserve">Under</w:delText>
        </w:r>
      </w:del>
      <w:del w:id="115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151" w:author="PR Preview" w:date="2026-01-01T00:00:00Z">
        <w:r>
          <w:delText xml:space="preserve">, the only allowed value is</w:delText>
        </w:r>
      </w:del>
      <w:del w:id="1152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0</m:t>
            </m:r>
          </m:sub>
        </m:sSub>
      </m:oMath>
      <w:del w:id="1153" w:author="PR Preview" w:date="2026-01-01T00:00:00Z">
        <w:r>
          <w:delText xml:space="preserve">,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so the restricted MLE is</w:delText>
        </w:r>
      </w:del>
      <w:del w:id="115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1157" w:author="PR Preview" w:date="2026-01-01T00:00:00Z">
        <w:r>
          <w:delText xml:space="preserve">.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Substituting the approximation from</w:delText>
        </w:r>
      </w:del>
      <w:del w:id="1160" w:author="PR Preview" w:date="2026-01-01T00:00:00Z">
        <w:r>
          <w:delText xml:space="preserve"> </w:delText>
        </w:r>
      </w:del>
      <w:hyperlink w:anchor="exr-wilks-taylor">
        <w:del w:id="1161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116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p>
      <w:pPr>
        <w:pStyle w:val="BodyText"/>
      </w:pPr>
      <w:ins w:id="1163" w:author="PR Preview" w:date="2026-01-01T00:00:00Z">
        <w:r>
          <w:rPr>
            <w:i/>
            <w:iCs/>
          </w:rPr>
          <w:t xml:space="preserve">Solution 18</w:t>
        </w:r>
      </w:ins>
      <w:ins w:id="1164" w:author="PR Preview" w:date="2026-01-01T00:00:00Z">
        <w:r>
          <w:t xml:space="preserve">. </w:t>
        </w:r>
      </w:ins>
      <w:ins w:id="1165" w:author="PR Preview" w:date="2026-01-01T00:00:00Z">
        <w:r>
          <w:t xml:space="preserve">Under</w:t>
        </w:r>
      </w:ins>
      <w:ins w:id="116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167" w:author="PR Preview" w:date="2026-01-01T00:00:00Z">
        <w:r>
          <w:t xml:space="preserve">, the only allowed value is</w:t>
        </w:r>
      </w:ins>
      <w:ins w:id="1168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169" w:author="PR Preview" w:date="2026-01-01T00:00:00Z">
        <w:r>
          <w:t xml:space="preserve">,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so the restricted MLE is</w:t>
        </w:r>
      </w:ins>
      <w:ins w:id="117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1173" w:author="PR Preview" w:date="2026-01-01T00:00:00Z">
        <w:r>
          <w:t xml:space="preserve">.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Substituting the approximation from</w:t>
        </w:r>
      </w:ins>
      <w:ins w:id="1176" w:author="PR Preview" w:date="2026-01-01T00:00:00Z">
        <w:r>
          <w:t xml:space="preserve"> </w:t>
        </w:r>
      </w:ins>
      <w:hyperlink w:anchor="lem-wilks-taylor">
        <w:ins w:id="1177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17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ins w:id="1179" w:author="PR Preview" w:date="2026-01-01T00:00:00Z">
        <w:r>
          <w:rPr>
            <w:b/>
            <w:bCs/>
          </w:rPr>
          <w:t xml:space="preserve">Lemma 3 (Likelihood ratio statistic for a point null hypothesis)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Under the conditions of</w:t>
        </w:r>
      </w:ins>
      <w:ins w:id="1182" w:author="PR Preview" w:date="2026-01-01T00:00:00Z">
        <w:r>
          <w:t xml:space="preserve"> </w:t>
        </w:r>
      </w:ins>
      <w:hyperlink w:anchor="lem-wilks-taylor">
        <w:ins w:id="1183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184" w:author="PR Preview" w:date="2026-01-01T00:00:00Z">
        <w:r>
          <w:t xml:space="preserve">,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consider the point null hypothesis</w:t>
        </w:r>
      </w:ins>
      <w:ins w:id="118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1188" w:author="PR Preview" w:date="2026-01-01T00:00:00Z">
        <w:r>
          <w:t xml:space="preserve">,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which imposes</w:t>
        </w:r>
      </w:ins>
      <w:ins w:id="119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constraint.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Then the</w:t>
        </w:r>
      </w:ins>
      <w:ins w:id="1196" w:author="PR Preview" w:date="2026-01-01T00:00:00Z">
        <w:r>
          <w:t xml:space="preserve"> </w:t>
        </w:r>
      </w:ins>
      <w:hyperlink w:anchor="def-lrt-stat">
        <w:ins w:id="1197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1198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is approximately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the</w:t>
        </w:r>
      </w:ins>
      <w:ins w:id="1203" w:author="PR Preview" w:date="2026-01-01T00:00:00Z">
        <w:r>
          <w:t xml:space="preserve"> </w:t>
        </w:r>
      </w:ins>
      <w:hyperlink w:anchor="def-oinf">
        <w:ins w:id="1204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120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at the MLE</w:t>
        </w:r>
      </w:ins>
      <w:ins w:id="120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times the squared distance from the MLE to</w:t>
        </w:r>
      </w:ins>
      <w:ins w:id="1211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21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ins w:id="1213" w:author="PR Preview" w:date="2026-01-01T00:00:00Z">
        <w:r>
          <w:rPr>
            <w:i/>
            <w:iCs/>
          </w:rPr>
          <w:t xml:space="preserve">Proof</w:t>
        </w:r>
      </w:ins>
      <w:ins w:id="1214" w:author="PR Preview" w:date="2026-01-01T00:00:00Z">
        <w:r>
          <w:t xml:space="preserve">. </w:t>
        </w:r>
      </w:ins>
      <w:ins w:id="1215" w:author="PR Preview" w:date="2026-01-01T00:00:00Z">
        <w:r>
          <w:t xml:space="preserve">This is the solution to</w:t>
        </w:r>
      </w:ins>
      <w:ins w:id="1216" w:author="PR Preview" w:date="2026-01-01T00:00:00Z">
        <w:r>
          <w:t xml:space="preserve"> </w:t>
        </w:r>
      </w:ins>
      <w:hyperlink w:anchor="exr-wilks-lrt-quadratic">
        <w:ins w:id="1217" w:author="PR Preview" w:date="2026-01-01T00:00:00Z">
          <w:r>
            <w:rPr>
              <w:rStyle w:val="Hyperlink"/>
            </w:rPr>
            <w:t xml:space="preserve">Exercise 18</w:t>
          </w:r>
        </w:ins>
      </w:hyperlink>
      <w:ins w:id="1218" w:author="PR Preview" w:date="2026-01-01T00:00:00Z">
        <w:r>
          <w:t xml:space="preserve">, worked in</w:t>
        </w:r>
      </w:ins>
      <w:ins w:id="1219" w:author="PR Preview" w:date="2026-01-01T00:00:00Z">
        <w:r>
          <w:t xml:space="preserve"> </w:t>
        </w:r>
      </w:ins>
      <w:hyperlink w:anchor="sol-wilks-lrt-quadratic">
        <w:ins w:id="1220" w:author="PR Preview" w:date="2026-01-01T00:00:00Z">
          <w:r>
            <w:rPr>
              <w:rStyle w:val="Hyperlink"/>
            </w:rPr>
            <w:t xml:space="preserve">Solution 18</w:t>
          </w:r>
        </w:ins>
      </w:hyperlink>
      <w:ins w:id="1221" w:author="PR Preview" w:date="2026-01-01T00:00:00Z">
        <w:r>
          <w:t xml:space="preserve">.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It builds on</w:t>
        </w:r>
      </w:ins>
      <w:ins w:id="1224" w:author="PR Preview" w:date="2026-01-01T00:00:00Z">
        <w:r>
          <w:t xml:space="preserve"> </w:t>
        </w:r>
      </w:ins>
      <w:hyperlink w:anchor="lem-wilks-taylor">
        <w:ins w:id="1225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226" w:author="PR Preview" w:date="2026-01-01T00:00:00Z">
        <w:r>
          <w:t xml:space="preserve">.</w:t>
        </w:r>
      </w:ins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del w:id="1227" w:author="PR Preview" w:date="2026-01-01T00:00:00Z">
        <w:r>
          <w:rPr>
            <w:b/>
            <w:bCs/>
          </w:rPr>
          <w:delText xml:space="preserve">Theorem 10 (Wilks’ theorem)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Suppose the conditions of</w:delText>
        </w:r>
      </w:del>
      <w:del w:id="1230" w:author="PR Preview" w:date="2026-01-01T00:00:00Z">
        <w:r>
          <w:delText xml:space="preserve"> </w:delText>
        </w:r>
      </w:del>
      <w:hyperlink w:anchor="thm-dist-mle">
        <w:del w:id="1231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hold,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and a null hypothesis</w:delText>
        </w:r>
      </w:del>
      <w:del w:id="123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imposes</w:delText>
        </w:r>
      </w:del>
      <w:del w:id="1239" w:author="PR Preview" w:date="2026-01-01T00:00:00Z">
        <w:r>
          <w:delText xml:space="preserve"> </w:delText>
        </w:r>
      </w:del>
      <m:oMath>
        <m:r>
          <m:t>q</m:t>
        </m:r>
      </m:oMath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constraints on the parameter vector</w:delText>
        </w:r>
      </w:del>
      <w:del w:id="124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1243" w:author="PR Preview" w:date="2026-01-01T00:00:00Z">
        <w:r>
          <w:delText xml:space="preserve">.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Then, if</w:delText>
        </w:r>
      </w:del>
      <w:del w:id="124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is true, as</w:delText>
        </w:r>
      </w:del>
      <w:del w:id="124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250" w:author="PR Preview" w:date="2026-01-01T00:00:00Z">
        <w:r>
          <w:delText xml:space="preserve">,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the</w:delText>
        </w:r>
      </w:del>
      <w:del w:id="1253" w:author="PR Preview" w:date="2026-01-01T00:00:00Z">
        <w:r>
          <w:delText xml:space="preserve"> </w:delText>
        </w:r>
      </w:del>
      <w:hyperlink w:anchor="def-lrt-stat">
        <w:del w:id="1254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1255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satisfies:</w:delText>
        </w:r>
      </w:del>
    </w:p>
    <w:p>
      <w:pPr>
        <w:pStyle w:val="BodyText"/>
      </w:pPr>
      <w:ins w:id="1258" w:author="PR Preview" w:date="2026-01-01T00:00:00Z">
        <w:r>
          <w:rPr>
            <w:b/>
            <w:bCs/>
          </w:rPr>
          <w:t xml:space="preserve">Lemma 4 (Standardizing an approximately Gaussian estimate)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Suppose the MLE</w:t>
        </w:r>
      </w:ins>
      <w:ins w:id="126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is approximately Gaussian with mean</w:t>
        </w:r>
      </w:ins>
      <w:ins w:id="1264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and variance</w:t>
        </w:r>
      </w:ins>
      <w:ins w:id="12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268" w:author="PR Preview" w:date="2026-01-01T00:00:00Z">
        <w:r>
          <w:t xml:space="preserve">,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the inverse of the</w:t>
        </w:r>
      </w:ins>
      <w:ins w:id="1271" w:author="PR Preview" w:date="2026-01-01T00:00:00Z">
        <w:r>
          <w:t xml:space="preserve"> </w:t>
        </w:r>
      </w:ins>
      <w:hyperlink w:anchor="def-einf">
        <w:ins w:id="1272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273" w:author="PR Preview" w:date="2026-01-01T00:00:00Z">
        <w:r>
          <w:t xml:space="preserve">:</w:t>
        </w:r>
      </w:ins>
      <w:ins w:id="127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1275" w:author="PR Preview" w:date="2026-01-01T00:00:00Z">
        <w:r>
          <w:t xml:space="preserve">.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Define</w:t>
        </w:r>
      </w:ins>
      <w:ins w:id="1278" w:author="PR Preview" w:date="2026-01-01T00:00:00Z">
        <w:r>
          <w:t xml:space="preserve"> </w:t>
        </w:r>
      </w:ins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279" w:author="PR Preview" w:date="2026-01-01T00:00:00Z">
        <w:r>
          <w:t xml:space="preserve">.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Then</w:t>
        </w:r>
      </w:ins>
      <w:ins w:id="1282" w:author="PR Preview" w:date="2026-01-01T00:00:00Z">
        <w:r>
          <w:t xml:space="preserve"> </w:t>
        </w:r>
      </w:ins>
      <m:oMath>
        <m:r>
          <m:t>Z</m:t>
        </m:r>
      </m:oMath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is approximately standard Gaussian,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so</w:t>
        </w:r>
      </w:ins>
      <w:ins w:id="1287" w:author="PR Preview" w:date="2026-01-01T00:00:00Z">
        <w:r>
          <w:t xml:space="preserve"> </w:t>
        </w:r>
      </w:ins>
      <m:oMath>
        <m:sSup>
          <m:e>
            <m:r>
              <m:t>Z</m:t>
            </m:r>
          </m:e>
          <m:sup>
            <m:r>
              <m:t>2</m:t>
            </m:r>
          </m:sup>
        </m:sSup>
      </m:oMath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is approximately</w:t>
        </w:r>
      </w:ins>
      <w:ins w:id="1290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29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ins w:id="1292" w:author="PR Preview" w:date="2026-01-01T00:00:00Z">
        <w:r>
          <w:rPr>
            <w:i/>
            <w:iCs/>
          </w:rPr>
          <w:t xml:space="preserve">Proof</w:t>
        </w:r>
      </w:ins>
      <w:ins w:id="1293" w:author="PR Preview" w:date="2026-01-01T00:00:00Z">
        <w:r>
          <w:t xml:space="preserve">. </w:t>
        </w:r>
      </w:ins>
      <w:ins w:id="1294" w:author="PR Preview" w:date="2026-01-01T00:00:00Z">
        <w:r>
          <w:t xml:space="preserve">This is the solution to</w:t>
        </w:r>
      </w:ins>
      <w:ins w:id="1295" w:author="PR Preview" w:date="2026-01-01T00:00:00Z">
        <w:r>
          <w:t xml:space="preserve"> </w:t>
        </w:r>
      </w:ins>
      <w:hyperlink w:anchor="exr-wilks-std-gaussian">
        <w:ins w:id="1296" w:author="PR Preview" w:date="2026-01-01T00:00:00Z">
          <w:r>
            <w:rPr>
              <w:rStyle w:val="Hyperlink"/>
            </w:rPr>
            <w:t xml:space="preserve">Exercise 19</w:t>
          </w:r>
        </w:ins>
      </w:hyperlink>
      <w:ins w:id="1297" w:author="PR Preview" w:date="2026-01-01T00:00:00Z">
        <w:r>
          <w:t xml:space="preserve">, worked in</w:t>
        </w:r>
      </w:ins>
      <w:ins w:id="1298" w:author="PR Preview" w:date="2026-01-01T00:00:00Z">
        <w:r>
          <w:t xml:space="preserve"> </w:t>
        </w:r>
      </w:ins>
      <w:hyperlink w:anchor="sol-wilks-std-gaussian">
        <w:ins w:id="1299" w:author="PR Preview" w:date="2026-01-01T00:00:00Z">
          <w:r>
            <w:rPr>
              <w:rStyle w:val="Hyperlink"/>
            </w:rPr>
            <w:t xml:space="preserve">Solution 19</w:t>
          </w:r>
        </w:ins>
      </w:hyperlink>
      <w:ins w:id="1300" w:author="PR Preview" w:date="2026-01-01T00:00:00Z">
        <w:r>
          <w:t xml:space="preserve">.</w:t>
        </w:r>
      </w:ins>
    </w:p>
    <w:bookmarkStart w:id="134" w:name="thm-wilks"/>
    <w:p>
      <w:pPr>
        <w:pStyle w:val="BodyText"/>
      </w:pPr>
      <w:ins w:id="1301" w:author="PR Preview" w:date="2026-01-01T00:00:00Z">
        <w:r>
          <w:rPr>
            <w:b/>
            <w:bCs/>
          </w:rPr>
          <w:t xml:space="preserve">Theorem 18 (Wilks’ theorem)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Suppose the conditions of</w:t>
        </w:r>
      </w:ins>
      <w:ins w:id="1304" w:author="PR Preview" w:date="2026-01-01T00:00:00Z">
        <w:r>
          <w:t xml:space="preserve"> </w:t>
        </w:r>
      </w:ins>
      <w:hyperlink w:anchor="thm-dist-mle">
        <w:ins w:id="1305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hold,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and a null hypothesis</w:t>
        </w:r>
      </w:ins>
      <w:ins w:id="131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imposes</w:t>
        </w:r>
      </w:ins>
      <w:ins w:id="1313" w:author="PR Preview" w:date="2026-01-01T00:00:00Z">
        <w:r>
          <w:t xml:space="preserve"> </w:t>
        </w:r>
      </w:ins>
      <m:oMath>
        <m:r>
          <m:t>q</m:t>
        </m:r>
      </m:oMath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constraints on the parameter vector</w:t>
        </w:r>
      </w:ins>
      <w:ins w:id="13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1317" w:author="PR Preview" w:date="2026-01-01T00:00:00Z">
        <w:r>
          <w:t xml:space="preserve">.</w:t>
        </w:r>
      </w:ins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Then, if</w:t>
        </w:r>
      </w:ins>
      <w:ins w:id="132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is true, as</w:t>
        </w:r>
      </w:ins>
      <w:ins w:id="13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324" w:author="PR Preview" w:date="2026-01-01T00:00:00Z">
        <w:r>
          <w:t xml:space="preserve">,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the</w:t>
        </w:r>
      </w:ins>
      <w:ins w:id="1327" w:author="PR Preview" w:date="2026-01-01T00:00:00Z">
        <w:r>
          <w:t xml:space="preserve"> </w:t>
        </w:r>
      </w:ins>
      <w:hyperlink w:anchor="def-lrt-stat">
        <w:ins w:id="1328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1329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del w:id="1332" w:author="PR Preview" w:date="2026-01-01T00:00:00Z">
        <w:r>
          <w:delText xml:space="preserve">By</w:delText>
        </w:r>
      </w:del>
      <w:del w:id="1333" w:author="PR Preview" w:date="2026-01-01T00:00:00Z">
        <w:r>
          <w:delText xml:space="preserve"> </w:delText>
        </w:r>
      </w:del>
      <w:hyperlink w:anchor="exr-wilks-lrt-quadratic">
        <w:del w:id="1334" w:author="PR Preview" w:date="2026-01-01T00:00:00Z">
          <w:r>
            <w:rPr>
              <w:rStyle w:val="Hyperlink"/>
            </w:rPr>
            <w:delText xml:space="preserve">Exercise 18</w:delText>
          </w:r>
        </w:del>
      </w:hyperlink>
      <w:del w:id="1335" w:author="PR Preview" w:date="2026-01-01T00:00:00Z">
        <w:r>
          <w:delText xml:space="preserve">,</w:delText>
        </w:r>
      </w:del>
      <w:del w:id="1336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337" w:author="PR Preview" w:date="2026-01-01T00:00:00Z">
        <w:r>
          <w:delText xml:space="preserve">.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Under the regularity conditions,</w:delText>
        </w:r>
      </w:del>
      <w:del w:id="134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in probability,</w:delText>
        </w:r>
      </w:del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by the law of large numbers and the consistency of</w:delText>
        </w:r>
      </w:del>
      <w:del w:id="134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346" w:author="PR Preview" w:date="2026-01-01T00:00:00Z">
        <w:r>
          <w:delText xml:space="preserve">;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this sketch assumes that step rather than proving it.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So, with</w:delText>
        </w:r>
      </w:del>
      <w:del w:id="1351" w:author="PR Preview" w:date="2026-01-01T00:00:00Z">
        <w:r>
          <w:delText xml:space="preserve"> </w:delText>
        </w:r>
      </w:del>
      <m:oMath>
        <m:r>
          <m:t>Z</m:t>
        </m:r>
      </m:oMath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as in</w:delText>
        </w:r>
      </w:del>
      <w:del w:id="1354" w:author="PR Preview" w:date="2026-01-01T00:00:00Z">
        <w:r>
          <w:delText xml:space="preserve"> </w:delText>
        </w:r>
      </w:del>
      <w:hyperlink w:anchor="exr-wilks-std-gaussian">
        <w:del w:id="1355" w:author="PR Preview" w:date="2026-01-01T00:00:00Z">
          <w:r>
            <w:rPr>
              <w:rStyle w:val="Hyperlink"/>
            </w:rPr>
            <w:delText xml:space="preserve">Exercise 19</w:delText>
          </w:r>
        </w:del>
      </w:hyperlink>
      <w:del w:id="135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57" w:author="PR Preview" w:date="2026-01-01T00:00:00Z">
        <w:r>
          <w:delText xml:space="preserve">By</w:delText>
        </w:r>
      </w:del>
      <w:del w:id="1358" w:author="PR Preview" w:date="2026-01-01T00:00:00Z">
        <w:r>
          <w:delText xml:space="preserve"> </w:delText>
        </w:r>
      </w:del>
      <w:hyperlink w:anchor="thm-dist-mle">
        <w:del w:id="135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360" w:author="PR Preview" w:date="2026-01-01T00:00:00Z">
        <w:r>
          <w:delText xml:space="preserve">,</w:delText>
        </w:r>
      </w:del>
      <w:del w:id="136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under</w:delText>
        </w:r>
      </w:del>
      <w:del w:id="136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365" w:author="PR Preview" w:date="2026-01-01T00:00:00Z">
        <w:r>
          <w:delText xml:space="preserve">,</w:delText>
        </w:r>
      </w:del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so by</w:delText>
        </w:r>
      </w:del>
      <w:del w:id="1368" w:author="PR Preview" w:date="2026-01-01T00:00:00Z">
        <w:r>
          <w:delText xml:space="preserve"> </w:delText>
        </w:r>
      </w:del>
      <w:hyperlink w:anchor="exr-wilks-std-gaussian">
        <w:del w:id="1369" w:author="PR Preview" w:date="2026-01-01T00:00:00Z">
          <w:r>
            <w:rPr>
              <w:rStyle w:val="Hyperlink"/>
            </w:rPr>
            <w:delText xml:space="preserve">Exercise 19</w:delText>
          </w:r>
        </w:del>
      </w:hyperlink>
      <w:del w:id="1370" w:author="PR Preview" w:date="2026-01-01T00:00:00Z">
        <w:r>
          <w:delText xml:space="preserve">,</w:delText>
        </w:r>
      </w:del>
      <w:del w:id="1371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has approximately a</w:delText>
        </w:r>
      </w:del>
      <w:del w:id="1374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distribution.</w:delText>
        </w:r>
      </w:del>
    </w:p>
    <w:p>
      <w:pPr>
        <w:pStyle w:val="BodyText"/>
      </w:pPr>
      <w:ins w:id="1377" w:author="PR Preview" w:date="2026-01-01T00:00:00Z">
        <w:r>
          <w:t xml:space="preserve">By</w:t>
        </w:r>
      </w:ins>
      <w:ins w:id="1378" w:author="PR Preview" w:date="2026-01-01T00:00:00Z">
        <w:r>
          <w:t xml:space="preserve"> </w:t>
        </w:r>
      </w:ins>
      <w:hyperlink w:anchor="lem-wilks-lrt-quadratic">
        <w:ins w:id="1379" w:author="PR Preview" w:date="2026-01-01T00:00:00Z">
          <w:r>
            <w:rPr>
              <w:rStyle w:val="Hyperlink"/>
            </w:rPr>
            <w:t xml:space="preserve">Lemma 3</w:t>
          </w:r>
        </w:ins>
      </w:hyperlink>
      <w:ins w:id="1380" w:author="PR Preview" w:date="2026-01-01T00:00:00Z">
        <w:r>
          <w:t xml:space="preserve">,</w:t>
        </w:r>
      </w:ins>
      <w:ins w:id="1381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382" w:author="PR Preview" w:date="2026-01-01T00:00:00Z">
        <w:r>
          <w:t xml:space="preserve">.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Under the regularity conditions,</w:t>
        </w:r>
      </w:ins>
      <w:ins w:id="138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in probability,</w:t>
        </w:r>
      </w:ins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by the law of large numbers and the consistency of</w:t>
        </w:r>
      </w:ins>
      <w:ins w:id="139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391" w:author="PR Preview" w:date="2026-01-01T00:00:00Z">
        <w:r>
          <w:t xml:space="preserve">;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this sketch assumes that step rather than proving it.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So, with</w:t>
        </w:r>
      </w:ins>
      <w:ins w:id="1396" w:author="PR Preview" w:date="2026-01-01T00:00:00Z">
        <w:r>
          <w:t xml:space="preserve"> </w:t>
        </w:r>
      </w:ins>
      <m:oMath>
        <m:r>
          <m:t>Z</m:t>
        </m:r>
      </m:oMath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as in</w:t>
        </w:r>
      </w:ins>
      <w:ins w:id="1399" w:author="PR Preview" w:date="2026-01-01T00:00:00Z">
        <w:r>
          <w:t xml:space="preserve"> </w:t>
        </w:r>
      </w:ins>
      <w:hyperlink w:anchor="lem-wilks-std-gaussian">
        <w:ins w:id="1400" w:author="PR Preview" w:date="2026-01-01T00:00:00Z">
          <w:r>
            <w:rPr>
              <w:rStyle w:val="Hyperlink"/>
            </w:rPr>
            <w:t xml:space="preserve">Lemma 4</w:t>
          </w:r>
        </w:ins>
      </w:hyperlink>
      <w:ins w:id="140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402" w:author="PR Preview" w:date="2026-01-01T00:00:00Z">
        <w:r>
          <w:t xml:space="preserve">By</w:t>
        </w:r>
      </w:ins>
      <w:ins w:id="1403" w:author="PR Preview" w:date="2026-01-01T00:00:00Z">
        <w:r>
          <w:t xml:space="preserve"> </w:t>
        </w:r>
      </w:ins>
      <w:hyperlink w:anchor="thm-dist-mle">
        <w:ins w:id="1404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405" w:author="PR Preview" w:date="2026-01-01T00:00:00Z">
        <w:r>
          <w:t xml:space="preserve">,</w:t>
        </w:r>
      </w:ins>
      <w:ins w:id="140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under</w:t>
        </w:r>
      </w:ins>
      <w:ins w:id="140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410" w:author="PR Preview" w:date="2026-01-01T00:00:00Z">
        <w:r>
          <w:t xml:space="preserve">,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so by</w:t>
        </w:r>
      </w:ins>
      <w:ins w:id="1413" w:author="PR Preview" w:date="2026-01-01T00:00:00Z">
        <w:r>
          <w:t xml:space="preserve"> </w:t>
        </w:r>
      </w:ins>
      <w:hyperlink w:anchor="lem-wilks-std-gaussian">
        <w:ins w:id="1414" w:author="PR Preview" w:date="2026-01-01T00:00:00Z">
          <w:r>
            <w:rPr>
              <w:rStyle w:val="Hyperlink"/>
            </w:rPr>
            <w:t xml:space="preserve">Lemma 4</w:t>
          </w:r>
        </w:ins>
      </w:hyperlink>
      <w:ins w:id="1415" w:author="PR Preview" w:date="2026-01-01T00:00:00Z">
        <w:r>
          <w:t xml:space="preserve">,</w:t>
        </w:r>
      </w:ins>
      <w:ins w:id="1416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has approximately a</w:t>
        </w:r>
      </w:ins>
      <w:ins w:id="1419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distribution.</w:t>
        </w:r>
      </w:ins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del w:id="1422" w:author="PR Preview" w:date="2026-01-01T00:00:00Z">
        <w:r>
          <w:rPr>
            <w:i/>
            <w:iCs/>
          </w:rPr>
          <w:delText xml:space="preserve">Remark 9</w:delText>
        </w:r>
      </w:del>
      <w:del w:id="1423" w:author="PR Preview" w:date="2026-01-01T00:00:00Z">
        <w:r>
          <w:delText xml:space="preserve"> (Exact and approximate tests). </w:delText>
        </w:r>
      </w:del>
      <w:del w:id="1424" w:author="PR Preview" w:date="2026-01-01T00:00:00Z">
        <w:r>
          <w:delText xml:space="preserve">The</w:delText>
        </w:r>
      </w:del>
      <w:del w:id="1425" w:author="PR Preview" w:date="2026-01-01T00:00:00Z">
        <w:r>
          <w:delText xml:space="preserve"> </w:delText>
        </w:r>
      </w:del>
      <m:oMath>
        <m:r>
          <m:t>t</m:t>
        </m:r>
      </m:oMath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and</w:delText>
        </w:r>
      </w:del>
      <w:del w:id="1428" w:author="PR Preview" w:date="2026-01-01T00:00:00Z">
        <w:r>
          <w:delText xml:space="preserve"> </w:delText>
        </w:r>
      </w:del>
      <m:oMath>
        <m:r>
          <m:t>F</m:t>
        </m:r>
      </m:oMath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distributions are defined in</w:delText>
        </w:r>
      </w:del>
      <w:del w:id="1431" w:author="PR Preview" w:date="2026-01-01T00:00:00Z">
        <w:r>
          <w:delText xml:space="preserve"> </w:delText>
        </w:r>
      </w:del>
      <w:hyperlink r:id="rId140">
        <w:del w:id="1432" w:author="PR Preview" w:date="2026-01-01T00:00:00Z">
          <w:r>
            <w:rPr>
              <w:rStyle w:val="Hyperlink"/>
            </w:rPr>
            <w:delText xml:space="preserve">Statistical Inference</w:delText>
          </w:r>
        </w:del>
      </w:hyperlink>
      <w:del w:id="1433" w:author="PR Preview" w:date="2026-01-01T00:00:00Z">
        <w:r>
          <w:delText xml:space="preserve">.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The exact tests assume</w:delText>
        </w:r>
      </w:del>
      <w:del w:id="143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437" w:author="PR Preview" w:date="2026-01-01T00:00:00Z">
        <w:r>
          <w:delText xml:space="preserve">,</w:delText>
        </w:r>
      </w:del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with a common variance.</w:delText>
        </w:r>
      </w:del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The approximate tests hold asymptotically,</w:delText>
        </w:r>
      </w:del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for any model that is correctly specified</w:delText>
        </w:r>
      </w:del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and satisfies the regularity conditions of</w:delText>
        </w:r>
      </w:del>
      <w:del w:id="1446" w:author="PR Preview" w:date="2026-01-01T00:00:00Z">
        <w:r>
          <w:delText xml:space="preserve"> </w:delText>
        </w:r>
      </w:del>
      <w:hyperlink w:anchor="thm-dist-mle">
        <w:del w:id="1447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448" w:author="PR Preview" w:date="2026-01-01T00:00:00Z">
        <w:r>
          <w:delText xml:space="preserve">,</w:delText>
        </w:r>
      </w:del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Gaussian or not.</w:delText>
        </w:r>
      </w:del>
    </w:p>
    <w:p>
      <w:pPr>
        <w:pStyle w:val="BodyText"/>
      </w:pPr>
      <w:ins w:id="1451" w:author="PR Preview" w:date="2026-01-01T00:00:00Z">
        <w:r>
          <w:rPr>
            <w:i/>
            <w:iCs/>
          </w:rPr>
          <w:t xml:space="preserve">Remark 9</w:t>
        </w:r>
      </w:ins>
      <w:ins w:id="1452" w:author="PR Preview" w:date="2026-01-01T00:00:00Z">
        <w:r>
          <w:t xml:space="preserve"> (Exact and approximate tests). </w:t>
        </w:r>
      </w:ins>
      <w:ins w:id="1453" w:author="PR Preview" w:date="2026-01-01T00:00:00Z">
        <w:r>
          <w:t xml:space="preserve">The</w:t>
        </w:r>
      </w:ins>
      <w:ins w:id="1454" w:author="PR Preview" w:date="2026-01-01T00:00:00Z">
        <w:r>
          <w:t xml:space="preserve"> </w:t>
        </w:r>
      </w:ins>
      <m:oMath>
        <m:r>
          <m:t>t</m:t>
        </m:r>
      </m:oMath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and</w:t>
        </w:r>
      </w:ins>
      <w:ins w:id="1457" w:author="PR Preview" w:date="2026-01-01T00:00:00Z">
        <w:r>
          <w:t xml:space="preserve"> </w:t>
        </w:r>
      </w:ins>
      <m:oMath>
        <m:r>
          <m:t>F</m:t>
        </m:r>
      </m:oMath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distributions are defined in</w:t>
        </w:r>
      </w:ins>
      <w:ins w:id="1460" w:author="PR Preview" w:date="2026-01-01T00:00:00Z">
        <w:r>
          <w:t xml:space="preserve"> </w:t>
        </w:r>
      </w:ins>
      <w:hyperlink r:id="rId140">
        <w:ins w:id="1461" w:author="PR Preview" w:date="2026-01-01T00:00:00Z">
          <w:r>
            <w:rPr>
              <w:rStyle w:val="Hyperlink"/>
            </w:rPr>
            <w:t xml:space="preserve">Statistical Inference</w:t>
          </w:r>
        </w:ins>
      </w:hyperlink>
      <w:ins w:id="1462" w:author="PR Preview" w:date="2026-01-01T00:00:00Z">
        <w:r>
          <w:t xml:space="preserve">.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The exact tests assume</w:t>
        </w:r>
      </w:ins>
      <w:ins w:id="146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466" w:author="PR Preview" w:date="2026-01-01T00:00:00Z">
        <w:r>
          <w:t xml:space="preserve">,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with a common variance.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The approximate tests hold asymptotically,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for any model that is correctly specified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and satisfies the regularity conditions of</w:t>
        </w:r>
      </w:ins>
      <w:ins w:id="1475" w:author="PR Preview" w:date="2026-01-01T00:00:00Z">
        <w:r>
          <w:t xml:space="preserve"> </w:t>
        </w:r>
      </w:ins>
      <w:hyperlink w:anchor="thm-dist-mle">
        <w:ins w:id="1476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477" w:author="PR Preview" w:date="2026-01-01T00:00:00Z">
        <w:r>
          <w:t xml:space="preserve">,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Gaussian or not.</w:t>
        </w:r>
      </w:ins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del w:id="1480" w:author="PR Preview" w:date="2026-01-01T00:00:00Z">
        <w:r>
          <w:delText xml:space="preserve">For</w:delText>
        </w:r>
      </w:del>
      <w:del w:id="1481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data,</w:delText>
        </w:r>
      </w:del>
      <w:del w:id="148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is the sample covariance matrix (with divisor</w:delText>
        </w:r>
      </w:del>
      <w:del w:id="1487" w:author="PR Preview" w:date="2026-01-01T00:00:00Z">
        <w:r>
          <w:delText xml:space="preserve"> </w:delText>
        </w:r>
      </w:del>
      <m:oMath>
        <m:r>
          <m:t>n</m:t>
        </m:r>
      </m:oMath>
      <w:del w:id="1488" w:author="PR Preview" w:date="2026-01-01T00:00:00Z">
        <w:r>
          <w:delText xml:space="preserve">)</w:delText>
        </w:r>
      </w:del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of the observations’ scores,</w:delText>
        </w:r>
      </w:del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so it estimates the covariance matrix of one observation’s score,</w:delText>
        </w:r>
      </w:del>
      <w:del w:id="149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(</w:delText>
        </w:r>
      </w:del>
      <w:hyperlink w:anchor="thm-information-equality">
        <w:del w:id="1496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497" w:author="PR Preview" w:date="2026-01-01T00:00:00Z">
        <w:r>
          <w:delText xml:space="preserve">).</w:delText>
        </w:r>
      </w:del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The empirical information needs only first derivatives,</w:delText>
        </w:r>
      </w:del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so it can be easier to compute than the observed information,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and it can replace the observed information in the Newton-Raphson update.</w:delText>
        </w:r>
      </w:del>
    </w:p>
    <w:p>
      <w:pPr>
        <w:pStyle w:val="BodyText"/>
      </w:pPr>
      <w:ins w:id="1504" w:author="PR Preview" w:date="2026-01-01T00:00:00Z">
        <w:r>
          <w:t xml:space="preserve">For</w:t>
        </w:r>
      </w:ins>
      <w:ins w:id="1505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data,</w:t>
        </w:r>
      </w:ins>
      <w:ins w:id="150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is the sample covariance matrix (with divisor</w:t>
        </w:r>
      </w:ins>
      <w:ins w:id="1511" w:author="PR Preview" w:date="2026-01-01T00:00:00Z">
        <w:r>
          <w:t xml:space="preserve"> </w:t>
        </w:r>
      </w:ins>
      <m:oMath>
        <m:r>
          <m:t>n</m:t>
        </m:r>
      </m:oMath>
      <w:ins w:id="1512" w:author="PR Preview" w:date="2026-01-01T00:00:00Z">
        <w:r>
          <w:t xml:space="preserve">)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of the observations’ scores,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so it estimates the covariance matrix of one observation’s score,</w:t>
        </w:r>
      </w:ins>
      <w:ins w:id="15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(</w:t>
        </w:r>
      </w:ins>
      <w:hyperlink w:anchor="thm-information-equality">
        <w:ins w:id="1520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521" w:author="PR Preview" w:date="2026-01-01T00:00:00Z">
        <w:r>
          <w:t xml:space="preserve">).</w:t>
        </w:r>
      </w:ins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The empirical information needs only first derivatives,</w:t>
        </w:r>
      </w:ins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so it can be easier to compute than the observed information,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and it can replace the observed information in the Newton-Raphson update.</w:t>
        </w:r>
      </w:ins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del w:id="1528" w:author="PR Preview" w:date="2026-01-01T00:00:00Z">
        <w:r>
          <w:delText xml:space="preserve">and by</w:delText>
        </w:r>
      </w:del>
      <w:del w:id="1529" w:author="PR Preview" w:date="2026-01-01T00:00:00Z">
        <w:r>
          <w:delText xml:space="preserve"> </w:delText>
        </w:r>
      </w:del>
      <w:hyperlink w:anchor="thm-loglik-iid">
        <w:del w:id="153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531" w:author="PR Preview" w:date="2026-01-01T00:00:00Z">
        <w:r>
          <w:delText xml:space="preserve">, the log-likelihood is:</w:delText>
        </w:r>
      </w:del>
    </w:p>
    <w:p>
      <w:pPr>
        <w:pStyle w:val="FirstParagraph"/>
      </w:pPr>
      <w:ins w:id="1532" w:author="PR Preview" w:date="2026-01-01T00:00:00Z">
        <w:r>
          <w:t xml:space="preserve">and by</w:t>
        </w:r>
      </w:ins>
      <w:ins w:id="1533" w:author="PR Preview" w:date="2026-01-01T00:00:00Z">
        <w:r>
          <w:t xml:space="preserve"> </w:t>
        </w:r>
      </w:ins>
      <w:hyperlink w:anchor="thm-loglik-iid">
        <w:ins w:id="153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535" w:author="PR Preview" w:date="2026-01-01T00:00:00Z">
        <w:r>
          <w:t xml:space="preserve">, the log-likelihood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del w:id="1536" w:author="PR Preview" w:date="2026-01-01T00:00:00Z">
        <w:r>
          <w:delText xml:space="preserve">By</w:delText>
        </w:r>
      </w:del>
      <w:del w:id="1537" w:author="PR Preview" w:date="2026-01-01T00:00:00Z">
        <w:r>
          <w:delText xml:space="preserve"> </w:delText>
        </w:r>
      </w:del>
      <w:hyperlink w:anchor="thm-dist-mle">
        <w:del w:id="153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539" w:author="PR Preview" w:date="2026-01-01T00:00:00Z">
        <w:r>
          <w:delText xml:space="preserve">,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the estimated standard errors are</w:delText>
        </w:r>
      </w:del>
      <w:del w:id="1542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and</w:delText>
        </w:r>
      </w:del>
      <w:del w:id="1545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1546" w:author="PR Preview" w:date="2026-01-01T00:00:00Z">
        <w:r>
          <w:delText xml:space="preserve">,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and the two estimates are approximately uncorrelated in large samples.</w:delText>
        </w:r>
      </w:del>
    </w:p>
    <w:p>
      <w:pPr>
        <w:pStyle w:val="FirstParagraph"/>
      </w:pPr>
      <w:ins w:id="1549" w:author="PR Preview" w:date="2026-01-01T00:00:00Z">
        <w:r>
          <w:t xml:space="preserve">By</w:t>
        </w:r>
      </w:ins>
      <w:ins w:id="1550" w:author="PR Preview" w:date="2026-01-01T00:00:00Z">
        <w:r>
          <w:t xml:space="preserve"> </w:t>
        </w:r>
      </w:ins>
      <w:hyperlink w:anchor="thm-dist-mle">
        <w:ins w:id="155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552" w:author="PR Preview" w:date="2026-01-01T00:00:00Z">
        <w:r>
          <w:t xml:space="preserve">,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the estimated standard errors are</w:t>
        </w:r>
      </w:ins>
      <w:ins w:id="1555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and</w:t>
        </w:r>
      </w:ins>
      <w:ins w:id="1558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1559" w:author="PR Preview" w:date="2026-01-01T00:00:00Z">
        <w:r>
          <w:t xml:space="preserve">,</w:t>
        </w:r>
      </w:ins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and the two estimates are approximately uncorrelated in large samples.</w:t>
        </w:r>
      </w:ins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2026-10-15T10:18:04Z</dcterms:created>
  <dcterms:modified xsi:type="dcterms:W3CDTF">2026-10-15T10:18:04Z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