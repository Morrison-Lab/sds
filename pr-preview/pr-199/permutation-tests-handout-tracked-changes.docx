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01:39:46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Lemma 1 (At most</w:t>
        </w:r>
      </w:ins>
      <w:ins w:id="4" w:author="PR Preview" w:date="2026-01-01T00:00:00Z">
        <w:r>
          <w:rPr>
            <w:b/>
            <w:bCs/>
          </w:rPr>
          <w:t xml:space="preserve"> </w:t>
        </w:r>
      </w:ins>
      <m:oMath>
        <m:r>
          <m:t>k</m:t>
        </m:r>
      </m:oMath>
      <w:ins w:id="5" w:author="PR Preview" w:date="2026-01-01T00:00:00Z">
        <w:r>
          <w:rPr>
            <w:b/>
            <w:bCs/>
          </w:rPr>
          <w:t xml:space="preserve"> </w:t>
        </w:r>
      </w:ins>
      <w:ins w:id="6" w:author="PR Preview" w:date="2026-01-01T00:00:00Z">
        <w:r>
          <w:rPr>
            <w:b/>
            <w:bCs/>
          </w:rPr>
          <w:t xml:space="preserve">values have</w:t>
        </w:r>
      </w:ins>
      <w:ins w:id="7" w:author="PR Preview" w:date="2026-01-01T00:00:00Z">
        <w:r>
          <w:rPr>
            <w:b/>
            <w:bCs/>
          </w:rPr>
          <w:t xml:space="preserve"> </w:t>
        </w:r>
      </w:ins>
      <m:oMath>
        <m:r>
          <m:t>k</m:t>
        </m:r>
      </m:oMath>
      <w:ins w:id="8" w:author="PR Preview" w:date="2026-01-01T00:00:00Z">
        <w:r>
          <w:rPr>
            <w:b/>
            <w:bCs/>
          </w:rPr>
          <w:t xml:space="preserve"> </w:t>
        </w:r>
      </w:ins>
      <w:ins w:id="9" w:author="PR Preview" w:date="2026-01-01T00:00:00Z">
        <w:r>
          <w:rPr>
            <w:b/>
            <w:bCs/>
          </w:rPr>
          <w:t xml:space="preserve">or fewer values at least as large)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Let</w:t>
        </w:r>
      </w:ins>
      <w:ins w:id="12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be real numbers,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and for each</w:t>
        </w:r>
      </w:ins>
      <w:ins w:id="17" w:author="PR Preview" w:date="2026-01-01T00:00:00Z">
        <w:r>
          <w:t xml:space="preserve"> </w:t>
        </w:r>
      </w:ins>
      <m:oMath>
        <m:r>
          <m:t>j</m:t>
        </m:r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let</w:t>
        </w:r>
      </w:ins>
      <w:ins w:id="20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be the number of indices</w:t>
        </w:r>
      </w:ins>
      <w:ins w:id="23" w:author="PR Preview" w:date="2026-01-01T00:00:00Z">
        <w:r>
          <w:t xml:space="preserve"> </w:t>
        </w:r>
      </w:ins>
      <m:oMath>
        <m:r>
          <m:t>i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with</w:t>
        </w:r>
      </w:ins>
      <w:ins w:id="26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(including</w:t>
        </w:r>
      </w:ins>
      <w:ins w:id="2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30" w:author="PR Preview" w:date="2026-01-01T00:00:00Z">
        <w:r>
          <w:t xml:space="preserve">).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Then for every integer</w:t>
        </w:r>
      </w:ins>
      <w:ins w:id="3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0</m:t>
        </m:r>
      </m:oMath>
      <w:ins w:id="34" w:author="PR Preview" w:date="2026-01-01T00:00:00Z">
        <w:r>
          <w:t xml:space="preserve">, at most</w:t>
        </w:r>
      </w:ins>
      <w:ins w:id="35" w:author="PR Preview" w:date="2026-01-01T00:00:00Z">
        <w:r>
          <w:t xml:space="preserve"> </w:t>
        </w:r>
      </w:ins>
      <m:oMath>
        <m:r>
          <m:t>k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of the</w:t>
        </w:r>
      </w:ins>
      <w:ins w:id="3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are at most</w:t>
        </w:r>
      </w:ins>
      <w:ins w:id="41" w:author="PR Preview" w:date="2026-01-01T00:00:00Z">
        <w:r>
          <w:t xml:space="preserve"> </w:t>
        </w:r>
      </w:ins>
      <m:oMath>
        <m:r>
          <m:t>k</m:t>
        </m:r>
      </m:oMath>
      <w:ins w:id="4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43" w:author="PR Preview" w:date="2026-01-01T00:00:00Z">
        <w:r>
          <w:t xml:space="preserve">where</w:t>
        </w:r>
      </w:ins>
      <w:ins w:id="44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is</w:t>
        </w:r>
      </w:ins>
      <w:ins w:id="47" w:author="PR Preview" w:date="2026-01-01T00:00:00Z">
        <w:r>
          <w:t xml:space="preserve"> </w:t>
        </w:r>
      </w:ins>
      <m:oMath>
        <m:r>
          <m:t>1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if</w:t>
        </w:r>
      </w:ins>
      <w:ins w:id="50" w:author="PR Preview" w:date="2026-01-01T00:00:00Z">
        <w:r>
          <w:t xml:space="preserve"> </w:t>
        </w:r>
      </w:ins>
      <m:oMath>
        <m:r>
          <m:t>A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is true and</w:t>
        </w:r>
      </w:ins>
      <w:ins w:id="53" w:author="PR Preview" w:date="2026-01-01T00:00:00Z">
        <w:r>
          <w:t xml:space="preserve"> </w:t>
        </w:r>
      </w:ins>
      <m:oMath>
        <m:r>
          <m:t>0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otherwise.</w:t>
        </w:r>
      </w:ins>
    </w:p>
    <w:bookmarkEnd w:id="29"/>
    <w:p>
      <w:pPr>
        <w:pStyle w:val="BodyText"/>
      </w:pPr>
      <w:ins w:id="56" w:author="PR Preview" w:date="2026-01-01T00:00:00Z">
        <w:r>
          <w:rPr>
            <w:i/>
            <w:iCs/>
          </w:rPr>
          <w:t xml:space="preserve">Proof</w:t>
        </w:r>
      </w:ins>
      <w:ins w:id="57" w:author="PR Preview" w:date="2026-01-01T00:00:00Z">
        <w:r>
          <w:t xml:space="preserve">. </w:t>
        </w:r>
      </w:ins>
      <w:ins w:id="58" w:author="PR Preview" w:date="2026-01-01T00:00:00Z">
        <w:r>
          <w:t xml:space="preserve">This is the solution to</w:t>
        </w:r>
      </w:ins>
      <w:ins w:id="59" w:author="PR Preview" w:date="2026-01-01T00:00:00Z">
        <w:r>
          <w:t xml:space="preserve"> </w:t>
        </w:r>
      </w:ins>
      <w:hyperlink w:anchor="exr-top-k-count">
        <w:ins w:id="6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61" w:author="PR Preview" w:date="2026-01-01T00:00:00Z">
        <w:r>
          <w:t xml:space="preserve">, worked in</w:t>
        </w:r>
      </w:ins>
      <w:ins w:id="62" w:author="PR Preview" w:date="2026-01-01T00:00:00Z">
        <w:r>
          <w:t xml:space="preserve"> </w:t>
        </w:r>
      </w:ins>
      <w:hyperlink w:anchor="sol-top-k-count">
        <w:ins w:id="63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64" w:author="PR Preview" w:date="2026-01-01T00:00:00Z">
        <w:r>
          <w:t xml:space="preserve">.</w:t>
        </w:r>
      </w:ins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65" w:author="PR Preview" w:date="2026-01-01T00:00:00Z">
        <w:r>
          <w:delText xml:space="preserve">Write</w:delText>
        </w:r>
      </w:del>
      <w:del w:id="66" w:author="PR Preview" w:date="2026-01-01T00:00:00Z">
        <w:r>
          <w:delText xml:space="preserve"> </w:delText>
        </w:r>
      </w:del>
      <m:oMath>
        <m:r>
          <m:t>ι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for the identity permutation, so</w:delText>
        </w:r>
      </w:del>
      <w:del w:id="69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is</w:delText>
        </w:r>
      </w:del>
      <w:del w:id="7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!</m:t>
        </m:r>
      </m:oMath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times the permutation p-value of</w:delText>
        </w:r>
      </w:del>
      <w:del w:id="75" w:author="PR Preview" w:date="2026-01-01T00:00:00Z">
        <w:r>
          <w:delText xml:space="preserve"> </w:delText>
        </w:r>
      </w:del>
      <w:hyperlink w:anchor="def-permutation-p-value">
        <w:del w:id="76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77" w:author="PR Preview" w:date="2026-01-01T00:00:00Z">
        <w:r>
          <w:delText xml:space="preserve">.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Show that</w:delText>
        </w:r>
      </w:del>
      <w:del w:id="80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del w:id="81" w:author="PR Preview" w:date="2026-01-01T00:00:00Z">
        <w:r>
          <w:delText xml:space="preserve">.</w:delText>
        </w:r>
      </w:del>
    </w:p>
    <w:p>
      <w:pPr>
        <w:pStyle w:val="FirstParagraph"/>
      </w:pPr>
      <w:ins w:id="82" w:author="PR Preview" w:date="2026-01-01T00:00:00Z">
        <w:r>
          <w:t xml:space="preserve">Write</w:t>
        </w:r>
      </w:ins>
      <w:ins w:id="83" w:author="PR Preview" w:date="2026-01-01T00:00:00Z">
        <w:r>
          <w:t xml:space="preserve"> </w:t>
        </w:r>
      </w:ins>
      <m:oMath>
        <m:r>
          <m:t>ι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for the identity permutation, so</w:t>
        </w:r>
      </w:ins>
      <w:ins w:id="86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is</w:t>
        </w:r>
      </w:ins>
      <w:ins w:id="8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!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times the permutation p-value of</w:t>
        </w:r>
      </w:ins>
      <w:ins w:id="92" w:author="PR Preview" w:date="2026-01-01T00:00:00Z">
        <w:r>
          <w:t xml:space="preserve"> </w:t>
        </w:r>
      </w:ins>
      <w:hyperlink w:anchor="def-permutation-p-value">
        <w:ins w:id="9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94" w:author="PR Preview" w:date="2026-01-01T00:00:00Z">
        <w:r>
          <w:t xml:space="preserve">.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Express</w:t>
        </w:r>
      </w:ins>
      <w:ins w:id="97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in terms of</w:t>
        </w:r>
      </w:ins>
      <w:ins w:id="100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ι</m:t>
            </m:r>
          </m:sub>
        </m:sSub>
      </m:oMath>
      <w:ins w:id="101" w:author="PR Preview" w:date="2026-01-01T00:00:00Z">
        <w:r>
          <w:t xml:space="preserve">.</w:t>
        </w:r>
      </w:ins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ins w:id="102" w:author="PR Preview" w:date="2026-01-01T00:00:00Z">
        <w:r>
          <w:t xml:space="preserve">So</w:t>
        </w:r>
      </w:ins>
      <w:ins w:id="103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ins w:id="104" w:author="PR Preview" w:date="2026-01-01T00:00:00Z">
        <w:r>
          <w:t xml:space="preserve">.</w:t>
        </w:r>
      </w:ins>
    </w:p>
    <w:bookmarkEnd w:id="31"/>
    <w:bookmarkStart w:id="32" w:name="lem-relabeling-count"/>
    <w:p>
      <w:pPr>
        <w:pStyle w:val="BodyText"/>
      </w:pPr>
      <w:ins w:id="105" w:author="PR Preview" w:date="2026-01-01T00:00:00Z">
        <w:r>
          <w:rPr>
            <w:b/>
            <w:bCs/>
          </w:rPr>
          <w:t xml:space="preserve">Lemma 2 (Relabeling the data permutes the relabelings)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Let</w:t>
        </w:r>
      </w:ins>
      <w:ins w:id="108" w:author="PR Preview" w:date="2026-01-01T00:00:00Z">
        <w:r>
          <w:t xml:space="preserve"> </w:t>
        </w:r>
      </w:ins>
      <m:oMath>
        <m:r>
          <m:t>T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be a statistic, let</w:t>
        </w:r>
      </w:ins>
      <w:ins w:id="11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be data,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let</w:t>
        </w:r>
      </w:ins>
      <w:ins w:id="11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be the set of permutations of</w:t>
        </w:r>
      </w:ins>
      <w:ins w:id="119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ins w:id="120" w:author="PR Preview" w:date="2026-01-01T00:00:00Z">
        <w:r>
          <w:t xml:space="preserve">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and let</w:t>
        </w:r>
      </w:ins>
      <w:ins w:id="12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σ</m:t>
            </m:r>
          </m:sub>
        </m:sSub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be</w:t>
        </w:r>
      </w:ins>
      <w:ins w:id="126" w:author="PR Preview" w:date="2026-01-01T00:00:00Z">
        <w:r>
          <w:t xml:space="preserve"> </w:t>
        </w:r>
      </w:ins>
      <m:oMath>
        <m:r>
          <m:t>y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with its entries relabeled by</w:t>
        </w:r>
      </w:ins>
      <w:ins w:id="129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ins w:id="130" w:author="PR Preview" w:date="2026-01-01T00:00:00Z">
        <w:r>
          <w:t xml:space="preserve">.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For</w:t>
        </w:r>
      </w:ins>
      <w:ins w:id="133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let</w:t>
        </w:r>
      </w:ins>
      <w:ins w:id="136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be the number of relabelings at least as extreme as</w:t>
        </w:r>
      </w:ins>
      <w:ins w:id="13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σ</m:t>
            </m:r>
          </m:sub>
        </m:sSub>
      </m:oMath>
      <w:ins w:id="140" w:author="PR Preview" w:date="2026-01-01T00:00:00Z">
        <w:r>
          <w:t xml:space="preserve">,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and write</w:t>
        </w:r>
      </w:ins>
      <w:ins w:id="143" w:author="PR Preview" w:date="2026-01-01T00:00:00Z">
        <w:r>
          <w:t xml:space="preserve"> </w:t>
        </w:r>
      </w:ins>
      <m:oMath>
        <m:r>
          <m:t>ι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for the identity permutation,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so that</w:t>
        </w:r>
      </w:ins>
      <w:ins w:id="14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is</w:t>
        </w:r>
      </w:ins>
      <w:ins w:id="15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!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times the</w:t>
        </w:r>
      </w:ins>
      <w:ins w:id="154" w:author="PR Preview" w:date="2026-01-01T00:00:00Z">
        <w:r>
          <w:t xml:space="preserve"> </w:t>
        </w:r>
      </w:ins>
      <w:hyperlink w:anchor="def-permutation-p-value">
        <w:ins w:id="155" w:author="PR Preview" w:date="2026-01-01T00:00:00Z">
          <w:r>
            <w:rPr>
              <w:rStyle w:val="Hyperlink"/>
            </w:rPr>
            <w:t xml:space="preserve">permutation p-value</w:t>
          </w:r>
        </w:ins>
      </w:hyperlink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of</w:t>
        </w:r>
      </w:ins>
      <w:ins w:id="15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159" w:author="PR Preview" w:date="2026-01-01T00:00:00Z">
        <w:r>
          <w:t xml:space="preserve">.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Then relabeling the data by</w:t>
        </w:r>
      </w:ins>
      <w:ins w:id="162" w:author="PR Preview" w:date="2026-01-01T00:00:00Z">
        <w:r>
          <w:t xml:space="preserve"> </w:t>
        </w:r>
      </w:ins>
      <m:oMath>
        <m:r>
          <m:t>σ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turns</w:t>
        </w:r>
      </w:ins>
      <w:ins w:id="165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ι</m:t>
            </m:r>
          </m:sub>
        </m:sSub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into</w:t>
        </w:r>
      </w:ins>
      <w:ins w:id="16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σ</m:t>
            </m:r>
          </m:sub>
        </m:sSub>
      </m:oMath>
      <w:ins w:id="1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ins w:id="170" w:author="PR Preview" w:date="2026-01-01T00:00:00Z">
        <w:r>
          <w:rPr>
            <w:i/>
            <w:iCs/>
          </w:rPr>
          <w:t xml:space="preserve">Proof</w:t>
        </w:r>
      </w:ins>
      <w:ins w:id="171" w:author="PR Preview" w:date="2026-01-01T00:00:00Z">
        <w:r>
          <w:t xml:space="preserve">. </w:t>
        </w:r>
      </w:ins>
      <w:ins w:id="172" w:author="PR Preview" w:date="2026-01-01T00:00:00Z">
        <w:r>
          <w:t xml:space="preserve">This is the solution to</w:t>
        </w:r>
      </w:ins>
      <w:ins w:id="173" w:author="PR Preview" w:date="2026-01-01T00:00:00Z">
        <w:r>
          <w:t xml:space="preserve"> </w:t>
        </w:r>
      </w:ins>
      <w:hyperlink w:anchor="exr-relabeling-count">
        <w:ins w:id="174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175" w:author="PR Preview" w:date="2026-01-01T00:00:00Z">
        <w:r>
          <w:t xml:space="preserve">, worked in</w:t>
        </w:r>
      </w:ins>
      <w:ins w:id="176" w:author="PR Preview" w:date="2026-01-01T00:00:00Z">
        <w:r>
          <w:t xml:space="preserve"> </w:t>
        </w:r>
      </w:ins>
      <w:hyperlink w:anchor="sol-relabeling-count">
        <w:ins w:id="177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178" w:author="PR Preview" w:date="2026-01-01T00:00:00Z">
        <w:r>
          <w:t xml:space="preserve">.</w:t>
        </w:r>
      </w:ins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del w:id="179" w:author="PR Preview" w:date="2026-01-01T00:00:00Z">
        <w:r>
          <w:delText xml:space="preserve">The justifications of the third and the seventh line are</w:delText>
        </w:r>
      </w:del>
      <w:del w:id="180" w:author="PR Preview" w:date="2026-01-01T00:00:00Z">
        <w:r>
          <w:delText xml:space="preserve"> </w:delText>
        </w:r>
      </w:del>
      <w:hyperlink w:anchor="sol-relabeling-count">
        <w:del w:id="181" w:author="PR Preview" w:date="2026-01-01T00:00:00Z">
          <w:r>
            <w:rPr>
              <w:rStyle w:val="Hyperlink"/>
            </w:rPr>
            <w:delText xml:space="preserve">Solution 2</w:delText>
          </w:r>
        </w:del>
      </w:hyperlink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and</w:delText>
        </w:r>
      </w:del>
      <w:del w:id="184" w:author="PR Preview" w:date="2026-01-01T00:00:00Z">
        <w:r>
          <w:delText xml:space="preserve"> </w:delText>
        </w:r>
      </w:del>
      <w:hyperlink w:anchor="sol-top-k-count">
        <w:del w:id="185" w:author="PR Preview" w:date="2026-01-01T00:00:00Z">
          <w:r>
            <w:rPr>
              <w:rStyle w:val="Hyperlink"/>
            </w:rPr>
            <w:delText xml:space="preserve">Solution 1</w:delText>
          </w:r>
        </w:del>
      </w:hyperlink>
      <w:del w:id="186" w:author="PR Preview" w:date="2026-01-01T00:00:00Z">
        <w:r>
          <w:delText xml:space="preserve">.</w:delText>
        </w:r>
      </w:del>
    </w:p>
    <w:p>
      <w:pPr>
        <w:pStyle w:val="FirstParagraph"/>
      </w:pPr>
      <w:ins w:id="187" w:author="PR Preview" w:date="2026-01-01T00:00:00Z">
        <w:r>
          <w:t xml:space="preserve">The justifications of the third and the seventh line are</w:t>
        </w:r>
      </w:ins>
      <w:ins w:id="188" w:author="PR Preview" w:date="2026-01-01T00:00:00Z">
        <w:r>
          <w:t xml:space="preserve"> </w:t>
        </w:r>
      </w:ins>
      <w:hyperlink w:anchor="lem-relabeling-count">
        <w:ins w:id="189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and</w:t>
        </w:r>
      </w:ins>
      <w:ins w:id="192" w:author="PR Preview" w:date="2026-01-01T00:00:00Z">
        <w:r>
          <w:t xml:space="preserve"> </w:t>
        </w:r>
      </w:ins>
      <w:hyperlink w:anchor="lem-top-k-count">
        <w:ins w:id="193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94" w:author="PR Preview" w:date="2026-01-01T00:00:00Z">
        <w:r>
          <w:t xml:space="preserve">.</w:t>
        </w:r>
      </w:ins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2026-10-15T09:02:23Z</dcterms:created>
  <dcterms:modified xsi:type="dcterms:W3CDTF">2026-10-15T09:02:23Z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