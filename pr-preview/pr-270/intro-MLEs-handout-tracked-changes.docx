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(Likelihood of a dataset)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dataset with corresponding random vector</w:delText>
        </w:r>
      </w:del>
      <w:del w:id="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let</w:delText>
        </w:r>
      </w:del>
      <w:del w:id="1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be a probability model for the distribution of</w:delText>
        </w:r>
      </w:del>
      <w:del w:id="1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with unknown parameter vector</w:delText>
        </w:r>
      </w:del>
      <w:del w:id="20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</m:oMath>
      <w:del w:id="21" w:author="PR Preview" w:date="2026-01-01T00:00:00Z">
        <w:r>
          <w:delText xml:space="preserve">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The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rPr>
            <w:b/>
            <w:bCs/>
          </w:rPr>
          <w:delText xml:space="preserve">likelihood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of the parameter value</w:delText>
        </w:r>
      </w:del>
      <w:del w:id="28" w:author="PR Preview" w:date="2026-01-01T00:00:00Z">
        <w:r>
          <w:delText xml:space="preserve"> </w:delText>
        </w:r>
      </w:del>
      <m:oMath>
        <m:r>
          <m:t>θ</m:t>
        </m:r>
      </m:oMath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for model</w:delText>
        </w:r>
      </w:del>
      <w:del w:id="3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 data</w:delText>
        </w:r>
      </w:del>
      <w:del w:id="3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is the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rPr>
            <w:i/>
            <w:iCs/>
          </w:rPr>
          <w:delText xml:space="preserve">joint probability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(or joint density) of</w:delText>
        </w:r>
      </w:del>
      <w:del w:id="4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when</w:delText>
        </w:r>
      </w:del>
      <w:del w:id="46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del w:id="4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p>
      <w:pPr>
        <w:pStyle w:val="BodyText"/>
      </w:pPr>
      <w:ins w:id="48" w:author="PR Preview" w:date="2026-01-01T00:00:00Z">
        <w:r>
          <w:rPr>
            <w:b/>
            <w:bCs/>
          </w:rPr>
          <w:t xml:space="preserve">Definition 2 (Likelihood of a dataset)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Let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$\mathord{\smash[b]{\underset{\raise.3ex\hbox{$\scriptstyle\sim$}}{x}}\vphantom{x}}\stackrel{\text{def}}{=}x_1, \ldots, x_n$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be a dataset with corresponding random vector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$\mathord{\smash[b]{\underset{\raise.3ex\hbox{$\scriptstyle\sim$}}{X}}\vphantom{X}}$</w:t>
        </w:r>
      </w:ins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 let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$\operatorname{p}_{\Theta}(\mathord{\smash[b]{\underset{\raise.3ex\hbox{$\scriptstyle\sim$}}{X}}\vphantom{X}}= \mathord{\smash[b]{\underset{\raise.3ex\hbox{$\scriptstyle\sim$}}{x}}\vphantom{x}})$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be a probability model for the distribution of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$\mathord{\smash[b]{\underset{\raise.3ex\hbox{$\scriptstyle\sim$}}{X}}\vphantom{X}}$</w:t>
        </w:r>
      </w:ins>
      <w:ins w:id="66" w:author="PR Preview" w:date="2026-01-01T00:00:00Z">
        <w:r>
          <w:t xml:space="preserve">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with unknown parameter vector</w:t>
        </w:r>
      </w:ins>
      <w:ins w:id="69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</m:oMath>
      <w:ins w:id="70" w:author="PR Preview" w:date="2026-01-01T00:00:00Z">
        <w:r>
          <w:t xml:space="preserve">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b/>
            <w:bCs/>
          </w:rPr>
          <w:t xml:space="preserve">likelihood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of the parameter value</w:t>
        </w:r>
      </w:ins>
      <w:ins w:id="77" w:author="PR Preview" w:date="2026-01-01T00:00:00Z">
        <w:r>
          <w:t xml:space="preserve"> </w:t>
        </w:r>
      </w:ins>
      <m:oMath>
        <m:r>
          <m:t>θ</m:t>
        </m:r>
      </m:oMath>
      <w:ins w:id="78" w:author="PR Preview" w:date="2026-01-01T00:00:00Z">
        <w:r>
          <w:t xml:space="preserve">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for model</w:t>
        </w:r>
      </w:ins>
      <w:ins w:id="8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and data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86" w:author="PR Preview" w:date="2026-01-01T00:00:00Z">
        <w:r>
          <w:t xml:space="preserve">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 the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rPr>
            <w:i/>
            <w:iCs/>
          </w:rPr>
          <w:t xml:space="preserve">joint probability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(or joint density) of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when</w:t>
        </w:r>
      </w:ins>
      <w:ins w:id="97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ins w:id="98" w:author="PR Preview" w:date="2026-01-01T00:00:00Z">
        <w:r>
          <w:t xml:space="preserve">:</w:t>
        </w:r>
      </w:ins>
    </w:p>
    <w:p>
      <w:pPr>
        <w:pStyle w:val="BodyText"/>
      </w:pPr>
      <w:ins w:id="99" w:author="PR Preview" w:date="2026-01-01T00:00:00Z">
        <w:r>
  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  </w:r>
      </w:ins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del w:id="100" w:author="PR Preview" w:date="2026-01-01T00:00:00Z">
        <w:r>
          <w:rPr>
            <w:b/>
            <w:bCs/>
          </w:rPr>
          <w:delText xml:space="preserve">Definition 3 (Likelihood component (likelihood factor))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For a dataset</w:delText>
        </w:r>
      </w:del>
      <w:del w:id="10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of mutually independent observations,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the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rPr>
            <w:b/>
            <w:bCs/>
          </w:rPr>
          <w:delText xml:space="preserve">likelihood component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(or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rPr>
            <w:b/>
            <w:bCs/>
          </w:rPr>
          <w:delText xml:space="preserve">likelihood factor</w:delText>
        </w:r>
      </w:del>
      <w:del w:id="114" w:author="PR Preview" w:date="2026-01-01T00:00:00Z">
        <w:r>
          <w:delText xml:space="preserve">)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of observation</w:delText>
        </w:r>
      </w:del>
      <w:del w:id="11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is the likelihood of that observation alone: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120" w:author="PR Preview" w:date="2026-01-01T00:00:00Z">
        <w:r>
          <w:rPr>
            <w:b/>
            <w:bCs/>
          </w:rPr>
          <w:delText xml:space="preserve">Exercise 2 (Dataset likelihood from likelihood components)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For mutually independent data</w:delText>
        </w:r>
      </w:del>
      <w:del w:id="12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24" w:author="PR Preview" w:date="2026-01-01T00:00:00Z">
        <w:r>
          <w:delText xml:space="preserve">,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use</w:delText>
        </w:r>
      </w:del>
      <w:del w:id="127" w:author="PR Preview" w:date="2026-01-01T00:00:00Z">
        <w:r>
          <w:delText xml:space="preserve"> </w:delText>
        </w:r>
      </w:del>
      <w:hyperlink w:anchor="thm-lik-iid">
        <w:del w:id="128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to write the likelihood of the dataset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in terms of the observations’</w:delText>
        </w:r>
      </w:del>
      <w:del w:id="133" w:author="PR Preview" w:date="2026-01-01T00:00:00Z">
        <w:r>
          <w:delText xml:space="preserve"> </w:delText>
        </w:r>
      </w:del>
      <w:hyperlink w:anchor="def-lik-factor">
        <w:del w:id="134" w:author="PR Preview" w:date="2026-01-01T00:00:00Z">
          <w:r>
            <w:rPr>
              <w:rStyle w:val="Hyperlink"/>
            </w:rPr>
            <w:delText xml:space="preserve">likelihood components</w:delText>
          </w:r>
        </w:del>
      </w:hyperlink>
      <w:del w:id="135" w:author="PR Preview" w:date="2026-01-01T00:00:00Z">
        <w:r>
          <w:delText xml:space="preserve">.</w:delText>
        </w:r>
      </w:del>
    </w:p>
    <w:p>
      <w:pPr>
        <w:pStyle w:val="BodyText"/>
      </w:pPr>
      <w:ins w:id="136" w:author="PR Preview" w:date="2026-01-01T00:00:00Z">
        <w:r>
          <w:rPr>
            <w:b/>
            <w:bCs/>
          </w:rPr>
          <w:t xml:space="preserve">Definition 3 (Likelihood component (likelihood factor))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For a dataset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$\mathord{\smash[b]{\underset{\raise.3ex\hbox{$\scriptstyle\sim$}}{x}}\vphantom{x}}$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of mutually independent observations,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the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rPr>
            <w:b/>
            <w:bCs/>
          </w:rPr>
          <w:t xml:space="preserve">likelihood component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(or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rPr>
            <w:b/>
            <w:bCs/>
          </w:rPr>
          <w:t xml:space="preserve">likelihood factor</w:t>
        </w:r>
      </w:ins>
      <w:ins w:id="151" w:author="PR Preview" w:date="2026-01-01T00:00:00Z">
        <w:r>
          <w:t xml:space="preserve">)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of observation</w:t>
        </w:r>
      </w:ins>
      <w:ins w:id="15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is the likelihood of that observation alone: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ins w:id="157" w:author="PR Preview" w:date="2026-01-01T00:00:00Z">
        <w:r>
          <w:rPr>
            <w:b/>
            <w:bCs/>
          </w:rPr>
          <w:t xml:space="preserve">Exercise 2 (Dataset likelihood from likelihood components)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For mutually independent data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$\mathord{\smash[b]{\underset{\raise.3ex\hbox{$\scriptstyle\sim$}}{x}}\vphantom{x}}\stackrel{\text{def}}{=}x_1, \ldots, x_n$</w:t>
        </w:r>
      </w:ins>
      <w:ins w:id="162" w:author="PR Preview" w:date="2026-01-01T00:00:00Z">
        <w:r>
          <w:t xml:space="preserve">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use</w:t>
        </w:r>
      </w:ins>
      <w:ins w:id="165" w:author="PR Preview" w:date="2026-01-01T00:00:00Z">
        <w:r>
          <w:t xml:space="preserve"> </w:t>
        </w:r>
      </w:ins>
      <w:hyperlink w:anchor="thm-lik-iid">
        <w:ins w:id="16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to write the likelihood of the dataset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in terms of the observations’</w:t>
        </w:r>
      </w:ins>
      <w:ins w:id="171" w:author="PR Preview" w:date="2026-01-01T00:00:00Z">
        <w:r>
          <w:t xml:space="preserve"> </w:t>
        </w:r>
      </w:ins>
      <w:hyperlink w:anchor="def-lik-factor">
        <w:ins w:id="172" w:author="PR Preview" w:date="2026-01-01T00:00:00Z">
          <w:r>
            <w:rPr>
              <w:rStyle w:val="Hyperlink"/>
            </w:rPr>
            <w:t xml:space="preserve">likelihood components</w:t>
          </w:r>
        </w:ins>
      </w:hyperlink>
      <w:ins w:id="173" w:author="PR Preview" w:date="2026-01-01T00:00:00Z">
        <w:r>
          <w:t xml:space="preserve">.</w:t>
        </w:r>
      </w:ins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del w:id="174" w:author="PR Preview" w:date="2026-01-01T00:00:00Z">
        <w:r>
          <w:rPr>
            <w:b/>
            <w:bCs/>
          </w:rPr>
          <w:delText xml:space="preserve">Theorem 2 (Dataset likelihood as a product of observation likelihoods)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For mutually independent data</w:delText>
        </w:r>
      </w:del>
      <w:del w:id="17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78" w:author="PR Preview" w:date="2026-01-01T00:00:00Z">
        <w:r>
          <w:delText xml:space="preserve">,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the likelihood of the dataset is the product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of the observations’</w:delText>
        </w:r>
      </w:del>
      <w:del w:id="183" w:author="PR Preview" w:date="2026-01-01T00:00:00Z">
        <w:r>
          <w:delText xml:space="preserve"> </w:delText>
        </w:r>
      </w:del>
      <w:hyperlink w:anchor="def-lik-factor">
        <w:del w:id="184" w:author="PR Preview" w:date="2026-01-01T00:00:00Z">
          <w:r>
            <w:rPr>
              <w:rStyle w:val="Hyperlink"/>
            </w:rPr>
            <w:delText xml:space="preserve">likelihood components</w:delText>
          </w:r>
        </w:del>
      </w:hyperlink>
      <w:del w:id="185" w:author="PR Preview" w:date="2026-01-01T00:00:00Z">
        <w:r>
          <w:delText xml:space="preserve">:</w:delText>
        </w:r>
      </w:del>
    </w:p>
    <w:p>
      <w:pPr>
        <w:pStyle w:val="FirstParagraph"/>
      </w:pPr>
      <w:ins w:id="186" w:author="PR Preview" w:date="2026-01-01T00:00:00Z">
        <w:r>
          <w:rPr>
            <w:b/>
            <w:bCs/>
          </w:rPr>
          <w:t xml:space="preserve">Theorem 2 (Dataset likelihood as a product of observation likelihoods)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For mutually independent data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$\mathord{\smash[b]{\underset{\raise.3ex\hbox{$\scriptstyle\sim$}}{x}}\vphantom{x}}\stackrel{\text{def}}{=}x_1, \ldots, x_n$</w:t>
        </w:r>
      </w:ins>
      <w:ins w:id="191" w:author="PR Preview" w:date="2026-01-01T00:00:00Z">
        <w:r>
          <w:t xml:space="preserve">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the likelihood of the dataset is the product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of the observations’</w:t>
        </w:r>
      </w:ins>
      <w:ins w:id="196" w:author="PR Preview" w:date="2026-01-01T00:00:00Z">
        <w:r>
          <w:t xml:space="preserve"> </w:t>
        </w:r>
      </w:ins>
      <w:hyperlink w:anchor="def-lik-factor">
        <w:ins w:id="197" w:author="PR Preview" w:date="2026-01-01T00:00:00Z">
          <w:r>
            <w:rPr>
              <w:rStyle w:val="Hyperlink"/>
            </w:rPr>
            <w:t xml:space="preserve">likelihood components</w:t>
          </w:r>
        </w:ins>
      </w:hyperlink>
      <w:ins w:id="19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del w:id="199" w:author="PR Preview" w:date="2026-01-01T00:00:00Z">
        <w:r>
          <w:delText xml:space="preserve">Let</w:delText>
        </w:r>
      </w:del>
      <w:del w:id="20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be a dataset of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mutually independent binary outcomes,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all with the same event probability</w:delText>
        </w:r>
      </w:del>
      <w:del w:id="207" w:author="PR Preview" w:date="2026-01-01T00:00:00Z">
        <w:r>
          <w:delText xml:space="preserve"> </w:delText>
        </w:r>
      </w:del>
      <m:oMath>
        <m:r>
          <m:t>π</m:t>
        </m:r>
      </m:oMath>
      <w:del w:id="208" w:author="PR Preview" w:date="2026-01-01T00:00:00Z">
        <w:r>
          <w:delText xml:space="preserve">:</w:delText>
        </w:r>
      </w:del>
      <w:del w:id="20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10" w:author="PR Preview" w:date="2026-01-01T00:00:00Z">
        <w:r>
          <w:delText xml:space="preserve">.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Write the likelihood of</w:delText>
        </w:r>
      </w:del>
      <w:del w:id="21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4" w:author="PR Preview" w:date="2026-01-01T00:00:00Z">
        <w:r>
          <w:delText xml:space="preserve">.</w:delText>
        </w:r>
      </w:del>
    </w:p>
    <w:p>
      <w:pPr>
        <w:pStyle w:val="FirstParagraph"/>
      </w:pPr>
      <w:ins w:id="215" w:author="PR Preview" w:date="2026-01-01T00:00:00Z">
        <w:r>
          <w:t xml:space="preserve">Let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be a dataset of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mutually independent binary outcomes,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all with the same event probability</w:t>
        </w:r>
      </w:ins>
      <w:ins w:id="224" w:author="PR Preview" w:date="2026-01-01T00:00:00Z">
        <w:r>
          <w:t xml:space="preserve"> </w:t>
        </w:r>
      </w:ins>
      <m:oMath>
        <m:r>
          <m:t>π</m:t>
        </m:r>
      </m:oMath>
      <w:ins w:id="225" w:author="PR Preview" w:date="2026-01-01T00:00:00Z">
        <w:r>
          <w:t xml:space="preserve">:</w:t>
        </w:r>
      </w:ins>
      <w:ins w:id="22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27" w:author="PR Preview" w:date="2026-01-01T00:00:00Z">
        <w:r>
          <w:t xml:space="preserve">.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Write the likelihood of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$\mathord{\smash[b]{\underset{\raise.3ex\hbox{$\scriptstyle\sim$}}{y}}\vphantom{y}}$</w:t>
        </w:r>
      </w:ins>
      <w:ins w:id="232" w:author="PR Preview" w:date="2026-01-01T00:00:00Z">
        <w:r>
          <w:t xml:space="preserve">.</w:t>
        </w:r>
      </w:ins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33" w:author="PR Preview" w:date="2026-01-01T00:00:00Z">
        <w:r>
          <w:rPr>
            <w:b/>
            <w:bCs/>
          </w:rPr>
          <w:delText xml:space="preserve">Theorem 3 (Likelihood of binary outcomes with one event probability)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Let</w:delText>
        </w:r>
      </w:del>
      <w:del w:id="23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be mutually independent binary random variables,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each with the same event probability</w:delText>
        </w:r>
      </w:del>
      <w:del w:id="241" w:author="PR Preview" w:date="2026-01-01T00:00:00Z">
        <w:r>
          <w:delText xml:space="preserve"> </w:delText>
        </w:r>
      </w:del>
      <m:oMath>
        <m:r>
          <m:t>π</m:t>
        </m:r>
      </m:oMath>
      <w:del w:id="242" w:author="PR Preview" w:date="2026-01-01T00:00:00Z">
        <w:r>
          <w:delText xml:space="preserve">:</w:delText>
        </w:r>
      </w:del>
      <w:del w:id="24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44" w:author="PR Preview" w:date="2026-01-01T00:00:00Z">
        <w:r>
          <w:delText xml:space="preserve">.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For observed outcomes</w:delText>
        </w:r>
      </w:del>
      <w:del w:id="24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248" w:author="PR Preview" w:date="2026-01-01T00:00:00Z">
        <w:r>
          <w:delText xml:space="preserve">, with each</w:delText>
        </w:r>
      </w:del>
      <w:del w:id="24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250" w:author="PR Preview" w:date="2026-01-01T00:00:00Z">
        <w:r>
          <w:delText xml:space="preserve">,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the likelihood</w:delText>
        </w:r>
      </w:del>
      <w:del w:id="25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of</w:delText>
        </w:r>
      </w:del>
      <w:del w:id="256" w:author="PR Preview" w:date="2026-01-01T00:00:00Z">
        <w:r>
          <w:delText xml:space="preserve"> </w:delText>
        </w:r>
      </w:del>
      <m:oMath>
        <m:r>
          <m:t>π</m:t>
        </m:r>
      </m:oMath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depends on the data only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through the number of events</w:delText>
        </w:r>
      </w:del>
      <w:del w:id="26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26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p>
      <w:pPr>
        <w:pStyle w:val="BodyText"/>
      </w:pPr>
      <w:ins w:id="263" w:author="PR Preview" w:date="2026-01-01T00:00:00Z">
        <w:r>
  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  </w:r>
      </w:ins>
    </w:p>
    <w:bookmarkEnd w:id="25"/>
    <w:bookmarkStart w:id="26" w:name="thm-bernoulli-likelihood-one-group"/>
    <w:p>
      <w:pPr>
        <w:pStyle w:val="FirstParagraph"/>
      </w:pPr>
      <w:ins w:id="264" w:author="PR Preview" w:date="2026-01-01T00:00:00Z">
        <w:r>
          <w:rPr>
            <w:b/>
            <w:bCs/>
          </w:rPr>
          <w:t xml:space="preserve">Theorem 3 (Likelihood of binary outcomes with one event probability)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Let</w:t>
        </w:r>
      </w:ins>
      <w:ins w:id="26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be mutually independent binary random variables,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each with the same event probability</w:t>
        </w:r>
      </w:ins>
      <w:ins w:id="272" w:author="PR Preview" w:date="2026-01-01T00:00:00Z">
        <w:r>
          <w:t xml:space="preserve"> </w:t>
        </w:r>
      </w:ins>
      <m:oMath>
        <m:r>
          <m:t>π</m:t>
        </m:r>
      </m:oMath>
      <w:ins w:id="273" w:author="PR Preview" w:date="2026-01-01T00:00:00Z">
        <w:r>
          <w:t xml:space="preserve">:</w:t>
        </w:r>
      </w:ins>
      <w:ins w:id="27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75" w:author="PR Preview" w:date="2026-01-01T00:00:00Z">
        <w:r>
          <w:t xml:space="preserve">.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For observed outcomes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280" w:author="PR Preview" w:date="2026-01-01T00:00:00Z">
        <w:r>
          <w:t xml:space="preserve">, with each</w:t>
        </w:r>
      </w:ins>
      <w:ins w:id="28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82" w:author="PR Preview" w:date="2026-01-01T00:00:00Z">
        <w:r>
          <w:t xml:space="preserve">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the likelihood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$\mathcal{L}(\pi; \mathord{\smash[b]{\underset{\raise.3ex\hbox{$\scriptstyle\sim$}}{y}}\vphantom{y}})$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of</w:t>
        </w:r>
      </w:ins>
      <w:ins w:id="289" w:author="PR Preview" w:date="2026-01-01T00:00:00Z">
        <w:r>
          <w:t xml:space="preserve"> </w:t>
        </w:r>
      </w:ins>
      <m:oMath>
        <m:r>
          <m:t>π</m:t>
        </m:r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depends on the data only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through the number of events</w:t>
        </w:r>
      </w:ins>
      <w:ins w:id="29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295" w:author="PR Preview" w:date="2026-01-01T00:00:00Z">
        <w:r>
          <w:t xml:space="preserve">:</w:t>
        </w:r>
      </w:ins>
    </w:p>
    <w:p>
      <w:pPr>
        <w:pStyle w:val="BodyText"/>
      </w:pPr>
      <w:ins w:id="296" w:author="PR Preview" w:date="2026-01-01T00:00:00Z">
        <w:r>
          <w:t xml:space="preserve">$$\mathcal{L}(\pi; \mathord{\smash[b]{\underset{\raise.3ex\hbox{$\scriptstyle\sim$}}{y}}\vphantom{y}}) = \pi^{\sum_{i=1}^ny_i} (1 - \pi)^{n - \sum_{i=1}^ny_i}$$</w:t>
        </w:r>
      </w:ins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del w:id="297" w:author="PR Preview" w:date="2026-01-01T00:00:00Z">
        <w:r>
          <w:rPr>
            <w:b/>
            <w:bCs/>
          </w:rPr>
          <w:delText xml:space="preserve">Definition 5 (Critical point)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A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rPr>
            <w:b/>
            <w:bCs/>
          </w:rPr>
          <w:delText xml:space="preserve">critical point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of a differentiable function</w:delText>
        </w:r>
      </w:del>
      <w:del w:id="304" w:author="PR Preview" w:date="2026-01-01T00:00:00Z">
        <w:r>
          <w:delText xml:space="preserve"> </w:delText>
        </w:r>
      </w:del>
      <m:oMath>
        <m:r>
          <m:t>f</m:t>
        </m:r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is an input value</w:delText>
        </w:r>
      </w:del>
      <w:del w:id="3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where the derivative of</w:delText>
        </w:r>
      </w:del>
      <w:del w:id="310" w:author="PR Preview" w:date="2026-01-01T00:00:00Z">
        <w:r>
          <w:delText xml:space="preserve"> </w:delText>
        </w:r>
      </w:del>
      <m:oMath>
        <m:r>
          <m:t>f</m:t>
        </m:r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is zero,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or, for a function of a vector,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a point</w:delText>
        </w:r>
      </w:del>
      <w:del w:id="31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where the gradient</w:delText>
        </w:r>
      </w:del>
      <w:del w:id="32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of</w:delText>
        </w:r>
      </w:del>
      <w:del w:id="323" w:author="PR Preview" w:date="2026-01-01T00:00:00Z">
        <w:r>
          <w:delText xml:space="preserve"> </w:delText>
        </w:r>
      </w:del>
      <m:oMath>
        <m:r>
          <m:t>f</m:t>
        </m:r>
      </m:oMath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is the zero vector: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p>
      <w:pPr>
        <w:pStyle w:val="FirstParagraph"/>
      </w:pPr>
      <w:ins w:id="326" w:author="PR Preview" w:date="2026-01-01T00:00:00Z">
        <w:r>
          <w:rPr>
            <w:b/>
            <w:bCs/>
          </w:rPr>
          <w:t xml:space="preserve">Definition 5 (Critical point)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A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rPr>
            <w:b/>
            <w:bCs/>
          </w:rPr>
          <w:t xml:space="preserve">critical point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of a differentiable function</w:t>
        </w:r>
      </w:ins>
      <w:ins w:id="333" w:author="PR Preview" w:date="2026-01-01T00:00:00Z">
        <w:r>
          <w:t xml:space="preserve"> </w:t>
        </w:r>
      </w:ins>
      <m:oMath>
        <m:r>
          <m:t>f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is an input value</w:t>
        </w:r>
      </w:ins>
      <w:ins w:id="3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where the derivative of</w:t>
        </w:r>
      </w:ins>
      <w:ins w:id="339" w:author="PR Preview" w:date="2026-01-01T00:00:00Z">
        <w:r>
          <w:t xml:space="preserve"> </w:t>
        </w:r>
      </w:ins>
      <m:oMath>
        <m:r>
          <m:t>f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is zero,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or, for a function of a vector,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a point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$\mathord{\smash[b]{\underset{\raise.3ex\hbox{$\scriptstyle\sim$}}{x}}\vphantom{x}}_0$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where the gradient</w:t>
        </w:r>
      </w:ins>
      <w:ins w:id="35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of</w:t>
        </w:r>
      </w:ins>
      <w:ins w:id="353" w:author="PR Preview" w:date="2026-01-01T00:00:00Z">
        <w:r>
          <w:t xml:space="preserve"> </w:t>
        </w:r>
      </w:ins>
      <m:oMath>
        <m:r>
          <m:t>f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is the zero vector:</w:t>
        </w:r>
      </w:ins>
    </w:p>
    <w:p>
      <w:pPr>
        <w:pStyle w:val="BodyText"/>
      </w:pPr>
      <w:ins w:id="356" w:author="PR Preview" w:date="2026-01-01T00:00:00Z">
        <w:r>
  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  </w:r>
      </w:ins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del w:id="357" w:author="PR Preview" w:date="2026-01-01T00:00:00Z">
        <w:r>
          <w:rPr>
            <w:b/>
            <w:bCs/>
          </w:rPr>
          <w:delText xml:space="preserve">Definition 6 (Log-likelihood)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The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rPr>
            <w:b/>
            <w:bCs/>
          </w:rPr>
          <w:delText xml:space="preserve">log-likelihood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of parameter value</w:delText>
        </w:r>
      </w:del>
      <w:del w:id="364" w:author="PR Preview" w:date="2026-01-01T00:00:00Z">
        <w:r>
          <w:delText xml:space="preserve"> </w:delText>
        </w:r>
      </w:del>
      <m:oMath>
        <m:r>
          <m:t>θ</m:t>
        </m:r>
      </m:oMath>
      <w:del w:id="365" w:author="PR Preview" w:date="2026-01-01T00:00:00Z">
        <w:r>
          <w:delText xml:space="preserve">,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for model</w:delText>
        </w:r>
      </w:del>
      <w:del w:id="36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and data</w:delText>
        </w:r>
      </w:del>
      <w:del w:id="37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2" w:author="PR Preview" w:date="2026-01-01T00:00:00Z">
        <w:r>
          <w:delText xml:space="preserve">,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is the natural logarithm of the likelihood:</w:delText>
        </w:r>
      </w:del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ins w:id="375" w:author="PR Preview" w:date="2026-01-01T00:00:00Z">
        <w:r>
          <w:rPr>
            <w:b/>
            <w:bCs/>
          </w:rPr>
          <w:t xml:space="preserve">Definition 6 (Log-likelihood)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The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rPr>
            <w:b/>
            <w:bCs/>
          </w:rPr>
          <w:t xml:space="preserve">log-likelihood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of parameter value</w:t>
        </w:r>
      </w:ins>
      <w:ins w:id="382" w:author="PR Preview" w:date="2026-01-01T00:00:00Z">
        <w:r>
          <w:t xml:space="preserve"> </w:t>
        </w:r>
      </w:ins>
      <m:oMath>
        <m:r>
          <m:t>θ</m:t>
        </m:r>
      </m:oMath>
      <w:ins w:id="383" w:author="PR Preview" w:date="2026-01-01T00:00:00Z">
        <w:r>
          <w:t xml:space="preserve">,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for model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$\operatorname{p}_{\Theta}(\mathord{\smash[b]{\underset{\raise.3ex\hbox{$\scriptstyle\sim$}}{X}}\vphantom{X}})$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and data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392" w:author="PR Preview" w:date="2026-01-01T00:00:00Z">
        <w:r>
          <w:t xml:space="preserve">,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is the natural logarithm of the likelihood:</w:t>
        </w:r>
      </w:ins>
    </w:p>
    <w:p>
      <w:pPr>
        <w:pStyle w:val="BodyText"/>
      </w:pPr>
      <w:bookmarkStart w:id="39" w:name="eq-def-loglik"/>
      <w:ins w:id="395" w:author="PR Preview" w:date="2026-01-01T00:00:00Z">
        <w:r>
          <w:t xml:space="preserve">$$\ell\stackrel{\text{def}}{=}\operatorname{log}\mathopen{}\left\{\mathcal{L}(\mathord{\smash[b]{\underset{\raise.3ex\hbox{$\scriptstyle\sim$}}{x}}\vphantom{x}}|\theta)\right\}\mathclose{} \qquad(4)$$</w:t>
        </w:r>
      </w:ins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del w:id="396" w:author="PR Preview" w:date="2026-01-01T00:00:00Z">
        <w:r>
          <w:rPr>
            <w:b/>
            <w:bCs/>
          </w:rPr>
          <w:delText xml:space="preserve">Exercise 7 (Log-likelihood of binary outcomes with one event probability)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Write the log-likelihood of</w:delText>
        </w:r>
      </w:del>
      <w:del w:id="39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from</w:delText>
        </w:r>
      </w:del>
      <w:del w:id="402" w:author="PR Preview" w:date="2026-01-01T00:00:00Z">
        <w:r>
          <w:delText xml:space="preserve"> </w:delText>
        </w:r>
      </w:del>
      <w:hyperlink w:anchor="exr-bernoulli-likelihood-one-group">
        <w:del w:id="403" w:author="PR Preview" w:date="2026-01-01T00:00:00Z">
          <w:r>
            <w:rPr>
              <w:rStyle w:val="Hyperlink"/>
            </w:rPr>
            <w:delText xml:space="preserve">Exercise 3</w:delText>
          </w:r>
        </w:del>
      </w:hyperlink>
      <w:del w:id="404" w:author="PR Preview" w:date="2026-01-01T00:00:00Z">
        <w:r>
          <w:delText xml:space="preserve">.</w:delText>
        </w:r>
      </w:del>
    </w:p>
    <w:p>
      <w:pPr>
        <w:pStyle w:val="BodyText"/>
      </w:pPr>
      <w:ins w:id="405" w:author="PR Preview" w:date="2026-01-01T00:00:00Z">
        <w:r>
          <w:rPr>
            <w:b/>
            <w:bCs/>
          </w:rPr>
          <w:t xml:space="preserve">Exercise 7 (Log-likelihood of binary outcomes with one event probability)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Write the log-likelihood of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$\mathord{\smash[b]{\underset{\raise.3ex\hbox{$\scriptstyle\sim$}}{y}}\vphantom{y}}$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from</w:t>
        </w:r>
      </w:ins>
      <w:ins w:id="412" w:author="PR Preview" w:date="2026-01-01T00:00:00Z">
        <w:r>
          <w:t xml:space="preserve"> </w:t>
        </w:r>
      </w:ins>
      <w:hyperlink w:anchor="exr-bernoulli-likelihood-one-group">
        <w:ins w:id="413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414" w:author="PR Preview" w:date="2026-01-01T00:00:00Z">
        <w:r>
          <w:t xml:space="preserve">.</w:t>
        </w:r>
      </w:ins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15" w:author="PR Preview" w:date="2026-01-01T00:00:00Z">
        <w:r>
          <w:rPr>
            <w:b/>
            <w:bCs/>
          </w:rPr>
          <w:delText xml:space="preserve">Theorem 7 (Log-likelihood of binary outcomes with one event probability)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Let</w:delText>
        </w:r>
      </w:del>
      <w:del w:id="41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for</w:delText>
        </w:r>
      </w:del>
      <w:del w:id="42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422" w:author="PR Preview" w:date="2026-01-01T00:00:00Z">
        <w:r>
          <w:delText xml:space="preserve">,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with observed outcomes</w:delText>
        </w:r>
      </w:del>
      <w:del w:id="42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426" w:author="PR Preview" w:date="2026-01-01T00:00:00Z">
        <w:r>
          <w:delText xml:space="preserve">, each</w:delText>
        </w:r>
      </w:del>
      <w:del w:id="42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428" w:author="PR Preview" w:date="2026-01-01T00:00:00Z">
        <w:r>
          <w:delText xml:space="preserve">.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The log-likelihood</w:delText>
        </w:r>
      </w:del>
      <w:del w:id="431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of the event probability</w:delText>
        </w:r>
      </w:del>
      <w:del w:id="434" w:author="PR Preview" w:date="2026-01-01T00:00:00Z">
        <w:r>
          <w:delText xml:space="preserve"> </w:delText>
        </w:r>
      </w:del>
      <m:oMath>
        <m:r>
          <m:t>π</m:t>
        </m:r>
      </m:oMath>
      <w:del w:id="435" w:author="PR Preview" w:date="2026-01-01T00:00:00Z">
        <w:r>
          <w:delText xml:space="preserve">,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written with the log-odds</w:delText>
        </w:r>
      </w:del>
      <w:del w:id="438" w:author="PR Preview" w:date="2026-01-01T00:00:00Z">
        <w:r>
          <w:delText xml:space="preserve"> </w:delText>
        </w:r>
      </w:del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439" w:author="PR Preview" w:date="2026-01-01T00:00:00Z">
        <w:r>
          <w:delText xml:space="preserve">, 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BodyText"/>
      </w:pPr>
      <w:ins w:id="440" w:author="PR Preview" w:date="2026-01-01T00:00:00Z">
        <w:r>
  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  </w:r>
      </w:ins>
    </w:p>
    <w:bookmarkEnd w:id="54"/>
    <w:bookmarkStart w:id="55" w:name="thm-bernoulli-loglik-one-group"/>
    <w:p>
      <w:pPr>
        <w:pStyle w:val="FirstParagraph"/>
      </w:pPr>
      <w:ins w:id="441" w:author="PR Preview" w:date="2026-01-01T00:00:00Z">
        <w:r>
          <w:rPr>
            <w:b/>
            <w:bCs/>
          </w:rPr>
          <w:t xml:space="preserve">Theorem 7 (Log-likelihood of binary outcomes with one event probability)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Let</w:t>
        </w:r>
      </w:ins>
      <w:ins w:id="44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for</w:t>
        </w:r>
      </w:ins>
      <w:ins w:id="44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448" w:author="PR Preview" w:date="2026-01-01T00:00:00Z">
        <w:r>
          <w:t xml:space="preserve">,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with observed outcomes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453" w:author="PR Preview" w:date="2026-01-01T00:00:00Z">
        <w:r>
          <w:t xml:space="preserve">, each</w:t>
        </w:r>
      </w:ins>
      <w:ins w:id="45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455" w:author="PR Preview" w:date="2026-01-01T00:00:00Z">
        <w:r>
          <w:t xml:space="preserve">.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The log-likelihood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$\ell(\pi; \mathord{\smash[b]{\underset{\raise.3ex\hbox{$\scriptstyle\sim$}}{y}}\vphantom{y}})$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of the event probability</w:t>
        </w:r>
      </w:ins>
      <w:ins w:id="462" w:author="PR Preview" w:date="2026-01-01T00:00:00Z">
        <w:r>
          <w:t xml:space="preserve"> </w:t>
        </w:r>
      </w:ins>
      <m:oMath>
        <m:r>
          <m:t>π</m:t>
        </m:r>
      </m:oMath>
      <w:ins w:id="463" w:author="PR Preview" w:date="2026-01-01T00:00:00Z">
        <w:r>
          <w:t xml:space="preserve">,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written with the log-odds</w:t>
        </w:r>
      </w:ins>
      <w:ins w:id="466" w:author="PR Preview" w:date="2026-01-01T00:00:00Z">
        <w:r>
          <w:t xml:space="preserve"> </w:t>
        </w:r>
      </w:ins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67" w:author="PR Preview" w:date="2026-01-01T00:00:00Z">
        <w:r>
          <w:t xml:space="preserve">, is:</w:t>
        </w:r>
      </w:ins>
    </w:p>
    <w:p>
      <w:pPr>
        <w:pStyle w:val="BodyText"/>
      </w:pPr>
      <w:ins w:id="468" w:author="PR Preview" w:date="2026-01-01T00:00:00Z">
        <w:r>
  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  </w:r>
      </w:ins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del w:id="469" w:author="PR Preview" w:date="2026-01-01T00:00:00Z">
        <w:r>
          <w:rPr>
            <w:b/>
            <w:bCs/>
          </w:rPr>
          <w:delText xml:space="preserve">Definition 7 (Score function)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The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rPr>
            <w:b/>
            <w:bCs/>
          </w:rPr>
          <w:delText xml:space="preserve">score function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of a statistical model</w:delText>
        </w:r>
      </w:del>
      <w:del w:id="47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is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the gradient (vector of first derivatives) of the model’s log-likelihood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with respect to the parameters:</w:delText>
        </w:r>
      </w:del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del w:id="483" w:author="PR Preview" w:date="2026-01-01T00:00:00Z">
        <w:r>
          <w:rPr>
            <w:i/>
            <w:iCs/>
          </w:rPr>
          <w:delText xml:space="preserve">Remark 1</w:delText>
        </w:r>
      </w:del>
      <w:del w:id="484" w:author="PR Preview" w:date="2026-01-01T00:00:00Z">
        <w:r>
          <w:delText xml:space="preserve"> (Notation for the score function). </w:delText>
        </w:r>
      </w:del>
      <w:del w:id="485" w:author="PR Preview" w:date="2026-01-01T00:00:00Z">
        <w:r>
          <w:delText xml:space="preserve">We often omit the arguments</w:delText>
        </w:r>
      </w:del>
      <w:del w:id="48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and</w:delText>
        </w:r>
      </w:del>
      <w:del w:id="489" w:author="PR Preview" w:date="2026-01-01T00:00:00Z">
        <w:r>
          <w:delText xml:space="preserve"> </w:delText>
        </w:r>
      </w:del>
      <m:oMath>
        <m:r>
          <m:t>θ</m:t>
        </m:r>
      </m:oMath>
      <w:del w:id="490" w:author="PR Preview" w:date="2026-01-01T00:00:00Z">
        <w:r>
          <w:delText xml:space="preserve">,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writing</w:delText>
        </w:r>
      </w:del>
      <w:del w:id="49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494" w:author="PR Preview" w:date="2026-01-01T00:00:00Z">
        <w:r>
          <w:delText xml:space="preserve">.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Some sources write</w:delText>
        </w:r>
      </w:del>
      <w:del w:id="497" w:author="PR Preview" w:date="2026-01-01T00:00:00Z">
        <w:r>
          <w:delText xml:space="preserve"> </w:delText>
        </w:r>
      </w:del>
      <m:oMath>
        <m:r>
          <m:t>U</m:t>
        </m:r>
      </m:oMath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or</w:delText>
        </w:r>
      </w:del>
      <w:del w:id="500" w:author="PR Preview" w:date="2026-01-01T00:00:00Z">
        <w:r>
          <w:delText xml:space="preserve"> </w:delText>
        </w:r>
      </w:del>
      <m:oMath>
        <m:r>
          <m:t>S</m:t>
        </m:r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for the score function instead of</w:delText>
        </w:r>
      </w:del>
      <w:del w:id="50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504" w:author="PR Preview" w:date="2026-01-01T00:00:00Z">
        <w:r>
          <w:delText xml:space="preserve">;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for example,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Dobson and Barnett (2018)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write</w:delText>
        </w:r>
      </w:del>
      <w:del w:id="511" w:author="PR Preview" w:date="2026-01-01T00:00:00Z">
        <w:r>
          <w:delText xml:space="preserve"> </w:delText>
        </w:r>
      </w:del>
      <m:oMath>
        <m:r>
          <m:t>U</m:t>
        </m:r>
      </m:oMath>
      <w:del w:id="512" w:author="PR Preview" w:date="2026-01-01T00:00:00Z">
        <w:r>
          <w:delText xml:space="preserve">.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These notes use</w:delText>
        </w:r>
      </w:del>
      <w:del w:id="51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516" w:author="PR Preview" w:date="2026-01-01T00:00:00Z">
        <w:r>
          <w:delText xml:space="preserve">,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which keeps</w:delText>
        </w:r>
      </w:del>
      <w:del w:id="519" w:author="PR Preview" w:date="2026-01-01T00:00:00Z">
        <w:r>
          <w:delText xml:space="preserve"> </w:delText>
        </w:r>
      </w:del>
      <m:oMath>
        <m:r>
          <m:t>U</m:t>
        </m:r>
      </m:oMath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and</w:delText>
        </w:r>
      </w:del>
      <w:del w:id="522" w:author="PR Preview" w:date="2026-01-01T00:00:00Z">
        <w:r>
          <w:delText xml:space="preserve"> </w:delText>
        </w:r>
      </w:del>
      <m:oMath>
        <m:r>
          <m:t>S</m:t>
        </m:r>
      </m:oMath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free for other uses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and needs no extra symbol to memorize.</w:delText>
        </w:r>
      </w:del>
    </w:p>
    <w:p>
      <w:pPr>
        <w:pStyle w:val="FirstParagraph"/>
      </w:pPr>
      <w:ins w:id="527" w:author="PR Preview" w:date="2026-01-01T00:00:00Z">
        <w:r>
          <w:rPr>
            <w:b/>
            <w:bCs/>
          </w:rPr>
          <w:t xml:space="preserve">Definition 7 (Score function)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The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rPr>
            <w:b/>
            <w:bCs/>
          </w:rPr>
          <w:t xml:space="preserve">score function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of a statistical model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$\operatorname{p}(\mathord{\smash[b]{\underset{\raise.3ex\hbox{$\scriptstyle\sim$}}{X}}\vphantom{X}}= \mathord{\smash[b]{\underset{\raise.3ex\hbox{$\scriptstyle\sim$}}{x}}\vphantom{x}})$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is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the gradient (vector of first derivatives) of the model’s log-likelihood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with respect to the parameters:</w:t>
        </w:r>
      </w:ins>
    </w:p>
    <w:p>
      <w:pPr>
        <w:pStyle w:val="BodyText"/>
      </w:pPr>
      <w:bookmarkStart w:id="57" w:name="eq-def-score"/>
      <w:ins w:id="542" w:author="PR Preview" w:date="2026-01-01T00:00:00Z">
        <w:r>
          <w:t xml:space="preserve">$$\ell'\stackrel{\text{def}}{=}\frac{\partial}{\partial \theta} \ell(\mathord{\smash[b]{\underset{\raise.3ex\hbox{$\scriptstyle\sim$}}{x}}\vphantom{x}}|\theta) \qquad(7)$$</w:t>
        </w:r>
      </w:ins>
      <w:bookmarkEnd w:id="57"/>
    </w:p>
    <w:bookmarkEnd w:id="58"/>
    <w:bookmarkStart w:id="59" w:name="rem-score-notation"/>
    <w:p>
      <w:pPr>
        <w:pStyle w:val="FirstParagraph"/>
      </w:pPr>
      <w:ins w:id="543" w:author="PR Preview" w:date="2026-01-01T00:00:00Z">
        <w:r>
          <w:rPr>
            <w:i/>
            <w:iCs/>
          </w:rPr>
          <w:t xml:space="preserve">Remark 1</w:t>
        </w:r>
      </w:ins>
      <w:ins w:id="544" w:author="PR Preview" w:date="2026-01-01T00:00:00Z">
        <w:r>
          <w:t xml:space="preserve"> (Notation for the score function). </w:t>
        </w:r>
      </w:ins>
      <w:ins w:id="545" w:author="PR Preview" w:date="2026-01-01T00:00:00Z">
        <w:r>
          <w:t xml:space="preserve">We often omit the arguments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$\mathord{\smash[b]{\underset{\raise.3ex\hbox{$\scriptstyle\sim$}}{x}}\vphantom{x}}$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and</w:t>
        </w:r>
      </w:ins>
      <w:ins w:id="550" w:author="PR Preview" w:date="2026-01-01T00:00:00Z">
        <w:r>
          <w:t xml:space="preserve"> </w:t>
        </w:r>
      </w:ins>
      <m:oMath>
        <m:r>
          <m:t>θ</m:t>
        </m:r>
      </m:oMath>
      <w:ins w:id="551" w:author="PR Preview" w:date="2026-01-01T00:00:00Z">
        <w:r>
          <w:t xml:space="preserve">,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writing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$\ell'\stackrel{\text{def}}{=}\ell'(\mathord{\smash[b]{\underset{\raise.3ex\hbox{$\scriptstyle\sim$}}{x}}\vphantom{x}}\mid \theta) \stackrel{\text{def}}{=}\ell'(\theta)$</w:t>
        </w:r>
      </w:ins>
      <w:ins w:id="556" w:author="PR Preview" w:date="2026-01-01T00:00:00Z">
        <w:r>
          <w:t xml:space="preserve">.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Some sources write</w:t>
        </w:r>
      </w:ins>
      <w:ins w:id="559" w:author="PR Preview" w:date="2026-01-01T00:00:00Z">
        <w:r>
          <w:t xml:space="preserve"> </w:t>
        </w:r>
      </w:ins>
      <m:oMath>
        <m:r>
          <m:t>U</m:t>
        </m:r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or</w:t>
        </w:r>
      </w:ins>
      <w:ins w:id="562" w:author="PR Preview" w:date="2026-01-01T00:00:00Z">
        <w:r>
          <w:t xml:space="preserve"> </w:t>
        </w:r>
      </w:ins>
      <m:oMath>
        <m:r>
          <m:t>S</m:t>
        </m:r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for the score function instead of</w:t>
        </w:r>
      </w:ins>
      <w:ins w:id="56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566" w:author="PR Preview" w:date="2026-01-01T00:00:00Z">
        <w:r>
          <w:t xml:space="preserve">;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for example,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Dobson and Barnett (2018)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write</w:t>
        </w:r>
      </w:ins>
      <w:ins w:id="573" w:author="PR Preview" w:date="2026-01-01T00:00:00Z">
        <w:r>
          <w:t xml:space="preserve"> </w:t>
        </w:r>
      </w:ins>
      <m:oMath>
        <m:r>
          <m:t>U</m:t>
        </m:r>
      </m:oMath>
      <w:ins w:id="574" w:author="PR Preview" w:date="2026-01-01T00:00:00Z">
        <w:r>
          <w:t xml:space="preserve">.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These notes use</w:t>
        </w:r>
      </w:ins>
      <w:ins w:id="577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578" w:author="PR Preview" w:date="2026-01-01T00:00:00Z">
        <w:r>
          <w:t xml:space="preserve">,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which keeps</w:t>
        </w:r>
      </w:ins>
      <w:ins w:id="581" w:author="PR Preview" w:date="2026-01-01T00:00:00Z">
        <w:r>
          <w:t xml:space="preserve"> </w:t>
        </w:r>
      </w:ins>
      <m:oMath>
        <m:r>
          <m:t>U</m:t>
        </m:r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and</w:t>
        </w:r>
      </w:ins>
      <w:ins w:id="584" w:author="PR Preview" w:date="2026-01-01T00:00:00Z">
        <w:r>
          <w:t xml:space="preserve"> </w:t>
        </w:r>
      </w:ins>
      <m:oMath>
        <m:r>
          <m:t>S</m:t>
        </m:r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free for other uses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and needs no extra symbol to memorize.</w:t>
        </w:r>
      </w:ins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BodyText"/>
      </w:pPr>
      <w:ins w:id="589" w:author="PR Preview" w:date="2026-01-01T00:00:00Z">
        <w:r>
          <w:t xml:space="preserve">$$
    \ell'(\mathord{\smash[b]{\underset{\raise.3ex\hbox{$\scriptstyle\sim$}}{\theta}}\vphantom{\theta}}) = \mathord{\smash[b]{\underset{\raise.3ex\hbox{$\scriptstyle\sim$}}{0}}\vphantom{0}}
    $$</w:t>
        </w:r>
      </w:ins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BodyText"/>
      </w:pPr>
      <w:bookmarkStart w:id="77" w:name="eq-def-hess"/>
      <w:ins w:id="590" w:author="PR Preview" w:date="2026-01-01T00:00:00Z">
        <w:r>
  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  </w:r>
      </w:ins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del w:id="591" w:author="PR Preview" w:date="2026-01-01T00:00:00Z">
        <w:r>
          <w:rPr>
            <w:b/>
            <w:bCs/>
          </w:rPr>
          <w:delText xml:space="preserve">Exercise 12 (Entries of the Hessian)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If</w:delText>
        </w:r>
      </w:del>
      <w:del w:id="594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is a</w:delText>
        </w:r>
      </w:del>
      <w:del w:id="59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vector,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find the dimensions of the</w:delText>
        </w:r>
      </w:del>
      <w:del w:id="602" w:author="PR Preview" w:date="2026-01-01T00:00:00Z">
        <w:r>
          <w:delText xml:space="preserve"> </w:delText>
        </w:r>
      </w:del>
      <w:hyperlink w:anchor="def-hessian">
        <w:del w:id="603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60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and an expression for its</w:delText>
        </w:r>
      </w:del>
      <w:del w:id="607" w:author="PR Preview" w:date="2026-01-01T00:00:00Z">
        <w:r>
          <w:delText xml:space="preserve"> </w:delText>
        </w:r>
      </w:del>
      <m:oMath>
        <m:r>
          <m:t>i</m:t>
        </m:r>
        <m:r>
          <m:t>j</m:t>
        </m:r>
      </m:oMath>
      <w:del w:id="608" w:author="PR Preview" w:date="2026-01-01T00:00:00Z">
        <w:r>
          <w:delText xml:space="preserve">th entry.</w:delText>
        </w:r>
      </w:del>
    </w:p>
    <w:p>
      <w:pPr>
        <w:pStyle w:val="BodyText"/>
      </w:pPr>
      <w:del w:id="609" w:author="PR Preview" w:date="2026-01-01T00:00:00Z">
        <w:r>
          <w:rPr>
            <w:i/>
            <w:iCs/>
          </w:rPr>
          <w:delText xml:space="preserve">Solution 12</w:delText>
        </w:r>
      </w:del>
      <w:del w:id="610" w:author="PR Preview" w:date="2026-01-01T00:00:00Z">
        <w:r>
          <w:delText xml:space="preserve">.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is the</w:delText>
        </w:r>
      </w:del>
      <w:del w:id="61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row vector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whose</w:delText>
        </w:r>
      </w:del>
      <w:del w:id="618" w:author="PR Preview" w:date="2026-01-01T00:00:00Z">
        <w:r>
          <w:delText xml:space="preserve"> </w:delText>
        </w:r>
      </w:del>
      <m:oMath>
        <m:r>
          <m:t>j</m:t>
        </m:r>
      </m:oMath>
      <w:del w:id="619" w:author="PR Preview" w:date="2026-01-01T00:00:00Z">
        <w:r>
          <w:delText xml:space="preserve">th entry is</w:delText>
        </w:r>
      </w:del>
      <w:del w:id="62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del w:id="621" w:author="PR Preview" w:date="2026-01-01T00:00:00Z">
        <w:r>
          <w:delText xml:space="preserve">.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Differentiating each entry with respect to the</w:delText>
        </w:r>
      </w:del>
      <w:del w:id="62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vector</w:delText>
        </w:r>
      </w:del>
      <w:del w:id="627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gives a</w:delText>
        </w:r>
      </w:del>
      <w:del w:id="63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column of derivatives per entry,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so</w:delText>
        </w:r>
      </w:del>
      <w:del w:id="63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is</w:delText>
        </w:r>
      </w:del>
      <w:del w:id="63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39" w:author="PR Preview" w:date="2026-01-01T00:00:00Z">
        <w:r>
          <w:delText xml:space="preserve">,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with</w:delText>
        </w:r>
      </w:del>
      <w:del w:id="642" w:author="PR Preview" w:date="2026-01-01T00:00:00Z">
        <w:r>
          <w:delText xml:space="preserve"> </w:delText>
        </w:r>
      </w:del>
      <m:oMath>
        <m:r>
          <m:t>i</m:t>
        </m:r>
        <m:r>
          <m:t>j</m:t>
        </m:r>
      </m:oMath>
      <w:del w:id="643" w:author="PR Preview" w:date="2026-01-01T00:00:00Z">
        <w:r>
          <w:delText xml:space="preserve">th entry</w:delText>
        </w:r>
      </w:del>
      <w:del w:id="64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del w:id="645" w:author="PR Preview" w:date="2026-01-01T00:00:00Z">
        <w:r>
          <w:delText xml:space="preserve">.</w:delText>
        </w:r>
      </w:del>
    </w:p>
    <w:p>
      <w:pPr>
        <w:pStyle w:val="BodyText"/>
      </w:pPr>
      <w:del w:id="646" w:author="PR Preview" w:date="2026-01-01T00:00:00Z">
        <w:r>
          <w:rPr>
            <w:b/>
            <w:bCs/>
          </w:rPr>
          <w:delText xml:space="preserve">Theorem 12 (Elements of the Hessian matrix)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If</w:delText>
        </w:r>
      </w:del>
      <w:del w:id="649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is a</w:delText>
        </w:r>
      </w:del>
      <w:del w:id="65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vector,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then the Hessian is a</w:delText>
        </w:r>
      </w:del>
      <w:del w:id="65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matrix,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whose</w:delText>
        </w:r>
      </w:del>
      <w:del w:id="662" w:author="PR Preview" w:date="2026-01-01T00:00:00Z">
        <w:r>
          <w:delText xml:space="preserve"> </w:delText>
        </w:r>
      </w:del>
      <m:oMath>
        <m:r>
          <m:t>i</m:t>
        </m:r>
        <m:r>
          <m:t>j</m:t>
        </m:r>
      </m:oMath>
      <w:del w:id="663" w:author="PR Preview" w:date="2026-01-01T00:00:00Z">
        <w:r>
          <w:delText xml:space="preserve">th entry is:</w:delText>
        </w:r>
      </w:del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BodyText"/>
      </w:pPr>
      <w:ins w:id="664" w:author="PR Preview" w:date="2026-01-01T00:00:00Z">
        <w:r>
          <w:rPr>
            <w:b/>
            <w:bCs/>
          </w:rPr>
          <w:t xml:space="preserve">Exercise 12 (Entries of the Hessian)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If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$\mathord{\smash[b]{\underset{\raise.3ex\hbox{$\scriptstyle\sim$}}{\theta}}\vphantom{\theta}}$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is a</w:t>
        </w:r>
      </w:ins>
      <w:ins w:id="67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vector,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find the dimensions of the</w:t>
        </w:r>
      </w:ins>
      <w:ins w:id="676" w:author="PR Preview" w:date="2026-01-01T00:00:00Z">
        <w:r>
          <w:t xml:space="preserve"> </w:t>
        </w:r>
      </w:ins>
      <w:hyperlink w:anchor="def-hessian">
        <w:ins w:id="677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and an expression for its</w:t>
        </w:r>
      </w:ins>
      <w:ins w:id="682" w:author="PR Preview" w:date="2026-01-01T00:00:00Z">
        <w:r>
          <w:t xml:space="preserve"> </w:t>
        </w:r>
      </w:ins>
      <m:oMath>
        <m:r>
          <m:t>i</m:t>
        </m:r>
        <m:r>
          <m:t>j</m:t>
        </m:r>
      </m:oMath>
      <w:ins w:id="683" w:author="PR Preview" w:date="2026-01-01T00:00:00Z">
        <w:r>
          <w:t xml:space="preserve">th entry.</w:t>
        </w:r>
      </w:ins>
    </w:p>
    <w:bookmarkEnd w:id="80"/>
    <w:bookmarkStart w:id="81" w:name="sol-hessian-elements"/>
    <w:p>
      <w:pPr>
        <w:pStyle w:val="BodyText"/>
      </w:pPr>
      <w:ins w:id="684" w:author="PR Preview" w:date="2026-01-01T00:00:00Z">
        <w:r>
          <w:rPr>
            <w:i/>
            <w:iCs/>
          </w:rPr>
          <w:t xml:space="preserve">Solution 12</w:t>
        </w:r>
      </w:ins>
      <w:ins w:id="685" w:author="PR Preview" w:date="2026-01-01T00:00:00Z">
        <w:r>
          <w:t xml:space="preserve">. </w:t>
        </w:r>
      </w:ins>
      <w:ins w:id="686" w:author="PR Preview" w:date="2026-01-01T00:00:00Z">
        <w:r>
          <w:t xml:space="preserve">$\frac{\partial}{\partial \mathord{\smash[b]{\underset{\raise.3ex\hbox{$\scriptstyle\sim$}}{\theta}}\vphantom{\theta}}^{\top}}\ell$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is the</w:t>
        </w:r>
      </w:ins>
      <w:ins w:id="68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row vector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whose</w:t>
        </w:r>
      </w:ins>
      <w:ins w:id="694" w:author="PR Preview" w:date="2026-01-01T00:00:00Z">
        <w:r>
          <w:t xml:space="preserve"> </w:t>
        </w:r>
      </w:ins>
      <m:oMath>
        <m:r>
          <m:t>j</m:t>
        </m:r>
      </m:oMath>
      <w:ins w:id="695" w:author="PR Preview" w:date="2026-01-01T00:00:00Z">
        <w:r>
          <w:t xml:space="preserve">th entry is</w:t>
        </w:r>
      </w:ins>
      <w:ins w:id="69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ins w:id="697" w:author="PR Preview" w:date="2026-01-01T00:00:00Z">
        <w:r>
          <w:t xml:space="preserve">.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Differentiating each entry with respect to the</w:t>
        </w:r>
      </w:ins>
      <w:ins w:id="70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vector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$\mathord{\smash[b]{\underset{\raise.3ex\hbox{$\scriptstyle\sim$}}{\theta}}\vphantom{\theta}}$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gives a</w:t>
        </w:r>
      </w:ins>
      <w:ins w:id="70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column of derivatives per entry,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so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is</w:t>
        </w:r>
      </w:ins>
      <w:ins w:id="71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17" w:author="PR Preview" w:date="2026-01-01T00:00:00Z">
        <w:r>
          <w:t xml:space="preserve">,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with</w:t>
        </w:r>
      </w:ins>
      <w:ins w:id="720" w:author="PR Preview" w:date="2026-01-01T00:00:00Z">
        <w:r>
          <w:t xml:space="preserve"> </w:t>
        </w:r>
      </w:ins>
      <m:oMath>
        <m:r>
          <m:t>i</m:t>
        </m:r>
        <m:r>
          <m:t>j</m:t>
        </m:r>
      </m:oMath>
      <w:ins w:id="721" w:author="PR Preview" w:date="2026-01-01T00:00:00Z">
        <w:r>
          <w:t xml:space="preserve">th entry</w:t>
        </w:r>
      </w:ins>
      <w:ins w:id="72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ins w:id="723" w:author="PR Preview" w:date="2026-01-01T00:00:00Z">
        <w:r>
          <w:t xml:space="preserve">.</w:t>
        </w:r>
      </w:ins>
    </w:p>
    <w:bookmarkEnd w:id="81"/>
    <w:bookmarkStart w:id="83" w:name="thm-hessian-elements"/>
    <w:p>
      <w:pPr>
        <w:pStyle w:val="BodyText"/>
      </w:pPr>
      <w:ins w:id="724" w:author="PR Preview" w:date="2026-01-01T00:00:00Z">
        <w:r>
          <w:rPr>
            <w:b/>
            <w:bCs/>
          </w:rPr>
          <w:t xml:space="preserve">Theorem 12 (Elements of the Hessian matrix)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If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$\mathord{\smash[b]{\underset{\raise.3ex\hbox{$\scriptstyle\sim$}}{\theta}}\vphantom{\theta}}$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is a</w:t>
        </w:r>
      </w:ins>
      <w:ins w:id="73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vector,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then the Hessian is a</w:t>
        </w:r>
      </w:ins>
      <w:ins w:id="73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matrix,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whose</w:t>
        </w:r>
      </w:ins>
      <w:ins w:id="741" w:author="PR Preview" w:date="2026-01-01T00:00:00Z">
        <w:r>
          <w:t xml:space="preserve"> </w:t>
        </w:r>
      </w:ins>
      <m:oMath>
        <m:r>
          <m:t>i</m:t>
        </m:r>
        <m:r>
          <m:t>j</m:t>
        </m:r>
      </m:oMath>
      <w:ins w:id="742" w:author="PR Preview" w:date="2026-01-01T00:00:00Z">
        <w:r>
          <w:t xml:space="preserve">th entry is:</w:t>
        </w:r>
      </w:ins>
    </w:p>
    <w:p>
      <w:pPr>
        <w:pStyle w:val="BodyText"/>
      </w:pPr>
      <w:bookmarkStart w:id="82" w:name="eq-hess-entries"/>
      <w:ins w:id="743" w:author="PR Preview" w:date="2026-01-01T00:00:00Z">
        <w:r>
  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  </w:r>
      </w:ins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del w:id="744" w:author="PR Preview" w:date="2026-01-01T00:00:00Z">
        <w:r>
          <w:rPr>
            <w:i/>
            <w:iCs/>
          </w:rPr>
          <w:delText xml:space="preserve">Solution 13</w:delText>
        </w:r>
      </w:del>
      <w:del w:id="745" w:author="PR Preview" w:date="2026-01-01T00:00:00Z">
        <w:r>
          <w:delText xml:space="preserve">. </w:delText>
        </w:r>
      </w:del>
      <w:del w:id="746" w:author="PR Preview" w:date="2026-01-01T00:00:00Z">
        <w:r>
          <w:delText xml:space="preserve">By</w:delText>
        </w:r>
      </w:del>
      <w:del w:id="747" w:author="PR Preview" w:date="2026-01-01T00:00:00Z">
        <w:r>
          <w:delText xml:space="preserve"> </w:delText>
        </w:r>
      </w:del>
      <w:hyperlink w:anchor="def-score">
        <w:del w:id="74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749" w:author="PR Preview" w:date="2026-01-01T00:00:00Z">
        <w:r>
          <w:delText xml:space="preserve">,</w:delText>
        </w:r>
      </w:del>
      <w:del w:id="750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del w:id="751" w:author="PR Preview" w:date="2026-01-01T00:00:00Z">
        <w:r>
          <w:delText xml:space="preserve">,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so</w:delText>
        </w:r>
      </w:del>
      <w:del w:id="754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del w:id="755" w:author="PR Preview" w:date="2026-01-01T00:00:00Z">
        <w:r>
          <w:delText xml:space="preserve">.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p>
      <w:pPr>
        <w:pStyle w:val="BodyText"/>
      </w:pPr>
      <w:ins w:id="758" w:author="PR Preview" w:date="2026-01-01T00:00:00Z">
        <w:r>
          <w:rPr>
            <w:i/>
            <w:iCs/>
          </w:rPr>
          <w:t xml:space="preserve">Solution 13</w:t>
        </w:r>
      </w:ins>
      <w:ins w:id="759" w:author="PR Preview" w:date="2026-01-01T00:00:00Z">
        <w:r>
          <w:t xml:space="preserve">. </w:t>
        </w:r>
      </w:ins>
      <w:ins w:id="760" w:author="PR Preview" w:date="2026-01-01T00:00:00Z">
        <w:r>
          <w:t xml:space="preserve">By</w:t>
        </w:r>
      </w:ins>
      <w:ins w:id="761" w:author="PR Preview" w:date="2026-01-01T00:00:00Z">
        <w:r>
          <w:t xml:space="preserve"> </w:t>
        </w:r>
      </w:ins>
      <w:hyperlink w:anchor="def-score">
        <w:ins w:id="76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763" w:author="PR Preview" w:date="2026-01-01T00:00:00Z">
        <w:r>
          <w:t xml:space="preserve">,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$\ell'= \frac{\partial}{\partial \mathord{\smash[b]{\underset{\raise.3ex\hbox{$\scriptstyle\sim$}}{\theta}}\vphantom{\theta}}}\ell$</w:t>
        </w:r>
      </w:ins>
      <w:ins w:id="766" w:author="PR Preview" w:date="2026-01-01T00:00:00Z">
        <w:r>
          <w:t xml:space="preserve">,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so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${\mathopen{}\left(\ell'\right)\mathclose{}}^{\top} = \frac{\partial}{\partial \mathord{\smash[b]{\underset{\raise.3ex\hbox{$\scriptstyle\sim$}}{\theta}}\vphantom{\theta}}^{\top}}\ell$</w:t>
        </w:r>
      </w:ins>
      <w:ins w:id="771" w:author="PR Preview" w:date="2026-01-01T00:00:00Z">
        <w:r>
          <w:t xml:space="preserve">.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Then:</w:t>
        </w:r>
      </w:ins>
    </w:p>
    <w:p>
      <w:pPr>
        <w:pStyle w:val="BodyText"/>
      </w:pPr>
      <w:ins w:id="774" w:author="PR Preview" w:date="2026-01-01T00:00:00Z">
        <w:r>
  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  </w:r>
      </w:ins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BodyText"/>
      </w:pPr>
      <w:ins w:id="775" w:author="PR Preview" w:date="2026-01-01T00:00:00Z">
        <w:r>
  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  </w:r>
      </w:ins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del w:id="776" w:author="PR Preview" w:date="2026-01-01T00:00:00Z">
        <w:r>
          <w:rPr>
            <w:b/>
            <w:bCs/>
          </w:rPr>
          <w:delText xml:space="preserve">Definition 10 (Expected information matrix (Fisher information matrix, information matrix))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The</w:delText>
        </w:r>
      </w:del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rPr>
            <w:b/>
            <w:bCs/>
          </w:rPr>
          <w:delText xml:space="preserve">expected information matrix</w:delText>
        </w:r>
      </w:del>
      <w:del w:id="781" w:author="PR Preview" w:date="2026-01-01T00:00:00Z">
        <w:r>
          <w:delText xml:space="preserve">,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also called the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rPr>
            <w:b/>
            <w:bCs/>
          </w:rPr>
          <w:delText xml:space="preserve">Fisher information matrix</w:delText>
        </w:r>
      </w:del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or just the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rPr>
            <w:b/>
            <w:bCs/>
          </w:rPr>
          <w:delText xml:space="preserve">information matrix</w:delText>
        </w:r>
      </w:del>
      <w:del w:id="790" w:author="PR Preview" w:date="2026-01-01T00:00:00Z">
        <w:r>
          <w:delText xml:space="preserve">,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is written</w:delText>
        </w:r>
      </w:del>
      <w:del w:id="79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</m:oMath>
      <w:del w:id="794" w:author="PR Preview" w:date="2026-01-01T00:00:00Z">
        <w:r>
          <w:delText xml:space="preserve">,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and is the expected value of the negative</w:delText>
        </w:r>
      </w:del>
      <w:del w:id="797" w:author="PR Preview" w:date="2026-01-01T00:00:00Z">
        <w:r>
          <w:delText xml:space="preserve"> </w:delText>
        </w:r>
      </w:del>
      <w:hyperlink w:anchor="def-hessian">
        <w:del w:id="798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of the log-likelihood,</w:delText>
        </w:r>
      </w:del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with the data</w:delText>
        </w:r>
      </w:del>
      <w:del w:id="80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treated as random:</w:delText>
        </w:r>
      </w:del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BodyText"/>
      </w:pPr>
      <w:ins w:id="806" w:author="PR Preview" w:date="2026-01-01T00:00:00Z">
        <w:r>
          <w:rPr>
            <w:b/>
            <w:bCs/>
          </w:rPr>
          <w:t xml:space="preserve">Definition 10 (Expected information matrix (Fisher information matrix, information matrix))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The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rPr>
            <w:b/>
            <w:bCs/>
          </w:rPr>
          <w:t xml:space="preserve">expected information matrix</w:t>
        </w:r>
      </w:ins>
      <w:ins w:id="811" w:author="PR Preview" w:date="2026-01-01T00:00:00Z">
        <w:r>
          <w:t xml:space="preserve">,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also called the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rPr>
            <w:b/>
            <w:bCs/>
          </w:rPr>
          <w:t xml:space="preserve">Fisher information matrix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or just the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rPr>
            <w:b/>
            <w:bCs/>
          </w:rPr>
          <w:t xml:space="preserve">information matrix</w:t>
        </w:r>
      </w:ins>
      <w:ins w:id="820" w:author="PR Preview" w:date="2026-01-01T00:00:00Z">
        <w:r>
          <w:t xml:space="preserve">,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is written</w:t>
        </w:r>
      </w:ins>
      <w:ins w:id="8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</m:oMath>
      <w:ins w:id="824" w:author="PR Preview" w:date="2026-01-01T00:00:00Z">
        <w:r>
          <w:t xml:space="preserve">,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and is the expected value of the negative</w:t>
        </w:r>
      </w:ins>
      <w:ins w:id="827" w:author="PR Preview" w:date="2026-01-01T00:00:00Z">
        <w:r>
          <w:t xml:space="preserve"> </w:t>
        </w:r>
      </w:ins>
      <w:hyperlink w:anchor="def-hessian">
        <w:ins w:id="828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of the log-likelihood,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with the data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$\mathord{\smash[b]{\underset{\raise.3ex\hbox{$\scriptstyle\sim$}}{X}}\vphantom{X}}$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treated as random:</w:t>
        </w:r>
      </w:ins>
    </w:p>
    <w:p>
      <w:pPr>
        <w:pStyle w:val="BodyText"/>
      </w:pPr>
      <w:bookmarkStart w:id="87" w:name="eq-def-einf"/>
      <w:ins w:id="837" w:author="PR Preview" w:date="2026-01-01T00:00:00Z">
        <w:r>
  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  </w:r>
      </w:ins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BodyText"/>
      </w:pPr>
      <w:bookmarkStart w:id="90" w:name="eq-def-oinf"/>
      <w:ins w:id="838" w:author="PR Preview" w:date="2026-01-01T00:00:00Z">
        <w:r>
          <w:t xml:space="preserve">$$I\stackrel{\text{def}}{=}-\ell''(\mathord{\smash[b]{\underset{\raise.3ex\hbox{$\scriptstyle\sim$}}{x}}\vphantom{x}}|\mathord{\smash[b]{\underset{\raise.3ex\hbox{$\scriptstyle\sim$}}{\theta}}\vphantom{\theta}}) \qquad(11)$$</w:t>
        </w:r>
      </w:ins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del w:id="839" w:author="PR Preview" w:date="2026-01-01T00:00:00Z">
        <w:r>
          <w:rPr>
            <w:b/>
            <w:bCs/>
          </w:rPr>
          <w:delText xml:space="preserve">Exercise 14 (Derivative of a density through its logarithm)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Let</w:delText>
        </w:r>
      </w:del>
      <w:del w:id="84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be a density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that is positive and differentiable in a scalar parameter</w:delText>
        </w:r>
      </w:del>
      <w:del w:id="847" w:author="PR Preview" w:date="2026-01-01T00:00:00Z">
        <w:r>
          <w:delText xml:space="preserve"> </w:delText>
        </w:r>
      </w:del>
      <m:oMath>
        <m:r>
          <m:t>θ</m:t>
        </m:r>
      </m:oMath>
      <w:del w:id="848" w:author="PR Preview" w:date="2026-01-01T00:00:00Z">
        <w:r>
          <w:delText xml:space="preserve">.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Write</w:delText>
        </w:r>
      </w:del>
      <w:del w:id="85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in terms of</w:delText>
        </w:r>
      </w:del>
      <w:del w:id="85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855" w:author="PR Preview" w:date="2026-01-01T00:00:00Z">
        <w:r>
          <w:delText xml:space="preserve">.</w:delText>
        </w:r>
      </w:del>
    </w:p>
    <w:p>
      <w:pPr>
        <w:pStyle w:val="BodyText"/>
      </w:pPr>
      <w:del w:id="856" w:author="PR Preview" w:date="2026-01-01T00:00:00Z">
        <w:r>
          <w:rPr>
            <w:i/>
            <w:iCs/>
          </w:rPr>
          <w:delText xml:space="preserve">Solution 14</w:delText>
        </w:r>
      </w:del>
      <w:del w:id="857" w:author="PR Preview" w:date="2026-01-01T00:00:00Z">
        <w:r>
          <w:delText xml:space="preserve">. </w:delText>
        </w:r>
      </w:del>
      <w:del w:id="858" w:author="PR Preview" w:date="2026-01-01T00:00:00Z">
        <w:r>
          <w:delText xml:space="preserve">By the chain rule,</w:delText>
        </w:r>
      </w:del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with outer function</w:delText>
        </w:r>
      </w:del>
      <w:del w:id="861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u</m:t>
        </m:r>
      </m:oMath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and inner function</w:delText>
        </w:r>
      </w:del>
      <w:del w:id="864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86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866" w:author="PR Preview" w:date="2026-01-01T00:00:00Z">
        <w:r>
          <w:delText xml:space="preserve">The inner derivative</w:delText>
        </w:r>
      </w:del>
      <w:del w:id="86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is the quantity we want,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so only the outer derivative needs working out:</w:delText>
        </w:r>
      </w:del>
    </w:p>
    <w:p>
      <w:pPr>
        <w:pStyle w:val="FirstParagraph"/>
      </w:pPr>
      <w:ins w:id="872" w:author="PR Preview" w:date="2026-01-01T00:00:00Z">
        <w:r>
          <w:rPr>
            <w:b/>
            <w:bCs/>
          </w:rPr>
          <w:t xml:space="preserve">Exercise 14 (Derivative of a density through its logarithm)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Let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$\operatorname{p}(\mathord{\smash[b]{\underset{\raise.3ex\hbox{$\scriptstyle\sim$}}{x}}\vphantom{x}}\mid \theta)$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be a density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that is positive and differentiable in a scalar parameter</w:t>
        </w:r>
      </w:ins>
      <w:ins w:id="881" w:author="PR Preview" w:date="2026-01-01T00:00:00Z">
        <w:r>
          <w:t xml:space="preserve"> </w:t>
        </w:r>
      </w:ins>
      <m:oMath>
        <m:r>
          <m:t>θ</m:t>
        </m:r>
      </m:oMath>
      <w:ins w:id="882" w:author="PR Preview" w:date="2026-01-01T00:00:00Z">
        <w:r>
          <w:t xml:space="preserve">.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Write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$\frac{\partial}{\partial \theta}\operatorname{p}(\mathord{\smash[b]{\underset{\raise.3ex\hbox{$\scriptstyle\sim$}}{x}}\vphantom{x}}\mid \theta)$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in terms of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$\frac{\partial}{\partial \theta}\log \operatorname{p}(\mathord{\smash[b]{\underset{\raise.3ex\hbox{$\scriptstyle\sim$}}{x}}\vphantom{x}}\mid \theta)$</w:t>
        </w:r>
      </w:ins>
      <w:ins w:id="891" w:author="PR Preview" w:date="2026-01-01T00:00:00Z">
        <w:r>
          <w:t xml:space="preserve">.</w:t>
        </w:r>
      </w:ins>
    </w:p>
    <w:bookmarkEnd w:id="94"/>
    <w:bookmarkStart w:id="95" w:name="sol-deriv-log-density"/>
    <w:p>
      <w:pPr>
        <w:pStyle w:val="BodyText"/>
      </w:pPr>
      <w:ins w:id="892" w:author="PR Preview" w:date="2026-01-01T00:00:00Z">
        <w:r>
          <w:rPr>
            <w:i/>
            <w:iCs/>
          </w:rPr>
          <w:t xml:space="preserve">Solution 14</w:t>
        </w:r>
      </w:ins>
      <w:ins w:id="893" w:author="PR Preview" w:date="2026-01-01T00:00:00Z">
        <w:r>
          <w:t xml:space="preserve">. </w:t>
        </w:r>
      </w:ins>
      <w:ins w:id="894" w:author="PR Preview" w:date="2026-01-01T00:00:00Z">
        <w:r>
          <w:t xml:space="preserve">By the chain rule,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with outer function</w:t>
        </w:r>
      </w:ins>
      <w:ins w:id="89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u</m:t>
        </m:r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and inner function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$u = \operatorname{p}(\mathord{\smash[b]{\underset{\raise.3ex\hbox{$\scriptstyle\sim$}}{x}}\vphantom{x}}\mid \theta)$</w:t>
        </w:r>
      </w:ins>
      <w:ins w:id="902" w:author="PR Preview" w:date="2026-01-01T00:00:00Z">
        <w:r>
          <w:t xml:space="preserve">:</w:t>
        </w:r>
      </w:ins>
    </w:p>
    <w:p>
      <w:pPr>
        <w:pStyle w:val="BodyText"/>
      </w:pPr>
      <w:ins w:id="903" w:author="PR Preview" w:date="2026-01-01T00:00:00Z">
        <w:r>
  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  </w:r>
      </w:ins>
    </w:p>
    <w:p>
      <w:pPr>
        <w:pStyle w:val="FirstParagraph"/>
      </w:pPr>
      <w:ins w:id="904" w:author="PR Preview" w:date="2026-01-01T00:00:00Z">
        <w:r>
          <w:t xml:space="preserve">The inner derivative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$\frac{\partial}{\partial \theta}\operatorname{p}(\mathord{\smash[b]{\underset{\raise.3ex\hbox{$\scriptstyle\sim$}}{x}}\vphantom{x}}\mid \theta)$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is the quantity we want,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so only the outer derivative needs working out: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911" w:author="PR Preview" w:date="2026-01-01T00:00:00Z">
        <w:r>
          <w:rPr>
            <w:b/>
            <w:bCs/>
          </w:rPr>
          <w:delText xml:space="preserve">Lemma 1 (Derivative of a density through its logarithm)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Let</w:delText>
        </w:r>
      </w:del>
      <w:del w:id="91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be a density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that is positive and differentiable in a scalar parameter</w:delText>
        </w:r>
      </w:del>
      <w:del w:id="919" w:author="PR Preview" w:date="2026-01-01T00:00:00Z">
        <w:r>
          <w:delText xml:space="preserve"> </w:delText>
        </w:r>
      </w:del>
      <m:oMath>
        <m:r>
          <m:t>θ</m:t>
        </m:r>
      </m:oMath>
      <w:del w:id="920" w:author="PR Preview" w:date="2026-01-01T00:00:00Z">
        <w:r>
          <w:delText xml:space="preserve">.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Then its derivative with respect to</w:delText>
        </w:r>
      </w:del>
      <w:del w:id="923" w:author="PR Preview" w:date="2026-01-01T00:00:00Z">
        <w:r>
          <w:delText xml:space="preserve"> </w:delText>
        </w:r>
      </w:del>
      <m:oMath>
        <m:r>
          <m:t>θ</m:t>
        </m:r>
      </m:oMath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is the derivative of its logarithm times the density: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BodyText"/>
      </w:pPr>
      <w:ins w:id="926" w:author="PR Preview" w:date="2026-01-01T00:00:00Z">
        <w:r>
  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  </w:r>
      </w:ins>
    </w:p>
    <w:bookmarkEnd w:id="95"/>
    <w:bookmarkStart w:id="96" w:name="lem-deriv-log-density"/>
    <w:p>
      <w:pPr>
        <w:pStyle w:val="FirstParagraph"/>
      </w:pPr>
      <w:ins w:id="927" w:author="PR Preview" w:date="2026-01-01T00:00:00Z">
        <w:r>
          <w:rPr>
            <w:b/>
            <w:bCs/>
          </w:rPr>
          <w:t xml:space="preserve">Lemma 1 (Derivative of a density through its logarithm)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Let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$\operatorname{p}(\mathord{\smash[b]{\underset{\raise.3ex\hbox{$\scriptstyle\sim$}}{x}}\vphantom{x}}\mid \theta)$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be a density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that is positive and differentiable in a scalar parameter</w:t>
        </w:r>
      </w:ins>
      <w:ins w:id="936" w:author="PR Preview" w:date="2026-01-01T00:00:00Z">
        <w:r>
          <w:t xml:space="preserve"> </w:t>
        </w:r>
      </w:ins>
      <m:oMath>
        <m:r>
          <m:t>θ</m:t>
        </m:r>
      </m:oMath>
      <w:ins w:id="937" w:author="PR Preview" w:date="2026-01-01T00:00:00Z">
        <w:r>
          <w:t xml:space="preserve">.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Then its derivative with respect to</w:t>
        </w:r>
      </w:ins>
      <w:ins w:id="940" w:author="PR Preview" w:date="2026-01-01T00:00:00Z">
        <w:r>
          <w:t xml:space="preserve"> </w:t>
        </w:r>
      </w:ins>
      <m:oMath>
        <m:r>
          <m:t>θ</m:t>
        </m:r>
      </m:oMath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is the derivative of its logarithm times the density:</w:t>
        </w:r>
      </w:ins>
    </w:p>
    <w:p>
      <w:pPr>
        <w:pStyle w:val="BodyText"/>
      </w:pPr>
      <w:ins w:id="943" w:author="PR Preview" w:date="2026-01-01T00:00:00Z">
        <w:r>
  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  </w:r>
      </w:ins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del w:id="944" w:author="PR Preview" w:date="2026-01-01T00:00:00Z">
        <w:r>
          <w:rPr>
            <w:b/>
            <w:bCs/>
          </w:rPr>
          <w:delText xml:space="preserve">Exercise 15 (Mean of the score)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Let</w:delText>
        </w:r>
      </w:del>
      <w:del w:id="94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be continuous with density</w:delText>
        </w:r>
      </w:del>
      <w:del w:id="95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for a scalar parameter</w:delText>
        </w:r>
      </w:del>
      <w:del w:id="953" w:author="PR Preview" w:date="2026-01-01T00:00:00Z">
        <w:r>
          <w:delText xml:space="preserve"> </w:delText>
        </w:r>
      </w:del>
      <m:oMath>
        <m:r>
          <m:t>θ</m:t>
        </m:r>
      </m:oMath>
      <w:del w:id="954" w:author="PR Preview" w:date="2026-01-01T00:00:00Z">
        <w:r>
          <w:delText xml:space="preserve">.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Suppose the set of possible data values does not depend on</w:delText>
        </w:r>
      </w:del>
      <w:del w:id="957" w:author="PR Preview" w:date="2026-01-01T00:00:00Z">
        <w:r>
          <w:delText xml:space="preserve"> </w:delText>
        </w:r>
      </w:del>
      <m:oMath>
        <m:r>
          <m:t>θ</m:t>
        </m:r>
      </m:oMath>
      <w:del w:id="958" w:author="PR Preview" w:date="2026-01-01T00:00:00Z">
        <w:r>
          <w:delText xml:space="preserve">,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and the order of differentiation with respect to</w:delText>
        </w:r>
      </w:del>
      <w:del w:id="961" w:author="PR Preview" w:date="2026-01-01T00:00:00Z">
        <w:r>
          <w:delText xml:space="preserve"> </w:delText>
        </w:r>
      </w:del>
      <m:oMath>
        <m:r>
          <m:t>θ</m:t>
        </m:r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and integration over the data can be exchanged.</w:delText>
        </w:r>
      </w:del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Find the mean of the</w:delText>
        </w:r>
      </w:del>
      <w:del w:id="966" w:author="PR Preview" w:date="2026-01-01T00:00:00Z">
        <w:r>
          <w:delText xml:space="preserve"> </w:delText>
        </w:r>
      </w:del>
      <w:hyperlink w:anchor="def-score">
        <w:del w:id="967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968" w:author="PR Preview" w:date="2026-01-01T00:00:00Z">
        <w:r>
          <w:delText xml:space="preserve">.</w:delText>
        </w:r>
      </w:del>
    </w:p>
    <w:p>
      <w:pPr>
        <w:pStyle w:val="BodyText"/>
      </w:pPr>
      <w:del w:id="969" w:author="PR Preview" w:date="2026-01-01T00:00:00Z">
        <w:r>
          <w:rPr>
            <w:i/>
            <w:iCs/>
          </w:rPr>
          <w:delText xml:space="preserve">Solution 15</w:delText>
        </w:r>
      </w:del>
      <w:del w:id="970" w:author="PR Preview" w:date="2026-01-01T00:00:00Z">
        <w:r>
          <w:delText xml:space="preserve">. </w:delText>
        </w:r>
      </w:del>
      <w:del w:id="971" w:author="PR Preview" w:date="2026-01-01T00:00:00Z">
        <w:r>
          <w:delText xml:space="preserve">The step that rewrites the derivative of</w:delText>
        </w:r>
      </w:del>
      <w:del w:id="97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uses</w:delText>
        </w:r>
      </w:del>
      <w:del w:id="975" w:author="PR Preview" w:date="2026-01-01T00:00:00Z">
        <w:r>
          <w:delText xml:space="preserve"> </w:delText>
        </w:r>
      </w:del>
      <w:hyperlink w:anchor="lem-deriv-log-density">
        <w:del w:id="976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97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p>
      <w:pPr>
        <w:pStyle w:val="FirstParagraph"/>
      </w:pPr>
      <w:del w:id="978" w:author="PR Preview" w:date="2026-01-01T00:00:00Z">
        <w:r>
          <w:rPr>
            <w:b/>
            <w:bCs/>
          </w:rPr>
          <w:delText xml:space="preserve">Theorem 14 (Mean of the score)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Let</w:delText>
        </w:r>
      </w:del>
      <w:del w:id="98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be a continuous random vector with density</w:delText>
        </w:r>
      </w:del>
      <w:del w:id="98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for a scalar parameter</w:delText>
        </w:r>
      </w:del>
      <w:del w:id="987" w:author="PR Preview" w:date="2026-01-01T00:00:00Z">
        <w:r>
          <w:delText xml:space="preserve"> </w:delText>
        </w:r>
      </w:del>
      <m:oMath>
        <m:r>
          <m:t>θ</m:t>
        </m:r>
      </m:oMath>
      <w:del w:id="988" w:author="PR Preview" w:date="2026-01-01T00:00:00Z">
        <w:r>
          <w:delText xml:space="preserve">.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Suppose the set of possible data values does not depend on</w:delText>
        </w:r>
      </w:del>
      <w:del w:id="991" w:author="PR Preview" w:date="2026-01-01T00:00:00Z">
        <w:r>
          <w:delText xml:space="preserve"> </w:delText>
        </w:r>
      </w:del>
      <m:oMath>
        <m:r>
          <m:t>θ</m:t>
        </m:r>
      </m:oMath>
      <w:del w:id="992" w:author="PR Preview" w:date="2026-01-01T00:00:00Z">
        <w:r>
          <w:delText xml:space="preserve">,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and the order of differentiation with respect to</w:delText>
        </w:r>
      </w:del>
      <w:del w:id="995" w:author="PR Preview" w:date="2026-01-01T00:00:00Z">
        <w:r>
          <w:delText xml:space="preserve"> </w:delText>
        </w:r>
      </w:del>
      <m:oMath>
        <m:r>
          <m:t>θ</m:t>
        </m:r>
      </m:oMath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and integration over the data can be exchanged.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Then the</w:delText>
        </w:r>
      </w:del>
      <w:del w:id="1000" w:author="PR Preview" w:date="2026-01-01T00:00:00Z">
        <w:r>
          <w:delText xml:space="preserve"> </w:delText>
        </w:r>
      </w:del>
      <w:hyperlink w:anchor="def-score">
        <w:del w:id="1001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100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003" w:author="PR Preview" w:date="2026-01-01T00:00:00Z">
        <w:r>
          <w:delText xml:space="preserve">,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the derivative of the log-likelihood with respect to</w:delText>
        </w:r>
      </w:del>
      <w:del w:id="1006" w:author="PR Preview" w:date="2026-01-01T00:00:00Z">
        <w:r>
          <w:delText xml:space="preserve"> </w:delText>
        </w:r>
      </w:del>
      <m:oMath>
        <m:r>
          <m:t>θ</m:t>
        </m:r>
      </m:oMath>
      <w:del w:id="1007" w:author="PR Preview" w:date="2026-01-01T00:00:00Z">
        <w:r>
          <w:delText xml:space="preserve">,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has expectation zero:</w:delText>
        </w:r>
      </w:del>
    </w:p>
    <w:p>
      <w:pPr>
        <w:pStyle w:val="BodyText"/>
      </w:pPr>
      <w:ins w:id="1010" w:author="PR Preview" w:date="2026-01-01T00:00:00Z">
        <w:r>
          <w:rPr>
            <w:b/>
            <w:bCs/>
          </w:rPr>
          <w:t xml:space="preserve">Exercise 15 (Mean of the score)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Let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$\mathord{\smash[b]{\underset{\raise.3ex\hbox{$\scriptstyle\sim$}}{X}}\vphantom{X}}$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be continuous with density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$\operatorname{p}(\mathord{\smash[b]{\underset{\raise.3ex\hbox{$\scriptstyle\sim$}}{x}}\vphantom{x}}\mid \theta)$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for a scalar parameter</w:t>
        </w:r>
      </w:ins>
      <w:ins w:id="1021" w:author="PR Preview" w:date="2026-01-01T00:00:00Z">
        <w:r>
          <w:t xml:space="preserve"> </w:t>
        </w:r>
      </w:ins>
      <m:oMath>
        <m:r>
          <m:t>θ</m:t>
        </m:r>
      </m:oMath>
      <w:ins w:id="1022" w:author="PR Preview" w:date="2026-01-01T00:00:00Z">
        <w:r>
          <w:t xml:space="preserve">.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Suppose the set of possible data values does not depend on</w:t>
        </w:r>
      </w:ins>
      <w:ins w:id="1025" w:author="PR Preview" w:date="2026-01-01T00:00:00Z">
        <w:r>
          <w:t xml:space="preserve"> </w:t>
        </w:r>
      </w:ins>
      <m:oMath>
        <m:r>
          <m:t>θ</m:t>
        </m:r>
      </m:oMath>
      <w:ins w:id="1026" w:author="PR Preview" w:date="2026-01-01T00:00:00Z">
        <w:r>
          <w:t xml:space="preserve">,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and the order of differentiation with respect to</w:t>
        </w:r>
      </w:ins>
      <w:ins w:id="1029" w:author="PR Preview" w:date="2026-01-01T00:00:00Z">
        <w:r>
          <w:t xml:space="preserve"> </w:t>
        </w:r>
      </w:ins>
      <m:oMath>
        <m:r>
          <m:t>θ</m:t>
        </m:r>
      </m:oMath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and integration over the data can be exchanged.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Find the mean of the</w:t>
        </w:r>
      </w:ins>
      <w:ins w:id="1034" w:author="PR Preview" w:date="2026-01-01T00:00:00Z">
        <w:r>
          <w:t xml:space="preserve"> </w:t>
        </w:r>
      </w:ins>
      <w:hyperlink w:anchor="def-score">
        <w:ins w:id="1035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036" w:author="PR Preview" w:date="2026-01-01T00:00:00Z">
        <w:r>
          <w:t xml:space="preserve">.</w:t>
        </w:r>
      </w:ins>
    </w:p>
    <w:bookmarkEnd w:id="97"/>
    <w:bookmarkStart w:id="98" w:name="sol-score-mean-zero"/>
    <w:p>
      <w:pPr>
        <w:pStyle w:val="BodyText"/>
      </w:pPr>
      <w:ins w:id="1037" w:author="PR Preview" w:date="2026-01-01T00:00:00Z">
        <w:r>
          <w:rPr>
            <w:i/>
            <w:iCs/>
          </w:rPr>
          <w:t xml:space="preserve">Solution 15</w:t>
        </w:r>
      </w:ins>
      <w:ins w:id="1038" w:author="PR Preview" w:date="2026-01-01T00:00:00Z">
        <w:r>
          <w:t xml:space="preserve">. </w:t>
        </w:r>
      </w:ins>
      <w:ins w:id="1039" w:author="PR Preview" w:date="2026-01-01T00:00:00Z">
        <w:r>
          <w:t xml:space="preserve">The step that rewrites the derivative of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$\log \operatorname{p}(\mathord{\smash[b]{\underset{\raise.3ex\hbox{$\scriptstyle\sim$}}{x}}\vphantom{x}}\mid \theta)$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uses</w:t>
        </w:r>
      </w:ins>
      <w:ins w:id="1044" w:author="PR Preview" w:date="2026-01-01T00:00:00Z">
        <w:r>
          <w:t xml:space="preserve"> </w:t>
        </w:r>
      </w:ins>
      <w:hyperlink w:anchor="lem-deriv-log-density">
        <w:ins w:id="104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046" w:author="PR Preview" w:date="2026-01-01T00:00:00Z">
        <w:r>
          <w:t xml:space="preserve">:</w:t>
        </w:r>
      </w:ins>
    </w:p>
    <w:p>
      <w:pPr>
        <w:pStyle w:val="BodyText"/>
      </w:pPr>
      <w:ins w:id="1047" w:author="PR Preview" w:date="2026-01-01T00:00:00Z">
        <w:r>
  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  </w:r>
      </w:ins>
    </w:p>
    <w:bookmarkEnd w:id="98"/>
    <w:bookmarkStart w:id="99" w:name="thm-score-mean-zero"/>
    <w:p>
      <w:pPr>
        <w:pStyle w:val="FirstParagraph"/>
      </w:pPr>
      <w:ins w:id="1048" w:author="PR Preview" w:date="2026-01-01T00:00:00Z">
        <w:r>
          <w:rPr>
            <w:b/>
            <w:bCs/>
          </w:rPr>
          <w:t xml:space="preserve">Theorem 14 (Mean of the score)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Let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$\mathord{\smash[b]{\underset{\raise.3ex\hbox{$\scriptstyle\sim$}}{X}}\vphantom{X}}$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be a continuous random vector with density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$\operatorname{p}(\mathord{\smash[b]{\underset{\raise.3ex\hbox{$\scriptstyle\sim$}}{x}}\vphantom{x}}\mid \theta)$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for a scalar parameter</w:t>
        </w:r>
      </w:ins>
      <w:ins w:id="1059" w:author="PR Preview" w:date="2026-01-01T00:00:00Z">
        <w:r>
          <w:t xml:space="preserve"> </w:t>
        </w:r>
      </w:ins>
      <m:oMath>
        <m:r>
          <m:t>θ</m:t>
        </m:r>
      </m:oMath>
      <w:ins w:id="1060" w:author="PR Preview" w:date="2026-01-01T00:00:00Z">
        <w:r>
          <w:t xml:space="preserve">.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Suppose the set of possible data values does not depend on</w:t>
        </w:r>
      </w:ins>
      <w:ins w:id="1063" w:author="PR Preview" w:date="2026-01-01T00:00:00Z">
        <w:r>
          <w:t xml:space="preserve"> </w:t>
        </w:r>
      </w:ins>
      <m:oMath>
        <m:r>
          <m:t>θ</m:t>
        </m:r>
      </m:oMath>
      <w:ins w:id="1064" w:author="PR Preview" w:date="2026-01-01T00:00:00Z">
        <w:r>
          <w:t xml:space="preserve">,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and the order of differentiation with respect to</w:t>
        </w:r>
      </w:ins>
      <w:ins w:id="1067" w:author="PR Preview" w:date="2026-01-01T00:00:00Z">
        <w:r>
          <w:t xml:space="preserve"> </w:t>
        </w:r>
      </w:ins>
      <m:oMath>
        <m:r>
          <m:t>θ</m:t>
        </m:r>
      </m:oMath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and integration over the data can be exchanged.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Then the</w:t>
        </w:r>
      </w:ins>
      <w:ins w:id="1072" w:author="PR Preview" w:date="2026-01-01T00:00:00Z">
        <w:r>
          <w:t xml:space="preserve"> </w:t>
        </w:r>
      </w:ins>
      <w:hyperlink w:anchor="def-score">
        <w:ins w:id="1073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1074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075" w:author="PR Preview" w:date="2026-01-01T00:00:00Z">
        <w:r>
          <w:t xml:space="preserve">,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the derivative of the log-likelihood with respect to</w:t>
        </w:r>
      </w:ins>
      <w:ins w:id="1078" w:author="PR Preview" w:date="2026-01-01T00:00:00Z">
        <w:r>
          <w:t xml:space="preserve"> </w:t>
        </w:r>
      </w:ins>
      <m:oMath>
        <m:r>
          <m:t>θ</m:t>
        </m:r>
      </m:oMath>
      <w:ins w:id="1079" w:author="PR Preview" w:date="2026-01-01T00:00:00Z">
        <w:r>
          <w:t xml:space="preserve">,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has expectation zero: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del w:id="1082" w:author="PR Preview" w:date="2026-01-01T00:00:00Z">
        <w:r>
          <w:rPr>
            <w:i/>
            <w:iCs/>
          </w:rPr>
          <w:delText xml:space="preserve">Solution 16</w:delText>
        </w:r>
      </w:del>
      <w:del w:id="1083" w:author="PR Preview" w:date="2026-01-01T00:00:00Z">
        <w:r>
          <w:delText xml:space="preserve">. </w:delText>
        </w:r>
      </w:del>
      <w:del w:id="1084" w:author="PR Preview" w:date="2026-01-01T00:00:00Z">
        <w:r>
          <w:delText xml:space="preserve">By</w:delText>
        </w:r>
      </w:del>
      <w:del w:id="1085" w:author="PR Preview" w:date="2026-01-01T00:00:00Z">
        <w:r>
          <w:delText xml:space="preserve"> </w:delText>
        </w:r>
      </w:del>
      <w:hyperlink w:anchor="thm-score-mean-zero">
        <w:del w:id="1086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087" w:author="PR Preview" w:date="2026-01-01T00:00:00Z">
        <w:r>
          <w:delText xml:space="preserve">,</w:delText>
        </w:r>
      </w:del>
      <w:del w:id="1088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for every</w:delText>
        </w:r>
      </w:del>
      <w:del w:id="1091" w:author="PR Preview" w:date="2026-01-01T00:00:00Z">
        <w:r>
          <w:delText xml:space="preserve"> </w:delText>
        </w:r>
      </w:del>
      <m:oMath>
        <m:r>
          <m:t>θ</m:t>
        </m:r>
      </m:oMath>
      <w:del w:id="1092" w:author="PR Preview" w:date="2026-01-01T00:00:00Z">
        <w:r>
          <w:delText xml:space="preserve">.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Differentiate this identity with respect to</w:delText>
        </w:r>
      </w:del>
      <w:del w:id="1095" w:author="PR Preview" w:date="2026-01-01T00:00:00Z">
        <w:r>
          <w:delText xml:space="preserve"> </w:delText>
        </w:r>
      </w:del>
      <m:oMath>
        <m:r>
          <m:t>θ</m:t>
        </m:r>
      </m:oMath>
      <w:del w:id="1096" w:author="PR Preview" w:date="2026-01-01T00:00:00Z">
        <w:r>
          <w:delText xml:space="preserve">;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the step that substitutes for</w:delText>
        </w:r>
      </w:del>
      <w:del w:id="109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uses</w:delText>
        </w:r>
      </w:del>
      <w:del w:id="1102" w:author="PR Preview" w:date="2026-01-01T00:00:00Z">
        <w:r>
          <w:delText xml:space="preserve"> </w:delText>
        </w:r>
      </w:del>
      <w:hyperlink w:anchor="lem-deriv-log-density">
        <w:del w:id="1103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10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BodyText"/>
      </w:pPr>
      <w:ins w:id="1105" w:author="PR Preview" w:date="2026-01-01T00:00:00Z">
        <w:r>
          <w:rPr>
            <w:i/>
            <w:iCs/>
          </w:rPr>
          <w:t xml:space="preserve">Solution 16</w:t>
        </w:r>
      </w:ins>
      <w:ins w:id="1106" w:author="PR Preview" w:date="2026-01-01T00:00:00Z">
        <w:r>
          <w:t xml:space="preserve">. </w:t>
        </w:r>
      </w:ins>
      <w:ins w:id="1107" w:author="PR Preview" w:date="2026-01-01T00:00:00Z">
        <w:r>
          <w:t xml:space="preserve">By</w:t>
        </w:r>
      </w:ins>
      <w:ins w:id="1108" w:author="PR Preview" w:date="2026-01-01T00:00:00Z">
        <w:r>
          <w:t xml:space="preserve"> </w:t>
        </w:r>
      </w:ins>
      <w:hyperlink w:anchor="thm-score-mean-zero">
        <w:ins w:id="1109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110" w:author="PR Preview" w:date="2026-01-01T00:00:00Z">
        <w:r>
          <w:t xml:space="preserve">,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for every</w:t>
        </w:r>
      </w:ins>
      <w:ins w:id="1115" w:author="PR Preview" w:date="2026-01-01T00:00:00Z">
        <w:r>
          <w:t xml:space="preserve"> </w:t>
        </w:r>
      </w:ins>
      <m:oMath>
        <m:r>
          <m:t>θ</m:t>
        </m:r>
      </m:oMath>
      <w:ins w:id="1116" w:author="PR Preview" w:date="2026-01-01T00:00:00Z">
        <w:r>
          <w:t xml:space="preserve">.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Differentiate this identity with respect to</w:t>
        </w:r>
      </w:ins>
      <w:ins w:id="1119" w:author="PR Preview" w:date="2026-01-01T00:00:00Z">
        <w:r>
          <w:t xml:space="preserve"> </w:t>
        </w:r>
      </w:ins>
      <m:oMath>
        <m:r>
          <m:t>θ</m:t>
        </m:r>
      </m:oMath>
      <w:ins w:id="1120" w:author="PR Preview" w:date="2026-01-01T00:00:00Z">
        <w:r>
          <w:t xml:space="preserve">;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the step that substitutes for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$\frac{\partial}{\partial \theta}\operatorname{p}(\mathord{\smash[b]{\underset{\raise.3ex\hbox{$\scriptstyle\sim$}}{x}}\vphantom{x}}\mid \theta)$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uses</w:t>
        </w:r>
      </w:ins>
      <w:ins w:id="1127" w:author="PR Preview" w:date="2026-01-01T00:00:00Z">
        <w:r>
          <w:t xml:space="preserve"> </w:t>
        </w:r>
      </w:ins>
      <w:hyperlink w:anchor="lem-deriv-log-density">
        <w:ins w:id="1128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129" w:author="PR Preview" w:date="2026-01-01T00:00:00Z">
        <w:r>
          <w:t xml:space="preserve">:</w:t>
        </w:r>
      </w:ins>
    </w:p>
    <w:p>
      <w:pPr>
        <w:pStyle w:val="BodyText"/>
      </w:pPr>
      <w:ins w:id="1130" w:author="PR Preview" w:date="2026-01-01T00:00:00Z">
        <w:r>
  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  </w:r>
      </w:ins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del w:id="1131" w:author="PR Preview" w:date="2026-01-01T00:00:00Z">
        <w:r>
          <w:rPr>
            <w:b/>
            <w:bCs/>
          </w:rPr>
          <w:delText xml:space="preserve">Theorem 16 (Mean and variance of the score)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Suppose the set of possible data values does not depend on</w:delText>
        </w:r>
      </w:del>
      <w:del w:id="1134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35" w:author="PR Preview" w:date="2026-01-01T00:00:00Z">
        <w:r>
          <w:delText xml:space="preserve">,</w:delText>
        </w:r>
      </w:del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and the order of differentiation with respect to</w:delText>
        </w:r>
      </w:del>
      <w:del w:id="1138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and integration over the data can be exchanged.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Then the score has mean zero,</w:delText>
        </w:r>
      </w:del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and its variance is the expected information:</w:delText>
        </w:r>
      </w:del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del w:id="1145" w:author="PR Preview" w:date="2026-01-01T00:00:00Z">
        <w:r>
          <w:rPr>
            <w:i/>
            <w:iCs/>
          </w:rPr>
          <w:delText xml:space="preserve">Proof</w:delText>
        </w:r>
      </w:del>
      <w:del w:id="1146" w:author="PR Preview" w:date="2026-01-01T00:00:00Z">
        <w:r>
          <w:delText xml:space="preserve">. </w:delText>
        </w:r>
      </w:del>
      <w:del w:id="1147" w:author="PR Preview" w:date="2026-01-01T00:00:00Z">
        <w:r>
          <w:delText xml:space="preserve">We give the proof for a scalar</w:delText>
        </w:r>
      </w:del>
      <w:del w:id="1148" w:author="PR Preview" w:date="2026-01-01T00:00:00Z">
        <w:r>
          <w:delText xml:space="preserve"> </w:delText>
        </w:r>
      </w:del>
      <m:oMath>
        <m:r>
          <m:t>θ</m:t>
        </m:r>
      </m:oMath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and a continuous</w:delText>
        </w:r>
      </w:del>
      <w:del w:id="115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with density</w:delText>
        </w:r>
      </w:del>
      <w:del w:id="115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1155" w:author="PR Preview" w:date="2026-01-01T00:00:00Z">
        <w:r>
          <w:delText xml:space="preserve">;</w:delText>
        </w:r>
      </w:del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the vector case applies the same steps to each pair of entries,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and a discrete</w:delText>
        </w:r>
      </w:del>
      <w:del w:id="116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replaces integrals with sums.</w:delText>
        </w:r>
      </w:del>
    </w:p>
    <w:p>
      <w:pPr>
        <w:pStyle w:val="BodyText"/>
      </w:pPr>
      <w:ins w:id="1163" w:author="PR Preview" w:date="2026-01-01T00:00:00Z">
        <w:r>
          <w:rPr>
            <w:b/>
            <w:bCs/>
          </w:rPr>
          <w:t xml:space="preserve">Theorem 16 (Mean and variance of the score)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Suppose the set of possible data values does not depend on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$\mathord{\smash[b]{\underset{\raise.3ex\hbox{$\scriptstyle\sim$}}{\theta}}\vphantom{\theta}}$</w:t>
        </w:r>
      </w:ins>
      <w:ins w:id="1168" w:author="PR Preview" w:date="2026-01-01T00:00:00Z">
        <w:r>
          <w:t xml:space="preserve">,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and the order of differentiation with respect to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$\mathord{\smash[b]{\underset{\raise.3ex\hbox{$\scriptstyle\sim$}}{\theta}}\vphantom{\theta}}$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and integration over the data can be exchanged.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Then the score has mean zero,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and its variance is the expected information:</w:t>
        </w:r>
      </w:ins>
    </w:p>
    <w:p>
      <w:pPr>
        <w:pStyle w:val="BodyText"/>
      </w:pPr>
      <w:bookmarkStart w:id="103" w:name="eq-score-mean-zero"/>
      <w:ins w:id="1179" w:author="PR Preview" w:date="2026-01-01T00:00:00Z">
        <w:r>
  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  </w:r>
      </w:ins>
      <w:bookmarkEnd w:id="103"/>
    </w:p>
    <w:p>
      <w:pPr>
        <w:pStyle w:val="FirstParagraph"/>
      </w:pPr>
      <w:bookmarkStart w:id="104" w:name="eq-information-equality"/>
      <w:ins w:id="1180" w:author="PR Preview" w:date="2026-01-01T00:00:00Z">
        <w:r>
  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  </w:r>
      </w:ins>
      <w:bookmarkEnd w:id="104"/>
    </w:p>
    <w:bookmarkEnd w:id="105"/>
    <w:p>
      <w:pPr>
        <w:pStyle w:val="FirstParagraph"/>
      </w:pPr>
      <w:ins w:id="1181" w:author="PR Preview" w:date="2026-01-01T00:00:00Z">
        <w:r>
          <w:rPr>
            <w:i/>
            <w:iCs/>
          </w:rPr>
          <w:t xml:space="preserve">Proof</w:t>
        </w:r>
      </w:ins>
      <w:ins w:id="1182" w:author="PR Preview" w:date="2026-01-01T00:00:00Z">
        <w:r>
          <w:t xml:space="preserve">. </w:t>
        </w:r>
      </w:ins>
      <w:ins w:id="1183" w:author="PR Preview" w:date="2026-01-01T00:00:00Z">
        <w:r>
          <w:t xml:space="preserve">We give the proof for a scalar</w:t>
        </w:r>
      </w:ins>
      <w:ins w:id="1184" w:author="PR Preview" w:date="2026-01-01T00:00:00Z">
        <w:r>
          <w:t xml:space="preserve"> </w:t>
        </w:r>
      </w:ins>
      <m:oMath>
        <m:r>
          <m:t>θ</m:t>
        </m:r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and a continuous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$\mathord{\smash[b]{\underset{\raise.3ex\hbox{$\scriptstyle\sim$}}{X}}\vphantom{X}}$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with density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$\operatorname{p}(\mathord{\smash[b]{\underset{\raise.3ex\hbox{$\scriptstyle\sim$}}{x}}\vphantom{x}}\mid \theta)$</w:t>
        </w:r>
      </w:ins>
      <w:ins w:id="1193" w:author="PR Preview" w:date="2026-01-01T00:00:00Z">
        <w:r>
          <w:t xml:space="preserve">;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the vector case applies the same steps to each pair of entries,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and a discrete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$\mathord{\smash[b]{\underset{\raise.3ex\hbox{$\scriptstyle\sim$}}{X}}\vphantom{X}}$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replaces integrals with sums.</w:t>
        </w:r>
      </w:ins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del w:id="1202" w:author="PR Preview" w:date="2026-01-01T00:00:00Z">
        <w:r>
          <w:rPr>
            <w:b/>
            <w:bCs/>
          </w:rPr>
          <w:delText xml:space="preserve">Theorem 17 (Central limit theorem for MLEs)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For</w:delText>
        </w:r>
      </w:del>
      <w:del w:id="1205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data from a correctly specified model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satisfying regularity conditions</w:delText>
        </w:r>
      </w:del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(including those of</w:delText>
        </w:r>
      </w:del>
      <w:del w:id="1212" w:author="PR Preview" w:date="2026-01-01T00:00:00Z">
        <w:r>
          <w:delText xml:space="preserve"> </w:delText>
        </w:r>
      </w:del>
      <w:hyperlink w:anchor="thm-information-equality">
        <w:del w:id="1213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214" w:author="PR Preview" w:date="2026-01-01T00:00:00Z">
        <w:r>
          <w:delText xml:space="preserve">,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an identifiable parameter,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a true parameter value in the interior of the parameter space,</w:delText>
        </w:r>
      </w:del>
      <w:del w:id="1219" w:author="PR Preview" w:date="2026-01-01T00:00:00Z">
        <w:r>
          <w:delText xml:space="preserve"> </w:delText>
        </w:r>
      </w:del>
      <w:del w:id="1220" w:author="PR Preview" w:date="2026-01-01T00:00:00Z">
        <w:r>
          <w:delText xml:space="preserve">and a positive definite information matrix),</w:delText>
        </w:r>
      </w:del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a consistent solution</w:delText>
        </w:r>
      </w:del>
      <w:del w:id="12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of the</w:delText>
        </w:r>
      </w:del>
      <w:del w:id="1226" w:author="PR Preview" w:date="2026-01-01T00:00:00Z">
        <w:r>
          <w:delText xml:space="preserve"> </w:delText>
        </w:r>
      </w:del>
      <w:hyperlink w:anchor="def-score-equation">
        <w:del w:id="1227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exists,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and for large</w:delText>
        </w:r>
      </w:del>
      <w:del w:id="1232" w:author="PR Preview" w:date="2026-01-01T00:00:00Z">
        <w:r>
          <w:delText xml:space="preserve"> </w:delText>
        </w:r>
      </w:del>
      <m:oMath>
        <m:r>
          <m:t>n</m:t>
        </m:r>
      </m:oMath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it has approximately a Gaussian distribution,</w:delText>
        </w:r>
      </w:del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centered at the true parameter value</w:delText>
        </w:r>
      </w:del>
      <w:del w:id="1237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38" w:author="PR Preview" w:date="2026-01-01T00:00:00Z">
        <w:r>
          <w:delText xml:space="preserve">,</w:delText>
        </w:r>
      </w:del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with covariance matrix equal to the inverse of the expected information:</w:delText>
        </w:r>
      </w:del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ins w:id="1241" w:author="PR Preview" w:date="2026-01-01T00:00:00Z">
        <w:r>
          <w:rPr>
            <w:b/>
            <w:bCs/>
          </w:rPr>
          <w:t xml:space="preserve">Theorem 17 (Central limit theorem for MLEs)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For</w:t>
        </w:r>
      </w:ins>
      <w:ins w:id="1244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data from a correctly specified model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satisfying regularity conditions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(including those of</w:t>
        </w:r>
      </w:ins>
      <w:ins w:id="1251" w:author="PR Preview" w:date="2026-01-01T00:00:00Z">
        <w:r>
          <w:t xml:space="preserve"> </w:t>
        </w:r>
      </w:ins>
      <w:hyperlink w:anchor="thm-information-equality">
        <w:ins w:id="1252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253" w:author="PR Preview" w:date="2026-01-01T00:00:00Z">
        <w:r>
          <w:t xml:space="preserve">,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an identifiable parameter,</w:t>
        </w:r>
      </w:ins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a true parameter value in the interior of the parameter space,</w:t>
        </w:r>
      </w:ins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and a positive definite information matrix),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a consistent solution</w:t>
        </w:r>
      </w:ins>
      <w:ins w:id="126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of the</w:t>
        </w:r>
      </w:ins>
      <w:ins w:id="1265" w:author="PR Preview" w:date="2026-01-01T00:00:00Z">
        <w:r>
          <w:t xml:space="preserve"> </w:t>
        </w:r>
      </w:ins>
      <w:hyperlink w:anchor="def-score-equation">
        <w:ins w:id="1266" w:author="PR Preview" w:date="2026-01-01T00:00:00Z">
          <w:r>
            <w:rPr>
              <w:rStyle w:val="Hyperlink"/>
            </w:rPr>
            <w:t xml:space="preserve">score equation</w:t>
          </w:r>
        </w:ins>
      </w:hyperlink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exists,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and for large</w:t>
        </w:r>
      </w:ins>
      <w:ins w:id="1271" w:author="PR Preview" w:date="2026-01-01T00:00:00Z">
        <w:r>
          <w:t xml:space="preserve"> </w:t>
        </w:r>
      </w:ins>
      <m:oMath>
        <m:r>
          <m:t>n</m:t>
        </m:r>
      </m:oMath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it has approximately a Gaussian distribution,</w:t>
        </w:r>
      </w:ins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centered at the true parameter value</w:t>
        </w:r>
      </w:ins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$\mathord{\smash[b]{\underset{\raise.3ex\hbox{$\scriptstyle\sim$}}{\theta}}\vphantom{\theta}}$</w:t>
        </w:r>
      </w:ins>
      <w:ins w:id="1278" w:author="PR Preview" w:date="2026-01-01T00:00:00Z">
        <w:r>
          <w:t xml:space="preserve">,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with covariance matrix equal to the inverse of the expected information:</w:t>
        </w:r>
      </w:ins>
    </w:p>
    <w:p>
      <w:pPr>
        <w:pStyle w:val="BodyText"/>
      </w:pPr>
      <w:bookmarkStart w:id="110" w:name="eq-adist-mle"/>
      <w:ins w:id="1281" w:author="PR Preview" w:date="2026-01-01T00:00:00Z">
        <w:r>
  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  </w:r>
      </w:ins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del w:id="1282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involves the unknown</w:delText>
        </w:r>
      </w:del>
      <w:del w:id="1285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86" w:author="PR Preview" w:date="2026-01-01T00:00:00Z">
        <w:r>
          <w:delText xml:space="preserve">,</w:delText>
        </w:r>
      </w:del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so to use it we estimate</w:delText>
        </w:r>
      </w:del>
      <w:del w:id="128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290" w:author="PR Preview" w:date="2026-01-01T00:00:00Z">
        <w:r>
          <w:delText xml:space="preserve">,</w:delText>
        </w:r>
      </w:del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by either the expected information at the MLE,</w:delText>
        </w:r>
      </w:del>
      <w:del w:id="129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1294" w:author="PR Preview" w:date="2026-01-01T00:00:00Z">
        <w:r>
          <w:delText xml:space="preserve">,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or the observed information at the MLE,</w:delText>
        </w:r>
      </w:del>
      <w:del w:id="129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del w:id="1298" w:author="PR Preview" w:date="2026-01-01T00:00:00Z">
        <w:r>
          <w:delText xml:space="preserve">.</w:delText>
        </w:r>
      </w:del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Either way, the estimated standard error of the</w:delText>
        </w:r>
      </w:del>
      <w:del w:id="1301" w:author="PR Preview" w:date="2026-01-01T00:00:00Z">
        <w:r>
          <w:delText xml:space="preserve"> </w:delText>
        </w:r>
      </w:del>
      <m:oMath>
        <m:r>
          <m:t>k</m:t>
        </m:r>
      </m:oMath>
      <w:del w:id="1302" w:author="PR Preview" w:date="2026-01-01T00:00:00Z">
        <w:r>
          <w:delText xml:space="preserve">th entry of</w:delText>
        </w:r>
      </w:del>
      <w:del w:id="130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del w:id="1306" w:author="PR Preview" w:date="2026-01-01T00:00:00Z">
        <w:r>
          <w:delText xml:space="preserve">where</w:delText>
        </w:r>
      </w:del>
      <w:del w:id="130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is whichever estimate of</w:delText>
        </w:r>
      </w:del>
      <w:del w:id="131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we chose.</w:delText>
        </w:r>
      </w:del>
    </w:p>
    <w:p>
      <w:pPr>
        <w:pStyle w:val="BodyText"/>
      </w:pPr>
      <w:hyperlink w:anchor="thm-dist-mle">
        <w:ins w:id="1313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involves the unknown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$\mathord{\smash[b]{\underset{\raise.3ex\hbox{$\scriptstyle\sim$}}{\theta}}\vphantom{\theta}}$</w:t>
        </w:r>
      </w:ins>
      <w:ins w:id="1318" w:author="PR Preview" w:date="2026-01-01T00:00:00Z">
        <w:r>
          <w:t xml:space="preserve">,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so to use it we estimate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$\mathcal{I}(\mathord{\smash[b]{\underset{\raise.3ex\hbox{$\scriptstyle\sim$}}{\theta}}\vphantom{\theta}})$</w:t>
        </w:r>
      </w:ins>
      <w:ins w:id="1323" w:author="PR Preview" w:date="2026-01-01T00:00:00Z">
        <w:r>
          <w:t xml:space="preserve">,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by either the expected information at the MLE,</w:t>
        </w:r>
      </w:ins>
      <w:ins w:id="132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ins w:id="1327" w:author="PR Preview" w:date="2026-01-01T00:00:00Z">
        <w:r>
          <w:t xml:space="preserve">,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or the observed information at the MLE,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$I(\mathord{\smash[b]{\underset{\raise.3ex\hbox{$\scriptstyle\sim$}}{x}}\vphantom{x}}; \hat\theta_{\text{ML}})$</w:t>
        </w:r>
      </w:ins>
      <w:ins w:id="1332" w:author="PR Preview" w:date="2026-01-01T00:00:00Z">
        <w:r>
          <w:t xml:space="preserve">.</w:t>
        </w:r>
      </w:ins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Either way, the estimated standard error of the</w:t>
        </w:r>
      </w:ins>
      <w:ins w:id="1335" w:author="PR Preview" w:date="2026-01-01T00:00:00Z">
        <w:r>
          <w:t xml:space="preserve"> </w:t>
        </w:r>
      </w:ins>
      <m:oMath>
        <m:r>
          <m:t>k</m:t>
        </m:r>
      </m:oMath>
      <w:ins w:id="1336" w:author="PR Preview" w:date="2026-01-01T00:00:00Z">
        <w:r>
          <w:t xml:space="preserve">th entry of</w:t>
        </w:r>
      </w:ins>
      <w:ins w:id="133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ins w:id="1340" w:author="PR Preview" w:date="2026-01-01T00:00:00Z">
        <w:r>
          <w:t xml:space="preserve">where</w:t>
        </w:r>
      </w:ins>
      <w:ins w:id="134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is whichever estimate of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$\mathcal{I}(\mathord{\smash[b]{\underset{\raise.3ex\hbox{$\scriptstyle\sim$}}{\theta}}\vphantom{\theta}})$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we chose.</w:t>
        </w:r>
      </w:ins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del w:id="1348" w:author="PR Preview" w:date="2026-01-01T00:00:00Z">
        <w:r>
          <w:rPr>
            <w:b/>
            <w:bCs/>
          </w:rPr>
          <w:delText xml:space="preserve">Definition 14 (Wald statistic for several constraints)</w:delText>
        </w:r>
      </w:del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For</w:delText>
        </w:r>
      </w:del>
      <w:del w:id="1351" w:author="PR Preview" w:date="2026-01-01T00:00:00Z">
        <w:r>
          <w:delText xml:space="preserve"> </w:delText>
        </w:r>
      </w:del>
      <m:oMath>
        <m:r>
          <m:t>q</m:t>
        </m:r>
      </m:oMath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constraints</w:delText>
        </w:r>
      </w:del>
      <w:del w:id="135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on a</w:delText>
        </w:r>
      </w:del>
      <w:del w:id="135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subvector,</w:delText>
        </w:r>
      </w:del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the</w:delText>
        </w:r>
      </w:del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rPr>
            <w:b/>
            <w:bCs/>
          </w:rPr>
          <w:delText xml:space="preserve">Wald statistic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is</w:delText>
        </w:r>
      </w:del>
      <w:del w:id="1366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del w:id="1367" w:author="PR Preview" w:date="2026-01-01T00:00:00Z">
        <w:r>
          <w:delText xml:space="preserve">,</w:delText>
        </w:r>
      </w:del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where</w:delText>
        </w:r>
      </w:del>
      <w:del w:id="137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del w:id="1371" w:author="PR Preview" w:date="2026-01-01T00:00:00Z">
        <w:r>
          <w:delText xml:space="preserve"> </w:delText>
        </w:r>
      </w:del>
      <w:del w:id="1372" w:author="PR Preview" w:date="2026-01-01T00:00:00Z">
        <w:r>
          <w:delText xml:space="preserve">is the corresponding</w:delText>
        </w:r>
      </w:del>
      <w:del w:id="1373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q</m:t>
        </m:r>
      </m:oMath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block of</w:delText>
        </w:r>
      </w:del>
      <w:del w:id="1376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377" w:author="PR Preview" w:date="2026-01-01T00:00:00Z">
        <w:r>
          <w:delText xml:space="preserve">.</w:delText>
        </w:r>
      </w:del>
    </w:p>
    <w:p>
      <w:pPr>
        <w:pStyle w:val="FirstParagraph"/>
      </w:pPr>
      <w:ins w:id="1378" w:author="PR Preview" w:date="2026-01-01T00:00:00Z">
        <w:r>
          <w:rPr>
            <w:b/>
            <w:bCs/>
          </w:rPr>
          <w:t xml:space="preserve">Definition 14 (Wald statistic for several constraints)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For</w:t>
        </w:r>
      </w:ins>
      <w:ins w:id="1381" w:author="PR Preview" w:date="2026-01-01T00:00:00Z">
        <w:r>
          <w:t xml:space="preserve"> </w:t>
        </w:r>
      </w:ins>
      <m:oMath>
        <m:r>
          <m:t>q</m:t>
        </m:r>
      </m:oMath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constraints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$H_0: \mathord{\smash[b]{\underset{\raise.3ex\hbox{$\scriptstyle\sim$}}{\theta}}\vphantom{\theta}}_{(q)} = \mathord{\smash[b]{\underset{\raise.3ex\hbox{$\scriptstyle\sim$}}{\theta}}\vphantom{\theta}}_{(q),0}$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on a</w:t>
        </w:r>
      </w:ins>
      <w:ins w:id="1388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subvector,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the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rPr>
            <w:b/>
            <w:bCs/>
          </w:rPr>
          <w:t xml:space="preserve">Wald statistic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is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  </w:r>
      </w:ins>
      <w:ins w:id="1399" w:author="PR Preview" w:date="2026-01-01T00:00:00Z">
        <w:r>
          <w:t xml:space="preserve">,</w:t>
        </w:r>
      </w:ins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where</w:t>
        </w:r>
      </w:ins>
      <w:ins w:id="140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is the corresponding</w:t>
        </w:r>
      </w:ins>
      <w:ins w:id="140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q</m:t>
        </m:r>
      </m:oMath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block of</w:t>
        </w:r>
      </w:ins>
      <w:ins w:id="1408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409" w:author="PR Preview" w:date="2026-01-01T00:00:00Z">
        <w:r>
          <w:t xml:space="preserve">.</w:t>
        </w:r>
      </w:ins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del w:id="1410" w:author="PR Preview" w:date="2026-01-01T00:00:00Z">
        <w:r>
          <w:rPr>
            <w:b/>
            <w:bCs/>
          </w:rPr>
          <w:delText xml:space="preserve">Definition 15 (Likelihood ratio statistic)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Suppose a null hypothesis</w:delText>
        </w:r>
      </w:del>
      <w:del w:id="141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imposes</w:delText>
        </w:r>
      </w:del>
      <w:del w:id="1416" w:author="PR Preview" w:date="2026-01-01T00:00:00Z">
        <w:r>
          <w:delText xml:space="preserve"> </w:delText>
        </w:r>
      </w:del>
      <m:oMath>
        <m:r>
          <m:t>q</m:t>
        </m:r>
      </m:oMath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constraints on the parameter vector</w:delText>
        </w:r>
      </w:del>
      <w:del w:id="1419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20" w:author="PR Preview" w:date="2026-01-01T00:00:00Z">
        <w:r>
          <w:delText xml:space="preserve">.</w:delText>
        </w:r>
      </w:del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delText xml:space="preserve">Let</w:delText>
        </w:r>
      </w:del>
      <w:del w:id="14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be the unrestricted MLE</w:delText>
        </w:r>
      </w:del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and</w:delText>
        </w:r>
      </w:del>
      <w:del w:id="142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the MLE under</w:delText>
        </w:r>
      </w:del>
      <w:del w:id="143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432" w:author="PR Preview" w:date="2026-01-01T00:00:00Z">
        <w:r>
          <w:delText xml:space="preserve">.</w:delText>
        </w:r>
      </w:del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The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rPr>
            <w:b/>
            <w:bCs/>
          </w:rPr>
          <w:delText xml:space="preserve">likelihood ratio statistic</w:delText>
        </w:r>
      </w:del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is</w:delText>
        </w:r>
      </w:del>
    </w:p>
    <w:p>
      <w:pPr>
        <w:pStyle w:val="FirstParagraph"/>
      </w:pPr>
      <w:ins w:id="1439" w:author="PR Preview" w:date="2026-01-01T00:00:00Z">
        <w:r>
          <w:rPr>
            <w:b/>
            <w:bCs/>
          </w:rPr>
          <w:t xml:space="preserve">Definition 15 (Likelihood ratio statistic)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Suppose a null hypothesis</w:t>
        </w:r>
      </w:ins>
      <w:ins w:id="144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imposes</w:t>
        </w:r>
      </w:ins>
      <w:ins w:id="1445" w:author="PR Preview" w:date="2026-01-01T00:00:00Z">
        <w:r>
          <w:t xml:space="preserve"> </w:t>
        </w:r>
      </w:ins>
      <m:oMath>
        <m:r>
          <m:t>q</m:t>
        </m:r>
      </m:oMath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constraints on the parameter vector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$\mathord{\smash[b]{\underset{\raise.3ex\hbox{$\scriptstyle\sim$}}{\theta}}\vphantom{\theta}}$</w:t>
        </w:r>
      </w:ins>
      <w:ins w:id="1450" w:author="PR Preview" w:date="2026-01-01T00:00:00Z">
        <w:r>
          <w:t xml:space="preserve">.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Let</w:t>
        </w:r>
      </w:ins>
      <w:ins w:id="145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be the unrestricted MLE</w:t>
        </w:r>
      </w:ins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and</w:t>
        </w:r>
      </w:ins>
      <w:ins w:id="145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the MLE under</w:t>
        </w:r>
      </w:ins>
      <w:ins w:id="146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462" w:author="PR Preview" w:date="2026-01-01T00:00:00Z">
        <w:r>
          <w:t xml:space="preserve">.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The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rPr>
            <w:b/>
            <w:bCs/>
          </w:rPr>
          <w:t xml:space="preserve">likelihood ratio statistic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del w:id="1469" w:author="PR Preview" w:date="2026-01-01T00:00:00Z">
        <w:r>
          <w:rPr>
            <w:b/>
            <w:bCs/>
          </w:rPr>
          <w:delText xml:space="preserve">Theorem 18 (Wilks’ theorem)</w:delText>
        </w:r>
      </w:del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delText xml:space="preserve">Suppose the conditions of</w:delText>
        </w:r>
      </w:del>
      <w:del w:id="1472" w:author="PR Preview" w:date="2026-01-01T00:00:00Z">
        <w:r>
          <w:delText xml:space="preserve"> </w:delText>
        </w:r>
      </w:del>
      <w:hyperlink w:anchor="thm-dist-mle">
        <w:del w:id="1473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hold,</w:delText>
        </w:r>
      </w:del>
      <w:del w:id="1476" w:author="PR Preview" w:date="2026-01-01T00:00:00Z">
        <w:r>
          <w:delText xml:space="preserve"> </w:delText>
        </w:r>
      </w:del>
      <w:del w:id="1477" w:author="PR Preview" w:date="2026-01-01T00:00:00Z">
        <w:r>
          <w:delText xml:space="preserve">and a null hypothesis</w:delText>
        </w:r>
      </w:del>
      <w:del w:id="1478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479" w:author="PR Preview" w:date="2026-01-01T00:00:00Z">
        <w:r>
          <w:delText xml:space="preserve"> </w:delText>
        </w:r>
      </w:del>
      <w:del w:id="1480" w:author="PR Preview" w:date="2026-01-01T00:00:00Z">
        <w:r>
          <w:delText xml:space="preserve">imposes</w:delText>
        </w:r>
      </w:del>
      <w:del w:id="1481" w:author="PR Preview" w:date="2026-01-01T00:00:00Z">
        <w:r>
          <w:delText xml:space="preserve"> </w:delText>
        </w:r>
      </w:del>
      <m:oMath>
        <m:r>
          <m:t>q</m:t>
        </m:r>
      </m:oMath>
      <w:del w:id="1482" w:author="PR Preview" w:date="2026-01-01T00:00:00Z">
        <w:r>
          <w:delText xml:space="preserve"> </w:delText>
        </w:r>
      </w:del>
      <w:del w:id="1483" w:author="PR Preview" w:date="2026-01-01T00:00:00Z">
        <w:r>
          <w:delText xml:space="preserve">constraints on the parameter vector</w:delText>
        </w:r>
      </w:del>
      <w:del w:id="1484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85" w:author="PR Preview" w:date="2026-01-01T00:00:00Z">
        <w:r>
          <w:delText xml:space="preserve">.</w:delText>
        </w:r>
      </w:del>
      <w:del w:id="1486" w:author="PR Preview" w:date="2026-01-01T00:00:00Z">
        <w:r>
          <w:delText xml:space="preserve"> </w:delText>
        </w:r>
      </w:del>
      <w:del w:id="1487" w:author="PR Preview" w:date="2026-01-01T00:00:00Z">
        <w:r>
          <w:delText xml:space="preserve">Then, if</w:delText>
        </w:r>
      </w:del>
      <w:del w:id="1488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489" w:author="PR Preview" w:date="2026-01-01T00:00:00Z">
        <w:r>
          <w:delText xml:space="preserve"> </w:delText>
        </w:r>
      </w:del>
      <w:del w:id="1490" w:author="PR Preview" w:date="2026-01-01T00:00:00Z">
        <w:r>
          <w:delText xml:space="preserve">is true, as</w:delText>
        </w:r>
      </w:del>
      <w:del w:id="149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1492" w:author="PR Preview" w:date="2026-01-01T00:00:00Z">
        <w:r>
          <w:delText xml:space="preserve">,</w:delText>
        </w:r>
      </w:del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the</w:delText>
        </w:r>
      </w:del>
      <w:del w:id="1495" w:author="PR Preview" w:date="2026-01-01T00:00:00Z">
        <w:r>
          <w:delText xml:space="preserve"> </w:delText>
        </w:r>
      </w:del>
      <w:hyperlink w:anchor="def-lrt-stat">
        <w:del w:id="1496" w:author="PR Preview" w:date="2026-01-01T00:00:00Z">
          <w:r>
            <w:rPr>
              <w:rStyle w:val="Hyperlink"/>
            </w:rPr>
            <w:delText xml:space="preserve">likelihood ratio statistic</w:delText>
          </w:r>
        </w:del>
      </w:hyperlink>
      <w:del w:id="1497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</m:oMath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satisfies:</w:delText>
        </w:r>
      </w:del>
    </w:p>
    <w:p>
      <w:pPr>
        <w:pStyle w:val="BodyText"/>
      </w:pPr>
      <w:ins w:id="1500" w:author="PR Preview" w:date="2026-01-01T00:00:00Z">
        <w:r>
          <w:rPr>
            <w:b/>
            <w:bCs/>
          </w:rPr>
          <w:t xml:space="preserve">Theorem 18 (Wilks’ theorem)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Suppose the conditions of</w:t>
        </w:r>
      </w:ins>
      <w:ins w:id="1503" w:author="PR Preview" w:date="2026-01-01T00:00:00Z">
        <w:r>
          <w:t xml:space="preserve"> </w:t>
        </w:r>
      </w:ins>
      <w:hyperlink w:anchor="thm-dist-mle">
        <w:ins w:id="1504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hold,</w:t>
        </w:r>
      </w:ins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and a null hypothesis</w:t>
        </w:r>
      </w:ins>
      <w:ins w:id="150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imposes</w:t>
        </w:r>
      </w:ins>
      <w:ins w:id="1512" w:author="PR Preview" w:date="2026-01-01T00:00:00Z">
        <w:r>
          <w:t xml:space="preserve"> </w:t>
        </w:r>
      </w:ins>
      <m:oMath>
        <m:r>
          <m:t>q</m:t>
        </m:r>
      </m:oMath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constraints on the parameter vector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$\mathord{\smash[b]{\underset{\raise.3ex\hbox{$\scriptstyle\sim$}}{\theta}}\vphantom{\theta}}$</w:t>
        </w:r>
      </w:ins>
      <w:ins w:id="1517" w:author="PR Preview" w:date="2026-01-01T00:00:00Z">
        <w:r>
          <w:t xml:space="preserve">.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Then, if</w:t>
        </w:r>
      </w:ins>
      <w:ins w:id="152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is true, as</w:t>
        </w:r>
      </w:ins>
      <w:ins w:id="15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524" w:author="PR Preview" w:date="2026-01-01T00:00:00Z">
        <w:r>
          <w:t xml:space="preserve">,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the</w:t>
        </w:r>
      </w:ins>
      <w:ins w:id="1527" w:author="PR Preview" w:date="2026-01-01T00:00:00Z">
        <w:r>
          <w:t xml:space="preserve"> </w:t>
        </w:r>
      </w:ins>
      <w:hyperlink w:anchor="def-lrt-stat">
        <w:ins w:id="1528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1529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</m:oMath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p>
      <w:pPr>
        <w:pStyle w:val="BodyText"/>
      </w:pPr>
      <w:ins w:id="1532" w:author="PR Preview" w:date="2026-01-01T00:00:00Z">
        <w:r>
  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  </w:r>
      </w:ins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p>
      <w:pPr>
        <w:pStyle w:val="BodyText"/>
      </w:pPr>
      <w:ins w:id="1533" w:author="PR Preview" w:date="2026-01-01T00:00:00Z">
        <w:r>
  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  </w:r>
      </w:ins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534" w:author="PR Preview" w:date="2026-01-01T00:00:00Z">
        <w:r>
          <w:delText xml:space="preserve">For the cyclone data,</w:delText>
        </w:r>
      </w:del>
      <w:del w:id="153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13</m:t>
        </m:r>
      </m:oMath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and</w:delText>
        </w:r>
      </w:del>
      <w:del w:id="1538" w:author="PR Preview" w:date="2026-01-01T00:00:00Z">
        <w:r>
          <w:delText xml:space="preserve"> </w:delText>
        </w:r>
      </w:del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del w:id="1539" w:author="PR Preview" w:date="2026-01-01T00:00:00Z">
        <w:r>
          <w:delText xml:space="preserve">,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so</w:delText>
        </w:r>
      </w:del>
      <w:del w:id="154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del w:id="1543" w:author="PR Preview" w:date="2026-01-01T00:00:00Z">
        <w:r>
          <w:delText xml:space="preserve">.</w:delText>
        </w:r>
      </w:del>
    </w:p>
    <w:p>
      <w:pPr>
        <w:pStyle w:val="BodyText"/>
      </w:pPr>
      <w:ins w:id="1544" w:author="PR Preview" w:date="2026-01-01T00:00:00Z">
        <w:r>
  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  </w:r>
      </w:ins>
    </w:p>
    <w:p>
      <w:pPr>
        <w:pStyle w:val="FirstParagraph"/>
      </w:pPr>
      <w:ins w:id="1545" w:author="PR Preview" w:date="2026-01-01T00:00:00Z">
        <w:r>
          <w:t xml:space="preserve">For the cyclone data,</w:t>
        </w:r>
      </w:ins>
      <w:ins w:id="154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13</m:t>
        </m:r>
      </m:oMath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and</w:t>
        </w:r>
      </w:ins>
      <w:ins w:id="1549" w:author="PR Preview" w:date="2026-01-01T00:00:00Z">
        <w:r>
          <w:t xml:space="preserve"> </w:t>
        </w:r>
      </w:ins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ins w:id="1550" w:author="PR Preview" w:date="2026-01-01T00:00:00Z">
        <w:r>
          <w:t xml:space="preserve">,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so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$\ell'({\lambda}; \mathord{\smash[b]{\underset{\raise.3ex\hbox{$\scriptstyle\sim$}}{x}}\vphantom{x}}) = 72/{\lambda}- 13$</w:t>
        </w:r>
      </w:ins>
      <w:ins w:id="1555" w:author="PR Preview" w:date="2026-01-01T00:00:00Z">
        <w:r>
          <w:t xml:space="preserve">.</w:t>
        </w:r>
      </w:ins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del w:id="1556" w:author="PR Preview" w:date="2026-01-01T00:00:00Z">
        <w:r>
          <w:delText xml:space="preserve">For the cyclone data,</w:delText>
        </w:r>
      </w:del>
      <w:del w:id="155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1558" w:author="PR Preview" w:date="2026-01-01T00:00:00Z">
        <w:r>
          <w:delText xml:space="preserve">.</w:delText>
        </w:r>
      </w:del>
    </w:p>
    <w:p>
      <w:pPr>
        <w:pStyle w:val="BodyText"/>
      </w:pPr>
      <w:ins w:id="1559" w:author="PR Preview" w:date="2026-01-01T00:00:00Z">
        <w:r>
  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  </w:r>
      </w:ins>
    </w:p>
    <w:p>
      <w:pPr>
        <w:pStyle w:val="FirstParagraph"/>
      </w:pPr>
      <w:ins w:id="1560" w:author="PR Preview" w:date="2026-01-01T00:00:00Z">
        <w:r>
          <w:t xml:space="preserve">For the cyclone data,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$\ell''({\lambda}; \mathord{\smash[b]{\underset{\raise.3ex\hbox{$\scriptstyle\sim$}}{x}}\vphantom{x}}) = -72/{\lambda}^2$</w:t>
        </w:r>
      </w:ins>
      <w:ins w:id="1563" w:author="PR Preview" w:date="2026-01-01T00:00:00Z">
        <w:r>
          <w:t xml:space="preserve">.</w:t>
        </w:r>
      </w:ins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BodyText"/>
      </w:pPr>
      <w:ins w:id="1564" w:author="PR Preview" w:date="2026-01-01T00:00:00Z">
        <w:r>
          <w:t xml:space="preserve">$$\ell'({\lambda}; \mathord{\smash[b]{\underset{\raise.3ex\hbox{$\scriptstyle\sim$}}{x}}\vphantom{x}}) = 0$$</w:t>
        </w:r>
      </w:ins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del w:id="1565" w:author="PR Preview" w:date="2026-01-01T00:00:00Z">
        <w:r>
          <w:rPr>
            <w:b/>
            <w:bCs/>
          </w:rPr>
          <w:delText xml:space="preserve">Exercise 35 (Checking the second derivative)</w:delText>
        </w:r>
      </w:del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Confirm that the Hessian</w:delText>
        </w:r>
      </w:del>
      <w:del w:id="1568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is negative</w:delText>
        </w:r>
      </w:del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when evaluated at</w:delText>
        </w:r>
      </w:del>
      <w:del w:id="157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1574" w:author="PR Preview" w:date="2026-01-01T00:00:00Z">
        <w:r>
          <w:delText xml:space="preserve">, using</w:delText>
        </w:r>
      </w:del>
      <w:del w:id="1575" w:author="PR Preview" w:date="2026-01-01T00:00:00Z">
        <w:r>
          <w:delText xml:space="preserve"> </w:delText>
        </w:r>
      </w:del>
      <w:hyperlink w:anchor="exr-hessian">
        <w:del w:id="1576" w:author="PR Preview" w:date="2026-01-01T00:00:00Z">
          <w:r>
            <w:rPr>
              <w:rStyle w:val="Hyperlink"/>
            </w:rPr>
            <w:delText xml:space="preserve">Exercise 31</w:delText>
          </w:r>
        </w:del>
      </w:hyperlink>
      <w:del w:id="1577" w:author="PR Preview" w:date="2026-01-01T00:00:00Z">
        <w:r>
          <w:delText xml:space="preserve">.</w:delText>
        </w:r>
      </w:del>
    </w:p>
    <w:p>
      <w:pPr>
        <w:pStyle w:val="FirstParagraph"/>
      </w:pPr>
      <w:ins w:id="1578" w:author="PR Preview" w:date="2026-01-01T00:00:00Z">
        <w:r>
          <w:rPr>
            <w:b/>
            <w:bCs/>
          </w:rPr>
          <w:t xml:space="preserve">Exercise 35 (Checking the second derivative)</w:t>
        </w:r>
      </w:ins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Confirm that the Hessian</w:t>
        </w:r>
      </w:ins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$\ell''({\lambda}; \mathord{\smash[b]{\underset{\raise.3ex\hbox{$\scriptstyle\sim$}}{x}}\vphantom{x}})$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is negative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when evaluated at</w:t>
        </w:r>
      </w:ins>
      <w:ins w:id="15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1588" w:author="PR Preview" w:date="2026-01-01T00:00:00Z">
        <w:r>
          <w:t xml:space="preserve">, using</w:t>
        </w:r>
      </w:ins>
      <w:ins w:id="1589" w:author="PR Preview" w:date="2026-01-01T00:00:00Z">
        <w:r>
          <w:t xml:space="preserve"> </w:t>
        </w:r>
      </w:ins>
      <w:hyperlink w:anchor="exr-hessian">
        <w:ins w:id="1590" w:author="PR Preview" w:date="2026-01-01T00:00:00Z">
          <w:r>
            <w:rPr>
              <w:rStyle w:val="Hyperlink"/>
            </w:rPr>
            <w:t xml:space="preserve">Exercise 31</w:t>
          </w:r>
        </w:ins>
      </w:hyperlink>
      <w:ins w:id="1591" w:author="PR Preview" w:date="2026-01-01T00:00:00Z">
        <w:r>
          <w:t xml:space="preserve">.</w:t>
        </w:r>
      </w:ins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592" w:author="PR Preview" w:date="2026-01-01T00:00:00Z">
        <w:r>
  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  </w:r>
      </w:ins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del w:id="1593" w:author="PR Preview" w:date="2026-01-01T00:00:00Z">
        <w:r>
          <w:rPr>
            <w:i/>
            <w:iCs/>
          </w:rPr>
          <w:delText xml:space="preserve">Solution 36</w:delText>
        </w:r>
      </w:del>
      <w:del w:id="1594" w:author="PR Preview" w:date="2026-01-01T00:00:00Z">
        <w:r>
          <w:delText xml:space="preserve">. </w:delText>
        </w:r>
      </w:del>
      <w:del w:id="1595" w:author="PR Preview" w:date="2026-01-01T00:00:00Z">
        <w:r>
          <w:delText xml:space="preserve">Since</w:delText>
        </w:r>
      </w:del>
      <w:del w:id="1596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del w:id="1597" w:author="PR Preview" w:date="2026-01-01T00:00:00Z">
        <w:r>
          <w:delText xml:space="preserve">,</w:delText>
        </w:r>
      </w:del>
      <w:del w:id="159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is a local maximizer of the log-likelihood.</w:delText>
        </w:r>
      </w:del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delText xml:space="preserve">Moreover,</w:delText>
        </w:r>
      </w:del>
      <w:del w:id="160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for every</w:delText>
        </w:r>
      </w:del>
      <w:del w:id="1606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1607" w:author="PR Preview" w:date="2026-01-01T00:00:00Z">
        <w:r>
          <w:delText xml:space="preserve">,</w:delText>
        </w:r>
      </w:del>
      <w:del w:id="1608" w:author="PR Preview" w:date="2026-01-01T00:00:00Z">
        <w:r>
          <w:delText xml:space="preserve"> </w:delText>
        </w:r>
      </w:del>
      <w:del w:id="1609" w:author="PR Preview" w:date="2026-01-01T00:00:00Z">
        <w:r>
          <w:delText xml:space="preserve">so the log-likelihood is strictly concave,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and a local maximizer of a strictly concave function</w:delText>
        </w:r>
      </w:del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delText xml:space="preserve">is its unique global maximizer.</w:delText>
        </w:r>
      </w:del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So</w:delText>
        </w:r>
      </w:del>
      <w:del w:id="16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λ</m:t>
            </m:r>
          </m:e>
        </m:acc>
      </m:oMath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maximizes</w:delText>
        </w:r>
      </w:del>
      <w:del w:id="1619" w:author="PR Preview" w:date="2026-01-01T00:00:00Z">
        <w:r>
          <w:delText xml:space="preserve"> </w:delText>
        </w:r>
      </w:del>
      <m:oMath>
        <m:r>
          <m:t>ℓ</m:t>
        </m:r>
      </m:oMath>
      <w:del w:id="1620" w:author="PR Preview" w:date="2026-01-01T00:00:00Z">
        <w:r>
          <w:delText xml:space="preserve">, and therefore</w:delText>
        </w:r>
      </w:del>
      <w:del w:id="16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</m:oMath>
      <w:del w:id="1622" w:author="PR Preview" w:date="2026-01-01T00:00:00Z">
        <w:r>
          <w:delText xml:space="preserve">:</w:delText>
        </w:r>
      </w:del>
    </w:p>
    <w:p>
      <w:pPr>
        <w:pStyle w:val="BodyText"/>
      </w:pPr>
      <w:ins w:id="1623" w:author="PR Preview" w:date="2026-01-01T00:00:00Z">
        <w:r>
          <w:rPr>
            <w:i/>
            <w:iCs/>
          </w:rPr>
          <w:t xml:space="preserve">Solution 36</w:t>
        </w:r>
      </w:ins>
      <w:ins w:id="1624" w:author="PR Preview" w:date="2026-01-01T00:00:00Z">
        <w:r>
          <w:t xml:space="preserve">. </w:t>
        </w:r>
      </w:ins>
      <w:ins w:id="1625" w:author="PR Preview" w:date="2026-01-01T00:00:00Z">
        <w:r>
          <w:t xml:space="preserve">Since</w:t>
        </w:r>
      </w:ins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$\ell''(\tilde {\lambda}; \mathord{\smash[b]{\underset{\raise.3ex\hbox{$\scriptstyle\sim$}}{x}}\vphantom{x}}) &lt; 0$</w:t>
        </w:r>
      </w:ins>
      <w:ins w:id="1628" w:author="PR Preview" w:date="2026-01-01T00:00:00Z">
        <w:r>
          <w:t xml:space="preserve">,</w:t>
        </w:r>
      </w:ins>
      <w:ins w:id="16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is a local maximizer of the log-likelihood.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Moreover,</w:t>
        </w:r>
      </w:ins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$\ell''({\lambda}; \mathord{\smash[b]{\underset{\raise.3ex\hbox{$\scriptstyle\sim$}}{x}}\vphantom{x}}) = -n\bar x/{\lambda}^2 &lt; 0$</w:t>
        </w:r>
      </w:ins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for every</w:t>
        </w:r>
      </w:ins>
      <w:ins w:id="1638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1639" w:author="PR Preview" w:date="2026-01-01T00:00:00Z">
        <w:r>
          <w:t xml:space="preserve">,</w:t>
        </w:r>
      </w:ins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so the log-likelihood is strictly concave,</w:t>
        </w:r>
      </w:ins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and a local maximizer of a strictly concave function</w:t>
        </w:r>
      </w:ins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is its unique global maximizer.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So</w:t>
        </w:r>
      </w:ins>
      <w:ins w:id="16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λ</m:t>
            </m:r>
          </m:e>
        </m:acc>
      </m:oMath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maximizes</w:t>
        </w:r>
      </w:ins>
      <w:ins w:id="1651" w:author="PR Preview" w:date="2026-01-01T00:00:00Z">
        <w:r>
          <w:t xml:space="preserve"> </w:t>
        </w:r>
      </w:ins>
      <m:oMath>
        <m:r>
          <m:t>ℓ</m:t>
        </m:r>
      </m:oMath>
      <w:ins w:id="1652" w:author="PR Preview" w:date="2026-01-01T00:00:00Z">
        <w:r>
          <w:t xml:space="preserve">, and therefore</w:t>
        </w:r>
      </w:ins>
      <w:ins w:id="165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</m:oMath>
      <w:ins w:id="1654" w:author="PR Preview" w:date="2026-01-01T00:00:00Z">
        <w:r>
          <w:t xml:space="preserve">:</w:t>
        </w:r>
      </w:ins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del w:id="1655" w:author="PR Preview" w:date="2026-01-01T00:00:00Z">
          <w:r>
            <w:rPr>
              <w:rStyle w:val="Hyperlink"/>
            </w:rPr>
            <w:delText xml:space="preserve">Figure 8</w:delText>
          </w:r>
        </w:del>
      </w:hyperlink>
      <w:del w:id="1656" w:author="PR Preview" w:date="2026-01-01T00:00:00Z">
        <w:r>
          <w:delText xml:space="preserve"> </w:delText>
        </w:r>
      </w:del>
      <w:del w:id="1657" w:author="PR Preview" w:date="2026-01-01T00:00:00Z">
        <w:r>
          <w:delText xml:space="preserve">graphs the</w:delText>
        </w:r>
      </w:del>
      <w:del w:id="1658" w:author="PR Preview" w:date="2026-01-01T00:00:00Z">
        <w:r>
          <w:delText xml:space="preserve"> </w:delText>
        </w:r>
      </w:del>
      <w:hyperlink r:id="rId227">
        <w:del w:id="1659" w:author="PR Preview" w:date="2026-01-01T00:00:00Z">
          <w:r>
            <w:rPr>
              <w:rStyle w:val="Hyperlink"/>
            </w:rPr>
            <w:delText xml:space="preserve">observed information</w:delText>
          </w:r>
        </w:del>
      </w:hyperlink>
      <w:del w:id="1660" w:author="PR Preview" w:date="2026-01-01T00:00:00Z">
        <w:r>
          <w:delText xml:space="preserve">,</w:delText>
        </w:r>
      </w:del>
      <w:del w:id="166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662" w:author="PR Preview" w:date="2026-01-01T00:00:00Z">
        <w:r>
          <w:delText xml:space="preserve">.</w:delText>
        </w:r>
      </w:del>
    </w:p>
    <w:p>
      <w:pPr>
        <w:pStyle w:val="BodyText"/>
      </w:pPr>
      <w:hyperlink w:anchor="fig-obs-inf-matrix">
        <w:ins w:id="1663" w:author="PR Preview" w:date="2026-01-01T00:00:00Z">
          <w:r>
            <w:rPr>
              <w:rStyle w:val="Hyperlink"/>
            </w:rPr>
            <w:t xml:space="preserve">Figure 8</w:t>
          </w:r>
        </w:ins>
      </w:hyperlink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graphs the</w:t>
        </w:r>
      </w:ins>
      <w:ins w:id="1666" w:author="PR Preview" w:date="2026-01-01T00:00:00Z">
        <w:r>
          <w:t xml:space="preserve"> </w:t>
        </w:r>
      </w:ins>
      <w:hyperlink r:id="rId227">
        <w:ins w:id="1667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1668" w:author="PR Preview" w:date="2026-01-01T00:00:00Z">
        <w:r>
          <w:t xml:space="preserve">,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$I({\lambda}; \mathord{\smash[b]{\underset{\raise.3ex\hbox{$\scriptstyle\sim$}}{x}}\vphantom{x}}) = -\ell''({\lambda}; \mathord{\smash[b]{\underset{\raise.3ex\hbox{$\scriptstyle\sim$}}{x}}\vphantom{x}})$</w:t>
        </w:r>
      </w:ins>
      <w:ins w:id="1671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BodyText"/>
      </w:pPr>
      <w:ins w:id="1672" w:author="PR Preview" w:date="2026-01-01T00:00:00Z">
        <w:r>
  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  </w:r>
      </w:ins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del w:id="1673" w:author="PR Preview" w:date="2026-01-01T00:00:00Z">
        <w:r>
          <w:rPr>
            <w:b/>
            <w:bCs/>
          </w:rPr>
          <w:delText xml:space="preserve">Definition 18 (Fisher scoring (method of scoring))</w:delText>
        </w:r>
      </w:del>
      <w:del w:id="1674" w:author="PR Preview" w:date="2026-01-01T00:00:00Z">
        <w:r>
          <w:delText xml:space="preserve"> </w:delText>
        </w:r>
      </w:del>
      <w:del w:id="1675" w:author="PR Preview" w:date="2026-01-01T00:00:00Z">
        <w:r>
          <w:rPr>
            <w:b/>
            <w:bCs/>
          </w:rPr>
          <w:delText xml:space="preserve">Fisher scoring</w:delText>
        </w:r>
      </w:del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(also called the</w:delText>
        </w:r>
      </w:del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rPr>
            <w:b/>
            <w:bCs/>
          </w:rPr>
          <w:delText xml:space="preserve">method of scoring</w:delText>
        </w:r>
      </w:del>
      <w:del w:id="1680" w:author="PR Preview" w:date="2026-01-01T00:00:00Z">
        <w:r>
          <w:delText xml:space="preserve">)</w:delText>
        </w:r>
      </w:del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is the</w:delText>
        </w:r>
      </w:del>
      <w:del w:id="1683" w:author="PR Preview" w:date="2026-01-01T00:00:00Z">
        <w:r>
          <w:delText xml:space="preserve"> </w:delText>
        </w:r>
      </w:del>
      <w:hyperlink w:anchor="def-newton-raphson">
        <w:del w:id="1684" w:author="PR Preview" w:date="2026-01-01T00:00:00Z">
          <w:r>
            <w:rPr>
              <w:rStyle w:val="Hyperlink"/>
            </w:rPr>
            <w:delText xml:space="preserve">Newton-Raphson algorithm</w:delText>
          </w:r>
        </w:del>
      </w:hyperlink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with the observed information</w:delText>
        </w:r>
      </w:del>
      <w:del w:id="168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1688" w:author="PR Preview" w:date="2026-01-01T00:00:00Z">
        <w:r>
          <w:delText xml:space="preserve"> </w:delText>
        </w:r>
      </w:del>
      <w:del w:id="1689" w:author="PR Preview" w:date="2026-01-01T00:00:00Z">
        <w:r>
          <w:delText xml:space="preserve">in the update</w:delText>
        </w:r>
      </w:del>
      <w:del w:id="1690" w:author="PR Preview" w:date="2026-01-01T00:00:00Z">
        <w:r>
          <w:delText xml:space="preserve"> </w:delText>
        </w:r>
      </w:del>
      <w:del w:id="1691" w:author="PR Preview" w:date="2026-01-01T00:00:00Z">
        <w:r>
          <w:delText xml:space="preserve">replaced by the</w:delText>
        </w:r>
      </w:del>
      <w:del w:id="1692" w:author="PR Preview" w:date="2026-01-01T00:00:00Z">
        <w:r>
          <w:delText xml:space="preserve"> </w:delText>
        </w:r>
      </w:del>
      <w:hyperlink w:anchor="def-einf">
        <w:del w:id="1693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169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169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BodyText"/>
      </w:pPr>
      <w:ins w:id="1696" w:author="PR Preview" w:date="2026-01-01T00:00:00Z">
        <w:r>
          <w:rPr>
            <w:b/>
            <w:bCs/>
          </w:rPr>
          <w:t xml:space="preserve">Definition 18 (Fisher scoring (method of scoring))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rPr>
            <w:b/>
            <w:bCs/>
          </w:rPr>
          <w:t xml:space="preserve">Fisher scoring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(also called the</w:t>
        </w:r>
      </w:ins>
      <w:ins w:id="1701" w:author="PR Preview" w:date="2026-01-01T00:00:00Z">
        <w:r>
          <w:t xml:space="preserve"> </w:t>
        </w:r>
      </w:ins>
      <w:ins w:id="1702" w:author="PR Preview" w:date="2026-01-01T00:00:00Z">
        <w:r>
          <w:rPr>
            <w:b/>
            <w:bCs/>
          </w:rPr>
          <w:t xml:space="preserve">method of scoring</w:t>
        </w:r>
      </w:ins>
      <w:ins w:id="1703" w:author="PR Preview" w:date="2026-01-01T00:00:00Z">
        <w:r>
          <w:t xml:space="preserve">)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is the</w:t>
        </w:r>
      </w:ins>
      <w:ins w:id="1706" w:author="PR Preview" w:date="2026-01-01T00:00:00Z">
        <w:r>
          <w:t xml:space="preserve"> </w:t>
        </w:r>
      </w:ins>
      <w:hyperlink w:anchor="def-newton-raphson">
        <w:ins w:id="1707" w:author="PR Preview" w:date="2026-01-01T00:00:00Z">
          <w:r>
            <w:rPr>
              <w:rStyle w:val="Hyperlink"/>
            </w:rPr>
            <w:t xml:space="preserve">Newton-Raphson algorithm</w:t>
          </w:r>
        </w:ins>
      </w:hyperlink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with the observed information</w:t>
        </w:r>
      </w:ins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$I(\mathord{\smash[b]{\underset{\raise.3ex\hbox{$\scriptstyle\sim$}}{x}}\vphantom{x}}; {\widehat{\theta}}^*)$</w:t>
        </w:r>
      </w:ins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in the update</w:t>
        </w:r>
      </w:ins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replaced by the</w:t>
        </w:r>
      </w:ins>
      <w:ins w:id="1716" w:author="PR Preview" w:date="2026-01-01T00:00:00Z">
        <w:r>
          <w:t xml:space="preserve"> </w:t>
        </w:r>
      </w:ins>
      <w:hyperlink w:anchor="def-einf">
        <w:ins w:id="1717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171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1719" w:author="PR Preview" w:date="2026-01-01T00:00:00Z">
        <w:r>
          <w:t xml:space="preserve">:</w:t>
        </w:r>
      </w:ins>
    </w:p>
    <w:p>
      <w:pPr>
        <w:pStyle w:val="BodyText"/>
      </w:pPr>
      <w:ins w:id="1720" w:author="PR Preview" w:date="2026-01-01T00:00:00Z">
        <w:r>
  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  </w:r>
      </w:ins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BodyText"/>
      </w:pPr>
      <w:ins w:id="1721" w:author="PR Preview" w:date="2026-01-01T00:00:00Z">
        <w:r>
          <w:t xml:space="preserve">$$
    I_e(\theta; \mathord{\smash[b]{\underset{\raise.3ex\hbox{$\scriptstyle\sim$}}{x}}\vphantom{x}}) \stackrel{\text{def}}{=}
    \sum_{i=1}^n\ell'_i{\ell'_i}^{\top}
    - \frac{1}{n} \ell'{\ell'}^{\top}
    $$</w:t>
        </w:r>
      </w:ins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del w:id="1722" w:author="PR Preview" w:date="2026-01-01T00:00:00Z">
        <w:r>
          <w:delText xml:space="preserve">For</w:delText>
        </w:r>
      </w:del>
      <w:del w:id="1723" w:author="PR Preview" w:date="2026-01-01T00:00:00Z">
        <w:r>
          <w:delText xml:space="preserve"> </w:delText>
        </w:r>
      </w:del>
      <m:oMath>
        <m:r>
          <m:rPr>
            <m:sty m:val="p"/>
          </m:rPr>
          <m:t>iid</m:t>
        </m:r>
      </m:oMath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data,</w:delText>
        </w:r>
      </w:del>
      <w:del w:id="172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is the sample covariance matrix (with divisor</w:delText>
        </w:r>
      </w:del>
      <w:del w:id="1729" w:author="PR Preview" w:date="2026-01-01T00:00:00Z">
        <w:r>
          <w:delText xml:space="preserve"> </w:delText>
        </w:r>
      </w:del>
      <m:oMath>
        <m:r>
          <m:t>n</m:t>
        </m:r>
      </m:oMath>
      <w:del w:id="1730" w:author="PR Preview" w:date="2026-01-01T00:00:00Z">
        <w:r>
          <w:delText xml:space="preserve">)</w:delText>
        </w:r>
      </w:del>
      <w:del w:id="1731" w:author="PR Preview" w:date="2026-01-01T00:00:00Z">
        <w:r>
          <w:delText xml:space="preserve"> </w:delText>
        </w:r>
      </w:del>
      <w:del w:id="1732" w:author="PR Preview" w:date="2026-01-01T00:00:00Z">
        <w:r>
          <w:delText xml:space="preserve">of the observations’ scores,</w:delText>
        </w:r>
      </w:del>
      <w:del w:id="1733" w:author="PR Preview" w:date="2026-01-01T00:00:00Z">
        <w:r>
          <w:delText xml:space="preserve"> </w:delText>
        </w:r>
      </w:del>
      <w:del w:id="1734" w:author="PR Preview" w:date="2026-01-01T00:00:00Z">
        <w:r>
          <w:delText xml:space="preserve">so it estimates the covariance matrix of one observation’s score,</w:delText>
        </w:r>
      </w:del>
      <w:del w:id="173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del w:id="1736" w:author="PR Preview" w:date="2026-01-01T00:00:00Z">
        <w:r>
          <w:delText xml:space="preserve"> </w:delText>
        </w:r>
      </w:del>
      <w:del w:id="1737" w:author="PR Preview" w:date="2026-01-01T00:00:00Z">
        <w:r>
          <w:delText xml:space="preserve">(</w:delText>
        </w:r>
      </w:del>
      <w:hyperlink w:anchor="thm-information-equality">
        <w:del w:id="1738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739" w:author="PR Preview" w:date="2026-01-01T00:00:00Z">
        <w:r>
          <w:delText xml:space="preserve">).</w:delText>
        </w:r>
      </w:del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The empirical information needs only first derivatives,</w:delText>
        </w:r>
      </w:del>
      <w:del w:id="1742" w:author="PR Preview" w:date="2026-01-01T00:00:00Z">
        <w:r>
          <w:delText xml:space="preserve"> </w:delText>
        </w:r>
      </w:del>
      <w:del w:id="1743" w:author="PR Preview" w:date="2026-01-01T00:00:00Z">
        <w:r>
          <w:delText xml:space="preserve">so it can be easier to compute than the observed information,</w:delText>
        </w:r>
      </w:del>
      <w:del w:id="1744" w:author="PR Preview" w:date="2026-01-01T00:00:00Z">
        <w:r>
          <w:delText xml:space="preserve"> </w:delText>
        </w:r>
      </w:del>
      <w:del w:id="1745" w:author="PR Preview" w:date="2026-01-01T00:00:00Z">
        <w:r>
          <w:delText xml:space="preserve">and it can replace the observed information in the Newton-Raphson update.</w:delText>
        </w:r>
      </w:del>
    </w:p>
    <w:p>
      <w:pPr>
        <w:pStyle w:val="BodyText"/>
      </w:pPr>
      <w:ins w:id="1746" w:author="PR Preview" w:date="2026-01-01T00:00:00Z">
        <w:r>
          <w:t xml:space="preserve">For</w:t>
        </w:r>
      </w:ins>
      <w:ins w:id="1747" w:author="PR Preview" w:date="2026-01-01T00:00:00Z">
        <w:r>
          <w:t xml:space="preserve"> </w:t>
        </w:r>
      </w:ins>
      <m:oMath>
        <m:r>
          <m:rPr>
            <m:sty m:val="p"/>
          </m:rPr>
          <m:t>iid</m:t>
        </m:r>
      </m:oMath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data,</w:t>
        </w:r>
      </w:ins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$\frac{1}{n}I_e(\theta; \mathord{\smash[b]{\underset{\raise.3ex\hbox{$\scriptstyle\sim$}}{x}}\vphantom{x}})$</w:t>
        </w:r>
      </w:ins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is the sample covariance matrix (with divisor</w:t>
        </w:r>
      </w:ins>
      <w:ins w:id="1754" w:author="PR Preview" w:date="2026-01-01T00:00:00Z">
        <w:r>
          <w:t xml:space="preserve"> </w:t>
        </w:r>
      </w:ins>
      <m:oMath>
        <m:r>
          <m:t>n</m:t>
        </m:r>
      </m:oMath>
      <w:ins w:id="1755" w:author="PR Preview" w:date="2026-01-01T00:00:00Z">
        <w:r>
          <w:t xml:space="preserve">)</w:t>
        </w:r>
      </w:ins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of the observations’ scores,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so it estimates the covariance matrix of one observation’s score,</w:t>
        </w:r>
      </w:ins>
      <w:ins w:id="17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(</w:t>
        </w:r>
      </w:ins>
      <w:hyperlink w:anchor="thm-information-equality">
        <w:ins w:id="1763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764" w:author="PR Preview" w:date="2026-01-01T00:00:00Z">
        <w:r>
          <w:t xml:space="preserve">).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The empirical information needs only first derivatives,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so it can be easier to compute than the observed information,</w:t>
        </w:r>
      </w:ins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and it can replace the observed information in the Newton-Raphson update.</w:t>
        </w:r>
      </w:ins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BodyText"/>
      </w:pPr>
      <w:ins w:id="1771" w:author="PR Preview" w:date="2026-01-01T00:00:00Z">
        <w:r>
  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  </w:r>
      </w:ins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del w:id="1772" w:author="PR Preview" w:date="2026-01-01T00:00:00Z">
        <w:r>
          <w:delText xml:space="preserve">Suppose</w:delText>
        </w:r>
      </w:del>
      <w:del w:id="177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774" w:author="PR Preview" w:date="2026-01-01T00:00:00Z">
        <w:r>
          <w:delText xml:space="preserve">,</w:delText>
        </w:r>
      </w:del>
      <w:del w:id="1775" w:author="PR Preview" w:date="2026-01-01T00:00:00Z">
        <w:r>
          <w:delText xml:space="preserve"> </w:delText>
        </w:r>
      </w:del>
      <w:del w:id="1776" w:author="PR Preview" w:date="2026-01-01T00:00:00Z">
        <w:r>
          <w:delText xml:space="preserve">and let</w:delText>
        </w:r>
      </w:del>
      <w:del w:id="177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778" w:author="PR Preview" w:date="2026-01-01T00:00:00Z">
        <w:r>
          <w:delText xml:space="preserve"> </w:delText>
        </w:r>
      </w:del>
      <w:del w:id="1779" w:author="PR Preview" w:date="2026-01-01T00:00:00Z">
        <w:r>
          <w:delText xml:space="preserve">be the observed values.</w:delText>
        </w:r>
      </w:del>
      <w:del w:id="1780" w:author="PR Preview" w:date="2026-01-01T00:00:00Z">
        <w:r>
          <w:delText xml:space="preserve"> </w:delText>
        </w:r>
      </w:del>
      <w:del w:id="1781" w:author="PR Preview" w:date="2026-01-01T00:00:00Z">
        <w:r>
          <w:delText xml:space="preserve">The parameter vector is</w:delText>
        </w:r>
      </w:del>
      <w:del w:id="1782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1783" w:author="PR Preview" w:date="2026-01-01T00:00:00Z">
        <w:r>
          <w:delText xml:space="preserve">.</w:delText>
        </w:r>
      </w:del>
      <w:del w:id="1784" w:author="PR Preview" w:date="2026-01-01T00:00:00Z">
        <w:r>
          <w:delText xml:space="preserve"> </w:delText>
        </w:r>
      </w:del>
      <w:del w:id="1785" w:author="PR Preview" w:date="2026-01-01T00:00:00Z">
        <w:r>
          <w:delText xml:space="preserve">We treat</w:delText>
        </w:r>
      </w:del>
      <w:del w:id="178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787" w:author="PR Preview" w:date="2026-01-01T00:00:00Z">
        <w:r>
          <w:delText xml:space="preserve">, rather than</w:delText>
        </w:r>
      </w:del>
      <w:del w:id="1788" w:author="PR Preview" w:date="2026-01-01T00:00:00Z">
        <w:r>
          <w:delText xml:space="preserve"> </w:delText>
        </w:r>
      </w:del>
      <m:oMath>
        <m:r>
          <m:t>σ</m:t>
        </m:r>
      </m:oMath>
      <w:del w:id="1789" w:author="PR Preview" w:date="2026-01-01T00:00:00Z">
        <w:r>
          <w:delText xml:space="preserve">, as the second parameter,</w:delText>
        </w:r>
      </w:del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and differentiate with respect to</w:delText>
        </w:r>
      </w:del>
      <w:del w:id="179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793" w:author="PR Preview" w:date="2026-01-01T00:00:00Z">
        <w:r>
          <w:delText xml:space="preserve"> </w:delText>
        </w:r>
      </w:del>
      <w:del w:id="1794" w:author="PR Preview" w:date="2026-01-01T00:00:00Z">
        <w:r>
          <w:delText xml:space="preserve">directly.</w:delText>
        </w:r>
      </w:del>
    </w:p>
    <w:p>
      <w:pPr>
        <w:pStyle w:val="FirstParagraph"/>
      </w:pPr>
      <w:ins w:id="1795" w:author="PR Preview" w:date="2026-01-01T00:00:00Z">
        <w:r>
          <w:t xml:space="preserve">Suppose</w:t>
        </w:r>
      </w:ins>
      <w:ins w:id="179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797" w:author="PR Preview" w:date="2026-01-01T00:00:00Z">
        <w:r>
          <w:t xml:space="preserve">,</w:t>
        </w:r>
      </w:ins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and let</w:t>
        </w:r>
      </w:ins>
      <w:ins w:id="180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be the observed values.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The parameter vector is</w:t>
        </w:r>
      </w:ins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$\mathord{\smash[b]{\underset{\raise.3ex\hbox{$\scriptstyle\sim$}}{\theta}}\vphantom{\theta}}= (\mu, \sigma^2)$</w:t>
        </w:r>
      </w:ins>
      <w:ins w:id="1807" w:author="PR Preview" w:date="2026-01-01T00:00:00Z">
        <w:r>
          <w:t xml:space="preserve">.</w:t>
        </w:r>
      </w:ins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We treat</w:t>
        </w:r>
      </w:ins>
      <w:ins w:id="181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811" w:author="PR Preview" w:date="2026-01-01T00:00:00Z">
        <w:r>
          <w:t xml:space="preserve">, rather than</w:t>
        </w:r>
      </w:ins>
      <w:ins w:id="1812" w:author="PR Preview" w:date="2026-01-01T00:00:00Z">
        <w:r>
          <w:t xml:space="preserve"> </w:t>
        </w:r>
      </w:ins>
      <m:oMath>
        <m:r>
          <m:t>σ</m:t>
        </m:r>
      </m:oMath>
      <w:ins w:id="1813" w:author="PR Preview" w:date="2026-01-01T00:00:00Z">
        <w:r>
          <w:t xml:space="preserve">, as the second parameter,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and differentiate with respect to</w:t>
        </w:r>
      </w:ins>
      <w:ins w:id="181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directly.</w:t>
        </w:r>
      </w:ins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1819" w:author="PR Preview" w:date="2026-01-01T00:00:00Z">
        <w:r>
          <w:rPr>
            <w:b/>
            <w:bCs/>
          </w:rPr>
          <w:delText xml:space="preserve">(a)</w:delText>
        </w:r>
      </w:del>
      <w:del w:id="1820" w:author="PR Preview" w:date="2026-01-01T00:00:00Z">
        <w:r>
          <w:delText xml:space="preserve"> </w:delText>
        </w:r>
      </w:del>
      <w:del w:id="1821" w:author="PR Preview" w:date="2026-01-01T00:00:00Z">
        <w:r>
          <w:delText xml:space="preserve">Write the likelihood</w:delText>
        </w:r>
      </w:del>
      <w:del w:id="18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823" w:author="PR Preview" w:date="2026-01-01T00:00:00Z">
        <w:r>
          <w:delText xml:space="preserve"> </w:delText>
        </w:r>
      </w:del>
      <w:del w:id="1824" w:author="PR Preview" w:date="2026-01-01T00:00:00Z">
        <w:r>
          <w:delText xml:space="preserve">for the observed data</w:delText>
        </w:r>
      </w:del>
      <w:del w:id="18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826" w:author="PR Preview" w:date="2026-01-01T00:00:00Z">
        <w:r>
          <w:delText xml:space="preserve">.</w:delText>
        </w:r>
      </w:del>
    </w:p>
    <w:p>
      <w:pPr>
        <w:pStyle w:val="BodyText"/>
      </w:pPr>
      <w:del w:id="1827" w:author="PR Preview" w:date="2026-01-01T00:00:00Z">
        <w:r>
          <w:rPr>
            <w:b/>
            <w:bCs/>
          </w:rPr>
          <w:delText xml:space="preserve">(b)</w:delText>
        </w:r>
      </w:del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Write the log-likelihood</w:delText>
        </w:r>
      </w:del>
      <w:del w:id="1830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in simplified form,</w:delText>
        </w:r>
      </w:del>
      <w:del w:id="1833" w:author="PR Preview" w:date="2026-01-01T00:00:00Z">
        <w:r>
          <w:delText xml:space="preserve"> </w:delText>
        </w:r>
      </w:del>
      <w:del w:id="1834" w:author="PR Preview" w:date="2026-01-01T00:00:00Z">
        <w:r>
          <w:delText xml:space="preserve">as the sum of a term that depends on the data only through</w:delText>
        </w:r>
      </w:del>
      <w:del w:id="1835" w:author="PR Preview" w:date="2026-01-01T00:00:00Z">
        <w:r>
          <w:delText xml:space="preserve"> </w:delText>
        </w:r>
      </w:del>
      <m:oMath>
        <m:r>
          <m:t>n</m:t>
        </m:r>
      </m:oMath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and a term that depends on the data only through</w:delText>
        </w:r>
      </w:del>
      <w:del w:id="1838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1839" w:author="PR Preview" w:date="2026-01-01T00:00:00Z">
        <w:r>
          <w:delText xml:space="preserve">.</w:delText>
        </w:r>
      </w:del>
    </w:p>
    <w:p>
      <w:pPr>
        <w:pStyle w:val="BodyText"/>
      </w:pPr>
      <w:ins w:id="1840" w:author="PR Preview" w:date="2026-01-01T00:00:00Z">
        <w:r>
          <w:rPr>
            <w:b/>
            <w:bCs/>
          </w:rPr>
          <w:t xml:space="preserve">(a)</w:t>
        </w:r>
      </w:ins>
      <w:ins w:id="1841" w:author="PR Preview" w:date="2026-01-01T00:00:00Z">
        <w:r>
          <w:t xml:space="preserve"> </w:t>
        </w:r>
      </w:ins>
      <w:ins w:id="1842" w:author="PR Preview" w:date="2026-01-01T00:00:00Z">
        <w:r>
          <w:t xml:space="preserve">Write the likelihood</w:t>
        </w:r>
      </w:ins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$\mathcal{L}(\mu, \sigma^2; \mathord{\smash[b]{\underset{\raise.3ex\hbox{$\scriptstyle\sim$}}{x}}\vphantom{x}})$</w:t>
        </w:r>
      </w:ins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for the observed data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$\mathord{\smash[b]{\underset{\raise.3ex\hbox{$\scriptstyle\sim$}}{x}}\vphantom{x}}= (x_1, \ldots, x_n)$</w:t>
        </w:r>
      </w:ins>
      <w:ins w:id="1849" w:author="PR Preview" w:date="2026-01-01T00:00:00Z">
        <w:r>
          <w:t xml:space="preserve">.</w:t>
        </w:r>
      </w:ins>
    </w:p>
    <w:p>
      <w:pPr>
        <w:pStyle w:val="BodyText"/>
      </w:pPr>
      <w:ins w:id="1850" w:author="PR Preview" w:date="2026-01-01T00:00:00Z">
        <w:r>
          <w:rPr>
            <w:b/>
            <w:bCs/>
          </w:rPr>
          <w:t xml:space="preserve">(b)</w:t>
        </w:r>
      </w:ins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Write the log-likelihood</w:t>
        </w:r>
      </w:ins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$\ell(\mu, \sigma^2; \mathord{\smash[b]{\underset{\raise.3ex\hbox{$\scriptstyle\sim$}}{x}}\vphantom{x}})$</w:t>
        </w:r>
      </w:ins>
      <w:ins w:id="1855" w:author="PR Preview" w:date="2026-01-01T00:00:00Z">
        <w:r>
          <w:t xml:space="preserve"> </w:t>
        </w:r>
      </w:ins>
      <w:ins w:id="1856" w:author="PR Preview" w:date="2026-01-01T00:00:00Z">
        <w:r>
          <w:t xml:space="preserve">in simplified form,</w:t>
        </w:r>
      </w:ins>
      <w:ins w:id="1857" w:author="PR Preview" w:date="2026-01-01T00:00:00Z">
        <w:r>
          <w:t xml:space="preserve"> </w:t>
        </w:r>
      </w:ins>
      <w:ins w:id="1858" w:author="PR Preview" w:date="2026-01-01T00:00:00Z">
        <w:r>
          <w:t xml:space="preserve">as the sum of a term that depends on the data only through</w:t>
        </w:r>
      </w:ins>
      <w:ins w:id="1859" w:author="PR Preview" w:date="2026-01-01T00:00:00Z">
        <w:r>
          <w:t xml:space="preserve"> </w:t>
        </w:r>
      </w:ins>
      <m:oMath>
        <m:r>
          <m:t>n</m:t>
        </m:r>
      </m:oMath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and a term that depends on the data only through</w:t>
        </w:r>
      </w:ins>
      <w:ins w:id="186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863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BodyText"/>
      </w:pPr>
      <w:ins w:id="1864" w:author="PR Preview" w:date="2026-01-01T00:00:00Z">
        <w:r>
  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  </w:r>
      </w:ins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865" w:author="PR Preview" w:date="2026-01-01T00:00:00Z">
        <w:r>
  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  </w:r>
      </w:ins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1866" w:author="PR Preview" w:date="2026-01-01T00:00:00Z">
        <w:r>
          <w:rPr>
            <w:b/>
            <w:bCs/>
          </w:rPr>
          <w:delText xml:space="preserve">(a)</w:delText>
        </w:r>
      </w:del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Write the log-likelihood</w:delText>
        </w:r>
      </w:del>
      <w:del w:id="1869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870" w:author="PR Preview" w:date="2026-01-01T00:00:00Z">
        <w:r>
          <w:delText xml:space="preserve">.</w:delText>
        </w:r>
      </w:del>
    </w:p>
    <w:p>
      <w:pPr>
        <w:pStyle w:val="BodyText"/>
      </w:pPr>
      <w:del w:id="1871" w:author="PR Preview" w:date="2026-01-01T00:00:00Z">
        <w:r>
          <w:rPr>
            <w:b/>
            <w:bCs/>
          </w:rPr>
          <w:delText xml:space="preserve">(b)</w:delText>
        </w:r>
      </w:del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Derive the score function</w:delText>
        </w:r>
      </w:del>
      <w:del w:id="187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875" w:author="PR Preview" w:date="2026-01-01T00:00:00Z">
        <w:r>
          <w:delText xml:space="preserve">.</w:delText>
        </w:r>
      </w:del>
    </w:p>
    <w:p>
      <w:pPr>
        <w:pStyle w:val="BodyText"/>
      </w:pPr>
      <w:ins w:id="1876" w:author="PR Preview" w:date="2026-01-01T00:00:00Z">
        <w:r>
          <w:rPr>
            <w:b/>
            <w:bCs/>
          </w:rPr>
          <w:t xml:space="preserve">(a)</w:t>
        </w:r>
      </w:ins>
      <w:ins w:id="1877" w:author="PR Preview" w:date="2026-01-01T00:00:00Z">
        <w:r>
          <w:t xml:space="preserve"> </w:t>
        </w:r>
      </w:ins>
      <w:ins w:id="1878" w:author="PR Preview" w:date="2026-01-01T00:00:00Z">
        <w:r>
          <w:t xml:space="preserve">Write the log-likelihood</w:t>
        </w:r>
      </w:ins>
      <w:ins w:id="1879" w:author="PR Preview" w:date="2026-01-01T00:00:00Z">
        <w:r>
          <w:t xml:space="preserve"> </w:t>
        </w:r>
      </w:ins>
      <w:ins w:id="1880" w:author="PR Preview" w:date="2026-01-01T00:00:00Z">
        <w:r>
          <w:t xml:space="preserve">$\ell({\lambda}; \mathord{\smash[b]{\underset{\raise.3ex\hbox{$\scriptstyle\sim$}}{x}}\vphantom{x}})$</w:t>
        </w:r>
      </w:ins>
      <w:ins w:id="1881" w:author="PR Preview" w:date="2026-01-01T00:00:00Z">
        <w:r>
          <w:t xml:space="preserve">.</w:t>
        </w:r>
      </w:ins>
    </w:p>
    <w:p>
      <w:pPr>
        <w:pStyle w:val="BodyText"/>
      </w:pPr>
      <w:ins w:id="1882" w:author="PR Preview" w:date="2026-01-01T00:00:00Z">
        <w:r>
          <w:rPr>
            <w:b/>
            <w:bCs/>
          </w:rPr>
          <w:t xml:space="preserve">(b)</w:t>
        </w:r>
      </w:ins>
      <w:ins w:id="1883" w:author="PR Preview" w:date="2026-01-01T00:00:00Z">
        <w:r>
          <w:t xml:space="preserve"> </w:t>
        </w:r>
      </w:ins>
      <w:ins w:id="1884" w:author="PR Preview" w:date="2026-01-01T00:00:00Z">
        <w:r>
          <w:t xml:space="preserve">Derive the score function</w:t>
        </w:r>
      </w:ins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$\ell'({\lambda}; \mathord{\smash[b]{\underset{\raise.3ex\hbox{$\scriptstyle\sim$}}{x}}\vphantom{x}})$</w:t>
        </w:r>
      </w:ins>
      <w:ins w:id="1887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888" w:author="PR Preview" w:date="2026-01-01T00:00:00Z">
        <w:r>
  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  </w:r>
      </w:ins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889" w:author="PR Preview" w:date="2026-01-01T00:00:00Z">
        <w:r>
  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  </w:r>
      </w:ins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del w:id="1890" w:author="PR Preview" w:date="2026-01-01T00:00:00Z">
        <w:r>
          <w:delText xml:space="preserve">The MLE solves</w:delText>
        </w:r>
      </w:del>
      <w:del w:id="1891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892" w:author="PR Preview" w:date="2026-01-01T00:00:00Z">
        <w:r>
          <w:delText xml:space="preserve">,</w:delText>
        </w:r>
      </w:del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so evaluating the score there afterwards is a check on the algebra.</w:delText>
        </w:r>
      </w:del>
      <w:del w:id="1895" w:author="PR Preview" w:date="2026-01-01T00:00:00Z">
        <w:r>
          <w:delText xml:space="preserve"> </w:delText>
        </w:r>
      </w:del>
      <w:del w:id="1896" w:author="PR Preview" w:date="2026-01-01T00:00:00Z">
        <w:r>
          <w:delText xml:space="preserve">Setting</w:delText>
        </w:r>
      </w:del>
      <w:del w:id="189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898" w:author="PR Preview" w:date="2026-01-01T00:00:00Z">
        <w:r>
          <w:delText xml:space="preserve">:</w:delText>
        </w:r>
      </w:del>
    </w:p>
    <w:p>
      <w:pPr>
        <w:pStyle w:val="BodyText"/>
      </w:pPr>
      <w:ins w:id="1899" w:author="PR Preview" w:date="2026-01-01T00:00:00Z">
        <w:r>
          <w:t xml:space="preserve">The MLE solves</w:t>
        </w:r>
      </w:ins>
      <w:ins w:id="1900" w:author="PR Preview" w:date="2026-01-01T00:00:00Z">
        <w:r>
          <w:t xml:space="preserve"> </w:t>
        </w:r>
      </w:ins>
      <w:ins w:id="1901" w:author="PR Preview" w:date="2026-01-01T00:00:00Z">
        <w:r>
          <w:t xml:space="preserve">$\ell'({\lambda}; \mathord{\smash[b]{\underset{\raise.3ex\hbox{$\scriptstyle\sim$}}{x}}\vphantom{x}}) = 0$</w:t>
        </w:r>
      </w:ins>
      <w:ins w:id="1902" w:author="PR Preview" w:date="2026-01-01T00:00:00Z">
        <w:r>
          <w:t xml:space="preserve">,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so evaluating the score there afterwards is a check on the algebra.</w:t>
        </w:r>
      </w:ins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Setting</w:t>
        </w:r>
      </w:ins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$\ell'({\lambda}; \mathord{\smash[b]{\underset{\raise.3ex\hbox{$\scriptstyle\sim$}}{x}}\vphantom{x}}) = 0$</w:t>
        </w:r>
      </w:ins>
      <w:ins w:id="190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del w:id="1910" w:author="PR Preview" w:date="2026-01-01T00:00:00Z">
        <w:r>
          <w:delText xml:space="preserve">If instead all</w:delText>
        </w:r>
      </w:del>
      <w:del w:id="191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912" w:author="PR Preview" w:date="2026-01-01T00:00:00Z">
        <w:r>
          <w:delText xml:space="preserve">,</w:delText>
        </w:r>
      </w:del>
      <w:del w:id="1913" w:author="PR Preview" w:date="2026-01-01T00:00:00Z">
        <w:r>
          <w:delText xml:space="preserve"> </w:delText>
        </w:r>
      </w:del>
      <w:del w:id="1914" w:author="PR Preview" w:date="2026-01-01T00:00:00Z">
        <w:r>
          <w:delText xml:space="preserve">then</w:delText>
        </w:r>
      </w:del>
      <w:del w:id="191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del w:id="1916" w:author="PR Preview" w:date="2026-01-01T00:00:00Z">
        <w:r>
          <w:delText xml:space="preserve"> </w:delText>
        </w:r>
      </w:del>
      <w:del w:id="1917" w:author="PR Preview" w:date="2026-01-01T00:00:00Z">
        <w:r>
          <w:delText xml:space="preserve">and</w:delText>
        </w:r>
      </w:del>
      <w:del w:id="191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del w:id="1919" w:author="PR Preview" w:date="2026-01-01T00:00:00Z">
        <w:r>
          <w:delText xml:space="preserve"> </w:delText>
        </w:r>
      </w:del>
      <w:del w:id="1920" w:author="PR Preview" w:date="2026-01-01T00:00:00Z">
        <w:r>
          <w:delText xml:space="preserve">is a boundary value.</w:delText>
        </w:r>
      </w:del>
      <w:del w:id="1921" w:author="PR Preview" w:date="2026-01-01T00:00:00Z">
        <w:r>
          <w:delText xml:space="preserve"> </w:delText>
        </w:r>
      </w:del>
      <w:del w:id="1922" w:author="PR Preview" w:date="2026-01-01T00:00:00Z">
        <w:r>
          <w:delText xml:space="preserve">In that case,</w:delText>
        </w:r>
      </w:del>
      <w:del w:id="1923" w:author="PR Preview" w:date="2026-01-01T00:00:00Z">
        <w:r>
          <w:delText xml:space="preserve"> </w:delText>
        </w:r>
      </w:del>
      <w:del w:id="1924" w:author="PR Preview" w:date="2026-01-01T00:00:00Z">
        <w:r>
          <w:delText xml:space="preserve">the score formula</w:delText>
        </w:r>
      </w:del>
      <w:del w:id="192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del w:id="1926" w:author="PR Preview" w:date="2026-01-01T00:00:00Z">
        <w:r>
          <w:delText xml:space="preserve"> </w:delText>
        </w:r>
      </w:del>
      <w:del w:id="1927" w:author="PR Preview" w:date="2026-01-01T00:00:00Z">
        <w:r>
          <w:delText xml:space="preserve">is not defined at</w:delText>
        </w:r>
      </w:del>
      <w:del w:id="1928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0</m:t>
        </m:r>
      </m:oMath>
      <w:del w:id="1929" w:author="PR Preview" w:date="2026-01-01T00:00:00Z">
        <w:r>
          <w:delText xml:space="preserve">,</w:delText>
        </w:r>
      </w:del>
      <w:del w:id="1930" w:author="PR Preview" w:date="2026-01-01T00:00:00Z">
        <w:r>
          <w:delText xml:space="preserve"> </w:delText>
        </w:r>
      </w:del>
      <w:del w:id="1931" w:author="PR Preview" w:date="2026-01-01T00:00:00Z">
        <w:r>
          <w:delText xml:space="preserve">so the usual interior verification</w:delText>
        </w:r>
      </w:del>
      <w:del w:id="193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933" w:author="PR Preview" w:date="2026-01-01T00:00:00Z">
        <w:r>
          <w:delText xml:space="preserve"> </w:delText>
        </w:r>
      </w:del>
      <w:del w:id="1934" w:author="PR Preview" w:date="2026-01-01T00:00:00Z">
        <w:r>
          <w:delText xml:space="preserve">does not apply.</w:delText>
        </w:r>
      </w:del>
    </w:p>
    <w:p>
      <w:pPr>
        <w:pStyle w:val="BodyText"/>
      </w:pPr>
      <w:ins w:id="1935" w:author="PR Preview" w:date="2026-01-01T00:00:00Z">
        <w:r>
  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  </w:r>
      </w:ins>
    </w:p>
    <w:p>
      <w:pPr>
        <w:pStyle w:val="FirstParagraph"/>
      </w:pPr>
      <w:ins w:id="1936" w:author="PR Preview" w:date="2026-01-01T00:00:00Z">
        <w:r>
          <w:t xml:space="preserve">If instead all</w:t>
        </w:r>
      </w:ins>
      <w:ins w:id="193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938" w:author="PR Preview" w:date="2026-01-01T00:00:00Z">
        <w:r>
          <w:t xml:space="preserve">,</w:t>
        </w:r>
      </w:ins>
      <w:ins w:id="1939" w:author="PR Preview" w:date="2026-01-01T00:00:00Z">
        <w:r>
          <w:t xml:space="preserve"> </w:t>
        </w:r>
      </w:ins>
      <w:ins w:id="1940" w:author="PR Preview" w:date="2026-01-01T00:00:00Z">
        <w:r>
          <w:t xml:space="preserve">then</w:t>
        </w:r>
      </w:ins>
      <w:ins w:id="194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and</w:t>
        </w:r>
      </w:ins>
      <w:ins w:id="194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is a boundary value.</w:t>
        </w:r>
      </w:ins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In that case,</w:t>
        </w:r>
      </w:ins>
      <w:ins w:id="1949" w:author="PR Preview" w:date="2026-01-01T00:00:00Z">
        <w:r>
          <w:t xml:space="preserve"> </w:t>
        </w:r>
      </w:ins>
      <w:ins w:id="1950" w:author="PR Preview" w:date="2026-01-01T00:00:00Z">
        <w:r>
          <w:t xml:space="preserve">the score formula</w:t>
        </w:r>
      </w:ins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$\ell'({\lambda}; \mathord{\smash[b]{\underset{\raise.3ex\hbox{$\scriptstyle\sim$}}{x}}\vphantom{x}}) = \frac{n\bar{x}}{{\lambda}} - n$</w:t>
        </w:r>
      </w:ins>
      <w:ins w:id="1953" w:author="PR Preview" w:date="2026-01-01T00:00:00Z">
        <w:r>
          <w:t xml:space="preserve"> </w:t>
        </w:r>
      </w:ins>
      <w:ins w:id="1954" w:author="PR Preview" w:date="2026-01-01T00:00:00Z">
        <w:r>
          <w:t xml:space="preserve">is not defined at</w:t>
        </w:r>
      </w:ins>
      <w:ins w:id="1955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0</m:t>
        </m:r>
      </m:oMath>
      <w:ins w:id="1956" w:author="PR Preview" w:date="2026-01-01T00:00:00Z">
        <w:r>
          <w:t xml:space="preserve">,</w:t>
        </w:r>
      </w:ins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so the usual interior verification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$\ell'(\hat{\lambda}_{ML}; \mathord{\smash[b]{\underset{\raise.3ex\hbox{$\scriptstyle\sim$}}{x}}\vphantom{x}}) = 0$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does not apply.</w:t>
        </w:r>
      </w:ins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1963" w:author="PR Preview" w:date="2026-01-01T00:00:00Z">
        <w:r>
          <w:rPr>
            <w:b/>
            <w:bCs/>
          </w:rPr>
          <w:delText xml:space="preserve">(a)</w:delText>
        </w:r>
      </w:del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delText xml:space="preserve">Derive the Hessian</w:delText>
        </w:r>
      </w:del>
      <w:del w:id="1966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67" w:author="PR Preview" w:date="2026-01-01T00:00:00Z">
        <w:r>
          <w:delText xml:space="preserve">.</w:delText>
        </w:r>
      </w:del>
    </w:p>
    <w:p>
      <w:pPr>
        <w:pStyle w:val="BodyText"/>
      </w:pPr>
      <w:del w:id="1968" w:author="PR Preview" w:date="2026-01-01T00:00:00Z">
        <w:r>
          <w:rPr>
            <w:b/>
            <w:bCs/>
          </w:rPr>
          <w:delText xml:space="preserve">(b)</w:delText>
        </w:r>
      </w:del>
      <w:del w:id="1969" w:author="PR Preview" w:date="2026-01-01T00:00:00Z">
        <w:r>
          <w:delText xml:space="preserve"> </w:delText>
        </w:r>
      </w:del>
      <w:del w:id="1970" w:author="PR Preview" w:date="2026-01-01T00:00:00Z">
        <w:r>
          <w:delText xml:space="preserve">Derive the observed information</w:delText>
        </w:r>
      </w:del>
      <w:del w:id="197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72" w:author="PR Preview" w:date="2026-01-01T00:00:00Z">
        <w:r>
          <w:delText xml:space="preserve">.</w:delText>
        </w:r>
      </w:del>
    </w:p>
    <w:p>
      <w:pPr>
        <w:pStyle w:val="BodyText"/>
      </w:pPr>
      <w:del w:id="1973" w:author="PR Preview" w:date="2026-01-01T00:00:00Z">
        <w:r>
          <w:rPr>
            <w:b/>
            <w:bCs/>
          </w:rPr>
          <w:delText xml:space="preserve">(c)</w:delText>
        </w:r>
      </w:del>
      <w:del w:id="1974" w:author="PR Preview" w:date="2026-01-01T00:00:00Z">
        <w:r>
          <w:delText xml:space="preserve"> </w:delText>
        </w:r>
      </w:del>
      <w:del w:id="1975" w:author="PR Preview" w:date="2026-01-01T00:00:00Z">
        <w:r>
          <w:delText xml:space="preserve">Evaluate</w:delText>
        </w:r>
      </w:del>
      <w:del w:id="197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77" w:author="PR Preview" w:date="2026-01-01T00:00:00Z">
        <w:r>
          <w:delText xml:space="preserve">.</w:delText>
        </w:r>
      </w:del>
    </w:p>
    <w:p>
      <w:pPr>
        <w:pStyle w:val="BodyText"/>
      </w:pPr>
      <w:ins w:id="1978" w:author="PR Preview" w:date="2026-01-01T00:00:00Z">
        <w:r>
          <w:rPr>
            <w:b/>
            <w:bCs/>
          </w:rPr>
          <w:t xml:space="preserve">(a)</w:t>
        </w:r>
      </w:ins>
      <w:ins w:id="1979" w:author="PR Preview" w:date="2026-01-01T00:00:00Z">
        <w:r>
          <w:t xml:space="preserve"> </w:t>
        </w:r>
      </w:ins>
      <w:ins w:id="1980" w:author="PR Preview" w:date="2026-01-01T00:00:00Z">
        <w:r>
          <w:t xml:space="preserve">Derive the Hessian</w:t>
        </w:r>
      </w:ins>
      <w:ins w:id="1981" w:author="PR Preview" w:date="2026-01-01T00:00:00Z">
        <w:r>
          <w:t xml:space="preserve"> </w:t>
        </w:r>
      </w:ins>
      <w:ins w:id="1982" w:author="PR Preview" w:date="2026-01-01T00:00:00Z">
        <w:r>
  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  </w:r>
      </w:ins>
      <w:ins w:id="1983" w:author="PR Preview" w:date="2026-01-01T00:00:00Z">
        <w:r>
          <w:t xml:space="preserve">.</w:t>
        </w:r>
      </w:ins>
    </w:p>
    <w:p>
      <w:pPr>
        <w:pStyle w:val="BodyText"/>
      </w:pPr>
      <w:ins w:id="1984" w:author="PR Preview" w:date="2026-01-01T00:00:00Z">
        <w:r>
          <w:rPr>
            <w:b/>
            <w:bCs/>
          </w:rPr>
          <w:t xml:space="preserve">(b)</w:t>
        </w:r>
      </w:ins>
      <w:ins w:id="1985" w:author="PR Preview" w:date="2026-01-01T00:00:00Z">
        <w:r>
          <w:t xml:space="preserve"> </w:t>
        </w:r>
      </w:ins>
      <w:ins w:id="1986" w:author="PR Preview" w:date="2026-01-01T00:00:00Z">
        <w:r>
          <w:t xml:space="preserve">Derive the observed information</w:t>
        </w:r>
      </w:ins>
      <w:ins w:id="1987" w:author="PR Preview" w:date="2026-01-01T00:00:00Z">
        <w:r>
          <w:t xml:space="preserve"> </w:t>
        </w:r>
      </w:ins>
      <w:ins w:id="1988" w:author="PR Preview" w:date="2026-01-01T00:00:00Z">
        <w:r>
          <w:t xml:space="preserve">$I({\lambda}; \mathord{\smash[b]{\underset{\raise.3ex\hbox{$\scriptstyle\sim$}}{x}}\vphantom{x}}) = -\ell''({\lambda}; \mathord{\smash[b]{\underset{\raise.3ex\hbox{$\scriptstyle\sim$}}{x}}\vphantom{x}})$</w:t>
        </w:r>
      </w:ins>
      <w:ins w:id="1989" w:author="PR Preview" w:date="2026-01-01T00:00:00Z">
        <w:r>
          <w:t xml:space="preserve">.</w:t>
        </w:r>
      </w:ins>
    </w:p>
    <w:p>
      <w:pPr>
        <w:pStyle w:val="BodyText"/>
      </w:pPr>
      <w:ins w:id="1990" w:author="PR Preview" w:date="2026-01-01T00:00:00Z">
        <w:r>
          <w:rPr>
            <w:b/>
            <w:bCs/>
          </w:rPr>
          <w:t xml:space="preserve">(c)</w:t>
        </w:r>
      </w:ins>
      <w:ins w:id="1991" w:author="PR Preview" w:date="2026-01-01T00:00:00Z">
        <w:r>
          <w:t xml:space="preserve"> </w:t>
        </w:r>
      </w:ins>
      <w:ins w:id="1992" w:author="PR Preview" w:date="2026-01-01T00:00:00Z">
        <w:r>
          <w:t xml:space="preserve">Evaluate</w:t>
        </w:r>
      </w:ins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$I(\hat{\lambda}_{ML}; \mathord{\smash[b]{\underset{\raise.3ex\hbox{$\scriptstyle\sim$}}{x}}\vphantom{x}})$</w:t>
        </w:r>
      </w:ins>
      <w:ins w:id="1995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del w:id="1996" w:author="PR Preview" w:date="2026-01-01T00:00:00Z">
        <w:r>
          <w:delText xml:space="preserve">From</w:delText>
        </w:r>
      </w:del>
      <w:del w:id="1997" w:author="PR Preview" w:date="2026-01-01T00:00:00Z">
        <w:r>
          <w:delText xml:space="preserve"> </w:delText>
        </w:r>
      </w:del>
      <w:hyperlink w:anchor="exr-prac-score-zero">
        <w:del w:id="1998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1999" w:author="PR Preview" w:date="2026-01-01T00:00:00Z">
        <w:r>
          <w:delText xml:space="preserve">,</w:delText>
        </w:r>
      </w:del>
      <w:del w:id="2000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del w:id="2001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BodyText"/>
      </w:pPr>
      <w:ins w:id="2002" w:author="PR Preview" w:date="2026-01-01T00:00:00Z">
        <w:r>
          <w:t xml:space="preserve">From</w:t>
        </w:r>
      </w:ins>
      <w:ins w:id="2003" w:author="PR Preview" w:date="2026-01-01T00:00:00Z">
        <w:r>
          <w:t xml:space="preserve"> </w:t>
        </w:r>
      </w:ins>
      <w:hyperlink w:anchor="exr-prac-score-zero">
        <w:ins w:id="2004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2005" w:author="PR Preview" w:date="2026-01-01T00:00:00Z">
        <w:r>
          <w:t xml:space="preserve">,</w:t>
        </w:r>
      </w:ins>
      <w:ins w:id="2006" w:author="PR Preview" w:date="2026-01-01T00:00:00Z">
        <w:r>
          <w:t xml:space="preserve"> </w:t>
        </w:r>
      </w:ins>
      <w:ins w:id="2007" w:author="PR Preview" w:date="2026-01-01T00:00:00Z">
        <w:r>
          <w:t xml:space="preserve">$\ell'({\lambda}; \mathord{\smash[b]{\underset{\raise.3ex\hbox{$\scriptstyle\sim$}}{x}}\vphantom{x}}) = \frac{n\bar{x}}{{\lambda}} - n$</w:t>
        </w:r>
      </w:ins>
      <w:ins w:id="2008" w:author="PR Preview" w:date="2026-01-01T00:00:00Z">
        <w:r>
          <w:t xml:space="preserve">.</w:t>
        </w:r>
      </w:ins>
    </w:p>
    <w:p>
      <w:pPr>
        <w:pStyle w:val="BodyText"/>
      </w:pPr>
      <w:ins w:id="2009" w:author="PR Preview" w:date="2026-01-01T00:00:00Z">
        <w:r>
  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  </w:r>
      </w:ins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BodyText"/>
      </w:pPr>
      <w:ins w:id="2010" w:author="PR Preview" w:date="2026-01-01T00:00:00Z">
        <w:r>
  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  </w:r>
      </w:ins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2011" w:author="PR Preview" w:date="2026-01-01T00:00:00Z">
        <w:r>
  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  </w:r>
      </w:ins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2012" w:author="PR Preview" w:date="2026-01-01T00:00:00Z">
        <w:r>
          <w:delText xml:space="preserve">We estimate this asymptotic variance</w:delText>
        </w:r>
      </w:del>
      <w:del w:id="2013" w:author="PR Preview" w:date="2026-01-01T00:00:00Z">
        <w:r>
          <w:delText xml:space="preserve"> </w:delText>
        </w:r>
      </w:del>
      <w:del w:id="2014" w:author="PR Preview" w:date="2026-01-01T00:00:00Z">
        <w:r>
          <w:delText xml:space="preserve">using the observed information</w:delText>
        </w:r>
      </w:del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evaluated at the MLE.</w:delText>
        </w:r>
      </w:del>
      <w:del w:id="2017" w:author="PR Preview" w:date="2026-01-01T00:00:00Z">
        <w:r>
          <w:delText xml:space="preserve"> </w:delText>
        </w:r>
      </w:del>
      <w:del w:id="2018" w:author="PR Preview" w:date="2026-01-01T00:00:00Z">
        <w:r>
          <w:delText xml:space="preserve">Since</w:delText>
        </w:r>
      </w:del>
      <w:del w:id="201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del w:id="2020" w:author="PR Preview" w:date="2026-01-01T00:00:00Z">
        <w:r>
          <w:delText xml:space="preserve">:</w:delText>
        </w:r>
      </w:del>
    </w:p>
    <w:p>
      <w:pPr>
        <w:pStyle w:val="FirstParagraph"/>
      </w:pPr>
      <w:ins w:id="2021" w:author="PR Preview" w:date="2026-01-01T00:00:00Z">
        <w:r>
          <w:t xml:space="preserve">We estimate this asymptotic variance</w:t>
        </w:r>
      </w:ins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using the observed information</w:t>
        </w:r>
      </w:ins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evaluated at the MLE.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Since</w:t>
        </w:r>
      </w:ins>
      <w:ins w:id="2028" w:author="PR Preview" w:date="2026-01-01T00:00:00Z">
        <w:r>
          <w:t xml:space="preserve"> </w:t>
        </w:r>
      </w:ins>
      <w:ins w:id="2029" w:author="PR Preview" w:date="2026-01-01T00:00:00Z">
        <w:r>
          <w:t xml:space="preserve">$I(\hat{\lambda}_{ML};\mathord{\smash[b]{\underset{\raise.3ex\hbox{$\scriptstyle\sim$}}{x}}\vphantom{x}})^{-1} = \bar{x}/n$</w:t>
        </w:r>
      </w:ins>
      <w:ins w:id="20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031" w:author="PR Preview" w:date="2026-01-01T00:00:00Z">
        <w:r>
          <w:rPr>
            <w:b/>
            <w:bCs/>
          </w:rPr>
          <w:delText xml:space="preserve">(a)</w:delText>
        </w:r>
      </w:del>
      <w:del w:id="2032" w:author="PR Preview" w:date="2026-01-01T00:00:00Z">
        <w:r>
          <w:delText xml:space="preserve"> </w:delText>
        </w:r>
      </w:del>
      <w:del w:id="2033" w:author="PR Preview" w:date="2026-01-01T00:00:00Z">
        <w:r>
          <w:delText xml:space="preserve">Write the log-likelihood</w:delText>
        </w:r>
      </w:del>
      <w:del w:id="2034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035" w:author="PR Preview" w:date="2026-01-01T00:00:00Z">
        <w:r>
          <w:delText xml:space="preserve"> </w:delText>
        </w:r>
      </w:del>
      <w:del w:id="2036" w:author="PR Preview" w:date="2026-01-01T00:00:00Z">
        <w:r>
          <w:delText xml:space="preserve">for the observed data</w:delText>
        </w:r>
      </w:del>
      <w:del w:id="203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2038" w:author="PR Preview" w:date="2026-01-01T00:00:00Z">
        <w:r>
          <w:delText xml:space="preserve">.</w:delText>
        </w:r>
      </w:del>
    </w:p>
    <w:p>
      <w:pPr>
        <w:pStyle w:val="BodyText"/>
      </w:pPr>
      <w:del w:id="2039" w:author="PR Preview" w:date="2026-01-01T00:00:00Z">
        <w:r>
          <w:rPr>
            <w:b/>
            <w:bCs/>
          </w:rPr>
          <w:delText xml:space="preserve">(b)</w:delText>
        </w:r>
      </w:del>
      <w:del w:id="2040" w:author="PR Preview" w:date="2026-01-01T00:00:00Z">
        <w:r>
          <w:delText xml:space="preserve"> </w:delText>
        </w:r>
      </w:del>
      <w:del w:id="2041" w:author="PR Preview" w:date="2026-01-01T00:00:00Z">
        <w:r>
          <w:delText xml:space="preserve">Derive the score function</w:delText>
        </w:r>
      </w:del>
      <w:del w:id="204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043" w:author="PR Preview" w:date="2026-01-01T00:00:00Z">
        <w:r>
          <w:delText xml:space="preserve">.</w:delText>
        </w:r>
      </w:del>
    </w:p>
    <w:p>
      <w:pPr>
        <w:pStyle w:val="FirstParagraph"/>
      </w:pPr>
      <w:ins w:id="2044" w:author="PR Preview" w:date="2026-01-01T00:00:00Z">
        <w:r>
          <w:rPr>
            <w:b/>
            <w:bCs/>
          </w:rPr>
          <w:t xml:space="preserve">(a)</w:t>
        </w:r>
      </w:ins>
      <w:ins w:id="2045" w:author="PR Preview" w:date="2026-01-01T00:00:00Z">
        <w:r>
          <w:t xml:space="preserve"> </w:t>
        </w:r>
      </w:ins>
      <w:ins w:id="2046" w:author="PR Preview" w:date="2026-01-01T00:00:00Z">
        <w:r>
          <w:t xml:space="preserve">Write the log-likelihood</w:t>
        </w:r>
      </w:ins>
      <w:ins w:id="2047" w:author="PR Preview" w:date="2026-01-01T00:00:00Z">
        <w:r>
          <w:t xml:space="preserve"> </w:t>
        </w:r>
      </w:ins>
      <w:ins w:id="2048" w:author="PR Preview" w:date="2026-01-01T00:00:00Z">
        <w:r>
          <w:t xml:space="preserve">$\ell(\mu; \mathord{\smash[b]{\underset{\raise.3ex\hbox{$\scriptstyle\sim$}}{x}}\vphantom{x}})$</w:t>
        </w:r>
      </w:ins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for the observed data</w:t>
        </w:r>
      </w:ins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$\mathord{\smash[b]{\underset{\raise.3ex\hbox{$\scriptstyle\sim$}}{x}}\vphantom{x}}= (x_1, \ldots, x_n)$</w:t>
        </w:r>
      </w:ins>
      <w:ins w:id="2053" w:author="PR Preview" w:date="2026-01-01T00:00:00Z">
        <w:r>
          <w:t xml:space="preserve">.</w:t>
        </w:r>
      </w:ins>
    </w:p>
    <w:p>
      <w:pPr>
        <w:pStyle w:val="BodyText"/>
      </w:pPr>
      <w:ins w:id="2054" w:author="PR Preview" w:date="2026-01-01T00:00:00Z">
        <w:r>
          <w:rPr>
            <w:b/>
            <w:bCs/>
          </w:rPr>
          <w:t xml:space="preserve">(b)</w:t>
        </w:r>
      </w:ins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Derive the score function</w:t>
        </w:r>
      </w:ins>
      <w:ins w:id="2057" w:author="PR Preview" w:date="2026-01-01T00:00:00Z">
        <w:r>
          <w:t xml:space="preserve"> </w:t>
        </w:r>
      </w:ins>
      <w:ins w:id="2058" w:author="PR Preview" w:date="2026-01-01T00:00:00Z">
        <w:r>
          <w:t xml:space="preserve">$\ell'(\mu; \mathord{\smash[b]{\underset{\raise.3ex\hbox{$\scriptstyle\sim$}}{x}}\vphantom{x}}) = \frac{\partial}{\partial \mu}\ell(\mu; \mathord{\smash[b]{\underset{\raise.3ex\hbox{$\scriptstyle\sim$}}{x}}\vphantom{x}})$</w:t>
        </w:r>
      </w:ins>
      <w:ins w:id="2059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del w:id="2060" w:author="PR Preview" w:date="2026-01-01T00:00:00Z">
        <w:r>
          <w:rPr>
            <w:b/>
            <w:bCs/>
          </w:rPr>
          <w:delText xml:space="preserve">(d)</w:delText>
        </w:r>
      </w:del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Derive the observed information</w:delText>
        </w:r>
      </w:del>
      <w:del w:id="206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064" w:author="PR Preview" w:date="2026-01-01T00:00:00Z">
        <w:r>
          <w:delText xml:space="preserve">,</w:delText>
        </w:r>
      </w:del>
      <w:del w:id="2065" w:author="PR Preview" w:date="2026-01-01T00:00:00Z">
        <w:r>
          <w:delText xml:space="preserve"> </w:delText>
        </w:r>
      </w:del>
      <w:del w:id="2066" w:author="PR Preview" w:date="2026-01-01T00:00:00Z">
        <w:r>
          <w:delText xml:space="preserve">evaluate it at</w:delText>
        </w:r>
      </w:del>
      <w:del w:id="206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del w:id="2068" w:author="PR Preview" w:date="2026-01-01T00:00:00Z">
        <w:r>
          <w:delText xml:space="preserve">,</w:delText>
        </w:r>
      </w:del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and give an approximate 95% confidence interval for</w:delText>
        </w:r>
      </w:del>
      <w:del w:id="2071" w:author="PR Preview" w:date="2026-01-01T00:00:00Z">
        <w:r>
          <w:delText xml:space="preserve"> </w:delText>
        </w:r>
      </w:del>
      <m:oMath>
        <m:r>
          <m:t>μ</m:t>
        </m:r>
      </m:oMath>
      <w:del w:id="2072" w:author="PR Preview" w:date="2026-01-01T00:00:00Z">
        <w:r>
          <w:delText xml:space="preserve">.</w:delText>
        </w:r>
      </w:del>
    </w:p>
    <w:p>
      <w:pPr>
        <w:pStyle w:val="BodyText"/>
      </w:pPr>
      <w:ins w:id="2073" w:author="PR Preview" w:date="2026-01-01T00:00:00Z">
        <w:r>
          <w:rPr>
            <w:b/>
            <w:bCs/>
          </w:rPr>
          <w:t xml:space="preserve">(d)</w:t>
        </w:r>
      </w:ins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Derive the observed information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$I(\mu; \mathord{\smash[b]{\underset{\raise.3ex\hbox{$\scriptstyle\sim$}}{x}}\vphantom{x}}) = -\ell''(\mu; \mathord{\smash[b]{\underset{\raise.3ex\hbox{$\scriptstyle\sim$}}{x}}\vphantom{x}})$</w:t>
        </w:r>
      </w:ins>
      <w:ins w:id="2078" w:author="PR Preview" w:date="2026-01-01T00:00:00Z">
        <w:r>
          <w:t xml:space="preserve">,</w:t>
        </w:r>
      </w:ins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evaluate it at</w:t>
        </w:r>
      </w:ins>
      <w:ins w:id="208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ins w:id="2082" w:author="PR Preview" w:date="2026-01-01T00:00:00Z">
        <w:r>
          <w:t xml:space="preserve">,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and give an approximate 95% confidence interval for</w:t>
        </w:r>
      </w:ins>
      <w:ins w:id="2085" w:author="PR Preview" w:date="2026-01-01T00:00:00Z">
        <w:r>
          <w:t xml:space="preserve"> </w:t>
        </w:r>
      </w:ins>
      <m:oMath>
        <m:r>
          <m:t>μ</m:t>
        </m:r>
      </m:oMath>
      <w:ins w:id="2086" w:author="PR Preview" w:date="2026-01-01T00:00:00Z">
        <w:r>
          <w:t xml:space="preserve">.</w:t>
        </w:r>
      </w:ins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2087" w:author="PR Preview" w:date="2026-01-01T00:00:00Z">
        <w:r>
  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  </w:r>
      </w:ins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2088" w:author="PR Preview" w:date="2026-01-01T00:00:00Z">
        <w:r>
  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  </w:r>
      </w:ins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del w:id="2089" w:author="PR Preview" w:date="2026-01-01T00:00:00Z">
        <w:r>
          <w:delText xml:space="preserve">Setting</w:delText>
        </w:r>
      </w:del>
      <w:del w:id="2090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091" w:author="PR Preview" w:date="2026-01-01T00:00:00Z">
        <w:r>
          <w:delText xml:space="preserve">:</w:delText>
        </w:r>
      </w:del>
    </w:p>
    <w:p>
      <w:pPr>
        <w:pStyle w:val="BodyText"/>
      </w:pPr>
      <w:ins w:id="2092" w:author="PR Preview" w:date="2026-01-01T00:00:00Z">
        <w:r>
          <w:t xml:space="preserve">Setting</w:t>
        </w:r>
      </w:ins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$\ell'(\mu; \mathord{\smash[b]{\underset{\raise.3ex\hbox{$\scriptstyle\sim$}}{x}}\vphantom{x}}) = 0$</w:t>
        </w:r>
      </w:ins>
      <w:ins w:id="209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BodyText"/>
      </w:pPr>
      <w:ins w:id="2096" w:author="PR Preview" w:date="2026-01-01T00:00:00Z">
        <w:r>
  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  </w:r>
      </w:ins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BodyText"/>
      </w:pPr>
      <w:ins w:id="2097" w:author="PR Preview" w:date="2026-01-01T00:00:00Z">
        <w:r>
  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  </w:r>
      </w:ins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odyText"/>
      </w:pPr>
      <w:ins w:id="2098" w:author="PR Preview" w:date="2026-01-01T00:00:00Z">
        <w:r>
  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  </w:r>
      </w:ins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del w:id="2099" w:author="PR Preview" w:date="2026-01-01T00:00:00Z">
        <w:r>
          <w:delText xml:space="preserve">So</w:delText>
        </w:r>
      </w:del>
      <w:del w:id="2100" w:author="PR Preview" w:date="2026-01-01T00:00:00Z">
        <w:r>
          <w:delText xml:space="preserve"> </w:delText>
        </w:r>
      </w:del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del w:id="2101" w:author="PR Preview" w:date="2026-01-01T00:00:00Z">
        <w:r>
          <w:delText xml:space="preserve">.</w:delText>
        </w:r>
      </w:del>
    </w:p>
    <w:p>
      <w:pPr>
        <w:pStyle w:val="BodyText"/>
      </w:pPr>
      <w:ins w:id="2102" w:author="PR Preview" w:date="2026-01-01T00:00:00Z">
        <w:r>
  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  </w:r>
      </w:ins>
    </w:p>
    <w:p>
      <w:pPr>
        <w:pStyle w:val="FirstParagraph"/>
      </w:pPr>
      <w:ins w:id="2103" w:author="PR Preview" w:date="2026-01-01T00:00:00Z">
        <w:r>
          <w:t xml:space="preserve">So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$\operatorname{SE}\mathopen{}\left(\hat\mu_{ML}\right)\mathclose{} \approx \sqrt{I(\hat\mu_{ML}; \mathord{\smash[b]{\underset{\raise.3ex\hbox{$\scriptstyle\sim$}}{x}}\vphantom{x}})^{-1}} = \frac{\bar{x}}{\sqrt{n}}$</w:t>
        </w:r>
      </w:ins>
      <w:ins w:id="2106" w:author="PR Preview" w:date="2026-01-01T00:00:00Z">
        <w:r>
          <w:t xml:space="preserve">.</w:t>
        </w:r>
      </w:ins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2026-10-17T01:18:19Z</dcterms:created>
  <dcterms:modified xsi:type="dcterms:W3CDTF">2026-10-17T01:18:19Z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