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1 (Predicting with an estimated conditional mean)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Suppose a model specifies the conditional mean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as a function</w:delText>
        </w:r>
      </w:del>
      <w:del w:id="9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a parameter vector</w:delText>
        </w:r>
      </w:del>
      <w:del w:id="12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is an estimate of</w:delText>
        </w:r>
      </w:del>
      <w:del w:id="19" w:author="PR Preview" w:date="2026-01-01T00:00:00Z">
        <w:r>
          <w:delText xml:space="preserve"> </w:delText>
        </w:r>
      </w:del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The usual prediction (</w:delText>
        </w:r>
      </w:del>
      <w:hyperlink w:anchor="def-prediction">
        <w:del w:id="2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24" w:author="PR Preview" w:date="2026-01-01T00:00:00Z">
        <w:r>
          <w:delText xml:space="preserve">) of</w:delText>
        </w:r>
      </w:del>
      <w:del w:id="25" w:author="PR Preview" w:date="2026-01-01T00:00:00Z">
        <w:r>
          <w:delText xml:space="preserve"> </w:delText>
        </w:r>
      </w:del>
      <m:oMath>
        <m:r>
          <m:t>Y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at</w:delText>
        </w:r>
      </w:del>
      <w:del w:id="2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the estimated conditional mean:</w:delText>
        </w:r>
      </w:del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Example 1 (Predicting with an estimated conditional mean)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Suppose a model specifies the conditional mean</w:t>
        </w:r>
      </w:ins>
      <w:ins w:id="3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as a function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$\mu(x; \mathord{\smash[b]{\underset{\raise.3ex\hbox{$\scriptstyle\sim$}}{\theta}}\vphantom{\theta}})$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 a parameter vector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$\mathord{\smash[b]{\underset{\raise.3ex\hbox{$\scriptstyle\sim$}}{\theta}}\vphantom{\theta}}$</w:t>
        </w:r>
      </w:ins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and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$\hat{\mathord{\smash[b]{\underset{\raise.3ex\hbox{$\scriptstyle\sim$}}{\theta}}\vphantom{\theta}}}$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an estimate of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$\mathord{\smash[b]{\underset{\raise.3ex\hbox{$\scriptstyle\sim$}}{\theta}}\vphantom{\theta}}$</w:t>
        </w:r>
      </w:ins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The usual prediction (</w:t>
        </w:r>
      </w:ins>
      <w:hyperlink w:anchor="def-prediction">
        <w:ins w:id="5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6" w:author="PR Preview" w:date="2026-01-01T00:00:00Z">
        <w:r>
          <w:t xml:space="preserve">) of</w:t>
        </w:r>
      </w:ins>
      <w:ins w:id="57" w:author="PR Preview" w:date="2026-01-01T00:00:00Z">
        <w:r>
          <w:t xml:space="preserve"> </w:t>
        </w:r>
      </w:ins>
      <m:oMath>
        <m:r>
          <m:t>Y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at</w:t>
        </w:r>
      </w:ins>
      <w:ins w:id="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x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the estimated conditional mean:</w:t>
        </w:r>
      </w:ins>
    </w:p>
    <w:p>
      <w:pPr>
        <w:pStyle w:val="BodyText"/>
      </w:pPr>
      <w:ins w:id="63" w:author="PR Preview" w:date="2026-01-01T00:00:00Z">
        <w:r>
          <w:t xml:space="preserve">$$\hat y(x) = \mu(x; \hat{\mathord{\smash[b]{\underset{\raise.3ex\hbox{$\scriptstyle\sim$}}{\theta}}\vphantom{\theta}}}).$$</w:t>
        </w:r>
      </w:ins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64" w:author="PR Preview" w:date="2026-01-01T00:00:00Z">
        <w:r>
          <w:t xml:space="preserve">$$\hat y_i= \mu(x_i; \hat{\mathord{\smash[b]{\underset{\raise.3ex\hbox{$\scriptstyle\sim$}}{\theta}}\vphantom{\theta}}}).$$</w:t>
        </w:r>
      </w:ins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BodyText"/>
      </w:pPr>
      <w:ins w:id="65" w:author="PR Preview" w:date="2026-01-01T00:00:00Z">
        <w:r>
  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  </w:r>
      </w:ins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2026-10-17T01:21:35Z</dcterms:created>
  <dcterms:modified xsi:type="dcterms:W3CDTF">2026-10-17T01:21:35Z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