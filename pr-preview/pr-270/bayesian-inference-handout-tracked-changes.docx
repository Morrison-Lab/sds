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4 (Posterior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posterior distribution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 parameter</w:delText>
        </w:r>
      </w:del>
      <w:del w:id="10" w:author="PR Preview" w:date="2026-01-01T00:00:00Z">
        <w:r>
          <w:delText xml:space="preserve"> </w:delText>
        </w:r>
      </w:del>
      <m:oMath>
        <m:r>
          <m:t>θ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given observed data</w:delText>
        </w:r>
      </w:del>
      <w:del w:id="1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</w:delText>
        </w:r>
      </w:del>
      <w:del w:id="18" w:author="PR Preview" w:date="2026-01-01T00:00:00Z">
        <w:r>
          <w:delText xml:space="preserve"> </w:delText>
        </w:r>
      </w:del>
      <w:hyperlink r:id="rId20">
        <w:del w:id="19" w:author="PR Preview" w:date="2026-01-01T00:00:00Z">
          <w:r>
            <w:rPr>
              <w:rStyle w:val="Hyperlink"/>
            </w:rPr>
            <w:delText xml:space="preserve">conditional distribution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</w:delText>
        </w:r>
      </w:del>
      <w:del w:id="22" w:author="PR Preview" w:date="2026-01-01T00:00:00Z">
        <w:r>
          <w:delText xml:space="preserve"> </w:delText>
        </w:r>
      </w:del>
      <m:oMath>
        <m:r>
          <m:t>θ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given</w:delText>
        </w:r>
      </w:del>
      <w:del w:id="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Its density or probability mass function is written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" w:author="PR Preview" w:date="2026-01-01T00:00:00Z">
        <w:r>
          <w:delText xml:space="preserve">.</w:delText>
        </w:r>
      </w:del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Definition 4 (Posterior distribution)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posterior distribution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a parameter</w:t>
        </w:r>
      </w:ins>
      <w:ins w:id="38" w:author="PR Preview" w:date="2026-01-01T00:00:00Z">
        <w:r>
          <w:t xml:space="preserve"> </w:t>
        </w:r>
      </w:ins>
      <m:oMath>
        <m:r>
          <m:t>θ</m:t>
        </m:r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given observed data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$\mathord{\smash[b]{\underset{\raise.3ex\hbox{$\scriptstyle\sim$}}{Y}}\vphantom{Y}}= \mathord{\smash[b]{\underset{\raise.3ex\hbox{$\scriptstyle\sim$}}{y}}\vphantom{y}}$</w:t>
        </w:r>
      </w:ins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the</w:t>
        </w:r>
      </w:ins>
      <w:ins w:id="47" w:author="PR Preview" w:date="2026-01-01T00:00:00Z">
        <w:r>
          <w:t xml:space="preserve"> </w:t>
        </w:r>
      </w:ins>
      <w:hyperlink r:id="rId20">
        <w:ins w:id="48" w:author="PR Preview" w:date="2026-01-01T00:00:00Z">
          <w:r>
            <w:rPr>
              <w:rStyle w:val="Hyperlink"/>
            </w:rPr>
            <w:t xml:space="preserve">conditional distribution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</w:t>
        </w:r>
      </w:ins>
      <w:ins w:id="51" w:author="PR Preview" w:date="2026-01-01T00:00:00Z">
        <w:r>
          <w:t xml:space="preserve"> </w:t>
        </w:r>
      </w:ins>
      <m:oMath>
        <m:r>
          <m:t>θ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given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$\mathord{\smash[b]{\underset{\raise.3ex\hbox{$\scriptstyle\sim$}}{Y}}\vphantom{Y}}= \mathord{\smash[b]{\underset{\raise.3ex\hbox{$\scriptstyle\sim$}}{y}}\vphantom{y}}$</w:t>
        </w:r>
      </w:ins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Its density or probability mass function is written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$\operatorname{p}(\theta\mid \mathord{\smash[b]{\underset{\raise.3ex\hbox{$\scriptstyle\sim$}}{y}}\vphantom{y}})$</w:t>
        </w:r>
      </w:ins>
      <w:ins w:id="61" w:author="PR Preview" w:date="2026-01-01T00:00:00Z">
        <w:r>
          <w:t xml:space="preserve">.</w:t>
        </w:r>
      </w:ins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del w:id="62" w:author="PR Preview" w:date="2026-01-01T00:00:00Z">
        <w:r>
          <w:rPr>
            <w:b/>
            <w:bCs/>
          </w:rPr>
          <w:delText xml:space="preserve">Definition 5 (Marginal likelihood (evidence))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Given a prior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 a model</w:delText>
        </w:r>
      </w:del>
      <w:del w:id="6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the data given</w:delText>
        </w:r>
      </w:del>
      <w:del w:id="71" w:author="PR Preview" w:date="2026-01-01T00:00:00Z">
        <w:r>
          <w:delText xml:space="preserve"> </w:delText>
        </w:r>
      </w:del>
      <m:oMath>
        <m:r>
          <m:t>θ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marginal likelihood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(also called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evidence</w:delText>
        </w:r>
      </w:del>
      <w:del w:id="81" w:author="PR Preview" w:date="2026-01-01T00:00:00Z">
        <w:r>
          <w:delText xml:space="preserve">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 observed data</w:delText>
        </w:r>
      </w:del>
      <w:del w:id="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Definition 5 (Marginal likelihood (evidence))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Given a prior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a model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$\operatorname{p}(\mathord{\smash[b]{\underset{\raise.3ex\hbox{$\scriptstyle\sim$}}{y}}\vphantom{y}}\mid \theta)$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the data given</w:t>
        </w:r>
      </w:ins>
      <w:ins w:id="97" w:author="PR Preview" w:date="2026-01-01T00:00:00Z">
        <w:r>
          <w:t xml:space="preserve"> </w:t>
        </w:r>
      </w:ins>
      <m:oMath>
        <m:r>
          <m:t>θ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b/>
            <w:bCs/>
          </w:rPr>
          <w:t xml:space="preserve">marginal likelihood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(also called 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evidence</w:t>
        </w:r>
      </w:ins>
      <w:ins w:id="107" w:author="PR Preview" w:date="2026-01-01T00:00:00Z">
        <w:r>
          <w:t xml:space="preserve">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observed data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$\mathord{\smash[b]{\underset{\raise.3ex\hbox{$\scriptstyle\sim$}}{y}}\vphantom{y}}$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</w:t>
        </w:r>
      </w:ins>
    </w:p>
    <w:p>
      <w:pPr>
        <w:pStyle w:val="BodyText"/>
      </w:pPr>
      <w:ins w:id="114" w:author="PR Preview" w:date="2026-01-01T00:00:00Z">
        <w:r>
  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  </w:r>
      </w:ins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Theorem 1 (Bayes’ theorem for parameters)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If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19" w:author="PR Preview" w:date="2026-01-01T00:00:00Z">
        <w:r>
          <w:delText xml:space="preserve">, then</w:delText>
        </w:r>
      </w:del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p>
      <w:pPr>
        <w:pStyle w:val="FirstParagraph"/>
      </w:pPr>
      <w:del w:id="120" w:author="PR Preview" w:date="2026-01-01T00:00:00Z">
        <w:r>
          <w:rPr>
            <w:i/>
            <w:iCs/>
          </w:rPr>
          <w:delText xml:space="preserve">Proof</w:delText>
        </w:r>
      </w:del>
      <w:del w:id="121" w:author="PR Preview" w:date="2026-01-01T00:00:00Z">
        <w:r>
          <w:delText xml:space="preserve">. </w:delText>
        </w:r>
      </w:del>
      <w:del w:id="122" w:author="PR Preview" w:date="2026-01-01T00:00:00Z">
        <w:r>
          <w:delText xml:space="preserve">By the definition of a conditional density,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where</w:delText>
        </w:r>
      </w:del>
      <w:del w:id="13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is the marginal density of</w:delText>
        </w:r>
      </w:del>
      <w:del w:id="13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at</w:delText>
        </w:r>
      </w:del>
      <w:del w:id="13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That marginal density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40" w:author="PR Preview" w:date="2026-01-01T00:00:00Z">
        <w:r>
          <w:delText xml:space="preserve">which is the</w:delText>
        </w:r>
      </w:del>
      <w:del w:id="141" w:author="PR Preview" w:date="2026-01-01T00:00:00Z">
        <w:r>
          <w:delText xml:space="preserve"> </w:delText>
        </w:r>
      </w:del>
      <w:hyperlink w:anchor="def-marginal-likelihood">
        <w:del w:id="142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143" w:author="PR Preview" w:date="2026-01-01T00:00:00Z">
        <w:r>
          <w:delText xml:space="preserve">.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Substituting the factorization into the numerator of</w:delText>
        </w:r>
      </w:del>
      <w:del w:id="14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gives</w:delText>
        </w:r>
      </w:del>
      <w:del w:id="149" w:author="PR Preview" w:date="2026-01-01T00:00:00Z">
        <w:r>
          <w:delText xml:space="preserve"> </w:delText>
        </w:r>
      </w:del>
      <w:hyperlink w:anchor="eq-bayes-posterior">
        <w:del w:id="150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51" w:author="PR Preview" w:date="2026-01-01T00:00:00Z">
        <w:r>
          <w:delText xml:space="preserve">.</w:delText>
        </w:r>
      </w:del>
    </w:p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Example 4 (Posterior probability that a coin is biased, computed)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Continuing</w:delText>
        </w:r>
      </w:del>
      <w:del w:id="155" w:author="PR Preview" w:date="2026-01-01T00:00:00Z">
        <w:r>
          <w:delText xml:space="preserve"> </w:delText>
        </w:r>
      </w:del>
      <w:hyperlink w:anchor="exm-posterior">
        <w:del w:id="15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let</w:delText>
        </w:r>
      </w:del>
      <w:del w:id="16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be the three heads,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so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del w:id="166" w:author="PR Preview" w:date="2026-01-01T00:00:00Z">
        <w:r>
          <w:delText xml:space="preserve">.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The</w:delText>
        </w:r>
      </w:del>
      <w:del w:id="169" w:author="PR Preview" w:date="2026-01-01T00:00:00Z">
        <w:r>
          <w:delText xml:space="preserve"> </w:delText>
        </w:r>
      </w:del>
      <w:hyperlink w:anchor="def-marginal-likelihood">
        <w:del w:id="170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sums over the two possible values of</w:delText>
        </w:r>
      </w:del>
      <w:del w:id="173" w:author="PR Preview" w:date="2026-01-01T00:00:00Z">
        <w:r>
          <w:delText xml:space="preserve"> </w:delText>
        </w:r>
      </w:del>
      <m:oMath>
        <m:r>
          <m:t>θ</m:t>
        </m:r>
      </m:oMath>
      <w:del w:id="1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Theorem 1 (Bayes’ theorem for parameters)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If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$\operatorname{p}(\mathord{\smash[b]{\underset{\raise.3ex\hbox{$\scriptstyle\sim$}}{y}}\vphantom{y}}) &gt; 0$</w:t>
        </w:r>
      </w:ins>
      <w:ins w:id="180" w:author="PR Preview" w:date="2026-01-01T00:00:00Z">
        <w:r>
          <w:t xml:space="preserve">, then</w:t>
        </w:r>
      </w:ins>
    </w:p>
    <w:p>
      <w:pPr>
        <w:pStyle w:val="BodyText"/>
      </w:pPr>
      <w:bookmarkStart w:id="24" w:name="eq-bayes-posterior"/>
      <w:ins w:id="181" w:author="PR Preview" w:date="2026-01-01T00:00:00Z">
        <w:r>
  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  </w:r>
      </w:ins>
      <w:bookmarkEnd w:id="24"/>
    </w:p>
    <w:bookmarkEnd w:id="25"/>
    <w:p>
      <w:pPr>
        <w:pStyle w:val="FirstParagraph"/>
      </w:pPr>
      <w:ins w:id="182" w:author="PR Preview" w:date="2026-01-01T00:00:00Z">
        <w:r>
          <w:rPr>
            <w:i/>
            <w:iCs/>
          </w:rPr>
          <w:t xml:space="preserve">Proof</w:t>
        </w:r>
      </w:ins>
      <w:ins w:id="183" w:author="PR Preview" w:date="2026-01-01T00:00:00Z">
        <w:r>
          <w:t xml:space="preserve">. </w:t>
        </w:r>
      </w:ins>
      <w:ins w:id="184" w:author="PR Preview" w:date="2026-01-01T00:00:00Z">
        <w:r>
          <w:t xml:space="preserve">By the definition of a conditional density,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  </w:r>
      </w:ins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where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$\operatorname{p}(\mathord{\smash[b]{\underset{\raise.3ex\hbox{$\scriptstyle\sim$}}{y}}\vphantom{y}})$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 the marginal density of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$\mathord{\smash[b]{\underset{\raise.3ex\hbox{$\scriptstyle\sim$}}{Y}}\vphantom{Y}}$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at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$\mathord{\smash[b]{\underset{\raise.3ex\hbox{$\scriptstyle\sim$}}{y}}\vphantom{y}}$</w:t>
        </w:r>
      </w:ins>
      <w:ins w:id="204" w:author="PR Preview" w:date="2026-01-01T00:00:00Z">
        <w:r>
          <w:t xml:space="preserve">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That marginal density is</w:t>
        </w:r>
      </w:ins>
    </w:p>
    <w:p>
      <w:pPr>
        <w:pStyle w:val="BodyText"/>
      </w:pPr>
      <w:ins w:id="207" w:author="PR Preview" w:date="2026-01-01T00:00:00Z">
        <w:r>
  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  </w:r>
      </w:ins>
    </w:p>
    <w:p>
      <w:pPr>
        <w:pStyle w:val="FirstParagraph"/>
      </w:pPr>
      <w:ins w:id="208" w:author="PR Preview" w:date="2026-01-01T00:00:00Z">
        <w:r>
          <w:t xml:space="preserve">which is the</w:t>
        </w:r>
      </w:ins>
      <w:ins w:id="209" w:author="PR Preview" w:date="2026-01-01T00:00:00Z">
        <w:r>
          <w:t xml:space="preserve"> </w:t>
        </w:r>
      </w:ins>
      <w:hyperlink w:anchor="def-marginal-likelihood">
        <w:ins w:id="210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Substituting the factorization into the numerator of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$\operatorname{p}(\theta, \mathord{\smash[b]{\underset{\raise.3ex\hbox{$\scriptstyle\sim$}}{y}}\vphantom{y}}) / \operatorname{p}(\mathord{\smash[b]{\underset{\raise.3ex\hbox{$\scriptstyle\sim$}}{y}}\vphantom{y}})$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gives</w:t>
        </w:r>
      </w:ins>
      <w:ins w:id="218" w:author="PR Preview" w:date="2026-01-01T00:00:00Z">
        <w:r>
          <w:t xml:space="preserve"> </w:t>
        </w:r>
      </w:ins>
      <w:hyperlink w:anchor="eq-bayes-posterior">
        <w:ins w:id="21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0" w:author="PR Preview" w:date="2026-01-01T00:00:00Z">
        <w:r>
          <w:t xml:space="preserve">.</w:t>
        </w:r>
      </w:ins>
    </w:p>
    <w:bookmarkStart w:id="26" w:name="exm-marginal-likelihood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Example 4 (Posterior probability that a coin is biased, computed)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Continuing</w:t>
        </w:r>
      </w:ins>
      <w:ins w:id="224" w:author="PR Preview" w:date="2026-01-01T00:00:00Z">
        <w:r>
          <w:t xml:space="preserve"> </w:t>
        </w:r>
      </w:ins>
      <w:hyperlink w:anchor="exm-posterior">
        <w:ins w:id="22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let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$\mathord{\smash[b]{\underset{\raise.3ex\hbox{$\scriptstyle\sim$}}{y}}\vphantom{y}}$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be the three heads,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so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$\operatorname{p}(\mathord{\smash[b]{\underset{\raise.3ex\hbox{$\scriptstyle\sim$}}{y}}\vphantom{y}}\mid \theta) = \theta^3$</w:t>
        </w:r>
      </w:ins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</w:t>
        </w:r>
      </w:ins>
      <w:ins w:id="240" w:author="PR Preview" w:date="2026-01-01T00:00:00Z">
        <w:r>
          <w:t xml:space="preserve"> </w:t>
        </w:r>
      </w:ins>
      <w:hyperlink w:anchor="def-marginal-likelihood">
        <w:ins w:id="241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sums over the two possible values of</w:t>
        </w:r>
      </w:ins>
      <w:ins w:id="244" w:author="PR Preview" w:date="2026-01-01T00:00:00Z">
        <w:r>
          <w:t xml:space="preserve"> </w:t>
        </w:r>
      </w:ins>
      <m:oMath>
        <m:r>
          <m:t>θ</m:t>
        </m:r>
      </m:oMath>
      <w:ins w:id="245" w:author="PR Preview" w:date="2026-01-01T00:00:00Z">
        <w:r>
          <w:t xml:space="preserve">:</w:t>
        </w:r>
      </w:ins>
    </w:p>
    <w:p>
      <w:pPr>
        <w:pStyle w:val="BodyText"/>
      </w:pPr>
      <w:ins w:id="246" w:author="PR Preview" w:date="2026-01-01T00:00:00Z">
        <w:r>
  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47" w:author="PR Preview" w:date="2026-01-01T00:00:00Z">
        <w:r>
          <w:delText xml:space="preserve">and</w:delText>
        </w:r>
      </w:del>
      <w:del w:id="24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del w:id="249" w:author="PR Preview" w:date="2026-01-01T00:00:00Z">
        <w:r>
          <w:delText xml:space="preserve">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Three heads in a row raise the probability that the coin is biased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from</w:delText>
        </w:r>
      </w:del>
      <w:del w:id="254" w:author="PR Preview" w:date="2026-01-01T00:00:00Z">
        <w:r>
          <w:delText xml:space="preserve"> </w:delText>
        </w:r>
      </w:del>
      <m:oMath>
        <m:r>
          <m:t>0.1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to about</w:delText>
        </w:r>
      </w:del>
      <w:del w:id="257" w:author="PR Preview" w:date="2026-01-01T00:00:00Z">
        <w:r>
          <w:delText xml:space="preserve"> </w:delText>
        </w:r>
      </w:del>
      <m:oMath>
        <m:r>
          <m:t>0.31</m:t>
        </m:r>
      </m:oMath>
      <w:del w:id="258" w:author="PR Preview" w:date="2026-01-01T00:00:00Z">
        <w:r>
          <w:delText xml:space="preserve">.</w:delText>
        </w:r>
      </w:del>
    </w:p>
    <w:p>
      <w:pPr>
        <w:pStyle w:val="BodyText"/>
      </w:pPr>
      <w:ins w:id="259" w:author="PR Preview" w:date="2026-01-01T00:00:00Z">
        <w:r>
  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  </w:r>
      </w:ins>
    </w:p>
    <w:p>
      <w:pPr>
        <w:pStyle w:val="FirstParagraph"/>
      </w:pPr>
      <w:ins w:id="260" w:author="PR Preview" w:date="2026-01-01T00:00:00Z">
        <w:r>
          <w:t xml:space="preserve">and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$\operatorname{p}(0.5 \mid \mathord{\smash[b]{\underset{\raise.3ex\hbox{$\scriptstyle\sim$}}{y}}\vphantom{y}}) = 0.1125 / 0.1637 \approx 0.687$</w:t>
        </w:r>
      </w:ins>
      <w:ins w:id="263" w:author="PR Preview" w:date="2026-01-01T00:00:00Z">
        <w:r>
          <w:t xml:space="preserve">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Three heads in a row raise the probability that the coin is biased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from</w:t>
        </w:r>
      </w:ins>
      <w:ins w:id="268" w:author="PR Preview" w:date="2026-01-01T00:00:00Z">
        <w:r>
          <w:t xml:space="preserve"> </w:t>
        </w:r>
      </w:ins>
      <m:oMath>
        <m:r>
          <m:t>0.1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to about</w:t>
        </w:r>
      </w:ins>
      <w:ins w:id="271" w:author="PR Preview" w:date="2026-01-01T00:00:00Z">
        <w:r>
          <w:t xml:space="preserve"> </w:t>
        </w:r>
      </w:ins>
      <m:oMath>
        <m:r>
          <m:t>0.31</m:t>
        </m:r>
      </m:oMath>
      <w:ins w:id="272" w:author="PR Preview" w:date="2026-01-01T00:00:00Z">
        <w:r>
          <w:t xml:space="preserve">.</w:t>
        </w:r>
      </w:ins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del w:id="273" w:author="PR Preview" w:date="2026-01-01T00:00:00Z">
        <w:r>
          <w:rPr>
            <w:b/>
            <w:bCs/>
          </w:rPr>
          <w:delText xml:space="preserve">Corollary 1 (The posterior is proportional to likelihood times prior)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As a function of</w:delText>
        </w:r>
      </w:del>
      <w:del w:id="276" w:author="PR Preview" w:date="2026-01-01T00:00:00Z">
        <w:r>
          <w:delText xml:space="preserve"> </w:delText>
        </w:r>
      </w:del>
      <m:oMath>
        <m:r>
          <m:t>θ</m:t>
        </m:r>
      </m:oMath>
      <w:del w:id="277" w:author="PR Preview" w:date="2026-01-01T00:00:00Z">
        <w:r>
          <w:delText xml:space="preserve">, with the data</w:delText>
        </w:r>
      </w:del>
      <w:del w:id="27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held fixed,</w:delText>
        </w:r>
      </w:del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del w:id="281" w:author="PR Preview" w:date="2026-01-01T00:00:00Z">
        <w:r>
          <w:rPr>
            <w:i/>
            <w:iCs/>
          </w:rPr>
          <w:delText xml:space="preserve">Proof</w:delText>
        </w:r>
      </w:del>
      <w:del w:id="282" w:author="PR Preview" w:date="2026-01-01T00:00:00Z">
        <w:r>
          <w:delText xml:space="preserve">. </w:delText>
        </w:r>
      </w:del>
      <w:del w:id="283" w:author="PR Preview" w:date="2026-01-01T00:00:00Z">
        <w:r>
          <w:delText xml:space="preserve">In</w:delText>
        </w:r>
      </w:del>
      <w:del w:id="284" w:author="PR Preview" w:date="2026-01-01T00:00:00Z">
        <w:r>
          <w:delText xml:space="preserve"> </w:delText>
        </w:r>
      </w:del>
      <w:hyperlink w:anchor="eq-bayes-posterior">
        <w:del w:id="28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86" w:author="PR Preview" w:date="2026-01-01T00:00:00Z">
        <w:r>
          <w:delText xml:space="preserve">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the denominator</w:delText>
        </w:r>
      </w:del>
      <w:del w:id="28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does not depend on</w:delText>
        </w:r>
      </w:del>
      <w:del w:id="292" w:author="PR Preview" w:date="2026-01-01T00:00:00Z">
        <w:r>
          <w:delText xml:space="preserve"> </w:delText>
        </w:r>
      </w:del>
      <m:oMath>
        <m:r>
          <m:t>θ</m:t>
        </m:r>
      </m:oMath>
      <w:del w:id="293" w:author="PR Preview" w:date="2026-01-01T00:00:00Z">
        <w:r>
          <w:delText xml:space="preserve">.</w:delText>
        </w:r>
      </w:del>
    </w:p>
    <w:p>
      <w:pPr>
        <w:pStyle w:val="BodyText"/>
      </w:pPr>
      <w:hyperlink w:anchor="thm-bayes-posterior">
        <w:del w:id="29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</w:delText>
        </w:r>
      </w:del>
      <w:del w:id="297" w:author="PR Preview" w:date="2026-01-01T00:00:00Z">
        <w:r>
          <w:delText xml:space="preserve"> </w:delText>
        </w:r>
      </w:del>
      <w:hyperlink r:id="rId33">
        <w:del w:id="298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for events, restated for densities.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Here</w:delText>
        </w:r>
      </w:del>
      <w:del w:id="30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04" w:author="PR Preview" w:date="2026-01-01T00:00:00Z">
        <w:r>
          <w:delText xml:space="preserve">, viewed as a function of</w:delText>
        </w:r>
      </w:del>
      <w:del w:id="305" w:author="PR Preview" w:date="2026-01-01T00:00:00Z">
        <w:r>
          <w:delText xml:space="preserve"> </w:delText>
        </w:r>
      </w:del>
      <m:oMath>
        <m:r>
          <m:t>θ</m:t>
        </m:r>
      </m:oMath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is the</w:delText>
        </w:r>
      </w:del>
      <w:del w:id="309" w:author="PR Preview" w:date="2026-01-01T00:00:00Z">
        <w:r>
          <w:delText xml:space="preserve"> </w:delText>
        </w:r>
      </w:del>
      <w:hyperlink r:id="rId34">
        <w:del w:id="310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3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312" w:author="PR Preview" w:date="2026-01-01T00:00:00Z">
        <w:r>
          <w:delText xml:space="preserve">.</w:delText>
        </w:r>
      </w:del>
      <w:del w:id="313" w:author="PR Preview" w:date="2026-01-01T00:00:00Z">
        <w:r>
          <w:delText xml:space="preserve"> </w:delText>
        </w:r>
      </w:del>
      <w:hyperlink w:anchor="cor-bayes-proportional">
        <w:del w:id="314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is the workhorse of applied Bayesian analysis: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it identifies the posterior from the shape of likelihood times prior,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without computing the integral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and it is what makes the simulation methods of Markov chain Monte Carlo possible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(Dobson and Barnett 2018, chap. 12, p. 272)</w:delText>
        </w:r>
      </w:del>
      <w:del w:id="327" w:author="PR Preview" w:date="2026-01-01T00:00:00Z">
        <w:r>
          <w:delText xml:space="preserve">.</w:delText>
        </w:r>
      </w:del>
    </w:p>
    <w:p>
      <w:pPr>
        <w:pStyle w:val="BodyText"/>
      </w:pPr>
      <w:ins w:id="328" w:author="PR Preview" w:date="2026-01-01T00:00:00Z">
        <w:r>
          <w:rPr>
            <w:b/>
            <w:bCs/>
          </w:rPr>
          <w:t xml:space="preserve">Corollary 1 (The posterior is proportional to likelihood times prior)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As a function of</w:t>
        </w:r>
      </w:ins>
      <w:ins w:id="331" w:author="PR Preview" w:date="2026-01-01T00:00:00Z">
        <w:r>
          <w:t xml:space="preserve"> </w:t>
        </w:r>
      </w:ins>
      <m:oMath>
        <m:r>
          <m:t>θ</m:t>
        </m:r>
      </m:oMath>
      <w:ins w:id="332" w:author="PR Preview" w:date="2026-01-01T00:00:00Z">
        <w:r>
          <w:t xml:space="preserve">, with the data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$\mathord{\smash[b]{\underset{\raise.3ex\hbox{$\scriptstyle\sim$}}{y}}\vphantom{y}}$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held fixed,</w:t>
        </w:r>
      </w:ins>
    </w:p>
    <w:p>
      <w:pPr>
        <w:pStyle w:val="BodyText"/>
      </w:pPr>
      <w:bookmarkStart w:id="31" w:name="eq-bayes-proportional"/>
      <w:ins w:id="337" w:author="PR Preview" w:date="2026-01-01T00:00:00Z">
        <w:r>
  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  </w:r>
      </w:ins>
      <w:bookmarkEnd w:id="31"/>
    </w:p>
    <w:bookmarkEnd w:id="32"/>
    <w:p>
      <w:pPr>
        <w:pStyle w:val="FirstParagraph"/>
      </w:pPr>
      <w:ins w:id="338" w:author="PR Preview" w:date="2026-01-01T00:00:00Z">
        <w:r>
          <w:rPr>
            <w:i/>
            <w:iCs/>
          </w:rPr>
          <w:t xml:space="preserve">Proof</w:t>
        </w:r>
      </w:ins>
      <w:ins w:id="339" w:author="PR Preview" w:date="2026-01-01T00:00:00Z">
        <w:r>
          <w:t xml:space="preserve">. </w:t>
        </w:r>
      </w:ins>
      <w:ins w:id="340" w:author="PR Preview" w:date="2026-01-01T00:00:00Z">
        <w:r>
          <w:t xml:space="preserve">In</w:t>
        </w:r>
      </w:ins>
      <w:ins w:id="341" w:author="PR Preview" w:date="2026-01-01T00:00:00Z">
        <w:r>
          <w:t xml:space="preserve"> </w:t>
        </w:r>
      </w:ins>
      <w:hyperlink w:anchor="eq-bayes-posterior">
        <w:ins w:id="34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 denominator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$\operatorname{p}(\mathord{\smash[b]{\underset{\raise.3ex\hbox{$\scriptstyle\sim$}}{y}}\vphantom{y}})$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does not depend on</w:t>
        </w:r>
      </w:ins>
      <w:ins w:id="350" w:author="PR Preview" w:date="2026-01-01T00:00:00Z">
        <w:r>
          <w:t xml:space="preserve"> </w:t>
        </w:r>
      </w:ins>
      <m:oMath>
        <m:r>
          <m:t>θ</m:t>
        </m:r>
      </m:oMath>
      <w:ins w:id="351" w:author="PR Preview" w:date="2026-01-01T00:00:00Z">
        <w:r>
          <w:t xml:space="preserve">.</w:t>
        </w:r>
      </w:ins>
    </w:p>
    <w:p>
      <w:pPr>
        <w:pStyle w:val="BodyText"/>
      </w:pPr>
      <w:hyperlink w:anchor="thm-bayes-posterior">
        <w:ins w:id="35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</w:t>
        </w:r>
      </w:ins>
      <w:ins w:id="355" w:author="PR Preview" w:date="2026-01-01T00:00:00Z">
        <w:r>
          <w:t xml:space="preserve"> </w:t>
        </w:r>
      </w:ins>
      <w:hyperlink r:id="rId33">
        <w:ins w:id="356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for events, restated for densities.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Here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$\operatorname{p}(\mathord{\smash[b]{\underset{\raise.3ex\hbox{$\scriptstyle\sim$}}{y}}\vphantom{y}}\mid \theta)$</w:t>
        </w:r>
      </w:ins>
      <w:ins w:id="363" w:author="PR Preview" w:date="2026-01-01T00:00:00Z">
        <w:r>
          <w:t xml:space="preserve">, viewed as a function of</w:t>
        </w:r>
      </w:ins>
      <w:ins w:id="364" w:author="PR Preview" w:date="2026-01-01T00:00:00Z">
        <w:r>
          <w:t xml:space="preserve"> </w:t>
        </w:r>
      </w:ins>
      <m:oMath>
        <m:r>
          <m:t>θ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the</w:t>
        </w:r>
      </w:ins>
      <w:ins w:id="368" w:author="PR Preview" w:date="2026-01-01T00:00:00Z">
        <w:r>
          <w:t xml:space="preserve"> </w:t>
        </w:r>
      </w:ins>
      <w:hyperlink r:id="rId34">
        <w:ins w:id="369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3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371" w:author="PR Preview" w:date="2026-01-01T00:00:00Z">
        <w:r>
          <w:t xml:space="preserve">.</w:t>
        </w:r>
      </w:ins>
      <w:ins w:id="372" w:author="PR Preview" w:date="2026-01-01T00:00:00Z">
        <w:r>
          <w:t xml:space="preserve"> </w:t>
        </w:r>
      </w:ins>
      <w:hyperlink w:anchor="cor-bayes-proportional">
        <w:ins w:id="37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is the workhorse of applied Bayesian analysis: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it identifies the posterior from the shape of likelihood times prior,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without computing the integral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$\operatorname{p}(\mathord{\smash[b]{\underset{\raise.3ex\hbox{$\scriptstyle\sim$}}{y}}\vphantom{y}})$</w:t>
        </w:r>
      </w:ins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and it is what makes the simulation methods of Markov chain Monte Carlo possible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(Dobson and Barnett 2018, chap. 12, p. 272)</w:t>
        </w:r>
      </w:ins>
      <w:ins w:id="387" w:author="PR Preview" w:date="2026-01-01T00:00:00Z">
        <w:r>
          <w:t xml:space="preserve">.</w:t>
        </w:r>
      </w:ins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del w:id="388" w:author="PR Preview" w:date="2026-01-01T00:00:00Z">
        <w:r>
          <w:rPr>
            <w:b/>
            <w:bCs/>
          </w:rPr>
          <w:delText xml:space="preserve">Example 6 (Posterior for a Gaussian mean)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Suppose that, given the mean</w:delText>
        </w:r>
      </w:del>
      <w:del w:id="391" w:author="PR Preview" w:date="2026-01-01T00:00:00Z">
        <w:r>
          <w:delText xml:space="preserve"> </w:delText>
        </w:r>
      </w:del>
      <m:oMath>
        <m:r>
          <m:t>μ</m:t>
        </m:r>
      </m:oMath>
      <w:del w:id="392" w:author="PR Preview" w:date="2026-01-01T00:00:00Z">
        <w:r>
          <w:delText xml:space="preserve">,</w:delText>
        </w:r>
      </w:del>
      <w:del w:id="3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so the variance is known,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and that the prior for</w:delText>
        </w:r>
      </w:del>
      <w:del w:id="399" w:author="PR Preview" w:date="2026-01-01T00:00:00Z">
        <w:r>
          <w:delText xml:space="preserve"> </w:delText>
        </w:r>
      </w:del>
      <m:oMath>
        <m:r>
          <m:t>μ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403" w:author="PR Preview" w:date="2026-01-01T00:00:00Z">
        <w:r>
          <w:delText xml:space="preserve">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Let</w:delText>
        </w:r>
      </w:del>
      <w:del w:id="4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be the observed data,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with sample mean</w:delText>
        </w:r>
      </w:del>
      <w:del w:id="4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12" w:author="PR Preview" w:date="2026-01-01T00:00:00Z">
        <w:r>
          <w:delText xml:space="preserve">.</w:delText>
        </w:r>
      </w:del>
    </w:p>
    <w:p>
      <w:pPr>
        <w:pStyle w:val="FirstParagraph"/>
      </w:pPr>
      <w:ins w:id="413" w:author="PR Preview" w:date="2026-01-01T00:00:00Z">
        <w:r>
          <w:rPr>
            <w:b/>
            <w:bCs/>
          </w:rPr>
          <w:t xml:space="preserve">Example 6 (Posterior for a Gaussian mean)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Suppose that, given the mean</w:t>
        </w:r>
      </w:ins>
      <w:ins w:id="416" w:author="PR Preview" w:date="2026-01-01T00:00:00Z">
        <w:r>
          <w:t xml:space="preserve"> </w:t>
        </w:r>
      </w:ins>
      <m:oMath>
        <m:r>
          <m:t>μ</m:t>
        </m:r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so the variance is known,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that the prior for</w:t>
        </w:r>
      </w:ins>
      <w:ins w:id="424" w:author="PR Preview" w:date="2026-01-01T00:00:00Z">
        <w:r>
          <w:t xml:space="preserve"> </w:t>
        </w:r>
      </w:ins>
      <m:oMath>
        <m:r>
          <m:t>μ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</w:t>
        </w:r>
      </w:ins>
      <w:ins w:id="427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Let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$\mathord{\smash[b]{\underset{\raise.3ex\hbox{$\scriptstyle\sim$}}{x}}\vphantom{x}}= (x_1, \ldots, x_n)$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be the observed data,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with sample mean</w:t>
        </w:r>
      </w:ins>
      <w:ins w:id="43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38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BodyText"/>
      </w:pPr>
      <w:bookmarkStart w:id="35" w:name="eq-normal-normal-exm"/>
      <w:ins w:id="439" w:author="PR Preview" w:date="2026-01-01T00:00:00Z">
        <w:r>
  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  </w:r>
      </w:ins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BodyText"/>
      </w:pPr>
      <w:bookmarkStart w:id="36" w:name="eq-normal-normal-exm-2"/>
      <w:ins w:id="440" w:author="PR Preview" w:date="2026-01-01T00:00:00Z">
        <w:r>
  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  </w:r>
      </w:ins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BodyText"/>
      </w:pPr>
      <w:bookmarkStart w:id="37" w:name="eq-normal-normal-exm-3"/>
      <w:ins w:id="441" w:author="PR Preview" w:date="2026-01-01T00:00:00Z">
        <w:r>
          <w:t xml:space="preserve">$$
    \mu\mid \mathord{\smash[b]{\underset{\raise.3ex\hbox{$\scriptstyle\sim$}}{x}}\vphantom{x}}\;\sim\; \operatorname{N}\mathopen{}\left(\frac{n}{n+1}\bar{x},\; \frac{1}{n+1}\right)\mathclose{}.
     \qquad(8)$$</w:t>
        </w:r>
      </w:ins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del w:id="442" w:author="PR Preview" w:date="2026-01-01T00:00:00Z">
        <w:r>
          <w:rPr>
            <w:b/>
            <w:bCs/>
          </w:rPr>
          <w:delText xml:space="preserve">Definition 6 (Maximum a posteriori estimate)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The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rPr>
            <w:b/>
            <w:bCs/>
          </w:rPr>
          <w:delText xml:space="preserve">maximum a posteriori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(MAP) estimate of a parameter</w:delText>
        </w:r>
      </w:del>
      <w:del w:id="449" w:author="PR Preview" w:date="2026-01-01T00:00:00Z">
        <w:r>
          <w:delText xml:space="preserve"> </w:delText>
        </w:r>
      </w:del>
      <m:oMath>
        <m:r>
          <m:t>θ</m:t>
        </m:r>
      </m:oMath>
      <w:del w:id="450" w:author="PR Preview" w:date="2026-01-01T00:00:00Z">
        <w:r>
          <w:delText xml:space="preserve">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given observed data</w:delText>
        </w:r>
      </w:del>
      <w:del w:id="45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written</w:delText>
        </w:r>
      </w:del>
      <w:del w:id="4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is the value of</w:delText>
        </w:r>
      </w:del>
      <w:del w:id="461" w:author="PR Preview" w:date="2026-01-01T00:00:00Z">
        <w:r>
          <w:delText xml:space="preserve"> </w:delText>
        </w:r>
      </w:del>
      <m:oMath>
        <m:r>
          <m:t>θ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that maximizes the</w:delText>
        </w:r>
      </w:del>
      <w:del w:id="464" w:author="PR Preview" w:date="2026-01-01T00:00:00Z">
        <w:r>
          <w:delText xml:space="preserve"> </w:delText>
        </w:r>
      </w:del>
      <w:hyperlink w:anchor="def-posterior">
        <w:del w:id="465" w:author="PR Preview" w:date="2026-01-01T00:00:00Z">
          <w:r>
            <w:rPr>
              <w:rStyle w:val="Hyperlink"/>
            </w:rPr>
            <w:delText xml:space="preserve">posterior density</w:delText>
          </w:r>
        </w:del>
      </w:hyperlink>
      <w:del w:id="466" w:author="PR Preview" w:date="2026-01-01T00:00:00Z">
        <w:r>
          <w:delText xml:space="preserve">:</w:delText>
        </w:r>
      </w:del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ins w:id="467" w:author="PR Preview" w:date="2026-01-01T00:00:00Z">
        <w:r>
          <w:rPr>
            <w:b/>
            <w:bCs/>
          </w:rPr>
          <w:t xml:space="preserve">Definition 6 (Maximum a posteriori estimate)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b/>
            <w:bCs/>
          </w:rPr>
          <w:t xml:space="preserve">maximum a posteriori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(MAP) estimate of a parameter</w:t>
        </w:r>
      </w:ins>
      <w:ins w:id="474" w:author="PR Preview" w:date="2026-01-01T00:00:00Z">
        <w:r>
          <w:t xml:space="preserve"> </w:t>
        </w:r>
      </w:ins>
      <m:oMath>
        <m:r>
          <m:t>θ</m:t>
        </m:r>
      </m:oMath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given observed data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$\mathord{\smash[b]{\underset{\raise.3ex\hbox{$\scriptstyle\sim$}}{Y}}\vphantom{Y}}= \mathord{\smash[b]{\underset{\raise.3ex\hbox{$\scriptstyle\sim$}}{y}}\vphantom{y}}$</w:t>
        </w:r>
      </w:ins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written</w:t>
        </w:r>
      </w:ins>
      <w:ins w:id="4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is the value of</w:t>
        </w:r>
      </w:ins>
      <w:ins w:id="487" w:author="PR Preview" w:date="2026-01-01T00:00:00Z">
        <w:r>
          <w:t xml:space="preserve"> </w:t>
        </w:r>
      </w:ins>
      <m:oMath>
        <m:r>
          <m:t>θ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that maximizes the</w:t>
        </w:r>
      </w:ins>
      <w:ins w:id="490" w:author="PR Preview" w:date="2026-01-01T00:00:00Z">
        <w:r>
          <w:t xml:space="preserve"> </w:t>
        </w:r>
      </w:ins>
      <w:hyperlink w:anchor="def-posterior">
        <w:ins w:id="491" w:author="PR Preview" w:date="2026-01-01T00:00:00Z">
          <w:r>
            <w:rPr>
              <w:rStyle w:val="Hyperlink"/>
            </w:rPr>
            <w:t xml:space="preserve">posterior density</w:t>
          </w:r>
        </w:ins>
      </w:hyperlink>
      <w:ins w:id="492" w:author="PR Preview" w:date="2026-01-01T00:00:00Z">
        <w:r>
          <w:t xml:space="preserve">:</w:t>
        </w:r>
      </w:ins>
    </w:p>
    <w:p>
      <w:pPr>
        <w:pStyle w:val="BodyText"/>
      </w:pPr>
      <w:bookmarkStart w:id="40" w:name="eq-map"/>
      <w:ins w:id="493" w:author="PR Preview" w:date="2026-01-01T00:00:00Z">
        <w:r>
          <w:t xml:space="preserve">$$\hat{\theta}_{\text{MAP}} \stackrel{\text{def}}{=}\arg \max_\theta\operatorname{p}(\theta\mid \mathord{\smash[b]{\underset{\raise.3ex\hbox{$\scriptstyle\sim$}}{y}}\vphantom{y}}) \qquad(9)$$</w:t>
        </w:r>
      </w:ins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BodyText"/>
      </w:pPr>
      <w:bookmarkStart w:id="45" w:name="eq-map-penalized"/>
      <w:ins w:id="494" w:author="PR Preview" w:date="2026-01-01T00:00:00Z">
        <w:r>
  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  </w:r>
      </w:ins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del w:id="495" w:author="PR Preview" w:date="2026-01-01T00:00:00Z">
        <w:r>
          <w:rPr>
            <w:i/>
            <w:iCs/>
          </w:rPr>
          <w:delText xml:space="preserve">Proof</w:delText>
        </w:r>
      </w:del>
      <w:del w:id="496" w:author="PR Preview" w:date="2026-01-01T00:00:00Z">
        <w:r>
          <w:delText xml:space="preserve">. </w:delText>
        </w:r>
      </w:del>
      <w:del w:id="497" w:author="PR Preview" w:date="2026-01-01T00:00:00Z">
        <w:r>
          <w:delText xml:space="preserve">By</w:delText>
        </w:r>
      </w:del>
      <w:del w:id="498" w:author="PR Preview" w:date="2026-01-01T00:00:00Z">
        <w:r>
          <w:delText xml:space="preserve"> </w:delText>
        </w:r>
      </w:del>
      <w:hyperlink w:anchor="cor-bayes-proportional">
        <w:del w:id="499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500" w:author="PR Preview" w:date="2026-01-01T00:00:00Z">
        <w:r>
          <w:delText xml:space="preserve">,</w:delText>
        </w:r>
      </w:del>
      <w:del w:id="50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502" w:author="PR Preview" w:date="2026-01-01T00:00:00Z">
        <w:r>
          <w:delText xml:space="preserve">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and a positive constant does not change where a function is maximized.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The logarithm is an increasing function,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so it does not change where a positive function is maximized either.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Therefore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11" w:author="PR Preview" w:date="2026-01-01T00:00:00Z">
        <w:r>
          <w:rPr>
            <w:i/>
            <w:iCs/>
          </w:rPr>
          <w:t xml:space="preserve">Proof</w:t>
        </w:r>
      </w:ins>
      <w:ins w:id="512" w:author="PR Preview" w:date="2026-01-01T00:00:00Z">
        <w:r>
          <w:t xml:space="preserve">. </w:t>
        </w:r>
      </w:ins>
      <w:ins w:id="513" w:author="PR Preview" w:date="2026-01-01T00:00:00Z">
        <w:r>
          <w:t xml:space="preserve">By</w:t>
        </w:r>
      </w:ins>
      <w:ins w:id="514" w:author="PR Preview" w:date="2026-01-01T00:00:00Z">
        <w:r>
          <w:t xml:space="preserve"> </w:t>
        </w:r>
      </w:ins>
      <w:hyperlink w:anchor="cor-bayes-proportional">
        <w:ins w:id="51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  </w:r>
      </w:ins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 a positive constant does not change where a function is maximized.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The logarithm is an increasing function,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so it does not change where a positive function is maximized either.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Therefore</w:t>
        </w:r>
      </w:ins>
    </w:p>
    <w:p>
      <w:pPr>
        <w:pStyle w:val="BodyText"/>
      </w:pPr>
      <w:ins w:id="528" w:author="PR Preview" w:date="2026-01-01T00:00:00Z">
        <w:r>
  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  </w:r>
      </w:ins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del w:id="529" w:author="PR Preview" w:date="2026-01-01T00:00:00Z">
        <w:r>
          <w:rPr>
            <w:b/>
            <w:bCs/>
          </w:rPr>
          <w:delText xml:space="preserve">Definition 7 (Credible interval)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</w:delText>
        </w:r>
      </w:del>
      <w:del w:id="532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rPr>
            <w:b/>
            <w:bCs/>
          </w:rPr>
          <w:delText xml:space="preserve">credible interval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for a parameter</w:delText>
        </w:r>
      </w:del>
      <w:del w:id="537" w:author="PR Preview" w:date="2026-01-01T00:00:00Z">
        <w:r>
          <w:delText xml:space="preserve"> </w:delText>
        </w:r>
      </w:del>
      <m:oMath>
        <m:r>
          <m:t>θ</m:t>
        </m:r>
      </m:oMath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given observed data</w:delText>
        </w:r>
      </w:del>
      <w:del w:id="54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2" w:author="PR Preview" w:date="2026-01-01T00:00:00Z">
        <w:r>
          <w:delText xml:space="preserve">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is an interval</w:delText>
        </w:r>
      </w:del>
      <w:del w:id="5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whose</w:delText>
        </w:r>
      </w:del>
      <w:del w:id="548" w:author="PR Preview" w:date="2026-01-01T00:00:00Z">
        <w:r>
          <w:delText xml:space="preserve"> </w:delText>
        </w:r>
      </w:del>
      <w:hyperlink w:anchor="def-posterior">
        <w:del w:id="549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probability is</w:delText>
        </w:r>
      </w:del>
      <w:del w:id="5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55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54" w:author="PR Preview" w:date="2026-01-01T00:00:00Z">
        <w:r>
          <w:rPr>
            <w:b/>
            <w:bCs/>
          </w:rPr>
          <w:t xml:space="preserve">Definition 7 (Credible interval)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</w:t>
        </w:r>
      </w:ins>
      <w:ins w:id="557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rPr>
            <w:b/>
            <w:bCs/>
          </w:rPr>
          <w:t xml:space="preserve">credible interval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for a parameter</w:t>
        </w:r>
      </w:ins>
      <w:ins w:id="562" w:author="PR Preview" w:date="2026-01-01T00:00:00Z">
        <w:r>
          <w:t xml:space="preserve"> </w:t>
        </w:r>
      </w:ins>
      <m:oMath>
        <m:r>
          <m:t>θ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given observed data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$\mathord{\smash[b]{\underset{\raise.3ex\hbox{$\scriptstyle\sim$}}{y}}\vphantom{y}}$</w:t>
        </w:r>
      </w:ins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 an interval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$\mathopen{}\left[l(\mathord{\smash[b]{\underset{\raise.3ex\hbox{$\scriptstyle\sim$}}{y}}\vphantom{y}}),\, r(\mathord{\smash[b]{\underset{\raise.3ex\hbox{$\scriptstyle\sim$}}{y}}\vphantom{y}})\right]\mathclose{}$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whose</w:t>
        </w:r>
      </w:ins>
      <w:ins w:id="575" w:author="PR Preview" w:date="2026-01-01T00:00:00Z">
        <w:r>
          <w:t xml:space="preserve"> </w:t>
        </w:r>
      </w:ins>
      <w:hyperlink w:anchor="def-posterior">
        <w:ins w:id="576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probability is</w:t>
        </w:r>
      </w:ins>
      <w:ins w:id="5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580" w:author="PR Preview" w:date="2026-01-01T00:00:00Z">
        <w:r>
          <w:t xml:space="preserve">:</w:t>
        </w:r>
      </w:ins>
    </w:p>
    <w:p>
      <w:pPr>
        <w:pStyle w:val="BodyText"/>
      </w:pPr>
      <w:ins w:id="581" w:author="PR Preview" w:date="2026-01-01T00:00:00Z">
        <w:r>
  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  </w:r>
      </w:ins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del w:id="582" w:author="PR Preview" w:date="2026-01-01T00:00:00Z">
        <w:r>
          <w:rPr>
            <w:b/>
            <w:bCs/>
          </w:rPr>
          <w:delText xml:space="preserve">Corollary 3 (The posterior cannot put probability where the prior puts none)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If</w:delText>
        </w:r>
      </w:del>
      <w:del w:id="58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for every</w:delText>
        </w:r>
      </w:del>
      <w:del w:id="588" w:author="PR Preview" w:date="2026-01-01T00:00:00Z">
        <w:r>
          <w:delText xml:space="preserve"> </w:delText>
        </w:r>
      </w:del>
      <m:oMath>
        <m:r>
          <m:t>θ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in a set</w:delText>
        </w:r>
      </w:del>
      <w:del w:id="59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del w:id="592" w:author="PR Preview" w:date="2026-01-01T00:00:00Z">
        <w:r>
          <w:delText xml:space="preserve">,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then</w:delText>
        </w:r>
      </w:del>
      <w:del w:id="59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for every</w:delText>
        </w:r>
      </w:del>
      <w:del w:id="59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t>A</m:t>
        </m:r>
      </m:oMath>
      <w:del w:id="599" w:author="PR Preview" w:date="2026-01-01T00:00:00Z">
        <w:r>
          <w:delText xml:space="preserve">,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whatever the data</w:delText>
        </w:r>
      </w:del>
      <w:del w:id="60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3" w:author="PR Preview" w:date="2026-01-01T00:00:00Z">
        <w:r>
          <w:delText xml:space="preserve">.</w:delText>
        </w:r>
      </w:del>
    </w:p>
    <w:p>
      <w:pPr>
        <w:pStyle w:val="BodyText"/>
      </w:pPr>
      <w:del w:id="604" w:author="PR Preview" w:date="2026-01-01T00:00:00Z">
        <w:r>
          <w:rPr>
            <w:i/>
            <w:iCs/>
          </w:rPr>
          <w:delText xml:space="preserve">Proof</w:delText>
        </w:r>
      </w:del>
      <w:del w:id="605" w:author="PR Preview" w:date="2026-01-01T00:00:00Z">
        <w:r>
          <w:delText xml:space="preserve">. </w:delText>
        </w:r>
      </w:del>
      <w:del w:id="606" w:author="PR Preview" w:date="2026-01-01T00:00:00Z">
        <w:r>
          <w:delText xml:space="preserve">For</w:delText>
        </w:r>
      </w:del>
      <w:del w:id="6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t>A</m:t>
        </m:r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the numerator of</w:delText>
        </w:r>
      </w:del>
      <w:del w:id="611" w:author="PR Preview" w:date="2026-01-01T00:00:00Z">
        <w:r>
          <w:delText xml:space="preserve"> </w:delText>
        </w:r>
      </w:del>
      <w:hyperlink w:anchor="eq-bayes-posterior">
        <w:del w:id="612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</w:delText>
        </w:r>
      </w:del>
      <w:del w:id="61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616" w:author="PR Preview" w:date="2026-01-01T00:00:00Z">
        <w:r>
          <w:delText xml:space="preserve">.</w:delText>
        </w:r>
      </w:del>
    </w:p>
    <w:p>
      <w:pPr>
        <w:pStyle w:val="FirstParagraph"/>
      </w:pPr>
      <w:ins w:id="617" w:author="PR Preview" w:date="2026-01-01T00:00:00Z">
        <w:r>
          <w:rPr>
            <w:b/>
            <w:bCs/>
          </w:rPr>
          <w:t xml:space="preserve">Corollary 3 (The posterior cannot put probability where the prior puts none)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If</w:t>
        </w:r>
      </w:ins>
      <w:ins w:id="6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for every</w:t>
        </w:r>
      </w:ins>
      <w:ins w:id="623" w:author="PR Preview" w:date="2026-01-01T00:00:00Z">
        <w:r>
          <w:t xml:space="preserve"> </w:t>
        </w:r>
      </w:ins>
      <m:oMath>
        <m:r>
          <m:t>θ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in a set</w:t>
        </w:r>
      </w:ins>
      <w:ins w:id="6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ins w:id="627" w:author="PR Preview" w:date="2026-01-01T00:00:00Z">
        <w:r>
          <w:t xml:space="preserve">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then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$\operatorname{p}(\theta\mid \mathord{\smash[b]{\underset{\raise.3ex\hbox{$\scriptstyle\sim$}}{y}}\vphantom{y}}) = 0$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 every</w:t>
        </w:r>
      </w:ins>
      <w:ins w:id="63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t>A</m:t>
        </m:r>
      </m:oMath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whatever the data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$\mathord{\smash[b]{\underset{\raise.3ex\hbox{$\scriptstyle\sim$}}{y}}\vphantom{y}}$</w:t>
        </w:r>
      </w:ins>
      <w:ins w:id="640" w:author="PR Preview" w:date="2026-01-01T00:00:00Z">
        <w:r>
          <w:t xml:space="preserve">.</w:t>
        </w:r>
      </w:ins>
    </w:p>
    <w:bookmarkEnd w:id="70"/>
    <w:p>
      <w:pPr>
        <w:pStyle w:val="BodyText"/>
      </w:pPr>
      <w:ins w:id="641" w:author="PR Preview" w:date="2026-01-01T00:00:00Z">
        <w:r>
          <w:rPr>
            <w:i/>
            <w:iCs/>
          </w:rPr>
          <w:t xml:space="preserve">Proof</w:t>
        </w:r>
      </w:ins>
      <w:ins w:id="642" w:author="PR Preview" w:date="2026-01-01T00:00:00Z">
        <w:r>
          <w:t xml:space="preserve">. </w:t>
        </w:r>
      </w:ins>
      <w:ins w:id="643" w:author="PR Preview" w:date="2026-01-01T00:00:00Z">
        <w:r>
          <w:t xml:space="preserve">For</w:t>
        </w:r>
      </w:ins>
      <w:ins w:id="64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t>A</m:t>
        </m:r>
      </m:oMath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the numerator of</w:t>
        </w:r>
      </w:ins>
      <w:ins w:id="648" w:author="PR Preview" w:date="2026-01-01T00:00:00Z">
        <w:r>
          <w:t xml:space="preserve"> </w:t>
        </w:r>
      </w:ins>
      <w:hyperlink w:anchor="eq-bayes-posterior">
        <w:ins w:id="64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$\operatorname{p}(\mathord{\smash[b]{\underset{\raise.3ex\hbox{$\scriptstyle\sim$}}{y}}\vphantom{y}}\mid \theta) \cdot 0 = 0$</w:t>
        </w:r>
      </w:ins>
      <w:ins w:id="654" w:author="PR Preview" w:date="2026-01-01T00:00:00Z">
        <w:r>
          <w:t xml:space="preserve">.</w:t>
        </w:r>
      </w:ins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655" w:author="PR Preview" w:date="2026-01-01T00:00:00Z">
        <w:r>
  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656" w:author="PR Preview" w:date="2026-01-01T00:00:00Z">
        <w:r>
  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  </w:r>
      </w:ins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657" w:author="PR Preview" w:date="2026-01-01T00:00:00Z">
        <w:r>
          <w:t xml:space="preserve">$$
    \operatorname{p}(\theta\mid \mathord{\smash[b]{\underset{\raise.3ex\hbox{$\scriptstyle\sim$}}{y}}\vphantom{y}}) \propto \mathcal{L}(\theta),
    $$</w:t>
        </w:r>
      </w:ins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del w:id="658" w:author="PR Preview" w:date="2026-01-01T00:00:00Z">
        <w:r>
          <w:rPr>
            <w:i/>
            <w:iCs/>
          </w:rPr>
          <w:delText xml:space="preserve">Proof</w:delText>
        </w:r>
      </w:del>
      <w:del w:id="659" w:author="PR Preview" w:date="2026-01-01T00:00:00Z">
        <w:r>
          <w:delText xml:space="preserve">. </w:delText>
        </w:r>
      </w:del>
      <w:del w:id="660" w:author="PR Preview" w:date="2026-01-01T00:00:00Z">
        <w:r>
          <w:delText xml:space="preserve">By</w:delText>
        </w:r>
      </w:del>
      <w:del w:id="661" w:author="PR Preview" w:date="2026-01-01T00:00:00Z">
        <w:r>
          <w:delText xml:space="preserve"> </w:delText>
        </w:r>
      </w:del>
      <w:hyperlink w:anchor="cor-bayes-proportional">
        <w:del w:id="662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663" w:author="PR Preview" w:date="2026-01-01T00:00:00Z">
        <w:r>
          <w:delText xml:space="preserve">,</w:delText>
        </w:r>
      </w:del>
      <w:del w:id="66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665" w:author="PR Preview" w:date="2026-01-01T00:00:00Z">
        <w:r>
          <w:delText xml:space="preserve">,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and</w:delText>
        </w:r>
      </w:del>
      <w:del w:id="66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is the same constant for every</w:delText>
        </w:r>
      </w:del>
      <w:del w:id="67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del w:id="672" w:author="PR Preview" w:date="2026-01-01T00:00:00Z">
        <w:r>
          <w:delText xml:space="preserve">.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Multiplying a function by a positive constant does not change where it is maximized.</w:delText>
        </w:r>
      </w:del>
    </w:p>
    <w:p>
      <w:pPr>
        <w:pStyle w:val="BodyText"/>
      </w:pPr>
      <w:del w:id="675" w:author="PR Preview" w:date="2026-01-01T00:00:00Z">
        <w:r>
          <w:rPr>
            <w:i/>
            <w:iCs/>
          </w:rPr>
          <w:delText xml:space="preserve">Remark 4</w:delText>
        </w:r>
      </w:del>
      <w:del w:id="676" w:author="PR Preview" w:date="2026-01-01T00:00:00Z">
        <w:r>
          <w:delText xml:space="preserve"> (Flat priors can be improper). </w:delText>
        </w:r>
      </w:del>
      <w:del w:id="677" w:author="PR Preview" w:date="2026-01-01T00:00:00Z">
        <w:r>
          <w:delText xml:space="preserve">A flat prior on an unbounded parameter space, such as</w:delText>
        </w:r>
      </w:del>
      <w:del w:id="67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79" w:author="PR Preview" w:date="2026-01-01T00:00:00Z">
        <w:r>
          <w:delText xml:space="preserve">, is</w:delText>
        </w:r>
      </w:del>
      <w:del w:id="680" w:author="PR Preview" w:date="2026-01-01T00:00:00Z">
        <w:r>
          <w:delText xml:space="preserve"> </w:delText>
        </w:r>
      </w:del>
      <w:hyperlink w:anchor="def-improper-prior">
        <w:del w:id="681" w:author="PR Preview" w:date="2026-01-01T00:00:00Z">
          <w:r>
            <w:rPr>
              <w:rStyle w:val="Hyperlink"/>
            </w:rPr>
            <w:delText xml:space="preserve">improper</w:delText>
          </w:r>
        </w:del>
      </w:hyperlink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so it does not define a joint distribution of</w:delText>
        </w:r>
      </w:del>
      <w:del w:id="685" w:author="PR Preview" w:date="2026-01-01T00:00:00Z">
        <w:r>
          <w:delText xml:space="preserve"> </w:delText>
        </w:r>
      </w:del>
      <m:oMath>
        <m:r>
          <m:t>θ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</w:delText>
        </w:r>
      </w:del>
      <w:del w:id="68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89" w:author="PR Preview" w:date="2026-01-01T00:00:00Z">
        <w:r>
          <w:delText xml:space="preserve">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</w:delText>
        </w:r>
      </w:del>
      <w:del w:id="692" w:author="PR Preview" w:date="2026-01-01T00:00:00Z">
        <w:r>
          <w:delText xml:space="preserve"> </w:delText>
        </w:r>
      </w:del>
      <w:hyperlink w:anchor="def-posterior">
        <w:del w:id="69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does not apply directly.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In practice the posterior is then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i/>
            <w:iCs/>
          </w:rPr>
          <w:delText xml:space="preserve">defined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as likelihood times prior,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normalized to integrate to 1,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which is possible only when that product has a finite integral;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the posterior is again proportional to the likelihood.</w:delText>
        </w:r>
      </w:del>
    </w:p>
    <w:p>
      <w:pPr>
        <w:pStyle w:val="BodyText"/>
      </w:pPr>
      <w:ins w:id="708" w:author="PR Preview" w:date="2026-01-01T00:00:00Z">
        <w:r>
          <w:rPr>
            <w:i/>
            <w:iCs/>
          </w:rPr>
          <w:t xml:space="preserve">Proof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By</w:t>
        </w:r>
      </w:ins>
      <w:ins w:id="711" w:author="PR Preview" w:date="2026-01-01T00:00:00Z">
        <w:r>
          <w:t xml:space="preserve"> </w:t>
        </w:r>
      </w:ins>
      <w:hyperlink w:anchor="cor-bayes-proportional">
        <w:ins w:id="71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$\operatorname{p}(\theta\mid \mathord{\smash[b]{\underset{\raise.3ex\hbox{$\scriptstyle\sim$}}{y}}\vphantom{y}}) \propto \mathcal{L}(\theta)\, \operatorname{p}(\theta)$</w:t>
        </w:r>
      </w:ins>
      <w:ins w:id="716" w:author="PR Preview" w:date="2026-01-01T00:00:00Z">
        <w:r>
          <w:t xml:space="preserve">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the same constant for every</w:t>
        </w:r>
      </w:ins>
      <w:ins w:id="72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ins w:id="723" w:author="PR Preview" w:date="2026-01-01T00:00:00Z">
        <w:r>
          <w:t xml:space="preserve">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Multiplying a function by a positive constant does not change where it is maximized.</w:t>
        </w:r>
      </w:ins>
    </w:p>
    <w:bookmarkStart w:id="97" w:name="rem-flat-prior-improper"/>
    <w:p>
      <w:pPr>
        <w:pStyle w:val="BodyText"/>
      </w:pPr>
      <w:ins w:id="726" w:author="PR Preview" w:date="2026-01-01T00:00:00Z">
        <w:r>
          <w:rPr>
            <w:i/>
            <w:iCs/>
          </w:rPr>
          <w:t xml:space="preserve">Remark 4</w:t>
        </w:r>
      </w:ins>
      <w:ins w:id="727" w:author="PR Preview" w:date="2026-01-01T00:00:00Z">
        <w:r>
          <w:t xml:space="preserve"> (Flat priors can be improper). </w:t>
        </w:r>
      </w:ins>
      <w:ins w:id="728" w:author="PR Preview" w:date="2026-01-01T00:00:00Z">
        <w:r>
          <w:t xml:space="preserve">A flat prior on an unbounded parameter space, such as</w:t>
        </w:r>
      </w:ins>
      <w:ins w:id="72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30" w:author="PR Preview" w:date="2026-01-01T00:00:00Z">
        <w:r>
          <w:t xml:space="preserve">, is</w:t>
        </w:r>
      </w:ins>
      <w:ins w:id="731" w:author="PR Preview" w:date="2026-01-01T00:00:00Z">
        <w:r>
          <w:t xml:space="preserve"> </w:t>
        </w:r>
      </w:ins>
      <w:hyperlink w:anchor="def-improper-prior">
        <w:ins w:id="732" w:author="PR Preview" w:date="2026-01-01T00:00:00Z">
          <w:r>
            <w:rPr>
              <w:rStyle w:val="Hyperlink"/>
            </w:rPr>
            <w:t xml:space="preserve">improper</w:t>
          </w:r>
        </w:ins>
      </w:hyperlink>
      <w:ins w:id="733" w:author="PR Preview" w:date="2026-01-01T00:00:00Z">
        <w:r>
          <w:t xml:space="preserve">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so it does not define a joint distribution of</w:t>
        </w:r>
      </w:ins>
      <w:ins w:id="736" w:author="PR Preview" w:date="2026-01-01T00:00:00Z">
        <w:r>
          <w:t xml:space="preserve"> </w:t>
        </w:r>
      </w:ins>
      <m:oMath>
        <m:r>
          <m:t>θ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and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$\mathord{\smash[b]{\underset{\raise.3ex\hbox{$\scriptstyle\sim$}}{Y}}\vphantom{Y}}$</w:t>
        </w:r>
      </w:ins>
      <w:ins w:id="741" w:author="PR Preview" w:date="2026-01-01T00:00:00Z">
        <w:r>
          <w:t xml:space="preserve">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</w:t>
        </w:r>
      </w:ins>
      <w:ins w:id="744" w:author="PR Preview" w:date="2026-01-01T00:00:00Z">
        <w:r>
          <w:t xml:space="preserve"> </w:t>
        </w:r>
      </w:ins>
      <w:hyperlink w:anchor="def-posterior">
        <w:ins w:id="74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does not apply directly.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 practice the posterior is then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rPr>
            <w:i/>
            <w:iCs/>
          </w:rPr>
          <w:t xml:space="preserve">defined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as likelihood times prior,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normalized to integrate to 1,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which is possible only when that product has a finite integral;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the posterior is again proportional to the likelihood.</w:t>
        </w:r>
      </w:ins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760" w:author="PR Preview" w:date="2026-01-01T00:00:00Z">
        <w:r>
          <w:delText xml:space="preserve">So</w:delText>
        </w:r>
      </w:del>
      <w:del w:id="76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and</w:delText>
        </w:r>
      </w:del>
      <w:del w:id="765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recovers</w:delText>
        </w:r>
      </w:del>
      <w:del w:id="768" w:author="PR Preview" w:date="2026-01-01T00:00:00Z">
        <w:r>
          <w:delText xml:space="preserve"> </w:delText>
        </w:r>
      </w:del>
      <w:hyperlink w:anchor="exm-normal-normal">
        <w:del w:id="769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770" w:author="PR Preview" w:date="2026-01-01T00:00:00Z">
        <w:r>
          <w:delText xml:space="preserve">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The posterior mean</w:delText>
        </w:r>
      </w:del>
    </w:p>
    <w:p>
      <w:pPr>
        <w:pStyle w:val="BodyText"/>
      </w:pPr>
      <w:ins w:id="773" w:author="PR Preview" w:date="2026-01-01T00:00:00Z">
        <w:r>
  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  </w:r>
      </w:ins>
    </w:p>
    <w:p>
      <w:pPr>
        <w:pStyle w:val="FirstParagraph"/>
      </w:pPr>
      <w:ins w:id="774" w:author="PR Preview" w:date="2026-01-01T00:00:00Z">
        <w:r>
          <w:t xml:space="preserve">So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$\mu\mid \mathord{\smash[b]{\underset{\raise.3ex\hbox{$\scriptstyle\sim$}}{x}}\vphantom{x}}\sim \operatorname{N}\mathopen{}\left(m_\tau,\; 1 / (n + 1/\tau^2)\right)\mathclose{}$</w:t>
        </w:r>
      </w:ins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and</w:t>
        </w:r>
      </w:ins>
      <w:ins w:id="780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recovers</w:t>
        </w:r>
      </w:ins>
      <w:ins w:id="783" w:author="PR Preview" w:date="2026-01-01T00:00:00Z">
        <w:r>
          <w:t xml:space="preserve"> </w:t>
        </w:r>
      </w:ins>
      <w:hyperlink w:anchor="exm-normal-normal">
        <w:ins w:id="78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85" w:author="PR Preview" w:date="2026-01-01T00:00:00Z">
        <w:r>
          <w:t xml:space="preserve">.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The posterior mean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del w:id="788" w:author="PR Preview" w:date="2026-01-01T00:00:00Z">
        <w:r>
          <w:rPr>
            <w:b/>
            <w:bCs/>
          </w:rPr>
          <w:delText xml:space="preserve">Definition 16 (Prior predictive distribution)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The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rPr>
            <w:b/>
            <w:bCs/>
          </w:rPr>
          <w:delText xml:space="preserve">prior predictive distribution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of the data</w:delText>
        </w:r>
      </w:del>
      <w:del w:id="79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is the distribution of</w:delText>
        </w:r>
      </w:del>
      <w:del w:id="79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implied by the</w:delText>
        </w:r>
      </w:del>
      <w:del w:id="801" w:author="PR Preview" w:date="2026-01-01T00:00:00Z">
        <w:r>
          <w:delText xml:space="preserve"> </w:delText>
        </w:r>
      </w:del>
      <w:hyperlink w:anchor="def-prior">
        <w:del w:id="802" w:author="PR Preview" w:date="2026-01-01T00:00:00Z">
          <w:r>
            <w:rPr>
              <w:rStyle w:val="Hyperlink"/>
            </w:rPr>
            <w:delText xml:space="preserve">prior</w:delText>
          </w:r>
        </w:del>
      </w:hyperlink>
      <w:del w:id="80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and the model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07" w:author="PR Preview" w:date="2026-01-01T00:00:00Z">
        <w:r>
          <w:delText xml:space="preserve">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before any data are observed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(Gelman et al. 2013, sec. 1.3, p. 7, eq. 1.3)</w:delText>
        </w:r>
      </w:del>
      <w:del w:id="8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813" w:author="PR Preview" w:date="2026-01-01T00:00:00Z">
        <w:r>
          <w:rPr>
            <w:b/>
            <w:bCs/>
          </w:rPr>
          <w:t xml:space="preserve">Definition 16 (Prior predictive distribution)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The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rPr>
            <w:b/>
            <w:bCs/>
          </w:rPr>
          <w:t xml:space="preserve">prior predictive distribution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of the data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$\mathord{\smash[b]{\underset{\raise.3ex\hbox{$\scriptstyle\sim$}}{Y}}\vphantom{Y}}$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is the distribution of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$\mathord{\smash[b]{\underset{\raise.3ex\hbox{$\scriptstyle\sim$}}{Y}}\vphantom{Y}}$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implied by the</w:t>
        </w:r>
      </w:ins>
      <w:ins w:id="828" w:author="PR Preview" w:date="2026-01-01T00:00:00Z">
        <w:r>
          <w:t xml:space="preserve"> </w:t>
        </w:r>
      </w:ins>
      <w:hyperlink w:anchor="def-prior">
        <w:ins w:id="829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83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 the model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$\operatorname{p}(\mathord{\smash[b]{\underset{\raise.3ex\hbox{$\scriptstyle\sim$}}{y}}\vphantom{y}}\mid \theta)$</w:t>
        </w:r>
      </w:ins>
      <w:ins w:id="835" w:author="PR Preview" w:date="2026-01-01T00:00:00Z">
        <w:r>
          <w:t xml:space="preserve">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before any data are observed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(Gelman et al. 2013, sec. 1.3, p. 7, eq. 1.3)</w:t>
        </w:r>
      </w:ins>
      <w:ins w:id="840" w:author="PR Preview" w:date="2026-01-01T00:00:00Z">
        <w:r>
          <w:t xml:space="preserve">:</w:t>
        </w:r>
      </w:ins>
    </w:p>
    <w:p>
      <w:pPr>
        <w:pStyle w:val="BodyText"/>
      </w:pPr>
      <w:ins w:id="841" w:author="PR Preview" w:date="2026-01-01T00:00:00Z">
        <w:r>
  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  </w:r>
      </w:ins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del w:id="842" w:author="PR Preview" w:date="2026-01-01T00:00:00Z">
        <w:r>
          <w:rPr>
            <w:b/>
            <w:bCs/>
          </w:rPr>
          <w:delText xml:space="preserve">Definition 17 (Posterior predictive distribution)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The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posterior predictive distribution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of a new observation</w:delText>
        </w:r>
      </w:del>
      <w:del w:id="849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given observed data</w:delText>
        </w:r>
      </w:del>
      <w:del w:id="85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4" w:author="PR Preview" w:date="2026-01-01T00:00:00Z">
        <w:r>
          <w:delText xml:space="preserve">,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is the distribution of</w:delText>
        </w:r>
      </w:del>
      <w:del w:id="857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implied by the</w:delText>
        </w:r>
      </w:del>
      <w:del w:id="860" w:author="PR Preview" w:date="2026-01-01T00:00:00Z">
        <w:r>
          <w:delText xml:space="preserve"> </w:delText>
        </w:r>
      </w:del>
      <w:hyperlink w:anchor="def-posterior">
        <w:del w:id="861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86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and the model</w:delText>
        </w:r>
      </w:del>
      <w:del w:id="86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6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67" w:author="PR Preview" w:date="2026-01-01T00:00:00Z">
        <w:r>
          <w:delText xml:space="preserve">where</w:delText>
        </w:r>
      </w:del>
      <w:del w:id="868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and</w:delText>
        </w:r>
      </w:del>
      <w:del w:id="87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are independent given</w:delText>
        </w:r>
      </w:del>
      <w:del w:id="874" w:author="PR Preview" w:date="2026-01-01T00:00:00Z">
        <w:r>
          <w:delText xml:space="preserve"> </w:delText>
        </w:r>
      </w:del>
      <m:oMath>
        <m:r>
          <m:t>θ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(Gelman et al. 2013, sec. 1.3, p. 7, eq. 1.4)</w:delText>
        </w:r>
      </w:del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The same formula, with</w:delText>
        </w:r>
      </w:del>
      <w:del w:id="880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replaced by a whole replicated data set</w:delText>
        </w:r>
      </w:del>
      <w:del w:id="88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of the same size as</w:delText>
        </w:r>
      </w:del>
      <w:del w:id="88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87" w:author="PR Preview" w:date="2026-01-01T00:00:00Z">
        <w:r>
          <w:delText xml:space="preserve">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gives the posterior predictive distribution of replicated data.</w:delText>
        </w:r>
      </w:del>
    </w:p>
    <w:p>
      <w:pPr>
        <w:pStyle w:val="BodyText"/>
      </w:pPr>
      <w:ins w:id="890" w:author="PR Preview" w:date="2026-01-01T00:00:00Z">
        <w:r>
          <w:rPr>
            <w:b/>
            <w:bCs/>
          </w:rPr>
          <w:t xml:space="preserve">Definition 17 (Posterior predictive distribution)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The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rPr>
            <w:b/>
            <w:bCs/>
          </w:rPr>
          <w:t xml:space="preserve">posterior predictive distribution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of a new observation</w:t>
        </w:r>
      </w:ins>
      <w:ins w:id="897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898" w:author="PR Preview" w:date="2026-01-01T00:00:00Z">
        <w:r>
          <w:t xml:space="preserve">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given observed data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$\mathord{\smash[b]{\underset{\raise.3ex\hbox{$\scriptstyle\sim$}}{Y}}\vphantom{Y}}= \mathord{\smash[b]{\underset{\raise.3ex\hbox{$\scriptstyle\sim$}}{y}}\vphantom{y}}$</w:t>
        </w:r>
      </w:ins>
      <w:ins w:id="903" w:author="PR Preview" w:date="2026-01-01T00:00:00Z">
        <w:r>
          <w:t xml:space="preserve">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the distribution of</w:t>
        </w:r>
      </w:ins>
      <w:ins w:id="90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implied by the</w:t>
        </w:r>
      </w:ins>
      <w:ins w:id="909" w:author="PR Preview" w:date="2026-01-01T00:00:00Z">
        <w:r>
          <w:t xml:space="preserve"> </w:t>
        </w:r>
      </w:ins>
      <w:hyperlink w:anchor="def-posterior">
        <w:ins w:id="91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$\operatorname{p}(\theta\mid \mathord{\smash[b]{\underset{\raise.3ex\hbox{$\scriptstyle\sim$}}{y}}\vphantom{y}})$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and the model</w:t>
        </w:r>
      </w:ins>
      <w:ins w:id="91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916" w:author="PR Preview" w:date="2026-01-01T00:00:00Z">
        <w:r>
          <w:t xml:space="preserve">:</w:t>
        </w:r>
      </w:ins>
    </w:p>
    <w:p>
      <w:pPr>
        <w:pStyle w:val="BodyText"/>
      </w:pPr>
      <w:ins w:id="917" w:author="PR Preview" w:date="2026-01-01T00:00:00Z">
        <w:r>
  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  </w:r>
      </w:ins>
    </w:p>
    <w:p>
      <w:pPr>
        <w:pStyle w:val="FirstParagraph"/>
      </w:pPr>
      <w:ins w:id="918" w:author="PR Preview" w:date="2026-01-01T00:00:00Z">
        <w:r>
          <w:t xml:space="preserve">where</w:t>
        </w:r>
      </w:ins>
      <w:ins w:id="919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and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$\mathord{\smash[b]{\underset{\raise.3ex\hbox{$\scriptstyle\sim$}}{Y}}\vphantom{Y}}$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are independent given</w:t>
        </w:r>
      </w:ins>
      <w:ins w:id="926" w:author="PR Preview" w:date="2026-01-01T00:00:00Z">
        <w:r>
          <w:t xml:space="preserve"> </w:t>
        </w:r>
      </w:ins>
      <m:oMath>
        <m:r>
          <m:t>θ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(Gelman et al. 2013, sec. 1.3, p. 7, eq. 1.4)</w:t>
        </w:r>
      </w:ins>
      <w:ins w:id="929" w:author="PR Preview" w:date="2026-01-01T00:00:00Z">
        <w:r>
          <w:t xml:space="preserve">.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 same formula, with</w:t>
        </w:r>
      </w:ins>
      <w:ins w:id="932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replaced by a whole replicated data set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$\mathord{\smash[b]{\underset{\raise.3ex\hbox{$\scriptstyle\sim$}}{y}}\vphantom{y}}^{\mathrm{rep}}$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of the same size as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$\mathord{\smash[b]{\underset{\raise.3ex\hbox{$\scriptstyle\sim$}}{y}}\vphantom{y}}$</w:t>
        </w:r>
      </w:ins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gives the posterior predictive distribution of replicated data.</w:t>
        </w:r>
      </w:ins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44" w:author="PR Preview" w:date="2026-01-01T00:00:00Z">
        <w:r>
          <w:delText xml:space="preserve">With the posterior</w:delText>
        </w:r>
      </w:del>
      <w:del w:id="94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of</w:delText>
        </w:r>
      </w:del>
      <w:del w:id="948" w:author="PR Preview" w:date="2026-01-01T00:00:00Z">
        <w:r>
          <w:delText xml:space="preserve"> </w:delText>
        </w:r>
      </w:del>
      <w:hyperlink w:anchor="exm-prior-posterior-figure">
        <w:del w:id="949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95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51" w:author="PR Preview" w:date="2026-01-01T00:00:00Z">
        <w:r>
          <w:t xml:space="preserve">With the posterior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$\operatorname{p}(\pi\mid \mathord{\smash[b]{\underset{\raise.3ex\hbox{$\scriptstyle\sim$}}{y}}\vphantom{y}})$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of</w:t>
        </w:r>
      </w:ins>
      <w:ins w:id="956" w:author="PR Preview" w:date="2026-01-01T00:00:00Z">
        <w:r>
          <w:t xml:space="preserve"> </w:t>
        </w:r>
      </w:ins>
      <w:hyperlink w:anchor="exm-prior-posterior-figure">
        <w:ins w:id="957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958" w:author="PR Preview" w:date="2026-01-01T00:00:00Z">
        <w:r>
          <w:t xml:space="preserve">,</w:t>
        </w:r>
      </w:ins>
    </w:p>
    <w:p>
      <w:pPr>
        <w:pStyle w:val="BodyText"/>
      </w:pPr>
      <w:ins w:id="959" w:author="PR Preview" w:date="2026-01-01T00:00:00Z">
        <w:r>
  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  </w:r>
      </w:ins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del w:id="960" w:author="PR Preview" w:date="2026-01-01T00:00:00Z">
        <w:r>
          <w:rPr>
            <w:b/>
            <w:bCs/>
          </w:rPr>
          <w:delText xml:space="preserve">Definition 18 (Test quantity)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rPr>
            <w:b/>
            <w:bCs/>
          </w:rPr>
          <w:delText xml:space="preserve">test quantity</w:delText>
        </w:r>
      </w:del>
      <w:del w:id="96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 a number computed from a data set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that summarizes an aspect of the data we want the model to reproduce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(Gelman et al. 2013, sec. 6.3, p. 145)</w:delText>
        </w:r>
      </w:del>
      <w:del w:id="972" w:author="PR Preview" w:date="2026-01-01T00:00:00Z">
        <w:r>
          <w:delText xml:space="preserve">.</w:delText>
        </w:r>
      </w:del>
    </w:p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Definition 18 (Test quantity)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rPr>
            <w:b/>
            <w:bCs/>
          </w:rPr>
          <w:t xml:space="preserve">test quantity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$T(\mathord{\smash[b]{\underset{\raise.3ex\hbox{$\scriptstyle\sim$}}{y}}\vphantom{y}})$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is a number computed from a data set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that summarizes an aspect of the data we want the model to reproduce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(Gelman et al. 2013, sec. 6.3, p. 145)</w:t>
        </w:r>
      </w:ins>
      <w:ins w:id="986" w:author="PR Preview" w:date="2026-01-01T00:00:00Z">
        <w:r>
          <w:t xml:space="preserve">.</w:t>
        </w:r>
      </w:ins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del w:id="987" w:author="PR Preview" w:date="2026-01-01T00:00:00Z">
        <w:r>
          <w:delText xml:space="preserve">the number of mothers who smoked,</w:delText>
        </w:r>
      </w:del>
      <w:del w:id="988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98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5"/>
        </w:numPr>
      </w:pPr>
      <w:del w:id="990" w:author="PR Preview" w:date="2026-01-01T00:00:00Z">
        <w:r>
          <w:delText xml:space="preserve">the spread of the smoking proportions across the three race groups,</w:delText>
        </w:r>
      </w:del>
      <w:del w:id="99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del w:id="992" w:author="PR Preview" w:date="2026-01-01T00:00:00Z">
        <w:r>
          <w:delText xml:space="preserve">,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where</w:delText>
        </w:r>
      </w:del>
      <w:del w:id="9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is the proportion of mothers in group</w:delText>
        </w:r>
      </w:del>
      <w:del w:id="998" w:author="PR Preview" w:date="2026-01-01T00:00:00Z">
        <w:r>
          <w:delText xml:space="preserve"> </w:delText>
        </w:r>
      </w:del>
      <m:oMath>
        <m:r>
          <m:t>g</m:t>
        </m:r>
      </m:oMath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who smoked.</w:delText>
        </w:r>
      </w:del>
    </w:p>
    <w:p>
      <w:pPr>
        <w:pStyle w:val="Compact"/>
        <w:numPr>
          <w:ilvl w:val="0"/>
          <w:numId w:val="1005"/>
        </w:numPr>
      </w:pPr>
      <w:ins w:id="1001" w:author="PR Preview" w:date="2026-01-01T00:00:00Z">
        <w:r>
          <w:t xml:space="preserve">the number of mothers who smoked,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$T_1(\mathord{\smash[b]{\underset{\raise.3ex\hbox{$\scriptstyle\sim$}}{y}}\vphantom{y}}) = \sum_{i=1}^ny_i$</w:t>
        </w:r>
      </w:ins>
      <w:ins w:id="100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005" w:author="PR Preview" w:date="2026-01-01T00:00:00Z">
        <w:r>
          <w:t xml:space="preserve">the spread of the smoking proportions across the three race groups,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$T_2(\mathord{\smash[b]{\underset{\raise.3ex\hbox{$\scriptstyle\sim$}}{y}}\vphantom{y}}) = \max_g \bar{y}_g - \min_g \bar{y}_g$</w:t>
        </w:r>
      </w:ins>
      <w:ins w:id="1008" w:author="PR Preview" w:date="2026-01-01T00:00:00Z">
        <w:r>
          <w:t xml:space="preserve">,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where</w:t>
        </w:r>
      </w:ins>
      <w:ins w:id="101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 the proportion of mothers in group</w:t>
        </w:r>
      </w:ins>
      <w:ins w:id="1014" w:author="PR Preview" w:date="2026-01-01T00:00:00Z">
        <w:r>
          <w:t xml:space="preserve"> </w:t>
        </w:r>
      </w:ins>
      <m:oMath>
        <m:r>
          <m:t>g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who smoked.</w:t>
        </w:r>
      </w:ins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del w:id="1017" w:author="PR Preview" w:date="2026-01-01T00:00:00Z">
        <w:r>
          <w:rPr>
            <w:b/>
            <w:bCs/>
          </w:rPr>
          <w:delText xml:space="preserve">Definition 19 (Prior predictive check)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rPr>
            <w:b/>
            <w:bCs/>
          </w:rPr>
          <w:delText xml:space="preserve">prior predictive check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compares a</w:delText>
        </w:r>
      </w:del>
      <w:del w:id="1024" w:author="PR Preview" w:date="2026-01-01T00:00:00Z">
        <w:r>
          <w:delText xml:space="preserve"> </w:delText>
        </w:r>
      </w:del>
      <w:hyperlink w:anchor="def-test-quantity">
        <w:del w:id="1025" w:author="PR Preview" w:date="2026-01-01T00:00:00Z">
          <w:r>
            <w:rPr>
              <w:rStyle w:val="Hyperlink"/>
            </w:rPr>
            <w:delText xml:space="preserve">test quantity</w:delText>
          </w:r>
        </w:del>
      </w:hyperlink>
      <w:del w:id="102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of the observed data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with the distribution of</w:delText>
        </w:r>
      </w:del>
      <w:del w:id="103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under the</w:delText>
        </w:r>
      </w:del>
      <w:del w:id="1034" w:author="PR Preview" w:date="2026-01-01T00:00:00Z">
        <w:r>
          <w:delText xml:space="preserve"> </w:delText>
        </w:r>
      </w:del>
      <w:hyperlink w:anchor="def-prior-predictive">
        <w:del w:id="1035" w:author="PR Preview" w:date="2026-01-01T00:00:00Z">
          <w:r>
            <w:rPr>
              <w:rStyle w:val="Hyperlink"/>
            </w:rPr>
            <w:delText xml:space="preserve">prior predictive distribution</w:delText>
          </w:r>
        </w:del>
      </w:hyperlink>
      <w:del w:id="1036" w:author="PR Preview" w:date="2026-01-01T00:00:00Z">
        <w:r>
          <w:delText xml:space="preserve">.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If the observed value would be very unlikely under that distribution,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the prior and the data disagree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(McElreath 2020, sec. 4.3.2, pp. 82-83)</w:delText>
        </w:r>
      </w:del>
      <w:del w:id="1043" w:author="PR Preview" w:date="2026-01-01T00:00:00Z">
        <w:r>
          <w:delText xml:space="preserve">.</w:delText>
        </w:r>
      </w:del>
    </w:p>
    <w:p>
      <w:pPr>
        <w:pStyle w:val="FirstParagraph"/>
      </w:pPr>
      <w:ins w:id="1044" w:author="PR Preview" w:date="2026-01-01T00:00:00Z">
        <w:r>
          <w:rPr>
            <w:b/>
            <w:bCs/>
          </w:rPr>
          <w:t xml:space="preserve">Definition 19 (Prior predictive check)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rPr>
            <w:b/>
            <w:bCs/>
          </w:rPr>
          <w:t xml:space="preserve">prior predictive check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compares a</w:t>
        </w:r>
      </w:ins>
      <w:ins w:id="1051" w:author="PR Preview" w:date="2026-01-01T00:00:00Z">
        <w:r>
          <w:t xml:space="preserve"> </w:t>
        </w:r>
      </w:ins>
      <w:hyperlink w:anchor="def-test-quantity">
        <w:ins w:id="1052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$T(\mathord{\smash[b]{\underset{\raise.3ex\hbox{$\scriptstyle\sim$}}{y}}\vphantom{y}})$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of the observed data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with the distribution of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$T(\mathord{\smash[b]{\underset{\raise.3ex\hbox{$\scriptstyle\sim$}}{Y}}\vphantom{Y}})$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under the</w:t>
        </w:r>
      </w:ins>
      <w:ins w:id="1063" w:author="PR Preview" w:date="2026-01-01T00:00:00Z">
        <w:r>
          <w:t xml:space="preserve"> </w:t>
        </w:r>
      </w:ins>
      <w:hyperlink w:anchor="def-prior-predictive">
        <w:ins w:id="1064" w:author="PR Preview" w:date="2026-01-01T00:00:00Z">
          <w:r>
            <w:rPr>
              <w:rStyle w:val="Hyperlink"/>
            </w:rPr>
            <w:t xml:space="preserve">prior predictive distribution</w:t>
          </w:r>
        </w:ins>
      </w:hyperlink>
      <w:ins w:id="1065" w:author="PR Preview" w:date="2026-01-01T00:00:00Z">
        <w:r>
          <w:t xml:space="preserve">.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If the observed value would be very unlikely under that distribution,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the prior and the data disagree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(McElreath 2020, sec. 4.3.2, pp. 82-83)</w:t>
        </w:r>
      </w:ins>
      <w:ins w:id="1072" w:author="PR Preview" w:date="2026-01-01T00:00:00Z">
        <w:r>
          <w:t xml:space="preserve">.</w:t>
        </w:r>
      </w:ins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del w:id="1073" w:author="PR Preview" w:date="2026-01-01T00:00:00Z">
        <w:r>
          <w:delText xml:space="preserve">For each prior,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we draw</w:delText>
        </w:r>
      </w:del>
      <w:del w:id="1076" w:author="PR Preview" w:date="2026-01-01T00:00:00Z">
        <w:r>
          <w:delText xml:space="preserve"> </w:delText>
        </w:r>
      </w:del>
      <m:oMath>
        <m:r>
          <m:t>π</m:t>
        </m:r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from the prior,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then draw a count of smokers</w:delText>
        </w:r>
      </w:del>
      <w:del w:id="108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among 189 mothers given that</w:delText>
        </w:r>
      </w:del>
      <w:del w:id="1084" w:author="PR Preview" w:date="2026-01-01T00:00:00Z">
        <w:r>
          <w:delText xml:space="preserve"> </w:delText>
        </w:r>
      </w:del>
      <m:oMath>
        <m:r>
          <m:t>π</m:t>
        </m:r>
      </m:oMath>
      <w:del w:id="1085" w:author="PR Preview" w:date="2026-01-01T00:00:00Z">
        <w:r>
          <w:delText xml:space="preserve">.</w:delText>
        </w:r>
      </w:del>
    </w:p>
    <w:p>
      <w:pPr>
        <w:pStyle w:val="FirstParagraph"/>
      </w:pPr>
      <w:ins w:id="1086" w:author="PR Preview" w:date="2026-01-01T00:00:00Z">
        <w:r>
          <w:t xml:space="preserve">For each prior,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we draw</w:t>
        </w:r>
      </w:ins>
      <w:ins w:id="1089" w:author="PR Preview" w:date="2026-01-01T00:00:00Z">
        <w:r>
          <w:t xml:space="preserve"> </w:t>
        </w:r>
      </w:ins>
      <m:oMath>
        <m:r>
          <m:t>π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from the prior,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then draw a count of smokers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$T_1(\mathord{\smash[b]{\underset{\raise.3ex\hbox{$\scriptstyle\sim$}}{Y}}\vphantom{Y}})$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among 189 mothers given that</w:t>
        </w:r>
      </w:ins>
      <w:ins w:id="1098" w:author="PR Preview" w:date="2026-01-01T00:00:00Z">
        <w:r>
          <w:t xml:space="preserve"> </w:t>
        </w:r>
      </w:ins>
      <m:oMath>
        <m:r>
          <m:t>π</m:t>
        </m:r>
      </m:oMath>
      <w:ins w:id="1099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del w:id="1100" w:author="PR Preview" w:date="2026-01-01T00:00:00Z">
        <w:r>
          <w:rPr>
            <w:b/>
            <w:bCs/>
          </w:rPr>
          <w:delText xml:space="preserve">Definition 20 (Posterior predictive check)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A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rPr>
            <w:b/>
            <w:bCs/>
          </w:rPr>
          <w:delText xml:space="preserve">posterior predictive check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compares a</w:delText>
        </w:r>
      </w:del>
      <w:del w:id="1107" w:author="PR Preview" w:date="2026-01-01T00:00:00Z">
        <w:r>
          <w:delText xml:space="preserve"> </w:delText>
        </w:r>
      </w:del>
      <w:hyperlink w:anchor="def-test-quantity">
        <w:del w:id="1108" w:author="PR Preview" w:date="2026-01-01T00:00:00Z">
          <w:r>
            <w:rPr>
              <w:rStyle w:val="Hyperlink"/>
            </w:rPr>
            <w:delText xml:space="preserve">test quantity</w:delText>
          </w:r>
        </w:del>
      </w:hyperlink>
      <w:del w:id="110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of the observed data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with the distribution of</w:delText>
        </w:r>
      </w:del>
      <w:del w:id="111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del w:id="1115" w:author="PR Preview" w:date="2026-01-01T00:00:00Z">
        <w:r>
          <w:delText xml:space="preserve">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where</w:delText>
        </w:r>
      </w:del>
      <w:del w:id="111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is a replicated data set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drawn from the</w:delText>
        </w:r>
      </w:del>
      <w:del w:id="1123" w:author="PR Preview" w:date="2026-01-01T00:00:00Z">
        <w:r>
          <w:delText xml:space="preserve"> </w:delText>
        </w:r>
      </w:del>
      <w:hyperlink w:anchor="def-posterior-predictive">
        <w:del w:id="1124" w:author="PR Preview" w:date="2026-01-01T00:00:00Z">
          <w:r>
            <w:rPr>
              <w:rStyle w:val="Hyperlink"/>
            </w:rPr>
            <w:delText xml:space="preserve">posterior predictive distribution</w:delText>
          </w:r>
        </w:del>
      </w:hyperlink>
      <w:del w:id="1125" w:author="PR Preview" w:date="2026-01-01T00:00:00Z">
        <w:r>
          <w:delText xml:space="preserve">.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If the model fits,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replicated data should look like the observed data,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so a systematic difference points to a way the model fails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(Gelman et al. 2013, sec. 6.3, pp. 143-145)</w:delText>
        </w:r>
      </w:del>
      <w:del w:id="1134" w:author="PR Preview" w:date="2026-01-01T00:00:00Z">
        <w:r>
          <w:delText xml:space="preserve">.</w:delText>
        </w:r>
      </w:del>
    </w:p>
    <w:p>
      <w:pPr>
        <w:pStyle w:val="BodyText"/>
      </w:pPr>
      <w:ins w:id="1135" w:author="PR Preview" w:date="2026-01-01T00:00:00Z">
        <w:r>
          <w:rPr>
            <w:b/>
            <w:bCs/>
          </w:rPr>
          <w:t xml:space="preserve">Definition 20 (Posterior predictive check)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rPr>
            <w:b/>
            <w:bCs/>
          </w:rPr>
          <w:t xml:space="preserve">posterior predictive check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compares a</w:t>
        </w:r>
      </w:ins>
      <w:ins w:id="1142" w:author="PR Preview" w:date="2026-01-01T00:00:00Z">
        <w:r>
          <w:t xml:space="preserve"> </w:t>
        </w:r>
      </w:ins>
      <w:hyperlink w:anchor="def-test-quantity">
        <w:ins w:id="1143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$T(\mathord{\smash[b]{\underset{\raise.3ex\hbox{$\scriptstyle\sim$}}{y}}\vphantom{y}})$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of the observed data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with the distribution of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$T(\mathord{\smash[b]{\underset{\raise.3ex\hbox{$\scriptstyle\sim$}}{Y}}\vphantom{Y}}^{\mathrm{rep}})$</w:t>
        </w:r>
      </w:ins>
      <w:ins w:id="1152" w:author="PR Preview" w:date="2026-01-01T00:00:00Z">
        <w:r>
          <w:t xml:space="preserve">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where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$\mathord{\smash[b]{\underset{\raise.3ex\hbox{$\scriptstyle\sim$}}{Y}}\vphantom{Y}}^{\mathrm{rep}}$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is a replicated data set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drawn from the</w:t>
        </w:r>
      </w:ins>
      <w:ins w:id="1161" w:author="PR Preview" w:date="2026-01-01T00:00:00Z">
        <w:r>
          <w:t xml:space="preserve"> </w:t>
        </w:r>
      </w:ins>
      <w:hyperlink w:anchor="def-posterior-predictive">
        <w:ins w:id="1162" w:author="PR Preview" w:date="2026-01-01T00:00:00Z">
          <w:r>
            <w:rPr>
              <w:rStyle w:val="Hyperlink"/>
            </w:rPr>
            <w:t xml:space="preserve">posterior predictive distribution</w:t>
          </w:r>
        </w:ins>
      </w:hyperlink>
      <w:ins w:id="1163" w:author="PR Preview" w:date="2026-01-01T00:00:00Z">
        <w:r>
          <w:t xml:space="preserve">.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If the model fits,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replicated data should look like the observed data,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 a systematic difference points to a way the model fails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(Gelman et al. 2013, sec. 6.3, pp. 143-145)</w:t>
        </w:r>
      </w:ins>
      <w:ins w:id="1172" w:author="PR Preview" w:date="2026-01-01T00:00:00Z">
        <w:r>
          <w:t xml:space="preserve">.</w:t>
        </w:r>
      </w:ins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del w:id="1173" w:author="PR Preview" w:date="2026-01-01T00:00:00Z">
        <w:r>
          <w:delText xml:space="preserve">For each data set,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we draw</w:delText>
        </w:r>
      </w:del>
      <w:del w:id="1176" w:author="PR Preview" w:date="2026-01-01T00:00:00Z">
        <w:r>
          <w:delText xml:space="preserve"> </w:delText>
        </w:r>
      </w:del>
      <m:oMath>
        <m:r>
          <m:t>π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from its posterior under the uniform prior,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draw a replicated data set</w:delText>
        </w:r>
      </w:del>
      <w:del w:id="118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of the same size given that</w:delText>
        </w:r>
      </w:del>
      <w:del w:id="1184" w:author="PR Preview" w:date="2026-01-01T00:00:00Z">
        <w:r>
          <w:delText xml:space="preserve"> </w:delText>
        </w:r>
      </w:del>
      <m:oMath>
        <m:r>
          <m:t>π</m:t>
        </m:r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and compute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del w:id="1189" w:author="PR Preview" w:date="2026-01-01T00:00:00Z">
        <w:r>
          <w:delText xml:space="preserve">,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4000 times.</w:delText>
        </w:r>
      </w:del>
    </w:p>
    <w:p>
      <w:pPr>
        <w:pStyle w:val="FirstParagraph"/>
      </w:pPr>
      <w:ins w:id="1192" w:author="PR Preview" w:date="2026-01-01T00:00:00Z">
        <w:r>
          <w:t xml:space="preserve">For each data set,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we draw</w:t>
        </w:r>
      </w:ins>
      <w:ins w:id="1195" w:author="PR Preview" w:date="2026-01-01T00:00:00Z">
        <w:r>
          <w:t xml:space="preserve"> </w:t>
        </w:r>
      </w:ins>
      <m:oMath>
        <m:r>
          <m:t>π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from its posterior under the uniform prior,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draw a replicated data set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$\mathord{\smash[b]{\underset{\raise.3ex\hbox{$\scriptstyle\sim$}}{Y}}\vphantom{Y}}^{\mathrm{rep}}$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of the same size given that</w:t>
        </w:r>
      </w:ins>
      <w:ins w:id="1204" w:author="PR Preview" w:date="2026-01-01T00:00:00Z">
        <w:r>
          <w:t xml:space="preserve"> </w:t>
        </w:r>
      </w:ins>
      <m:oMath>
        <m:r>
          <m:t>π</m:t>
        </m:r>
      </m:oMath>
      <w:ins w:id="1205" w:author="PR Preview" w:date="2026-01-01T00:00:00Z">
        <w:r>
          <w:t xml:space="preserve">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and compute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$T_2(\mathord{\smash[b]{\underset{\raise.3ex\hbox{$\scriptstyle\sim$}}{Y}}\vphantom{Y}}^{\mathrm{rep}})$</w:t>
        </w:r>
      </w:ins>
      <w:ins w:id="1210" w:author="PR Preview" w:date="2026-01-01T00:00:00Z">
        <w:r>
          <w:t xml:space="preserve">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4000 times.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13" w:author="PR Preview" w:date="2026-01-01T00:00:00Z">
        <w:r>
          <w:delText xml:space="preserve">where the probability is over</w:delText>
        </w:r>
      </w:del>
      <w:del w:id="1214" w:author="PR Preview" w:date="2026-01-01T00:00:00Z">
        <w:r>
          <w:delText xml:space="preserve"> </w:delText>
        </w:r>
      </w:del>
      <m:oMath>
        <m:r>
          <m:t>θ</m:t>
        </m:r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drawn from its</w:delText>
        </w:r>
      </w:del>
      <w:del w:id="1217" w:author="PR Preview" w:date="2026-01-01T00:00:00Z">
        <w:r>
          <w:delText xml:space="preserve"> </w:delText>
        </w:r>
      </w:del>
      <w:hyperlink w:anchor="def-posterior">
        <w:del w:id="1218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and</w:delText>
        </w:r>
      </w:del>
      <w:del w:id="12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drawn from the model given</w:delText>
        </w:r>
      </w:del>
      <w:del w:id="1224" w:author="PR Preview" w:date="2026-01-01T00:00:00Z">
        <w:r>
          <w:delText xml:space="preserve"> </w:delText>
        </w:r>
      </w:del>
      <m:oMath>
        <m:r>
          <m:t>θ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(Gelman et al. 2013, sec. 6.3, p. 146)</w:delText>
        </w:r>
      </w:del>
      <w:del w:id="1227" w:author="PR Preview" w:date="2026-01-01T00:00:00Z">
        <w:r>
          <w:delText xml:space="preserve">.</w:delText>
        </w:r>
      </w:del>
    </w:p>
    <w:p>
      <w:pPr>
        <w:pStyle w:val="BodyText"/>
      </w:pPr>
      <w:ins w:id="1228" w:author="PR Preview" w:date="2026-01-01T00:00:00Z">
        <w:r>
  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  </w:r>
      </w:ins>
    </w:p>
    <w:p>
      <w:pPr>
        <w:pStyle w:val="FirstParagraph"/>
      </w:pPr>
      <w:ins w:id="1229" w:author="PR Preview" w:date="2026-01-01T00:00:00Z">
        <w:r>
          <w:t xml:space="preserve">where the probability is over</w:t>
        </w:r>
      </w:ins>
      <w:ins w:id="1230" w:author="PR Preview" w:date="2026-01-01T00:00:00Z">
        <w:r>
          <w:t xml:space="preserve"> </w:t>
        </w:r>
      </w:ins>
      <m:oMath>
        <m:r>
          <m:t>θ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drawn from its</w:t>
        </w:r>
      </w:ins>
      <w:ins w:id="1233" w:author="PR Preview" w:date="2026-01-01T00:00:00Z">
        <w:r>
          <w:t xml:space="preserve"> </w:t>
        </w:r>
      </w:ins>
      <w:hyperlink w:anchor="def-posterior">
        <w:ins w:id="1234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and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$\mathord{\smash[b]{\underset{\raise.3ex\hbox{$\scriptstyle\sim$}}{Y}}\vphantom{Y}}^{\mathrm{rep}}$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drawn from the model given</w:t>
        </w:r>
      </w:ins>
      <w:ins w:id="1241" w:author="PR Preview" w:date="2026-01-01T00:00:00Z">
        <w:r>
          <w:t xml:space="preserve"> </w:t>
        </w:r>
      </w:ins>
      <m:oMath>
        <m:r>
          <m:t>θ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(Gelman et al. 2013, sec. 6.3, p. 146)</w:t>
        </w:r>
      </w:ins>
      <w:ins w:id="1244" w:author="PR Preview" w:date="2026-01-01T00:00:00Z">
        <w:r>
          <w:t xml:space="preserve">.</w:t>
        </w:r>
      </w:ins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2026-10-17T01:14:20Z</dcterms:created>
  <dcterms:modified xsi:type="dcterms:W3CDTF">2026-10-17T01:14:20Z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