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del w:id="3" w:author="PR Preview" w:date="2026-01-01T00:00:00Z">
        <w:r>
          <w:delText xml:space="preserve">For a binary outcome</w:delText>
        </w:r>
      </w:del>
      <w:del w:id="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with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</w:delText>
        </w:r>
      </w:del>
      <w:del w:id="11" w:author="PR Preview" w:date="2026-01-01T00:00:00Z">
        <w:r>
          <w:delText xml:space="preserve"> </w:delText>
        </w:r>
      </w:del>
      <w:hyperlink r:id="rId15">
        <w:del w:id="12" w:author="PR Preview" w:date="2026-01-01T00:00:00Z">
          <w:r>
            <w:rPr>
              <w:rStyle w:val="Hyperlink"/>
            </w:rPr>
            <w:delText xml:space="preserve">logistic regression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model,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 Bayesian analysis places a prior on the coefficient vector</w:delText>
        </w:r>
      </w:del>
      <w:del w:id="1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samples the posterior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by MCMC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(Dobson and Barnett 2018, chap. 14, p. 318)</w:delText>
        </w:r>
      </w:del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Each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summarized by the mean and quantiles of its draws.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No large-sample Gaussian approximation is needed: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 credible interval is read directly from the posterior quantiles,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and the posterior of an odds ratio</w:delText>
        </w:r>
      </w:del>
      <w:del w:id="37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or of any other function of</w:delText>
        </w:r>
      </w:del>
      <w:del w:id="41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is obtained by transforming the draws.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For a video introduction, see Richard McElreath’s lecture</w:delText>
        </w:r>
      </w:del>
      <w:del w:id="47" w:author="PR Preview" w:date="2026-01-01T00:00:00Z">
        <w:r>
          <w:delText xml:space="preserve"> </w:delText>
        </w:r>
      </w:del>
      <w:hyperlink r:id="rId16">
        <w:del w:id="48" w:author="PR Preview" w:date="2026-01-01T00:00:00Z">
          <w:r>
            <w:rPr>
              <w:rStyle w:val="Hyperlink"/>
              <w:i/>
              <w:iCs/>
            </w:rPr>
            <w:delText xml:space="preserve">Modeling Events</w:delText>
          </w:r>
        </w:del>
      </w:hyperlink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(Statistical Rethinking 2026, Lecture A09).</w:delText>
        </w:r>
      </w:del>
    </w:p>
    <w:p>
      <w:pPr>
        <w:pStyle w:val="FirstParagraph"/>
      </w:pPr>
      <w:ins w:id="51" w:author="PR Preview" w:date="2026-01-01T00:00:00Z">
        <w:r>
          <w:t xml:space="preserve">For a binary outcome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with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$\operatorname{logit}(\pi_i) = \mathord{\smash[b]{\underset{\raise.3ex\hbox{$\scriptstyle\sim$}}{x}}\vphantom{x}}_i \cdot \mathord{\smash[b]{\underset{\raise.3ex\hbox{$\scriptstyle\sim$}}{\beta}}\vphantom{\beta}}$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</w:t>
        </w:r>
      </w:ins>
      <w:ins w:id="60" w:author="PR Preview" w:date="2026-01-01T00:00:00Z">
        <w:r>
          <w:t xml:space="preserve"> </w:t>
        </w:r>
      </w:ins>
      <w:hyperlink r:id="rId15">
        <w:ins w:id="61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model,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 Bayesian analysis places a prior on the coefficient vector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$\mathord{\smash[b]{\underset{\raise.3ex\hbox{$\scriptstyle\sim$}}{\beta}}\vphantom{\beta}}$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 samples the posterior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$\operatorname{p}(\mathord{\smash[b]{\underset{\raise.3ex\hbox{$\scriptstyle\sim$}}{\beta}}\vphantom{\beta}}\mid \mathord{\smash[b]{\underset{\raise.3ex\hbox{$\scriptstyle\sim$}}{y}}\vphantom{y}})$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by MCMC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(Dobson and Barnett 2018, chap. 14, p. 318)</w:t>
        </w:r>
      </w:ins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Each</w:t>
        </w:r>
      </w:ins>
      <w:ins w:id="7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summarized by the mean and quantiles of its draws.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No large-sample Gaussian approximation is needed: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 credible interval is read directly from the posterior quantiles,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 the posterior of an odds ratio</w:t>
        </w:r>
      </w:ins>
      <w:ins w:id="88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or of any other function of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$\mathord{\smash[b]{\underset{\raise.3ex\hbox{$\scriptstyle\sim$}}{\beta}}\vphantom{\beta}}$</w:t>
        </w:r>
      </w:ins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obtained by transforming the draws.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For a video introduction, see Richard McElreath’s lecture</w:t>
        </w:r>
      </w:ins>
      <w:ins w:id="99" w:author="PR Preview" w:date="2026-01-01T00:00:00Z">
        <w:r>
          <w:t xml:space="preserve"> </w:t>
        </w:r>
      </w:ins>
      <w:hyperlink r:id="rId16">
        <w:ins w:id="100" w:author="PR Preview" w:date="2026-01-01T00:00:00Z">
          <w:r>
            <w:rPr>
              <w:rStyle w:val="Hyperlink"/>
              <w:i/>
              <w:iCs/>
            </w:rPr>
            <w:t xml:space="preserve">Modeling Events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(Statistical Rethinking 2026, Lecture A09).</w:t>
        </w:r>
      </w:ins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del w:id="103" w:author="PR Preview" w:date="2026-01-01T00:00:00Z">
        <w:r>
          <w:rPr>
            <w:b/>
            <w:bCs/>
          </w:rPr>
          <w:delText xml:space="preserve">Definition 1 (Posterior model probability)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Let</w:delText>
        </w:r>
      </w:del>
      <w:del w:id="106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be candidate models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with prior probabilities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summing to 1,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 let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be the</w:delText>
        </w:r>
      </w:del>
      <w:del w:id="119" w:author="PR Preview" w:date="2026-01-01T00:00:00Z">
        <w:r>
          <w:delText xml:space="preserve"> </w:delText>
        </w:r>
      </w:del>
      <w:hyperlink r:id="rId31">
        <w:del w:id="120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of the data under model</w:delText>
        </w:r>
      </w:del>
      <w:del w:id="123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k</m:t>
            </m:r>
          </m:sub>
        </m:sSub>
      </m:oMath>
      <w:del w:id="124" w:author="PR Preview" w:date="2026-01-01T00:00:00Z">
        <w:r>
          <w:delText xml:space="preserve">.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The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rPr>
            <w:b/>
            <w:bCs/>
          </w:rPr>
          <w:delText xml:space="preserve">posterior model probability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of</w:delText>
        </w:r>
      </w:del>
      <w:del w:id="131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k</m:t>
            </m:r>
          </m:sub>
        </m:sSub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Definition 1 (Posterior model probability)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Let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be candidate models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with prior probabilities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summing to 1,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let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$\operatorname{p}(\mathord{\smash[b]{\underset{\raise.3ex\hbox{$\scriptstyle\sim$}}{y}}\vphantom{y}}\mid M_k)$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be the</w:t>
        </w:r>
      </w:ins>
      <w:ins w:id="151" w:author="PR Preview" w:date="2026-01-01T00:00:00Z">
        <w:r>
          <w:t xml:space="preserve"> </w:t>
        </w:r>
      </w:ins>
      <w:hyperlink r:id="rId31">
        <w:ins w:id="152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of the data under model</w:t>
        </w:r>
      </w:ins>
      <w:ins w:id="155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</m:oMath>
      <w:ins w:id="156" w:author="PR Preview" w:date="2026-01-01T00:00:00Z">
        <w:r>
          <w:t xml:space="preserve">.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The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rPr>
            <w:b/>
            <w:bCs/>
          </w:rPr>
          <w:t xml:space="preserve">posterior model probability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of</w:t>
        </w:r>
      </w:ins>
      <w:ins w:id="163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</w:t>
        </w:r>
      </w:ins>
    </w:p>
    <w:p>
      <w:pPr>
        <w:pStyle w:val="BodyText"/>
      </w:pPr>
      <w:ins w:id="166" w:author="PR Preview" w:date="2026-01-01T00:00:00Z">
        <w:r>
  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  </w:r>
      </w:ins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del w:id="167" w:author="PR Preview" w:date="2026-01-01T00:00:00Z">
        <w:r>
          <w:delText xml:space="preserve">and marginal likelihoods</w:delText>
        </w:r>
      </w:del>
      <w:del w:id="16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</w:delText>
        </w:r>
      </w:del>
      <w:del w:id="17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have posterior probabilities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del w:id="174" w:author="PR Preview" w:date="2026-01-01T00:00:00Z">
        <w:r>
          <w:delText xml:space="preserve">and</w:delText>
        </w:r>
      </w:del>
      <w:del w:id="17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del w:id="176" w:author="PR Preview" w:date="2026-01-01T00:00:00Z">
        <w:r>
          <w:delText xml:space="preserve">.</w:delText>
        </w:r>
      </w:del>
    </w:p>
    <w:p>
      <w:pPr>
        <w:pStyle w:val="BodyText"/>
      </w:pPr>
      <w:del w:id="177" w:author="PR Preview" w:date="2026-01-01T00:00:00Z">
        <w:r>
          <w:rPr>
            <w:b/>
            <w:bCs/>
          </w:rPr>
          <w:delText xml:space="preserve">Definition 2 (Bayesian model averaging)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 the</w:delText>
        </w:r>
      </w:del>
      <w:del w:id="180" w:author="PR Preview" w:date="2026-01-01T00:00:00Z">
        <w:r>
          <w:delText xml:space="preserve"> </w:delText>
        </w:r>
      </w:del>
      <w:hyperlink w:anchor="def-posterior-model-probability">
        <w:del w:id="181" w:author="PR Preview" w:date="2026-01-01T00:00:00Z">
          <w:r>
            <w:rPr>
              <w:rStyle w:val="Hyperlink"/>
            </w:rPr>
            <w:delText xml:space="preserve">posterior model probabilities</w:delText>
          </w:r>
        </w:del>
      </w:hyperlink>
      <w:del w:id="18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of candidate models</w:delText>
        </w:r>
      </w:del>
      <w:del w:id="185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del w:id="186" w:author="PR Preview" w:date="2026-01-01T00:00:00Z">
        <w:r>
          <w:delText xml:space="preserve">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rPr>
            <w:b/>
            <w:bCs/>
          </w:rPr>
          <w:delText xml:space="preserve">Bayesian model averaging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estimates a quantity</w:delText>
        </w:r>
      </w:del>
      <w:del w:id="19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that has the same meaning in every model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by its posterior distribution averaged over the models: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96" w:author="PR Preview" w:date="2026-01-01T00:00:00Z">
        <w:r>
          <w:t xml:space="preserve">and marginal likelihoods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$\operatorname{p}(\mathord{\smash[b]{\underset{\raise.3ex\hbox{$\scriptstyle\sim$}}{y}}\vphantom{y}}\mid M_1) = 0.02$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$\operatorname{p}(\mathord{\smash[b]{\underset{\raise.3ex\hbox{$\scriptstyle\sim$}}{y}}\vphantom{y}}\mid M_2) = 0.06$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have posterior probabilities</w:t>
        </w:r>
      </w:ins>
    </w:p>
    <w:p>
      <w:pPr>
        <w:pStyle w:val="BodyText"/>
      </w:pPr>
      <w:ins w:id="205" w:author="PR Preview" w:date="2026-01-01T00:00:00Z">
        <w:r>
          <w:t xml:space="preserve">$$
    \begin{aligned}
      \operatorname{p}(M_1 \mid \mathord{\smash[b]{\underset{\raise.3ex\hbox{$\scriptstyle\sim$}}{y}}\vphantom{y}}) &amp;= 0.01 / (0.01 + 0.03) \\
      &amp;= 0.25
    \end{aligned}
    $$</w:t>
        </w:r>
      </w:ins>
    </w:p>
    <w:p>
      <w:pPr>
        <w:pStyle w:val="FirstParagraph"/>
      </w:pPr>
      <w:ins w:id="206" w:author="PR Preview" w:date="2026-01-01T00:00:00Z">
        <w:r>
          <w:t xml:space="preserve">and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$\operatorname{p}(M_2 \mid \mathord{\smash[b]{\underset{\raise.3ex\hbox{$\scriptstyle\sim$}}{y}}\vphantom{y}}) = 0.75$</w:t>
        </w:r>
      </w:ins>
      <w:ins w:id="209" w:author="PR Preview" w:date="2026-01-01T00:00:00Z">
        <w:r>
          <w:t xml:space="preserve">.</w:t>
        </w:r>
      </w:ins>
    </w:p>
    <w:bookmarkEnd w:id="33"/>
    <w:bookmarkStart w:id="34" w:name="def-bma"/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Definition 2 (Bayesian model averaging)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With the</w:t>
        </w:r>
      </w:ins>
      <w:ins w:id="213" w:author="PR Preview" w:date="2026-01-01T00:00:00Z">
        <w:r>
          <w:t xml:space="preserve"> </w:t>
        </w:r>
      </w:ins>
      <w:hyperlink w:anchor="def-posterior-model-probability">
        <w:ins w:id="214" w:author="PR Preview" w:date="2026-01-01T00:00:00Z">
          <w:r>
            <w:rPr>
              <w:rStyle w:val="Hyperlink"/>
            </w:rPr>
            <w:t xml:space="preserve">posterior model probabilities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$\operatorname{p}(M_k \mid \mathord{\smash[b]{\underset{\raise.3ex\hbox{$\scriptstyle\sim$}}{y}}\vphantom{y}})$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candidate models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rPr>
            <w:b/>
            <w:bCs/>
          </w:rPr>
          <w:t xml:space="preserve">Bayesian model averaging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estimates a quantity</w:t>
        </w:r>
      </w:ins>
      <w:ins w:id="225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that has the same meaning in every model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by its posterior distribution averaged over the models:</w:t>
        </w:r>
      </w:ins>
    </w:p>
    <w:p>
      <w:pPr>
        <w:pStyle w:val="BodyText"/>
      </w:pPr>
      <w:ins w:id="230" w:author="PR Preview" w:date="2026-01-01T00:00:00Z">
        <w:r>
  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  </w:r>
      </w:ins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231" w:author="PR Preview" w:date="2026-01-01T00:00:00Z">
        <w:r>
  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  </w:r>
      </w:ins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2026-10-17T01:13:42Z</dcterms:created>
  <dcterms:modified xsi:type="dcterms:W3CDTF">2026-10-17T01:13:42Z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