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2 (Covariance of an unbiased estimator with the score)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have density</w:delText>
        </w:r>
      </w:del>
      <w:del w:id="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for a scalar parameter</w:delText>
        </w:r>
      </w:del>
      <w:del w:id="12" w:author="PR Preview" w:date="2026-01-01T00:00:00Z">
        <w:r>
          <w:delText xml:space="preserve"> </w:delText>
        </w:r>
      </w:del>
      <m:oMath>
        <m:r>
          <m:t>θ</m:t>
        </m:r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under the assumptions of</w:delText>
        </w:r>
      </w:del>
      <w:del w:id="16" w:author="PR Preview" w:date="2026-01-01T00:00:00Z">
        <w:r>
          <w:delText xml:space="preserve"> </w:delText>
        </w:r>
      </w:del>
      <w:hyperlink r:id="rId42">
        <w:del w:id="17" w:author="PR Preview" w:date="2026-01-01T00:00:00Z">
          <w:r>
            <w:rPr>
              <w:rStyle w:val="Hyperlink"/>
            </w:rPr>
            <w:delText xml:space="preserve">the exercise on the mean of the score</w:delText>
          </w:r>
        </w:del>
      </w:hyperlink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and let</w:delText>
        </w:r>
      </w:del>
      <w:del w:id="2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be an</w:delText>
        </w:r>
      </w:del>
      <w:del w:id="24" w:author="PR Preview" w:date="2026-01-01T00:00:00Z">
        <w:r>
          <w:delText xml:space="preserve"> </w:delText>
        </w:r>
      </w:del>
      <w:hyperlink r:id="rId14">
        <w:del w:id="25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estimator of</w:delText>
        </w:r>
      </w:del>
      <w:del w:id="28" w:author="PR Preview" w:date="2026-01-01T00:00:00Z">
        <w:r>
          <w:delText xml:space="preserve"> </w:delText>
        </w:r>
      </w:del>
      <m:oMath>
        <m:r>
          <m:t>θ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with finite variance.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Show that the covariance of</w:delText>
        </w:r>
      </w:del>
      <w:del w:id="3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with the</w:delText>
        </w:r>
      </w:del>
      <w:del w:id="36" w:author="PR Preview" w:date="2026-01-01T00:00:00Z">
        <w:r>
          <w:delText xml:space="preserve"> </w:delText>
        </w:r>
      </w:del>
      <w:hyperlink r:id="rId43">
        <w:del w:id="37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38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equals 1.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Assume the derivative of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with respect to</w:delText>
        </w:r>
      </w:del>
      <w:del w:id="46" w:author="PR Preview" w:date="2026-01-01T00:00:00Z">
        <w:r>
          <w:delText xml:space="preserve"> </w:delText>
        </w:r>
      </w:del>
      <m:oMath>
        <m:r>
          <m:t>θ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can be taken inside the integral.</w:delText>
        </w:r>
      </w:del>
    </w:p>
    <w:p>
      <w:pPr>
        <w:pStyle w:val="FirstParagraph"/>
      </w:pPr>
      <w:ins w:id="49" w:author="PR Preview" w:date="2026-01-01T00:00:00Z">
        <w:r>
          <w:rPr>
            <w:b/>
            <w:bCs/>
          </w:rPr>
          <w:t xml:space="preserve">Exercise 2 (Covariance of an unbiased estimator with the score)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Let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$\mathord{\smash[b]{\underset{\raise.3ex\hbox{$\scriptstyle\sim$}}{X}}\vphantom{X}}$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have density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$\operatorname{p}(\mathord{\smash[b]{\underset{\raise.3ex\hbox{$\scriptstyle\sim$}}{x}}\vphantom{x}}\mid \theta)$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for a scalar parameter</w:t>
        </w:r>
      </w:ins>
      <w:ins w:id="60" w:author="PR Preview" w:date="2026-01-01T00:00:00Z">
        <w:r>
          <w:t xml:space="preserve"> </w:t>
        </w:r>
      </w:ins>
      <m:oMath>
        <m:r>
          <m:t>θ</m:t>
        </m:r>
      </m:oMath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under the assumptions of</w:t>
        </w:r>
      </w:ins>
      <w:ins w:id="64" w:author="PR Preview" w:date="2026-01-01T00:00:00Z">
        <w:r>
          <w:t xml:space="preserve"> </w:t>
        </w:r>
      </w:ins>
      <w:hyperlink r:id="rId42">
        <w:ins w:id="65" w:author="PR Preview" w:date="2026-01-01T00:00:00Z">
          <w:r>
            <w:rPr>
              <w:rStyle w:val="Hyperlink"/>
            </w:rPr>
            <w:t xml:space="preserve">the exercise on the mean of the score</w:t>
          </w:r>
        </w:ins>
      </w:hyperlink>
      <w:ins w:id="66" w:author="PR Preview" w:date="2026-01-01T00:00:00Z">
        <w:r>
          <w:t xml:space="preserve">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and let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$\hat{\theta}= \hat{\theta}(\mathord{\smash[b]{\underset{\raise.3ex\hbox{$\scriptstyle\sim$}}{X}}\vphantom{X}})$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be an</w:t>
        </w:r>
      </w:ins>
      <w:ins w:id="73" w:author="PR Preview" w:date="2026-01-01T00:00:00Z">
        <w:r>
          <w:t xml:space="preserve"> </w:t>
        </w:r>
      </w:ins>
      <w:hyperlink r:id="rId14">
        <w:ins w:id="74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estimator of</w:t>
        </w:r>
      </w:ins>
      <w:ins w:id="77" w:author="PR Preview" w:date="2026-01-01T00:00:00Z">
        <w:r>
          <w:t xml:space="preserve"> </w:t>
        </w:r>
      </w:ins>
      <m:oMath>
        <m:r>
          <m:t>θ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with finite variance.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Show that the covariance of</w:t>
        </w:r>
      </w:ins>
      <w:ins w:id="8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with the</w:t>
        </w:r>
      </w:ins>
      <w:ins w:id="85" w:author="PR Preview" w:date="2026-01-01T00:00:00Z">
        <w:r>
          <w:t xml:space="preserve"> </w:t>
        </w:r>
      </w:ins>
      <w:hyperlink r:id="rId43">
        <w:ins w:id="86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$\ell'(\mathord{\smash[b]{\underset{\raise.3ex\hbox{$\scriptstyle\sim$}}{X}}\vphantom{X}}\mid \theta)$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equals 1.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Assume the derivative of</w:t>
        </w:r>
      </w:ins>
      <w:ins w:id="9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with respect to</w:t>
        </w:r>
      </w:ins>
      <w:ins w:id="96" w:author="PR Preview" w:date="2026-01-01T00:00:00Z">
        <w:r>
          <w:t xml:space="preserve"> </w:t>
        </w:r>
      </w:ins>
      <m:oMath>
        <m:r>
          <m:t>θ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can be taken inside the integral.</w:t>
        </w:r>
      </w:ins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99" w:author="PR Preview" w:date="2026-01-01T00:00:00Z">
        <w:r>
  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  </w:r>
      </w:ins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BodyText"/>
      </w:pPr>
      <w:bookmarkStart w:id="47" w:name="eq-cov-estimator-score"/>
      <w:ins w:id="100" w:author="PR Preview" w:date="2026-01-01T00:00:00Z">
        <w:r>
          <w:t xml:space="preserve">$$
    \operatorname{Cov}\mathopen{}\left(\hat{\theta}, \ell'(\mathord{\smash[b]{\underset{\raise.3ex\hbox{$\scriptstyle\sim$}}{X}}\vphantom{X}}\mid \theta)\right)\mathclose{} = 1
     \qquad(4)$$</w:t>
        </w:r>
      </w:ins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2026-10-17T01:16:36Z</dcterms:created>
  <dcterms:modified xsi:type="dcterms:W3CDTF">2026-10-17T01:16:36Z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