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(Data 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data set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finite collection of</w:delText>
        </w:r>
      </w:del>
      <w:del w:id="10" w:author="PR Preview" w:date="2026-01-01T00:00:00Z">
        <w:r>
          <w:delText xml:space="preserve"> </w:delText>
        </w:r>
      </w:del>
      <m:oMath>
        <m:r>
          <m:t>n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labelled observations,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that is,</w:delText>
        </w:r>
      </w:del>
      <w:del w:id="15" w:author="PR Preview" w:date="2026-01-01T00:00:00Z">
        <w:r>
          <w:delText xml:space="preserve"> </w:delText>
        </w:r>
      </w:del>
      <m:oMath>
        <m:r>
          <m:t>n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pairs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where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is an input vector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 the corresponding outcome:</w:delText>
        </w:r>
      </w:del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ins w:id="30" w:author="PR Preview" w:date="2026-01-01T00:00:00Z">
        <w:r>
          <w:rPr>
            <w:b/>
            <w:bCs/>
          </w:rPr>
          <w:t xml:space="preserve">Definition 1 (Data set)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b/>
            <w:bCs/>
          </w:rPr>
          <w:t xml:space="preserve">data set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is a finite collection of</w:t>
        </w:r>
      </w:ins>
      <w:ins w:id="37" w:author="PR Preview" w:date="2026-01-01T00:00:00Z">
        <w:r>
          <w:t xml:space="preserve"> </w:t>
        </w:r>
      </w:ins>
      <m:oMath>
        <m:r>
          <m:t>n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labelled observations,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that is,</w:t>
        </w:r>
      </w:ins>
      <w:ins w:id="42" w:author="PR Preview" w:date="2026-01-01T00:00:00Z">
        <w:r>
          <w:t xml:space="preserve"> </w:t>
        </w:r>
      </w:ins>
      <m:oMath>
        <m:r>
          <m:t>n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pairs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$(\mathord{\smash[b]{\underset{\raise.3ex\hbox{$\scriptstyle\sim$}}{x}}\vphantom{x}}_i, y_i)$</w:t>
        </w:r>
      </w:ins>
      <w:ins w:id="47" w:author="PR Preview" w:date="2026-01-01T00:00:00Z">
        <w:r>
          <w:t xml:space="preserve">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where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$\mathord{\smash[b]{\underset{\raise.3ex\hbox{$\scriptstyle\sim$}}{x}}\vphantom{x}}_i$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an input vector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</w:t>
        </w:r>
      </w:ins>
      <w:ins w:id="5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 the corresponding outcome:</w:t>
        </w:r>
      </w:ins>
    </w:p>
    <w:p>
      <w:pPr>
        <w:pStyle w:val="BodyText"/>
      </w:pPr>
      <w:bookmarkStart w:id="9" w:name="eq-data-set"/>
      <w:ins w:id="59" w:author="PR Preview" w:date="2026-01-01T00:00:00Z">
        <w:r>
          <w:t xml:space="preserve">$$
    \mathcal{D}\stackrel{\text{def}}{=}\mathopen{}\left\{(\mathord{\smash[b]{\underset{\raise.3ex\hbox{$\scriptstyle\sim$}}{x}}\vphantom{x}}_i, y_i) : i = 1, \ldots, n\right\}\mathclose{} .
     \qquad(1)$$</w:t>
        </w:r>
      </w:ins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del w:id="60" w:author="PR Preview" w:date="2026-01-01T00:00:00Z">
        <w:r>
          <w:rPr>
            <w:b/>
            <w:bCs/>
          </w:rPr>
          <w:delText xml:space="preserve">Definition 2 (Input matrix)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The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rPr>
            <w:b/>
            <w:bCs/>
          </w:rPr>
          <w:delText xml:space="preserve">input matrix</w:delText>
        </w:r>
      </w:del>
      <w:del w:id="6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 a</w:delText>
        </w:r>
      </w:del>
      <w:del w:id="68" w:author="PR Preview" w:date="2026-01-01T00:00:00Z">
        <w:r>
          <w:delText xml:space="preserve"> </w:delText>
        </w:r>
      </w:del>
      <w:hyperlink w:anchor="def-data-set">
        <w:del w:id="69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7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stacks the</w:delText>
        </w:r>
      </w:del>
      <w:del w:id="73" w:author="PR Preview" w:date="2026-01-01T00:00:00Z">
        <w:r>
          <w:delText xml:space="preserve"> </w:delText>
        </w:r>
      </w:del>
      <m:oMath>
        <m:r>
          <m:t>n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inputs</w:delText>
        </w:r>
      </w:del>
      <w:del w:id="7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as rows,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with one column for each of the</w:delText>
        </w:r>
      </w:del>
      <w:del w:id="81" w:author="PR Preview" w:date="2026-01-01T00:00:00Z">
        <w:r>
          <w:delText xml:space="preserve"> </w:delText>
        </w:r>
      </w:del>
      <m:oMath>
        <m:r>
          <m:t>p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input variables:</w:delText>
        </w:r>
      </w:del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p>
      <w:pPr>
        <w:pStyle w:val="FirstParagraph"/>
      </w:pPr>
      <w:del w:id="84" w:author="PR Preview" w:date="2026-01-01T00:00:00Z">
        <w:r>
          <w:rPr>
            <w:b/>
            <w:bCs/>
          </w:rPr>
          <w:delText xml:space="preserve">Definition 3 (Outcome vector)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The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rPr>
            <w:b/>
            <w:bCs/>
          </w:rPr>
          <w:delText xml:space="preserve">outcome vector</w:delText>
        </w:r>
      </w:del>
      <w:del w:id="8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of a</w:delText>
        </w:r>
      </w:del>
      <w:del w:id="92" w:author="PR Preview" w:date="2026-01-01T00:00:00Z">
        <w:r>
          <w:delText xml:space="preserve"> </w:delText>
        </w:r>
      </w:del>
      <w:hyperlink w:anchor="def-data-set">
        <w:del w:id="93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stacks its</w:delText>
        </w:r>
      </w:del>
      <w:del w:id="97" w:author="PR Preview" w:date="2026-01-01T00:00:00Z">
        <w:r>
          <w:delText xml:space="preserve"> </w:delText>
        </w:r>
      </w:del>
      <m:oMath>
        <m:r>
          <m:t>n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outcomes</w:delText>
        </w:r>
      </w:del>
      <w:del w:id="10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01" w:author="PR Preview" w:date="2026-01-01T00:00:00Z">
        <w:r>
          <w:delText xml:space="preserve">:</w:delText>
        </w:r>
      </w:del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BodyText"/>
      </w:pPr>
      <w:ins w:id="102" w:author="PR Preview" w:date="2026-01-01T00:00:00Z">
        <w:r>
          <w:rPr>
            <w:b/>
            <w:bCs/>
          </w:rPr>
          <w:t xml:space="preserve">Definition 2 (Input matrix)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input matrix</w:t>
        </w:r>
      </w:ins>
      <w:ins w:id="10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a</w:t>
        </w:r>
      </w:ins>
      <w:ins w:id="110" w:author="PR Preview" w:date="2026-01-01T00:00:00Z">
        <w:r>
          <w:t xml:space="preserve"> </w:t>
        </w:r>
      </w:ins>
      <w:hyperlink w:anchor="def-data-set">
        <w:ins w:id="111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stacks the</w:t>
        </w:r>
      </w:ins>
      <w:ins w:id="115" w:author="PR Preview" w:date="2026-01-01T00:00:00Z">
        <w:r>
          <w:t xml:space="preserve"> </w:t>
        </w:r>
      </w:ins>
      <m:oMath>
        <m:r>
          <m:t>n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inputs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$\mathord{\smash[b]{\underset{\raise.3ex\hbox{$\scriptstyle\sim$}}{x}}\vphantom{x}}_i$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as rows,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with one column for each of the</w:t>
        </w:r>
      </w:ins>
      <w:ins w:id="124" w:author="PR Preview" w:date="2026-01-01T00:00:00Z">
        <w:r>
          <w:t xml:space="preserve"> </w:t>
        </w:r>
      </w:ins>
      <m:oMath>
        <m:r>
          <m:t>p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input variables:</w:t>
        </w:r>
      </w:ins>
    </w:p>
    <w:p>
      <w:pPr>
        <w:pStyle w:val="BodyText"/>
      </w:pPr>
      <w:bookmarkStart w:id="12" w:name="eq-input-matrix"/>
      <w:ins w:id="127" w:author="PR Preview" w:date="2026-01-01T00:00:00Z">
        <w:r>
  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  </w:r>
      </w:ins>
      <w:bookmarkEnd w:id="12"/>
    </w:p>
    <w:bookmarkEnd w:id="13"/>
    <w:bookmarkStart w:id="15" w:name="def-outcome-vector"/>
    <w:p>
      <w:pPr>
        <w:pStyle w:val="FirstParagraph"/>
      </w:pPr>
      <w:ins w:id="128" w:author="PR Preview" w:date="2026-01-01T00:00:00Z">
        <w:r>
          <w:rPr>
            <w:b/>
            <w:bCs/>
          </w:rPr>
          <w:t xml:space="preserve">Definition 3 (Outcome vector)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outcome vector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$\mathord{\smash[b]{\underset{\raise.3ex\hbox{$\scriptstyle\sim$}}{y}}\vphantom{y}}$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of a</w:t>
        </w:r>
      </w:ins>
      <w:ins w:id="137" w:author="PR Preview" w:date="2026-01-01T00:00:00Z">
        <w:r>
          <w:t xml:space="preserve"> </w:t>
        </w:r>
      </w:ins>
      <w:hyperlink w:anchor="def-data-set">
        <w:ins w:id="138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stacks its</w:t>
        </w:r>
      </w:ins>
      <w:ins w:id="142" w:author="PR Preview" w:date="2026-01-01T00:00:00Z">
        <w:r>
          <w:t xml:space="preserve"> </w:t>
        </w:r>
      </w:ins>
      <m:oMath>
        <m:r>
          <m:t>n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outcomes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46" w:author="PR Preview" w:date="2026-01-01T00:00:00Z">
        <w:r>
          <w:t xml:space="preserve">:</w:t>
        </w:r>
      </w:ins>
    </w:p>
    <w:p>
      <w:pPr>
        <w:pStyle w:val="BodyText"/>
      </w:pPr>
      <w:bookmarkStart w:id="14" w:name="eq-outcome-vector"/>
      <w:ins w:id="147" w:author="PR Preview" w:date="2026-01-01T00:00:00Z">
        <w:r>
          <w:t xml:space="preserve">$$
    \mathord{\smash[b]{\underset{\raise.3ex\hbox{$\scriptstyle\sim$}}{y}}\vphantom{y}}= \begin{bmatrix} y_1 \\ \vdots \\ y_{n} \end{bmatrix} .
     \qquad(3)$$</w:t>
        </w:r>
      </w:ins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6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del w:id="148" w:author="PR Preview" w:date="2026-01-01T00:00:00Z">
        <w:r>
          <w:rPr>
            <w:b/>
            <w:bCs/>
          </w:rPr>
          <w:delText xml:space="preserve">Definition 4 (Fitting procedure)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rPr>
            <w:b/>
            <w:bCs/>
          </w:rPr>
          <w:delText xml:space="preserve">fitting procedure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is a rule</w:delText>
        </w:r>
      </w:del>
      <w:del w:id="155" w:author="PR Preview" w:date="2026-01-01T00:00:00Z">
        <w:r>
          <w:delText xml:space="preserve"> </w:delText>
        </w:r>
      </w:del>
      <m:oMath>
        <m:r>
          <m:t>g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that,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given any data</w:delText>
        </w:r>
      </w:del>
      <w:del w:id="1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and any covariate value</w:delText>
        </w:r>
      </w:del>
      <w:del w:id="163" w:author="PR Preview" w:date="2026-01-01T00:00:00Z">
        <w:r>
          <w:delText xml:space="preserve"> </w:delText>
        </w:r>
      </w:del>
      <m:oMath>
        <m:r>
          <m:t>x</m:t>
        </m:r>
      </m:oMath>
      <w:del w:id="164" w:author="PR Preview" w:date="2026-01-01T00:00:00Z">
        <w:r>
          <w:delText xml:space="preserve">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computes a</w:delText>
        </w:r>
      </w:del>
      <w:del w:id="167" w:author="PR Preview" w:date="2026-01-01T00:00:00Z">
        <w:r>
          <w:delText xml:space="preserve"> </w:delText>
        </w:r>
      </w:del>
      <w:hyperlink r:id="rId18">
        <w:del w:id="16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of the outcome at</w:delText>
        </w:r>
      </w:del>
      <w:del w:id="171" w:author="PR Preview" w:date="2026-01-01T00:00:00Z">
        <w:r>
          <w:delText xml:space="preserve"> </w:delText>
        </w:r>
      </w:del>
      <m:oMath>
        <m:r>
          <m:t>x</m:t>
        </m:r>
      </m:oMath>
      <w:del w:id="172" w:author="PR Preview" w:date="2026-01-01T00:00:00Z">
        <w:r>
          <w:delText xml:space="preserve">:</w:delText>
        </w:r>
      </w:del>
    </w:p>
    <w:p>
      <w:pPr>
        <w:pStyle w:val="FirstParagraph"/>
      </w:pPr>
      <w:ins w:id="173" w:author="PR Preview" w:date="2026-01-01T00:00:00Z">
        <w:r>
          <w:rPr>
            <w:b/>
            <w:bCs/>
          </w:rPr>
          <w:t xml:space="preserve">Definition 4 (Covariate)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b/>
            <w:bCs/>
          </w:rPr>
          <w:t xml:space="preserve">covariate</w:t>
        </w:r>
      </w:ins>
      <w:ins w:id="178" w:author="PR Preview" w:date="2026-01-01T00:00:00Z">
        <w:r>
          <w:t xml:space="preserve"> </w:t>
        </w:r>
      </w:ins>
      <m:oMath>
        <m:r>
          <m:t>x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is a variable whose value is used to</w:t>
        </w:r>
      </w:ins>
      <w:ins w:id="181" w:author="PR Preview" w:date="2026-01-01T00:00:00Z">
        <w:r>
          <w:t xml:space="preserve"> </w:t>
        </w:r>
      </w:ins>
      <w:hyperlink r:id="rId18">
        <w:ins w:id="182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 outcome</w:t>
        </w:r>
      </w:ins>
      <w:ins w:id="185" w:author="PR Preview" w:date="2026-01-01T00:00:00Z">
        <w:r>
          <w:t xml:space="preserve"> </w:t>
        </w:r>
      </w:ins>
      <m:oMath>
        <m:r>
          <m:t>y</m:t>
        </m:r>
      </m:oMath>
      <w:ins w:id="186" w:author="PR Preview" w:date="2026-01-01T00:00:00Z">
        <w:r>
          <w:t xml:space="preserve">.</w:t>
        </w:r>
      </w:ins>
    </w:p>
    <w:bookmarkEnd w:id="19"/>
    <w:bookmarkStart w:id="20" w:name="exm-covariate"/>
    <w:p>
      <w:pPr>
        <w:pStyle w:val="BodyText"/>
      </w:pPr>
      <w:ins w:id="187" w:author="PR Preview" w:date="2026-01-01T00:00:00Z">
        <w:r>
          <w:rPr>
            <w:b/>
            <w:bCs/>
          </w:rPr>
          <w:t xml:space="preserve">Example 2 (A car’s weight)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To predict a car’s fuel economy</w:t>
        </w:r>
      </w:ins>
      <w:ins w:id="190" w:author="PR Preview" w:date="2026-01-01T00:00:00Z">
        <w:r>
          <w:t xml:space="preserve"> </w:t>
        </w:r>
      </w:ins>
      <m:oMath>
        <m:r>
          <m:t>y</m:t>
        </m:r>
      </m:oMath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 car’s weight is a</w:t>
        </w:r>
      </w:ins>
      <w:ins w:id="194" w:author="PR Preview" w:date="2026-01-01T00:00:00Z">
        <w:r>
          <w:t xml:space="preserve"> </w:t>
        </w:r>
      </w:ins>
      <w:hyperlink w:anchor="def-covariate">
        <w:ins w:id="195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96" w:author="PR Preview" w:date="2026-01-01T00:00:00Z">
        <w:r>
          <w:t xml:space="preserve"> </w:t>
        </w:r>
      </w:ins>
      <m:oMath>
        <m:r>
          <m:t>x</m:t>
        </m:r>
      </m:oMath>
      <w:ins w:id="197" w:author="PR Preview" w:date="2026-01-01T00:00:00Z">
        <w:r>
          <w:t xml:space="preserve">.</w:t>
        </w:r>
      </w:ins>
    </w:p>
    <w:bookmarkEnd w:id="20"/>
    <w:bookmarkStart w:id="21" w:name="def-model-family"/>
    <w:p>
      <w:pPr>
        <w:pStyle w:val="BodyText"/>
      </w:pPr>
      <w:ins w:id="198" w:author="PR Preview" w:date="2026-01-01T00:00:00Z">
        <w:r>
          <w:rPr>
            <w:b/>
            <w:bCs/>
          </w:rPr>
          <w:t xml:space="preserve">Definition 5 (Model family)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rPr>
            <w:b/>
            <w:bCs/>
          </w:rPr>
          <w:t xml:space="preserve">model family</w:t>
        </w:r>
      </w:ins>
      <w:ins w:id="2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is a set of functions,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each of which maps a</w:t>
        </w:r>
      </w:ins>
      <w:ins w:id="208" w:author="PR Preview" w:date="2026-01-01T00:00:00Z">
        <w:r>
          <w:t xml:space="preserve"> </w:t>
        </w:r>
      </w:ins>
      <w:hyperlink w:anchor="def-covariate">
        <w:ins w:id="209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value</w:t>
        </w:r>
      </w:ins>
      <w:ins w:id="212" w:author="PR Preview" w:date="2026-01-01T00:00:00Z">
        <w:r>
          <w:t xml:space="preserve"> </w:t>
        </w:r>
      </w:ins>
      <m:oMath>
        <m:r>
          <m:t>x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to a</w:t>
        </w:r>
      </w:ins>
      <w:ins w:id="215" w:author="PR Preview" w:date="2026-01-01T00:00:00Z">
        <w:r>
          <w:t xml:space="preserve"> </w:t>
        </w:r>
      </w:ins>
      <w:hyperlink r:id="rId18">
        <w:ins w:id="21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 the outcome.</w:t>
        </w:r>
      </w:ins>
    </w:p>
    <w:bookmarkEnd w:id="21"/>
    <w:bookmarkStart w:id="22" w:name="exm-model-family"/>
    <w:p>
      <w:pPr>
        <w:pStyle w:val="BodyText"/>
      </w:pPr>
      <w:ins w:id="219" w:author="PR Preview" w:date="2026-01-01T00:00:00Z">
        <w:r>
          <w:rPr>
            <w:b/>
            <w:bCs/>
          </w:rPr>
          <w:t xml:space="preserve">Example 3 (Polynomials of degree at most</w:t>
        </w:r>
      </w:ins>
      <w:ins w:id="220" w:author="PR Preview" w:date="2026-01-01T00:00:00Z">
        <w:r>
          <w:rPr>
            <w:b/>
            <w:bCs/>
          </w:rPr>
          <w:t xml:space="preserve"> </w:t>
        </w:r>
      </w:ins>
      <m:oMath>
        <m:r>
          <m:t>d</m:t>
        </m:r>
      </m:oMath>
      <w:ins w:id="221" w:author="PR Preview" w:date="2026-01-01T00:00:00Z">
        <w:r>
          <w:rPr>
            <w:b/>
            <w:bCs/>
          </w:rPr>
          <w:t xml:space="preserve">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The polynomials of degree at most</w:t>
        </w:r>
      </w:ins>
      <w:ins w:id="224" w:author="PR Preview" w:date="2026-01-01T00:00:00Z">
        <w:r>
          <w:t xml:space="preserve"> </w:t>
        </w:r>
      </w:ins>
      <m:oMath>
        <m:r>
          <m:t>d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form a</w:t>
        </w:r>
      </w:ins>
      <w:ins w:id="227" w:author="PR Preview" w:date="2026-01-01T00:00:00Z">
        <w:r>
          <w:t xml:space="preserve"> </w:t>
        </w:r>
      </w:ins>
      <w:hyperlink w:anchor="def-model-family">
        <w:ins w:id="228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2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30" w:author="PR Preview" w:date="2026-01-01T00:00:00Z">
        <w:r>
          <w:t xml:space="preserve">: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each polynomial maps a</w:t>
        </w:r>
      </w:ins>
      <w:ins w:id="233" w:author="PR Preview" w:date="2026-01-01T00:00:00Z">
        <w:r>
          <w:t xml:space="preserve"> </w:t>
        </w:r>
      </w:ins>
      <w:hyperlink w:anchor="def-covariate">
        <w:ins w:id="234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value</w:t>
        </w:r>
      </w:ins>
      <w:ins w:id="237" w:author="PR Preview" w:date="2026-01-01T00:00:00Z">
        <w:r>
          <w:t xml:space="preserve"> </w:t>
        </w:r>
      </w:ins>
      <m:oMath>
        <m:r>
          <m:t>x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to a prediction,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 the members differ in their coefficients.</w:t>
        </w:r>
      </w:ins>
    </w:p>
    <w:bookmarkEnd w:id="22"/>
    <w:bookmarkStart w:id="24" w:name="def-objective-function"/>
    <w:p>
      <w:pPr>
        <w:pStyle w:val="BodyText"/>
      </w:pPr>
      <w:ins w:id="242" w:author="PR Preview" w:date="2026-01-01T00:00:00Z">
        <w:r>
          <w:rPr>
            <w:b/>
            <w:bCs/>
          </w:rPr>
          <w:t xml:space="preserve">Definition 6 (Objective function)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An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rPr>
            <w:b/>
            <w:bCs/>
          </w:rPr>
          <w:t xml:space="preserve">objective function</w:t>
        </w:r>
      </w:ins>
      <w:ins w:id="2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J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is a rule that gives each member</w:t>
        </w:r>
      </w:ins>
      <w:ins w:id="250" w:author="PR Preview" w:date="2026-01-01T00:00:00Z">
        <w:r>
          <w:t xml:space="preserve"> </w:t>
        </w:r>
      </w:ins>
      <m:oMath>
        <m:r>
          <m:t>h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of a</w:t>
        </w:r>
      </w:ins>
      <w:ins w:id="253" w:author="PR Preview" w:date="2026-01-01T00:00:00Z">
        <w:r>
          <w:t xml:space="preserve"> </w:t>
        </w:r>
      </w:ins>
      <w:hyperlink w:anchor="def-model-family">
        <w:ins w:id="254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2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a number computed from a</w:t>
        </w:r>
      </w:ins>
      <w:ins w:id="258" w:author="PR Preview" w:date="2026-01-01T00:00:00Z">
        <w:r>
          <w:t xml:space="preserve"> </w:t>
        </w:r>
      </w:ins>
      <w:hyperlink w:anchor="def-data-set">
        <w:ins w:id="259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where a smaller number means a better fit to the data:</w:t>
        </w:r>
      </w:ins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ins w:id="264" w:author="PR Preview" w:date="2026-01-01T00:00:00Z">
        <w:r>
          <w:rPr>
            <w:b/>
            <w:bCs/>
          </w:rPr>
          <w:t xml:space="preserve">Example 4 (Residual sum of squares)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For the polynomials</w:t>
        </w:r>
      </w:ins>
      <w:ins w:id="267" w:author="PR Preview" w:date="2026-01-01T00:00:00Z">
        <w:r>
          <w:t xml:space="preserve"> </w:t>
        </w:r>
      </w:ins>
      <m:oMath>
        <m:r>
          <m:t>h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in</w:t>
        </w:r>
      </w:ins>
      <w:ins w:id="270" w:author="PR Preview" w:date="2026-01-01T00:00:00Z">
        <w:r>
          <w:t xml:space="preserve"> </w:t>
        </w:r>
      </w:ins>
      <w:hyperlink w:anchor="exm-model-family">
        <w:ins w:id="27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the</w:t>
        </w:r>
      </w:ins>
      <w:ins w:id="275" w:author="PR Preview" w:date="2026-01-01T00:00:00Z">
        <w:r>
          <w:t xml:space="preserve"> </w:t>
        </w:r>
      </w:ins>
      <w:hyperlink r:id="rId25">
        <w:ins w:id="276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 an</w:t>
        </w:r>
      </w:ins>
      <w:ins w:id="279" w:author="PR Preview" w:date="2026-01-01T00:00:00Z">
        <w:r>
          <w:t xml:space="preserve"> </w:t>
        </w:r>
      </w:ins>
      <w:hyperlink w:anchor="def-objective-function">
        <w:ins w:id="280" w:author="PR Preview" w:date="2026-01-01T00:00:00Z">
          <w:r>
            <w:rPr>
              <w:rStyle w:val="Hyperlink"/>
            </w:rPr>
            <w:t xml:space="preserve">objective function</w:t>
          </w:r>
        </w:ins>
      </w:hyperlink>
      <w:ins w:id="2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J</m:t>
        </m:r>
      </m:oMath>
      <w:ins w:id="282" w:author="PR Preview" w:date="2026-01-01T00:00:00Z">
        <w:r>
          <w:t xml:space="preserve">: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it gives each polynomial the sum over the observations of its squared difference from the observed outcome.</w:t>
        </w:r>
      </w:ins>
    </w:p>
    <w:bookmarkEnd w:id="26"/>
    <w:bookmarkStart w:id="28" w:name="def-optimization-algorithm"/>
    <w:p>
      <w:pPr>
        <w:pStyle w:val="BodyText"/>
      </w:pPr>
      <w:ins w:id="285" w:author="PR Preview" w:date="2026-01-01T00:00:00Z">
        <w:r>
          <w:rPr>
            <w:b/>
            <w:bCs/>
          </w:rPr>
          <w:t xml:space="preserve">Definition 7 (Optimization algorithm)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An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rPr>
            <w:b/>
            <w:bCs/>
          </w:rPr>
          <w:t xml:space="preserve">optimization algorithm</w:t>
        </w:r>
      </w:ins>
      <w:ins w:id="2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A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is a step-by-step procedure that searches a</w:t>
        </w:r>
      </w:ins>
      <w:ins w:id="293" w:author="PR Preview" w:date="2026-01-01T00:00:00Z">
        <w:r>
          <w:t xml:space="preserve"> </w:t>
        </w:r>
      </w:ins>
      <w:hyperlink w:anchor="def-model-family">
        <w:ins w:id="294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2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for a member</w:t>
        </w:r>
      </w:ins>
      <w:ins w:id="298" w:author="PR Preview" w:date="2026-01-01T00:00:00Z">
        <w:r>
          <w:t xml:space="preserve"> </w:t>
        </w:r>
      </w:ins>
      <m:oMath>
        <m:r>
          <m:t>h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with a small value of an</w:t>
        </w:r>
      </w:ins>
      <w:ins w:id="301" w:author="PR Preview" w:date="2026-01-01T00:00:00Z">
        <w:r>
          <w:t xml:space="preserve"> </w:t>
        </w:r>
      </w:ins>
      <w:hyperlink w:anchor="def-objective-function">
        <w:ins w:id="302" w:author="PR Preview" w:date="2026-01-01T00:00:00Z">
          <w:r>
            <w:rPr>
              <w:rStyle w:val="Hyperlink"/>
            </w:rPr>
            <w:t xml:space="preserve">objective function</w:t>
          </w:r>
        </w:ins>
      </w:hyperlink>
      <w:ins w:id="3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J</m:t>
        </m:r>
      </m:oMath>
      <w:ins w:id="304" w:author="PR Preview" w:date="2026-01-01T00:00:00Z">
        <w:r>
          <w:t xml:space="preserve">:</w:t>
        </w:r>
      </w:ins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ins w:id="305" w:author="PR Preview" w:date="2026-01-01T00:00:00Z">
        <w:r>
          <w:rPr>
            <w:b/>
            <w:bCs/>
          </w:rPr>
          <w:t xml:space="preserve">Example 5 (Exact and exhaustive searches)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For the residual sum of squares over the polynomials in</w:t>
        </w:r>
      </w:ins>
      <w:ins w:id="308" w:author="PR Preview" w:date="2026-01-01T00:00:00Z">
        <w:r>
          <w:t xml:space="preserve"> </w:t>
        </w:r>
      </w:ins>
      <w:hyperlink w:anchor="exm-objective-function">
        <w:ins w:id="30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10" w:author="PR Preview" w:date="2026-01-01T00:00:00Z">
        <w:r>
          <w:t xml:space="preserve">,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solving the</w:t>
        </w:r>
      </w:ins>
      <w:ins w:id="313" w:author="PR Preview" w:date="2026-01-01T00:00:00Z">
        <w:r>
          <w:t xml:space="preserve"> </w:t>
        </w:r>
      </w:ins>
      <w:hyperlink r:id="rId29">
        <w:ins w:id="314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is an</w:t>
        </w:r>
      </w:ins>
      <w:ins w:id="317" w:author="PR Preview" w:date="2026-01-01T00:00:00Z">
        <w:r>
          <w:t xml:space="preserve"> </w:t>
        </w:r>
      </w:ins>
      <w:hyperlink w:anchor="def-optimization-algorithm">
        <w:ins w:id="318" w:author="PR Preview" w:date="2026-01-01T00:00:00Z">
          <w:r>
            <w:rPr>
              <w:rStyle w:val="Hyperlink"/>
            </w:rPr>
            <w:t xml:space="preserve">optimization algorithm</w:t>
          </w:r>
        </w:ins>
      </w:hyperlink>
      <w:ins w:id="3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A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that finds the unique minimizer in one step.</w:t>
        </w:r>
      </w:ins>
    </w:p>
    <w:p>
      <w:pPr>
        <w:pStyle w:val="BodyText"/>
      </w:pPr>
      <w:ins w:id="322" w:author="PR Preview" w:date="2026-01-01T00:00:00Z">
        <w:r>
          <w:t xml:space="preserve">Trying every member of a finite model family and keeping the one with the smallest value of the objective function is another,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and it ends after the last member.</w:t>
        </w:r>
      </w:ins>
    </w:p>
    <w:bookmarkEnd w:id="30"/>
    <w:bookmarkStart w:id="31" w:name="def-random-seed"/>
    <w:p>
      <w:pPr>
        <w:pStyle w:val="BodyText"/>
      </w:pPr>
      <w:ins w:id="325" w:author="PR Preview" w:date="2026-01-01T00:00:00Z">
        <w:r>
          <w:rPr>
            <w:b/>
            <w:bCs/>
          </w:rPr>
          <w:t xml:space="preserve">Definition 8 (Random seed)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b/>
            <w:bCs/>
          </w:rPr>
          <w:t xml:space="preserve">random seed</w:t>
        </w:r>
      </w:ins>
      <w:ins w:id="330" w:author="PR Preview" w:date="2026-01-01T00:00:00Z">
        <w:r>
          <w:t xml:space="preserve"> </w:t>
        </w:r>
      </w:ins>
      <m:oMath>
        <m:r>
          <m:rPr>
            <m:scr m:val="fraktur"/>
            <m:sty m:val="p"/>
          </m:rPr>
          <m:t>s</m:t>
        </m:r>
      </m:oMath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is a number that fixes the sequence of random numbers a computer generates: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the same seed gives the same sequence.</w:t>
        </w:r>
      </w:ins>
    </w:p>
    <w:bookmarkEnd w:id="31"/>
    <w:bookmarkStart w:id="32" w:name="exm-random-seed"/>
    <w:p>
      <w:pPr>
        <w:pStyle w:val="BodyText"/>
      </w:pPr>
      <w:ins w:id="335" w:author="PR Preview" w:date="2026-01-01T00:00:00Z">
        <w:r>
          <w:rPr>
            <w:b/>
            <w:bCs/>
          </w:rPr>
          <w:t xml:space="preserve">Example 6 (Reproducing a random split)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Randomly splitting a</w:t>
        </w:r>
      </w:ins>
      <w:ins w:id="338" w:author="PR Preview" w:date="2026-01-01T00:00:00Z">
        <w:r>
          <w:t xml:space="preserve"> </w:t>
        </w:r>
      </w:ins>
      <w:hyperlink w:anchor="def-data-set">
        <w:ins w:id="339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in half twice with the same</w:t>
        </w:r>
      </w:ins>
      <w:ins w:id="342" w:author="PR Preview" w:date="2026-01-01T00:00:00Z">
        <w:r>
          <w:t xml:space="preserve"> </w:t>
        </w:r>
      </w:ins>
      <w:hyperlink w:anchor="def-random-seed">
        <w:ins w:id="343" w:author="PR Preview" w:date="2026-01-01T00:00:00Z">
          <w:r>
            <w:rPr>
              <w:rStyle w:val="Hyperlink"/>
            </w:rPr>
            <w:t xml:space="preserve">random seed</w:t>
          </w:r>
        </w:ins>
      </w:hyperlink>
      <w:ins w:id="344" w:author="PR Preview" w:date="2026-01-01T00:00:00Z">
        <w:r>
          <w:t xml:space="preserve"> </w:t>
        </w:r>
      </w:ins>
      <m:oMath>
        <m:r>
          <m:rPr>
            <m:scr m:val="fraktur"/>
            <m:sty m:val="p"/>
          </m:rPr>
          <m:t>s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gives the same two halves.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Splitting it with two different seeds gives two different splits.</w:t>
        </w:r>
      </w:ins>
    </w:p>
    <w:bookmarkEnd w:id="32"/>
    <w:bookmarkStart w:id="33" w:name="def-preprocessing"/>
    <w:p>
      <w:pPr>
        <w:pStyle w:val="BodyText"/>
      </w:pPr>
      <w:ins w:id="349" w:author="PR Preview" w:date="2026-01-01T00:00:00Z">
        <w:r>
          <w:rPr>
            <w:b/>
            <w:bCs/>
          </w:rPr>
          <w:t xml:space="preserve">Definition 9 (Preprocessing)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The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rPr>
            <w:b/>
            <w:bCs/>
          </w:rPr>
          <w:t xml:space="preserve">preprocessing</w:t>
        </w:r>
      </w:ins>
      <w:ins w:id="354" w:author="PR Preview" w:date="2026-01-01T00:00:00Z">
        <w:r>
          <w:t xml:space="preserve"> </w:t>
        </w:r>
      </w:ins>
      <m:oMath>
        <m:r>
          <m:t>ϕ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of a fitting procedure is the map from</w:t>
        </w:r>
      </w:ins>
      <w:ins w:id="357" w:author="PR Preview" w:date="2026-01-01T00:00:00Z">
        <w:r>
          <w:t xml:space="preserve"> </w:t>
        </w:r>
      </w:ins>
      <w:hyperlink w:anchor="def-covariate">
        <w:ins w:id="358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values</w:t>
        </w:r>
      </w:ins>
      <w:ins w:id="361" w:author="PR Preview" w:date="2026-01-01T00:00:00Z">
        <w:r>
          <w:t xml:space="preserve"> </w:t>
        </w:r>
      </w:ins>
      <m:oMath>
        <m:r>
          <m:t>x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to the features</w:t>
        </w:r>
      </w:ins>
      <w:ins w:id="364" w:author="PR Preview" w:date="2026-01-01T00:00:00Z">
        <w:r>
          <w:t xml:space="preserve"> </w:t>
        </w:r>
      </w:ins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that the procedure’s</w:t>
        </w:r>
      </w:ins>
      <w:ins w:id="367" w:author="PR Preview" w:date="2026-01-01T00:00:00Z">
        <w:r>
          <w:t xml:space="preserve"> </w:t>
        </w:r>
      </w:ins>
      <w:hyperlink w:anchor="def-model-family">
        <w:ins w:id="368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uses as inputs.</w:t>
        </w:r>
      </w:ins>
    </w:p>
    <w:bookmarkEnd w:id="33"/>
    <w:bookmarkStart w:id="35" w:name="exm-preprocessing"/>
    <w:p>
      <w:pPr>
        <w:pStyle w:val="BodyText"/>
      </w:pPr>
      <w:ins w:id="371" w:author="PR Preview" w:date="2026-01-01T00:00:00Z">
        <w:r>
          <w:rPr>
            <w:b/>
            <w:bCs/>
          </w:rPr>
          <w:t xml:space="preserve">Example 7 (Standardizing a covariate)</w:t>
        </w:r>
      </w:ins>
      <w:ins w:id="372" w:author="PR Preview" w:date="2026-01-01T00:00:00Z">
        <w:r>
          <w:t xml:space="preserve"> </w:t>
        </w:r>
      </w:ins>
      <w:hyperlink r:id="rId34">
        <w:ins w:id="373" w:author="PR Preview" w:date="2026-01-01T00:00:00Z">
          <w:r>
            <w:rPr>
              <w:rStyle w:val="Hyperlink"/>
            </w:rPr>
            <w:t xml:space="preserve">Standardization</w:t>
          </w:r>
        </w:ins>
      </w:hyperlink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is a</w:t>
        </w:r>
      </w:ins>
      <w:ins w:id="376" w:author="PR Preview" w:date="2026-01-01T00:00:00Z">
        <w:r>
          <w:t xml:space="preserve"> </w:t>
        </w:r>
      </w:ins>
      <w:hyperlink w:anchor="def-preprocessing">
        <w:ins w:id="377" w:author="PR Preview" w:date="2026-01-01T00:00:00Z">
          <w:r>
            <w:rPr>
              <w:rStyle w:val="Hyperlink"/>
            </w:rPr>
            <w:t xml:space="preserve">preprocessing</w:t>
          </w:r>
        </w:ins>
      </w:hyperlink>
      <w:ins w:id="378" w:author="PR Preview" w:date="2026-01-01T00:00:00Z">
        <w:r>
          <w:t xml:space="preserve"> </w:t>
        </w:r>
      </w:ins>
      <m:oMath>
        <m:r>
          <m:t>ϕ</m:t>
        </m:r>
      </m:oMath>
      <w:ins w:id="379" w:author="PR Preview" w:date="2026-01-01T00:00:00Z">
        <w:r>
          <w:t xml:space="preserve">: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it maps each covariate value</w:t>
        </w:r>
      </w:ins>
      <w:ins w:id="382" w:author="PR Preview" w:date="2026-01-01T00:00:00Z">
        <w:r>
          <w:t xml:space="preserve"> </w:t>
        </w:r>
      </w:ins>
      <m:oMath>
        <m:r>
          <m:t>x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to its standardized value.</w:t>
        </w:r>
      </w:ins>
    </w:p>
    <w:bookmarkEnd w:id="35"/>
    <w:bookmarkStart w:id="37" w:name="def-fitting-procedure"/>
    <w:p>
      <w:pPr>
        <w:pStyle w:val="BodyText"/>
      </w:pPr>
      <w:ins w:id="385" w:author="PR Preview" w:date="2026-01-01T00:00:00Z">
        <w:r>
          <w:rPr>
            <w:b/>
            <w:bCs/>
          </w:rPr>
          <w:t xml:space="preserve">Definition 10 (Fitting procedure)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rPr>
            <w:b/>
            <w:bCs/>
          </w:rPr>
          <w:t xml:space="preserve">fitting procedure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is a rule</w:t>
        </w:r>
      </w:ins>
      <w:ins w:id="392" w:author="PR Preview" w:date="2026-01-01T00:00:00Z">
        <w:r>
          <w:t xml:space="preserve"> </w:t>
        </w:r>
      </w:ins>
      <m:oMath>
        <m:r>
          <m:t>g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that,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given any data</w:t>
        </w:r>
      </w:ins>
      <w:ins w:id="397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and any covariate value</w:t>
        </w:r>
      </w:ins>
      <w:ins w:id="400" w:author="PR Preview" w:date="2026-01-01T00:00:00Z">
        <w:r>
          <w:t xml:space="preserve"> </w:t>
        </w:r>
      </w:ins>
      <m:oMath>
        <m:r>
          <m:t>x</m:t>
        </m:r>
      </m:oMath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computes a</w:t>
        </w:r>
      </w:ins>
      <w:ins w:id="404" w:author="PR Preview" w:date="2026-01-01T00:00:00Z">
        <w:r>
          <w:t xml:space="preserve"> </w:t>
        </w:r>
      </w:ins>
      <w:hyperlink r:id="rId18">
        <w:ins w:id="40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of the outcome at</w:t>
        </w:r>
      </w:ins>
      <w:ins w:id="408" w:author="PR Preview" w:date="2026-01-01T00:00:00Z">
        <w:r>
          <w:t xml:space="preserve"> </w:t>
        </w:r>
      </w:ins>
      <m:oMath>
        <m:r>
          <m:t>x</m:t>
        </m:r>
      </m:oMath>
      <w:ins w:id="409" w:author="PR Preview" w:date="2026-01-01T00:00:00Z">
        <w:r>
          <w:t xml:space="preserve">:</w:t>
        </w:r>
      </w:ins>
    </w:p>
    <w:p>
      <w:pPr>
        <w:pStyle w:val="BodyText"/>
      </w:pPr>
      <w:bookmarkStart w:id="36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38"/>
    <w:bookmarkStart w:id="40" w:name="def-training-set"/>
    <w:p>
      <w:pPr>
        <w:pStyle w:val="BodyText"/>
      </w:pPr>
      <w:del w:id="410" w:author="PR Preview" w:date="2026-01-01T00:00:00Z">
        <w:r>
          <w:rPr>
            <w:b/>
            <w:bCs/>
          </w:rPr>
          <w:delText xml:space="preserve">Definition 5 (Training set)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A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rPr>
            <w:b/>
            <w:bCs/>
          </w:rPr>
          <w:delText xml:space="preserve">training set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is the data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to which a</w:delText>
        </w:r>
      </w:del>
      <w:del w:id="419" w:author="PR Preview" w:date="2026-01-01T00:00:00Z">
        <w:r>
          <w:delText xml:space="preserve"> </w:delText>
        </w:r>
      </w:del>
      <w:hyperlink w:anchor="def-fitting-procedure">
        <w:del w:id="42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is applied:</w:delText>
        </w:r>
      </w:del>
      <w:del w:id="423" w:author="PR Preview" w:date="2026-01-01T00:00:00Z">
        <w:r>
          <w:delText xml:space="preserve"> </w:delText>
        </w:r>
      </w:del>
      <m:oMath>
        <m:r>
          <m:t>n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observations,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written as an ordered list indexed by a set</w:delText>
        </w:r>
      </w:del>
      <w:del w:id="428" w:author="PR Preview" w:date="2026-01-01T00:00:00Z">
        <w:r>
          <w:delText xml:space="preserve"> </w:delText>
        </w:r>
      </w:del>
      <m:oMath>
        <m:r>
          <m:t>I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of</w:delText>
        </w:r>
      </w:del>
      <w:del w:id="431" w:author="PR Preview" w:date="2026-01-01T00:00:00Z">
        <w:r>
          <w:delText xml:space="preserve"> </w:delText>
        </w:r>
      </w:del>
      <m:oMath>
        <m:r>
          <m:t>n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observation numbers:</w:delText>
        </w:r>
      </w:del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BodyText"/>
      </w:pPr>
      <w:ins w:id="434" w:author="PR Preview" w:date="2026-01-01T00:00:00Z">
        <w:r>
          <w:rPr>
            <w:b/>
            <w:bCs/>
          </w:rPr>
          <w:t xml:space="preserve">Definition 11 (Training set)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A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rPr>
            <w:b/>
            <w:bCs/>
          </w:rPr>
          <w:t xml:space="preserve">training set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is the data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to which a</w:t>
        </w:r>
      </w:ins>
      <w:ins w:id="443" w:author="PR Preview" w:date="2026-01-01T00:00:00Z">
        <w:r>
          <w:t xml:space="preserve"> </w:t>
        </w:r>
      </w:ins>
      <w:hyperlink w:anchor="def-fitting-procedure">
        <w:ins w:id="44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is applied:</w:t>
        </w:r>
      </w:ins>
      <w:ins w:id="447" w:author="PR Preview" w:date="2026-01-01T00:00:00Z">
        <w:r>
          <w:t xml:space="preserve"> </w:t>
        </w:r>
      </w:ins>
      <m:oMath>
        <m:r>
          <m:t>n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observations,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written as an ordered list indexed by a set</w:t>
        </w:r>
      </w:ins>
      <w:ins w:id="452" w:author="PR Preview" w:date="2026-01-01T00:00:00Z">
        <w:r>
          <w:t xml:space="preserve"> </w:t>
        </w:r>
      </w:ins>
      <m:oMath>
        <m:r>
          <m:t>I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of</w:t>
        </w:r>
      </w:ins>
      <w:ins w:id="455" w:author="PR Preview" w:date="2026-01-01T00:00:00Z">
        <w:r>
          <w:t xml:space="preserve"> </w:t>
        </w:r>
      </w:ins>
      <m:oMath>
        <m:r>
          <m:t>n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observation numbers:</w:t>
        </w:r>
      </w:ins>
    </w:p>
    <w:p>
      <w:pPr>
        <w:pStyle w:val="BodyText"/>
      </w:pPr>
      <w:bookmarkStart w:id="39" w:name="eq-training-set"/>
      <w:ins w:id="458" w:author="PR Preview" w:date="2026-01-01T00:00:00Z">
        <w:r>
  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  </w:r>
      </w:ins>
      <w:bookmarkEnd w:id="39"/>
    </w:p>
    <w:bookmarkEnd w:id="40"/>
    <w:bookmarkStart w:id="41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1"/>
    <w:bookmarkStart w:id="43" w:name="def-prediction-rule"/>
    <w:p>
      <w:pPr>
        <w:pStyle w:val="BodyText"/>
      </w:pPr>
      <w:del w:id="459" w:author="PR Preview" w:date="2026-01-01T00:00:00Z">
        <w:r>
          <w:rPr>
            <w:b/>
            <w:bCs/>
          </w:rPr>
          <w:delText xml:space="preserve">Definition 6 (Prediction rule)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The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rPr>
            <w:b/>
            <w:bCs/>
          </w:rPr>
          <w:delText xml:space="preserve">prediction rule</w:delText>
        </w:r>
      </w:del>
      <w:del w:id="46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that a</w:delText>
        </w:r>
      </w:del>
      <w:del w:id="467" w:author="PR Preview" w:date="2026-01-01T00:00:00Z">
        <w:r>
          <w:delText xml:space="preserve"> </w:delText>
        </w:r>
      </w:del>
      <w:hyperlink w:anchor="def-fitting-procedure">
        <w:del w:id="46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69" w:author="PR Preview" w:date="2026-01-01T00:00:00Z">
        <w:r>
          <w:delText xml:space="preserve"> </w:delText>
        </w:r>
      </w:del>
      <m:oMath>
        <m:r>
          <m:t>g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produces from a</w:delText>
        </w:r>
      </w:del>
      <w:del w:id="472" w:author="PR Preview" w:date="2026-01-01T00:00:00Z">
        <w:r>
          <w:delText xml:space="preserve"> </w:delText>
        </w:r>
      </w:del>
      <w:hyperlink w:anchor="def-training-set">
        <w:del w:id="47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is the function that maps each covariate value</w:delText>
        </w:r>
      </w:del>
      <w:del w:id="477" w:author="PR Preview" w:date="2026-01-01T00:00:00Z">
        <w:r>
          <w:delText xml:space="preserve"> </w:delText>
        </w:r>
      </w:del>
      <m:oMath>
        <m:r>
          <m:t>x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to the</w:delText>
        </w:r>
      </w:del>
      <w:del w:id="480" w:author="PR Preview" w:date="2026-01-01T00:00:00Z">
        <w:r>
          <w:delText xml:space="preserve"> </w:delText>
        </w:r>
      </w:del>
      <w:hyperlink r:id="rId18">
        <w:del w:id="481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that</w:delText>
        </w:r>
      </w:del>
      <w:del w:id="484" w:author="PR Preview" w:date="2026-01-01T00:00:00Z">
        <w:r>
          <w:delText xml:space="preserve"> </w:delText>
        </w:r>
      </w:del>
      <m:oMath>
        <m:r>
          <m:t>g</m:t>
        </m:r>
      </m:oMath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computes from</w:delText>
        </w:r>
      </w:del>
      <w:del w:id="487" w:author="PR Preview" w:date="2026-01-01T00:00:00Z">
        <w:r>
          <w:delText xml:space="preserve"> </w:delText>
        </w:r>
      </w:del>
      <m:oMath>
        <m:r>
          <m:t>x</m:t>
        </m:r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and</w:delText>
        </w:r>
      </w:del>
      <w:del w:id="49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1" w:author="PR Preview" w:date="2026-01-01T00:00:00Z">
        <w:r>
          <w:delText xml:space="preserve">:</w:delText>
        </w:r>
      </w:del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del w:id="492" w:author="PR Preview" w:date="2026-01-01T00:00:00Z">
        <w:r>
          <w:rPr>
            <w:b/>
            <w:bCs/>
          </w:rPr>
          <w:delText xml:space="preserve">Definition 7 (New observation)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A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rPr>
            <w:b/>
            <w:bCs/>
          </w:rPr>
          <w:delText xml:space="preserve">new observation</w:delText>
        </w:r>
      </w:del>
      <w:del w:id="4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relative to a</w:delText>
        </w:r>
      </w:del>
      <w:del w:id="500" w:author="PR Preview" w:date="2026-01-01T00:00:00Z">
        <w:r>
          <w:delText xml:space="preserve"> </w:delText>
        </w:r>
      </w:del>
      <w:hyperlink w:anchor="def-training-set">
        <w:del w:id="50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0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is a covariate value and an outcome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drawn from the same population as the observations of</w:delText>
        </w:r>
      </w:del>
      <w:del w:id="50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8" w:author="PR Preview" w:date="2026-01-01T00:00:00Z">
        <w:r>
          <w:delText xml:space="preserve">,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and</w:delText>
        </w:r>
      </w:del>
      <w:del w:id="511" w:author="PR Preview" w:date="2026-01-01T00:00:00Z">
        <w:r>
          <w:delText xml:space="preserve"> </w:delText>
        </w:r>
      </w:del>
      <w:hyperlink r:id="rId44">
        <w:del w:id="512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of</w:delText>
        </w:r>
      </w:del>
      <w:del w:id="51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16" w:author="PR Preview" w:date="2026-01-01T00:00:00Z">
        <w:r>
          <w:delText xml:space="preserve">.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The subscript</w:delText>
        </w:r>
      </w:del>
      <w:del w:id="519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marks a quantity of the new observation,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as in</w:delText>
        </w:r>
      </w:del>
      <w:del w:id="5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and</w:delText>
        </w:r>
      </w:del>
      <w:del w:id="52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528" w:author="PR Preview" w:date="2026-01-01T00:00:00Z">
        <w:r>
          <w:delText xml:space="preserve">,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and distinguishes it from the indexed observations</w:delText>
        </w:r>
      </w:del>
      <w:del w:id="5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of</w:delText>
        </w:r>
      </w:del>
      <w:del w:id="53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35" w:author="PR Preview" w:date="2026-01-01T00:00:00Z">
        <w:r>
          <w:delText xml:space="preserve">.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It is the</w:delText>
        </w:r>
      </w:del>
      <w:del w:id="538" w:author="PR Preview" w:date="2026-01-01T00:00:00Z">
        <w:r>
          <w:delText xml:space="preserve"> </w:delText>
        </w:r>
      </w:del>
      <w:hyperlink r:id="rId45">
        <w:del w:id="539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of the pds notes,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where the data used to choose the</w:delText>
        </w:r>
      </w:del>
      <w:del w:id="544" w:author="PR Preview" w:date="2026-01-01T00:00:00Z">
        <w:r>
          <w:delText xml:space="preserve"> </w:delText>
        </w:r>
      </w:del>
      <w:hyperlink r:id="rId46">
        <w:del w:id="545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is</w:delText>
        </w:r>
      </w:del>
      <w:del w:id="5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49" w:author="PR Preview" w:date="2026-01-01T00:00:00Z">
        <w:r>
          <w:delText xml:space="preserve">,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to which a</w:delText>
        </w:r>
      </w:del>
      <w:del w:id="552" w:author="PR Preview" w:date="2026-01-01T00:00:00Z">
        <w:r>
          <w:delText xml:space="preserve"> </w:delText>
        </w:r>
      </w:del>
      <w:hyperlink w:anchor="def-fitting-procedure">
        <w:del w:id="55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is applied.</w:delText>
        </w:r>
      </w:del>
    </w:p>
    <w:p>
      <w:pPr>
        <w:pStyle w:val="BodyText"/>
      </w:pPr>
      <w:del w:id="556" w:author="PR Preview" w:date="2026-01-01T00:00:00Z">
        <w:r>
          <w:rPr>
            <w:b/>
            <w:bCs/>
          </w:rPr>
          <w:delText xml:space="preserve">Example 2 (A new observation for the first five cars)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Take the first five cars of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rPr>
            <w:rStyle w:val="VerbatimChar"/>
          </w:rPr>
          <w:delText xml:space="preserve">mtcars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as the</w:delText>
        </w:r>
      </w:del>
      <w:del w:id="563" w:author="PR Preview" w:date="2026-01-01T00:00:00Z">
        <w:r>
          <w:delText xml:space="preserve"> </w:delText>
        </w:r>
      </w:del>
      <w:hyperlink w:anchor="def-training-set">
        <w:del w:id="56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65" w:author="PR Preview" w:date="2026-01-01T00:00:00Z">
        <w:r>
          <w:delText xml:space="preserve">,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with the gross horsepower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rPr>
            <w:rStyle w:val="VerbatimChar"/>
          </w:rPr>
          <w:delText xml:space="preserve">hp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and weight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rPr>
            <w:rStyle w:val="VerbatimChar"/>
          </w:rPr>
          <w:delText xml:space="preserve">wt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as the covariate values and the fuel economy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rPr>
            <w:rStyle w:val="VerbatimChar"/>
          </w:rPr>
          <w:delText xml:space="preserve">mpg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as the outcome,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as in</w:delText>
        </w:r>
      </w:del>
      <w:del w:id="582" w:author="PR Preview" w:date="2026-01-01T00:00:00Z">
        <w:r>
          <w:delText xml:space="preserve"> </w:delText>
        </w:r>
      </w:del>
      <w:hyperlink w:anchor="exm-input-matrix">
        <w:del w:id="583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584" w:author="PR Preview" w:date="2026-01-01T00:00:00Z">
        <w:r>
          <w:delText xml:space="preserve">.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Treat the sixth car as a new observation: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a car from the same population that was not used to form the training set.</w:delText>
        </w:r>
      </w:del>
    </w:p>
    <w:p>
      <w:pPr>
        <w:pStyle w:val="BodyText"/>
      </w:pPr>
      <w:ins w:id="589" w:author="PR Preview" w:date="2026-01-01T00:00:00Z">
        <w:r>
          <w:rPr>
            <w:b/>
            <w:bCs/>
          </w:rPr>
          <w:t xml:space="preserve">Definition 12 (Prediction rule)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The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rPr>
            <w:b/>
            <w:bCs/>
          </w:rPr>
          <w:t xml:space="preserve">prediction rule</w:t>
        </w:r>
      </w:ins>
      <w:ins w:id="5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that a</w:t>
        </w:r>
      </w:ins>
      <w:ins w:id="597" w:author="PR Preview" w:date="2026-01-01T00:00:00Z">
        <w:r>
          <w:t xml:space="preserve"> </w:t>
        </w:r>
      </w:ins>
      <w:hyperlink w:anchor="def-fitting-procedure">
        <w:ins w:id="59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99" w:author="PR Preview" w:date="2026-01-01T00:00:00Z">
        <w:r>
          <w:t xml:space="preserve"> </w:t>
        </w:r>
      </w:ins>
      <m:oMath>
        <m:r>
          <m:t>g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produces from a</w:t>
        </w:r>
      </w:ins>
      <w:ins w:id="602" w:author="PR Preview" w:date="2026-01-01T00:00:00Z">
        <w:r>
          <w:t xml:space="preserve"> </w:t>
        </w:r>
      </w:ins>
      <w:hyperlink w:anchor="def-training-set">
        <w:ins w:id="60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is the function that maps each covariate value</w:t>
        </w:r>
      </w:ins>
      <w:ins w:id="607" w:author="PR Preview" w:date="2026-01-01T00:00:00Z">
        <w:r>
          <w:t xml:space="preserve"> </w:t>
        </w:r>
      </w:ins>
      <m:oMath>
        <m:r>
          <m:t>x</m:t>
        </m:r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to the</w:t>
        </w:r>
      </w:ins>
      <w:ins w:id="610" w:author="PR Preview" w:date="2026-01-01T00:00:00Z">
        <w:r>
          <w:t xml:space="preserve"> </w:t>
        </w:r>
      </w:ins>
      <w:hyperlink r:id="rId18">
        <w:ins w:id="61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that</w:t>
        </w:r>
      </w:ins>
      <w:ins w:id="614" w:author="PR Preview" w:date="2026-01-01T00:00:00Z">
        <w:r>
          <w:t xml:space="preserve"> </w:t>
        </w:r>
      </w:ins>
      <m:oMath>
        <m:r>
          <m:t>g</m:t>
        </m: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computes from</w:t>
        </w:r>
      </w:ins>
      <w:ins w:id="617" w:author="PR Preview" w:date="2026-01-01T00:00:00Z">
        <w:r>
          <w:t xml:space="preserve"> </w:t>
        </w:r>
      </w:ins>
      <m:oMath>
        <m:r>
          <m:t>x</m:t>
        </m:r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and</w:t>
        </w:r>
      </w:ins>
      <w:ins w:id="6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1" w:author="PR Preview" w:date="2026-01-01T00:00:00Z">
        <w:r>
          <w:t xml:space="preserve">:</w:t>
        </w:r>
      </w:ins>
    </w:p>
    <w:p>
      <w:pPr>
        <w:pStyle w:val="BodyText"/>
      </w:pPr>
      <w:bookmarkStart w:id="42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7" w:name="def-new-observation"/>
    <w:p>
      <w:pPr>
        <w:pStyle w:val="FirstParagraph"/>
      </w:pPr>
      <w:ins w:id="622" w:author="PR Preview" w:date="2026-01-01T00:00:00Z">
        <w:r>
          <w:rPr>
            <w:b/>
            <w:bCs/>
          </w:rPr>
          <w:t xml:space="preserve">Definition 13 (New observation)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A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rPr>
            <w:b/>
            <w:bCs/>
          </w:rPr>
          <w:t xml:space="preserve">new observation</w:t>
        </w:r>
      </w:ins>
      <w:ins w:id="6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relative to a</w:t>
        </w:r>
      </w:ins>
      <w:ins w:id="630" w:author="PR Preview" w:date="2026-01-01T00:00:00Z">
        <w:r>
          <w:t xml:space="preserve"> </w:t>
        </w:r>
      </w:ins>
      <w:hyperlink w:anchor="def-training-set">
        <w:ins w:id="63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3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is a covariate value and an outcome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drawn from the same population as the observations of</w:t>
        </w:r>
      </w:ins>
      <w:ins w:id="6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8" w:author="PR Preview" w:date="2026-01-01T00:00:00Z">
        <w:r>
          <w:t xml:space="preserve">,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and</w:t>
        </w:r>
      </w:ins>
      <w:ins w:id="641" w:author="PR Preview" w:date="2026-01-01T00:00:00Z">
        <w:r>
          <w:t xml:space="preserve"> </w:t>
        </w:r>
      </w:ins>
      <w:hyperlink r:id="rId44">
        <w:ins w:id="642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of</w:t>
        </w:r>
      </w:ins>
      <w:ins w:id="6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6" w:author="PR Preview" w:date="2026-01-01T00:00:00Z">
        <w:r>
          <w:t xml:space="preserve">.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The subscript</w:t>
        </w:r>
      </w:ins>
      <w:ins w:id="649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marks a quantity of the new observation,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as in</w:t>
        </w:r>
      </w:ins>
      <w:ins w:id="6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and</w:t>
        </w:r>
      </w:ins>
      <w:ins w:id="65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658" w:author="PR Preview" w:date="2026-01-01T00:00:00Z">
        <w:r>
          <w:t xml:space="preserve">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and distinguishes it from the indexed observations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$(\mathord{\smash[b]{\underset{\raise.3ex\hbox{$\scriptstyle\sim$}}{x}}\vphantom{x}}_{i}, y_{i})$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of</w:t>
        </w:r>
      </w:ins>
      <w:ins w:id="6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66" w:author="PR Preview" w:date="2026-01-01T00:00:00Z">
        <w:r>
          <w:t xml:space="preserve">.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It is the</w:t>
        </w:r>
      </w:ins>
      <w:ins w:id="669" w:author="PR Preview" w:date="2026-01-01T00:00:00Z">
        <w:r>
          <w:t xml:space="preserve"> </w:t>
        </w:r>
      </w:ins>
      <w:hyperlink r:id="rId45">
        <w:ins w:id="670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of the pds notes,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where the data used to choose the</w:t>
        </w:r>
      </w:ins>
      <w:ins w:id="675" w:author="PR Preview" w:date="2026-01-01T00:00:00Z">
        <w:r>
          <w:t xml:space="preserve"> </w:t>
        </w:r>
      </w:ins>
      <w:hyperlink r:id="rId46">
        <w:ins w:id="676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</w:t>
        </w:r>
      </w:ins>
      <w:ins w:id="6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80" w:author="PR Preview" w:date="2026-01-01T00:00:00Z">
        <w:r>
          <w:t xml:space="preserve">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to which a</w:t>
        </w:r>
      </w:ins>
      <w:ins w:id="683" w:author="PR Preview" w:date="2026-01-01T00:00:00Z">
        <w:r>
          <w:t xml:space="preserve"> </w:t>
        </w:r>
      </w:ins>
      <w:hyperlink w:anchor="def-fitting-procedure">
        <w:ins w:id="68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 applied.</w:t>
        </w:r>
      </w:ins>
    </w:p>
    <w:bookmarkEnd w:id="47"/>
    <w:bookmarkStart w:id="48" w:name="exm-new-observation"/>
    <w:p>
      <w:pPr>
        <w:pStyle w:val="BodyText"/>
      </w:pPr>
      <w:ins w:id="687" w:author="PR Preview" w:date="2026-01-01T00:00:00Z">
        <w:r>
          <w:rPr>
            <w:b/>
            <w:bCs/>
          </w:rPr>
          <w:t xml:space="preserve">Example 8 (A new observation for the first five cars)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Take the first five cars of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rPr>
            <w:rStyle w:val="VerbatimChar"/>
          </w:rPr>
          <w:t xml:space="preserve">mtcars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as the</w:t>
        </w:r>
      </w:ins>
      <w:ins w:id="694" w:author="PR Preview" w:date="2026-01-01T00:00:00Z">
        <w:r>
          <w:t xml:space="preserve"> </w:t>
        </w:r>
      </w:ins>
      <w:hyperlink w:anchor="def-training-set">
        <w:ins w:id="69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96" w:author="PR Preview" w:date="2026-01-01T00:00:00Z">
        <w:r>
          <w:t xml:space="preserve">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with the gross horsepower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rPr>
            <w:rStyle w:val="VerbatimChar"/>
          </w:rPr>
          <w:t xml:space="preserve">hp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and weight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rPr>
            <w:rStyle w:val="VerbatimChar"/>
          </w:rPr>
          <w:t xml:space="preserve">wt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as the covariate values and the fuel economy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rPr>
            <w:rStyle w:val="VerbatimChar"/>
          </w:rPr>
          <w:t xml:space="preserve">mpg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as the outcome,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as in</w:t>
        </w:r>
      </w:ins>
      <w:ins w:id="713" w:author="PR Preview" w:date="2026-01-01T00:00:00Z">
        <w:r>
          <w:t xml:space="preserve"> </w:t>
        </w:r>
      </w:ins>
      <w:hyperlink w:anchor="exm-input-matrix">
        <w:ins w:id="71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715" w:author="PR Preview" w:date="2026-01-01T00:00:00Z">
        <w:r>
          <w:t xml:space="preserve">.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Treat the sixth car as a new observation: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 car from the same population that was not used to form the training set.</w:t>
        </w:r>
      </w:ins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48"/>
    <w:bookmarkStart w:id="51" w:name="def-observation-loss"/>
    <w:p>
      <w:pPr>
        <w:pStyle w:val="BodyText"/>
      </w:pPr>
      <w:del w:id="720" w:author="PR Preview" w:date="2026-01-01T00:00:00Z">
        <w:r>
          <w:rPr>
            <w:b/>
            <w:bCs/>
          </w:rPr>
          <w:delText xml:space="preserve">Definition 8 (Loss of a prediction rule on an observation)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The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rPr>
            <w:b/>
            <w:bCs/>
          </w:rPr>
          <w:delText xml:space="preserve">loss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of a</w:delText>
        </w:r>
      </w:del>
      <w:del w:id="727" w:author="PR Preview" w:date="2026-01-01T00:00:00Z">
        <w:r>
          <w:delText xml:space="preserve"> </w:delText>
        </w:r>
      </w:del>
      <w:hyperlink w:anchor="def-prediction-rule">
        <w:del w:id="72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2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on an observation</w:delText>
        </w:r>
      </w:del>
      <w:del w:id="7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is the cost, under a</w:delText>
        </w:r>
      </w:del>
      <w:del w:id="735" w:author="PR Preview" w:date="2026-01-01T00:00:00Z">
        <w:r>
          <w:delText xml:space="preserve"> </w:delText>
        </w:r>
      </w:del>
      <w:hyperlink r:id="rId49">
        <w:del w:id="736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737" w:author="PR Preview" w:date="2026-01-01T00:00:00Z">
        <w:r>
          <w:delText xml:space="preserve"> </w:delText>
        </w:r>
      </w:del>
      <m:oMath>
        <m:r>
          <m:t>L</m:t>
        </m:r>
      </m:oMath>
      <w:del w:id="738" w:author="PR Preview" w:date="2026-01-01T00:00:00Z">
        <w:r>
          <w:delText xml:space="preserve">,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of its prediction</w:delText>
        </w:r>
      </w:del>
      <w:del w:id="7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of the outcome</w:delText>
        </w:r>
      </w:del>
      <w:del w:id="74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745" w:author="PR Preview" w:date="2026-01-01T00:00:00Z">
        <w:r>
          <w:delText xml:space="preserve">:</w:delText>
        </w:r>
      </w:del>
    </w:p>
    <w:p>
      <w:pPr>
        <w:pStyle w:val="BodyText"/>
      </w:pPr>
      <w:ins w:id="746" w:author="PR Preview" w:date="2026-01-01T00:00:00Z">
        <w:r>
          <w:rPr>
            <w:b/>
            <w:bCs/>
          </w:rPr>
          <w:t xml:space="preserve">Definition 14 (Loss of a prediction rule on an observation)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The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rPr>
            <w:b/>
            <w:bCs/>
          </w:rPr>
          <w:t xml:space="preserve">loss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of a</w:t>
        </w:r>
      </w:ins>
      <w:ins w:id="753" w:author="PR Preview" w:date="2026-01-01T00:00:00Z">
        <w:r>
          <w:t xml:space="preserve"> </w:t>
        </w:r>
      </w:ins>
      <w:hyperlink w:anchor="def-prediction-rule">
        <w:ins w:id="75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on an observation</w:t>
        </w:r>
      </w:ins>
      <w:ins w:id="7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is the cost, under a</w:t>
        </w:r>
      </w:ins>
      <w:ins w:id="761" w:author="PR Preview" w:date="2026-01-01T00:00:00Z">
        <w:r>
          <w:t xml:space="preserve"> </w:t>
        </w:r>
      </w:ins>
      <w:hyperlink r:id="rId49">
        <w:ins w:id="762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763" w:author="PR Preview" w:date="2026-01-01T00:00:00Z">
        <w:r>
          <w:t xml:space="preserve"> </w:t>
        </w:r>
      </w:ins>
      <m:oMath>
        <m:r>
          <m:t>L</m:t>
        </m:r>
      </m:oMath>
      <w:ins w:id="764" w:author="PR Preview" w:date="2026-01-01T00:00:00Z">
        <w:r>
          <w:t xml:space="preserve">,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of its prediction</w:t>
        </w:r>
      </w:ins>
      <w:ins w:id="76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of the outcome</w:t>
        </w:r>
      </w:ins>
      <w:ins w:id="77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771" w:author="PR Preview" w:date="2026-01-01T00:00:00Z">
        <w:r>
          <w:t xml:space="preserve">:</w:t>
        </w:r>
      </w:ins>
    </w:p>
    <w:p>
      <w:pPr>
        <w:pStyle w:val="BodyText"/>
      </w:pPr>
      <w:bookmarkStart w:id="50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1"/>
    <w:bookmarkStart w:id="53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2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3"/>
    <w:bookmarkStart w:id="55" w:name="def-generalization-error"/>
    <w:p>
      <w:pPr>
        <w:pStyle w:val="BodyText"/>
      </w:pPr>
      <w:del w:id="772" w:author="PR Preview" w:date="2026-01-01T00:00:00Z">
        <w:r>
          <w:rPr>
            <w:b/>
            <w:bCs/>
          </w:rPr>
          <w:delText xml:space="preserve">Definition 9 (Generalization error)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The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rPr>
            <w:b/>
            <w:bCs/>
          </w:rPr>
          <w:delText xml:space="preserve">generalization error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of a</w:delText>
        </w:r>
      </w:del>
      <w:del w:id="779" w:author="PR Preview" w:date="2026-01-01T00:00:00Z">
        <w:r>
          <w:delText xml:space="preserve"> </w:delText>
        </w:r>
      </w:del>
      <w:hyperlink w:anchor="def-prediction-rule">
        <w:del w:id="78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fitted to a</w:delText>
        </w:r>
      </w:del>
      <w:del w:id="784" w:author="PR Preview" w:date="2026-01-01T00:00:00Z">
        <w:r>
          <w:delText xml:space="preserve"> </w:delText>
        </w:r>
      </w:del>
      <w:hyperlink w:anchor="def-training-set">
        <w:del w:id="78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is its expected</w:delText>
        </w:r>
      </w:del>
      <w:del w:id="789" w:author="PR Preview" w:date="2026-01-01T00:00:00Z">
        <w:r>
          <w:delText xml:space="preserve"> </w:delText>
        </w:r>
      </w:del>
      <w:hyperlink w:anchor="def-observation-loss">
        <w:del w:id="79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79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on a</w:delText>
        </w:r>
      </w:del>
      <w:del w:id="794" w:author="PR Preview" w:date="2026-01-01T00:00:00Z">
        <w:r>
          <w:delText xml:space="preserve"> </w:delText>
        </w:r>
      </w:del>
      <w:hyperlink w:anchor="def-new-observation">
        <w:del w:id="795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7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797" w:author="PR Preview" w:date="2026-01-01T00:00:00Z">
        <w:r>
          <w:delText xml:space="preserve">,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with</w:delText>
        </w:r>
      </w:del>
      <w:del w:id="8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held fixed:</w:delText>
        </w:r>
      </w:del>
    </w:p>
    <w:p>
      <w:pPr>
        <w:pStyle w:val="BodyText"/>
      </w:pPr>
      <w:ins w:id="803" w:author="PR Preview" w:date="2026-01-01T00:00:00Z">
        <w:r>
          <w:rPr>
            <w:b/>
            <w:bCs/>
          </w:rPr>
          <w:t xml:space="preserve">Definition 15 (Generalization error)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The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rPr>
            <w:b/>
            <w:bCs/>
          </w:rPr>
          <w:t xml:space="preserve">generalization error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of a</w:t>
        </w:r>
      </w:ins>
      <w:ins w:id="810" w:author="PR Preview" w:date="2026-01-01T00:00:00Z">
        <w:r>
          <w:t xml:space="preserve"> </w:t>
        </w:r>
      </w:ins>
      <w:hyperlink w:anchor="def-prediction-rule">
        <w:ins w:id="81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1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fitted to a</w:t>
        </w:r>
      </w:ins>
      <w:ins w:id="815" w:author="PR Preview" w:date="2026-01-01T00:00:00Z">
        <w:r>
          <w:t xml:space="preserve"> </w:t>
        </w:r>
      </w:ins>
      <w:hyperlink w:anchor="def-training-set">
        <w:ins w:id="81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is its expected</w:t>
        </w:r>
      </w:ins>
      <w:ins w:id="820" w:author="PR Preview" w:date="2026-01-01T00:00:00Z">
        <w:r>
          <w:t xml:space="preserve"> </w:t>
        </w:r>
      </w:ins>
      <w:hyperlink w:anchor="def-observation-loss">
        <w:ins w:id="82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82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on a</w:t>
        </w:r>
      </w:ins>
      <w:ins w:id="825" w:author="PR Preview" w:date="2026-01-01T00:00:00Z">
        <w:r>
          <w:t xml:space="preserve"> </w:t>
        </w:r>
      </w:ins>
      <w:hyperlink w:anchor="def-new-observation">
        <w:ins w:id="826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8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828" w:author="PR Preview" w:date="2026-01-01T00:00:00Z">
        <w:r>
          <w:t xml:space="preserve">,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with</w:t>
        </w:r>
      </w:ins>
      <w:ins w:id="8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held fixed:</w:t>
        </w:r>
      </w:ins>
    </w:p>
    <w:p>
      <w:pPr>
        <w:pStyle w:val="BodyText"/>
      </w:pPr>
      <w:bookmarkStart w:id="54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6"/>
    <w:bookmarkStart w:id="58" w:name="def-held-out-set"/>
    <w:p>
      <w:pPr>
        <w:pStyle w:val="BodyText"/>
      </w:pPr>
      <w:del w:id="834" w:author="PR Preview" w:date="2026-01-01T00:00:00Z">
        <w:r>
          <w:rPr>
            <w:b/>
            <w:bCs/>
          </w:rPr>
          <w:delText xml:space="preserve">Definition 10 (Held-out set (hold-out set))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rPr>
            <w:b/>
            <w:bCs/>
          </w:rPr>
          <w:delText xml:space="preserve">held-out set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for a</w:delText>
        </w:r>
      </w:del>
      <w:del w:id="841" w:author="PR Preview" w:date="2026-01-01T00:00:00Z">
        <w:r>
          <w:delText xml:space="preserve"> </w:delText>
        </w:r>
      </w:del>
      <w:hyperlink w:anchor="def-training-set">
        <w:del w:id="84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84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is a list of</w:delText>
        </w:r>
      </w:del>
      <w:del w:id="846" w:author="PR Preview" w:date="2026-01-01T00:00:00Z">
        <w:r>
          <w:delText xml:space="preserve"> </w:delText>
        </w:r>
      </w:del>
      <m:oMath>
        <m:r>
          <m:t>m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further observations,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none of them in</w:delText>
        </w:r>
      </w:del>
      <w:del w:id="8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52" w:author="PR Preview" w:date="2026-01-01T00:00:00Z">
        <w:r>
          <w:delText xml:space="preserve">,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that the</w:delText>
        </w:r>
      </w:del>
      <w:del w:id="855" w:author="PR Preview" w:date="2026-01-01T00:00:00Z">
        <w:r>
          <w:delText xml:space="preserve"> </w:delText>
        </w:r>
      </w:del>
      <w:hyperlink w:anchor="def-fitting-procedure">
        <w:del w:id="85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does not use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and on which the</w:delText>
        </w:r>
      </w:del>
      <w:del w:id="861" w:author="PR Preview" w:date="2026-01-01T00:00:00Z">
        <w:r>
          <w:delText xml:space="preserve"> </w:delText>
        </w:r>
      </w:del>
      <w:hyperlink w:anchor="def-prediction-rule">
        <w:del w:id="86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86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is scored:</w:delText>
        </w:r>
      </w:del>
    </w:p>
    <w:p>
      <w:pPr>
        <w:pStyle w:val="BodyText"/>
      </w:pPr>
      <w:ins w:id="866" w:author="PR Preview" w:date="2026-01-01T00:00:00Z">
        <w:r>
          <w:rPr>
            <w:b/>
            <w:bCs/>
          </w:rPr>
          <w:t xml:space="preserve">Definition 16 (Held-out set (hold-out set))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A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rPr>
            <w:b/>
            <w:bCs/>
          </w:rPr>
          <w:t xml:space="preserve">held-out set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for a</w:t>
        </w:r>
      </w:ins>
      <w:ins w:id="873" w:author="PR Preview" w:date="2026-01-01T00:00:00Z">
        <w:r>
          <w:t xml:space="preserve"> </w:t>
        </w:r>
      </w:ins>
      <w:hyperlink w:anchor="def-training-set">
        <w:ins w:id="87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is a list of</w:t>
        </w:r>
      </w:ins>
      <w:ins w:id="878" w:author="PR Preview" w:date="2026-01-01T00:00:00Z">
        <w:r>
          <w:t xml:space="preserve"> </w:t>
        </w:r>
      </w:ins>
      <m:oMath>
        <m:r>
          <m:t>m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further observations,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none of them in</w:t>
        </w:r>
      </w:ins>
      <w:ins w:id="8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84" w:author="PR Preview" w:date="2026-01-01T00:00:00Z">
        <w:r>
          <w:t xml:space="preserve">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that the</w:t>
        </w:r>
      </w:ins>
      <w:ins w:id="887" w:author="PR Preview" w:date="2026-01-01T00:00:00Z">
        <w:r>
          <w:t xml:space="preserve"> </w:t>
        </w:r>
      </w:ins>
      <w:hyperlink w:anchor="def-fitting-procedure">
        <w:ins w:id="88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does not use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and on which the</w:t>
        </w:r>
      </w:ins>
      <w:ins w:id="893" w:author="PR Preview" w:date="2026-01-01T00:00:00Z">
        <w:r>
          <w:t xml:space="preserve"> </w:t>
        </w:r>
      </w:ins>
      <w:hyperlink w:anchor="def-prediction-rule">
        <w:ins w:id="89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is scored:</w:t>
        </w:r>
      </w:ins>
    </w:p>
    <w:p>
      <w:pPr>
        <w:pStyle w:val="BodyText"/>
      </w:pPr>
      <w:bookmarkStart w:id="57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59"/>
    <w:bookmarkStart w:id="62" w:name="def-prediction-rmse"/>
    <w:p>
      <w:pPr>
        <w:pStyle w:val="BodyText"/>
      </w:pPr>
      <w:del w:id="898" w:author="PR Preview" w:date="2026-01-01T00:00:00Z">
        <w:r>
          <w:rPr>
            <w:b/>
            <w:bCs/>
          </w:rPr>
          <w:delText xml:space="preserve">Definition 11 (Root mean squared error of predictions)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The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of predictions,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also called their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rPr>
            <w:b/>
            <w:bCs/>
          </w:rPr>
          <w:delText xml:space="preserve">root mean squared error</w:delText>
        </w:r>
      </w:del>
      <w:del w:id="909" w:author="PR Preview" w:date="2026-01-01T00:00:00Z">
        <w:r>
          <w:delText xml:space="preserve">,</w:delText>
        </w:r>
      </w:del>
      <w:del w:id="9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of observed outcomes</w:delText>
        </w:r>
      </w:del>
      <w:del w:id="91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is the square root of their</w:delText>
        </w:r>
      </w:del>
      <w:del w:id="916" w:author="PR Preview" w:date="2026-01-01T00:00:00Z">
        <w:r>
          <w:delText xml:space="preserve"> </w:delText>
        </w:r>
      </w:del>
      <w:hyperlink r:id="rId60">
        <w:del w:id="917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918" w:author="PR Preview" w:date="2026-01-01T00:00:00Z">
        <w:r>
          <w:delText xml:space="preserve">:</w:delText>
        </w:r>
      </w:del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del w:id="919" w:author="PR Preview" w:date="2026-01-01T00:00:00Z">
        <w:r>
          <w:rPr>
            <w:b/>
            <w:bCs/>
          </w:rPr>
          <w:delText xml:space="preserve">Definition 12 (Training error)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The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rPr>
            <w:b/>
            <w:bCs/>
          </w:rPr>
          <w:delText xml:space="preserve">training error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of a</w:delText>
        </w:r>
      </w:del>
      <w:del w:id="926" w:author="PR Preview" w:date="2026-01-01T00:00:00Z">
        <w:r>
          <w:delText xml:space="preserve"> </w:delText>
        </w:r>
      </w:del>
      <w:hyperlink w:anchor="def-prediction-rule">
        <w:del w:id="92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92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fitted to a</w:delText>
        </w:r>
      </w:del>
      <w:del w:id="931" w:author="PR Preview" w:date="2026-01-01T00:00:00Z">
        <w:r>
          <w:delText xml:space="preserve"> </w:delText>
        </w:r>
      </w:del>
      <w:hyperlink w:anchor="def-training-set">
        <w:del w:id="93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93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is its sample mean</w:delText>
        </w:r>
      </w:del>
      <w:del w:id="936" w:author="PR Preview" w:date="2026-01-01T00:00:00Z">
        <w:r>
          <w:delText xml:space="preserve"> </w:delText>
        </w:r>
      </w:del>
      <w:hyperlink w:anchor="def-observation-loss">
        <w:del w:id="93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93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on the training observations</w:delText>
        </w:r>
      </w:del>
      <w:del w:id="94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942" w:author="PR Preview" w:date="2026-01-01T00:00:00Z">
        <w:r>
          <w:delText xml:space="preserve">:</w:delText>
        </w:r>
      </w:del>
    </w:p>
    <w:p>
      <w:pPr>
        <w:pStyle w:val="BodyText"/>
      </w:pPr>
      <w:ins w:id="943" w:author="PR Preview" w:date="2026-01-01T00:00:00Z">
        <w:r>
          <w:rPr>
            <w:b/>
            <w:bCs/>
          </w:rPr>
          <w:t xml:space="preserve">Definition 17 (Root mean squared error of predictions)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The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rPr>
            <w:b/>
            <w:bCs/>
          </w:rPr>
          <w:t xml:space="preserve">sample root mean squared error (sRMSE)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of predictions,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also called their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rPr>
            <w:b/>
            <w:bCs/>
          </w:rPr>
          <w:t xml:space="preserve">root mean squared error</w:t>
        </w:r>
      </w:ins>
      <w:ins w:id="954" w:author="PR Preview" w:date="2026-01-01T00:00:00Z">
        <w:r>
          <w:t xml:space="preserve">,</w:t>
        </w:r>
      </w:ins>
      <w:ins w:id="95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of observed outcomes</w:t>
        </w:r>
      </w:ins>
      <w:ins w:id="95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is the square root of their</w:t>
        </w:r>
      </w:ins>
      <w:ins w:id="961" w:author="PR Preview" w:date="2026-01-01T00:00:00Z">
        <w:r>
          <w:t xml:space="preserve"> </w:t>
        </w:r>
      </w:ins>
      <w:hyperlink r:id="rId60">
        <w:ins w:id="962" w:author="PR Preview" w:date="2026-01-01T00:00:00Z">
          <w:r>
            <w:rPr>
              <w:rStyle w:val="Hyperlink"/>
            </w:rPr>
            <w:t xml:space="preserve">sMSE</w:t>
          </w:r>
        </w:ins>
      </w:hyperlink>
      <w:ins w:id="963" w:author="PR Preview" w:date="2026-01-01T00:00:00Z">
        <w:r>
          <w:t xml:space="preserve">:</w:t>
        </w:r>
      </w:ins>
    </w:p>
    <w:p>
      <w:pPr>
        <w:pStyle w:val="BodyText"/>
      </w:pPr>
      <w:bookmarkStart w:id="61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4" w:name="def-training-mse"/>
    <w:p>
      <w:pPr>
        <w:pStyle w:val="FirstParagraph"/>
      </w:pPr>
      <w:ins w:id="964" w:author="PR Preview" w:date="2026-01-01T00:00:00Z">
        <w:r>
          <w:rPr>
            <w:b/>
            <w:bCs/>
          </w:rPr>
          <w:t xml:space="preserve">Definition 18 (Training error)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The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rPr>
            <w:b/>
            <w:bCs/>
          </w:rPr>
          <w:t xml:space="preserve">training error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of a</w:t>
        </w:r>
      </w:ins>
      <w:ins w:id="971" w:author="PR Preview" w:date="2026-01-01T00:00:00Z">
        <w:r>
          <w:t xml:space="preserve"> </w:t>
        </w:r>
      </w:ins>
      <w:hyperlink w:anchor="def-prediction-rule">
        <w:ins w:id="97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97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fitted to a</w:t>
        </w:r>
      </w:ins>
      <w:ins w:id="976" w:author="PR Preview" w:date="2026-01-01T00:00:00Z">
        <w:r>
          <w:t xml:space="preserve"> </w:t>
        </w:r>
      </w:ins>
      <w:hyperlink w:anchor="def-training-set">
        <w:ins w:id="97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is its sample mean</w:t>
        </w:r>
      </w:ins>
      <w:ins w:id="981" w:author="PR Preview" w:date="2026-01-01T00:00:00Z">
        <w:r>
          <w:t xml:space="preserve"> </w:t>
        </w:r>
      </w:ins>
      <w:hyperlink w:anchor="def-observation-loss">
        <w:ins w:id="98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98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on the training observations</w:t>
        </w:r>
      </w:ins>
      <w:ins w:id="98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987" w:author="PR Preview" w:date="2026-01-01T00:00:00Z">
        <w:r>
          <w:t xml:space="preserve">:</w:t>
        </w:r>
      </w:ins>
    </w:p>
    <w:p>
      <w:pPr>
        <w:pStyle w:val="BodyText"/>
      </w:pPr>
      <w:bookmarkStart w:id="6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5"/>
    <w:bookmarkEnd w:id="66"/>
    <w:bookmarkStart w:id="71" w:name="overfitting"/>
    <w:p>
      <w:pPr>
        <w:pStyle w:val="Heading2"/>
      </w:pPr>
      <w:r>
        <w:t xml:space="preserve">3 Overfitting</w:t>
      </w:r>
    </w:p>
    <w:bookmarkStart w:id="6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67"/>
    <w:bookmarkStart w:id="6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68"/>
    <w:bookmarkStart w:id="69" w:name="def-overfitting"/>
    <w:p>
      <w:pPr>
        <w:pStyle w:val="FirstParagraph"/>
      </w:pPr>
      <w:del w:id="988" w:author="PR Preview" w:date="2026-01-01T00:00:00Z">
        <w:r>
          <w:rPr>
            <w:b/>
            <w:bCs/>
          </w:rPr>
          <w:delText xml:space="preserve">Definition 13 (Overfitting)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rPr>
            <w:b/>
            <w:bCs/>
          </w:rPr>
          <w:delText xml:space="preserve">Overfitting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occurs when a</w:delText>
        </w:r>
      </w:del>
      <w:del w:id="993" w:author="PR Preview" w:date="2026-01-01T00:00:00Z">
        <w:r>
          <w:delText xml:space="preserve"> </w:delText>
        </w:r>
      </w:del>
      <w:hyperlink w:anchor="def-prediction-rule">
        <w:del w:id="99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fits its</w:delText>
        </w:r>
      </w:del>
      <w:del w:id="997" w:author="PR Preview" w:date="2026-01-01T00:00:00Z">
        <w:r>
          <w:delText xml:space="preserve"> </w:delText>
        </w:r>
      </w:del>
      <w:hyperlink w:anchor="def-training-set">
        <w:del w:id="99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well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but predicts poorly for new observations.</w:delText>
        </w:r>
      </w:del>
    </w:p>
    <w:p>
      <w:pPr>
        <w:pStyle w:val="BodyText"/>
      </w:pPr>
      <w:del w:id="1003" w:author="PR Preview" w:date="2026-01-01T00:00:00Z">
        <w:r>
          <w:rPr>
            <w:b/>
            <w:bCs/>
          </w:rPr>
          <w:delText xml:space="preserve">Example 3 (Overfitting in polynomial fits to cars)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In</w:delText>
        </w:r>
      </w:del>
      <w:del w:id="1006" w:author="PR Preview" w:date="2026-01-01T00:00:00Z">
        <w:r>
          <w:delText xml:space="preserve"> </w:delText>
        </w:r>
      </w:del>
      <w:hyperlink w:anchor="exr-overfitting">
        <w:del w:id="100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008" w:author="PR Preview" w:date="2026-01-01T00:00:00Z">
        <w:r>
          <w:delText xml:space="preserve">,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the terms beyond degree 2 fit the 20 training cars more closely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but do not predict the 12 held-out cars better.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The effect is small here: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it is the beginning of overfitting, not a dramatic case.</w:delText>
        </w:r>
      </w:del>
    </w:p>
    <w:p>
      <w:pPr>
        <w:pStyle w:val="FirstParagraph"/>
      </w:pPr>
      <w:ins w:id="1017" w:author="PR Preview" w:date="2026-01-01T00:00:00Z">
        <w:r>
          <w:rPr>
            <w:b/>
            <w:bCs/>
          </w:rPr>
          <w:t xml:space="preserve">Definition 19 (Overfitting)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rPr>
            <w:b/>
            <w:bCs/>
          </w:rPr>
          <w:t xml:space="preserve">Overfitting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occurs when a</w:t>
        </w:r>
      </w:ins>
      <w:ins w:id="1022" w:author="PR Preview" w:date="2026-01-01T00:00:00Z">
        <w:r>
          <w:t xml:space="preserve"> </w:t>
        </w:r>
      </w:ins>
      <w:hyperlink w:anchor="def-prediction-rule">
        <w:ins w:id="102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fits its</w:t>
        </w:r>
      </w:ins>
      <w:ins w:id="1026" w:author="PR Preview" w:date="2026-01-01T00:00:00Z">
        <w:r>
          <w:t xml:space="preserve"> </w:t>
        </w:r>
      </w:ins>
      <w:hyperlink w:anchor="def-training-set">
        <w:ins w:id="102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well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but predicts poorly for new observations.</w:t>
        </w:r>
      </w:ins>
    </w:p>
    <w:bookmarkEnd w:id="69"/>
    <w:bookmarkStart w:id="70" w:name="exm-overfitting-polynomial-cars"/>
    <w:p>
      <w:pPr>
        <w:pStyle w:val="BodyText"/>
      </w:pPr>
      <w:ins w:id="1032" w:author="PR Preview" w:date="2026-01-01T00:00:00Z">
        <w:r>
          <w:rPr>
            <w:b/>
            <w:bCs/>
          </w:rPr>
          <w:t xml:space="preserve">Example 9 (Overfitting in polynomial fits to cars)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In</w:t>
        </w:r>
      </w:ins>
      <w:ins w:id="1035" w:author="PR Preview" w:date="2026-01-01T00:00:00Z">
        <w:r>
          <w:t xml:space="preserve"> </w:t>
        </w:r>
      </w:ins>
      <w:hyperlink w:anchor="exr-overfitting">
        <w:ins w:id="103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037" w:author="PR Preview" w:date="2026-01-01T00:00:00Z">
        <w:r>
          <w:t xml:space="preserve">,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the terms beyond degree 2 fit the 20 training cars more closely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but do not predict the 12 held-out cars better.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The effect is small here: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it is the beginning of overfitting, not a dramatic case.</w:t>
        </w:r>
      </w:ins>
    </w:p>
    <w:bookmarkEnd w:id="70"/>
    <w:bookmarkEnd w:id="71"/>
    <w:bookmarkStart w:id="133" w:name="sec-generalization-error"/>
    <w:p>
      <w:pPr>
        <w:pStyle w:val="Heading2"/>
      </w:pPr>
      <w:r>
        <w:t xml:space="preserve">4 Generalization error</w:t>
      </w:r>
    </w:p>
    <w:bookmarkStart w:id="7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2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2"/>
    <w:bookmarkStart w:id="73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3"/>
    <w:bookmarkStart w:id="75" w:name="def-expected-generalization-error"/>
    <w:p>
      <w:pPr>
        <w:pStyle w:val="FirstParagraph"/>
      </w:pPr>
      <w:del w:id="1046" w:author="PR Preview" w:date="2026-01-01T00:00:00Z">
        <w:r>
          <w:rPr>
            <w:b/>
            <w:bCs/>
          </w:rPr>
          <w:delText xml:space="preserve">Definition 14 (Expected generalization error (expected prediction error, expected test error))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The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rPr>
            <w:b/>
            <w:bCs/>
          </w:rPr>
          <w:delText xml:space="preserve">expected generalization error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of a</w:delText>
        </w:r>
      </w:del>
      <w:del w:id="1053" w:author="PR Preview" w:date="2026-01-01T00:00:00Z">
        <w:r>
          <w:delText xml:space="preserve"> </w:delText>
        </w:r>
      </w:del>
      <w:hyperlink w:anchor="def-fitting-procedure">
        <w:del w:id="105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055" w:author="PR Preview" w:date="2026-01-01T00:00:00Z">
        <w:r>
          <w:delText xml:space="preserve"> </w:delText>
        </w:r>
      </w:del>
      <m:oMath>
        <m:r>
          <m:t>g</m:t>
        </m:r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at training-set size</w:delText>
        </w:r>
      </w:del>
      <w:del w:id="1058" w:author="PR Preview" w:date="2026-01-01T00:00:00Z">
        <w:r>
          <w:delText xml:space="preserve"> </w:delText>
        </w:r>
      </w:del>
      <m:oMath>
        <m:r>
          <m:t>n</m:t>
        </m:r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is the mean,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over</w:delText>
        </w:r>
      </w:del>
      <w:del w:id="1063" w:author="PR Preview" w:date="2026-01-01T00:00:00Z">
        <w:r>
          <w:delText xml:space="preserve"> </w:delText>
        </w:r>
      </w:del>
      <w:hyperlink w:anchor="def-training-set">
        <w:del w:id="1064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0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of</w:delText>
        </w:r>
      </w:del>
      <w:del w:id="1068" w:author="PR Preview" w:date="2026-01-01T00:00:00Z">
        <w:r>
          <w:delText xml:space="preserve"> </w:delText>
        </w:r>
      </w:del>
      <m:oMath>
        <m:r>
          <m:t>n</m:t>
        </m:r>
      </m:oMath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observations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drawn independently from the population,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of the</w:delText>
        </w:r>
      </w:del>
      <w:del w:id="1075" w:author="PR Preview" w:date="2026-01-01T00:00:00Z">
        <w:r>
          <w:delText xml:space="preserve"> </w:delText>
        </w:r>
      </w:del>
      <w:hyperlink w:anchor="def-generalization-error">
        <w:del w:id="1076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of the</w:delText>
        </w:r>
      </w:del>
      <w:del w:id="1079" w:author="PR Preview" w:date="2026-01-01T00:00:00Z">
        <w:r>
          <w:delText xml:space="preserve"> </w:delText>
        </w:r>
      </w:del>
      <w:hyperlink w:anchor="def-prediction-rule">
        <w:del w:id="108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that</w:delText>
        </w:r>
      </w:del>
      <w:del w:id="1083" w:author="PR Preview" w:date="2026-01-01T00:00:00Z">
        <w:r>
          <w:delText xml:space="preserve"> </w:delText>
        </w:r>
      </w:del>
      <m:oMath>
        <m:r>
          <m:t>g</m:t>
        </m:r>
      </m:oMath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produces from</w:delText>
        </w:r>
      </w:del>
      <w:del w:id="10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87" w:author="PR Preview" w:date="2026-01-01T00:00:00Z">
        <w:r>
          <w:delText xml:space="preserve">:</w:delText>
        </w:r>
      </w:del>
    </w:p>
    <w:p>
      <w:pPr>
        <w:pStyle w:val="FirstParagraph"/>
      </w:pPr>
      <w:ins w:id="1088" w:author="PR Preview" w:date="2026-01-01T00:00:00Z">
        <w:r>
          <w:rPr>
            <w:b/>
            <w:bCs/>
          </w:rPr>
          <w:t xml:space="preserve">Definition 20 (Expected generalization error (expected prediction error, expected test error))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The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rPr>
            <w:b/>
            <w:bCs/>
          </w:rPr>
          <w:t xml:space="preserve">expected generalization error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of a</w:t>
        </w:r>
      </w:ins>
      <w:ins w:id="1095" w:author="PR Preview" w:date="2026-01-01T00:00:00Z">
        <w:r>
          <w:t xml:space="preserve"> </w:t>
        </w:r>
      </w:ins>
      <w:hyperlink w:anchor="def-fitting-procedure">
        <w:ins w:id="109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097" w:author="PR Preview" w:date="2026-01-01T00:00:00Z">
        <w:r>
          <w:t xml:space="preserve"> </w:t>
        </w:r>
      </w:ins>
      <m:oMath>
        <m:r>
          <m:t>g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at training-set size</w:t>
        </w:r>
      </w:ins>
      <w:ins w:id="1100" w:author="PR Preview" w:date="2026-01-01T00:00:00Z">
        <w:r>
          <w:t xml:space="preserve"> </w:t>
        </w:r>
      </w:ins>
      <m:oMath>
        <m:r>
          <m:t>n</m:t>
        </m:r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is the mean,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over</w:t>
        </w:r>
      </w:ins>
      <w:ins w:id="1105" w:author="PR Preview" w:date="2026-01-01T00:00:00Z">
        <w:r>
          <w:t xml:space="preserve"> </w:t>
        </w:r>
      </w:ins>
      <w:hyperlink w:anchor="def-training-set">
        <w:ins w:id="1106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10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of</w:t>
        </w:r>
      </w:ins>
      <w:ins w:id="1110" w:author="PR Preview" w:date="2026-01-01T00:00:00Z">
        <w:r>
          <w:t xml:space="preserve"> </w:t>
        </w:r>
      </w:ins>
      <m:oMath>
        <m:r>
          <m:t>n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observations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drawn independently from the population,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of the</w:t>
        </w:r>
      </w:ins>
      <w:ins w:id="1117" w:author="PR Preview" w:date="2026-01-01T00:00:00Z">
        <w:r>
          <w:t xml:space="preserve"> </w:t>
        </w:r>
      </w:ins>
      <w:hyperlink w:anchor="def-generalization-error">
        <w:ins w:id="1118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of the</w:t>
        </w:r>
      </w:ins>
      <w:ins w:id="1121" w:author="PR Preview" w:date="2026-01-01T00:00:00Z">
        <w:r>
          <w:t xml:space="preserve"> </w:t>
        </w:r>
      </w:ins>
      <w:hyperlink w:anchor="def-prediction-rule">
        <w:ins w:id="112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that</w:t>
        </w:r>
      </w:ins>
      <w:ins w:id="1125" w:author="PR Preview" w:date="2026-01-01T00:00:00Z">
        <w:r>
          <w:t xml:space="preserve"> </w:t>
        </w:r>
      </w:ins>
      <m:oMath>
        <m:r>
          <m:t>g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produces from</w:t>
        </w:r>
      </w:ins>
      <w:ins w:id="11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29" w:author="PR Preview" w:date="2026-01-01T00:00:00Z">
        <w:r>
          <w:t xml:space="preserve">:</w:t>
        </w:r>
      </w:ins>
    </w:p>
    <w:p>
      <w:pPr>
        <w:pStyle w:val="BodyText"/>
      </w:pPr>
      <w:bookmarkStart w:id="74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6"/>
    <w:bookmarkStart w:id="78" w:name="def-mean-function"/>
    <w:p>
      <w:pPr>
        <w:pStyle w:val="BodyText"/>
      </w:pPr>
      <w:del w:id="1130" w:author="PR Preview" w:date="2026-01-01T00:00:00Z">
        <w:r>
          <w:rPr>
            <w:b/>
            <w:bCs/>
          </w:rPr>
          <w:delText xml:space="preserve">Definition 15 (Mean function)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The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rPr>
            <w:b/>
            <w:bCs/>
          </w:rPr>
          <w:delText xml:space="preserve">mean function</w:delText>
        </w:r>
      </w:del>
      <w:del w:id="1135" w:author="PR Preview" w:date="2026-01-01T00:00:00Z">
        <w:r>
          <w:delText xml:space="preserve"> </w:delText>
        </w:r>
      </w:del>
      <m:oMath>
        <m:r>
          <m:t>μ</m:t>
        </m:r>
      </m:oMath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of an outcome</w:delText>
        </w:r>
      </w:del>
      <w:del w:id="1138" w:author="PR Preview" w:date="2026-01-01T00:00:00Z">
        <w:r>
          <w:delText xml:space="preserve"> </w:delText>
        </w:r>
      </w:del>
      <m:oMath>
        <m:r>
          <m:t>Y</m:t>
        </m:r>
      </m:oMath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given a covariate</w:delText>
        </w:r>
      </w:del>
      <w:del w:id="1141" w:author="PR Preview" w:date="2026-01-01T00:00:00Z">
        <w:r>
          <w:delText xml:space="preserve"> </w:delText>
        </w:r>
      </w:del>
      <m:oMath>
        <m:r>
          <m:t>X</m:t>
        </m:r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maps each covariate value</w:delText>
        </w:r>
      </w:del>
      <w:del w:id="1144" w:author="PR Preview" w:date="2026-01-01T00:00:00Z">
        <w:r>
          <w:delText xml:space="preserve"> </w:delText>
        </w:r>
      </w:del>
      <m:oMath>
        <m:r>
          <m:t>x</m:t>
        </m:r>
      </m:oMath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to the mean of</w:delText>
        </w:r>
      </w:del>
      <w:del w:id="1147" w:author="PR Preview" w:date="2026-01-01T00:00:00Z">
        <w:r>
          <w:delText xml:space="preserve"> </w:delText>
        </w:r>
      </w:del>
      <m:oMath>
        <m:r>
          <m:t>Y</m:t>
        </m:r>
      </m:oMath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given</w:delText>
        </w:r>
      </w:del>
      <w:del w:id="115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151" w:author="PR Preview" w:date="2026-01-01T00:00:00Z">
        <w:r>
          <w:delText xml:space="preserve">:</w:delText>
        </w:r>
      </w:del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del w:id="1152" w:author="PR Preview" w:date="2026-01-01T00:00:00Z">
        <w:r>
          <w:rPr>
            <w:b/>
            <w:bCs/>
          </w:rPr>
          <w:delText xml:space="preserve">Definition 16 (Expected prediction loss at a covariate value)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The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rPr>
            <w:b/>
            <w:bCs/>
          </w:rPr>
          <w:delText xml:space="preserve">expected prediction loss at</w:delText>
        </w:r>
      </w:del>
      <w:del w:id="1157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of a</w:delText>
        </w:r>
      </w:del>
      <w:del w:id="1160" w:author="PR Preview" w:date="2026-01-01T00:00:00Z">
        <w:r>
          <w:delText xml:space="preserve"> </w:delText>
        </w:r>
      </w:del>
      <w:hyperlink w:anchor="def-fitting-procedure">
        <w:del w:id="116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62" w:author="PR Preview" w:date="2026-01-01T00:00:00Z">
        <w:r>
          <w:delText xml:space="preserve"> </w:delText>
        </w:r>
      </w:del>
      <m:oMath>
        <m:r>
          <m:t>g</m:t>
        </m:r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at training-set size</w:delText>
        </w:r>
      </w:del>
      <w:del w:id="1165" w:author="PR Preview" w:date="2026-01-01T00:00:00Z">
        <w:r>
          <w:delText xml:space="preserve"> </w:delText>
        </w:r>
      </w:del>
      <m:oMath>
        <m:r>
          <m:t>n</m:t>
        </m:r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is the expected</w:delText>
        </w:r>
      </w:del>
      <w:del w:id="1168" w:author="PR Preview" w:date="2026-01-01T00:00:00Z">
        <w:r>
          <w:delText xml:space="preserve"> </w:delText>
        </w:r>
      </w:del>
      <w:hyperlink w:anchor="def-observation-loss">
        <w:del w:id="116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17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of its prediction</w:delText>
        </w:r>
      </w:del>
      <w:del w:id="1173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for a new outcome</w:delText>
        </w:r>
      </w:del>
      <w:del w:id="117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with</w:delText>
        </w:r>
      </w:del>
      <w:del w:id="11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180" w:author="PR Preview" w:date="2026-01-01T00:00:00Z">
        <w:r>
          <w:delText xml:space="preserve">,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averaged over random</w:delText>
        </w:r>
      </w:del>
      <w:del w:id="1183" w:author="PR Preview" w:date="2026-01-01T00:00:00Z">
        <w:r>
          <w:delText xml:space="preserve"> </w:delText>
        </w:r>
      </w:del>
      <w:hyperlink w:anchor="def-training-set">
        <w:del w:id="1184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1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of</w:delText>
        </w:r>
      </w:del>
      <w:del w:id="1188" w:author="PR Preview" w:date="2026-01-01T00:00:00Z">
        <w:r>
          <w:delText xml:space="preserve"> </w:delText>
        </w:r>
      </w:del>
      <m:oMath>
        <m:r>
          <m:t>n</m:t>
        </m:r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observations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drawn independently of</w:delText>
        </w:r>
      </w:del>
      <w:del w:id="11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194" w:author="PR Preview" w:date="2026-01-01T00:00:00Z">
        <w:r>
          <w:delText xml:space="preserve">,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and over</w:delText>
        </w:r>
      </w:del>
      <w:del w:id="119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198" w:author="PR Preview" w:date="2026-01-01T00:00:00Z">
        <w:r>
          <w:delText xml:space="preserve">:</w:delText>
        </w:r>
      </w:del>
    </w:p>
    <w:p>
      <w:pPr>
        <w:pStyle w:val="BodyText"/>
      </w:pPr>
      <w:ins w:id="1199" w:author="PR Preview" w:date="2026-01-01T00:00:00Z">
        <w:r>
          <w:rPr>
            <w:b/>
            <w:bCs/>
          </w:rPr>
          <w:t xml:space="preserve">Definition 21 (Mean function)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The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rPr>
            <w:b/>
            <w:bCs/>
          </w:rPr>
          <w:t xml:space="preserve">mean function</w:t>
        </w:r>
      </w:ins>
      <w:ins w:id="1204" w:author="PR Preview" w:date="2026-01-01T00:00:00Z">
        <w:r>
          <w:t xml:space="preserve"> </w:t>
        </w:r>
      </w:ins>
      <m:oMath>
        <m:r>
          <m:t>μ</m:t>
        </m:r>
      </m:oMath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of an outcome</w:t>
        </w:r>
      </w:ins>
      <w:ins w:id="1207" w:author="PR Preview" w:date="2026-01-01T00:00:00Z">
        <w:r>
          <w:t xml:space="preserve"> </w:t>
        </w:r>
      </w:ins>
      <m:oMath>
        <m:r>
          <m:t>Y</m:t>
        </m:r>
      </m:oMath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given a covariate</w:t>
        </w:r>
      </w:ins>
      <w:ins w:id="1210" w:author="PR Preview" w:date="2026-01-01T00:00:00Z">
        <w:r>
          <w:t xml:space="preserve"> </w:t>
        </w:r>
      </w:ins>
      <m:oMath>
        <m:r>
          <m:t>X</m:t>
        </m:r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maps each covariate value</w:t>
        </w:r>
      </w:ins>
      <w:ins w:id="1213" w:author="PR Preview" w:date="2026-01-01T00:00:00Z">
        <w:r>
          <w:t xml:space="preserve"> </w:t>
        </w:r>
      </w:ins>
      <m:oMath>
        <m:r>
          <m:t>x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to the mean of</w:t>
        </w:r>
      </w:ins>
      <w:ins w:id="1216" w:author="PR Preview" w:date="2026-01-01T00:00:00Z">
        <w:r>
          <w:t xml:space="preserve"> </w:t>
        </w:r>
      </w:ins>
      <m:oMath>
        <m:r>
          <m:t>Y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given</w:t>
        </w:r>
      </w:ins>
      <w:ins w:id="12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220" w:author="PR Preview" w:date="2026-01-01T00:00:00Z">
        <w:r>
          <w:t xml:space="preserve">:</w:t>
        </w:r>
      </w:ins>
    </w:p>
    <w:p>
      <w:pPr>
        <w:pStyle w:val="BodyText"/>
      </w:pPr>
      <w:bookmarkStart w:id="77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80" w:name="def-epl"/>
    <w:p>
      <w:pPr>
        <w:pStyle w:val="FirstParagraph"/>
      </w:pPr>
      <w:ins w:id="1221" w:author="PR Preview" w:date="2026-01-01T00:00:00Z">
        <w:r>
          <w:rPr>
            <w:b/>
            <w:bCs/>
          </w:rPr>
          <w:t xml:space="preserve">Definition 22 (Expected prediction loss at a covariate value)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The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rPr>
            <w:b/>
            <w:bCs/>
          </w:rPr>
          <w:t xml:space="preserve">expected prediction loss at</w:t>
        </w:r>
      </w:ins>
      <w:ins w:id="122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of a</w:t>
        </w:r>
      </w:ins>
      <w:ins w:id="1229" w:author="PR Preview" w:date="2026-01-01T00:00:00Z">
        <w:r>
          <w:t xml:space="preserve"> </w:t>
        </w:r>
      </w:ins>
      <w:hyperlink w:anchor="def-fitting-procedure">
        <w:ins w:id="123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231" w:author="PR Preview" w:date="2026-01-01T00:00:00Z">
        <w:r>
          <w:t xml:space="preserve"> </w:t>
        </w:r>
      </w:ins>
      <m:oMath>
        <m:r>
          <m:t>g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at training-set size</w:t>
        </w:r>
      </w:ins>
      <w:ins w:id="1234" w:author="PR Preview" w:date="2026-01-01T00:00:00Z">
        <w:r>
          <w:t xml:space="preserve"> </w:t>
        </w:r>
      </w:ins>
      <m:oMath>
        <m:r>
          <m:t>n</m:t>
        </m:r>
      </m:oMath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is the expected</w:t>
        </w:r>
      </w:ins>
      <w:ins w:id="1237" w:author="PR Preview" w:date="2026-01-01T00:00:00Z">
        <w:r>
          <w:t xml:space="preserve"> </w:t>
        </w:r>
      </w:ins>
      <w:hyperlink w:anchor="def-observation-loss">
        <w:ins w:id="123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23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of its prediction</w:t>
        </w:r>
      </w:ins>
      <w:ins w:id="124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for a new outcome</w:t>
        </w:r>
      </w:ins>
      <w:ins w:id="124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with</w:t>
        </w:r>
      </w:ins>
      <w:ins w:id="12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249" w:author="PR Preview" w:date="2026-01-01T00:00:00Z">
        <w:r>
          <w:t xml:space="preserve">,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averaged over random</w:t>
        </w:r>
      </w:ins>
      <w:ins w:id="1252" w:author="PR Preview" w:date="2026-01-01T00:00:00Z">
        <w:r>
          <w:t xml:space="preserve"> </w:t>
        </w:r>
      </w:ins>
      <w:hyperlink w:anchor="def-training-set">
        <w:ins w:id="1253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2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of</w:t>
        </w:r>
      </w:ins>
      <w:ins w:id="1257" w:author="PR Preview" w:date="2026-01-01T00:00:00Z">
        <w:r>
          <w:t xml:space="preserve"> </w:t>
        </w:r>
      </w:ins>
      <m:oMath>
        <m:r>
          <m:t>n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observations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drawn independently of</w:t>
        </w:r>
      </w:ins>
      <w:ins w:id="12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263" w:author="PR Preview" w:date="2026-01-01T00:00:00Z">
        <w:r>
          <w:t xml:space="preserve">,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and over</w:t>
        </w:r>
      </w:ins>
      <w:ins w:id="126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267" w:author="PR Preview" w:date="2026-01-01T00:00:00Z">
        <w:r>
          <w:t xml:space="preserve">:</w:t>
        </w:r>
      </w:ins>
    </w:p>
    <w:p>
      <w:pPr>
        <w:pStyle w:val="BodyText"/>
      </w:pPr>
      <w:bookmarkStart w:id="79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1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1"/>
    <w:bookmarkStart w:id="83" w:name="def-epe"/>
    <w:p>
      <w:pPr>
        <w:pStyle w:val="BodyText"/>
      </w:pPr>
      <w:del w:id="1268" w:author="PR Preview" w:date="2026-01-01T00:00:00Z">
        <w:r>
          <w:rPr>
            <w:b/>
            <w:bCs/>
          </w:rPr>
          <w:delText xml:space="preserve">Definition 17 (Expected prediction error at a covariate value)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The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rPr>
            <w:b/>
            <w:bCs/>
          </w:rPr>
          <w:delText xml:space="preserve">expected prediction error at</w:delText>
        </w:r>
      </w:del>
      <w:del w:id="1273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(</w:delText>
        </w:r>
      </w:del>
      <w:del w:id="1276" w:author="PR Preview" w:date="2026-01-01T00:00:00Z">
        <w:r>
          <w:rPr>
            <w:b/>
            <w:bCs/>
          </w:rPr>
          <w:delText xml:space="preserve">EPE</w:delText>
        </w:r>
      </w:del>
      <w:del w:id="1277" w:author="PR Preview" w:date="2026-01-01T00:00:00Z">
        <w:r>
          <w:delText xml:space="preserve">; also the expected squared prediction error)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of a</w:delText>
        </w:r>
      </w:del>
      <w:del w:id="1280" w:author="PR Preview" w:date="2026-01-01T00:00:00Z">
        <w:r>
          <w:delText xml:space="preserve"> </w:delText>
        </w:r>
      </w:del>
      <w:hyperlink w:anchor="def-fitting-procedure">
        <w:del w:id="128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282" w:author="PR Preview" w:date="2026-01-01T00:00:00Z">
        <w:r>
          <w:delText xml:space="preserve"> </w:delText>
        </w:r>
      </w:del>
      <m:oMath>
        <m:r>
          <m:t>g</m:t>
        </m:r>
      </m:oMath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at training-set size</w:delText>
        </w:r>
      </w:del>
      <w:del w:id="1285" w:author="PR Preview" w:date="2026-01-01T00:00:00Z">
        <w:r>
          <w:delText xml:space="preserve"> </w:delText>
        </w:r>
      </w:del>
      <m:oMath>
        <m:r>
          <m:t>n</m:t>
        </m:r>
      </m:oMath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is its</w:delText>
        </w:r>
      </w:del>
      <w:del w:id="1288" w:author="PR Preview" w:date="2026-01-01T00:00:00Z">
        <w:r>
          <w:delText xml:space="preserve"> </w:delText>
        </w:r>
      </w:del>
      <w:hyperlink w:anchor="def-epl">
        <w:del w:id="1289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under</w:delText>
        </w:r>
      </w:del>
      <w:del w:id="1292" w:author="PR Preview" w:date="2026-01-01T00:00:00Z">
        <w:r>
          <w:delText xml:space="preserve"> </w:delText>
        </w:r>
      </w:del>
      <w:hyperlink w:anchor="rem-squared-error-loss">
        <w:del w:id="1293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294" w:author="PR Preview" w:date="2026-01-01T00:00:00Z">
        <w:r>
          <w:delText xml:space="preserve">,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the expected square of the</w:delText>
        </w:r>
      </w:del>
      <w:del w:id="1297" w:author="PR Preview" w:date="2026-01-01T00:00:00Z">
        <w:r>
          <w:delText xml:space="preserve"> </w:delText>
        </w:r>
      </w:del>
      <w:hyperlink r:id="rId52">
        <w:del w:id="129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299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00" w:author="PR Preview" w:date="2026-01-01T00:00:00Z">
        <w:r>
          <w:delText xml:space="preserve">:</w:delText>
        </w:r>
      </w:del>
    </w:p>
    <w:p>
      <w:pPr>
        <w:pStyle w:val="BodyText"/>
      </w:pPr>
      <w:ins w:id="1301" w:author="PR Preview" w:date="2026-01-01T00:00:00Z">
        <w:r>
          <w:rPr>
            <w:b/>
            <w:bCs/>
          </w:rPr>
          <w:t xml:space="preserve">Definition 23 (Expected prediction error at a covariate value)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The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rPr>
            <w:b/>
            <w:bCs/>
          </w:rPr>
          <w:t xml:space="preserve">expected prediction error at</w:t>
        </w:r>
      </w:ins>
      <w:ins w:id="130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(</w:t>
        </w:r>
      </w:ins>
      <w:ins w:id="1309" w:author="PR Preview" w:date="2026-01-01T00:00:00Z">
        <w:r>
          <w:rPr>
            <w:b/>
            <w:bCs/>
          </w:rPr>
          <w:t xml:space="preserve">EPE</w:t>
        </w:r>
      </w:ins>
      <w:ins w:id="1310" w:author="PR Preview" w:date="2026-01-01T00:00:00Z">
        <w:r>
          <w:t xml:space="preserve">; also the expected squared prediction error)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of a</w:t>
        </w:r>
      </w:ins>
      <w:ins w:id="1313" w:author="PR Preview" w:date="2026-01-01T00:00:00Z">
        <w:r>
          <w:t xml:space="preserve"> </w:t>
        </w:r>
      </w:ins>
      <w:hyperlink w:anchor="def-fitting-procedure">
        <w:ins w:id="131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315" w:author="PR Preview" w:date="2026-01-01T00:00:00Z">
        <w:r>
          <w:t xml:space="preserve"> </w:t>
        </w:r>
      </w:ins>
      <m:oMath>
        <m:r>
          <m:t>g</m:t>
        </m:r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at training-set size</w:t>
        </w:r>
      </w:ins>
      <w:ins w:id="1318" w:author="PR Preview" w:date="2026-01-01T00:00:00Z">
        <w:r>
          <w:t xml:space="preserve"> </w:t>
        </w:r>
      </w:ins>
      <m:oMath>
        <m:r>
          <m:t>n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is its</w:t>
        </w:r>
      </w:ins>
      <w:ins w:id="1321" w:author="PR Preview" w:date="2026-01-01T00:00:00Z">
        <w:r>
          <w:t xml:space="preserve"> </w:t>
        </w:r>
      </w:ins>
      <w:hyperlink w:anchor="def-epl">
        <w:ins w:id="1322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under</w:t>
        </w:r>
      </w:ins>
      <w:ins w:id="1325" w:author="PR Preview" w:date="2026-01-01T00:00:00Z">
        <w:r>
          <w:t xml:space="preserve"> </w:t>
        </w:r>
      </w:ins>
      <w:hyperlink w:anchor="rem-squared-error-loss">
        <w:ins w:id="1326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1327" w:author="PR Preview" w:date="2026-01-01T00:00:00Z">
        <w:r>
          <w:t xml:space="preserve">,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the expected square of the</w:t>
        </w:r>
      </w:ins>
      <w:ins w:id="1330" w:author="PR Preview" w:date="2026-01-01T00:00:00Z">
        <w:r>
          <w:t xml:space="preserve"> </w:t>
        </w:r>
      </w:ins>
      <w:hyperlink r:id="rId52">
        <w:ins w:id="1331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332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33" w:author="PR Preview" w:date="2026-01-01T00:00:00Z">
        <w:r>
          <w:t xml:space="preserve">:</w:t>
        </w:r>
      </w:ins>
    </w:p>
    <w:p>
      <w:pPr>
        <w:pStyle w:val="BodyText"/>
      </w:pPr>
      <w:bookmarkStart w:id="8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0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4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5"/>
    <w:bookmarkStart w:id="86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6"/>
    <w:bookmarkStart w:id="8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87"/>
    <w:bookmarkStart w:id="8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334" w:author="PR Preview" w:date="2026-01-01T00:00:00Z">
        <w:r>
          <w:delText xml:space="preserve">The steps labeled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“definition”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apply</w:delText>
        </w:r>
      </w:del>
      <w:del w:id="1339" w:author="PR Preview" w:date="2026-01-01T00:00:00Z">
        <w:r>
          <w:delText xml:space="preserve"> </w:delText>
        </w:r>
      </w:del>
      <w:hyperlink w:anchor="eq-expected-generalization-error">
        <w:del w:id="1340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1341" w:author="PR Preview" w:date="2026-01-01T00:00:00Z">
        <w:r>
          <w:delText xml:space="preserve">,</w:delText>
        </w:r>
      </w:del>
      <w:del w:id="1342" w:author="PR Preview" w:date="2026-01-01T00:00:00Z">
        <w:r>
          <w:delText xml:space="preserve"> </w:delText>
        </w:r>
      </w:del>
      <w:hyperlink w:anchor="eq-generalization-error">
        <w:del w:id="1343" w:author="PR Preview" w:date="2026-01-01T00:00:00Z">
          <w:r>
            <w:rPr>
              <w:rStyle w:val="Hyperlink"/>
            </w:rPr>
            <w:delText xml:space="preserve">Equation 8</w:delText>
          </w:r>
        </w:del>
      </w:hyperlink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and</w:delText>
        </w:r>
      </w:del>
      <w:del w:id="1346" w:author="PR Preview" w:date="2026-01-01T00:00:00Z">
        <w:r>
          <w:delText xml:space="preserve"> </w:delText>
        </w:r>
      </w:del>
      <w:hyperlink w:anchor="eq-epl">
        <w:del w:id="1347" w:author="PR Preview" w:date="2026-01-01T00:00:00Z">
          <w:r>
            <w:rPr>
              <w:rStyle w:val="Hyperlink"/>
            </w:rPr>
            <w:delText xml:space="preserve">Equation 14</w:delText>
          </w:r>
        </w:del>
      </w:hyperlink>
      <w:del w:id="1348" w:author="PR Preview" w:date="2026-01-01T00:00:00Z">
        <w:r>
          <w:delText xml:space="preserve">, in that order.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Here</w:delText>
        </w:r>
      </w:del>
      <w:del w:id="135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is the</w:delText>
        </w:r>
      </w:del>
      <w:del w:id="1354" w:author="PR Preview" w:date="2026-01-01T00:00:00Z">
        <w:r>
          <w:delText xml:space="preserve"> </w:delText>
        </w:r>
      </w:del>
      <w:hyperlink w:anchor="def-observation-loss">
        <w:del w:id="135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of the prediction rule</w:delText>
        </w:r>
      </w:del>
      <w:del w:id="135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(</w:delText>
        </w:r>
      </w:del>
      <w:hyperlink w:anchor="eq-prediction-rule">
        <w:del w:id="1361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362" w:author="PR Preview" w:date="2026-01-01T00:00:00Z">
        <w:r>
          <w:delText xml:space="preserve">)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on the new observation.</w:delText>
        </w:r>
      </w:del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The two steps labeled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“iterated expectations”</w:delText>
        </w:r>
      </w:del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use the</w:delText>
        </w:r>
      </w:del>
      <w:del w:id="1371" w:author="PR Preview" w:date="2026-01-01T00:00:00Z">
        <w:r>
          <w:delText xml:space="preserve"> </w:delText>
        </w:r>
      </w:del>
      <w:hyperlink r:id="rId88">
        <w:del w:id="1372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373" w:author="PR Preview" w:date="2026-01-01T00:00:00Z">
        <w:r>
          <w:delText xml:space="preserve">,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the first conditioning on</w:delText>
        </w:r>
      </w:del>
      <w:del w:id="13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and the second on</w:delText>
        </w:r>
      </w:del>
      <w:del w:id="13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80" w:author="PR Preview" w:date="2026-01-01T00:00:00Z">
        <w:r>
          <w:delText xml:space="preserve">.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The last line needs</w:delText>
        </w:r>
      </w:del>
      <w:del w:id="138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to be independent of</w:delText>
        </w:r>
      </w:del>
      <w:del w:id="13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387" w:author="PR Preview" w:date="2026-01-01T00:00:00Z">
        <w:r>
          <w:delText xml:space="preserve">: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then, given</w:delText>
        </w:r>
      </w:del>
      <w:del w:id="139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391" w:author="PR Preview" w:date="2026-01-01T00:00:00Z">
        <w:r>
          <w:delText xml:space="preserve">,</w:delText>
        </w:r>
      </w:del>
      <w:del w:id="13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still has its unconditional distribution,</w:delText>
        </w:r>
      </w:del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as</w:delText>
        </w:r>
      </w:del>
      <w:del w:id="1397" w:author="PR Preview" w:date="2026-01-01T00:00:00Z">
        <w:r>
          <w:delText xml:space="preserve"> </w:delText>
        </w:r>
      </w:del>
      <w:hyperlink w:anchor="def-epl">
        <w:del w:id="1398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requires.</w:delText>
        </w:r>
      </w:del>
    </w:p>
    <w:p>
      <w:pPr>
        <w:pStyle w:val="FirstParagraph"/>
      </w:pPr>
      <w:ins w:id="1401" w:author="PR Preview" w:date="2026-01-01T00:00:00Z">
        <w:r>
          <w:t xml:space="preserve">The steps labeled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“definition”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apply</w:t>
        </w:r>
      </w:ins>
      <w:ins w:id="1406" w:author="PR Preview" w:date="2026-01-01T00:00:00Z">
        <w:r>
          <w:t xml:space="preserve"> </w:t>
        </w:r>
      </w:ins>
      <w:hyperlink w:anchor="eq-expected-generalization-error">
        <w:ins w:id="1407" w:author="PR Preview" w:date="2026-01-01T00:00:00Z">
          <w:r>
            <w:rPr>
              <w:rStyle w:val="Hyperlink"/>
            </w:rPr>
            <w:t xml:space="preserve">Equation 14</w:t>
          </w:r>
        </w:ins>
      </w:hyperlink>
      <w:ins w:id="1408" w:author="PR Preview" w:date="2026-01-01T00:00:00Z">
        <w:r>
          <w:t xml:space="preserve">,</w:t>
        </w:r>
      </w:ins>
      <w:ins w:id="1409" w:author="PR Preview" w:date="2026-01-01T00:00:00Z">
        <w:r>
          <w:t xml:space="preserve"> </w:t>
        </w:r>
      </w:ins>
      <w:hyperlink w:anchor="eq-generalization-error">
        <w:ins w:id="1410" w:author="PR Preview" w:date="2026-01-01T00:00:00Z">
          <w:r>
            <w:rPr>
              <w:rStyle w:val="Hyperlink"/>
            </w:rPr>
            <w:t xml:space="preserve">Equation 10</w:t>
          </w:r>
        </w:ins>
      </w:hyperlink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and</w:t>
        </w:r>
      </w:ins>
      <w:ins w:id="1413" w:author="PR Preview" w:date="2026-01-01T00:00:00Z">
        <w:r>
          <w:t xml:space="preserve"> </w:t>
        </w:r>
      </w:ins>
      <w:hyperlink w:anchor="eq-epl">
        <w:ins w:id="1414" w:author="PR Preview" w:date="2026-01-01T00:00:00Z">
          <w:r>
            <w:rPr>
              <w:rStyle w:val="Hyperlink"/>
            </w:rPr>
            <w:t xml:space="preserve">Equation 16</w:t>
          </w:r>
        </w:ins>
      </w:hyperlink>
      <w:ins w:id="1415" w:author="PR Preview" w:date="2026-01-01T00:00:00Z">
        <w:r>
          <w:t xml:space="preserve">, in that order.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Here</w:t>
        </w:r>
      </w:ins>
      <w:ins w:id="141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is the</w:t>
        </w:r>
      </w:ins>
      <w:ins w:id="1421" w:author="PR Preview" w:date="2026-01-01T00:00:00Z">
        <w:r>
          <w:t xml:space="preserve"> </w:t>
        </w:r>
      </w:ins>
      <w:hyperlink w:anchor="def-observation-loss">
        <w:ins w:id="142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of the prediction rule</w:t>
        </w:r>
      </w:ins>
      <w:ins w:id="14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(</w:t>
        </w:r>
      </w:ins>
      <w:hyperlink w:anchor="eq-prediction-rule">
        <w:ins w:id="1428" w:author="PR Preview" w:date="2026-01-01T00:00:00Z">
          <w:r>
            <w:rPr>
              <w:rStyle w:val="Hyperlink"/>
            </w:rPr>
            <w:t xml:space="preserve">Equation 8</w:t>
          </w:r>
        </w:ins>
      </w:hyperlink>
      <w:ins w:id="1429" w:author="PR Preview" w:date="2026-01-01T00:00:00Z">
        <w:r>
          <w:t xml:space="preserve">)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on the new observation.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The two steps labeled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“iterated expectations”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use the</w:t>
        </w:r>
      </w:ins>
      <w:ins w:id="1438" w:author="PR Preview" w:date="2026-01-01T00:00:00Z">
        <w:r>
          <w:t xml:space="preserve"> </w:t>
        </w:r>
      </w:ins>
      <w:hyperlink r:id="rId88">
        <w:ins w:id="1439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440" w:author="PR Preview" w:date="2026-01-01T00:00:00Z">
        <w:r>
          <w:t xml:space="preserve">,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the first conditioning on</w:t>
        </w:r>
      </w:ins>
      <w:ins w:id="14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and the second on</w:t>
        </w:r>
      </w:ins>
      <w:ins w:id="14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47" w:author="PR Preview" w:date="2026-01-01T00:00:00Z">
        <w:r>
          <w:t xml:space="preserve">.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The last line needs</w:t>
        </w:r>
      </w:ins>
      <w:ins w:id="14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to be independent of</w:t>
        </w:r>
      </w:ins>
      <w:ins w:id="14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454" w:author="PR Preview" w:date="2026-01-01T00:00:00Z">
        <w:r>
          <w:t xml:space="preserve">: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then, given</w:t>
        </w:r>
      </w:ins>
      <w:ins w:id="145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458" w:author="PR Preview" w:date="2026-01-01T00:00:00Z">
        <w:r>
          <w:t xml:space="preserve">,</w:t>
        </w:r>
      </w:ins>
      <w:ins w:id="14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still has its unconditional distribution,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as</w:t>
        </w:r>
      </w:ins>
      <w:ins w:id="1464" w:author="PR Preview" w:date="2026-01-01T00:00:00Z">
        <w:r>
          <w:t xml:space="preserve"> </w:t>
        </w:r>
      </w:ins>
      <w:hyperlink w:anchor="def-epl">
        <w:ins w:id="146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requires.</w:t>
        </w:r>
      </w:ins>
    </w:p>
    <w:bookmarkEnd w:id="89"/>
    <w:bookmarkStart w:id="9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3" w:name="def-average-fit"/>
    <w:p>
      <w:pPr>
        <w:pStyle w:val="BodyText"/>
      </w:pPr>
      <w:del w:id="1468" w:author="PR Preview" w:date="2026-01-01T00:00:00Z">
        <w:r>
          <w:rPr>
            <w:b/>
            <w:bCs/>
          </w:rPr>
          <w:delText xml:space="preserve">Definition 18 (Average fit)</w:delText>
        </w:r>
      </w:del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Let</w:delText>
        </w:r>
      </w:del>
      <w:del w:id="1471" w:author="PR Preview" w:date="2026-01-01T00:00:00Z">
        <w:r>
          <w:delText xml:space="preserve"> </w:delText>
        </w:r>
      </w:del>
      <m:oMath>
        <m:r>
          <m:t>g</m:t>
        </m:r>
      </m:oMath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be a</w:delText>
        </w:r>
      </w:del>
      <w:del w:id="1474" w:author="PR Preview" w:date="2026-01-01T00:00:00Z">
        <w:r>
          <w:delText xml:space="preserve"> </w:delText>
        </w:r>
      </w:del>
      <w:hyperlink w:anchor="def-fitting-procedure">
        <w:del w:id="147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476" w:author="PR Preview" w:date="2026-01-01T00:00:00Z">
        <w:r>
          <w:delText xml:space="preserve">,</w:delText>
        </w:r>
      </w:del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and let</w:delText>
        </w:r>
      </w:del>
      <w:del w:id="14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be a random</w:delText>
        </w:r>
      </w:del>
      <w:del w:id="1482" w:author="PR Preview" w:date="2026-01-01T00:00:00Z">
        <w:r>
          <w:delText xml:space="preserve"> </w:delText>
        </w:r>
      </w:del>
      <w:hyperlink w:anchor="def-training-set">
        <w:del w:id="148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84" w:author="PR Preview" w:date="2026-01-01T00:00:00Z">
        <w:r>
          <w:delText xml:space="preserve">.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The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rPr>
            <w:b/>
            <w:bCs/>
          </w:rPr>
          <w:delText xml:space="preserve">average fit</w:delText>
        </w:r>
      </w:del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of</w:delText>
        </w:r>
      </w:del>
      <w:del w:id="1491" w:author="PR Preview" w:date="2026-01-01T00:00:00Z">
        <w:r>
          <w:delText xml:space="preserve"> </w:delText>
        </w:r>
      </w:del>
      <m:oMath>
        <m:r>
          <m:t>g</m:t>
        </m:r>
      </m:oMath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at a covariate value</w:delText>
        </w:r>
      </w:del>
      <w:del w:id="1494" w:author="PR Preview" w:date="2026-01-01T00:00:00Z">
        <w:r>
          <w:delText xml:space="preserve"> </w:delText>
        </w:r>
      </w:del>
      <m:oMath>
        <m:r>
          <m:t>x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is the prediction</w:delText>
        </w:r>
      </w:del>
      <w:del w:id="1497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averaged over every training set it might have been fitted to:</w:delText>
        </w:r>
      </w:del>
    </w:p>
    <w:p>
      <w:pPr>
        <w:pStyle w:val="BodyText"/>
      </w:pPr>
      <w:ins w:id="1500" w:author="PR Preview" w:date="2026-01-01T00:00:00Z">
        <w:r>
          <w:rPr>
            <w:b/>
            <w:bCs/>
          </w:rPr>
          <w:t xml:space="preserve">Definition 24 (Average fit)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Let</w:t>
        </w:r>
      </w:ins>
      <w:ins w:id="1503" w:author="PR Preview" w:date="2026-01-01T00:00:00Z">
        <w:r>
          <w:t xml:space="preserve"> </w:t>
        </w:r>
      </w:ins>
      <m:oMath>
        <m:r>
          <m:t>g</m:t>
        </m:r>
      </m:oMath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be a</w:t>
        </w:r>
      </w:ins>
      <w:ins w:id="1506" w:author="PR Preview" w:date="2026-01-01T00:00:00Z">
        <w:r>
          <w:t xml:space="preserve"> </w:t>
        </w:r>
      </w:ins>
      <w:hyperlink w:anchor="def-fitting-procedure">
        <w:ins w:id="150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508" w:author="PR Preview" w:date="2026-01-01T00:00:00Z">
        <w:r>
          <w:t xml:space="preserve">,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and let</w:t>
        </w:r>
      </w:ins>
      <w:ins w:id="15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be a random</w:t>
        </w:r>
      </w:ins>
      <w:ins w:id="1514" w:author="PR Preview" w:date="2026-01-01T00:00:00Z">
        <w:r>
          <w:t xml:space="preserve"> </w:t>
        </w:r>
      </w:ins>
      <w:hyperlink w:anchor="def-training-set">
        <w:ins w:id="151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16" w:author="PR Preview" w:date="2026-01-01T00:00:00Z">
        <w:r>
          <w:t xml:space="preserve">.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The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rPr>
            <w:b/>
            <w:bCs/>
          </w:rPr>
          <w:t xml:space="preserve">average fit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of</w:t>
        </w:r>
      </w:ins>
      <w:ins w:id="1523" w:author="PR Preview" w:date="2026-01-01T00:00:00Z">
        <w:r>
          <w:t xml:space="preserve"> </w:t>
        </w:r>
      </w:ins>
      <m:oMath>
        <m:r>
          <m:t>g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at a covariate value</w:t>
        </w:r>
      </w:ins>
      <w:ins w:id="1526" w:author="PR Preview" w:date="2026-01-01T00:00:00Z">
        <w:r>
          <w:t xml:space="preserve"> </w:t>
        </w:r>
      </w:ins>
      <m:oMath>
        <m:r>
          <m:t>x</m:t>
        </m:r>
      </m:oMath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is the prediction</w:t>
        </w:r>
      </w:ins>
      <w:ins w:id="152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averaged over every training set it might have been fitted to:</w:t>
        </w:r>
      </w:ins>
    </w:p>
    <w:p>
      <w:pPr>
        <w:pStyle w:val="BodyText"/>
      </w:pPr>
      <w:bookmarkStart w:id="92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4" w:name="exm-average-fit"/>
    <w:p>
      <w:pPr>
        <w:pStyle w:val="BodyText"/>
      </w:pPr>
      <w:del w:id="1532" w:author="PR Preview" w:date="2026-01-01T00:00:00Z">
        <w:r>
          <w:rPr>
            <w:b/>
            <w:bCs/>
          </w:rPr>
          <w:delText xml:space="preserve">Example 4 (Computing the average fit)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Suppose the predictions</w:delText>
        </w:r>
      </w:del>
      <w:del w:id="1535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at</w:delText>
        </w:r>
      </w:del>
      <w:del w:id="1538" w:author="PR Preview" w:date="2026-01-01T00:00:00Z">
        <w:r>
          <w:delText xml:space="preserve"> </w:delText>
        </w:r>
      </w:del>
      <m:oMath>
        <m:r>
          <m:t>x</m:t>
        </m:r>
      </m:oMath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take the values</w:delText>
        </w:r>
      </w:del>
      <w:del w:id="1541" w:author="PR Preview" w:date="2026-01-01T00:00:00Z">
        <w:r>
          <w:delText xml:space="preserve"> </w:delText>
        </w:r>
      </w:del>
      <m:oMath>
        <m:r>
          <m:t>9</m:t>
        </m:r>
      </m:oMath>
      <w:del w:id="1542" w:author="PR Preview" w:date="2026-01-01T00:00:00Z">
        <w:r>
          <w:delText xml:space="preserve">,</w:delText>
        </w:r>
      </w:del>
      <w:del w:id="1543" w:author="PR Preview" w:date="2026-01-01T00:00:00Z">
        <w:r>
          <w:delText xml:space="preserve"> </w:delText>
        </w:r>
      </w:del>
      <m:oMath>
        <m:r>
          <m:t>11</m:t>
        </m:r>
      </m:oMath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and</w:delText>
        </w:r>
      </w:del>
      <w:del w:id="1546" w:author="PR Preview" w:date="2026-01-01T00:00:00Z">
        <w:r>
          <w:delText xml:space="preserve"> </w:delText>
        </w:r>
      </w:del>
      <m:oMath>
        <m:r>
          <m:t>13</m:t>
        </m:r>
      </m:oMath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with equal probability.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551" w:author="PR Preview" w:date="2026-01-01T00:00:00Z">
        <w:r>
          <w:rPr>
            <w:b/>
            <w:bCs/>
          </w:rPr>
          <w:delText xml:space="preserve">Definition 19 (Bias of a prediction)</w:delText>
        </w:r>
      </w:del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Let</w:delText>
        </w:r>
      </w:del>
      <w:del w:id="1554" w:author="PR Preview" w:date="2026-01-01T00:00:00Z">
        <w:r>
          <w:delText xml:space="preserve"> </w:delText>
        </w:r>
      </w:del>
      <m:oMath>
        <m:r>
          <m:t>g</m:t>
        </m:r>
      </m:oMath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be a</w:delText>
        </w:r>
      </w:del>
      <w:del w:id="1557" w:author="PR Preview" w:date="2026-01-01T00:00:00Z">
        <w:r>
          <w:delText xml:space="preserve"> </w:delText>
        </w:r>
      </w:del>
      <w:hyperlink w:anchor="def-fitting-procedure">
        <w:del w:id="155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559" w:author="PR Preview" w:date="2026-01-01T00:00:00Z">
        <w:r>
          <w:delText xml:space="preserve">,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and let</w:delText>
        </w:r>
      </w:del>
      <w:del w:id="15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be a random</w:delText>
        </w:r>
      </w:del>
      <w:del w:id="1565" w:author="PR Preview" w:date="2026-01-01T00:00:00Z">
        <w:r>
          <w:delText xml:space="preserve"> </w:delText>
        </w:r>
      </w:del>
      <w:hyperlink w:anchor="def-training-set">
        <w:del w:id="156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567" w:author="PR Preview" w:date="2026-01-01T00:00:00Z">
        <w:r>
          <w:delText xml:space="preserve">.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At a covariate value</w:delText>
        </w:r>
      </w:del>
      <w:del w:id="1570" w:author="PR Preview" w:date="2026-01-01T00:00:00Z">
        <w:r>
          <w:delText xml:space="preserve"> </w:delText>
        </w:r>
      </w:del>
      <m:oMath>
        <m:r>
          <m:t>x</m:t>
        </m:r>
      </m:oMath>
      <w:del w:id="1571" w:author="PR Preview" w:date="2026-01-01T00:00:00Z">
        <w:r>
          <w:delText xml:space="preserve">,</w:delText>
        </w:r>
      </w:del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the prediction</w:delText>
        </w:r>
      </w:del>
      <w:del w:id="1574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is a random variable,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because it depends on the random training data.</w:delText>
        </w:r>
      </w:del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The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rPr>
            <w:b/>
            <w:bCs/>
          </w:rPr>
          <w:delText xml:space="preserve">bias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of the prediction</w:delText>
        </w:r>
      </w:del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is the expected</w:delText>
        </w:r>
      </w:del>
      <w:del w:id="1587" w:author="PR Preview" w:date="2026-01-01T00:00:00Z">
        <w:r>
          <w:delText xml:space="preserve"> </w:delText>
        </w:r>
      </w:del>
      <w:hyperlink r:id="rId95">
        <w:del w:id="1588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of the prediction</w:delText>
        </w:r>
      </w:del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as an</w:delText>
        </w:r>
      </w:del>
      <w:del w:id="1593" w:author="PR Preview" w:date="2026-01-01T00:00:00Z">
        <w:r>
          <w:delText xml:space="preserve"> </w:delText>
        </w:r>
      </w:del>
      <w:hyperlink r:id="rId96">
        <w:del w:id="1594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of the</w:delText>
        </w:r>
      </w:del>
      <w:del w:id="1597" w:author="PR Preview" w:date="2026-01-01T00:00:00Z">
        <w:r>
          <w:delText xml:space="preserve"> </w:delText>
        </w:r>
      </w:del>
      <w:hyperlink w:anchor="def-mean-function">
        <w:del w:id="159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value</w:delText>
        </w:r>
      </w:del>
      <w:del w:id="160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02" w:author="PR Preview" w:date="2026-01-01T00:00:00Z">
        <w:r>
          <w:delText xml:space="preserve">,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1605" w:author="PR Preview" w:date="2026-01-01T00:00:00Z">
        <w:r>
          <w:rPr>
            <w:b/>
            <w:bCs/>
          </w:rPr>
          <w:t xml:space="preserve">Example 10 (Computing the average fit)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Suppose the predictions</w:t>
        </w:r>
      </w:ins>
      <w:ins w:id="1608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at</w:t>
        </w:r>
      </w:ins>
      <w:ins w:id="1611" w:author="PR Preview" w:date="2026-01-01T00:00:00Z">
        <w:r>
          <w:t xml:space="preserve"> </w:t>
        </w:r>
      </w:ins>
      <m:oMath>
        <m:r>
          <m:t>x</m:t>
        </m:r>
      </m:oMath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take the values</w:t>
        </w:r>
      </w:ins>
      <w:ins w:id="1614" w:author="PR Preview" w:date="2026-01-01T00:00:00Z">
        <w:r>
          <w:t xml:space="preserve"> </w:t>
        </w:r>
      </w:ins>
      <m:oMath>
        <m:r>
          <m:t>9</m:t>
        </m:r>
      </m:oMath>
      <w:ins w:id="1615" w:author="PR Preview" w:date="2026-01-01T00:00:00Z">
        <w:r>
          <w:t xml:space="preserve">,</w:t>
        </w:r>
      </w:ins>
      <w:ins w:id="1616" w:author="PR Preview" w:date="2026-01-01T00:00:00Z">
        <w:r>
          <w:t xml:space="preserve"> </w:t>
        </w:r>
      </w:ins>
      <m:oMath>
        <m:r>
          <m:t>11</m:t>
        </m:r>
      </m:oMath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and</w:t>
        </w:r>
      </w:ins>
      <w:ins w:id="1619" w:author="PR Preview" w:date="2026-01-01T00:00:00Z">
        <w:r>
          <w:t xml:space="preserve"> </w:t>
        </w:r>
      </w:ins>
      <m:oMath>
        <m:r>
          <m:t>13</m:t>
        </m:r>
      </m:oMath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with equal probability.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8" w:name="def-prediction-bias"/>
    <w:p>
      <w:pPr>
        <w:pStyle w:val="FirstParagraph"/>
      </w:pPr>
      <w:ins w:id="1624" w:author="PR Preview" w:date="2026-01-01T00:00:00Z">
        <w:r>
          <w:rPr>
            <w:b/>
            <w:bCs/>
          </w:rPr>
          <w:t xml:space="preserve">Definition 25 (Bias of a prediction)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Let</w:t>
        </w:r>
      </w:ins>
      <w:ins w:id="1627" w:author="PR Preview" w:date="2026-01-01T00:00:00Z">
        <w:r>
          <w:t xml:space="preserve"> </w:t>
        </w:r>
      </w:ins>
      <m:oMath>
        <m:r>
          <m:t>g</m:t>
        </m:r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be a</w:t>
        </w:r>
      </w:ins>
      <w:ins w:id="1630" w:author="PR Preview" w:date="2026-01-01T00:00:00Z">
        <w:r>
          <w:t xml:space="preserve"> </w:t>
        </w:r>
      </w:ins>
      <w:hyperlink w:anchor="def-fitting-procedure">
        <w:ins w:id="163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32" w:author="PR Preview" w:date="2026-01-01T00:00:00Z">
        <w:r>
          <w:t xml:space="preserve">,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and let</w:t>
        </w:r>
      </w:ins>
      <w:ins w:id="16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be a random</w:t>
        </w:r>
      </w:ins>
      <w:ins w:id="1638" w:author="PR Preview" w:date="2026-01-01T00:00:00Z">
        <w:r>
          <w:t xml:space="preserve"> </w:t>
        </w:r>
      </w:ins>
      <w:hyperlink w:anchor="def-training-set">
        <w:ins w:id="163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640" w:author="PR Preview" w:date="2026-01-01T00:00:00Z">
        <w:r>
          <w:t xml:space="preserve">.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At a covariate value</w:t>
        </w:r>
      </w:ins>
      <w:ins w:id="1643" w:author="PR Preview" w:date="2026-01-01T00:00:00Z">
        <w:r>
          <w:t xml:space="preserve"> </w:t>
        </w:r>
      </w:ins>
      <m:oMath>
        <m:r>
          <m:t>x</m:t>
        </m:r>
      </m:oMath>
      <w:ins w:id="1644" w:author="PR Preview" w:date="2026-01-01T00:00:00Z">
        <w:r>
          <w:t xml:space="preserve">,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the prediction</w:t>
        </w:r>
      </w:ins>
      <w:ins w:id="1647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is a random variable,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because it depends on the random training data.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The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rPr>
            <w:b/>
            <w:bCs/>
          </w:rPr>
          <w:t xml:space="preserve">bias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of the prediction</w:t>
        </w:r>
      </w:ins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is the expected</w:t>
        </w:r>
      </w:ins>
      <w:ins w:id="1660" w:author="PR Preview" w:date="2026-01-01T00:00:00Z">
        <w:r>
          <w:t xml:space="preserve"> </w:t>
        </w:r>
      </w:ins>
      <w:hyperlink r:id="rId95">
        <w:ins w:id="1661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of the prediction</w:t>
        </w:r>
      </w:ins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as an</w:t>
        </w:r>
      </w:ins>
      <w:ins w:id="1666" w:author="PR Preview" w:date="2026-01-01T00:00:00Z">
        <w:r>
          <w:t xml:space="preserve"> </w:t>
        </w:r>
      </w:ins>
      <w:hyperlink r:id="rId96">
        <w:ins w:id="1667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of the</w:t>
        </w:r>
      </w:ins>
      <w:ins w:id="1670" w:author="PR Preview" w:date="2026-01-01T00:00:00Z">
        <w:r>
          <w:t xml:space="preserve"> </w:t>
        </w:r>
      </w:ins>
      <w:hyperlink w:anchor="def-mean-function">
        <w:ins w:id="167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value</w:t>
        </w:r>
      </w:ins>
      <w:ins w:id="167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75" w:author="PR Preview" w:date="2026-01-01T00:00:00Z">
        <w:r>
          <w:t xml:space="preserve">,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97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99" w:name="exm-prediction-bias"/>
    <w:p>
      <w:pPr>
        <w:pStyle w:val="BodyText"/>
      </w:pPr>
      <w:del w:id="1678" w:author="PR Preview" w:date="2026-01-01T00:00:00Z">
        <w:r>
          <w:rPr>
            <w:b/>
            <w:bCs/>
          </w:rPr>
          <w:delText xml:space="preserve">Example 5 (Computing the bias of a prediction)</w:delText>
        </w:r>
      </w:del>
      <w:del w:id="1679" w:author="PR Preview" w:date="2026-01-01T00:00:00Z">
        <w:r>
          <w:delText xml:space="preserve"> </w:delText>
        </w:r>
      </w:del>
      <w:del w:id="1680" w:author="PR Preview" w:date="2026-01-01T00:00:00Z">
        <w:r>
          <w:delText xml:space="preserve">Suppose</w:delText>
        </w:r>
      </w:del>
      <w:del w:id="168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del w:id="1682" w:author="PR Preview" w:date="2026-01-01T00:00:00Z">
        <w:r>
          <w:delText xml:space="preserve">,</w:delText>
        </w:r>
      </w:del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delText xml:space="preserve">and the predictions</w:delText>
        </w:r>
      </w:del>
      <w:del w:id="1685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686" w:author="PR Preview" w:date="2026-01-01T00:00:00Z">
        <w:r>
          <w:delText xml:space="preserve">,</w:delText>
        </w:r>
      </w:del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over repeated training sets,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average</w:delText>
        </w:r>
      </w:del>
      <w:del w:id="1691" w:author="PR Preview" w:date="2026-01-01T00:00:00Z">
        <w:r>
          <w:delText xml:space="preserve"> </w:delText>
        </w:r>
      </w:del>
      <m:oMath>
        <m:r>
          <m:t>11</m:t>
        </m:r>
      </m:oMath>
      <w:del w:id="1692" w:author="PR Preview" w:date="2026-01-01T00:00:00Z">
        <w:r>
          <w:delText xml:space="preserve">.</w:delText>
        </w:r>
      </w:del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Then</w:delText>
        </w:r>
      </w:del>
    </w:p>
    <w:p>
      <w:pPr>
        <w:pStyle w:val="BodyText"/>
      </w:pPr>
      <w:ins w:id="1695" w:author="PR Preview" w:date="2026-01-01T00:00:00Z">
        <w:r>
          <w:rPr>
            <w:b/>
            <w:bCs/>
          </w:rPr>
          <w:t xml:space="preserve">Example 11 (Computing the bias of a prediction)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Suppose</w:t>
        </w:r>
      </w:ins>
      <w:ins w:id="169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1699" w:author="PR Preview" w:date="2026-01-01T00:00:00Z">
        <w:r>
          <w:t xml:space="preserve">,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and the predictions</w:t>
        </w:r>
      </w:ins>
      <w:ins w:id="170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703" w:author="PR Preview" w:date="2026-01-01T00:00:00Z">
        <w:r>
          <w:t xml:space="preserve">,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over repeated training sets,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average</w:t>
        </w:r>
      </w:ins>
      <w:ins w:id="1708" w:author="PR Preview" w:date="2026-01-01T00:00:00Z">
        <w:r>
          <w:t xml:space="preserve"> </w:t>
        </w:r>
      </w:ins>
      <m:oMath>
        <m:r>
          <m:t>11</m:t>
        </m:r>
      </m:oMath>
      <w:ins w:id="1709" w:author="PR Preview" w:date="2026-01-01T00:00:00Z">
        <w:r>
          <w:t xml:space="preserve">.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99"/>
    <w:bookmarkStart w:id="100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0"/>
    <w:bookmarkStart w:id="101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1"/>
    <w:bookmarkStart w:id="102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2"/>
    <w:bookmarkStart w:id="106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5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6"/>
    <w:bookmarkStart w:id="107" w:name="exr-epe-split-bias"/>
    <w:p>
      <w:pPr>
        <w:pStyle w:val="BodyText"/>
      </w:pPr>
      <w:del w:id="1712" w:author="PR Preview" w:date="2026-01-01T00:00:00Z">
        <w:r>
          <w:rPr>
            <w:b/>
            <w:bCs/>
          </w:rPr>
          <w:delText xml:space="preserve">Exercise 6 (Separate the bias)</w:delText>
        </w:r>
      </w:del>
      <w:del w:id="1713" w:author="PR Preview" w:date="2026-01-01T00:00:00Z">
        <w:r>
          <w:delText xml:space="preserve"> </w:delText>
        </w:r>
      </w:del>
      <w:hyperlink w:anchor="eq-epe-after-noise">
        <w:del w:id="1714" w:author="PR Preview" w:date="2026-01-01T00:00:00Z">
          <w:r>
            <w:rPr>
              <w:rStyle w:val="Hyperlink"/>
            </w:rPr>
            <w:delText xml:space="preserve">Equation 19</w:delText>
          </w:r>
        </w:del>
      </w:hyperlink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1717" w:author="PR Preview" w:date="2026-01-01T00:00:00Z">
        <w:r>
          <w:rPr>
            <w:b/>
            <w:bCs/>
          </w:rPr>
          <w:t xml:space="preserve">Exercise 6 (Separate the bias)</w:t>
        </w:r>
      </w:ins>
      <w:ins w:id="1718" w:author="PR Preview" w:date="2026-01-01T00:00:00Z">
        <w:r>
          <w:t xml:space="preserve"> </w:t>
        </w:r>
      </w:ins>
      <w:hyperlink w:anchor="eq-epe-after-noise">
        <w:ins w:id="1719" w:author="PR Preview" w:date="2026-01-01T00:00:00Z">
          <w:r>
            <w:rPr>
              <w:rStyle w:val="Hyperlink"/>
            </w:rPr>
            <w:t xml:space="preserve">Equation 21</w:t>
          </w:r>
        </w:ins>
      </w:hyperlink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del w:id="1722" w:author="PR Preview" w:date="2026-01-01T00:00:00Z">
        <w:r>
          <w:delText xml:space="preserve">Split it with the same technique as before:</w:delText>
        </w:r>
      </w:del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add and subtract the average fit</w:delText>
        </w:r>
      </w:del>
      <w:del w:id="172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(</w:delText>
        </w:r>
      </w:del>
      <w:hyperlink w:anchor="eq-average-fit">
        <w:del w:id="1728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1729" w:author="PR Preview" w:date="2026-01-01T00:00:00Z">
        <w:r>
          <w:delText xml:space="preserve">),</w:delText>
        </w:r>
      </w:del>
      <w:del w:id="1730" w:author="PR Preview" w:date="2026-01-01T00:00:00Z">
        <w:r>
          <w:delText xml:space="preserve"> </w:delText>
        </w:r>
      </w:del>
      <w:del w:id="1731" w:author="PR Preview" w:date="2026-01-01T00:00:00Z">
        <w:r>
          <w:delText xml:space="preserve">expand, and take the expectation term by term.</w:delText>
        </w:r>
      </w:del>
    </w:p>
    <w:p>
      <w:pPr>
        <w:pStyle w:val="BodyText"/>
      </w:pPr>
      <w:ins w:id="1732" w:author="PR Preview" w:date="2026-01-01T00:00:00Z">
        <w:r>
          <w:t xml:space="preserve">Split it with the same technique as before: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add and subtract the average fit</w:t>
        </w:r>
      </w:ins>
      <w:ins w:id="1735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(</w:t>
        </w:r>
      </w:ins>
      <w:hyperlink w:anchor="eq-average-fit">
        <w:ins w:id="1738" w:author="PR Preview" w:date="2026-01-01T00:00:00Z">
          <w:r>
            <w:rPr>
              <w:rStyle w:val="Hyperlink"/>
            </w:rPr>
            <w:t xml:space="preserve">Equation 19</w:t>
          </w:r>
        </w:ins>
      </w:hyperlink>
      <w:ins w:id="1739" w:author="PR Preview" w:date="2026-01-01T00:00:00Z">
        <w:r>
          <w:t xml:space="preserve">),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07"/>
    <w:bookmarkStart w:id="11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0"/>
    <w:bookmarkStart w:id="112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p>
      <w:pPr>
        <w:pStyle w:val="FirstParagraph"/>
      </w:pPr>
      <w:del w:id="1742" w:author="PR Preview" w:date="2026-01-01T00:00:00Z">
        <w:r>
          <w:rPr>
            <w:i/>
            <w:iCs/>
          </w:rPr>
          <w:delText xml:space="preserve">Proof</w:delText>
        </w:r>
      </w:del>
      <w:del w:id="1743" w:author="PR Preview" w:date="2026-01-01T00:00:00Z">
        <w:r>
          <w:delText xml:space="preserve">. </w:delText>
        </w:r>
      </w:del>
      <w:del w:id="1744" w:author="PR Preview" w:date="2026-01-01T00:00:00Z">
        <w:r>
          <w:delText xml:space="preserve">Every expectation below is conditional on</w:delText>
        </w:r>
      </w:del>
      <w:del w:id="174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746" w:author="PR Preview" w:date="2026-01-01T00:00:00Z">
        <w:r>
          <w:delText xml:space="preserve">, as in the exercises.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By</w:delText>
        </w:r>
      </w:del>
      <w:del w:id="1749" w:author="PR Preview" w:date="2026-01-01T00:00:00Z">
        <w:r>
          <w:delText xml:space="preserve"> </w:delText>
        </w:r>
      </w:del>
      <w:hyperlink w:anchor="sol-epe-split-noise">
        <w:del w:id="1750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1751" w:author="PR Preview" w:date="2026-01-01T00:00:00Z">
        <w:r>
          <w:delText xml:space="preserve">, the expected squared prediction error is the noise variance plus the pMSE of the prediction, used as an</w:delText>
        </w:r>
      </w:del>
      <w:del w:id="1752" w:author="PR Preview" w:date="2026-01-01T00:00:00Z">
        <w:r>
          <w:delText xml:space="preserve"> </w:delText>
        </w:r>
      </w:del>
      <w:hyperlink r:id="rId96">
        <w:del w:id="1753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of</w:delText>
        </w:r>
      </w:del>
      <w:del w:id="175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57" w:author="PR Preview" w:date="2026-01-01T00:00:00Z">
        <w:r>
          <w:delText xml:space="preserve">.</w:delText>
        </w:r>
      </w:del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By</w:delText>
        </w:r>
      </w:del>
      <w:del w:id="1760" w:author="PR Preview" w:date="2026-01-01T00:00:00Z">
        <w:r>
          <w:delText xml:space="preserve"> </w:delText>
        </w:r>
      </w:del>
      <w:hyperlink w:anchor="sol-epe-split-bias">
        <w:del w:id="1761" w:author="PR Preview" w:date="2026-01-01T00:00:00Z">
          <w:r>
            <w:rPr>
              <w:rStyle w:val="Hyperlink"/>
            </w:rPr>
            <w:delText xml:space="preserve">Solution 6</w:delText>
          </w:r>
        </w:del>
      </w:hyperlink>
      <w:del w:id="1762" w:author="PR Preview" w:date="2026-01-01T00:00:00Z">
        <w:r>
          <w:delText xml:space="preserve">, that pMSE is the squared bias plus the variance.</w:delText>
        </w:r>
      </w:del>
      <w:del w:id="1763" w:author="PR Preview" w:date="2026-01-01T00:00:00Z">
        <w:r>
          <w:delText xml:space="preserve"> </w:delText>
        </w:r>
      </w:del>
      <w:del w:id="1764" w:author="PR Preview" w:date="2026-01-01T00:00:00Z">
        <w:r>
          <w:delText xml:space="preserve">Substituting</w:delText>
        </w:r>
      </w:del>
      <w:del w:id="1765" w:author="PR Preview" w:date="2026-01-01T00:00:00Z">
        <w:r>
          <w:delText xml:space="preserve"> </w:delText>
        </w:r>
      </w:del>
      <w:hyperlink w:anchor="eq-epe-after-bias">
        <w:del w:id="1766" w:author="PR Preview" w:date="2026-01-01T00:00:00Z">
          <w:r>
            <w:rPr>
              <w:rStyle w:val="Hyperlink"/>
            </w:rPr>
            <w:delText xml:space="preserve">Equation 20</w:delText>
          </w:r>
        </w:del>
      </w:hyperlink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into</w:delText>
        </w:r>
      </w:del>
      <w:del w:id="1769" w:author="PR Preview" w:date="2026-01-01T00:00:00Z">
        <w:r>
          <w:delText xml:space="preserve"> </w:delText>
        </w:r>
      </w:del>
      <w:hyperlink w:anchor="eq-epe-after-noise">
        <w:del w:id="1770" w:author="PR Preview" w:date="2026-01-01T00:00:00Z">
          <w:r>
            <w:rPr>
              <w:rStyle w:val="Hyperlink"/>
            </w:rPr>
            <w:delText xml:space="preserve">Equation 19</w:delText>
          </w:r>
        </w:del>
      </w:hyperlink>
      <w:del w:id="177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1772" w:author="PR Preview" w:date="2026-01-01T00:00:00Z">
        <w:r>
          <w:rPr>
            <w:b/>
            <w:bCs/>
          </w:rPr>
          <w:delText xml:space="preserve">Definition 20 (Irreducible error)</w:delText>
        </w:r>
      </w:del>
      <w:del w:id="1773" w:author="PR Preview" w:date="2026-01-01T00:00:00Z">
        <w:r>
          <w:delText xml:space="preserve"> </w:delText>
        </w:r>
      </w:del>
      <w:del w:id="1774" w:author="PR Preview" w:date="2026-01-01T00:00:00Z">
        <w:r>
          <w:delText xml:space="preserve">In</w:delText>
        </w:r>
      </w:del>
      <w:del w:id="1775" w:author="PR Preview" w:date="2026-01-01T00:00:00Z">
        <w:r>
          <w:delText xml:space="preserve"> </w:delText>
        </w:r>
      </w:del>
      <w:hyperlink w:anchor="thm-epe-decomposition">
        <w:del w:id="177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777" w:author="PR Preview" w:date="2026-01-01T00:00:00Z">
        <w:r>
          <w:delText xml:space="preserve">,</w:delText>
        </w:r>
      </w:del>
      <w:del w:id="1778" w:author="PR Preview" w:date="2026-01-01T00:00:00Z">
        <w:r>
          <w:delText xml:space="preserve"> </w:delText>
        </w:r>
      </w:del>
      <w:del w:id="1779" w:author="PR Preview" w:date="2026-01-01T00:00:00Z">
        <w:r>
          <w:delText xml:space="preserve">the term</w:delText>
        </w:r>
      </w:del>
      <w:del w:id="178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1781" w:author="PR Preview" w:date="2026-01-01T00:00:00Z">
        <w:r>
          <w:delText xml:space="preserve"> </w:delText>
        </w:r>
      </w:del>
      <w:del w:id="1782" w:author="PR Preview" w:date="2026-01-01T00:00:00Z">
        <w:r>
          <w:delText xml:space="preserve">is the</w:delText>
        </w:r>
      </w:del>
      <w:del w:id="1783" w:author="PR Preview" w:date="2026-01-01T00:00:00Z">
        <w:r>
          <w:delText xml:space="preserve"> </w:delText>
        </w:r>
      </w:del>
      <w:del w:id="1784" w:author="PR Preview" w:date="2026-01-01T00:00:00Z">
        <w:r>
          <w:rPr>
            <w:b/>
            <w:bCs/>
          </w:rPr>
          <w:delText xml:space="preserve">irreducible error</w:delText>
        </w:r>
      </w:del>
      <w:del w:id="1785" w:author="PR Preview" w:date="2026-01-01T00:00:00Z">
        <w:r>
          <w:delText xml:space="preserve">.</w:delText>
        </w:r>
      </w:del>
      <w:del w:id="1786" w:author="PR Preview" w:date="2026-01-01T00:00:00Z">
        <w:r>
          <w:delText xml:space="preserve"> </w:delText>
        </w:r>
      </w:del>
      <w:del w:id="1787" w:author="PR Preview" w:date="2026-01-01T00:00:00Z">
        <w:r>
          <w:delText xml:space="preserve">It does not depend on the fitting procedure</w:delText>
        </w:r>
      </w:del>
      <w:del w:id="1788" w:author="PR Preview" w:date="2026-01-01T00:00:00Z">
        <w:r>
          <w:delText xml:space="preserve"> </w:delText>
        </w:r>
      </w:del>
      <m:oMath>
        <m:r>
          <m:t>g</m:t>
        </m:r>
      </m:oMath>
      <w:del w:id="1789" w:author="PR Preview" w:date="2026-01-01T00:00:00Z">
        <w:r>
          <w:delText xml:space="preserve">,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so no choice of prediction can remove it.</w:delText>
        </w:r>
      </w:del>
      <w:del w:id="1792" w:author="PR Preview" w:date="2026-01-01T00:00:00Z">
        <w:r>
          <w:delText xml:space="preserve"> </w:delText>
        </w:r>
      </w:del>
      <w:del w:id="1793" w:author="PR Preview" w:date="2026-01-01T00:00:00Z">
        <w:r>
          <w:delText xml:space="preserve">The theorem concerns the single covariate value</w:delText>
        </w:r>
      </w:del>
      <w:del w:id="1794" w:author="PR Preview" w:date="2026-01-01T00:00:00Z">
        <w:r>
          <w:delText xml:space="preserve"> </w:delText>
        </w:r>
      </w:del>
      <m:oMath>
        <m:r>
          <m:t>x</m:t>
        </m:r>
      </m:oMath>
      <w:del w:id="1795" w:author="PR Preview" w:date="2026-01-01T00:00:00Z">
        <w:r>
          <w:delText xml:space="preserve">,</w:delText>
        </w:r>
      </w:del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so</w:delText>
        </w:r>
      </w:del>
      <w:del w:id="179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may differ from one covariate value to another:</w:delText>
        </w:r>
      </w:del>
      <w:del w:id="1801" w:author="PR Preview" w:date="2026-01-01T00:00:00Z">
        <w:r>
          <w:delText xml:space="preserve"> </w:delText>
        </w:r>
      </w:del>
      <w:del w:id="1802" w:author="PR Preview" w:date="2026-01-01T00:00:00Z">
        <w:r>
          <w:delText xml:space="preserve">it does not assume constant noise variance across covariate values.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For example, in</w:delText>
        </w:r>
      </w:del>
      <w:del w:id="1805" w:author="PR Preview" w:date="2026-01-01T00:00:00Z">
        <w:r>
          <w:delText xml:space="preserve"> </w:delText>
        </w:r>
      </w:del>
      <w:hyperlink w:anchor="exr-epe-three-sources">
        <w:del w:id="1806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1807" w:author="PR Preview" w:date="2026-01-01T00:00:00Z">
        <w:r>
          <w:delText xml:space="preserve">,</w:delText>
        </w:r>
      </w:del>
      <w:del w:id="180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1809" w:author="PR Preview" w:date="2026-01-01T00:00:00Z">
        <w:r>
          <w:delText xml:space="preserve">,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so every prediction there has expected squared error at least</w:delText>
        </w:r>
      </w:del>
      <w:del w:id="1812" w:author="PR Preview" w:date="2026-01-01T00:00:00Z">
        <w:r>
          <w:delText xml:space="preserve"> </w:delText>
        </w:r>
      </w:del>
      <m:oMath>
        <m:r>
          <m:t>3</m:t>
        </m:r>
      </m:oMath>
      <w:del w:id="1813" w:author="PR Preview" w:date="2026-01-01T00:00:00Z">
        <w:r>
          <w:delText xml:space="preserve">.</w:delText>
        </w:r>
      </w:del>
    </w:p>
    <w:p>
      <w:pPr>
        <w:pStyle w:val="FirstParagraph"/>
      </w:pPr>
      <w:ins w:id="1814" w:author="PR Preview" w:date="2026-01-01T00:00:00Z">
        <w:r>
          <w:rPr>
            <w:i/>
            <w:iCs/>
          </w:rPr>
          <w:t xml:space="preserve">Proof</w:t>
        </w:r>
      </w:ins>
      <w:ins w:id="1815" w:author="PR Preview" w:date="2026-01-01T00:00:00Z">
        <w:r>
          <w:t xml:space="preserve">. </w:t>
        </w:r>
      </w:ins>
      <w:ins w:id="1816" w:author="PR Preview" w:date="2026-01-01T00:00:00Z">
        <w:r>
          <w:t xml:space="preserve">Every expectation below is conditional on</w:t>
        </w:r>
      </w:ins>
      <w:ins w:id="181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818" w:author="PR Preview" w:date="2026-01-01T00:00:00Z">
        <w:r>
          <w:t xml:space="preserve">, as in the exercises.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By</w:t>
        </w:r>
      </w:ins>
      <w:ins w:id="1821" w:author="PR Preview" w:date="2026-01-01T00:00:00Z">
        <w:r>
          <w:t xml:space="preserve"> </w:t>
        </w:r>
      </w:ins>
      <w:hyperlink w:anchor="sol-epe-split-noise">
        <w:ins w:id="1822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1823" w:author="PR Preview" w:date="2026-01-01T00:00:00Z">
        <w:r>
          <w:t xml:space="preserve">, the expected squared prediction error is the noise variance plus the pMSE of the prediction, used as an</w:t>
        </w:r>
      </w:ins>
      <w:ins w:id="1824" w:author="PR Preview" w:date="2026-01-01T00:00:00Z">
        <w:r>
          <w:t xml:space="preserve"> </w:t>
        </w:r>
      </w:ins>
      <w:hyperlink r:id="rId96">
        <w:ins w:id="182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of</w:t>
        </w:r>
      </w:ins>
      <w:ins w:id="182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829" w:author="PR Preview" w:date="2026-01-01T00:00:00Z">
        <w:r>
          <w:t xml:space="preserve">.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By</w:t>
        </w:r>
      </w:ins>
      <w:ins w:id="1832" w:author="PR Preview" w:date="2026-01-01T00:00:00Z">
        <w:r>
          <w:t xml:space="preserve"> </w:t>
        </w:r>
      </w:ins>
      <w:hyperlink w:anchor="sol-epe-split-bias">
        <w:ins w:id="1833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1834" w:author="PR Preview" w:date="2026-01-01T00:00:00Z">
        <w:r>
          <w:t xml:space="preserve">, that pMSE is the squared bias plus the variance.</w:t>
        </w:r>
      </w:ins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Substituting</w:t>
        </w:r>
      </w:ins>
      <w:ins w:id="1837" w:author="PR Preview" w:date="2026-01-01T00:00:00Z">
        <w:r>
          <w:t xml:space="preserve"> </w:t>
        </w:r>
      </w:ins>
      <w:hyperlink w:anchor="eq-epe-after-bias">
        <w:ins w:id="1838" w:author="PR Preview" w:date="2026-01-01T00:00:00Z">
          <w:r>
            <w:rPr>
              <w:rStyle w:val="Hyperlink"/>
            </w:rPr>
            <w:t xml:space="preserve">Equation 22</w:t>
          </w:r>
        </w:ins>
      </w:hyperlink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into</w:t>
        </w:r>
      </w:ins>
      <w:ins w:id="1841" w:author="PR Preview" w:date="2026-01-01T00:00:00Z">
        <w:r>
          <w:t xml:space="preserve"> </w:t>
        </w:r>
      </w:ins>
      <w:hyperlink w:anchor="eq-epe-after-noise">
        <w:ins w:id="1842" w:author="PR Preview" w:date="2026-01-01T00:00:00Z">
          <w:r>
            <w:rPr>
              <w:rStyle w:val="Hyperlink"/>
            </w:rPr>
            <w:t xml:space="preserve">Equation 21</w:t>
          </w:r>
        </w:ins>
      </w:hyperlink>
      <w:ins w:id="184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3" w:name="def-irreducible-error"/>
    <w:p>
      <w:pPr>
        <w:pStyle w:val="FirstParagraph"/>
      </w:pPr>
      <w:ins w:id="1844" w:author="PR Preview" w:date="2026-01-01T00:00:00Z">
        <w:r>
          <w:rPr>
            <w:b/>
            <w:bCs/>
          </w:rPr>
          <w:t xml:space="preserve">Definition 26 (Irreducible error)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In</w:t>
        </w:r>
      </w:ins>
      <w:ins w:id="1847" w:author="PR Preview" w:date="2026-01-01T00:00:00Z">
        <w:r>
          <w:t xml:space="preserve"> </w:t>
        </w:r>
      </w:ins>
      <w:hyperlink w:anchor="thm-epe-decomposition">
        <w:ins w:id="184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849" w:author="PR Preview" w:date="2026-01-01T00:00:00Z">
        <w:r>
          <w:t xml:space="preserve">,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the term</w:t>
        </w:r>
      </w:ins>
      <w:ins w:id="185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is the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rPr>
            <w:b/>
            <w:bCs/>
          </w:rPr>
          <w:t xml:space="preserve">irreducible error</w:t>
        </w:r>
      </w:ins>
      <w:ins w:id="1857" w:author="PR Preview" w:date="2026-01-01T00:00:00Z">
        <w:r>
          <w:t xml:space="preserve">.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It does not depend on the fitting procedure</w:t>
        </w:r>
      </w:ins>
      <w:ins w:id="1860" w:author="PR Preview" w:date="2026-01-01T00:00:00Z">
        <w:r>
          <w:t xml:space="preserve"> </w:t>
        </w:r>
      </w:ins>
      <m:oMath>
        <m:r>
          <m:t>g</m:t>
        </m:r>
      </m:oMath>
      <w:ins w:id="1861" w:author="PR Preview" w:date="2026-01-01T00:00:00Z">
        <w:r>
          <w:t xml:space="preserve">,</w:t>
        </w:r>
      </w:ins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so no choice of prediction can remove it.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The theorem concerns the single covariate value</w:t>
        </w:r>
      </w:ins>
      <w:ins w:id="1866" w:author="PR Preview" w:date="2026-01-01T00:00:00Z">
        <w:r>
          <w:t xml:space="preserve"> </w:t>
        </w:r>
      </w:ins>
      <m:oMath>
        <m:r>
          <m:t>x</m:t>
        </m:r>
      </m:oMath>
      <w:ins w:id="1867" w:author="PR Preview" w:date="2026-01-01T00:00:00Z">
        <w:r>
          <w:t xml:space="preserve">,</w:t>
        </w:r>
      </w:ins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so</w:t>
        </w:r>
      </w:ins>
      <w:ins w:id="187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71" w:author="PR Preview" w:date="2026-01-01T00:00:00Z">
        <w:r>
          <w:t xml:space="preserve"> </w:t>
        </w:r>
      </w:ins>
      <w:ins w:id="1872" w:author="PR Preview" w:date="2026-01-01T00:00:00Z">
        <w:r>
          <w:t xml:space="preserve">may differ from one covariate value to another: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it does not assume constant noise variance across covariate values.</w:t>
        </w:r>
      </w:ins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For example, in</w:t>
        </w:r>
      </w:ins>
      <w:ins w:id="1877" w:author="PR Preview" w:date="2026-01-01T00:00:00Z">
        <w:r>
          <w:t xml:space="preserve"> </w:t>
        </w:r>
      </w:ins>
      <w:hyperlink w:anchor="exr-epe-three-sources">
        <w:ins w:id="1878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879" w:author="PR Preview" w:date="2026-01-01T00:00:00Z">
        <w:r>
          <w:t xml:space="preserve">,</w:t>
        </w:r>
      </w:ins>
      <w:ins w:id="188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1881" w:author="PR Preview" w:date="2026-01-01T00:00:00Z">
        <w:r>
          <w:t xml:space="preserve">,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so every prediction there has expected squared error at least</w:t>
        </w:r>
      </w:ins>
      <w:ins w:id="1884" w:author="PR Preview" w:date="2026-01-01T00:00:00Z">
        <w:r>
          <w:t xml:space="preserve"> </w:t>
        </w:r>
      </w:ins>
      <m:oMath>
        <m:r>
          <m:t>3</m:t>
        </m:r>
      </m:oMath>
      <w:ins w:id="1885" w:author="PR Preview" w:date="2026-01-01T00:00:00Z">
        <w:r>
          <w:t xml:space="preserve">.</w:t>
        </w:r>
      </w:ins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5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49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115"/>
    <w:bookmarkStart w:id="117" w:name="def-flexibility"/>
    <w:p>
      <w:pPr>
        <w:pStyle w:val="BodyText"/>
      </w:pPr>
      <w:del w:id="1886" w:author="PR Preview" w:date="2026-01-01T00:00:00Z">
        <w:r>
          <w:rPr>
            <w:b/>
            <w:bCs/>
          </w:rPr>
          <w:delText xml:space="preserve">Definition 21 (Flexibility)</w:delText>
        </w:r>
      </w:del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Let</w:delText>
        </w:r>
      </w:del>
      <w:del w:id="188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and</w:delText>
        </w:r>
      </w:del>
      <w:del w:id="189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be</w:delText>
        </w:r>
      </w:del>
      <w:del w:id="1895" w:author="PR Preview" w:date="2026-01-01T00:00:00Z">
        <w:r>
          <w:delText xml:space="preserve"> </w:delText>
        </w:r>
      </w:del>
      <w:hyperlink w:anchor="def-fitting-procedure">
        <w:del w:id="189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that each choose, by least squares,</w:delText>
        </w:r>
      </w:del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a</w:delText>
        </w:r>
      </w:del>
      <w:del w:id="1901" w:author="PR Preview" w:date="2026-01-01T00:00:00Z">
        <w:r>
          <w:delText xml:space="preserve"> </w:delText>
        </w:r>
      </w:del>
      <w:hyperlink w:anchor="def-prediction-rule">
        <w:del w:id="190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from a set of candidate functions,</w:delText>
        </w:r>
      </w:del>
      <w:del w:id="190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and</w:delText>
        </w:r>
      </w:del>
      <w:del w:id="19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respectively.</w:delText>
        </w:r>
      </w:del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The procedure</w:delText>
        </w:r>
      </w:del>
      <w:del w:id="191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is</w:delText>
        </w:r>
      </w:del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rPr>
            <w:b/>
            <w:bCs/>
          </w:rPr>
          <w:delText xml:space="preserve">at least as flexible</w:delText>
        </w:r>
      </w:del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as</w:delText>
        </w:r>
      </w:del>
      <w:del w:id="192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if every candidate of</w:delText>
        </w:r>
      </w:del>
      <w:del w:id="192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is also a candidate of</w:delText>
        </w:r>
      </w:del>
      <w:del w:id="192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927" w:author="PR Preview" w:date="2026-01-01T00:00:00Z">
        <w:r>
          <w:delText xml:space="preserve">:</w:delText>
        </w:r>
      </w:del>
    </w:p>
    <w:p>
      <w:pPr>
        <w:pStyle w:val="BodyText"/>
      </w:pPr>
      <w:ins w:id="1928" w:author="PR Preview" w:date="2026-01-01T00:00:00Z">
        <w:r>
          <w:rPr>
            <w:b/>
            <w:bCs/>
          </w:rPr>
          <w:t xml:space="preserve">Definition 27 (Flexibility)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Let</w:t>
        </w:r>
      </w:ins>
      <w:ins w:id="193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and</w:t>
        </w:r>
      </w:ins>
      <w:ins w:id="193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be</w:t>
        </w:r>
      </w:ins>
      <w:ins w:id="1937" w:author="PR Preview" w:date="2026-01-01T00:00:00Z">
        <w:r>
          <w:t xml:space="preserve"> </w:t>
        </w:r>
      </w:ins>
      <w:hyperlink w:anchor="def-fitting-procedure">
        <w:ins w:id="193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that each choose, by least squares,</w:t>
        </w:r>
      </w:ins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a</w:t>
        </w:r>
      </w:ins>
      <w:ins w:id="1943" w:author="PR Preview" w:date="2026-01-01T00:00:00Z">
        <w:r>
          <w:t xml:space="preserve"> </w:t>
        </w:r>
      </w:ins>
      <w:hyperlink w:anchor="def-prediction-rule">
        <w:ins w:id="194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from a set of candidate functions,</w:t>
        </w:r>
      </w:ins>
      <w:ins w:id="19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and</w:t>
        </w:r>
      </w:ins>
      <w:ins w:id="19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respectively.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The procedure</w:t>
        </w:r>
      </w:ins>
      <w:ins w:id="195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is</w:t>
        </w:r>
      </w:ins>
      <w:ins w:id="1958" w:author="PR Preview" w:date="2026-01-01T00:00:00Z">
        <w:r>
          <w:t xml:space="preserve"> </w:t>
        </w:r>
      </w:ins>
      <w:ins w:id="1959" w:author="PR Preview" w:date="2026-01-01T00:00:00Z">
        <w:r>
          <w:rPr>
            <w:b/>
            <w:bCs/>
          </w:rPr>
          <w:t xml:space="preserve">at least as flexible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as</w:t>
        </w:r>
      </w:ins>
      <w:ins w:id="196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if every candidate of</w:t>
        </w:r>
      </w:ins>
      <w:ins w:id="196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is also a candidate of</w:t>
        </w:r>
      </w:ins>
      <w:ins w:id="196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969" w:author="PR Preview" w:date="2026-01-01T00:00:00Z">
        <w:r>
          <w:t xml:space="preserve">:</w:t>
        </w:r>
      </w:ins>
    </w:p>
    <w:p>
      <w:pPr>
        <w:pStyle w:val="BodyText"/>
      </w:pPr>
      <w:bookmarkStart w:id="11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18"/>
    <w:bookmarkStart w:id="119" w:name="rem-flexibility"/>
    <w:p>
      <w:pPr>
        <w:pStyle w:val="BodyText"/>
      </w:pPr>
      <w:del w:id="1970" w:author="PR Preview" w:date="2026-01-01T00:00:00Z">
        <w:r>
          <w:rPr>
            <w:i/>
            <w:iCs/>
          </w:rPr>
          <w:delText xml:space="preserve">Remark 14</w:delText>
        </w:r>
      </w:del>
      <w:del w:id="1971" w:author="PR Preview" w:date="2026-01-01T00:00:00Z">
        <w:r>
          <w:delText xml:space="preserve"> (Polynomial degree orders flexibility). </w:delText>
        </w:r>
      </w:del>
      <w:del w:id="1972" w:author="PR Preview" w:date="2026-01-01T00:00:00Z">
        <w:r>
          <w:delText xml:space="preserve">Least-squares polynomial fits are ordered by degree:</w:delText>
        </w:r>
      </w:del>
      <w:del w:id="1973" w:author="PR Preview" w:date="2026-01-01T00:00:00Z">
        <w:r>
          <w:delText xml:space="preserve"> </w:delText>
        </w:r>
      </w:del>
      <w:del w:id="1974" w:author="PR Preview" w:date="2026-01-01T00:00:00Z">
        <w:r>
          <w:delText xml:space="preserve">a polynomial of degree</w:delText>
        </w:r>
      </w:del>
      <w:del w:id="1975" w:author="PR Preview" w:date="2026-01-01T00:00:00Z">
        <w:r>
          <w:delText xml:space="preserve"> </w:delText>
        </w:r>
      </w:del>
      <m:oMath>
        <m:r>
          <m:t>d</m:t>
        </m:r>
      </m:oMath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is also a polynomial of degree</w:delText>
        </w:r>
      </w:del>
      <w:del w:id="197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whose coefficient of</w:delText>
        </w:r>
      </w:del>
      <w:del w:id="198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is zero,</w:delText>
        </w:r>
      </w:del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so the fit of degree</w:delText>
        </w:r>
      </w:del>
      <w:del w:id="198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is</w:delText>
        </w:r>
      </w:del>
      <w:del w:id="1989" w:author="PR Preview" w:date="2026-01-01T00:00:00Z">
        <w:r>
          <w:delText xml:space="preserve"> </w:delText>
        </w:r>
      </w:del>
      <w:hyperlink w:anchor="def-flexibility">
        <w:del w:id="1990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as the fit of degree</w:delText>
        </w:r>
      </w:del>
      <w:del w:id="1993" w:author="PR Preview" w:date="2026-01-01T00:00:00Z">
        <w:r>
          <w:delText xml:space="preserve"> </w:delText>
        </w:r>
      </w:del>
      <m:oMath>
        <m:r>
          <m:t>d</m:t>
        </m:r>
      </m:oMath>
      <w:del w:id="1994" w:author="PR Preview" w:date="2026-01-01T00:00:00Z">
        <w:r>
          <w:delText xml:space="preserve">.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The four fits of</w:delText>
        </w:r>
      </w:del>
      <w:del w:id="1997" w:author="PR Preview" w:date="2026-01-01T00:00:00Z">
        <w:r>
          <w:delText xml:space="preserve"> </w:delText>
        </w:r>
      </w:del>
      <w:hyperlink w:anchor="exr-overfitting">
        <w:del w:id="199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are ordered this way.</w:delText>
        </w:r>
      </w:del>
      <w:del w:id="2001" w:author="PR Preview" w:date="2026-01-01T00:00:00Z">
        <w:r>
          <w:delText xml:space="preserve"> </w:delText>
        </w:r>
      </w:del>
      <w:hyperlink w:anchor="def-flexibility">
        <w:del w:id="200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is narrower than the informal use of the word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in</w:delText>
        </w:r>
      </w:del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James et al. (2021, sec. 2.1.3)</w:delText>
        </w:r>
      </w:del>
      <w:del w:id="2009" w:author="PR Preview" w:date="2026-01-01T00:00:00Z">
        <w:r>
          <w:delText xml:space="preserve">: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it orders only procedures whose candidate sets are nested.</w:delText>
        </w:r>
      </w:del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Other procedures can be compared by other measures,</w:delText>
        </w:r>
      </w:del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delText xml:space="preserve">such as the effective number of parameters</w:delText>
        </w:r>
      </w:del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(Hastie et al. 2009, sec. 7.6)</w:delText>
        </w:r>
      </w:del>
      <w:del w:id="2018" w:author="PR Preview" w:date="2026-01-01T00:00:00Z">
        <w:r>
          <w:delText xml:space="preserve">.</w:delText>
        </w:r>
      </w:del>
    </w:p>
    <w:p>
      <w:pPr>
        <w:pStyle w:val="BodyText"/>
      </w:pPr>
      <w:del w:id="2019" w:author="PR Preview" w:date="2026-01-01T00:00:00Z">
        <w:r>
          <w:rPr>
            <w:b/>
            <w:bCs/>
          </w:rPr>
          <w:delText xml:space="preserve">Definition 22 (Bias–variance trade-off)</w:delText>
        </w:r>
      </w:del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Let</w:delText>
        </w:r>
      </w:del>
      <w:del w:id="202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be</w:delText>
        </w:r>
      </w:del>
      <w:del w:id="2025" w:author="PR Preview" w:date="2026-01-01T00:00:00Z">
        <w:r>
          <w:delText xml:space="preserve"> </w:delText>
        </w:r>
      </w:del>
      <w:hyperlink w:anchor="def-fitting-procedure">
        <w:del w:id="202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027" w:author="PR Preview" w:date="2026-01-01T00:00:00Z">
        <w:r>
          <w:delText xml:space="preserve">,</w:delText>
        </w:r>
      </w:del>
      <w:del w:id="2028" w:author="PR Preview" w:date="2026-01-01T00:00:00Z">
        <w:r>
          <w:delText xml:space="preserve"> </w:delText>
        </w:r>
      </w:del>
      <w:del w:id="2029" w:author="PR Preview" w:date="2026-01-01T00:00:00Z">
        <w:r>
          <w:delText xml:space="preserve">each</w:delText>
        </w:r>
      </w:del>
      <w:del w:id="2030" w:author="PR Preview" w:date="2026-01-01T00:00:00Z">
        <w:r>
          <w:delText xml:space="preserve"> </w:delText>
        </w:r>
      </w:del>
      <w:hyperlink w:anchor="def-flexibility">
        <w:del w:id="2031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as the one before,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and let</w:delText>
        </w:r>
      </w:del>
      <w:del w:id="203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be a random</w:delText>
        </w:r>
      </w:del>
      <w:del w:id="2039" w:author="PR Preview" w:date="2026-01-01T00:00:00Z">
        <w:r>
          <w:delText xml:space="preserve"> </w:delText>
        </w:r>
      </w:del>
      <w:hyperlink w:anchor="def-training-set">
        <w:del w:id="204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041" w:author="PR Preview" w:date="2026-01-01T00:00:00Z">
        <w:r>
          <w:delText xml:space="preserve">.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At a covariate value</w:delText>
        </w:r>
      </w:del>
      <w:del w:id="2044" w:author="PR Preview" w:date="2026-01-01T00:00:00Z">
        <w:r>
          <w:delText xml:space="preserve"> </w:delText>
        </w:r>
      </w:del>
      <m:oMath>
        <m:r>
          <m:t>x</m:t>
        </m:r>
      </m:oMath>
      <w:del w:id="2045" w:author="PR Preview" w:date="2026-01-01T00:00:00Z">
        <w:r>
          <w:delText xml:space="preserve">,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with</w:delText>
        </w:r>
      </w:del>
      <w:del w:id="2048" w:author="PR Preview" w:date="2026-01-01T00:00:00Z">
        <w:r>
          <w:delText xml:space="preserve"> </w:delText>
        </w:r>
      </w:del>
      <m:oMath>
        <m:r>
          <m:t>μ</m:t>
        </m:r>
      </m:oMath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the</w:delText>
        </w:r>
      </w:del>
      <w:del w:id="2051" w:author="PR Preview" w:date="2026-01-01T00:00:00Z">
        <w:r>
          <w:delText xml:space="preserve"> </w:delText>
        </w:r>
      </w:del>
      <w:hyperlink w:anchor="def-mean-function">
        <w:del w:id="2052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053" w:author="PR Preview" w:date="2026-01-01T00:00:00Z">
        <w:r>
          <w:delText xml:space="preserve">,</w:delText>
        </w:r>
      </w:del>
      <w:del w:id="2054" w:author="PR Preview" w:date="2026-01-01T00:00:00Z">
        <w:r>
          <w:delText xml:space="preserve"> </w:delText>
        </w:r>
      </w:del>
      <w:del w:id="2055" w:author="PR Preview" w:date="2026-01-01T00:00:00Z">
        <w:r>
          <w:delText xml:space="preserve">there is a</w:delText>
        </w:r>
      </w:del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rPr>
            <w:b/>
            <w:bCs/>
          </w:rPr>
          <w:delText xml:space="preserve">bias–variance trade-off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among them</w:delText>
        </w:r>
      </w:del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when, from each procedure to the next,</w:delText>
        </w:r>
      </w:del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the squared</w:delText>
        </w:r>
      </w:del>
      <w:del w:id="2064" w:author="PR Preview" w:date="2026-01-01T00:00:00Z">
        <w:r>
          <w:delText xml:space="preserve"> </w:delText>
        </w:r>
      </w:del>
      <w:hyperlink w:anchor="def-prediction-bias">
        <w:del w:id="2065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of the prediction, used as an</w:delText>
        </w:r>
      </w:del>
      <w:del w:id="2068" w:author="PR Preview" w:date="2026-01-01T00:00:00Z">
        <w:r>
          <w:delText xml:space="preserve"> </w:delText>
        </w:r>
      </w:del>
      <w:hyperlink r:id="rId96">
        <w:del w:id="2069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of</w:delText>
        </w:r>
      </w:del>
      <w:del w:id="207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73" w:author="PR Preview" w:date="2026-01-01T00:00:00Z">
        <w:r>
          <w:delText xml:space="preserve">, does not rise</w:delText>
        </w:r>
      </w:del>
      <w:del w:id="2074" w:author="PR Preview" w:date="2026-01-01T00:00:00Z">
        <w:r>
          <w:delText xml:space="preserve"> </w:delText>
        </w:r>
      </w:del>
      <w:del w:id="2075" w:author="PR Preview" w:date="2026-01-01T00:00:00Z">
        <w:r>
          <w:delText xml:space="preserve">and its</w:delText>
        </w:r>
      </w:del>
      <w:del w:id="2076" w:author="PR Preview" w:date="2026-01-01T00:00:00Z">
        <w:r>
          <w:delText xml:space="preserve"> </w:delText>
        </w:r>
      </w:del>
      <w:hyperlink r:id="rId108">
        <w:del w:id="2077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078" w:author="PR Preview" w:date="2026-01-01T00:00:00Z">
        <w:r>
          <w:delText xml:space="preserve"> </w:delText>
        </w:r>
      </w:del>
      <w:del w:id="2079" w:author="PR Preview" w:date="2026-01-01T00:00:00Z">
        <w:r>
          <w:delText xml:space="preserve">does not fall:</w:delText>
        </w:r>
      </w:del>
    </w:p>
    <w:p>
      <w:pPr>
        <w:pStyle w:val="BodyText"/>
      </w:pPr>
      <w:ins w:id="2080" w:author="PR Preview" w:date="2026-01-01T00:00:00Z">
        <w:r>
          <w:rPr>
            <w:i/>
            <w:iCs/>
          </w:rPr>
          <w:t xml:space="preserve">Remark 14</w:t>
        </w:r>
      </w:ins>
      <w:ins w:id="2081" w:author="PR Preview" w:date="2026-01-01T00:00:00Z">
        <w:r>
          <w:t xml:space="preserve"> (Polynomial degree orders flexibility). </w:t>
        </w:r>
      </w:ins>
      <w:ins w:id="2082" w:author="PR Preview" w:date="2026-01-01T00:00:00Z">
        <w:r>
          <w:t xml:space="preserve">Least-squares polynomial fits are ordered by degree: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a polynomial of degree</w:t>
        </w:r>
      </w:ins>
      <w:ins w:id="2085" w:author="PR Preview" w:date="2026-01-01T00:00:00Z">
        <w:r>
          <w:t xml:space="preserve"> </w:t>
        </w:r>
      </w:ins>
      <m:oMath>
        <m:r>
          <m:t>d</m:t>
        </m:r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is also a polynomial of degree</w:t>
        </w:r>
      </w:ins>
      <w:ins w:id="208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whose coefficient of</w:t>
        </w:r>
      </w:ins>
      <w:ins w:id="209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092" w:author="PR Preview" w:date="2026-01-01T00:00:00Z">
        <w:r>
          <w:t xml:space="preserve"> </w:t>
        </w:r>
      </w:ins>
      <w:ins w:id="2093" w:author="PR Preview" w:date="2026-01-01T00:00:00Z">
        <w:r>
          <w:t xml:space="preserve">is zero,</w:t>
        </w:r>
      </w:ins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so the fit of degree</w:t>
        </w:r>
      </w:ins>
      <w:ins w:id="209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is</w:t>
        </w:r>
      </w:ins>
      <w:ins w:id="2099" w:author="PR Preview" w:date="2026-01-01T00:00:00Z">
        <w:r>
          <w:t xml:space="preserve"> </w:t>
        </w:r>
      </w:ins>
      <w:hyperlink w:anchor="def-flexibility">
        <w:ins w:id="2100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as the fit of degree</w:t>
        </w:r>
      </w:ins>
      <w:ins w:id="2103" w:author="PR Preview" w:date="2026-01-01T00:00:00Z">
        <w:r>
          <w:t xml:space="preserve"> </w:t>
        </w:r>
      </w:ins>
      <m:oMath>
        <m:r>
          <m:t>d</m:t>
        </m:r>
      </m:oMath>
      <w:ins w:id="2104" w:author="PR Preview" w:date="2026-01-01T00:00:00Z">
        <w:r>
          <w:t xml:space="preserve">.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The four fits of</w:t>
        </w:r>
      </w:ins>
      <w:ins w:id="2107" w:author="PR Preview" w:date="2026-01-01T00:00:00Z">
        <w:r>
          <w:t xml:space="preserve"> </w:t>
        </w:r>
      </w:ins>
      <w:hyperlink w:anchor="exr-overfitting">
        <w:ins w:id="210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are ordered this way.</w:t>
        </w:r>
      </w:ins>
      <w:ins w:id="2111" w:author="PR Preview" w:date="2026-01-01T00:00:00Z">
        <w:r>
          <w:t xml:space="preserve"> </w:t>
        </w:r>
      </w:ins>
      <w:hyperlink w:anchor="def-flexibility">
        <w:ins w:id="2112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is narrower than the informal use of the word</w:t>
        </w:r>
      </w:ins>
      <w:ins w:id="2115" w:author="PR Preview" w:date="2026-01-01T00:00:00Z">
        <w:r>
          <w:t xml:space="preserve"> </w:t>
        </w:r>
      </w:ins>
      <w:ins w:id="2116" w:author="PR Preview" w:date="2026-01-01T00:00:00Z">
        <w:r>
          <w:t xml:space="preserve">in</w:t>
        </w:r>
      </w:ins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James et al. (2021, sec. 2.1.3)</w:t>
        </w:r>
      </w:ins>
      <w:ins w:id="2119" w:author="PR Preview" w:date="2026-01-01T00:00:00Z">
        <w:r>
          <w:t xml:space="preserve">:</w:t>
        </w:r>
      </w:ins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it orders only procedures whose candidate sets are nested.</w:t>
        </w:r>
      </w:ins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Other procedures can be compared by other measures,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such as the effective number of parameters</w:t>
        </w:r>
      </w:ins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(Hastie et al. 2009, sec. 7.6)</w:t>
        </w:r>
      </w:ins>
      <w:ins w:id="2128" w:author="PR Preview" w:date="2026-01-01T00:00:00Z">
        <w:r>
          <w:t xml:space="preserve">.</w:t>
        </w:r>
      </w:ins>
    </w:p>
    <w:bookmarkEnd w:id="119"/>
    <w:bookmarkStart w:id="121" w:name="def-bias-variance-tradeoff"/>
    <w:p>
      <w:pPr>
        <w:pStyle w:val="BodyText"/>
      </w:pPr>
      <w:ins w:id="2129" w:author="PR Preview" w:date="2026-01-01T00:00:00Z">
        <w:r>
          <w:rPr>
            <w:b/>
            <w:bCs/>
          </w:rPr>
          <w:t xml:space="preserve">Definition 28 (Bias–variance trade-off)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Let</w:t>
        </w:r>
      </w:ins>
      <w:ins w:id="213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be</w:t>
        </w:r>
      </w:ins>
      <w:ins w:id="2135" w:author="PR Preview" w:date="2026-01-01T00:00:00Z">
        <w:r>
          <w:t xml:space="preserve"> </w:t>
        </w:r>
      </w:ins>
      <w:hyperlink w:anchor="def-fitting-procedure">
        <w:ins w:id="213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137" w:author="PR Preview" w:date="2026-01-01T00:00:00Z">
        <w:r>
          <w:t xml:space="preserve">,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each</w:t>
        </w:r>
      </w:ins>
      <w:ins w:id="2140" w:author="PR Preview" w:date="2026-01-01T00:00:00Z">
        <w:r>
          <w:t xml:space="preserve"> </w:t>
        </w:r>
      </w:ins>
      <w:hyperlink w:anchor="def-flexibility">
        <w:ins w:id="2141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as the one before,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and let</w:t>
        </w:r>
      </w:ins>
      <w:ins w:id="21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be a random</w:t>
        </w:r>
      </w:ins>
      <w:ins w:id="2149" w:author="PR Preview" w:date="2026-01-01T00:00:00Z">
        <w:r>
          <w:t xml:space="preserve"> </w:t>
        </w:r>
      </w:ins>
      <w:hyperlink w:anchor="def-training-set">
        <w:ins w:id="215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151" w:author="PR Preview" w:date="2026-01-01T00:00:00Z">
        <w:r>
          <w:t xml:space="preserve">.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At a covariate value</w:t>
        </w:r>
      </w:ins>
      <w:ins w:id="2154" w:author="PR Preview" w:date="2026-01-01T00:00:00Z">
        <w:r>
          <w:t xml:space="preserve"> </w:t>
        </w:r>
      </w:ins>
      <m:oMath>
        <m:r>
          <m:t>x</m:t>
        </m:r>
      </m:oMath>
      <w:ins w:id="2155" w:author="PR Preview" w:date="2026-01-01T00:00:00Z">
        <w:r>
          <w:t xml:space="preserve">,</w:t>
        </w:r>
      </w:ins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with</w:t>
        </w:r>
      </w:ins>
      <w:ins w:id="2158" w:author="PR Preview" w:date="2026-01-01T00:00:00Z">
        <w:r>
          <w:t xml:space="preserve"> </w:t>
        </w:r>
      </w:ins>
      <m:oMath>
        <m:r>
          <m:t>μ</m:t>
        </m:r>
      </m:oMath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the</w:t>
        </w:r>
      </w:ins>
      <w:ins w:id="2161" w:author="PR Preview" w:date="2026-01-01T00:00:00Z">
        <w:r>
          <w:t xml:space="preserve"> </w:t>
        </w:r>
      </w:ins>
      <w:hyperlink w:anchor="def-mean-function">
        <w:ins w:id="216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163" w:author="PR Preview" w:date="2026-01-01T00:00:00Z">
        <w:r>
          <w:t xml:space="preserve">,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there is a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rPr>
            <w:b/>
            <w:bCs/>
          </w:rPr>
          <w:t xml:space="preserve">bias–variance trade-off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among them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when, from each procedure to the next,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the squared</w:t>
        </w:r>
      </w:ins>
      <w:ins w:id="2174" w:author="PR Preview" w:date="2026-01-01T00:00:00Z">
        <w:r>
          <w:t xml:space="preserve"> </w:t>
        </w:r>
      </w:ins>
      <w:hyperlink w:anchor="def-prediction-bias">
        <w:ins w:id="217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of the prediction, used as an</w:t>
        </w:r>
      </w:ins>
      <w:ins w:id="2178" w:author="PR Preview" w:date="2026-01-01T00:00:00Z">
        <w:r>
          <w:t xml:space="preserve"> </w:t>
        </w:r>
      </w:ins>
      <w:hyperlink r:id="rId96">
        <w:ins w:id="217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of</w:t>
        </w:r>
      </w:ins>
      <w:ins w:id="218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83" w:author="PR Preview" w:date="2026-01-01T00:00:00Z">
        <w:r>
          <w:t xml:space="preserve">, does not rise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and its</w:t>
        </w:r>
      </w:ins>
      <w:ins w:id="2186" w:author="PR Preview" w:date="2026-01-01T00:00:00Z">
        <w:r>
          <w:t xml:space="preserve"> </w:t>
        </w:r>
      </w:ins>
      <w:hyperlink r:id="rId108">
        <w:ins w:id="218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does not fall:</w:t>
        </w:r>
      </w:ins>
    </w:p>
    <w:p>
      <w:pPr>
        <w:pStyle w:val="BodyText"/>
      </w:pPr>
      <w:bookmarkStart w:id="12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1"/>
    <w:bookmarkStart w:id="122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2"/>
    <w:bookmarkStart w:id="123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3"/>
    <w:bookmarkStart w:id="124" w:name="exr-held-out-unbiased"/>
    <w:p>
      <w:pPr>
        <w:pStyle w:val="BodyText"/>
      </w:pPr>
      <w:del w:id="2190" w:author="PR Preview" w:date="2026-01-01T00:00:00Z">
        <w:r>
          <w:rPr>
            <w:b/>
            <w:bCs/>
          </w:rPr>
          <w:delText xml:space="preserve">Exercise 7 (Held-out predictions and the generalization error)</w:delText>
        </w:r>
      </w:del>
      <w:del w:id="2191" w:author="PR Preview" w:date="2026-01-01T00:00:00Z">
        <w:r>
          <w:delText xml:space="preserve"> </w:delText>
        </w:r>
      </w:del>
      <w:del w:id="2192" w:author="PR Preview" w:date="2026-01-01T00:00:00Z">
        <w:r>
          <w:delText xml:space="preserve">A</w:delText>
        </w:r>
      </w:del>
      <w:del w:id="2193" w:author="PR Preview" w:date="2026-01-01T00:00:00Z">
        <w:r>
          <w:delText xml:space="preserve"> </w:delText>
        </w:r>
      </w:del>
      <w:hyperlink w:anchor="def-prediction-rule">
        <w:del w:id="219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19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196" w:author="PR Preview" w:date="2026-01-01T00:00:00Z">
        <w:r>
          <w:delText xml:space="preserve"> </w:delText>
        </w:r>
      </w:del>
      <w:del w:id="2197" w:author="PR Preview" w:date="2026-01-01T00:00:00Z">
        <w:r>
          <w:delText xml:space="preserve">is fitted to a</w:delText>
        </w:r>
      </w:del>
      <w:del w:id="2198" w:author="PR Preview" w:date="2026-01-01T00:00:00Z">
        <w:r>
          <w:delText xml:space="preserve"> </w:delText>
        </w:r>
      </w:del>
      <w:hyperlink w:anchor="def-training-set">
        <w:del w:id="219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01" w:author="PR Preview" w:date="2026-01-01T00:00:00Z">
        <w:r>
          <w:delText xml:space="preserve">.</w:delText>
        </w:r>
      </w:del>
      <w:del w:id="2202" w:author="PR Preview" w:date="2026-01-01T00:00:00Z">
        <w:r>
          <w:delText xml:space="preserve"> </w:delText>
        </w:r>
      </w:del>
      <w:del w:id="2203" w:author="PR Preview" w:date="2026-01-01T00:00:00Z">
        <w:r>
          <w:delText xml:space="preserve">A</w:delText>
        </w:r>
      </w:del>
      <w:del w:id="2204" w:author="PR Preview" w:date="2026-01-01T00:00:00Z">
        <w:r>
          <w:delText xml:space="preserve"> </w:delText>
        </w:r>
      </w:del>
      <w:hyperlink w:anchor="def-held-out-set">
        <w:del w:id="220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of</w:delText>
        </w:r>
      </w:del>
      <w:del w:id="2208" w:author="PR Preview" w:date="2026-01-01T00:00:00Z">
        <w:r>
          <w:delText xml:space="preserve"> </w:delText>
        </w:r>
      </w:del>
      <m:oMath>
        <m:r>
          <m:t>m</m:t>
        </m:r>
      </m:oMath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observations</w:delText>
        </w:r>
      </w:del>
      <w:del w:id="22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is drawn from the same population as the new observation</w:delText>
        </w:r>
      </w:del>
      <w:del w:id="22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of</w:delText>
        </w:r>
      </w:del>
      <w:del w:id="2217" w:author="PR Preview" w:date="2026-01-01T00:00:00Z">
        <w:r>
          <w:delText xml:space="preserve"> </w:delText>
        </w:r>
      </w:del>
      <w:hyperlink w:anchor="def-generalization-error">
        <w:del w:id="221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2219" w:author="PR Preview" w:date="2026-01-01T00:00:00Z">
        <w:r>
          <w:delText xml:space="preserve">,</w:delText>
        </w:r>
      </w:del>
      <w:del w:id="2220" w:author="PR Preview" w:date="2026-01-01T00:00:00Z">
        <w:r>
          <w:delText xml:space="preserve"> </w:delText>
        </w:r>
      </w:del>
      <w:del w:id="2221" w:author="PR Preview" w:date="2026-01-01T00:00:00Z">
        <w:r>
          <w:delText xml:space="preserve">each independently of</w:delText>
        </w:r>
      </w:del>
      <w:del w:id="22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23" w:author="PR Preview" w:date="2026-01-01T00:00:00Z">
        <w:r>
          <w:delText xml:space="preserve">.</w:delText>
        </w:r>
      </w:del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Write</w:delText>
        </w:r>
      </w:del>
      <w:del w:id="222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2227" w:author="PR Preview" w:date="2026-01-01T00:00:00Z">
        <w:r>
          <w:delText xml:space="preserve"> </w:delText>
        </w:r>
      </w:del>
      <w:del w:id="2228" w:author="PR Preview" w:date="2026-01-01T00:00:00Z">
        <w:r>
          <w:delText xml:space="preserve">for the</w:delText>
        </w:r>
      </w:del>
      <w:del w:id="2229" w:author="PR Preview" w:date="2026-01-01T00:00:00Z">
        <w:r>
          <w:delText xml:space="preserve"> </w:delText>
        </w:r>
      </w:del>
      <w:hyperlink w:anchor="def-observation-loss">
        <w:del w:id="223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of</w:delText>
        </w:r>
      </w:del>
      <w:del w:id="22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234" w:author="PR Preview" w:date="2026-01-01T00:00:00Z">
        <w:r>
          <w:delText xml:space="preserve"> </w:delText>
        </w:r>
      </w:del>
      <w:del w:id="2235" w:author="PR Preview" w:date="2026-01-01T00:00:00Z">
        <w:r>
          <w:delText xml:space="preserve">on held-out observation</w:delText>
        </w:r>
      </w:del>
      <w:del w:id="2236" w:author="PR Preview" w:date="2026-01-01T00:00:00Z">
        <w:r>
          <w:delText xml:space="preserve"> </w:delText>
        </w:r>
      </w:del>
      <m:oMath>
        <m:r>
          <m:t>j</m:t>
        </m:r>
      </m:oMath>
      <w:del w:id="2237" w:author="PR Preview" w:date="2026-01-01T00:00:00Z">
        <w:r>
          <w:delText xml:space="preserve">.</w:delText>
        </w:r>
      </w:del>
    </w:p>
    <w:p>
      <w:pPr>
        <w:pStyle w:val="BodyText"/>
      </w:pPr>
      <w:ins w:id="2238" w:author="PR Preview" w:date="2026-01-01T00:00:00Z">
        <w:r>
          <w:rPr>
            <w:b/>
            <w:bCs/>
          </w:rPr>
          <w:t xml:space="preserve">Exercise 7 (Held-out predictions and the generalization error)</w:t>
        </w:r>
      </w:ins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A</w:t>
        </w:r>
      </w:ins>
      <w:ins w:id="2241" w:author="PR Preview" w:date="2026-01-01T00:00:00Z">
        <w:r>
          <w:t xml:space="preserve"> </w:t>
        </w:r>
      </w:ins>
      <w:hyperlink w:anchor="def-prediction-rule">
        <w:ins w:id="224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24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is fitted to a</w:t>
        </w:r>
      </w:ins>
      <w:ins w:id="2246" w:author="PR Preview" w:date="2026-01-01T00:00:00Z">
        <w:r>
          <w:t xml:space="preserve"> </w:t>
        </w:r>
      </w:ins>
      <w:hyperlink w:anchor="def-training-set">
        <w:ins w:id="224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49" w:author="PR Preview" w:date="2026-01-01T00:00:00Z">
        <w:r>
          <w:t xml:space="preserve">.</w:t>
        </w:r>
      </w:ins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A</w:t>
        </w:r>
      </w:ins>
      <w:ins w:id="2252" w:author="PR Preview" w:date="2026-01-01T00:00:00Z">
        <w:r>
          <w:t xml:space="preserve"> </w:t>
        </w:r>
      </w:ins>
      <w:hyperlink w:anchor="def-held-out-set">
        <w:ins w:id="225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of</w:t>
        </w:r>
      </w:ins>
      <w:ins w:id="2256" w:author="PR Preview" w:date="2026-01-01T00:00:00Z">
        <w:r>
          <w:t xml:space="preserve"> </w:t>
        </w:r>
      </w:ins>
      <m:oMath>
        <m:r>
          <m:t>m</m:t>
        </m:r>
      </m:oMath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observations</w:t>
        </w:r>
      </w:ins>
      <w:ins w:id="22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is drawn from the same population as the new observation</w:t>
        </w:r>
      </w:ins>
      <w:ins w:id="22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of</w:t>
        </w:r>
      </w:ins>
      <w:ins w:id="2265" w:author="PR Preview" w:date="2026-01-01T00:00:00Z">
        <w:r>
          <w:t xml:space="preserve"> </w:t>
        </w:r>
      </w:ins>
      <w:hyperlink w:anchor="def-generalization-error">
        <w:ins w:id="2266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2267" w:author="PR Preview" w:date="2026-01-01T00:00:00Z">
        <w:r>
          <w:t xml:space="preserve">,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each independently of</w:t>
        </w:r>
      </w:ins>
      <w:ins w:id="22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71" w:author="PR Preview" w:date="2026-01-01T00:00:00Z">
        <w:r>
          <w:t xml:space="preserve">.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Write</w:t>
        </w:r>
      </w:ins>
      <w:ins w:id="227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for the</w:t>
        </w:r>
      </w:ins>
      <w:ins w:id="2277" w:author="PR Preview" w:date="2026-01-01T00:00:00Z">
        <w:r>
          <w:t xml:space="preserve"> </w:t>
        </w:r>
      </w:ins>
      <w:hyperlink w:anchor="def-observation-loss">
        <w:ins w:id="227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of</w:t>
        </w:r>
      </w:ins>
      <w:ins w:id="228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on held-out observation</w:t>
        </w:r>
      </w:ins>
      <w:ins w:id="2284" w:author="PR Preview" w:date="2026-01-01T00:00:00Z">
        <w:r>
          <w:t xml:space="preserve"> </w:t>
        </w:r>
      </w:ins>
      <m:oMath>
        <m:r>
          <m:t>j</m:t>
        </m:r>
      </m:oMath>
      <w:ins w:id="2285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sol-held-out-unbiased"/>
    <w:p>
      <w:pPr>
        <w:pStyle w:val="FirstParagraph"/>
      </w:pPr>
      <w:del w:id="2286" w:author="PR Preview" w:date="2026-01-01T00:00:00Z">
        <w:r>
          <w:rPr>
            <w:i/>
            <w:iCs/>
          </w:rPr>
          <w:delText xml:space="preserve">Solution 7</w:delText>
        </w:r>
      </w:del>
      <w:del w:id="2287" w:author="PR Preview" w:date="2026-01-01T00:00:00Z">
        <w:r>
          <w:delText xml:space="preserve">. </w:delText>
        </w:r>
      </w:del>
      <w:del w:id="2288" w:author="PR Preview" w:date="2026-01-01T00:00:00Z">
        <w:r>
          <w:delText xml:space="preserve">Given</w:delText>
        </w:r>
      </w:del>
      <w:del w:id="22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90" w:author="PR Preview" w:date="2026-01-01T00:00:00Z">
        <w:r>
          <w:delText xml:space="preserve">, the rule</w:delText>
        </w:r>
      </w:del>
      <w:del w:id="229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is fixed.</w:delText>
        </w:r>
      </w:del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Each held-out pair has the same distribution as</w:delText>
        </w:r>
      </w:del>
      <w:del w:id="22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297" w:author="PR Preview" w:date="2026-01-01T00:00:00Z">
        <w:r>
          <w:delText xml:space="preserve"> </w:delText>
        </w:r>
      </w:del>
      <w:del w:id="2298" w:author="PR Preview" w:date="2026-01-01T00:00:00Z">
        <w:r>
          <w:delText xml:space="preserve">and is independent of</w:delText>
        </w:r>
      </w:del>
      <w:del w:id="22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00" w:author="PR Preview" w:date="2026-01-01T00:00:00Z">
        <w:r>
          <w:delText xml:space="preserve">,</w:delText>
        </w:r>
      </w:del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so each loss has conditional expectation</w:delText>
        </w:r>
      </w:del>
      <w:del w:id="230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by</w:delText>
        </w:r>
      </w:del>
      <w:del w:id="2306" w:author="PR Preview" w:date="2026-01-01T00:00:00Z">
        <w:r>
          <w:delText xml:space="preserve"> </w:delText>
        </w:r>
      </w:del>
      <w:hyperlink w:anchor="eq-generalization-error">
        <w:del w:id="2307" w:author="PR Preview" w:date="2026-01-01T00:00:00Z">
          <w:r>
            <w:rPr>
              <w:rStyle w:val="Hyperlink"/>
            </w:rPr>
            <w:delText xml:space="preserve">Equation 8</w:delText>
          </w:r>
        </w:del>
      </w:hyperlink>
      <w:del w:id="2308" w:author="PR Preview" w:date="2026-01-01T00:00:00Z">
        <w:r>
          <w:delText xml:space="preserve">.</w:delText>
        </w:r>
      </w:del>
      <w:del w:id="2309" w:author="PR Preview" w:date="2026-01-01T00:00:00Z">
        <w:r>
          <w:delText xml:space="preserve"> </w:delText>
        </w:r>
      </w:del>
      <w:del w:id="2310" w:author="PR Preview" w:date="2026-01-01T00:00:00Z">
        <w:r>
          <w:delText xml:space="preserve">Then</w:delText>
        </w:r>
      </w:del>
    </w:p>
    <w:p>
      <w:pPr>
        <w:pStyle w:val="FirstParagraph"/>
      </w:pPr>
      <w:ins w:id="2311" w:author="PR Preview" w:date="2026-01-01T00:00:00Z">
        <w:r>
          <w:rPr>
            <w:i/>
            <w:iCs/>
          </w:rPr>
          <w:t xml:space="preserve">Solution 7</w:t>
        </w:r>
      </w:ins>
      <w:ins w:id="2312" w:author="PR Preview" w:date="2026-01-01T00:00:00Z">
        <w:r>
          <w:t xml:space="preserve">. </w:t>
        </w:r>
      </w:ins>
      <w:ins w:id="2313" w:author="PR Preview" w:date="2026-01-01T00:00:00Z">
        <w:r>
          <w:t xml:space="preserve">Given</w:t>
        </w:r>
      </w:ins>
      <w:ins w:id="23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315" w:author="PR Preview" w:date="2026-01-01T00:00:00Z">
        <w:r>
          <w:t xml:space="preserve">, the rule</w:t>
        </w:r>
      </w:ins>
      <w:ins w:id="23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is fixed.</w:t>
        </w:r>
      </w:ins>
      <w:ins w:id="2319" w:author="PR Preview" w:date="2026-01-01T00:00:00Z">
        <w:r>
          <w:t xml:space="preserve"> </w:t>
        </w:r>
      </w:ins>
      <w:ins w:id="2320" w:author="PR Preview" w:date="2026-01-01T00:00:00Z">
        <w:r>
          <w:t xml:space="preserve">Each held-out pair has the same distribution as</w:t>
        </w:r>
      </w:ins>
      <w:ins w:id="23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322" w:author="PR Preview" w:date="2026-01-01T00:00:00Z">
        <w:r>
          <w:t xml:space="preserve"> </w:t>
        </w:r>
      </w:ins>
      <w:ins w:id="2323" w:author="PR Preview" w:date="2026-01-01T00:00:00Z">
        <w:r>
          <w:t xml:space="preserve">and is independent of</w:t>
        </w:r>
      </w:ins>
      <w:ins w:id="23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325" w:author="PR Preview" w:date="2026-01-01T00:00:00Z">
        <w:r>
          <w:t xml:space="preserve">,</w:t>
        </w:r>
      </w:ins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so each loss has conditional expectation</w:t>
        </w:r>
      </w:ins>
      <w:ins w:id="232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329" w:author="PR Preview" w:date="2026-01-01T00:00:00Z">
        <w:r>
          <w:t xml:space="preserve"> </w:t>
        </w:r>
      </w:ins>
      <w:ins w:id="2330" w:author="PR Preview" w:date="2026-01-01T00:00:00Z">
        <w:r>
          <w:t xml:space="preserve">by</w:t>
        </w:r>
      </w:ins>
      <w:ins w:id="2331" w:author="PR Preview" w:date="2026-01-01T00:00:00Z">
        <w:r>
          <w:t xml:space="preserve"> </w:t>
        </w:r>
      </w:ins>
      <w:hyperlink w:anchor="eq-generalization-error">
        <w:ins w:id="2332" w:author="PR Preview" w:date="2026-01-01T00:00:00Z">
          <w:r>
            <w:rPr>
              <w:rStyle w:val="Hyperlink"/>
            </w:rPr>
            <w:t xml:space="preserve">Equation 10</w:t>
          </w:r>
        </w:ins>
      </w:hyperlink>
      <w:ins w:id="2333" w:author="PR Preview" w:date="2026-01-01T00:00:00Z">
        <w:r>
          <w:t xml:space="preserve">.</w:t>
        </w:r>
      </w:ins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5"/>
    <w:bookmarkStart w:id="126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27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27"/>
    <w:bookmarkStart w:id="132" w:name="exm-train-test-error-simulated"/>
    <w:p>
      <w:pPr>
        <w:pStyle w:val="BodyText"/>
      </w:pPr>
      <w:del w:id="2336" w:author="PR Preview" w:date="2026-01-01T00:00:00Z">
        <w:r>
          <w:rPr>
            <w:b/>
            <w:bCs/>
          </w:rPr>
          <w:delText xml:space="preserve">Example 6 (Training error and generalization error by degree)</w:delText>
        </w:r>
      </w:del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Real data never reveal</w:delText>
        </w:r>
      </w:del>
      <w:del w:id="233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340" w:author="PR Preview" w:date="2026-01-01T00:00:00Z">
        <w:r>
          <w:delText xml:space="preserve">,</w:delText>
        </w:r>
      </w:del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but a simulation can,</w:delText>
        </w:r>
      </w:del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delText xml:space="preserve">because it can draw as many new observations as we like.</w:delText>
        </w:r>
      </w:del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Here the population is known:</w:delText>
        </w:r>
      </w:del>
      <w:del w:id="234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348" w:author="PR Preview" w:date="2026-01-01T00:00:00Z">
        <w:r>
          <w:delText xml:space="preserve"> </w:delText>
        </w:r>
      </w:del>
      <w:del w:id="2349" w:author="PR Preview" w:date="2026-01-01T00:00:00Z">
        <w:r>
          <w:delText xml:space="preserve">and</w:delText>
        </w:r>
      </w:del>
      <w:del w:id="235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351" w:author="PR Preview" w:date="2026-01-01T00:00:00Z">
        <w:r>
          <w:delText xml:space="preserve">,</w:delText>
        </w:r>
      </w:del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with</w:delText>
        </w:r>
      </w:del>
      <w:del w:id="235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355" w:author="PR Preview" w:date="2026-01-01T00:00:00Z">
        <w:r>
          <w:delText xml:space="preserve">.</w:delText>
        </w:r>
      </w:del>
      <w:del w:id="2356" w:author="PR Preview" w:date="2026-01-01T00:00:00Z">
        <w:r>
          <w:delText xml:space="preserve"> </w:delText>
        </w:r>
      </w:del>
      <w:del w:id="2357" w:author="PR Preview" w:date="2026-01-01T00:00:00Z">
        <w:r>
          <w:delText xml:space="preserve">We draw one training set of</w:delText>
        </w:r>
      </w:del>
      <w:del w:id="235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delText xml:space="preserve">observations,</w:delText>
        </w:r>
      </w:del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fit a polynomial in</w:delText>
        </w:r>
      </w:del>
      <w:del w:id="2363" w:author="PR Preview" w:date="2026-01-01T00:00:00Z">
        <w:r>
          <w:delText xml:space="preserve"> </w:delText>
        </w:r>
      </w:del>
      <m:oMath>
        <m:r>
          <m:t>x</m:t>
        </m:r>
      </m:oMath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delText xml:space="preserve">of each degree from 1 to 10 by least squares,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and score each fit on the training set</w:delText>
        </w:r>
      </w:del>
      <w:del w:id="2368" w:author="PR Preview" w:date="2026-01-01T00:00:00Z">
        <w:r>
          <w:delText xml:space="preserve"> </w:delText>
        </w:r>
      </w:del>
      <w:del w:id="2369" w:author="PR Preview" w:date="2026-01-01T00:00:00Z">
        <w:r>
          <w:delText xml:space="preserve">and on</w:delText>
        </w:r>
      </w:del>
      <w:del w:id="2370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new observations.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By</w:delText>
        </w:r>
      </w:del>
      <w:del w:id="2375" w:author="PR Preview" w:date="2026-01-01T00:00:00Z">
        <w:r>
          <w:delText xml:space="preserve"> </w:delText>
        </w:r>
      </w:del>
      <w:hyperlink w:anchor="thm-held-out-unbiased">
        <w:del w:id="237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377" w:author="PR Preview" w:date="2026-01-01T00:00:00Z">
        <w:r>
          <w:delText xml:space="preserve">,</w:delText>
        </w:r>
      </w:del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the second score has expectation</w:delText>
        </w:r>
      </w:del>
      <w:del w:id="238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given the training set,</w:delText>
        </w:r>
      </w:del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and with</w:delText>
        </w:r>
      </w:del>
      <w:del w:id="2385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386" w:author="PR Preview" w:date="2026-01-01T00:00:00Z">
        <w:r>
          <w:delText xml:space="preserve"> </w:delText>
        </w:r>
      </w:del>
      <w:del w:id="2387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2388" w:author="PR Preview" w:date="2026-01-01T00:00:00Z">
        <w:r>
          <w:rPr>
            <w:b/>
            <w:bCs/>
          </w:rPr>
          <w:t xml:space="preserve">Example 12 (Training error and generalization error by degree)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Real data never reveal</w:t>
        </w:r>
      </w:ins>
      <w:ins w:id="239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392" w:author="PR Preview" w:date="2026-01-01T00:00:00Z">
        <w:r>
          <w:t xml:space="preserve">,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but a simulation can,</w:t>
        </w:r>
      </w:ins>
      <w:ins w:id="2395" w:author="PR Preview" w:date="2026-01-01T00:00:00Z">
        <w:r>
          <w:t xml:space="preserve"> </w:t>
        </w:r>
      </w:ins>
      <w:ins w:id="2396" w:author="PR Preview" w:date="2026-01-01T00:00:00Z">
        <w:r>
          <w:t xml:space="preserve">because it can draw as many new observations as we like.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Here the population is known:</w:t>
        </w:r>
      </w:ins>
      <w:ins w:id="239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and</w:t>
        </w:r>
      </w:ins>
      <w:ins w:id="240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403" w:author="PR Preview" w:date="2026-01-01T00:00:00Z">
        <w:r>
          <w:t xml:space="preserve">,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with</w:t>
        </w:r>
      </w:ins>
      <w:ins w:id="2406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407" w:author="PR Preview" w:date="2026-01-01T00:00:00Z">
        <w:r>
          <w:t xml:space="preserve">.</w:t>
        </w:r>
      </w:ins>
      <w:ins w:id="2408" w:author="PR Preview" w:date="2026-01-01T00:00:00Z">
        <w:r>
          <w:t xml:space="preserve"> </w:t>
        </w:r>
      </w:ins>
      <w:ins w:id="2409" w:author="PR Preview" w:date="2026-01-01T00:00:00Z">
        <w:r>
          <w:t xml:space="preserve">We draw one training set of</w:t>
        </w:r>
      </w:ins>
      <w:ins w:id="24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observations,</w:t>
        </w:r>
      </w:ins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fit a polynomial in</w:t>
        </w:r>
      </w:ins>
      <w:ins w:id="2415" w:author="PR Preview" w:date="2026-01-01T00:00:00Z">
        <w:r>
          <w:t xml:space="preserve"> </w:t>
        </w:r>
      </w:ins>
      <m:oMath>
        <m:r>
          <m:t>x</m:t>
        </m:r>
      </m:oMath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of each degree from 1 to 10 by least squares,</w:t>
        </w:r>
      </w:ins>
      <w:ins w:id="2418" w:author="PR Preview" w:date="2026-01-01T00:00:00Z">
        <w:r>
          <w:t xml:space="preserve"> </w:t>
        </w:r>
      </w:ins>
      <w:ins w:id="2419" w:author="PR Preview" w:date="2026-01-01T00:00:00Z">
        <w:r>
          <w:t xml:space="preserve">and score each fit on the training set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and on</w:t>
        </w:r>
      </w:ins>
      <w:ins w:id="2422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new observations.</w:t>
        </w:r>
      </w:ins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By</w:t>
        </w:r>
      </w:ins>
      <w:ins w:id="2427" w:author="PR Preview" w:date="2026-01-01T00:00:00Z">
        <w:r>
          <w:t xml:space="preserve"> </w:t>
        </w:r>
      </w:ins>
      <w:hyperlink w:anchor="thm-held-out-unbiased">
        <w:ins w:id="242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429" w:author="PR Preview" w:date="2026-01-01T00:00:00Z">
        <w:r>
          <w:t xml:space="preserve">,</w:t>
        </w:r>
      </w:ins>
      <w:ins w:id="2430" w:author="PR Preview" w:date="2026-01-01T00:00:00Z">
        <w:r>
          <w:t xml:space="preserve"> </w:t>
        </w:r>
      </w:ins>
      <w:ins w:id="2431" w:author="PR Preview" w:date="2026-01-01T00:00:00Z">
        <w:r>
          <w:t xml:space="preserve">the second score has expectation</w:t>
        </w:r>
      </w:ins>
      <w:ins w:id="243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given the training set,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and with</w:t>
        </w:r>
      </w:ins>
      <w:ins w:id="2437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2"/>
    <w:bookmarkEnd w:id="133"/>
    <w:bookmarkStart w:id="180" w:name="sec-data-splits"/>
    <w:p>
      <w:pPr>
        <w:pStyle w:val="Heading2"/>
      </w:pPr>
      <w:r>
        <w:t xml:space="preserve">5 Training, validation, and test sets</w:t>
      </w:r>
    </w:p>
    <w:bookmarkStart w:id="13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4"/>
    <w:bookmarkStart w:id="13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5"/>
    <w:bookmarkStart w:id="137" w:name="def-data-splits"/>
    <w:p>
      <w:pPr>
        <w:pStyle w:val="BodyText"/>
      </w:pPr>
      <w:del w:id="2440" w:author="PR Preview" w:date="2026-01-01T00:00:00Z">
        <w:r>
          <w:rPr>
            <w:b/>
            <w:bCs/>
          </w:rPr>
          <w:delText xml:space="preserve">Definition 23 (Training/validation/test split)</w:delText>
        </w:r>
      </w:del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delText xml:space="preserve">A</w:delText>
        </w:r>
      </w:del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divides the observations</w:delText>
        </w:r>
      </w:del>
      <w:del w:id="244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of a data set</w:delText>
        </w:r>
      </w:del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into three disjoint sets of indices,</w:delText>
        </w:r>
      </w:del>
      <w:del w:id="245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53" w:author="PR Preview" w:date="2026-01-01T00:00:00Z">
        <w:r>
          <w:delText xml:space="preserve">,</w:delText>
        </w:r>
      </w:del>
      <w:del w:id="245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and</w:delText>
        </w:r>
      </w:del>
      <w:del w:id="245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458" w:author="PR Preview" w:date="2026-01-01T00:00:00Z">
        <w:r>
          <w:delText xml:space="preserve">,</w:delText>
        </w:r>
      </w:del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and takes the observations in</w:delText>
        </w:r>
      </w:del>
      <w:del w:id="246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as the</w:delText>
        </w:r>
      </w:del>
      <w:del w:id="2464" w:author="PR Preview" w:date="2026-01-01T00:00:00Z">
        <w:r>
          <w:delText xml:space="preserve"> </w:delText>
        </w:r>
      </w:del>
      <w:hyperlink w:anchor="def-training-set">
        <w:del w:id="246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466" w:author="PR Preview" w:date="2026-01-01T00:00:00Z">
        <w:r>
          <w:delText xml:space="preserve">:</w:delText>
        </w:r>
      </w:del>
    </w:p>
    <w:p>
      <w:pPr>
        <w:pStyle w:val="BodyText"/>
      </w:pPr>
      <w:ins w:id="2467" w:author="PR Preview" w:date="2026-01-01T00:00:00Z">
        <w:r>
          <w:rPr>
            <w:b/>
            <w:bCs/>
          </w:rPr>
          <w:t xml:space="preserve">Definition 29 (Training/validation/test split)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A</w:t>
        </w:r>
      </w:ins>
      <w:ins w:id="2470" w:author="PR Preview" w:date="2026-01-01T00:00:00Z">
        <w:r>
          <w:t xml:space="preserve"> </w:t>
        </w:r>
      </w:ins>
      <w:ins w:id="2471" w:author="PR Preview" w:date="2026-01-01T00:00:00Z">
        <w:r>
          <w:rPr>
            <w:b/>
            <w:bCs/>
          </w:rPr>
          <w:t xml:space="preserve">training/validation/test split</w:t>
        </w:r>
      </w:ins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divides the observations</w:t>
        </w:r>
      </w:ins>
      <w:ins w:id="247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of a data set</w:t>
        </w:r>
      </w:ins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into three disjoint sets of indices,</w:t>
        </w:r>
      </w:ins>
      <w:ins w:id="247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80" w:author="PR Preview" w:date="2026-01-01T00:00:00Z">
        <w:r>
          <w:t xml:space="preserve">,</w:t>
        </w:r>
      </w:ins>
      <w:ins w:id="248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and</w:t>
        </w:r>
      </w:ins>
      <w:ins w:id="248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485" w:author="PR Preview" w:date="2026-01-01T00:00:00Z">
        <w:r>
          <w:t xml:space="preserve">,</w:t>
        </w:r>
      </w:ins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and takes the observations in</w:t>
        </w:r>
      </w:ins>
      <w:ins w:id="248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89" w:author="PR Preview" w:date="2026-01-01T00:00:00Z">
        <w:r>
          <w:t xml:space="preserve"> </w:t>
        </w:r>
      </w:ins>
      <w:ins w:id="2490" w:author="PR Preview" w:date="2026-01-01T00:00:00Z">
        <w:r>
          <w:t xml:space="preserve">as the</w:t>
        </w:r>
      </w:ins>
      <w:ins w:id="2491" w:author="PR Preview" w:date="2026-01-01T00:00:00Z">
        <w:r>
          <w:t xml:space="preserve"> </w:t>
        </w:r>
      </w:ins>
      <w:hyperlink w:anchor="def-training-set">
        <w:ins w:id="249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493" w:author="PR Preview" w:date="2026-01-01T00:00:00Z">
        <w:r>
          <w:t xml:space="preserve">:</w:t>
        </w:r>
      </w:ins>
    </w:p>
    <w:p>
      <w:pPr>
        <w:pStyle w:val="BodyText"/>
      </w:pPr>
      <w:bookmarkStart w:id="13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37"/>
    <w:bookmarkStart w:id="138" w:name="exm-data-splits-sizes"/>
    <w:p>
      <w:pPr>
        <w:pStyle w:val="BodyText"/>
      </w:pPr>
      <w:del w:id="2494" w:author="PR Preview" w:date="2026-01-01T00:00:00Z">
        <w:r>
          <w:rPr>
            <w:b/>
            <w:bCs/>
          </w:rPr>
          <w:delText xml:space="preserve">Example 7 (Split sizes for 32 cars)</w:delText>
        </w:r>
      </w:del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In</w:delText>
        </w:r>
      </w:del>
      <w:del w:id="2497" w:author="PR Preview" w:date="2026-01-01T00:00:00Z">
        <w:r>
          <w:delText xml:space="preserve"> </w:delText>
        </w:r>
      </w:del>
      <w:hyperlink w:anchor="exr-data-splits">
        <w:del w:id="2498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2499" w:author="PR Preview" w:date="2026-01-01T00:00:00Z">
        <w:r>
          <w:delText xml:space="preserve">,</w:delText>
        </w:r>
      </w:del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delText xml:space="preserve">a rule of 60% / 20% / 20% on</w:delText>
        </w:r>
      </w:del>
      <w:del w:id="250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delText xml:space="preserve">cars</w:delText>
        </w:r>
      </w:del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delText xml:space="preserve">gives sets of 19, 6, and 7 cars,</w:delText>
        </w:r>
      </w:del>
      <w:del w:id="2507" w:author="PR Preview" w:date="2026-01-01T00:00:00Z">
        <w:r>
          <w:delText xml:space="preserve"> </w:delText>
        </w:r>
      </w:del>
      <w:del w:id="2508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2509" w:author="PR Preview" w:date="2026-01-01T00:00:00Z">
        <w:r>
          <w:rPr>
            <w:b/>
            <w:bCs/>
          </w:rPr>
          <w:delText xml:space="preserve">Definition 24 (Tuning parameter)</w:delText>
        </w:r>
      </w:del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A</w:delText>
        </w:r>
      </w:del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rPr>
            <w:b/>
            <w:bCs/>
          </w:rPr>
          <w:delText xml:space="preserve">tuning parameter</w:delText>
        </w:r>
      </w:del>
      <w:del w:id="2514" w:author="PR Preview" w:date="2026-01-01T00:00:00Z">
        <w:r>
          <w:delText xml:space="preserve"> </w:delText>
        </w:r>
      </w:del>
      <w:del w:id="2515" w:author="PR Preview" w:date="2026-01-01T00:00:00Z">
        <w:r>
          <w:delText xml:space="preserve">of a</w:delText>
        </w:r>
      </w:del>
      <w:del w:id="2516" w:author="PR Preview" w:date="2026-01-01T00:00:00Z">
        <w:r>
          <w:delText xml:space="preserve"> </w:delText>
        </w:r>
      </w:del>
      <w:hyperlink w:anchor="def-fitting-procedure">
        <w:del w:id="251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is a setting</w:delText>
        </w:r>
      </w:del>
      <w:del w:id="2520" w:author="PR Preview" w:date="2026-01-01T00:00:00Z">
        <w:r>
          <w:delText xml:space="preserve"> </w:delText>
        </w:r>
      </w:del>
      <m:oMath>
        <m:r>
          <m:t>λ</m:t>
        </m:r>
      </m:oMath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that the procedure needs</w:delText>
        </w:r>
      </w:del>
      <w:del w:id="2523" w:author="PR Preview" w:date="2026-01-01T00:00:00Z">
        <w:r>
          <w:delText xml:space="preserve"> </w:delText>
        </w:r>
      </w:del>
      <w:del w:id="2524" w:author="PR Preview" w:date="2026-01-01T00:00:00Z">
        <w:r>
          <w:delText xml:space="preserve">but does not compute from the</w:delText>
        </w:r>
      </w:del>
      <w:del w:id="2525" w:author="PR Preview" w:date="2026-01-01T00:00:00Z">
        <w:r>
          <w:delText xml:space="preserve"> </w:delText>
        </w:r>
      </w:del>
      <w:hyperlink w:anchor="def-training-set">
        <w:del w:id="252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527" w:author="PR Preview" w:date="2026-01-01T00:00:00Z">
        <w:r>
          <w:delText xml:space="preserve">:</w:delText>
        </w:r>
      </w:del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del w:id="2528" w:author="PR Preview" w:date="2026-01-01T00:00:00Z">
        <w:r>
          <w:rPr>
            <w:b/>
            <w:bCs/>
          </w:rPr>
          <w:delText xml:space="preserve">Example 8 (Polynomial degree)</w:delText>
        </w:r>
      </w:del>
      <w:del w:id="2529" w:author="PR Preview" w:date="2026-01-01T00:00:00Z">
        <w:r>
          <w:delText xml:space="preserve"> </w:delText>
        </w:r>
      </w:del>
      <w:del w:id="2530" w:author="PR Preview" w:date="2026-01-01T00:00:00Z">
        <w:r>
          <w:delText xml:space="preserve">In</w:delText>
        </w:r>
      </w:del>
      <w:del w:id="2531" w:author="PR Preview" w:date="2026-01-01T00:00:00Z">
        <w:r>
          <w:delText xml:space="preserve"> </w:delText>
        </w:r>
      </w:del>
      <w:hyperlink w:anchor="exr-overfitting">
        <w:del w:id="253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533" w:author="PR Preview" w:date="2026-01-01T00:00:00Z">
        <w:r>
          <w:delText xml:space="preserve">,</w:delText>
        </w:r>
      </w:del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least squares computes the coefficients of each polynomial from the 20 training cars,</w:delText>
        </w:r>
      </w:del>
      <w:del w:id="2536" w:author="PR Preview" w:date="2026-01-01T00:00:00Z">
        <w:r>
          <w:delText xml:space="preserve"> </w:delText>
        </w:r>
      </w:del>
      <w:del w:id="2537" w:author="PR Preview" w:date="2026-01-01T00:00:00Z">
        <w:r>
          <w:delText xml:space="preserve">but the degree</w:delText>
        </w:r>
      </w:del>
      <w:del w:id="2538" w:author="PR Preview" w:date="2026-01-01T00:00:00Z">
        <w:r>
          <w:delText xml:space="preserve"> </w:delText>
        </w:r>
      </w:del>
      <m:oMath>
        <m:r>
          <m:t>d</m:t>
        </m:r>
      </m:oMath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is fixed before the fit.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So the degree is a</w:delText>
        </w:r>
      </w:del>
      <w:del w:id="2543" w:author="PR Preview" w:date="2026-01-01T00:00:00Z">
        <w:r>
          <w:delText xml:space="preserve"> </w:delText>
        </w:r>
      </w:del>
      <w:hyperlink w:anchor="def-tuning-parameter">
        <w:del w:id="2544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of least-squares polynomial fitting,</w:delText>
        </w:r>
      </w:del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and the four fits are</w:delText>
        </w:r>
      </w:del>
      <w:del w:id="254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delText xml:space="preserve">with</w:delText>
        </w:r>
      </w:del>
      <w:del w:id="255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2553" w:author="PR Preview" w:date="2026-01-01T00:00:00Z">
        <w:r>
          <w:delText xml:space="preserve">.</w:delText>
        </w:r>
      </w:del>
    </w:p>
    <w:p>
      <w:pPr>
        <w:pStyle w:val="BodyText"/>
      </w:pPr>
      <w:del w:id="2554" w:author="PR Preview" w:date="2026-01-01T00:00:00Z">
        <w:r>
          <w:rPr>
            <w:b/>
            <w:bCs/>
          </w:rPr>
          <w:delText xml:space="preserve">Definition 25 (Validation set)</w:delText>
        </w:r>
      </w:del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The</w:delText>
        </w:r>
      </w:del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rPr>
            <w:b/>
            <w:bCs/>
          </w:rPr>
          <w:delText xml:space="preserve">validation set</w:delText>
        </w:r>
      </w:del>
      <w:del w:id="2559" w:author="PR Preview" w:date="2026-01-01T00:00:00Z">
        <w:r>
          <w:delText xml:space="preserve"> </w:delText>
        </w:r>
      </w:del>
      <w:del w:id="2560" w:author="PR Preview" w:date="2026-01-01T00:00:00Z">
        <w:r>
          <w:delText xml:space="preserve">of a</w:delText>
        </w:r>
      </w:del>
      <w:del w:id="2561" w:author="PR Preview" w:date="2026-01-01T00:00:00Z">
        <w:r>
          <w:delText xml:space="preserve"> </w:delText>
        </w:r>
      </w:del>
      <w:hyperlink w:anchor="def-data-splits">
        <w:del w:id="2562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is the</w:delText>
        </w:r>
      </w:del>
      <w:del w:id="2565" w:author="PR Preview" w:date="2026-01-01T00:00:00Z">
        <w:r>
          <w:delText xml:space="preserve"> </w:delText>
        </w:r>
      </w:del>
      <w:hyperlink w:anchor="def-held-out-set">
        <w:del w:id="2566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567" w:author="PR Preview" w:date="2026-01-01T00:00:00Z">
        <w:r>
          <w:delText xml:space="preserve"> </w:delText>
        </w:r>
      </w:del>
      <w:del w:id="2568" w:author="PR Preview" w:date="2026-01-01T00:00:00Z">
        <w:r>
          <w:delText xml:space="preserve">of observations indexed by</w:delText>
        </w:r>
      </w:del>
      <w:del w:id="256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570" w:author="PR Preview" w:date="2026-01-01T00:00:00Z">
        <w:r>
          <w:delText xml:space="preserve">,</w:delText>
        </w:r>
      </w:del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used to choose among candidate</w:delText>
        </w:r>
      </w:del>
      <w:del w:id="2573" w:author="PR Preview" w:date="2026-01-01T00:00:00Z">
        <w:r>
          <w:delText xml:space="preserve"> </w:delText>
        </w:r>
      </w:del>
      <w:hyperlink w:anchor="def-fitting-procedure">
        <w:del w:id="257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fitted to the training set:</w:delText>
        </w:r>
      </w:del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del w:id="2577" w:author="PR Preview" w:date="2026-01-01T00:00:00Z">
        <w:r>
          <w:rPr>
            <w:b/>
            <w:bCs/>
          </w:rPr>
          <w:delText xml:space="preserve">Definition 26 (Validation error)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The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rPr>
            <w:b/>
            <w:bCs/>
          </w:rPr>
          <w:delText xml:space="preserve">validation error</w:delText>
        </w:r>
      </w:del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of a</w:delText>
        </w:r>
      </w:del>
      <w:del w:id="2584" w:author="PR Preview" w:date="2026-01-01T00:00:00Z">
        <w:r>
          <w:delText xml:space="preserve"> </w:delText>
        </w:r>
      </w:del>
      <w:hyperlink w:anchor="def-prediction-rule">
        <w:del w:id="258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58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fitted to a</w:delText>
        </w:r>
      </w:del>
      <w:del w:id="2589" w:author="PR Preview" w:date="2026-01-01T00:00:00Z">
        <w:r>
          <w:delText xml:space="preserve"> </w:delText>
        </w:r>
      </w:del>
      <w:hyperlink w:anchor="def-training-set">
        <w:del w:id="259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59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92" w:author="PR Preview" w:date="2026-01-01T00:00:00Z">
        <w:r>
          <w:delText xml:space="preserve"> </w:delText>
        </w:r>
      </w:del>
      <w:del w:id="2593" w:author="PR Preview" w:date="2026-01-01T00:00:00Z">
        <w:r>
          <w:delText xml:space="preserve">is its sample mean</w:delText>
        </w:r>
      </w:del>
      <w:del w:id="2594" w:author="PR Preview" w:date="2026-01-01T00:00:00Z">
        <w:r>
          <w:delText xml:space="preserve"> </w:delText>
        </w:r>
      </w:del>
      <w:hyperlink w:anchor="def-observation-loss">
        <w:del w:id="259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59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delText xml:space="preserve">on the</w:delText>
        </w:r>
      </w:del>
      <w:del w:id="2599" w:author="PR Preview" w:date="2026-01-01T00:00:00Z">
        <w:r>
          <w:delText xml:space="preserve"> </w:delText>
        </w:r>
      </w:del>
      <w:hyperlink w:anchor="def-validation-set">
        <w:del w:id="2600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2601" w:author="PR Preview" w:date="2026-01-01T00:00:00Z">
        <w:r>
          <w:delText xml:space="preserve">, indexed by</w:delText>
        </w:r>
      </w:del>
      <w:del w:id="260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603" w:author="PR Preview" w:date="2026-01-01T00:00:00Z">
        <w:r>
          <w:delText xml:space="preserve">:</w:delText>
        </w:r>
      </w:del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p>
      <w:pPr>
        <w:pStyle w:val="FirstParagraph"/>
      </w:pPr>
      <w:del w:id="2604" w:author="PR Preview" w:date="2026-01-01T00:00:00Z">
        <w:r>
          <w:rPr>
            <w:b/>
            <w:bCs/>
          </w:rPr>
          <w:delText xml:space="preserve">Definition 27 (Validation choice)</w:delText>
        </w:r>
      </w:del>
      <w:del w:id="2605" w:author="PR Preview" w:date="2026-01-01T00:00:00Z">
        <w:r>
          <w:delText xml:space="preserve"> </w:delText>
        </w:r>
      </w:del>
      <w:del w:id="2606" w:author="PR Preview" w:date="2026-01-01T00:00:00Z">
        <w:r>
          <w:delText xml:space="preserve">Given candidate</w:delText>
        </w:r>
      </w:del>
      <w:del w:id="2607" w:author="PR Preview" w:date="2026-01-01T00:00:00Z">
        <w:r>
          <w:delText xml:space="preserve"> </w:delText>
        </w:r>
      </w:del>
      <w:hyperlink w:anchor="def-fitting-procedure">
        <w:del w:id="2608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60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610" w:author="PR Preview" w:date="2026-01-01T00:00:00Z">
        <w:r>
          <w:delText xml:space="preserve">,</w:delText>
        </w:r>
      </w:del>
      <w:del w:id="2611" w:author="PR Preview" w:date="2026-01-01T00:00:00Z">
        <w:r>
          <w:delText xml:space="preserve"> </w:delText>
        </w:r>
      </w:del>
      <w:del w:id="2612" w:author="PR Preview" w:date="2026-01-01T00:00:00Z">
        <w:r>
          <w:delText xml:space="preserve">the</w:delText>
        </w:r>
      </w:del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rPr>
            <w:b/>
            <w:bCs/>
          </w:rPr>
          <w:delText xml:space="preserve">validation choice</w:delText>
        </w:r>
      </w:del>
      <w:del w:id="261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2616" w:author="PR Preview" w:date="2026-01-01T00:00:00Z">
        <w:r>
          <w:delText xml:space="preserve"> </w:delText>
        </w:r>
      </w:del>
      <w:del w:id="2617" w:author="PR Preview" w:date="2026-01-01T00:00:00Z">
        <w:r>
          <w:delText xml:space="preserve">is the index of the candidate whose</w:delText>
        </w:r>
      </w:del>
      <w:del w:id="2618" w:author="PR Preview" w:date="2026-01-01T00:00:00Z">
        <w:r>
          <w:delText xml:space="preserve"> </w:delText>
        </w:r>
      </w:del>
      <w:hyperlink w:anchor="def-prediction-rule">
        <w:del w:id="261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620" w:author="PR Preview" w:date="2026-01-01T00:00:00Z">
        <w:r>
          <w:delText xml:space="preserve">,</w:delText>
        </w:r>
      </w:del>
      <w:del w:id="2621" w:author="PR Preview" w:date="2026-01-01T00:00:00Z">
        <w:r>
          <w:delText xml:space="preserve"> </w:delText>
        </w:r>
      </w:del>
      <w:del w:id="2622" w:author="PR Preview" w:date="2026-01-01T00:00:00Z">
        <w:r>
          <w:delText xml:space="preserve">fitted to the training set</w:delText>
        </w:r>
      </w:del>
      <w:del w:id="26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24" w:author="PR Preview" w:date="2026-01-01T00:00:00Z">
        <w:r>
          <w:delText xml:space="preserve">,</w:delText>
        </w:r>
      </w:del>
      <w:del w:id="2625" w:author="PR Preview" w:date="2026-01-01T00:00:00Z">
        <w:r>
          <w:delText xml:space="preserve"> </w:delText>
        </w:r>
      </w:del>
      <w:del w:id="2626" w:author="PR Preview" w:date="2026-01-01T00:00:00Z">
        <w:r>
          <w:delText xml:space="preserve">has the smallest</w:delText>
        </w:r>
      </w:del>
      <w:del w:id="2627" w:author="PR Preview" w:date="2026-01-01T00:00:00Z">
        <w:r>
          <w:delText xml:space="preserve"> </w:delText>
        </w:r>
      </w:del>
      <w:hyperlink w:anchor="def-validation-error">
        <w:del w:id="2628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2629" w:author="PR Preview" w:date="2026-01-01T00:00:00Z">
        <w:r>
          <w:delText xml:space="preserve">:</w:delText>
        </w:r>
      </w:del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p>
      <w:pPr>
        <w:pStyle w:val="FirstParagraph"/>
      </w:pPr>
      <w:del w:id="2630" w:author="PR Preview" w:date="2026-01-01T00:00:00Z">
        <w:r>
          <w:rPr>
            <w:b/>
            <w:bCs/>
          </w:rPr>
          <w:delText xml:space="preserve">Definition 28 (Test set)</w:delText>
        </w:r>
      </w:del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The</w:delText>
        </w:r>
      </w:del>
      <w:del w:id="2633" w:author="PR Preview" w:date="2026-01-01T00:00:00Z">
        <w:r>
          <w:delText xml:space="preserve"> </w:delText>
        </w:r>
      </w:del>
      <w:del w:id="2634" w:author="PR Preview" w:date="2026-01-01T00:00:00Z">
        <w:r>
          <w:rPr>
            <w:b/>
            <w:bCs/>
          </w:rPr>
          <w:delText xml:space="preserve">test set</w:delText>
        </w:r>
      </w:del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of a</w:delText>
        </w:r>
      </w:del>
      <w:del w:id="2637" w:author="PR Preview" w:date="2026-01-01T00:00:00Z">
        <w:r>
          <w:delText xml:space="preserve"> </w:delText>
        </w:r>
      </w:del>
      <w:hyperlink w:anchor="def-data-splits">
        <w:del w:id="2638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639" w:author="PR Preview" w:date="2026-01-01T00:00:00Z">
        <w:r>
          <w:delText xml:space="preserve"> </w:delText>
        </w:r>
      </w:del>
      <w:del w:id="2640" w:author="PR Preview" w:date="2026-01-01T00:00:00Z">
        <w:r>
          <w:delText xml:space="preserve">is the</w:delText>
        </w:r>
      </w:del>
      <w:del w:id="2641" w:author="PR Preview" w:date="2026-01-01T00:00:00Z">
        <w:r>
          <w:delText xml:space="preserve"> </w:delText>
        </w:r>
      </w:del>
      <w:hyperlink w:anchor="def-held-out-set">
        <w:del w:id="2642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643" w:author="PR Preview" w:date="2026-01-01T00:00:00Z">
        <w:r>
          <w:delText xml:space="preserve"> </w:delText>
        </w:r>
      </w:del>
      <w:del w:id="2644" w:author="PR Preview" w:date="2026-01-01T00:00:00Z">
        <w:r>
          <w:delText xml:space="preserve">of observations indexed by</w:delText>
        </w:r>
      </w:del>
      <w:del w:id="264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646" w:author="PR Preview" w:date="2026-01-01T00:00:00Z">
        <w:r>
          <w:delText xml:space="preserve">,</w:delText>
        </w:r>
      </w:del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delText xml:space="preserve">on which the rule of the</w:delText>
        </w:r>
      </w:del>
      <w:del w:id="2649" w:author="PR Preview" w:date="2026-01-01T00:00:00Z">
        <w:r>
          <w:delText xml:space="preserve"> </w:delText>
        </w:r>
      </w:del>
      <w:hyperlink w:anchor="def-validation-choice">
        <w:del w:id="2650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265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2652" w:author="PR Preview" w:date="2026-01-01T00:00:00Z">
        <w:r>
          <w:delText xml:space="preserve"> </w:delText>
        </w:r>
      </w:del>
      <w:del w:id="2653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p>
      <w:pPr>
        <w:pStyle w:val="FirstParagraph"/>
      </w:pPr>
      <w:del w:id="2654" w:author="PR Preview" w:date="2026-01-01T00:00:00Z">
        <w:r>
          <w:rPr>
            <w:b/>
            <w:bCs/>
          </w:rPr>
          <w:delText xml:space="preserve">Definition 29 (Test error)</w:delText>
        </w:r>
      </w:del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The</w:delText>
        </w:r>
      </w:del>
      <w:del w:id="2657" w:author="PR Preview" w:date="2026-01-01T00:00:00Z">
        <w:r>
          <w:delText xml:space="preserve"> </w:delText>
        </w:r>
      </w:del>
      <w:del w:id="2658" w:author="PR Preview" w:date="2026-01-01T00:00:00Z">
        <w:r>
          <w:rPr>
            <w:b/>
            <w:bCs/>
          </w:rPr>
          <w:delText xml:space="preserve">test error</w:delText>
        </w:r>
      </w:del>
      <w:del w:id="2659" w:author="PR Preview" w:date="2026-01-01T00:00:00Z">
        <w:r>
          <w:delText xml:space="preserve"> </w:delText>
        </w:r>
      </w:del>
      <w:del w:id="2660" w:author="PR Preview" w:date="2026-01-01T00:00:00Z">
        <w:r>
          <w:delText xml:space="preserve">of a</w:delText>
        </w:r>
      </w:del>
      <w:del w:id="2661" w:author="PR Preview" w:date="2026-01-01T00:00:00Z">
        <w:r>
          <w:delText xml:space="preserve"> </w:delText>
        </w:r>
      </w:del>
      <w:hyperlink w:anchor="def-prediction-rule">
        <w:del w:id="266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66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664" w:author="PR Preview" w:date="2026-01-01T00:00:00Z">
        <w:r>
          <w:delText xml:space="preserve"> </w:delText>
        </w:r>
      </w:del>
      <w:del w:id="2665" w:author="PR Preview" w:date="2026-01-01T00:00:00Z">
        <w:r>
          <w:delText xml:space="preserve">fitted to a</w:delText>
        </w:r>
      </w:del>
      <w:del w:id="2666" w:author="PR Preview" w:date="2026-01-01T00:00:00Z">
        <w:r>
          <w:delText xml:space="preserve"> </w:delText>
        </w:r>
      </w:del>
      <w:hyperlink w:anchor="def-training-set">
        <w:del w:id="266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6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is its sample mean</w:delText>
        </w:r>
      </w:del>
      <w:del w:id="2671" w:author="PR Preview" w:date="2026-01-01T00:00:00Z">
        <w:r>
          <w:delText xml:space="preserve"> </w:delText>
        </w:r>
      </w:del>
      <w:hyperlink w:anchor="def-observation-loss">
        <w:del w:id="267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67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on the</w:delText>
        </w:r>
      </w:del>
      <w:del w:id="2676" w:author="PR Preview" w:date="2026-01-01T00:00:00Z">
        <w:r>
          <w:delText xml:space="preserve"> </w:delText>
        </w:r>
      </w:del>
      <w:hyperlink w:anchor="def-test-set">
        <w:del w:id="2677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2678" w:author="PR Preview" w:date="2026-01-01T00:00:00Z">
        <w:r>
          <w:delText xml:space="preserve">, indexed by</w:delText>
        </w:r>
      </w:del>
      <w:del w:id="267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680" w:author="PR Preview" w:date="2026-01-01T00:00:00Z">
        <w:r>
          <w:delText xml:space="preserve">:</w:delText>
        </w:r>
      </w:del>
    </w:p>
    <w:p>
      <w:pPr>
        <w:pStyle w:val="BodyText"/>
      </w:pPr>
      <w:ins w:id="2681" w:author="PR Preview" w:date="2026-01-01T00:00:00Z">
        <w:r>
          <w:rPr>
            <w:b/>
            <w:bCs/>
          </w:rPr>
          <w:t xml:space="preserve">Example 13 (Split sizes for 32 cars)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In</w:t>
        </w:r>
      </w:ins>
      <w:ins w:id="2684" w:author="PR Preview" w:date="2026-01-01T00:00:00Z">
        <w:r>
          <w:t xml:space="preserve"> </w:t>
        </w:r>
      </w:ins>
      <w:hyperlink w:anchor="exr-data-splits">
        <w:ins w:id="2685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2686" w:author="PR Preview" w:date="2026-01-01T00:00:00Z">
        <w:r>
          <w:t xml:space="preserve">,</w:t>
        </w:r>
      </w:ins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a rule of 60% / 20% / 20% on</w:t>
        </w:r>
      </w:ins>
      <w:ins w:id="268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690" w:author="PR Preview" w:date="2026-01-01T00:00:00Z">
        <w:r>
          <w:t xml:space="preserve"> </w:t>
        </w:r>
      </w:ins>
      <w:ins w:id="2691" w:author="PR Preview" w:date="2026-01-01T00:00:00Z">
        <w:r>
          <w:t xml:space="preserve">cars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gives sets of 19, 6, and 7 cars,</w:t>
        </w:r>
      </w:ins>
      <w:ins w:id="2694" w:author="PR Preview" w:date="2026-01-01T00:00:00Z">
        <w:r>
          <w:t xml:space="preserve"> </w:t>
        </w:r>
      </w:ins>
      <w:ins w:id="2695" w:author="PR Preview" w:date="2026-01-01T00:00:00Z">
        <w:r>
          <w:t xml:space="preserve">and the 7 test cars are used only once, after the model is chosen.</w:t>
        </w:r>
      </w:ins>
    </w:p>
    <w:bookmarkEnd w:id="138"/>
    <w:bookmarkStart w:id="140" w:name="def-tuning-parameter"/>
    <w:p>
      <w:pPr>
        <w:pStyle w:val="BodyText"/>
      </w:pPr>
      <w:ins w:id="2696" w:author="PR Preview" w:date="2026-01-01T00:00:00Z">
        <w:r>
          <w:rPr>
            <w:b/>
            <w:bCs/>
          </w:rPr>
          <w:t xml:space="preserve">Definition 30 (Tuning parameter)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A</w:t>
        </w:r>
      </w:ins>
      <w:ins w:id="2699" w:author="PR Preview" w:date="2026-01-01T00:00:00Z">
        <w:r>
          <w:t xml:space="preserve"> </w:t>
        </w:r>
      </w:ins>
      <w:ins w:id="2700" w:author="PR Preview" w:date="2026-01-01T00:00:00Z">
        <w:r>
          <w:rPr>
            <w:b/>
            <w:bCs/>
          </w:rPr>
          <w:t xml:space="preserve">tuning parameter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of a</w:t>
        </w:r>
      </w:ins>
      <w:ins w:id="2703" w:author="PR Preview" w:date="2026-01-01T00:00:00Z">
        <w:r>
          <w:t xml:space="preserve"> </w:t>
        </w:r>
      </w:ins>
      <w:hyperlink w:anchor="def-fitting-procedure">
        <w:ins w:id="270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is a setting</w:t>
        </w:r>
      </w:ins>
      <w:ins w:id="2707" w:author="PR Preview" w:date="2026-01-01T00:00:00Z">
        <w:r>
          <w:t xml:space="preserve"> </w:t>
        </w:r>
      </w:ins>
      <m:oMath>
        <m:r>
          <m:t>λ</m:t>
        </m:r>
      </m:oMath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that the procedure needs</w:t>
        </w:r>
      </w:ins>
      <w:ins w:id="2710" w:author="PR Preview" w:date="2026-01-01T00:00:00Z">
        <w:r>
          <w:t xml:space="preserve"> </w:t>
        </w:r>
      </w:ins>
      <w:ins w:id="2711" w:author="PR Preview" w:date="2026-01-01T00:00:00Z">
        <w:r>
          <w:t xml:space="preserve">but does not compute from the</w:t>
        </w:r>
      </w:ins>
      <w:ins w:id="2712" w:author="PR Preview" w:date="2026-01-01T00:00:00Z">
        <w:r>
          <w:t xml:space="preserve"> </w:t>
        </w:r>
      </w:ins>
      <w:hyperlink w:anchor="def-training-set">
        <w:ins w:id="271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14" w:author="PR Preview" w:date="2026-01-01T00:00:00Z">
        <w:r>
          <w:t xml:space="preserve">:</w:t>
        </w:r>
      </w:ins>
    </w:p>
    <w:p>
      <w:pPr>
        <w:pStyle w:val="BodyText"/>
      </w:pPr>
      <w:bookmarkStart w:id="13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bookmarkStart w:id="141" w:name="exm-tuning-parameter"/>
    <w:p>
      <w:pPr>
        <w:pStyle w:val="FirstParagraph"/>
      </w:pPr>
      <w:ins w:id="2715" w:author="PR Preview" w:date="2026-01-01T00:00:00Z">
        <w:r>
          <w:rPr>
            <w:b/>
            <w:bCs/>
          </w:rPr>
          <w:t xml:space="preserve">Example 14 (Polynomial degree)</w:t>
        </w:r>
      </w:ins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In</w:t>
        </w:r>
      </w:ins>
      <w:ins w:id="2718" w:author="PR Preview" w:date="2026-01-01T00:00:00Z">
        <w:r>
          <w:t xml:space="preserve"> </w:t>
        </w:r>
      </w:ins>
      <w:hyperlink w:anchor="exr-overfitting">
        <w:ins w:id="271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720" w:author="PR Preview" w:date="2026-01-01T00:00:00Z">
        <w:r>
          <w:t xml:space="preserve">,</w:t>
        </w:r>
      </w:ins>
      <w:ins w:id="2721" w:author="PR Preview" w:date="2026-01-01T00:00:00Z">
        <w:r>
          <w:t xml:space="preserve"> </w:t>
        </w:r>
      </w:ins>
      <w:ins w:id="2722" w:author="PR Preview" w:date="2026-01-01T00:00:00Z">
        <w:r>
          <w:t xml:space="preserve">least squares computes the coefficients of each polynomial from the 20 training cars,</w:t>
        </w:r>
      </w:ins>
      <w:ins w:id="2723" w:author="PR Preview" w:date="2026-01-01T00:00:00Z">
        <w:r>
          <w:t xml:space="preserve"> </w:t>
        </w:r>
      </w:ins>
      <w:ins w:id="2724" w:author="PR Preview" w:date="2026-01-01T00:00:00Z">
        <w:r>
          <w:t xml:space="preserve">but the degree</w:t>
        </w:r>
      </w:ins>
      <w:ins w:id="2725" w:author="PR Preview" w:date="2026-01-01T00:00:00Z">
        <w:r>
          <w:t xml:space="preserve"> </w:t>
        </w:r>
      </w:ins>
      <m:oMath>
        <m:r>
          <m:t>d</m:t>
        </m:r>
      </m:oMath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is fixed before the fit.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So the degree is a</w:t>
        </w:r>
      </w:ins>
      <w:ins w:id="2730" w:author="PR Preview" w:date="2026-01-01T00:00:00Z">
        <w:r>
          <w:t xml:space="preserve"> </w:t>
        </w:r>
      </w:ins>
      <w:hyperlink w:anchor="def-tuning-parameter">
        <w:ins w:id="2731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of least-squares polynomial fitting,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and the four fits are</w:t>
        </w:r>
      </w:ins>
      <w:ins w:id="273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with</w:t>
        </w:r>
      </w:ins>
      <w:ins w:id="2739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2740" w:author="PR Preview" w:date="2026-01-01T00:00:00Z">
        <w:r>
          <w:t xml:space="preserve">.</w:t>
        </w:r>
      </w:ins>
    </w:p>
    <w:bookmarkEnd w:id="141"/>
    <w:bookmarkStart w:id="143" w:name="def-validation-set"/>
    <w:p>
      <w:pPr>
        <w:pStyle w:val="BodyText"/>
      </w:pPr>
      <w:ins w:id="2741" w:author="PR Preview" w:date="2026-01-01T00:00:00Z">
        <w:r>
          <w:rPr>
            <w:b/>
            <w:bCs/>
          </w:rPr>
          <w:t xml:space="preserve">Definition 31 (Validation set)</w:t>
        </w:r>
      </w:ins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The</w:t>
        </w:r>
      </w:ins>
      <w:ins w:id="2744" w:author="PR Preview" w:date="2026-01-01T00:00:00Z">
        <w:r>
          <w:t xml:space="preserve"> </w:t>
        </w:r>
      </w:ins>
      <w:ins w:id="2745" w:author="PR Preview" w:date="2026-01-01T00:00:00Z">
        <w:r>
          <w:rPr>
            <w:b/>
            <w:bCs/>
          </w:rPr>
          <w:t xml:space="preserve">validation set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of a</w:t>
        </w:r>
      </w:ins>
      <w:ins w:id="2748" w:author="PR Preview" w:date="2026-01-01T00:00:00Z">
        <w:r>
          <w:t xml:space="preserve"> </w:t>
        </w:r>
      </w:ins>
      <w:hyperlink w:anchor="def-data-splits">
        <w:ins w:id="2749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750" w:author="PR Preview" w:date="2026-01-01T00:00:00Z">
        <w:r>
          <w:t xml:space="preserve"> </w:t>
        </w:r>
      </w:ins>
      <w:ins w:id="2751" w:author="PR Preview" w:date="2026-01-01T00:00:00Z">
        <w:r>
          <w:t xml:space="preserve">is the</w:t>
        </w:r>
      </w:ins>
      <w:ins w:id="2752" w:author="PR Preview" w:date="2026-01-01T00:00:00Z">
        <w:r>
          <w:t xml:space="preserve"> </w:t>
        </w:r>
      </w:ins>
      <w:hyperlink w:anchor="def-held-out-set">
        <w:ins w:id="275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of observations indexed by</w:t>
        </w:r>
      </w:ins>
      <w:ins w:id="275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757" w:author="PR Preview" w:date="2026-01-01T00:00:00Z">
        <w:r>
          <w:t xml:space="preserve">,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used to choose among candidate</w:t>
        </w:r>
      </w:ins>
      <w:ins w:id="2760" w:author="PR Preview" w:date="2026-01-01T00:00:00Z">
        <w:r>
          <w:t xml:space="preserve"> </w:t>
        </w:r>
      </w:ins>
      <w:hyperlink w:anchor="def-fitting-procedure">
        <w:ins w:id="276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762" w:author="PR Preview" w:date="2026-01-01T00:00:00Z">
        <w:r>
          <w:t xml:space="preserve"> </w:t>
        </w:r>
      </w:ins>
      <w:ins w:id="2763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4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5" w:name="def-validation-error"/>
    <w:p>
      <w:pPr>
        <w:pStyle w:val="FirstParagraph"/>
      </w:pPr>
      <w:ins w:id="2764" w:author="PR Preview" w:date="2026-01-01T00:00:00Z">
        <w:r>
          <w:rPr>
            <w:b/>
            <w:bCs/>
          </w:rPr>
          <w:t xml:space="preserve">Definition 32 (Validation error)</w:t>
        </w:r>
      </w:ins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The</w:t>
        </w:r>
      </w:ins>
      <w:ins w:id="2767" w:author="PR Preview" w:date="2026-01-01T00:00:00Z">
        <w:r>
          <w:t xml:space="preserve"> </w:t>
        </w:r>
      </w:ins>
      <w:ins w:id="2768" w:author="PR Preview" w:date="2026-01-01T00:00:00Z">
        <w:r>
          <w:rPr>
            <w:b/>
            <w:bCs/>
          </w:rPr>
          <w:t xml:space="preserve">validation error</w:t>
        </w:r>
      </w:ins>
      <w:ins w:id="2769" w:author="PR Preview" w:date="2026-01-01T00:00:00Z">
        <w:r>
          <w:t xml:space="preserve"> </w:t>
        </w:r>
      </w:ins>
      <w:ins w:id="2770" w:author="PR Preview" w:date="2026-01-01T00:00:00Z">
        <w:r>
          <w:t xml:space="preserve">of a</w:t>
        </w:r>
      </w:ins>
      <w:ins w:id="2771" w:author="PR Preview" w:date="2026-01-01T00:00:00Z">
        <w:r>
          <w:t xml:space="preserve"> </w:t>
        </w:r>
      </w:ins>
      <w:hyperlink w:anchor="def-prediction-rule">
        <w:ins w:id="277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77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774" w:author="PR Preview" w:date="2026-01-01T00:00:00Z">
        <w:r>
          <w:t xml:space="preserve"> </w:t>
        </w:r>
      </w:ins>
      <w:ins w:id="2775" w:author="PR Preview" w:date="2026-01-01T00:00:00Z">
        <w:r>
          <w:t xml:space="preserve">fitted to a</w:t>
        </w:r>
      </w:ins>
      <w:ins w:id="2776" w:author="PR Preview" w:date="2026-01-01T00:00:00Z">
        <w:r>
          <w:t xml:space="preserve"> </w:t>
        </w:r>
      </w:ins>
      <w:hyperlink w:anchor="def-training-set">
        <w:ins w:id="277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is its sample mean</w:t>
        </w:r>
      </w:ins>
      <w:ins w:id="2781" w:author="PR Preview" w:date="2026-01-01T00:00:00Z">
        <w:r>
          <w:t xml:space="preserve"> </w:t>
        </w:r>
      </w:ins>
      <w:hyperlink w:anchor="def-observation-loss">
        <w:ins w:id="278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78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2784" w:author="PR Preview" w:date="2026-01-01T00:00:00Z">
        <w:r>
          <w:t xml:space="preserve"> </w:t>
        </w:r>
      </w:ins>
      <w:ins w:id="2785" w:author="PR Preview" w:date="2026-01-01T00:00:00Z">
        <w:r>
          <w:t xml:space="preserve">on the</w:t>
        </w:r>
      </w:ins>
      <w:ins w:id="2786" w:author="PR Preview" w:date="2026-01-01T00:00:00Z">
        <w:r>
          <w:t xml:space="preserve"> </w:t>
        </w:r>
      </w:ins>
      <w:hyperlink w:anchor="def-validation-set">
        <w:ins w:id="2787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2788" w:author="PR Preview" w:date="2026-01-01T00:00:00Z">
        <w:r>
          <w:t xml:space="preserve">, indexed by</w:t>
        </w:r>
      </w:ins>
      <w:ins w:id="278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790" w:author="PR Preview" w:date="2026-01-01T00:00:00Z">
        <w:r>
          <w:t xml:space="preserve">:</w:t>
        </w:r>
      </w:ins>
    </w:p>
    <w:p>
      <w:pPr>
        <w:pStyle w:val="BodyText"/>
      </w:pPr>
      <w:bookmarkStart w:id="14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bookmarkStart w:id="147" w:name="def-validation-choice"/>
    <w:p>
      <w:pPr>
        <w:pStyle w:val="FirstParagraph"/>
      </w:pPr>
      <w:ins w:id="2791" w:author="PR Preview" w:date="2026-01-01T00:00:00Z">
        <w:r>
          <w:rPr>
            <w:b/>
            <w:bCs/>
          </w:rPr>
          <w:t xml:space="preserve">Definition 33 (Validation choice)</w:t>
        </w:r>
      </w:ins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Given candidate</w:t>
        </w:r>
      </w:ins>
      <w:ins w:id="2794" w:author="PR Preview" w:date="2026-01-01T00:00:00Z">
        <w:r>
          <w:t xml:space="preserve"> </w:t>
        </w:r>
      </w:ins>
      <w:hyperlink w:anchor="def-fitting-procedure">
        <w:ins w:id="279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79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797" w:author="PR Preview" w:date="2026-01-01T00:00:00Z">
        <w:r>
          <w:t xml:space="preserve">,</w:t>
        </w:r>
      </w:ins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the</w:t>
        </w:r>
      </w:ins>
      <w:ins w:id="2800" w:author="PR Preview" w:date="2026-01-01T00:00:00Z">
        <w:r>
          <w:t xml:space="preserve"> </w:t>
        </w:r>
      </w:ins>
      <w:ins w:id="2801" w:author="PR Preview" w:date="2026-01-01T00:00:00Z">
        <w:r>
          <w:rPr>
            <w:b/>
            <w:bCs/>
          </w:rPr>
          <w:t xml:space="preserve">validation choice</w:t>
        </w:r>
      </w:ins>
      <w:ins w:id="280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is the index of the candidate whose</w:t>
        </w:r>
      </w:ins>
      <w:ins w:id="2805" w:author="PR Preview" w:date="2026-01-01T00:00:00Z">
        <w:r>
          <w:t xml:space="preserve"> </w:t>
        </w:r>
      </w:ins>
      <w:hyperlink w:anchor="def-prediction-rule">
        <w:ins w:id="280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807" w:author="PR Preview" w:date="2026-01-01T00:00:00Z">
        <w:r>
          <w:t xml:space="preserve">,</w:t>
        </w:r>
      </w:ins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fitted to the training set</w:t>
        </w:r>
      </w:ins>
      <w:ins w:id="28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11" w:author="PR Preview" w:date="2026-01-01T00:00:00Z">
        <w:r>
          <w:t xml:space="preserve">,</w:t>
        </w:r>
      </w:ins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has the smallest</w:t>
        </w:r>
      </w:ins>
      <w:ins w:id="2814" w:author="PR Preview" w:date="2026-01-01T00:00:00Z">
        <w:r>
          <w:t xml:space="preserve"> </w:t>
        </w:r>
      </w:ins>
      <w:hyperlink w:anchor="def-validation-error">
        <w:ins w:id="2815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2816" w:author="PR Preview" w:date="2026-01-01T00:00:00Z">
        <w:r>
          <w:t xml:space="preserve">:</w:t>
        </w:r>
      </w:ins>
    </w:p>
    <w:p>
      <w:pPr>
        <w:pStyle w:val="BodyText"/>
      </w:pPr>
      <w:bookmarkStart w:id="14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test-set"/>
    <w:p>
      <w:pPr>
        <w:pStyle w:val="FirstParagraph"/>
      </w:pPr>
      <w:ins w:id="2817" w:author="PR Preview" w:date="2026-01-01T00:00:00Z">
        <w:r>
          <w:rPr>
            <w:b/>
            <w:bCs/>
          </w:rPr>
          <w:t xml:space="preserve">Definition 34 (Test set)</w:t>
        </w:r>
      </w:ins>
      <w:ins w:id="2818" w:author="PR Preview" w:date="2026-01-01T00:00:00Z">
        <w:r>
          <w:t xml:space="preserve"> </w:t>
        </w:r>
      </w:ins>
      <w:ins w:id="2819" w:author="PR Preview" w:date="2026-01-01T00:00:00Z">
        <w:r>
          <w:t xml:space="preserve">The</w:t>
        </w:r>
      </w:ins>
      <w:ins w:id="2820" w:author="PR Preview" w:date="2026-01-01T00:00:00Z">
        <w:r>
          <w:t xml:space="preserve"> </w:t>
        </w:r>
      </w:ins>
      <w:ins w:id="2821" w:author="PR Preview" w:date="2026-01-01T00:00:00Z">
        <w:r>
          <w:rPr>
            <w:b/>
            <w:bCs/>
          </w:rPr>
          <w:t xml:space="preserve">test set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of a</w:t>
        </w:r>
      </w:ins>
      <w:ins w:id="2824" w:author="PR Preview" w:date="2026-01-01T00:00:00Z">
        <w:r>
          <w:t xml:space="preserve"> </w:t>
        </w:r>
      </w:ins>
      <w:hyperlink w:anchor="def-data-splits">
        <w:ins w:id="2825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826" w:author="PR Preview" w:date="2026-01-01T00:00:00Z">
        <w:r>
          <w:t xml:space="preserve"> </w:t>
        </w:r>
      </w:ins>
      <w:ins w:id="2827" w:author="PR Preview" w:date="2026-01-01T00:00:00Z">
        <w:r>
          <w:t xml:space="preserve">is the</w:t>
        </w:r>
      </w:ins>
      <w:ins w:id="2828" w:author="PR Preview" w:date="2026-01-01T00:00:00Z">
        <w:r>
          <w:t xml:space="preserve"> </w:t>
        </w:r>
      </w:ins>
      <w:hyperlink w:anchor="def-held-out-set">
        <w:ins w:id="282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of observations indexed by</w:t>
        </w:r>
      </w:ins>
      <w:ins w:id="283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833" w:author="PR Preview" w:date="2026-01-01T00:00:00Z">
        <w:r>
          <w:t xml:space="preserve">,</w:t>
        </w:r>
      </w:ins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on which the rule of the</w:t>
        </w:r>
      </w:ins>
      <w:ins w:id="2836" w:author="PR Preview" w:date="2026-01-01T00:00:00Z">
        <w:r>
          <w:t xml:space="preserve"> </w:t>
        </w:r>
      </w:ins>
      <w:hyperlink w:anchor="def-validation-choice">
        <w:ins w:id="2837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283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is scored:</w:t>
        </w:r>
      </w:ins>
    </w:p>
    <w:p>
      <w:pPr>
        <w:pStyle w:val="BodyText"/>
      </w:pPr>
      <w:bookmarkStart w:id="14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1" w:name="def-test-error"/>
    <w:p>
      <w:pPr>
        <w:pStyle w:val="FirstParagraph"/>
      </w:pPr>
      <w:ins w:id="2841" w:author="PR Preview" w:date="2026-01-01T00:00:00Z">
        <w:r>
          <w:rPr>
            <w:b/>
            <w:bCs/>
          </w:rPr>
          <w:t xml:space="preserve">Definition 35 (Test error)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The</w:t>
        </w:r>
      </w:ins>
      <w:ins w:id="2844" w:author="PR Preview" w:date="2026-01-01T00:00:00Z">
        <w:r>
          <w:t xml:space="preserve"> </w:t>
        </w:r>
      </w:ins>
      <w:ins w:id="2845" w:author="PR Preview" w:date="2026-01-01T00:00:00Z">
        <w:r>
          <w:rPr>
            <w:b/>
            <w:bCs/>
          </w:rPr>
          <w:t xml:space="preserve">test error</w:t>
        </w:r>
      </w:ins>
      <w:ins w:id="2846" w:author="PR Preview" w:date="2026-01-01T00:00:00Z">
        <w:r>
          <w:t xml:space="preserve"> </w:t>
        </w:r>
      </w:ins>
      <w:ins w:id="2847" w:author="PR Preview" w:date="2026-01-01T00:00:00Z">
        <w:r>
          <w:t xml:space="preserve">of a</w:t>
        </w:r>
      </w:ins>
      <w:ins w:id="2848" w:author="PR Preview" w:date="2026-01-01T00:00:00Z">
        <w:r>
          <w:t xml:space="preserve"> </w:t>
        </w:r>
      </w:ins>
      <w:hyperlink w:anchor="def-prediction-rule">
        <w:ins w:id="284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8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fitted to a</w:t>
        </w:r>
      </w:ins>
      <w:ins w:id="2853" w:author="PR Preview" w:date="2026-01-01T00:00:00Z">
        <w:r>
          <w:t xml:space="preserve"> </w:t>
        </w:r>
      </w:ins>
      <w:hyperlink w:anchor="def-training-set">
        <w:ins w:id="285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85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is its sample mean</w:t>
        </w:r>
      </w:ins>
      <w:ins w:id="2858" w:author="PR Preview" w:date="2026-01-01T00:00:00Z">
        <w:r>
          <w:t xml:space="preserve"> </w:t>
        </w:r>
      </w:ins>
      <w:hyperlink w:anchor="def-observation-loss">
        <w:ins w:id="285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86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on the</w:t>
        </w:r>
      </w:ins>
      <w:ins w:id="2863" w:author="PR Preview" w:date="2026-01-01T00:00:00Z">
        <w:r>
          <w:t xml:space="preserve"> </w:t>
        </w:r>
      </w:ins>
      <w:hyperlink w:anchor="def-test-set">
        <w:ins w:id="2864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2865" w:author="PR Preview" w:date="2026-01-01T00:00:00Z">
        <w:r>
          <w:t xml:space="preserve">, indexed by</w:t>
        </w:r>
      </w:ins>
      <w:ins w:id="286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867" w:author="PR Preview" w:date="2026-01-01T00:00:00Z">
        <w:r>
          <w:t xml:space="preserve">:</w:t>
        </w:r>
      </w:ins>
    </w:p>
    <w:p>
      <w:pPr>
        <w:pStyle w:val="BodyText"/>
      </w:pPr>
      <w:bookmarkStart w:id="15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5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55"/>
    <w:bookmarkStart w:id="156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56"/>
    <w:bookmarkStart w:id="179" w:name="exm-train-validation-test-split"/>
    <w:p>
      <w:pPr>
        <w:pStyle w:val="BodyText"/>
      </w:pPr>
      <w:del w:id="2868" w:author="PR Preview" w:date="2026-01-01T00:00:00Z">
        <w:r>
          <w:rPr>
            <w:b/>
            <w:bCs/>
          </w:rPr>
          <w:delText xml:space="preserve">Example 9 (Numerical example)</w:delText>
        </w:r>
      </w:del>
      <w:del w:id="2869" w:author="PR Preview" w:date="2026-01-01T00:00:00Z">
        <w:r>
          <w:delText xml:space="preserve"> </w:delText>
        </w:r>
      </w:del>
      <w:del w:id="2870" w:author="PR Preview" w:date="2026-01-01T00:00:00Z">
        <w:r>
          <w:delText xml:space="preserve">This example (</w:delText>
        </w:r>
      </w:del>
      <w:hyperlink w:anchor="exm-train-validation-test-split">
        <w:del w:id="2871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2872" w:author="PR Preview" w:date="2026-01-01T00:00:00Z">
        <w:r>
          <w:delText xml:space="preserve">)</w:delText>
        </w:r>
      </w:del>
      <w:del w:id="2873" w:author="PR Preview" w:date="2026-01-01T00:00:00Z">
        <w:r>
          <w:delText xml:space="preserve"> </w:delText>
        </w:r>
      </w:del>
      <w:del w:id="2874" w:author="PR Preview" w:date="2026-01-01T00:00:00Z">
        <w:r>
          <w:delText xml:space="preserve">uses R’s built-in</w:delText>
        </w:r>
      </w:del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rPr>
            <w:rStyle w:val="VerbatimChar"/>
          </w:rPr>
          <w:delText xml:space="preserve">mtcars</w:delText>
        </w:r>
      </w:del>
      <w:del w:id="2877" w:author="PR Preview" w:date="2026-01-01T00:00:00Z">
        <w:r>
          <w:delText xml:space="preserve"> </w:delText>
        </w:r>
      </w:del>
      <w:del w:id="2878" w:author="PR Preview" w:date="2026-01-01T00:00:00Z">
        <w:r>
          <w:delText xml:space="preserve">dataset</w:delText>
        </w:r>
      </w:del>
      <w:del w:id="2879" w:author="PR Preview" w:date="2026-01-01T00:00:00Z">
        <w:r>
          <w:delText xml:space="preserve"> </w:delText>
        </w:r>
      </w:del>
      <w:del w:id="2880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cars)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to predict fuel efficiency (</w:delText>
        </w:r>
      </w:del>
      <w:del w:id="2885" w:author="PR Preview" w:date="2026-01-01T00:00:00Z">
        <w:r>
          <w:rPr>
            <w:rStyle w:val="VerbatimChar"/>
          </w:rPr>
          <w:delText xml:space="preserve">mpg</w:delText>
        </w:r>
      </w:del>
      <w:del w:id="2886" w:author="PR Preview" w:date="2026-01-01T00:00:00Z">
        <w:r>
          <w:delText xml:space="preserve">)</w:delText>
        </w:r>
      </w:del>
      <w:del w:id="2887" w:author="PR Preview" w:date="2026-01-01T00:00:00Z">
        <w:r>
          <w:delText xml:space="preserve"> </w:delText>
        </w:r>
      </w:del>
      <w:del w:id="2888" w:author="PR Preview" w:date="2026-01-01T00:00:00Z">
        <w:r>
          <w:delText xml:space="preserve">from vehicle weight (</w:delText>
        </w:r>
      </w:del>
      <w:del w:id="2889" w:author="PR Preview" w:date="2026-01-01T00:00:00Z">
        <w:r>
          <w:rPr>
            <w:rStyle w:val="VerbatimChar"/>
          </w:rPr>
          <w:delText xml:space="preserve">wt</w:delText>
        </w:r>
      </w:del>
      <w:del w:id="2890" w:author="PR Preview" w:date="2026-01-01T00:00:00Z">
        <w:r>
          <w:delText xml:space="preserve">).</w:delText>
        </w:r>
      </w:del>
      <w:del w:id="2891" w:author="PR Preview" w:date="2026-01-01T00:00:00Z">
        <w:r>
          <w:delText xml:space="preserve"> </w:delText>
        </w:r>
      </w:del>
      <w:del w:id="2892" w:author="PR Preview" w:date="2026-01-01T00:00:00Z">
        <w:r>
          <w:delText xml:space="preserve">It uses one random split</w:delText>
        </w:r>
      </w:del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to compare linear,</w:delText>
        </w:r>
      </w:del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quadratic,</w:delText>
        </w:r>
      </w:del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delText xml:space="preserve">cubic,</w:delText>
        </w:r>
      </w:del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delText xml:space="preserve">and quartic models</w:delText>
        </w:r>
      </w:del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(</w:delText>
        </w:r>
      </w:del>
      <w:del w:id="2903" w:author="PR Preview" w:date="2026-01-01T00:00:00Z">
        <w:r>
          <w:rPr>
            <w:rStyle w:val="VerbatimChar"/>
          </w:rPr>
          <w:delText xml:space="preserve">mpg ~ wt</w:delText>
        </w:r>
      </w:del>
      <w:del w:id="2904" w:author="PR Preview" w:date="2026-01-01T00:00:00Z">
        <w:r>
          <w:delText xml:space="preserve">,</w:delText>
        </w:r>
      </w:del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rPr>
            <w:rStyle w:val="VerbatimChar"/>
          </w:rPr>
          <w:delText xml:space="preserve">mpg ~ wt + I(wt^2)</w:delText>
        </w:r>
      </w:del>
      <w:del w:id="2907" w:author="PR Preview" w:date="2026-01-01T00:00:00Z">
        <w:r>
          <w:delText xml:space="preserve">,</w:delText>
        </w:r>
      </w:del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2910" w:author="PR Preview" w:date="2026-01-01T00:00:00Z">
        <w:r>
          <w:delText xml:space="preserve">,</w:delText>
        </w:r>
      </w:del>
      <w:del w:id="2911" w:author="PR Preview" w:date="2026-01-01T00:00:00Z">
        <w:r>
          <w:delText xml:space="preserve"> </w:delText>
        </w:r>
      </w:del>
      <w:del w:id="2912" w:author="PR Preview" w:date="2026-01-01T00:00:00Z">
        <w:r>
          <w:delText xml:space="preserve">and</w:delText>
        </w:r>
      </w:del>
      <w:del w:id="2913" w:author="PR Preview" w:date="2026-01-01T00:00:00Z">
        <w:r>
          <w:delText xml:space="preserve"> </w:delText>
        </w:r>
      </w:del>
      <w:del w:id="2914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2915" w:author="PR Preview" w:date="2026-01-01T00:00:00Z">
        <w:r>
          <w:delText xml:space="preserve">)</w:delText>
        </w:r>
      </w:del>
      <w:del w:id="2916" w:author="PR Preview" w:date="2026-01-01T00:00:00Z">
        <w:r>
          <w:delText xml:space="preserve"> </w:delText>
        </w:r>
      </w:del>
      <w:del w:id="2917" w:author="PR Preview" w:date="2026-01-01T00:00:00Z">
        <w:r>
          <w:delText xml:space="preserve">on a validation set,</w:delText>
        </w:r>
      </w:del>
      <w:del w:id="2918" w:author="PR Preview" w:date="2026-01-01T00:00:00Z">
        <w:r>
          <w:delText xml:space="preserve"> </w:delText>
        </w:r>
      </w:del>
      <w:del w:id="2919" w:author="PR Preview" w:date="2026-01-01T00:00:00Z">
        <w:r>
          <w:delText xml:space="preserve">then reports the chosen model’s test sRMSE</w:delText>
        </w:r>
      </w:del>
      <w:del w:id="2920" w:author="PR Preview" w:date="2026-01-01T00:00:00Z">
        <w:r>
          <w:delText xml:space="preserve"> </w:delText>
        </w:r>
      </w:del>
      <w:del w:id="2921" w:author="PR Preview" w:date="2026-01-01T00:00:00Z">
        <w:r>
          <w:delText xml:space="preserve">on untouched test data</w:delText>
        </w:r>
      </w:del>
      <w:del w:id="2922" w:author="PR Preview" w:date="2026-01-01T00:00:00Z">
        <w:r>
          <w:delText xml:space="preserve"> </w:delText>
        </w:r>
      </w:del>
      <w:del w:id="2923" w:author="PR Preview" w:date="2026-01-01T00:00:00Z">
        <w:r>
          <w:delText xml:space="preserve">(James et al. 2021, 213)</w:delText>
        </w:r>
      </w:del>
      <w:del w:id="2924" w:author="PR Preview" w:date="2026-01-01T00:00:00Z">
        <w:r>
          <w:delText xml:space="preserve">.</w:delText>
        </w:r>
      </w:del>
    </w:p>
    <w:p>
      <w:pPr>
        <w:pStyle w:val="BodyText"/>
      </w:pPr>
      <w:ins w:id="2925" w:author="PR Preview" w:date="2026-01-01T00:00:00Z">
        <w:r>
          <w:rPr>
            <w:b/>
            <w:bCs/>
          </w:rPr>
          <w:t xml:space="preserve">Example 15 (Numerical example)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This example (</w:t>
        </w:r>
      </w:ins>
      <w:hyperlink w:anchor="exm-train-validation-test-split">
        <w:ins w:id="2928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2929" w:author="PR Preview" w:date="2026-01-01T00:00:00Z">
        <w:r>
          <w:t xml:space="preserve">)</w:t>
        </w:r>
      </w:ins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uses R’s built-in</w:t>
        </w:r>
      </w:ins>
      <w:ins w:id="2932" w:author="PR Preview" w:date="2026-01-01T00:00:00Z">
        <w:r>
          <w:t xml:space="preserve"> </w:t>
        </w:r>
      </w:ins>
      <w:ins w:id="2933" w:author="PR Preview" w:date="2026-01-01T00:00:00Z">
        <w:r>
          <w:rPr>
            <w:rStyle w:val="VerbatimChar"/>
          </w:rPr>
          <w:t xml:space="preserve">mtcars</w:t>
        </w:r>
      </w:ins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dataset</w:t>
        </w:r>
      </w:ins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cars)</w:t>
        </w:r>
      </w:ins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to predict fuel efficiency (</w:t>
        </w:r>
      </w:ins>
      <w:ins w:id="2942" w:author="PR Preview" w:date="2026-01-01T00:00:00Z">
        <w:r>
          <w:rPr>
            <w:rStyle w:val="VerbatimChar"/>
          </w:rPr>
          <w:t xml:space="preserve">mpg</w:t>
        </w:r>
      </w:ins>
      <w:ins w:id="2943" w:author="PR Preview" w:date="2026-01-01T00:00:00Z">
        <w:r>
          <w:t xml:space="preserve">)</w:t>
        </w:r>
      </w:ins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from vehicle weight (</w:t>
        </w:r>
      </w:ins>
      <w:ins w:id="2946" w:author="PR Preview" w:date="2026-01-01T00:00:00Z">
        <w:r>
          <w:rPr>
            <w:rStyle w:val="VerbatimChar"/>
          </w:rPr>
          <w:t xml:space="preserve">wt</w:t>
        </w:r>
      </w:ins>
      <w:ins w:id="2947" w:author="PR Preview" w:date="2026-01-01T00:00:00Z">
        <w:r>
          <w:t xml:space="preserve">).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It uses one random split</w:t>
        </w:r>
      </w:ins>
      <w:ins w:id="2950" w:author="PR Preview" w:date="2026-01-01T00:00:00Z">
        <w:r>
          <w:t xml:space="preserve"> </w:t>
        </w:r>
      </w:ins>
      <w:ins w:id="2951" w:author="PR Preview" w:date="2026-01-01T00:00:00Z">
        <w:r>
          <w:t xml:space="preserve">to compare linear,</w:t>
        </w:r>
      </w:ins>
      <w:ins w:id="2952" w:author="PR Preview" w:date="2026-01-01T00:00:00Z">
        <w:r>
          <w:t xml:space="preserve"> </w:t>
        </w:r>
      </w:ins>
      <w:ins w:id="2953" w:author="PR Preview" w:date="2026-01-01T00:00:00Z">
        <w:r>
          <w:t xml:space="preserve">quadratic,</w:t>
        </w:r>
      </w:ins>
      <w:ins w:id="2954" w:author="PR Preview" w:date="2026-01-01T00:00:00Z">
        <w:r>
          <w:t xml:space="preserve"> </w:t>
        </w:r>
      </w:ins>
      <w:ins w:id="2955" w:author="PR Preview" w:date="2026-01-01T00:00:00Z">
        <w:r>
          <w:t xml:space="preserve">cubic,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t xml:space="preserve">and quartic models</w:t>
        </w:r>
      </w:ins>
      <w:ins w:id="2958" w:author="PR Preview" w:date="2026-01-01T00:00:00Z">
        <w:r>
          <w:t xml:space="preserve"> </w:t>
        </w:r>
      </w:ins>
      <w:ins w:id="2959" w:author="PR Preview" w:date="2026-01-01T00:00:00Z">
        <w:r>
          <w:t xml:space="preserve">(</w:t>
        </w:r>
      </w:ins>
      <w:ins w:id="2960" w:author="PR Preview" w:date="2026-01-01T00:00:00Z">
        <w:r>
          <w:rPr>
            <w:rStyle w:val="VerbatimChar"/>
          </w:rPr>
          <w:t xml:space="preserve">mpg ~ wt</w:t>
        </w:r>
      </w:ins>
      <w:ins w:id="2961" w:author="PR Preview" w:date="2026-01-01T00:00:00Z">
        <w:r>
          <w:t xml:space="preserve">,</w:t>
        </w:r>
      </w:ins>
      <w:ins w:id="2962" w:author="PR Preview" w:date="2026-01-01T00:00:00Z">
        <w:r>
          <w:t xml:space="preserve"> </w:t>
        </w:r>
      </w:ins>
      <w:ins w:id="2963" w:author="PR Preview" w:date="2026-01-01T00:00:00Z">
        <w:r>
          <w:rPr>
            <w:rStyle w:val="VerbatimChar"/>
          </w:rPr>
          <w:t xml:space="preserve">mpg ~ wt + I(wt^2)</w:t>
        </w:r>
      </w:ins>
      <w:ins w:id="2964" w:author="PR Preview" w:date="2026-01-01T00:00:00Z">
        <w:r>
          <w:t xml:space="preserve">,</w:t>
        </w:r>
      </w:ins>
      <w:ins w:id="2965" w:author="PR Preview" w:date="2026-01-01T00:00:00Z">
        <w:r>
          <w:t xml:space="preserve"> </w:t>
        </w:r>
      </w:ins>
      <w:ins w:id="2966" w:author="PR Preview" w:date="2026-01-01T00:00:00Z">
        <w:r>
          <w:rPr>
            <w:rStyle w:val="VerbatimChar"/>
          </w:rPr>
          <w:t xml:space="preserve">mpg ~ wt + I(wt^2) + I(wt^3)</w:t>
        </w:r>
      </w:ins>
      <w:ins w:id="2967" w:author="PR Preview" w:date="2026-01-01T00:00:00Z">
        <w:r>
          <w:t xml:space="preserve">,</w:t>
        </w:r>
      </w:ins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and</w:t>
        </w:r>
      </w:ins>
      <w:ins w:id="2970" w:author="PR Preview" w:date="2026-01-01T00:00:00Z">
        <w:r>
          <w:t xml:space="preserve"> </w:t>
        </w:r>
      </w:ins>
      <w:ins w:id="2971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2972" w:author="PR Preview" w:date="2026-01-01T00:00:00Z">
        <w:r>
          <w:t xml:space="preserve">)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on a validation set,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then reports the chosen model’s test sRMSE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t xml:space="preserve">on untouched test data</w:t>
        </w:r>
      </w:ins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(James et al. 2021, 213)</w:t>
        </w:r>
      </w:ins>
      <w:ins w:id="2981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5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79"/>
    <w:bookmarkEnd w:id="180"/>
    <w:bookmarkStart w:id="21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81"/>
    <w:bookmarkStart w:id="18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2"/>
    <w:bookmarkStart w:id="184" w:name="def-folds"/>
    <w:p>
      <w:pPr>
        <w:pStyle w:val="FirstParagraph"/>
      </w:pPr>
      <w:del w:id="2982" w:author="PR Preview" w:date="2026-01-01T00:00:00Z">
        <w:r>
          <w:rPr>
            <w:b/>
            <w:bCs/>
          </w:rPr>
          <w:delText xml:space="preserve">Definition 30 (Folds)</w:delText>
        </w:r>
      </w:del>
      <w:del w:id="2983" w:author="PR Preview" w:date="2026-01-01T00:00:00Z">
        <w:r>
          <w:delText xml:space="preserve"> </w:delText>
        </w:r>
      </w:del>
      <w:del w:id="2984" w:author="PR Preview" w:date="2026-01-01T00:00:00Z">
        <w:r>
          <w:delText xml:space="preserve">A division of a</w:delText>
        </w:r>
      </w:del>
      <w:del w:id="2985" w:author="PR Preview" w:date="2026-01-01T00:00:00Z">
        <w:r>
          <w:delText xml:space="preserve"> </w:delText>
        </w:r>
      </w:del>
      <w:hyperlink w:anchor="def-training-set">
        <w:del w:id="298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88" w:author="PR Preview" w:date="2026-01-01T00:00:00Z">
        <w:r>
          <w:delText xml:space="preserve">,</w:delText>
        </w:r>
      </w:del>
      <w:del w:id="2989" w:author="PR Preview" w:date="2026-01-01T00:00:00Z">
        <w:r>
          <w:delText xml:space="preserve"> </w:delText>
        </w:r>
      </w:del>
      <w:del w:id="2990" w:author="PR Preview" w:date="2026-01-01T00:00:00Z">
        <w:r>
          <w:delText xml:space="preserve">indexed by</w:delText>
        </w:r>
      </w:del>
      <w:del w:id="2991" w:author="PR Preview" w:date="2026-01-01T00:00:00Z">
        <w:r>
          <w:delText xml:space="preserve"> </w:delText>
        </w:r>
      </w:del>
      <m:oMath>
        <m:r>
          <m:t>I</m:t>
        </m:r>
      </m:oMath>
      <w:del w:id="2992" w:author="PR Preview" w:date="2026-01-01T00:00:00Z">
        <w:r>
          <w:delText xml:space="preserve">, into</w:delText>
        </w:r>
      </w:del>
      <w:del w:id="2993" w:author="PR Preview" w:date="2026-01-01T00:00:00Z">
        <w:r>
          <w:delText xml:space="preserve"> </w:delText>
        </w:r>
      </w:del>
      <m:oMath>
        <m:r>
          <m:t>k</m:t>
        </m:r>
      </m:oMath>
      <w:del w:id="2994" w:author="PR Preview" w:date="2026-01-01T00:00:00Z">
        <w:r>
          <w:delText xml:space="preserve"> </w:delText>
        </w:r>
      </w:del>
      <w:del w:id="2995" w:author="PR Preview" w:date="2026-01-01T00:00:00Z">
        <w:r>
          <w:rPr>
            <w:b/>
            <w:bCs/>
          </w:rPr>
          <w:delText xml:space="preserve">folds</w:delText>
        </w:r>
      </w:del>
      <w:del w:id="2996" w:author="PR Preview" w:date="2026-01-01T00:00:00Z">
        <w:r>
          <w:delText xml:space="preserve"> </w:delText>
        </w:r>
      </w:del>
      <w:del w:id="2997" w:author="PR Preview" w:date="2026-01-01T00:00:00Z">
        <w:r>
          <w:delText xml:space="preserve">is a partition of</w:delText>
        </w:r>
      </w:del>
      <w:del w:id="2998" w:author="PR Preview" w:date="2026-01-01T00:00:00Z">
        <w:r>
          <w:delText xml:space="preserve"> </w:delText>
        </w:r>
      </w:del>
      <m:oMath>
        <m:r>
          <m:t>I</m:t>
        </m:r>
      </m:oMath>
      <w:del w:id="2999" w:author="PR Preview" w:date="2026-01-01T00:00:00Z">
        <w:r>
          <w:delText xml:space="preserve"> </w:delText>
        </w:r>
      </w:del>
      <w:del w:id="3000" w:author="PR Preview" w:date="2026-01-01T00:00:00Z">
        <w:r>
          <w:delText xml:space="preserve">into</w:delText>
        </w:r>
      </w:del>
      <w:del w:id="3001" w:author="PR Preview" w:date="2026-01-01T00:00:00Z">
        <w:r>
          <w:delText xml:space="preserve"> </w:delText>
        </w:r>
      </w:del>
      <m:oMath>
        <m:r>
          <m:t>k</m:t>
        </m:r>
      </m:oMath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nonempty, disjoint subsets</w:delText>
        </w:r>
      </w:del>
      <w:del w:id="300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005" w:author="PR Preview" w:date="2026-01-01T00:00:00Z">
        <w:r>
          <w:delText xml:space="preserve">:</w:delText>
        </w:r>
      </w:del>
    </w:p>
    <w:p>
      <w:pPr>
        <w:pStyle w:val="FirstParagraph"/>
      </w:pPr>
      <w:ins w:id="3006" w:author="PR Preview" w:date="2026-01-01T00:00:00Z">
        <w:r>
          <w:rPr>
            <w:b/>
            <w:bCs/>
          </w:rPr>
          <w:t xml:space="preserve">Definition 36 (Folds)</w:t>
        </w:r>
      </w:ins>
      <w:ins w:id="3007" w:author="PR Preview" w:date="2026-01-01T00:00:00Z">
        <w:r>
          <w:t xml:space="preserve"> </w:t>
        </w:r>
      </w:ins>
      <w:ins w:id="3008" w:author="PR Preview" w:date="2026-01-01T00:00:00Z">
        <w:r>
          <w:t xml:space="preserve">A division of a</w:t>
        </w:r>
      </w:ins>
      <w:ins w:id="3009" w:author="PR Preview" w:date="2026-01-01T00:00:00Z">
        <w:r>
          <w:t xml:space="preserve"> </w:t>
        </w:r>
      </w:ins>
      <w:hyperlink w:anchor="def-training-set">
        <w:ins w:id="301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12" w:author="PR Preview" w:date="2026-01-01T00:00:00Z">
        <w:r>
          <w:t xml:space="preserve">,</w:t>
        </w:r>
      </w:ins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indexed by</w:t>
        </w:r>
      </w:ins>
      <w:ins w:id="3015" w:author="PR Preview" w:date="2026-01-01T00:00:00Z">
        <w:r>
          <w:t xml:space="preserve"> </w:t>
        </w:r>
      </w:ins>
      <m:oMath>
        <m:r>
          <m:t>I</m:t>
        </m:r>
      </m:oMath>
      <w:ins w:id="3016" w:author="PR Preview" w:date="2026-01-01T00:00:00Z">
        <w:r>
          <w:t xml:space="preserve">, into</w:t>
        </w:r>
      </w:ins>
      <w:ins w:id="3017" w:author="PR Preview" w:date="2026-01-01T00:00:00Z">
        <w:r>
          <w:t xml:space="preserve"> </w:t>
        </w:r>
      </w:ins>
      <m:oMath>
        <m:r>
          <m:t>k</m:t>
        </m:r>
      </m:oMath>
      <w:ins w:id="3018" w:author="PR Preview" w:date="2026-01-01T00:00:00Z">
        <w:r>
          <w:t xml:space="preserve"> </w:t>
        </w:r>
      </w:ins>
      <w:ins w:id="3019" w:author="PR Preview" w:date="2026-01-01T00:00:00Z">
        <w:r>
          <w:rPr>
            <w:b/>
            <w:bCs/>
          </w:rPr>
          <w:t xml:space="preserve">folds</w:t>
        </w:r>
      </w:ins>
      <w:ins w:id="3020" w:author="PR Preview" w:date="2026-01-01T00:00:00Z">
        <w:r>
          <w:t xml:space="preserve"> </w:t>
        </w:r>
      </w:ins>
      <w:ins w:id="3021" w:author="PR Preview" w:date="2026-01-01T00:00:00Z">
        <w:r>
          <w:t xml:space="preserve">is a partition of</w:t>
        </w:r>
      </w:ins>
      <w:ins w:id="3022" w:author="PR Preview" w:date="2026-01-01T00:00:00Z">
        <w:r>
          <w:t xml:space="preserve"> </w:t>
        </w:r>
      </w:ins>
      <m:oMath>
        <m:r>
          <m:t>I</m:t>
        </m:r>
      </m:oMath>
      <w:ins w:id="3023" w:author="PR Preview" w:date="2026-01-01T00:00:00Z">
        <w:r>
          <w:t xml:space="preserve"> </w:t>
        </w:r>
      </w:ins>
      <w:ins w:id="3024" w:author="PR Preview" w:date="2026-01-01T00:00:00Z">
        <w:r>
          <w:t xml:space="preserve">into</w:t>
        </w:r>
      </w:ins>
      <w:ins w:id="3025" w:author="PR Preview" w:date="2026-01-01T00:00:00Z">
        <w:r>
          <w:t xml:space="preserve"> </w:t>
        </w:r>
      </w:ins>
      <m:oMath>
        <m:r>
          <m:t>k</m:t>
        </m:r>
      </m:oMath>
      <w:ins w:id="3026" w:author="PR Preview" w:date="2026-01-01T00:00:00Z">
        <w:r>
          <w:t xml:space="preserve"> </w:t>
        </w:r>
      </w:ins>
      <w:ins w:id="3027" w:author="PR Preview" w:date="2026-01-01T00:00:00Z">
        <w:r>
          <w:t xml:space="preserve">nonempty, disjoint subsets</w:t>
        </w:r>
      </w:ins>
      <w:ins w:id="30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029" w:author="PR Preview" w:date="2026-01-01T00:00:00Z">
        <w:r>
          <w:t xml:space="preserve">:</w:t>
        </w:r>
      </w:ins>
    </w:p>
    <w:p>
      <w:pPr>
        <w:pStyle w:val="BodyText"/>
      </w:pPr>
      <w:bookmarkStart w:id="18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bookmarkStart w:id="185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85"/>
    <w:bookmarkStart w:id="187" w:name="def-fold-size"/>
    <w:p>
      <w:pPr>
        <w:pStyle w:val="BodyText"/>
      </w:pPr>
      <w:del w:id="3030" w:author="PR Preview" w:date="2026-01-01T00:00:00Z">
        <w:r>
          <w:rPr>
            <w:b/>
            <w:bCs/>
          </w:rPr>
          <w:delText xml:space="preserve">Definition 31 (Fold size)</w:delText>
        </w:r>
      </w:del>
      <w:del w:id="3031" w:author="PR Preview" w:date="2026-01-01T00:00:00Z">
        <w:r>
          <w:delText xml:space="preserve"> </w:delText>
        </w:r>
      </w:del>
      <w:del w:id="3032" w:author="PR Preview" w:date="2026-01-01T00:00:00Z">
        <w:r>
          <w:delText xml:space="preserve">The</w:delText>
        </w:r>
      </w:del>
      <w:del w:id="3033" w:author="PR Preview" w:date="2026-01-01T00:00:00Z">
        <w:r>
          <w:delText xml:space="preserve"> </w:delText>
        </w:r>
      </w:del>
      <w:del w:id="3034" w:author="PR Preview" w:date="2026-01-01T00:00:00Z">
        <w:r>
          <w:rPr>
            <w:b/>
            <w:bCs/>
          </w:rPr>
          <w:delText xml:space="preserve">size</w:delText>
        </w:r>
      </w:del>
      <w:del w:id="3035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036" w:author="PR Preview" w:date="2026-01-01T00:00:00Z">
        <w:r>
          <w:delText xml:space="preserve"> </w:delText>
        </w:r>
      </w:del>
      <w:del w:id="3037" w:author="PR Preview" w:date="2026-01-01T00:00:00Z">
        <w:r>
          <w:delText xml:space="preserve">of</w:delText>
        </w:r>
      </w:del>
      <w:del w:id="3038" w:author="PR Preview" w:date="2026-01-01T00:00:00Z">
        <w:r>
          <w:delText xml:space="preserve"> </w:delText>
        </w:r>
      </w:del>
      <w:hyperlink w:anchor="def-folds">
        <w:del w:id="303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0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041" w:author="PR Preview" w:date="2026-01-01T00:00:00Z">
        <w:r>
          <w:delText xml:space="preserve"> </w:delText>
        </w:r>
      </w:del>
      <w:del w:id="3042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del w:id="3043" w:author="PR Preview" w:date="2026-01-01T00:00:00Z">
        <w:r>
          <w:rPr>
            <w:b/>
            <w:bCs/>
          </w:rPr>
          <w:delText xml:space="preserve">Definition 32 (Fold assignment)</w:delText>
        </w:r>
      </w:del>
      <w:del w:id="3044" w:author="PR Preview" w:date="2026-01-01T00:00:00Z">
        <w:r>
          <w:delText xml:space="preserve"> </w:delText>
        </w:r>
      </w:del>
      <w:del w:id="3045" w:author="PR Preview" w:date="2026-01-01T00:00:00Z">
        <w:r>
          <w:delText xml:space="preserve">Given</w:delText>
        </w:r>
      </w:del>
      <w:del w:id="3046" w:author="PR Preview" w:date="2026-01-01T00:00:00Z">
        <w:r>
          <w:delText xml:space="preserve"> </w:delText>
        </w:r>
      </w:del>
      <w:hyperlink w:anchor="def-folds">
        <w:del w:id="304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0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049" w:author="PR Preview" w:date="2026-01-01T00:00:00Z">
        <w:r>
          <w:delText xml:space="preserve">,</w:delText>
        </w:r>
      </w:del>
      <w:del w:id="3050" w:author="PR Preview" w:date="2026-01-01T00:00:00Z">
        <w:r>
          <w:delText xml:space="preserve"> </w:delText>
        </w:r>
      </w:del>
      <w:del w:id="3051" w:author="PR Preview" w:date="2026-01-01T00:00:00Z">
        <w:r>
          <w:delText xml:space="preserve">the</w:delText>
        </w:r>
      </w:del>
      <w:del w:id="3052" w:author="PR Preview" w:date="2026-01-01T00:00:00Z">
        <w:r>
          <w:delText xml:space="preserve"> </w:delText>
        </w:r>
      </w:del>
      <w:del w:id="3053" w:author="PR Preview" w:date="2026-01-01T00:00:00Z">
        <w:r>
          <w:rPr>
            <w:b/>
            <w:bCs/>
          </w:rPr>
          <w:delText xml:space="preserve">fold assignment</w:delText>
        </w:r>
      </w:del>
      <w:del w:id="305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of observation</w:delText>
        </w:r>
      </w:del>
      <w:del w:id="3057" w:author="PR Preview" w:date="2026-01-01T00:00:00Z">
        <w:r>
          <w:delText xml:space="preserve"> </w:delText>
        </w:r>
      </w:del>
      <m:oMath>
        <m:r>
          <m:t>i</m:t>
        </m:r>
      </m:oMath>
      <w:del w:id="3058" w:author="PR Preview" w:date="2026-01-01T00:00:00Z">
        <w:r>
          <w:delText xml:space="preserve"> </w:delText>
        </w:r>
      </w:del>
      <w:del w:id="3059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3060" w:author="PR Preview" w:date="2026-01-01T00:00:00Z">
        <w:r>
          <w:rPr>
            <w:b/>
            <w:bCs/>
          </w:rPr>
          <w:t xml:space="preserve">Definition 37 (Fold size)</w:t>
        </w:r>
      </w:ins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The</w:t>
        </w:r>
      </w:ins>
      <w:ins w:id="3063" w:author="PR Preview" w:date="2026-01-01T00:00:00Z">
        <w:r>
          <w:t xml:space="preserve"> </w:t>
        </w:r>
      </w:ins>
      <w:ins w:id="3064" w:author="PR Preview" w:date="2026-01-01T00:00:00Z">
        <w:r>
          <w:rPr>
            <w:b/>
            <w:bCs/>
          </w:rPr>
          <w:t xml:space="preserve">size</w:t>
        </w:r>
      </w:ins>
      <w:ins w:id="306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066" w:author="PR Preview" w:date="2026-01-01T00:00:00Z">
        <w:r>
          <w:t xml:space="preserve"> </w:t>
        </w:r>
      </w:ins>
      <w:ins w:id="3067" w:author="PR Preview" w:date="2026-01-01T00:00:00Z">
        <w:r>
          <w:t xml:space="preserve">of</w:t>
        </w:r>
      </w:ins>
      <w:ins w:id="3068" w:author="PR Preview" w:date="2026-01-01T00:00:00Z">
        <w:r>
          <w:t xml:space="preserve"> </w:t>
        </w:r>
      </w:ins>
      <w:hyperlink w:anchor="def-folds">
        <w:ins w:id="306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0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071" w:author="PR Preview" w:date="2026-01-01T00:00:00Z">
        <w:r>
          <w:t xml:space="preserve"> </w:t>
        </w:r>
      </w:ins>
      <w:ins w:id="3072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18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9" w:name="def-fold-assignment"/>
    <w:p>
      <w:pPr>
        <w:pStyle w:val="FirstParagraph"/>
      </w:pPr>
      <w:ins w:id="3073" w:author="PR Preview" w:date="2026-01-01T00:00:00Z">
        <w:r>
          <w:rPr>
            <w:b/>
            <w:bCs/>
          </w:rPr>
          <w:t xml:space="preserve">Definition 38 (Fold assignment)</w:t>
        </w:r>
      </w:ins>
      <w:ins w:id="3074" w:author="PR Preview" w:date="2026-01-01T00:00:00Z">
        <w:r>
          <w:t xml:space="preserve"> </w:t>
        </w:r>
      </w:ins>
      <w:ins w:id="3075" w:author="PR Preview" w:date="2026-01-01T00:00:00Z">
        <w:r>
          <w:t xml:space="preserve">Given</w:t>
        </w:r>
      </w:ins>
      <w:ins w:id="3076" w:author="PR Preview" w:date="2026-01-01T00:00:00Z">
        <w:r>
          <w:t xml:space="preserve"> </w:t>
        </w:r>
      </w:ins>
      <w:hyperlink w:anchor="def-folds">
        <w:ins w:id="307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0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079" w:author="PR Preview" w:date="2026-01-01T00:00:00Z">
        <w:r>
          <w:t xml:space="preserve">,</w:t>
        </w:r>
      </w:ins>
      <w:ins w:id="3080" w:author="PR Preview" w:date="2026-01-01T00:00:00Z">
        <w:r>
          <w:t xml:space="preserve"> </w:t>
        </w:r>
      </w:ins>
      <w:ins w:id="3081" w:author="PR Preview" w:date="2026-01-01T00:00:00Z">
        <w:r>
          <w:t xml:space="preserve">the</w:t>
        </w:r>
      </w:ins>
      <w:ins w:id="3082" w:author="PR Preview" w:date="2026-01-01T00:00:00Z">
        <w:r>
          <w:t xml:space="preserve"> </w:t>
        </w:r>
      </w:ins>
      <w:ins w:id="3083" w:author="PR Preview" w:date="2026-01-01T00:00:00Z">
        <w:r>
          <w:rPr>
            <w:b/>
            <w:bCs/>
          </w:rPr>
          <w:t xml:space="preserve">fold assignment</w:t>
        </w:r>
      </w:ins>
      <w:ins w:id="308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085" w:author="PR Preview" w:date="2026-01-01T00:00:00Z">
        <w:r>
          <w:t xml:space="preserve"> </w:t>
        </w:r>
      </w:ins>
      <w:ins w:id="3086" w:author="PR Preview" w:date="2026-01-01T00:00:00Z">
        <w:r>
          <w:t xml:space="preserve">of observation</w:t>
        </w:r>
      </w:ins>
      <w:ins w:id="3087" w:author="PR Preview" w:date="2026-01-01T00:00:00Z">
        <w:r>
          <w:t xml:space="preserve"> </w:t>
        </w:r>
      </w:ins>
      <m:oMath>
        <m:r>
          <m:t>i</m:t>
        </m:r>
      </m:oMath>
      <w:ins w:id="3088" w:author="PR Preview" w:date="2026-01-01T00:00:00Z">
        <w:r>
          <w:t xml:space="preserve"> </w:t>
        </w:r>
      </w:ins>
      <w:ins w:id="3089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18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0"/>
    <w:bookmarkStart w:id="192" w:name="def-fold-out-rule"/>
    <w:p>
      <w:pPr>
        <w:pStyle w:val="BodyText"/>
      </w:pPr>
      <w:del w:id="3090" w:author="PR Preview" w:date="2026-01-01T00:00:00Z">
        <w:r>
          <w:rPr>
            <w:b/>
            <w:bCs/>
          </w:rPr>
          <w:delText xml:space="preserve">Definition 33 (Fold-out rule)</w:delText>
        </w:r>
      </w:del>
      <w:del w:id="3091" w:author="PR Preview" w:date="2026-01-01T00:00:00Z">
        <w:r>
          <w:delText xml:space="preserve"> </w:delText>
        </w:r>
      </w:del>
      <w:del w:id="3092" w:author="PR Preview" w:date="2026-01-01T00:00:00Z">
        <w:r>
          <w:delText xml:space="preserve">For</w:delText>
        </w:r>
      </w:del>
      <w:del w:id="3093" w:author="PR Preview" w:date="2026-01-01T00:00:00Z">
        <w:r>
          <w:delText xml:space="preserve"> </w:delText>
        </w:r>
      </w:del>
      <w:hyperlink w:anchor="def-folds">
        <w:del w:id="3094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0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096" w:author="PR Preview" w:date="2026-01-01T00:00:00Z">
        <w:r>
          <w:delText xml:space="preserve">,</w:delText>
        </w:r>
      </w:del>
      <w:del w:id="3097" w:author="PR Preview" w:date="2026-01-01T00:00:00Z">
        <w:r>
          <w:delText xml:space="preserve"> </w:delText>
        </w:r>
      </w:del>
      <w:del w:id="3098" w:author="PR Preview" w:date="2026-01-01T00:00:00Z">
        <w:r>
          <w:delText xml:space="preserve">the</w:delText>
        </w:r>
      </w:del>
      <w:del w:id="3099" w:author="PR Preview" w:date="2026-01-01T00:00:00Z">
        <w:r>
          <w:delText xml:space="preserve"> </w:delText>
        </w:r>
      </w:del>
      <w:del w:id="3100" w:author="PR Preview" w:date="2026-01-01T00:00:00Z">
        <w:r>
          <w:rPr>
            <w:b/>
            <w:bCs/>
          </w:rPr>
          <w:delText xml:space="preserve">fold-out rule</w:delText>
        </w:r>
      </w:del>
      <w:del w:id="310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102" w:author="PR Preview" w:date="2026-01-01T00:00:00Z">
        <w:r>
          <w:delText xml:space="preserve"> </w:delText>
        </w:r>
      </w:del>
      <w:del w:id="3103" w:author="PR Preview" w:date="2026-01-01T00:00:00Z">
        <w:r>
          <w:delText xml:space="preserve">is the</w:delText>
        </w:r>
      </w:del>
      <w:del w:id="3104" w:author="PR Preview" w:date="2026-01-01T00:00:00Z">
        <w:r>
          <w:delText xml:space="preserve"> </w:delText>
        </w:r>
      </w:del>
      <w:hyperlink w:anchor="def-prediction-rule">
        <w:del w:id="310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106" w:author="PR Preview" w:date="2026-01-01T00:00:00Z">
        <w:r>
          <w:delText xml:space="preserve"> </w:delText>
        </w:r>
      </w:del>
      <w:del w:id="3107" w:author="PR Preview" w:date="2026-01-01T00:00:00Z">
        <w:r>
          <w:delText xml:space="preserve">that a</w:delText>
        </w:r>
      </w:del>
      <w:del w:id="3108" w:author="PR Preview" w:date="2026-01-01T00:00:00Z">
        <w:r>
          <w:delText xml:space="preserve"> </w:delText>
        </w:r>
      </w:del>
      <w:hyperlink w:anchor="def-fitting-procedure">
        <w:del w:id="310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110" w:author="PR Preview" w:date="2026-01-01T00:00:00Z">
        <w:r>
          <w:delText xml:space="preserve"> </w:delText>
        </w:r>
      </w:del>
      <m:oMath>
        <m:r>
          <m:t>g</m:t>
        </m:r>
      </m:oMath>
      <w:del w:id="3111" w:author="PR Preview" w:date="2026-01-01T00:00:00Z">
        <w:r>
          <w:delText xml:space="preserve"> </w:delText>
        </w:r>
      </w:del>
      <w:del w:id="3112" w:author="PR Preview" w:date="2026-01-01T00:00:00Z">
        <w:r>
          <w:delText xml:space="preserve">produces</w:delText>
        </w:r>
      </w:del>
      <w:del w:id="3113" w:author="PR Preview" w:date="2026-01-01T00:00:00Z">
        <w:r>
          <w:delText xml:space="preserve"> </w:delText>
        </w:r>
      </w:del>
      <w:del w:id="3114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3115" w:author="PR Preview" w:date="2026-01-01T00:00:00Z">
        <w:r>
          <w:rPr>
            <w:b/>
            <w:bCs/>
          </w:rPr>
          <w:t xml:space="preserve">Definition 39 (Fold-out rule)</w:t>
        </w:r>
      </w:ins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For</w:t>
        </w:r>
      </w:ins>
      <w:ins w:id="3118" w:author="PR Preview" w:date="2026-01-01T00:00:00Z">
        <w:r>
          <w:t xml:space="preserve"> </w:t>
        </w:r>
      </w:ins>
      <w:hyperlink w:anchor="def-folds">
        <w:ins w:id="311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1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121" w:author="PR Preview" w:date="2026-01-01T00:00:00Z">
        <w:r>
          <w:t xml:space="preserve">,</w:t>
        </w:r>
      </w:ins>
      <w:ins w:id="3122" w:author="PR Preview" w:date="2026-01-01T00:00:00Z">
        <w:r>
          <w:t xml:space="preserve"> </w:t>
        </w:r>
      </w:ins>
      <w:ins w:id="3123" w:author="PR Preview" w:date="2026-01-01T00:00:00Z">
        <w:r>
          <w:t xml:space="preserve">the</w:t>
        </w:r>
      </w:ins>
      <w:ins w:id="3124" w:author="PR Preview" w:date="2026-01-01T00:00:00Z">
        <w:r>
          <w:t xml:space="preserve"> </w:t>
        </w:r>
      </w:ins>
      <w:ins w:id="3125" w:author="PR Preview" w:date="2026-01-01T00:00:00Z">
        <w:r>
          <w:rPr>
            <w:b/>
            <w:bCs/>
          </w:rPr>
          <w:t xml:space="preserve">fold-out rule</w:t>
        </w:r>
      </w:ins>
      <w:ins w:id="3126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127" w:author="PR Preview" w:date="2026-01-01T00:00:00Z">
        <w:r>
          <w:t xml:space="preserve"> </w:t>
        </w:r>
      </w:ins>
      <w:ins w:id="3128" w:author="PR Preview" w:date="2026-01-01T00:00:00Z">
        <w:r>
          <w:t xml:space="preserve">is the</w:t>
        </w:r>
      </w:ins>
      <w:ins w:id="3129" w:author="PR Preview" w:date="2026-01-01T00:00:00Z">
        <w:r>
          <w:t xml:space="preserve"> </w:t>
        </w:r>
      </w:ins>
      <w:hyperlink w:anchor="def-prediction-rule">
        <w:ins w:id="313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131" w:author="PR Preview" w:date="2026-01-01T00:00:00Z">
        <w:r>
          <w:t xml:space="preserve"> </w:t>
        </w:r>
      </w:ins>
      <w:ins w:id="3132" w:author="PR Preview" w:date="2026-01-01T00:00:00Z">
        <w:r>
          <w:t xml:space="preserve">that a</w:t>
        </w:r>
      </w:ins>
      <w:ins w:id="3133" w:author="PR Preview" w:date="2026-01-01T00:00:00Z">
        <w:r>
          <w:t xml:space="preserve"> </w:t>
        </w:r>
      </w:ins>
      <w:hyperlink w:anchor="def-fitting-procedure">
        <w:ins w:id="313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135" w:author="PR Preview" w:date="2026-01-01T00:00:00Z">
        <w:r>
          <w:t xml:space="preserve"> </w:t>
        </w:r>
      </w:ins>
      <m:oMath>
        <m:r>
          <m:t>g</m:t>
        </m:r>
      </m:oMath>
      <w:ins w:id="3136" w:author="PR Preview" w:date="2026-01-01T00:00:00Z">
        <w:r>
          <w:t xml:space="preserve"> </w:t>
        </w:r>
      </w:ins>
      <w:ins w:id="3137" w:author="PR Preview" w:date="2026-01-01T00:00:00Z">
        <w:r>
          <w:t xml:space="preserve">produces</w:t>
        </w:r>
      </w:ins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19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3"/>
    <w:bookmarkStart w:id="194" w:name="def-kfold"/>
    <w:p>
      <w:pPr>
        <w:pStyle w:val="BodyText"/>
      </w:pPr>
      <w:del w:id="3140" w:author="PR Preview" w:date="2026-01-01T00:00:00Z">
        <w:r>
          <w:rPr>
            <w:b/>
            <w:bCs/>
          </w:rPr>
          <w:delText xml:space="preserve">Definition 34 (</w:delText>
        </w:r>
      </w:del>
      <m:oMath>
        <m:r>
          <m:t>k</m:t>
        </m:r>
      </m:oMath>
      <w:del w:id="3141" w:author="PR Preview" w:date="2026-01-01T00:00:00Z">
        <w:r>
          <w:rPr>
            <w:b/>
            <w:bCs/>
          </w:rPr>
          <w:delText xml:space="preserve">-fold cross-validation)</w:delText>
        </w:r>
      </w:del>
      <w:del w:id="3142" w:author="PR Preview" w:date="2026-01-01T00:00:00Z">
        <w:r>
          <w:delText xml:space="preserve"> </w:delText>
        </w:r>
      </w:del>
      <w:del w:id="3143" w:author="PR Preview" w:date="2026-01-01T00:00:00Z">
        <w:r>
          <w:delText xml:space="preserve">In</w:delText>
        </w:r>
      </w:del>
      <w:del w:id="3144" w:author="PR Preview" w:date="2026-01-01T00:00:00Z">
        <w:r>
          <w:delText xml:space="preserve"> </w:delText>
        </w:r>
      </w:del>
      <m:oMath>
        <m:r>
          <m:t>k</m:t>
        </m:r>
      </m:oMath>
      <w:del w:id="3145" w:author="PR Preview" w:date="2026-01-01T00:00:00Z">
        <w:r>
          <w:rPr>
            <w:b/>
            <w:bCs/>
          </w:rPr>
          <w:delText xml:space="preserve">-fold cross-validation</w:delText>
        </w:r>
      </w:del>
      <w:del w:id="3146" w:author="PR Preview" w:date="2026-01-01T00:00:00Z">
        <w:r>
          <w:delText xml:space="preserve">:</w:delText>
        </w:r>
      </w:del>
    </w:p>
    <w:p>
      <w:pPr>
        <w:pStyle w:val="BodyText"/>
      </w:pPr>
      <w:ins w:id="3147" w:author="PR Preview" w:date="2026-01-01T00:00:00Z">
        <w:r>
          <w:rPr>
            <w:b/>
            <w:bCs/>
          </w:rPr>
          <w:t xml:space="preserve">Definition 40 (</w:t>
        </w:r>
      </w:ins>
      <m:oMath>
        <m:r>
          <m:t>k</m:t>
        </m:r>
      </m:oMath>
      <w:ins w:id="3148" w:author="PR Preview" w:date="2026-01-01T00:00:00Z">
        <w:r>
          <w:rPr>
            <w:b/>
            <w:bCs/>
          </w:rPr>
          <w:t xml:space="preserve">-fold cross-validation)</w:t>
        </w:r>
      </w:ins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In</w:t>
        </w:r>
      </w:ins>
      <w:ins w:id="3151" w:author="PR Preview" w:date="2026-01-01T00:00:00Z">
        <w:r>
          <w:t xml:space="preserve"> </w:t>
        </w:r>
      </w:ins>
      <m:oMath>
        <m:r>
          <m:t>k</m:t>
        </m:r>
      </m:oMath>
      <w:ins w:id="3152" w:author="PR Preview" w:date="2026-01-01T00:00:00Z">
        <w:r>
          <w:rPr>
            <w:b/>
            <w:bCs/>
          </w:rPr>
          <w:t xml:space="preserve">-fold cross-validation</w:t>
        </w:r>
      </w:ins>
      <w:ins w:id="315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94"/>
    <w:bookmarkStart w:id="195" w:name="rem-kfold-vs-validation-set"/>
    <w:p>
      <w:pPr>
        <w:pStyle w:val="FirstParagraph"/>
      </w:pPr>
      <w:del w:id="3154" w:author="PR Preview" w:date="2026-01-01T00:00:00Z">
        <w:r>
          <w:rPr>
            <w:i/>
            <w:iCs/>
          </w:rPr>
          <w:delText xml:space="preserve">Remark 23</w:delText>
        </w:r>
      </w:del>
      <w:del w:id="3155" w:author="PR Preview" w:date="2026-01-01T00:00:00Z">
        <w:r>
          <w:delText xml:space="preserve"> (Cross-validation instead of a single validation set). </w:delText>
        </w:r>
      </w:del>
      <w:del w:id="3156" w:author="PR Preview" w:date="2026-01-01T00:00:00Z">
        <w:r>
          <w:delText xml:space="preserve">If data are limited,</w:delText>
        </w:r>
      </w:del>
      <w:del w:id="3157" w:author="PR Preview" w:date="2026-01-01T00:00:00Z">
        <w:r>
          <w:delText xml:space="preserve"> </w:delText>
        </w:r>
      </w:del>
      <m:oMath>
        <m:r>
          <m:t>k</m:t>
        </m:r>
      </m:oMath>
      <w:del w:id="3158" w:author="PR Preview" w:date="2026-01-01T00:00:00Z">
        <w:r>
          <w:delText xml:space="preserve">-fold cross-validation</w:delText>
        </w:r>
      </w:del>
      <w:del w:id="3159" w:author="PR Preview" w:date="2026-01-01T00:00:00Z">
        <w:r>
          <w:delText xml:space="preserve"> </w:delText>
        </w:r>
      </w:del>
      <w:del w:id="3160" w:author="PR Preview" w:date="2026-01-01T00:00:00Z">
        <w:r>
          <w:delText xml:space="preserve">can replace the single validation set of</w:delText>
        </w:r>
      </w:del>
      <w:del w:id="3161" w:author="PR Preview" w:date="2026-01-01T00:00:00Z">
        <w:r>
          <w:delText xml:space="preserve"> </w:delText>
        </w:r>
      </w:del>
      <w:hyperlink w:anchor="def-data-splits">
        <w:del w:id="3162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3163" w:author="PR Preview" w:date="2026-01-01T00:00:00Z">
        <w:r>
          <w:delText xml:space="preserve"> </w:delText>
        </w:r>
      </w:del>
      <w:del w:id="3164" w:author="PR Preview" w:date="2026-01-01T00:00:00Z">
        <w:r>
          <w:delText xml:space="preserve">for more stable tuning.</w:delText>
        </w:r>
      </w:del>
      <w:del w:id="3165" w:author="PR Preview" w:date="2026-01-01T00:00:00Z">
        <w:r>
          <w:delText xml:space="preserve"> </w:delText>
        </w:r>
      </w:del>
      <w:del w:id="3166" w:author="PR Preview" w:date="2026-01-01T00:00:00Z">
        <w:r>
          <w:delText xml:space="preserve">In</w:delText>
        </w:r>
      </w:del>
      <w:del w:id="3167" w:author="PR Preview" w:date="2026-01-01T00:00:00Z">
        <w:r>
          <w:delText xml:space="preserve"> </w:delText>
        </w:r>
      </w:del>
      <w:hyperlink w:anchor="exr-kfold">
        <w:del w:id="3168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3169" w:author="PR Preview" w:date="2026-01-01T00:00:00Z">
        <w:r>
          <w:delText xml:space="preserve">,</w:delText>
        </w:r>
      </w:del>
      <w:del w:id="317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folds of 8 cars each</w:delText>
        </w:r>
      </w:del>
      <w:del w:id="3173" w:author="PR Preview" w:date="2026-01-01T00:00:00Z">
        <w:r>
          <w:delText xml:space="preserve"> </w:delText>
        </w:r>
      </w:del>
      <w:del w:id="3174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3175" w:author="PR Preview" w:date="2026-01-01T00:00:00Z">
        <w:r>
          <w:rPr>
            <w:b/>
            <w:bCs/>
          </w:rPr>
          <w:delText xml:space="preserve">Definition 35 (Cross-validation estimate)</w:delText>
        </w:r>
      </w:del>
      <w:del w:id="3176" w:author="PR Preview" w:date="2026-01-01T00:00:00Z">
        <w:r>
          <w:delText xml:space="preserve"> </w:delText>
        </w:r>
      </w:del>
      <w:del w:id="3177" w:author="PR Preview" w:date="2026-01-01T00:00:00Z">
        <w:r>
          <w:delText xml:space="preserve">The</w:delText>
        </w:r>
      </w:del>
      <w:del w:id="3178" w:author="PR Preview" w:date="2026-01-01T00:00:00Z">
        <w:r>
          <w:delText xml:space="preserve"> </w:delText>
        </w:r>
      </w:del>
      <m:oMath>
        <m:r>
          <m:t>k</m:t>
        </m:r>
      </m:oMath>
      <w:del w:id="3179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318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181" w:author="PR Preview" w:date="2026-01-01T00:00:00Z">
        <w:r>
          <w:delText xml:space="preserve"> </w:delText>
        </w:r>
      </w:del>
      <w:del w:id="3182" w:author="PR Preview" w:date="2026-01-01T00:00:00Z">
        <w:r>
          <w:delText xml:space="preserve">is the</w:delText>
        </w:r>
      </w:del>
      <w:del w:id="3183" w:author="PR Preview" w:date="2026-01-01T00:00:00Z">
        <w:r>
          <w:delText xml:space="preserve"> </w:delText>
        </w:r>
      </w:del>
      <w:hyperlink r:id="rId60">
        <w:del w:id="3184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185" w:author="PR Preview" w:date="2026-01-01T00:00:00Z">
        <w:r>
          <w:delText xml:space="preserve"> </w:delText>
        </w:r>
      </w:del>
      <w:del w:id="3186" w:author="PR Preview" w:date="2026-01-01T00:00:00Z">
        <w:r>
          <w:delText xml:space="preserve">of the predictions that each observation</w:delText>
        </w:r>
      </w:del>
      <w:del w:id="318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188" w:author="PR Preview" w:date="2026-01-01T00:00:00Z">
        <w:r>
          <w:delText xml:space="preserve"> </w:delText>
        </w:r>
      </w:del>
      <w:del w:id="3189" w:author="PR Preview" w:date="2026-01-01T00:00:00Z">
        <w:r>
          <w:delText xml:space="preserve">of the training set receives</w:delText>
        </w:r>
      </w:del>
      <w:del w:id="3190" w:author="PR Preview" w:date="2026-01-01T00:00:00Z">
        <w:r>
          <w:delText xml:space="preserve"> </w:delText>
        </w:r>
      </w:del>
      <w:del w:id="3191" w:author="PR Preview" w:date="2026-01-01T00:00:00Z">
        <w:r>
          <w:delText xml:space="preserve">from the</w:delText>
        </w:r>
      </w:del>
      <w:del w:id="3192" w:author="PR Preview" w:date="2026-01-01T00:00:00Z">
        <w:r>
          <w:delText xml:space="preserve"> </w:delText>
        </w:r>
      </w:del>
      <w:hyperlink w:anchor="def-fold-out-rule">
        <w:del w:id="3193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194" w:author="PR Preview" w:date="2026-01-01T00:00:00Z">
        <w:r>
          <w:delText xml:space="preserve"> </w:delText>
        </w:r>
      </w:del>
      <w:del w:id="3195" w:author="PR Preview" w:date="2026-01-01T00:00:00Z">
        <w:r>
          <w:delText xml:space="preserve">of its</w:delText>
        </w:r>
      </w:del>
      <w:del w:id="3196" w:author="PR Preview" w:date="2026-01-01T00:00:00Z">
        <w:r>
          <w:delText xml:space="preserve"> </w:delText>
        </w:r>
      </w:del>
      <w:hyperlink w:anchor="def-fold-assignment">
        <w:del w:id="3197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3198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199" w:author="PR Preview" w:date="2026-01-01T00:00:00Z">
        <w:r>
          <w:delText xml:space="preserve"> </w:delText>
        </w:r>
      </w:del>
      <w:del w:id="3200" w:author="PR Preview" w:date="2026-01-01T00:00:00Z">
        <w:r>
          <w:delText xml:space="preserve">in</w:delText>
        </w:r>
      </w:del>
      <w:del w:id="3201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202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203" w:author="PR Preview" w:date="2026-01-01T00:00:00Z">
        <w:r>
          <w:delText xml:space="preserve">:</w:delText>
        </w:r>
      </w:del>
    </w:p>
    <w:p>
      <w:pPr>
        <w:pStyle w:val="FirstParagraph"/>
      </w:pPr>
      <w:ins w:id="3204" w:author="PR Preview" w:date="2026-01-01T00:00:00Z">
        <w:r>
          <w:rPr>
            <w:i/>
            <w:iCs/>
          </w:rPr>
          <w:t xml:space="preserve">Remark 23</w:t>
        </w:r>
      </w:ins>
      <w:ins w:id="3205" w:author="PR Preview" w:date="2026-01-01T00:00:00Z">
        <w:r>
          <w:t xml:space="preserve"> (Cross-validation instead of a single validation set). </w:t>
        </w:r>
      </w:ins>
      <w:ins w:id="3206" w:author="PR Preview" w:date="2026-01-01T00:00:00Z">
        <w:r>
          <w:t xml:space="preserve">If data are limited,</w:t>
        </w:r>
      </w:ins>
      <w:ins w:id="3207" w:author="PR Preview" w:date="2026-01-01T00:00:00Z">
        <w:r>
          <w:t xml:space="preserve"> </w:t>
        </w:r>
      </w:ins>
      <m:oMath>
        <m:r>
          <m:t>k</m:t>
        </m:r>
      </m:oMath>
      <w:ins w:id="3208" w:author="PR Preview" w:date="2026-01-01T00:00:00Z">
        <w:r>
          <w:t xml:space="preserve">-fold cross-validation</w:t>
        </w:r>
      </w:ins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can replace the single validation set of</w:t>
        </w:r>
      </w:ins>
      <w:ins w:id="3211" w:author="PR Preview" w:date="2026-01-01T00:00:00Z">
        <w:r>
          <w:t xml:space="preserve"> </w:t>
        </w:r>
      </w:ins>
      <w:hyperlink w:anchor="def-data-splits">
        <w:ins w:id="3212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for more stable tuning.</w:t>
        </w:r>
      </w:ins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In</w:t>
        </w:r>
      </w:ins>
      <w:ins w:id="3217" w:author="PR Preview" w:date="2026-01-01T00:00:00Z">
        <w:r>
          <w:t xml:space="preserve"> </w:t>
        </w:r>
      </w:ins>
      <w:hyperlink w:anchor="exr-kfold">
        <w:ins w:id="321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3219" w:author="PR Preview" w:date="2026-01-01T00:00:00Z">
        <w:r>
          <w:t xml:space="preserve">,</w:t>
        </w:r>
      </w:ins>
      <w:ins w:id="322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folds of 8 cars each</w:t>
        </w:r>
      </w:ins>
      <w:ins w:id="3223" w:author="PR Preview" w:date="2026-01-01T00:00:00Z">
        <w:r>
          <w:t xml:space="preserve"> </w:t>
        </w:r>
      </w:ins>
      <w:ins w:id="3224" w:author="PR Preview" w:date="2026-01-01T00:00:00Z">
        <w:r>
          <w:t xml:space="preserve">give 4 fits on 24 cars each.</w:t>
        </w:r>
      </w:ins>
    </w:p>
    <w:bookmarkEnd w:id="195"/>
    <w:bookmarkStart w:id="197" w:name="def-cv-estimate"/>
    <w:p>
      <w:pPr>
        <w:pStyle w:val="BodyText"/>
      </w:pPr>
      <w:ins w:id="3225" w:author="PR Preview" w:date="2026-01-01T00:00:00Z">
        <w:r>
          <w:rPr>
            <w:b/>
            <w:bCs/>
          </w:rPr>
          <w:t xml:space="preserve">Definition 41 (Cross-validation estimate)</w:t>
        </w:r>
      </w:ins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The</w:t>
        </w:r>
      </w:ins>
      <w:ins w:id="3228" w:author="PR Preview" w:date="2026-01-01T00:00:00Z">
        <w:r>
          <w:t xml:space="preserve"> </w:t>
        </w:r>
      </w:ins>
      <m:oMath>
        <m:r>
          <m:t>k</m:t>
        </m:r>
      </m:oMath>
      <w:ins w:id="3229" w:author="PR Preview" w:date="2026-01-01T00:00:00Z">
        <w:r>
          <w:rPr>
            <w:b/>
            <w:bCs/>
          </w:rPr>
          <w:t xml:space="preserve">-fold cross-validation estimate</w:t>
        </w:r>
      </w:ins>
      <w:ins w:id="323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231" w:author="PR Preview" w:date="2026-01-01T00:00:00Z">
        <w:r>
          <w:t xml:space="preserve"> </w:t>
        </w:r>
      </w:ins>
      <w:ins w:id="3232" w:author="PR Preview" w:date="2026-01-01T00:00:00Z">
        <w:r>
          <w:t xml:space="preserve">is the</w:t>
        </w:r>
      </w:ins>
      <w:ins w:id="3233" w:author="PR Preview" w:date="2026-01-01T00:00:00Z">
        <w:r>
          <w:t xml:space="preserve"> </w:t>
        </w:r>
      </w:ins>
      <w:hyperlink r:id="rId60">
        <w:ins w:id="3234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235" w:author="PR Preview" w:date="2026-01-01T00:00:00Z">
        <w:r>
          <w:t xml:space="preserve"> </w:t>
        </w:r>
      </w:ins>
      <w:ins w:id="3236" w:author="PR Preview" w:date="2026-01-01T00:00:00Z">
        <w:r>
          <w:t xml:space="preserve">of the predictions that each observation</w:t>
        </w:r>
      </w:ins>
      <w:ins w:id="323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of the training set receives</w:t>
        </w:r>
      </w:ins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from the</w:t>
        </w:r>
      </w:ins>
      <w:ins w:id="3242" w:author="PR Preview" w:date="2026-01-01T00:00:00Z">
        <w:r>
          <w:t xml:space="preserve"> </w:t>
        </w:r>
      </w:ins>
      <w:hyperlink w:anchor="def-fold-out-rule">
        <w:ins w:id="324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of its</w:t>
        </w:r>
      </w:ins>
      <w:ins w:id="3246" w:author="PR Preview" w:date="2026-01-01T00:00:00Z">
        <w:r>
          <w:t xml:space="preserve"> </w:t>
        </w:r>
      </w:ins>
      <w:hyperlink w:anchor="def-fold-assignment">
        <w:ins w:id="3247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3248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249" w:author="PR Preview" w:date="2026-01-01T00:00:00Z">
        <w:r>
          <w:t xml:space="preserve"> </w:t>
        </w:r>
      </w:ins>
      <w:ins w:id="3250" w:author="PR Preview" w:date="2026-01-01T00:00:00Z">
        <w:r>
          <w:t xml:space="preserve">in</w:t>
        </w:r>
      </w:ins>
      <w:ins w:id="3251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252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253" w:author="PR Preview" w:date="2026-01-01T00:00:00Z">
        <w:r>
          <w:t xml:space="preserve">:</w:t>
        </w:r>
      </w:ins>
    </w:p>
    <w:p>
      <w:pPr>
        <w:pStyle w:val="BodyText"/>
      </w:pPr>
      <w:bookmarkStart w:id="19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8"/>
    <w:bookmarkStart w:id="199" w:name="exr-cv-estimate-by-fold"/>
    <w:p>
      <w:pPr>
        <w:pStyle w:val="BodyText"/>
      </w:pPr>
      <w:del w:id="3254" w:author="PR Preview" w:date="2026-01-01T00:00:00Z">
        <w:r>
          <w:rPr>
            <w:b/>
            <w:bCs/>
          </w:rPr>
          <w:delText xml:space="preserve">Exercise 10 (The cross-validation estimate, fold by fold)</w:delText>
        </w:r>
      </w:del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delText xml:space="preserve">Rewrite the</w:delText>
        </w:r>
      </w:del>
      <w:del w:id="3257" w:author="PR Preview" w:date="2026-01-01T00:00:00Z">
        <w:r>
          <w:delText xml:space="preserve"> </w:delText>
        </w:r>
      </w:del>
      <w:hyperlink w:anchor="def-cv-estimate">
        <w:del w:id="325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259" w:author="PR Preview" w:date="2026-01-01T00:00:00Z">
        <w:r>
          <w:delText xml:space="preserve"> </w:delText>
        </w:r>
      </w:del>
      <w:hyperlink w:anchor="eq-cv-estimate">
        <w:del w:id="3260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261" w:author="PR Preview" w:date="2026-01-01T00:00:00Z">
        <w:r>
          <w:delText xml:space="preserve"> </w:delText>
        </w:r>
      </w:del>
      <w:del w:id="3262" w:author="PR Preview" w:date="2026-01-01T00:00:00Z">
        <w:r>
          <w:delText xml:space="preserve">as</w:delText>
        </w:r>
      </w:del>
      <w:del w:id="326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3264" w:author="PR Preview" w:date="2026-01-01T00:00:00Z">
        <w:r>
          <w:delText xml:space="preserve"> </w:delText>
        </w:r>
      </w:del>
      <w:del w:id="3265" w:author="PR Preview" w:date="2026-01-01T00:00:00Z">
        <w:r>
          <w:delText xml:space="preserve">times a double sum:</w:delText>
        </w:r>
      </w:del>
      <w:del w:id="3266" w:author="PR Preview" w:date="2026-01-01T00:00:00Z">
        <w:r>
          <w:delText xml:space="preserve"> </w:delText>
        </w:r>
      </w:del>
      <w:del w:id="3267" w:author="PR Preview" w:date="2026-01-01T00:00:00Z">
        <w:r>
          <w:delText xml:space="preserve">an outer sum over the fold numbers</w:delText>
        </w:r>
      </w:del>
      <w:del w:id="3268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3269" w:author="PR Preview" w:date="2026-01-01T00:00:00Z">
        <w:r>
          <w:delText xml:space="preserve"> </w:delText>
        </w:r>
      </w:del>
      <w:del w:id="3270" w:author="PR Preview" w:date="2026-01-01T00:00:00Z">
        <w:r>
          <w:delText xml:space="preserve">and an inner sum over the observations</w:delText>
        </w:r>
      </w:del>
      <w:del w:id="3271" w:author="PR Preview" w:date="2026-01-01T00:00:00Z">
        <w:r>
          <w:delText xml:space="preserve"> </w:delText>
        </w:r>
      </w:del>
      <m:oMath>
        <m:r>
          <m:t>i</m:t>
        </m:r>
      </m:oMath>
      <w:del w:id="3272" w:author="PR Preview" w:date="2026-01-01T00:00:00Z">
        <w:r>
          <w:delText xml:space="preserve"> </w:delText>
        </w:r>
      </w:del>
      <w:del w:id="3273" w:author="PR Preview" w:date="2026-01-01T00:00:00Z">
        <w:r>
          <w:delText xml:space="preserve">in</w:delText>
        </w:r>
      </w:del>
      <w:del w:id="3274" w:author="PR Preview" w:date="2026-01-01T00:00:00Z">
        <w:r>
          <w:delText xml:space="preserve"> </w:delText>
        </w:r>
      </w:del>
      <w:hyperlink w:anchor="def-folds">
        <w:del w:id="327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2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277" w:author="PR Preview" w:date="2026-01-01T00:00:00Z">
        <w:r>
          <w:delText xml:space="preserve">.</w:delText>
        </w:r>
      </w:del>
      <w:del w:id="3278" w:author="PR Preview" w:date="2026-01-01T00:00:00Z">
        <w:r>
          <w:delText xml:space="preserve"> </w:delText>
        </w:r>
      </w:del>
      <w:del w:id="3279" w:author="PR Preview" w:date="2026-01-01T00:00:00Z">
        <w:r>
          <w:delText xml:space="preserve">Then simplify the summand, so that it no longer uses the fold assignment</w:delText>
        </w:r>
      </w:del>
      <w:del w:id="328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281" w:author="PR Preview" w:date="2026-01-01T00:00:00Z">
        <w:r>
          <w:delText xml:space="preserve">.</w:delText>
        </w:r>
      </w:del>
    </w:p>
    <w:p>
      <w:pPr>
        <w:pStyle w:val="BodyText"/>
      </w:pPr>
      <w:del w:id="3282" w:author="PR Preview" w:date="2026-01-01T00:00:00Z">
        <w:r>
          <w:rPr>
            <w:i/>
            <w:iCs/>
          </w:rPr>
          <w:delText xml:space="preserve">Solution 10</w:delText>
        </w:r>
      </w:del>
      <w:del w:id="3283" w:author="PR Preview" w:date="2026-01-01T00:00:00Z">
        <w:r>
          <w:delText xml:space="preserve">. </w:delText>
        </w:r>
      </w:del>
      <w:del w:id="3284" w:author="PR Preview" w:date="2026-01-01T00:00:00Z">
        <w:r>
          <w:delText xml:space="preserve">The folds</w:delText>
        </w:r>
      </w:del>
      <w:del w:id="32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286" w:author="PR Preview" w:date="2026-01-01T00:00:00Z">
        <w:r>
          <w:delText xml:space="preserve"> </w:delText>
        </w:r>
      </w:del>
      <w:del w:id="3287" w:author="PR Preview" w:date="2026-01-01T00:00:00Z">
        <w:r>
          <w:delText xml:space="preserve">partition</w:delText>
        </w:r>
      </w:del>
      <w:del w:id="3288" w:author="PR Preview" w:date="2026-01-01T00:00:00Z">
        <w:r>
          <w:delText xml:space="preserve"> </w:delText>
        </w:r>
      </w:del>
      <m:oMath>
        <m:r>
          <m:t>I</m:t>
        </m:r>
      </m:oMath>
      <w:del w:id="3289" w:author="PR Preview" w:date="2026-01-01T00:00:00Z">
        <w:r>
          <w:delText xml:space="preserve"> </w:delText>
        </w:r>
      </w:del>
      <w:del w:id="3290" w:author="PR Preview" w:date="2026-01-01T00:00:00Z">
        <w:r>
          <w:delText xml:space="preserve">(</w:delText>
        </w:r>
      </w:del>
      <w:hyperlink w:anchor="def-folds">
        <w:del w:id="3291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3292" w:author="PR Preview" w:date="2026-01-01T00:00:00Z">
        <w:r>
          <w:delText xml:space="preserve">),</w:delText>
        </w:r>
      </w:del>
      <w:del w:id="3293" w:author="PR Preview" w:date="2026-01-01T00:00:00Z">
        <w:r>
          <w:delText xml:space="preserve"> </w:delText>
        </w:r>
      </w:del>
      <w:del w:id="3294" w:author="PR Preview" w:date="2026-01-01T00:00:00Z">
        <w:r>
          <w:delText xml:space="preserve">so summing over the observations of each fold and then over the folds</w:delText>
        </w:r>
      </w:del>
      <w:del w:id="3295" w:author="PR Preview" w:date="2026-01-01T00:00:00Z">
        <w:r>
          <w:delText xml:space="preserve"> </w:delText>
        </w:r>
      </w:del>
      <w:del w:id="3296" w:author="PR Preview" w:date="2026-01-01T00:00:00Z">
        <w:r>
          <w:delText xml:space="preserve">adds each term of</w:delText>
        </w:r>
      </w:del>
      <w:del w:id="3297" w:author="PR Preview" w:date="2026-01-01T00:00:00Z">
        <w:r>
          <w:delText xml:space="preserve"> </w:delText>
        </w:r>
      </w:del>
      <w:hyperlink w:anchor="eq-cv-estimate">
        <w:del w:id="3298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299" w:author="PR Preview" w:date="2026-01-01T00:00:00Z">
        <w:r>
          <w:delText xml:space="preserve"> </w:delText>
        </w:r>
      </w:del>
      <w:del w:id="3300" w:author="PR Preview" w:date="2026-01-01T00:00:00Z">
        <w:r>
          <w:delText xml:space="preserve">exactly once.</w:delText>
        </w:r>
      </w:del>
      <w:del w:id="3301" w:author="PR Preview" w:date="2026-01-01T00:00:00Z">
        <w:r>
          <w:delText xml:space="preserve"> </w:delText>
        </w:r>
      </w:del>
      <w:del w:id="3302" w:author="PR Preview" w:date="2026-01-01T00:00:00Z">
        <w:r>
          <w:delText xml:space="preserve">For</w:delText>
        </w:r>
      </w:del>
      <w:del w:id="330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304" w:author="PR Preview" w:date="2026-01-01T00:00:00Z">
        <w:r>
          <w:delText xml:space="preserve">,</w:delText>
        </w:r>
      </w:del>
      <w:del w:id="3305" w:author="PR Preview" w:date="2026-01-01T00:00:00Z">
        <w:r>
          <w:delText xml:space="preserve"> </w:delText>
        </w:r>
      </w:del>
      <w:hyperlink w:anchor="eq-fold-assignment">
        <w:del w:id="3306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3307" w:author="PR Preview" w:date="2026-01-01T00:00:00Z">
        <w:r>
          <w:delText xml:space="preserve"> </w:delText>
        </w:r>
      </w:del>
      <w:del w:id="3308" w:author="PR Preview" w:date="2026-01-01T00:00:00Z">
        <w:r>
          <w:delText xml:space="preserve">also puts</w:delText>
        </w:r>
      </w:del>
      <w:del w:id="3309" w:author="PR Preview" w:date="2026-01-01T00:00:00Z">
        <w:r>
          <w:delText xml:space="preserve"> </w:delText>
        </w:r>
      </w:del>
      <m:oMath>
        <m:r>
          <m:t>i</m:t>
        </m:r>
      </m:oMath>
      <w:del w:id="3310" w:author="PR Preview" w:date="2026-01-01T00:00:00Z">
        <w:r>
          <w:delText xml:space="preserve"> </w:delText>
        </w:r>
      </w:del>
      <w:del w:id="3311" w:author="PR Preview" w:date="2026-01-01T00:00:00Z">
        <w:r>
          <w:delText xml:space="preserve">in</w:delText>
        </w:r>
      </w:del>
      <w:del w:id="33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3313" w:author="PR Preview" w:date="2026-01-01T00:00:00Z">
        <w:r>
          <w:delText xml:space="preserve">,</w:delText>
        </w:r>
      </w:del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and the folds are disjoint,</w:delText>
        </w:r>
      </w:del>
      <w:del w:id="3316" w:author="PR Preview" w:date="2026-01-01T00:00:00Z">
        <w:r>
          <w:delText xml:space="preserve"> </w:delText>
        </w:r>
      </w:del>
      <w:del w:id="3317" w:author="PR Preview" w:date="2026-01-01T00:00:00Z">
        <w:r>
          <w:delText xml:space="preserve">so</w:delText>
        </w:r>
      </w:del>
      <w:del w:id="3318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3319" w:author="PR Preview" w:date="2026-01-01T00:00:00Z">
        <w:r>
          <w:delText xml:space="preserve">.</w:delText>
        </w:r>
      </w:del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Then</w:delText>
        </w:r>
      </w:del>
    </w:p>
    <w:p>
      <w:pPr>
        <w:pStyle w:val="BodyText"/>
      </w:pPr>
      <w:ins w:id="3322" w:author="PR Preview" w:date="2026-01-01T00:00:00Z">
        <w:r>
          <w:rPr>
            <w:b/>
            <w:bCs/>
          </w:rPr>
          <w:t xml:space="preserve">Exercise 10 (The cross-validation estimate, fold by fold)</w:t>
        </w:r>
      </w:ins>
      <w:ins w:id="3323" w:author="PR Preview" w:date="2026-01-01T00:00:00Z">
        <w:r>
          <w:t xml:space="preserve"> </w:t>
        </w:r>
      </w:ins>
      <w:ins w:id="3324" w:author="PR Preview" w:date="2026-01-01T00:00:00Z">
        <w:r>
          <w:t xml:space="preserve">Rewrite the</w:t>
        </w:r>
      </w:ins>
      <w:ins w:id="3325" w:author="PR Preview" w:date="2026-01-01T00:00:00Z">
        <w:r>
          <w:t xml:space="preserve"> </w:t>
        </w:r>
      </w:ins>
      <w:hyperlink w:anchor="def-cv-estimate">
        <w:ins w:id="332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327" w:author="PR Preview" w:date="2026-01-01T00:00:00Z">
        <w:r>
          <w:t xml:space="preserve"> </w:t>
        </w:r>
      </w:ins>
      <w:hyperlink w:anchor="eq-cv-estimate">
        <w:ins w:id="3328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329" w:author="PR Preview" w:date="2026-01-01T00:00:00Z">
        <w:r>
          <w:t xml:space="preserve"> </w:t>
        </w:r>
      </w:ins>
      <w:ins w:id="3330" w:author="PR Preview" w:date="2026-01-01T00:00:00Z">
        <w:r>
          <w:t xml:space="preserve">as</w:t>
        </w:r>
      </w:ins>
      <w:ins w:id="333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3332" w:author="PR Preview" w:date="2026-01-01T00:00:00Z">
        <w:r>
          <w:t xml:space="preserve"> </w:t>
        </w:r>
      </w:ins>
      <w:ins w:id="3333" w:author="PR Preview" w:date="2026-01-01T00:00:00Z">
        <w:r>
          <w:t xml:space="preserve">times a double sum:</w:t>
        </w:r>
      </w:ins>
      <w:ins w:id="3334" w:author="PR Preview" w:date="2026-01-01T00:00:00Z">
        <w:r>
          <w:t xml:space="preserve"> </w:t>
        </w:r>
      </w:ins>
      <w:ins w:id="3335" w:author="PR Preview" w:date="2026-01-01T00:00:00Z">
        <w:r>
          <w:t xml:space="preserve">an outer sum over the fold numbers</w:t>
        </w:r>
      </w:ins>
      <w:ins w:id="333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3337" w:author="PR Preview" w:date="2026-01-01T00:00:00Z">
        <w:r>
          <w:t xml:space="preserve"> </w:t>
        </w:r>
      </w:ins>
      <w:ins w:id="3338" w:author="PR Preview" w:date="2026-01-01T00:00:00Z">
        <w:r>
          <w:t xml:space="preserve">and an inner sum over the observations</w:t>
        </w:r>
      </w:ins>
      <w:ins w:id="3339" w:author="PR Preview" w:date="2026-01-01T00:00:00Z">
        <w:r>
          <w:t xml:space="preserve"> </w:t>
        </w:r>
      </w:ins>
      <m:oMath>
        <m:r>
          <m:t>i</m:t>
        </m:r>
      </m:oMath>
      <w:ins w:id="3340" w:author="PR Preview" w:date="2026-01-01T00:00:00Z">
        <w:r>
          <w:t xml:space="preserve"> </w:t>
        </w:r>
      </w:ins>
      <w:ins w:id="3341" w:author="PR Preview" w:date="2026-01-01T00:00:00Z">
        <w:r>
          <w:t xml:space="preserve">in</w:t>
        </w:r>
      </w:ins>
      <w:ins w:id="3342" w:author="PR Preview" w:date="2026-01-01T00:00:00Z">
        <w:r>
          <w:t xml:space="preserve"> </w:t>
        </w:r>
      </w:ins>
      <w:hyperlink w:anchor="def-folds">
        <w:ins w:id="334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3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345" w:author="PR Preview" w:date="2026-01-01T00:00:00Z">
        <w:r>
          <w:t xml:space="preserve">.</w:t>
        </w:r>
      </w:ins>
      <w:ins w:id="3346" w:author="PR Preview" w:date="2026-01-01T00:00:00Z">
        <w:r>
          <w:t xml:space="preserve"> </w:t>
        </w:r>
      </w:ins>
      <w:ins w:id="3347" w:author="PR Preview" w:date="2026-01-01T00:00:00Z">
        <w:r>
          <w:t xml:space="preserve">Then simplify the summand, so that it no longer uses the fold assignment</w:t>
        </w:r>
      </w:ins>
      <w:ins w:id="3348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349" w:author="PR Preview" w:date="2026-01-01T00:00:00Z">
        <w:r>
          <w:t xml:space="preserve">.</w:t>
        </w:r>
      </w:ins>
    </w:p>
    <w:bookmarkEnd w:id="199"/>
    <w:bookmarkStart w:id="200" w:name="sol-cv-estimate-by-fold"/>
    <w:p>
      <w:pPr>
        <w:pStyle w:val="BodyText"/>
      </w:pPr>
      <w:ins w:id="3350" w:author="PR Preview" w:date="2026-01-01T00:00:00Z">
        <w:r>
          <w:rPr>
            <w:i/>
            <w:iCs/>
          </w:rPr>
          <w:t xml:space="preserve">Solution 10</w:t>
        </w:r>
      </w:ins>
      <w:ins w:id="3351" w:author="PR Preview" w:date="2026-01-01T00:00:00Z">
        <w:r>
          <w:t xml:space="preserve">. </w:t>
        </w:r>
      </w:ins>
      <w:ins w:id="3352" w:author="PR Preview" w:date="2026-01-01T00:00:00Z">
        <w:r>
          <w:t xml:space="preserve">The folds</w:t>
        </w:r>
      </w:ins>
      <w:ins w:id="33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354" w:author="PR Preview" w:date="2026-01-01T00:00:00Z">
        <w:r>
          <w:t xml:space="preserve"> </w:t>
        </w:r>
      </w:ins>
      <w:ins w:id="3355" w:author="PR Preview" w:date="2026-01-01T00:00:00Z">
        <w:r>
          <w:t xml:space="preserve">partition</w:t>
        </w:r>
      </w:ins>
      <w:ins w:id="3356" w:author="PR Preview" w:date="2026-01-01T00:00:00Z">
        <w:r>
          <w:t xml:space="preserve"> </w:t>
        </w:r>
      </w:ins>
      <m:oMath>
        <m:r>
          <m:t>I</m:t>
        </m:r>
      </m:oMath>
      <w:ins w:id="3357" w:author="PR Preview" w:date="2026-01-01T00:00:00Z">
        <w:r>
          <w:t xml:space="preserve"> </w:t>
        </w:r>
      </w:ins>
      <w:ins w:id="3358" w:author="PR Preview" w:date="2026-01-01T00:00:00Z">
        <w:r>
          <w:t xml:space="preserve">(</w:t>
        </w:r>
      </w:ins>
      <w:hyperlink w:anchor="def-folds">
        <w:ins w:id="3359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3360" w:author="PR Preview" w:date="2026-01-01T00:00:00Z">
        <w:r>
          <w:t xml:space="preserve">),</w:t>
        </w:r>
      </w:ins>
      <w:ins w:id="3361" w:author="PR Preview" w:date="2026-01-01T00:00:00Z">
        <w:r>
          <w:t xml:space="preserve"> </w:t>
        </w:r>
      </w:ins>
      <w:ins w:id="3362" w:author="PR Preview" w:date="2026-01-01T00:00:00Z">
        <w:r>
          <w:t xml:space="preserve">so summing over the observations of each fold and then over the folds</w:t>
        </w:r>
      </w:ins>
      <w:ins w:id="3363" w:author="PR Preview" w:date="2026-01-01T00:00:00Z">
        <w:r>
          <w:t xml:space="preserve"> </w:t>
        </w:r>
      </w:ins>
      <w:ins w:id="3364" w:author="PR Preview" w:date="2026-01-01T00:00:00Z">
        <w:r>
          <w:t xml:space="preserve">adds each term of</w:t>
        </w:r>
      </w:ins>
      <w:ins w:id="3365" w:author="PR Preview" w:date="2026-01-01T00:00:00Z">
        <w:r>
          <w:t xml:space="preserve"> </w:t>
        </w:r>
      </w:ins>
      <w:hyperlink w:anchor="eq-cv-estimate">
        <w:ins w:id="3366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367" w:author="PR Preview" w:date="2026-01-01T00:00:00Z">
        <w:r>
          <w:t xml:space="preserve"> </w:t>
        </w:r>
      </w:ins>
      <w:ins w:id="3368" w:author="PR Preview" w:date="2026-01-01T00:00:00Z">
        <w:r>
          <w:t xml:space="preserve">exactly once.</w:t>
        </w:r>
      </w:ins>
      <w:ins w:id="3369" w:author="PR Preview" w:date="2026-01-01T00:00:00Z">
        <w:r>
          <w:t xml:space="preserve"> </w:t>
        </w:r>
      </w:ins>
      <w:ins w:id="3370" w:author="PR Preview" w:date="2026-01-01T00:00:00Z">
        <w:r>
          <w:t xml:space="preserve">For</w:t>
        </w:r>
      </w:ins>
      <w:ins w:id="337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372" w:author="PR Preview" w:date="2026-01-01T00:00:00Z">
        <w:r>
          <w:t xml:space="preserve">,</w:t>
        </w:r>
      </w:ins>
      <w:ins w:id="3373" w:author="PR Preview" w:date="2026-01-01T00:00:00Z">
        <w:r>
          <w:t xml:space="preserve"> </w:t>
        </w:r>
      </w:ins>
      <w:hyperlink w:anchor="eq-fold-assignment">
        <w:ins w:id="3374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3375" w:author="PR Preview" w:date="2026-01-01T00:00:00Z">
        <w:r>
          <w:t xml:space="preserve"> </w:t>
        </w:r>
      </w:ins>
      <w:ins w:id="3376" w:author="PR Preview" w:date="2026-01-01T00:00:00Z">
        <w:r>
          <w:t xml:space="preserve">also puts</w:t>
        </w:r>
      </w:ins>
      <w:ins w:id="3377" w:author="PR Preview" w:date="2026-01-01T00:00:00Z">
        <w:r>
          <w:t xml:space="preserve"> </w:t>
        </w:r>
      </w:ins>
      <m:oMath>
        <m:r>
          <m:t>i</m:t>
        </m:r>
      </m:oMath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in</w:t>
        </w:r>
      </w:ins>
      <w:ins w:id="338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3381" w:author="PR Preview" w:date="2026-01-01T00:00:00Z">
        <w:r>
          <w:t xml:space="preserve">,</w:t>
        </w:r>
      </w:ins>
      <w:ins w:id="3382" w:author="PR Preview" w:date="2026-01-01T00:00:00Z">
        <w:r>
          <w:t xml:space="preserve"> </w:t>
        </w:r>
      </w:ins>
      <w:ins w:id="3383" w:author="PR Preview" w:date="2026-01-01T00:00:00Z">
        <w:r>
          <w:t xml:space="preserve">and the folds are disjoint,</w:t>
        </w:r>
      </w:ins>
      <w:ins w:id="3384" w:author="PR Preview" w:date="2026-01-01T00:00:00Z">
        <w:r>
          <w:t xml:space="preserve"> </w:t>
        </w:r>
      </w:ins>
      <w:ins w:id="3385" w:author="PR Preview" w:date="2026-01-01T00:00:00Z">
        <w:r>
          <w:t xml:space="preserve">so</w:t>
        </w:r>
      </w:ins>
      <w:ins w:id="338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3387" w:author="PR Preview" w:date="2026-01-01T00:00:00Z">
        <w:r>
          <w:t xml:space="preserve">.</w:t>
        </w:r>
      </w:ins>
      <w:ins w:id="3388" w:author="PR Preview" w:date="2026-01-01T00:00:00Z">
        <w:r>
          <w:t xml:space="preserve"> </w:t>
        </w:r>
      </w:ins>
      <w:ins w:id="338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0"/>
    <w:bookmarkStart w:id="20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4" w:name="def-fold-mse"/>
    <w:p>
      <w:pPr>
        <w:pStyle w:val="BodyText"/>
      </w:pPr>
      <w:del w:id="3390" w:author="PR Preview" w:date="2026-01-01T00:00:00Z">
        <w:r>
          <w:rPr>
            <w:b/>
            <w:bCs/>
          </w:rPr>
          <w:delText xml:space="preserve">Definition 36 (Fold mean squared error)</w:delText>
        </w:r>
      </w:del>
      <w:del w:id="3391" w:author="PR Preview" w:date="2026-01-01T00:00:00Z">
        <w:r>
          <w:delText xml:space="preserve"> </w:delText>
        </w:r>
      </w:del>
      <w:del w:id="3392" w:author="PR Preview" w:date="2026-01-01T00:00:00Z">
        <w:r>
          <w:delText xml:space="preserve">The</w:delText>
        </w:r>
      </w:del>
      <w:del w:id="3393" w:author="PR Preview" w:date="2026-01-01T00:00:00Z">
        <w:r>
          <w:delText xml:space="preserve"> </w:delText>
        </w:r>
      </w:del>
      <w:del w:id="3394" w:author="PR Preview" w:date="2026-01-01T00:00:00Z">
        <w:r>
          <w:rPr>
            <w:b/>
            <w:bCs/>
          </w:rPr>
          <w:delText xml:space="preserve">fold mean squared error</w:delText>
        </w:r>
      </w:del>
      <w:del w:id="339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3396" w:author="PR Preview" w:date="2026-01-01T00:00:00Z">
        <w:r>
          <w:delText xml:space="preserve"> </w:delText>
        </w:r>
      </w:del>
      <w:del w:id="3397" w:author="PR Preview" w:date="2026-01-01T00:00:00Z">
        <w:r>
          <w:delText xml:space="preserve">of</w:delText>
        </w:r>
      </w:del>
      <w:del w:id="3398" w:author="PR Preview" w:date="2026-01-01T00:00:00Z">
        <w:r>
          <w:delText xml:space="preserve"> </w:delText>
        </w:r>
      </w:del>
      <w:hyperlink w:anchor="def-folds">
        <w:del w:id="339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4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401" w:author="PR Preview" w:date="2026-01-01T00:00:00Z">
        <w:r>
          <w:delText xml:space="preserve"> </w:delText>
        </w:r>
      </w:del>
      <w:del w:id="3402" w:author="PR Preview" w:date="2026-01-01T00:00:00Z">
        <w:r>
          <w:delText xml:space="preserve">is the</w:delText>
        </w:r>
      </w:del>
      <w:del w:id="3403" w:author="PR Preview" w:date="2026-01-01T00:00:00Z">
        <w:r>
          <w:delText xml:space="preserve"> </w:delText>
        </w:r>
      </w:del>
      <w:hyperlink r:id="rId60">
        <w:del w:id="3404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405" w:author="PR Preview" w:date="2026-01-01T00:00:00Z">
        <w:r>
          <w:delText xml:space="preserve"> </w:delText>
        </w:r>
      </w:del>
      <w:del w:id="3406" w:author="PR Preview" w:date="2026-01-01T00:00:00Z">
        <w:r>
          <w:delText xml:space="preserve">of the</w:delText>
        </w:r>
      </w:del>
      <w:del w:id="3407" w:author="PR Preview" w:date="2026-01-01T00:00:00Z">
        <w:r>
          <w:delText xml:space="preserve"> </w:delText>
        </w:r>
      </w:del>
      <w:hyperlink w:anchor="def-fold-out-rule">
        <w:del w:id="3408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409" w:author="PR Preview" w:date="2026-01-01T00:00:00Z">
        <w:r>
          <w:delText xml:space="preserve">’s predictions</w:delText>
        </w:r>
      </w:del>
      <w:del w:id="3410" w:author="PR Preview" w:date="2026-01-01T00:00:00Z">
        <w:r>
          <w:delText xml:space="preserve"> </w:delText>
        </w:r>
      </w:del>
      <w:del w:id="3411" w:author="PR Preview" w:date="2026-01-01T00:00:00Z">
        <w:r>
          <w:delText xml:space="preserve">for the</w:delText>
        </w:r>
      </w:del>
      <w:del w:id="3412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413" w:author="PR Preview" w:date="2026-01-01T00:00:00Z">
        <w:r>
          <w:delText xml:space="preserve"> </w:delText>
        </w:r>
      </w:del>
      <w:del w:id="3414" w:author="PR Preview" w:date="2026-01-01T00:00:00Z">
        <w:r>
          <w:delText xml:space="preserve">(</w:delText>
        </w:r>
      </w:del>
      <w:hyperlink w:anchor="def-fold-size">
        <w:del w:id="3415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3416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3417" w:author="PR Preview" w:date="2026-01-01T00:00:00Z">
        <w:r>
          <w:rPr>
            <w:b/>
            <w:bCs/>
          </w:rPr>
          <w:t xml:space="preserve">Definition 42 (Fold mean squared error)</w:t>
        </w:r>
      </w:ins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The</w:t>
        </w:r>
      </w:ins>
      <w:ins w:id="3420" w:author="PR Preview" w:date="2026-01-01T00:00:00Z">
        <w:r>
          <w:t xml:space="preserve"> </w:t>
        </w:r>
      </w:ins>
      <w:ins w:id="3421" w:author="PR Preview" w:date="2026-01-01T00:00:00Z">
        <w:r>
          <w:rPr>
            <w:b/>
            <w:bCs/>
          </w:rPr>
          <w:t xml:space="preserve">fold mean squared error</w:t>
        </w:r>
      </w:ins>
      <w:ins w:id="342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of</w:t>
        </w:r>
      </w:ins>
      <w:ins w:id="3425" w:author="PR Preview" w:date="2026-01-01T00:00:00Z">
        <w:r>
          <w:t xml:space="preserve"> </w:t>
        </w:r>
      </w:ins>
      <w:hyperlink w:anchor="def-folds">
        <w:ins w:id="342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4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428" w:author="PR Preview" w:date="2026-01-01T00:00:00Z">
        <w:r>
          <w:t xml:space="preserve"> </w:t>
        </w:r>
      </w:ins>
      <w:ins w:id="3429" w:author="PR Preview" w:date="2026-01-01T00:00:00Z">
        <w:r>
          <w:t xml:space="preserve">is the</w:t>
        </w:r>
      </w:ins>
      <w:ins w:id="3430" w:author="PR Preview" w:date="2026-01-01T00:00:00Z">
        <w:r>
          <w:t xml:space="preserve"> </w:t>
        </w:r>
      </w:ins>
      <w:hyperlink r:id="rId60">
        <w:ins w:id="343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432" w:author="PR Preview" w:date="2026-01-01T00:00:00Z">
        <w:r>
          <w:t xml:space="preserve"> </w:t>
        </w:r>
      </w:ins>
      <w:ins w:id="3433" w:author="PR Preview" w:date="2026-01-01T00:00:00Z">
        <w:r>
          <w:t xml:space="preserve">of the</w:t>
        </w:r>
      </w:ins>
      <w:ins w:id="3434" w:author="PR Preview" w:date="2026-01-01T00:00:00Z">
        <w:r>
          <w:t xml:space="preserve"> </w:t>
        </w:r>
      </w:ins>
      <w:hyperlink w:anchor="def-fold-out-rule">
        <w:ins w:id="3435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436" w:author="PR Preview" w:date="2026-01-01T00:00:00Z">
        <w:r>
          <w:t xml:space="preserve">’s predictions</w:t>
        </w:r>
      </w:ins>
      <w:ins w:id="3437" w:author="PR Preview" w:date="2026-01-01T00:00:00Z">
        <w:r>
          <w:t xml:space="preserve"> </w:t>
        </w:r>
      </w:ins>
      <w:ins w:id="3438" w:author="PR Preview" w:date="2026-01-01T00:00:00Z">
        <w:r>
          <w:t xml:space="preserve">for the</w:t>
        </w:r>
      </w:ins>
      <w:ins w:id="343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440" w:author="PR Preview" w:date="2026-01-01T00:00:00Z">
        <w:r>
          <w:t xml:space="preserve"> </w:t>
        </w:r>
      </w:ins>
      <w:ins w:id="3441" w:author="PR Preview" w:date="2026-01-01T00:00:00Z">
        <w:r>
          <w:t xml:space="preserve">(</w:t>
        </w:r>
      </w:ins>
      <w:hyperlink w:anchor="def-fold-size">
        <w:ins w:id="3442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3443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0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5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05"/>
    <w:bookmarkStart w:id="206" w:name="rem-cv-estimate"/>
    <w:p>
      <w:pPr>
        <w:pStyle w:val="BodyText"/>
      </w:pPr>
      <w:del w:id="3444" w:author="PR Preview" w:date="2026-01-01T00:00:00Z">
        <w:r>
          <w:rPr>
            <w:i/>
            <w:iCs/>
          </w:rPr>
          <w:delText xml:space="preserve">Remark 26</w:delText>
        </w:r>
      </w:del>
      <w:del w:id="3445" w:author="PR Preview" w:date="2026-01-01T00:00:00Z">
        <w:r>
          <w:delText xml:space="preserve"> (What the cross-validation estimate estimates). </w:delText>
        </w:r>
      </w:del>
      <w:del w:id="3446" w:author="PR Preview" w:date="2026-01-01T00:00:00Z">
        <w:r>
          <w:delText xml:space="preserve">Each prediction in</w:delText>
        </w:r>
      </w:del>
      <w:del w:id="3447" w:author="PR Preview" w:date="2026-01-01T00:00:00Z">
        <w:r>
          <w:delText xml:space="preserve"> </w:delText>
        </w:r>
      </w:del>
      <w:hyperlink w:anchor="eq-cv-estimate">
        <w:del w:id="3448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449" w:author="PR Preview" w:date="2026-01-01T00:00:00Z">
        <w:r>
          <w:delText xml:space="preserve"> </w:delText>
        </w:r>
      </w:del>
      <w:del w:id="3450" w:author="PR Preview" w:date="2026-01-01T00:00:00Z">
        <w:r>
          <w:delText xml:space="preserve">comes from a rule</w:delText>
        </w:r>
      </w:del>
      <w:del w:id="3451" w:author="PR Preview" w:date="2026-01-01T00:00:00Z">
        <w:r>
          <w:delText xml:space="preserve"> </w:delText>
        </w:r>
      </w:del>
      <w:del w:id="3452" w:author="PR Preview" w:date="2026-01-01T00:00:00Z">
        <w:r>
          <w:delText xml:space="preserve">that did not see the observation it predicts,</w:delText>
        </w:r>
      </w:del>
      <w:del w:id="3453" w:author="PR Preview" w:date="2026-01-01T00:00:00Z">
        <w:r>
          <w:delText xml:space="preserve"> </w:delText>
        </w:r>
      </w:del>
      <w:del w:id="3454" w:author="PR Preview" w:date="2026-01-01T00:00:00Z">
        <w:r>
          <w:delText xml:space="preserve">so each squared error is scored as in</w:delText>
        </w:r>
      </w:del>
      <w:del w:id="3455" w:author="PR Preview" w:date="2026-01-01T00:00:00Z">
        <w:r>
          <w:delText xml:space="preserve"> </w:delText>
        </w:r>
      </w:del>
      <w:hyperlink w:anchor="thm-held-out-unbiased">
        <w:del w:id="345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457" w:author="PR Preview" w:date="2026-01-01T00:00:00Z">
        <w:r>
          <w:delText xml:space="preserve">.</w:delText>
        </w:r>
      </w:del>
      <w:del w:id="3458" w:author="PR Preview" w:date="2026-01-01T00:00:00Z">
        <w:r>
          <w:delText xml:space="preserve"> </w:delText>
        </w:r>
      </w:del>
      <w:del w:id="3459" w:author="PR Preview" w:date="2026-01-01T00:00:00Z">
        <w:r>
          <w:delText xml:space="preserve">But the rule for fold</w:delText>
        </w:r>
      </w:del>
      <w:del w:id="34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was fitted to</w:delText>
        </w:r>
      </w:del>
      <w:del w:id="346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464" w:author="PR Preview" w:date="2026-01-01T00:00:00Z">
        <w:r>
          <w:delText xml:space="preserve"> </w:delText>
        </w:r>
      </w:del>
      <w:del w:id="3465" w:author="PR Preview" w:date="2026-01-01T00:00:00Z">
        <w:r>
          <w:delText xml:space="preserve">observations,</w:delText>
        </w:r>
      </w:del>
      <w:del w:id="3466" w:author="PR Preview" w:date="2026-01-01T00:00:00Z">
        <w:r>
          <w:delText xml:space="preserve"> </w:delText>
        </w:r>
      </w:del>
      <w:del w:id="3467" w:author="PR Preview" w:date="2026-01-01T00:00:00Z">
        <w:r>
          <w:delText xml:space="preserve">not</w:delText>
        </w:r>
      </w:del>
      <w:del w:id="3468" w:author="PR Preview" w:date="2026-01-01T00:00:00Z">
        <w:r>
          <w:delText xml:space="preserve"> </w:delText>
        </w:r>
      </w:del>
      <m:oMath>
        <m:r>
          <m:t>n</m:t>
        </m:r>
      </m:oMath>
      <w:del w:id="3469" w:author="PR Preview" w:date="2026-01-01T00:00:00Z">
        <w:r>
          <w:delText xml:space="preserve">,</w:delText>
        </w:r>
      </w:del>
      <w:del w:id="3470" w:author="PR Preview" w:date="2026-01-01T00:00:00Z">
        <w:r>
          <w:delText xml:space="preserve"> </w:delText>
        </w:r>
      </w:del>
      <w:del w:id="3471" w:author="PR Preview" w:date="2026-01-01T00:00:00Z">
        <w:r>
          <w:delText xml:space="preserve">and the</w:delText>
        </w:r>
      </w:del>
      <w:del w:id="3472" w:author="PR Preview" w:date="2026-01-01T00:00:00Z">
        <w:r>
          <w:delText xml:space="preserve"> </w:delText>
        </w:r>
      </w:del>
      <m:oMath>
        <m:r>
          <m:t>k</m:t>
        </m:r>
      </m:oMath>
      <w:del w:id="3473" w:author="PR Preview" w:date="2026-01-01T00:00:00Z">
        <w:r>
          <w:delText xml:space="preserve"> </w:delText>
        </w:r>
      </w:del>
      <w:del w:id="3474" w:author="PR Preview" w:date="2026-01-01T00:00:00Z">
        <w:r>
          <w:delText xml:space="preserve">rules differ from one another and from the rule fitted to all</w:delText>
        </w:r>
      </w:del>
      <w:del w:id="3475" w:author="PR Preview" w:date="2026-01-01T00:00:00Z">
        <w:r>
          <w:delText xml:space="preserve"> </w:delText>
        </w:r>
      </w:del>
      <m:oMath>
        <m:r>
          <m:t>n</m:t>
        </m:r>
      </m:oMath>
      <w:del w:id="3476" w:author="PR Preview" w:date="2026-01-01T00:00:00Z">
        <w:r>
          <w:delText xml:space="preserve">.</w:delText>
        </w:r>
      </w:del>
      <w:del w:id="3477" w:author="PR Preview" w:date="2026-01-01T00:00:00Z">
        <w:r>
          <w:delText xml:space="preserve"> </w:delText>
        </w:r>
      </w:del>
      <w:del w:id="3478" w:author="PR Preview" w:date="2026-01-01T00:00:00Z">
        <w:r>
          <w:delText xml:space="preserve">So</w:delText>
        </w:r>
      </w:del>
      <w:del w:id="347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480" w:author="PR Preview" w:date="2026-01-01T00:00:00Z">
        <w:r>
          <w:delText xml:space="preserve"> </w:delText>
        </w:r>
      </w:del>
      <w:del w:id="3481" w:author="PR Preview" w:date="2026-01-01T00:00:00Z">
        <w:r>
          <w:delText xml:space="preserve">estimates the</w:delText>
        </w:r>
      </w:del>
      <w:del w:id="3482" w:author="PR Preview" w:date="2026-01-01T00:00:00Z">
        <w:r>
          <w:delText xml:space="preserve"> </w:delText>
        </w:r>
      </w:del>
      <w:hyperlink w:anchor="def-expected-generalization-error">
        <w:del w:id="3483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3484" w:author="PR Preview" w:date="2026-01-01T00:00:00Z">
        <w:r>
          <w:delText xml:space="preserve"> </w:delText>
        </w:r>
      </w:del>
      <w:del w:id="3485" w:author="PR Preview" w:date="2026-01-01T00:00:00Z">
        <w:r>
          <w:delText xml:space="preserve">of the fitting</w:delText>
        </w:r>
      </w:del>
      <w:del w:id="3486" w:author="PR Preview" w:date="2026-01-01T00:00:00Z">
        <w:r>
          <w:delText xml:space="preserve"> </w:delText>
        </w:r>
      </w:del>
      <w:del w:id="3487" w:author="PR Preview" w:date="2026-01-01T00:00:00Z">
        <w:r>
          <w:rPr>
            <w:i/>
            <w:iCs/>
          </w:rPr>
          <w:delText xml:space="preserve">procedure</w:delText>
        </w:r>
      </w:del>
      <w:del w:id="3488" w:author="PR Preview" w:date="2026-01-01T00:00:00Z">
        <w:r>
          <w:delText xml:space="preserve"> </w:delText>
        </w:r>
      </w:del>
      <m:oMath>
        <m:r>
          <m:t>g</m:t>
        </m:r>
      </m:oMath>
      <w:del w:id="3489" w:author="PR Preview" w:date="2026-01-01T00:00:00Z">
        <w:r>
          <w:delText xml:space="preserve"> </w:delText>
        </w:r>
      </w:del>
      <w:del w:id="3490" w:author="PR Preview" w:date="2026-01-01T00:00:00Z">
        <w:r>
          <w:delText xml:space="preserve">at the smaller training-set sizes</w:delText>
        </w:r>
      </w:del>
      <w:del w:id="349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492" w:author="PR Preview" w:date="2026-01-01T00:00:00Z">
        <w:r>
          <w:delText xml:space="preserve">,</w:delText>
        </w:r>
      </w:del>
      <w:del w:id="3493" w:author="PR Preview" w:date="2026-01-01T00:00:00Z">
        <w:r>
          <w:delText xml:space="preserve"> </w:delText>
        </w:r>
      </w:del>
      <w:del w:id="3494" w:author="PR Preview" w:date="2026-01-01T00:00:00Z">
        <w:r>
          <w:delText xml:space="preserve">which is</w:delText>
        </w:r>
      </w:del>
      <w:del w:id="349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3496" w:author="PR Preview" w:date="2026-01-01T00:00:00Z">
        <w:r>
          <w:delText xml:space="preserve"> </w:delText>
        </w:r>
      </w:del>
      <w:del w:id="3497" w:author="PR Preview" w:date="2026-01-01T00:00:00Z">
        <w:r>
          <w:delText xml:space="preserve">when every fold has</w:delText>
        </w:r>
      </w:del>
      <w:del w:id="34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3499" w:author="PR Preview" w:date="2026-01-01T00:00:00Z">
        <w:r>
          <w:delText xml:space="preserve"> </w:delText>
        </w:r>
      </w:del>
      <w:del w:id="3500" w:author="PR Preview" w:date="2026-01-01T00:00:00Z">
        <w:r>
          <w:delText xml:space="preserve">observations,</w:delText>
        </w:r>
      </w:del>
      <w:del w:id="3501" w:author="PR Preview" w:date="2026-01-01T00:00:00Z">
        <w:r>
          <w:delText xml:space="preserve"> </w:delText>
        </w:r>
      </w:del>
      <w:del w:id="3502" w:author="PR Preview" w:date="2026-01-01T00:00:00Z">
        <w:r>
          <w:delText xml:space="preserve">rather than</w:delText>
        </w:r>
      </w:del>
      <w:del w:id="350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504" w:author="PR Preview" w:date="2026-01-01T00:00:00Z">
        <w:r>
          <w:delText xml:space="preserve"> </w:delText>
        </w:r>
      </w:del>
      <w:del w:id="3505" w:author="PR Preview" w:date="2026-01-01T00:00:00Z">
        <w:r>
          <w:delText xml:space="preserve">for the one rule fitted to all the data</w:delText>
        </w:r>
      </w:del>
      <w:del w:id="3506" w:author="PR Preview" w:date="2026-01-01T00:00:00Z">
        <w:r>
          <w:delText xml:space="preserve"> </w:delText>
        </w:r>
      </w:del>
      <w:del w:id="3507" w:author="PR Preview" w:date="2026-01-01T00:00:00Z">
        <w:r>
          <w:delText xml:space="preserve">(Hastie et al. 2009, sec. 7.12)</w:delText>
        </w:r>
      </w:del>
      <w:del w:id="3508" w:author="PR Preview" w:date="2026-01-01T00:00:00Z">
        <w:r>
          <w:delText xml:space="preserve">.</w:delText>
        </w:r>
      </w:del>
    </w:p>
    <w:p>
      <w:pPr>
        <w:pStyle w:val="BodyText"/>
      </w:pPr>
      <w:ins w:id="3509" w:author="PR Preview" w:date="2026-01-01T00:00:00Z">
        <w:r>
          <w:rPr>
            <w:i/>
            <w:iCs/>
          </w:rPr>
          <w:t xml:space="preserve">Remark 26</w:t>
        </w:r>
      </w:ins>
      <w:ins w:id="3510" w:author="PR Preview" w:date="2026-01-01T00:00:00Z">
        <w:r>
          <w:t xml:space="preserve"> (What the cross-validation estimate estimates). </w:t>
        </w:r>
      </w:ins>
      <w:ins w:id="3511" w:author="PR Preview" w:date="2026-01-01T00:00:00Z">
        <w:r>
          <w:t xml:space="preserve">Each prediction in</w:t>
        </w:r>
      </w:ins>
      <w:ins w:id="3512" w:author="PR Preview" w:date="2026-01-01T00:00:00Z">
        <w:r>
          <w:t xml:space="preserve"> </w:t>
        </w:r>
      </w:ins>
      <w:hyperlink w:anchor="eq-cv-estimate">
        <w:ins w:id="3513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514" w:author="PR Preview" w:date="2026-01-01T00:00:00Z">
        <w:r>
          <w:t xml:space="preserve"> </w:t>
        </w:r>
      </w:ins>
      <w:ins w:id="3515" w:author="PR Preview" w:date="2026-01-01T00:00:00Z">
        <w:r>
          <w:t xml:space="preserve">comes from a rule</w:t>
        </w:r>
      </w:ins>
      <w:ins w:id="3516" w:author="PR Preview" w:date="2026-01-01T00:00:00Z">
        <w:r>
          <w:t xml:space="preserve"> </w:t>
        </w:r>
      </w:ins>
      <w:ins w:id="3517" w:author="PR Preview" w:date="2026-01-01T00:00:00Z">
        <w:r>
          <w:t xml:space="preserve">that did not see the observation it predicts,</w:t>
        </w:r>
      </w:ins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so each squared error is scored as in</w:t>
        </w:r>
      </w:ins>
      <w:ins w:id="3520" w:author="PR Preview" w:date="2026-01-01T00:00:00Z">
        <w:r>
          <w:t xml:space="preserve"> </w:t>
        </w:r>
      </w:ins>
      <w:hyperlink w:anchor="thm-held-out-unbiased">
        <w:ins w:id="352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522" w:author="PR Preview" w:date="2026-01-01T00:00:00Z">
        <w:r>
          <w:t xml:space="preserve">.</w:t>
        </w:r>
      </w:ins>
      <w:ins w:id="3523" w:author="PR Preview" w:date="2026-01-01T00:00:00Z">
        <w:r>
          <w:t xml:space="preserve"> </w:t>
        </w:r>
      </w:ins>
      <w:ins w:id="3524" w:author="PR Preview" w:date="2026-01-01T00:00:00Z">
        <w:r>
          <w:t xml:space="preserve">But the rule for fold</w:t>
        </w:r>
      </w:ins>
      <w:ins w:id="35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526" w:author="PR Preview" w:date="2026-01-01T00:00:00Z">
        <w:r>
          <w:t xml:space="preserve"> </w:t>
        </w:r>
      </w:ins>
      <w:ins w:id="3527" w:author="PR Preview" w:date="2026-01-01T00:00:00Z">
        <w:r>
          <w:t xml:space="preserve">was fitted to</w:t>
        </w:r>
      </w:ins>
      <w:ins w:id="35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529" w:author="PR Preview" w:date="2026-01-01T00:00:00Z">
        <w:r>
          <w:t xml:space="preserve"> </w:t>
        </w:r>
      </w:ins>
      <w:ins w:id="3530" w:author="PR Preview" w:date="2026-01-01T00:00:00Z">
        <w:r>
          <w:t xml:space="preserve">observations,</w:t>
        </w:r>
      </w:ins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not</w:t>
        </w:r>
      </w:ins>
      <w:ins w:id="3533" w:author="PR Preview" w:date="2026-01-01T00:00:00Z">
        <w:r>
          <w:t xml:space="preserve"> </w:t>
        </w:r>
      </w:ins>
      <m:oMath>
        <m:r>
          <m:t>n</m:t>
        </m:r>
      </m:oMath>
      <w:ins w:id="3534" w:author="PR Preview" w:date="2026-01-01T00:00:00Z">
        <w:r>
          <w:t xml:space="preserve">,</w:t>
        </w:r>
      </w:ins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and the</w:t>
        </w:r>
      </w:ins>
      <w:ins w:id="3537" w:author="PR Preview" w:date="2026-01-01T00:00:00Z">
        <w:r>
          <w:t xml:space="preserve"> </w:t>
        </w:r>
      </w:ins>
      <m:oMath>
        <m:r>
          <m:t>k</m:t>
        </m:r>
      </m:oMath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rules differ from one another and from the rule fitted to all</w:t>
        </w:r>
      </w:ins>
      <w:ins w:id="3540" w:author="PR Preview" w:date="2026-01-01T00:00:00Z">
        <w:r>
          <w:t xml:space="preserve"> </w:t>
        </w:r>
      </w:ins>
      <m:oMath>
        <m:r>
          <m:t>n</m:t>
        </m:r>
      </m:oMath>
      <w:ins w:id="3541" w:author="PR Preview" w:date="2026-01-01T00:00:00Z">
        <w:r>
          <w:t xml:space="preserve">.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So</w:t>
        </w:r>
      </w:ins>
      <w:ins w:id="35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545" w:author="PR Preview" w:date="2026-01-01T00:00:00Z">
        <w:r>
          <w:t xml:space="preserve"> </w:t>
        </w:r>
      </w:ins>
      <w:ins w:id="3546" w:author="PR Preview" w:date="2026-01-01T00:00:00Z">
        <w:r>
          <w:t xml:space="preserve">estimates the</w:t>
        </w:r>
      </w:ins>
      <w:ins w:id="3547" w:author="PR Preview" w:date="2026-01-01T00:00:00Z">
        <w:r>
          <w:t xml:space="preserve"> </w:t>
        </w:r>
      </w:ins>
      <w:hyperlink w:anchor="def-expected-generalization-error">
        <w:ins w:id="3548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3549" w:author="PR Preview" w:date="2026-01-01T00:00:00Z">
        <w:r>
          <w:t xml:space="preserve"> </w:t>
        </w:r>
      </w:ins>
      <w:ins w:id="3550" w:author="PR Preview" w:date="2026-01-01T00:00:00Z">
        <w:r>
          <w:t xml:space="preserve">of the fitting</w:t>
        </w:r>
      </w:ins>
      <w:ins w:id="3551" w:author="PR Preview" w:date="2026-01-01T00:00:00Z">
        <w:r>
          <w:t xml:space="preserve"> </w:t>
        </w:r>
      </w:ins>
      <w:ins w:id="3552" w:author="PR Preview" w:date="2026-01-01T00:00:00Z">
        <w:r>
          <w:rPr>
            <w:i/>
            <w:iCs/>
          </w:rPr>
          <w:t xml:space="preserve">procedure</w:t>
        </w:r>
      </w:ins>
      <w:ins w:id="3553" w:author="PR Preview" w:date="2026-01-01T00:00:00Z">
        <w:r>
          <w:t xml:space="preserve"> </w:t>
        </w:r>
      </w:ins>
      <m:oMath>
        <m:r>
          <m:t>g</m:t>
        </m:r>
      </m:oMath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at the smaller training-set sizes</w:t>
        </w:r>
      </w:ins>
      <w:ins w:id="355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557" w:author="PR Preview" w:date="2026-01-01T00:00:00Z">
        <w:r>
          <w:t xml:space="preserve">,</w:t>
        </w:r>
      </w:ins>
      <w:ins w:id="3558" w:author="PR Preview" w:date="2026-01-01T00:00:00Z">
        <w:r>
          <w:t xml:space="preserve"> </w:t>
        </w:r>
      </w:ins>
      <w:ins w:id="3559" w:author="PR Preview" w:date="2026-01-01T00:00:00Z">
        <w:r>
          <w:t xml:space="preserve">which is</w:t>
        </w:r>
      </w:ins>
      <w:ins w:id="356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3561" w:author="PR Preview" w:date="2026-01-01T00:00:00Z">
        <w:r>
          <w:t xml:space="preserve"> </w:t>
        </w:r>
      </w:ins>
      <w:ins w:id="3562" w:author="PR Preview" w:date="2026-01-01T00:00:00Z">
        <w:r>
          <w:t xml:space="preserve">when every fold has</w:t>
        </w:r>
      </w:ins>
      <w:ins w:id="35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3564" w:author="PR Preview" w:date="2026-01-01T00:00:00Z">
        <w:r>
          <w:t xml:space="preserve"> </w:t>
        </w:r>
      </w:ins>
      <w:ins w:id="3565" w:author="PR Preview" w:date="2026-01-01T00:00:00Z">
        <w:r>
          <w:t xml:space="preserve">observations,</w:t>
        </w:r>
      </w:ins>
      <w:ins w:id="3566" w:author="PR Preview" w:date="2026-01-01T00:00:00Z">
        <w:r>
          <w:t xml:space="preserve"> </w:t>
        </w:r>
      </w:ins>
      <w:ins w:id="3567" w:author="PR Preview" w:date="2026-01-01T00:00:00Z">
        <w:r>
          <w:t xml:space="preserve">rather than</w:t>
        </w:r>
      </w:ins>
      <w:ins w:id="35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569" w:author="PR Preview" w:date="2026-01-01T00:00:00Z">
        <w:r>
          <w:t xml:space="preserve"> </w:t>
        </w:r>
      </w:ins>
      <w:ins w:id="3570" w:author="PR Preview" w:date="2026-01-01T00:00:00Z">
        <w:r>
          <w:t xml:space="preserve">for the one rule fitted to all the data</w:t>
        </w:r>
      </w:ins>
      <w:ins w:id="3571" w:author="PR Preview" w:date="2026-01-01T00:00:00Z">
        <w:r>
          <w:t xml:space="preserve"> </w:t>
        </w:r>
      </w:ins>
      <w:ins w:id="3572" w:author="PR Preview" w:date="2026-01-01T00:00:00Z">
        <w:r>
          <w:t xml:space="preserve">(Hastie et al. 2009, sec. 7.12)</w:t>
        </w:r>
      </w:ins>
      <w:ins w:id="3573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06"/>
    <w:bookmarkStart w:id="207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del w:id="3574" w:author="PR Preview" w:date="2026-01-01T00:00:00Z">
        <w:r>
          <w:rPr>
            <w:b/>
            <w:bCs/>
          </w:rPr>
          <w:delText xml:space="preserve">Bias.</w:delText>
        </w:r>
      </w:del>
      <w:del w:id="3575" w:author="PR Preview" w:date="2026-01-01T00:00:00Z">
        <w:r>
          <w:delText xml:space="preserve"> </w:delText>
        </w:r>
      </w:del>
      <w:del w:id="3576" w:author="PR Preview" w:date="2026-01-01T00:00:00Z">
        <w:r>
          <w:delText xml:space="preserve">Each rule in</w:delText>
        </w:r>
      </w:del>
      <w:del w:id="3577" w:author="PR Preview" w:date="2026-01-01T00:00:00Z">
        <w:r>
          <w:delText xml:space="preserve"> </w:delText>
        </w:r>
      </w:del>
      <w:hyperlink w:anchor="eq-cv-estimate">
        <w:del w:id="3578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579" w:author="PR Preview" w:date="2026-01-01T00:00:00Z">
        <w:r>
          <w:delText xml:space="preserve"> </w:delText>
        </w:r>
      </w:del>
      <w:del w:id="3580" w:author="PR Preview" w:date="2026-01-01T00:00:00Z">
        <w:r>
          <w:delText xml:space="preserve">is fitted to about</w:delText>
        </w:r>
      </w:del>
      <w:del w:id="358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3582" w:author="PR Preview" w:date="2026-01-01T00:00:00Z">
        <w:r>
          <w:delText xml:space="preserve"> </w:delText>
        </w:r>
      </w:del>
      <w:del w:id="3583" w:author="PR Preview" w:date="2026-01-01T00:00:00Z">
        <w:r>
          <w:delText xml:space="preserve">observations.</w:delText>
        </w:r>
      </w:del>
      <w:del w:id="3584" w:author="PR Preview" w:date="2026-01-01T00:00:00Z">
        <w:r>
          <w:delText xml:space="preserve"> </w:delText>
        </w:r>
      </w:del>
      <w:del w:id="3585" w:author="PR Preview" w:date="2026-01-01T00:00:00Z">
        <w:r>
          <w:delText xml:space="preserve">A rule fitted to fewer observations usually predicts worse,</w:delText>
        </w:r>
      </w:del>
      <w:del w:id="3586" w:author="PR Preview" w:date="2026-01-01T00:00:00Z">
        <w:r>
          <w:delText xml:space="preserve"> </w:delText>
        </w:r>
      </w:del>
      <w:del w:id="3587" w:author="PR Preview" w:date="2026-01-01T00:00:00Z">
        <w:r>
          <w:delText xml:space="preserve">so</w:delText>
        </w:r>
      </w:del>
      <w:del w:id="35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589" w:author="PR Preview" w:date="2026-01-01T00:00:00Z">
        <w:r>
          <w:delText xml:space="preserve"> </w:delText>
        </w:r>
      </w:del>
      <w:del w:id="3590" w:author="PR Preview" w:date="2026-01-01T00:00:00Z">
        <w:r>
          <w:delText xml:space="preserve">tends to overstate the error of a rule fitted to all</w:delText>
        </w:r>
      </w:del>
      <w:del w:id="3591" w:author="PR Preview" w:date="2026-01-01T00:00:00Z">
        <w:r>
          <w:delText xml:space="preserve"> </w:delText>
        </w:r>
      </w:del>
      <m:oMath>
        <m:r>
          <m:t>n</m:t>
        </m:r>
      </m:oMath>
      <w:del w:id="3592" w:author="PR Preview" w:date="2026-01-01T00:00:00Z">
        <w:r>
          <w:delText xml:space="preserve">.</w:delText>
        </w:r>
      </w:del>
      <w:del w:id="3593" w:author="PR Preview" w:date="2026-01-01T00:00:00Z">
        <w:r>
          <w:delText xml:space="preserve"> </w:delText>
        </w:r>
      </w:del>
      <w:del w:id="3594" w:author="PR Preview" w:date="2026-01-01T00:00:00Z">
        <w:r>
          <w:delText xml:space="preserve">The overstatement shrinks as</w:delText>
        </w:r>
      </w:del>
      <w:del w:id="3595" w:author="PR Preview" w:date="2026-01-01T00:00:00Z">
        <w:r>
          <w:delText xml:space="preserve"> </w:delText>
        </w:r>
      </w:del>
      <m:oMath>
        <m:r>
          <m:t>k</m:t>
        </m:r>
      </m:oMath>
      <w:del w:id="3596" w:author="PR Preview" w:date="2026-01-01T00:00:00Z">
        <w:r>
          <w:delText xml:space="preserve"> </w:delText>
        </w:r>
      </w:del>
      <w:del w:id="3597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12"/>
        </w:numPr>
      </w:pPr>
      <w:ins w:id="3598" w:author="PR Preview" w:date="2026-01-01T00:00:00Z">
        <w:r>
          <w:rPr>
            <w:b/>
            <w:bCs/>
          </w:rPr>
          <w:t xml:space="preserve">Bias.</w:t>
        </w:r>
      </w:ins>
      <w:ins w:id="3599" w:author="PR Preview" w:date="2026-01-01T00:00:00Z">
        <w:r>
          <w:t xml:space="preserve"> </w:t>
        </w:r>
      </w:ins>
      <w:ins w:id="3600" w:author="PR Preview" w:date="2026-01-01T00:00:00Z">
        <w:r>
          <w:t xml:space="preserve">Each rule in</w:t>
        </w:r>
      </w:ins>
      <w:ins w:id="3601" w:author="PR Preview" w:date="2026-01-01T00:00:00Z">
        <w:r>
          <w:t xml:space="preserve"> </w:t>
        </w:r>
      </w:ins>
      <w:hyperlink w:anchor="eq-cv-estimate">
        <w:ins w:id="3602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603" w:author="PR Preview" w:date="2026-01-01T00:00:00Z">
        <w:r>
          <w:t xml:space="preserve"> </w:t>
        </w:r>
      </w:ins>
      <w:ins w:id="3604" w:author="PR Preview" w:date="2026-01-01T00:00:00Z">
        <w:r>
          <w:t xml:space="preserve">is fitted to about</w:t>
        </w:r>
      </w:ins>
      <w:ins w:id="360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3606" w:author="PR Preview" w:date="2026-01-01T00:00:00Z">
        <w:r>
          <w:t xml:space="preserve"> </w:t>
        </w:r>
      </w:ins>
      <w:ins w:id="3607" w:author="PR Preview" w:date="2026-01-01T00:00:00Z">
        <w:r>
          <w:t xml:space="preserve">observations.</w:t>
        </w:r>
      </w:ins>
      <w:ins w:id="3608" w:author="PR Preview" w:date="2026-01-01T00:00:00Z">
        <w:r>
          <w:t xml:space="preserve"> </w:t>
        </w:r>
      </w:ins>
      <w:ins w:id="3609" w:author="PR Preview" w:date="2026-01-01T00:00:00Z">
        <w:r>
          <w:t xml:space="preserve">A rule fitted to fewer observations usually predicts worse,</w:t>
        </w:r>
      </w:ins>
      <w:ins w:id="3610" w:author="PR Preview" w:date="2026-01-01T00:00:00Z">
        <w:r>
          <w:t xml:space="preserve"> </w:t>
        </w:r>
      </w:ins>
      <w:ins w:id="3611" w:author="PR Preview" w:date="2026-01-01T00:00:00Z">
        <w:r>
          <w:t xml:space="preserve">so</w:t>
        </w:r>
      </w:ins>
      <w:ins w:id="361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613" w:author="PR Preview" w:date="2026-01-01T00:00:00Z">
        <w:r>
          <w:t xml:space="preserve"> </w:t>
        </w:r>
      </w:ins>
      <w:ins w:id="3614" w:author="PR Preview" w:date="2026-01-01T00:00:00Z">
        <w:r>
          <w:t xml:space="preserve">tends to overstate the error of a rule fitted to all</w:t>
        </w:r>
      </w:ins>
      <w:ins w:id="3615" w:author="PR Preview" w:date="2026-01-01T00:00:00Z">
        <w:r>
          <w:t xml:space="preserve"> </w:t>
        </w:r>
      </w:ins>
      <m:oMath>
        <m:r>
          <m:t>n</m:t>
        </m:r>
      </m:oMath>
      <w:ins w:id="3616" w:author="PR Preview" w:date="2026-01-01T00:00:00Z">
        <w:r>
          <w:t xml:space="preserve">.</w:t>
        </w:r>
      </w:ins>
      <w:ins w:id="3617" w:author="PR Preview" w:date="2026-01-01T00:00:00Z">
        <w:r>
          <w:t xml:space="preserve"> </w:t>
        </w:r>
      </w:ins>
      <w:ins w:id="3618" w:author="PR Preview" w:date="2026-01-01T00:00:00Z">
        <w:r>
          <w:t xml:space="preserve">The overstatement shrinks as</w:t>
        </w:r>
      </w:ins>
      <w:ins w:id="3619" w:author="PR Preview" w:date="2026-01-01T00:00:00Z">
        <w:r>
          <w:t xml:space="preserve"> </w:t>
        </w:r>
      </w:ins>
      <m:oMath>
        <m:r>
          <m:t>k</m:t>
        </m:r>
      </m:oMath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07"/>
    <w:bookmarkStart w:id="212" w:name="exm-kfold-simulated"/>
    <w:p>
      <w:pPr>
        <w:pStyle w:val="BodyText"/>
      </w:pPr>
      <w:del w:id="3622" w:author="PR Preview" w:date="2026-01-01T00:00:00Z">
        <w:r>
          <w:rPr>
            <w:b/>
            <w:bCs/>
          </w:rPr>
          <w:delText xml:space="preserve">Example 10 (Cross-validation versus the generalization error)</w:delText>
        </w:r>
      </w:del>
      <w:del w:id="3623" w:author="PR Preview" w:date="2026-01-01T00:00:00Z">
        <w:r>
          <w:delText xml:space="preserve"> </w:delText>
        </w:r>
      </w:del>
      <w:del w:id="3624" w:author="PR Preview" w:date="2026-01-01T00:00:00Z">
        <w:r>
          <w:delText xml:space="preserve">This example applies</w:delText>
        </w:r>
      </w:del>
      <w:del w:id="362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62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627" w:author="PR Preview" w:date="2026-01-01T00:00:00Z">
        <w:r>
          <w:delText xml:space="preserve"> </w:delText>
        </w:r>
      </w:del>
      <w:del w:id="3628" w:author="PR Preview" w:date="2026-01-01T00:00:00Z">
        <w:r>
          <w:delText xml:space="preserve">with</w:delText>
        </w:r>
      </w:del>
      <w:del w:id="362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3630" w:author="PR Preview" w:date="2026-01-01T00:00:00Z">
        <w:r>
          <w:delText xml:space="preserve"> </w:delText>
        </w:r>
      </w:del>
      <w:del w:id="3631" w:author="PR Preview" w:date="2026-01-01T00:00:00Z">
        <w:r>
          <w:delText xml:space="preserve">to the simulated training set of</w:delText>
        </w:r>
      </w:del>
      <w:del w:id="3632" w:author="PR Preview" w:date="2026-01-01T00:00:00Z">
        <w:r>
          <w:delText xml:space="preserve"> </w:delText>
        </w:r>
      </w:del>
      <w:hyperlink w:anchor="exm-train-test-error-simulated">
        <w:del w:id="3633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3634" w:author="PR Preview" w:date="2026-01-01T00:00:00Z">
        <w:r>
          <w:delText xml:space="preserve">,</w:delText>
        </w:r>
      </w:del>
      <w:del w:id="3635" w:author="PR Preview" w:date="2026-01-01T00:00:00Z">
        <w:r>
          <w:delText xml:space="preserve"> </w:delText>
        </w:r>
      </w:del>
      <w:del w:id="3636" w:author="PR Preview" w:date="2026-01-01T00:00:00Z">
        <w:r>
          <w:delText xml:space="preserve">using only those 30 observations.</w:delText>
        </w:r>
      </w:del>
      <w:del w:id="3637" w:author="PR Preview" w:date="2026-01-01T00:00:00Z">
        <w:r>
          <w:delText xml:space="preserve"> </w:delText>
        </w:r>
      </w:del>
      <w:del w:id="3638" w:author="PR Preview" w:date="2026-01-01T00:00:00Z">
        <w:r>
          <w:delText xml:space="preserve">The function</w:delText>
        </w:r>
      </w:del>
      <w:del w:id="3639" w:author="PR Preview" w:date="2026-01-01T00:00:00Z">
        <w:r>
          <w:delText xml:space="preserve"> </w:delText>
        </w:r>
      </w:del>
      <w:del w:id="3640" w:author="PR Preview" w:date="2026-01-01T00:00:00Z">
        <w:r>
          <w:rPr>
            <w:rStyle w:val="VerbatimChar"/>
          </w:rPr>
          <w:delText xml:space="preserve">assign_folds()</w:delText>
        </w:r>
      </w:del>
      <w:del w:id="3641" w:author="PR Preview" w:date="2026-01-01T00:00:00Z">
        <w:r>
          <w:delText xml:space="preserve"> </w:delText>
        </w:r>
      </w:del>
      <w:del w:id="3642" w:author="PR Preview" w:date="2026-01-01T00:00:00Z">
        <w:r>
          <w:delText xml:space="preserve">assigns each observation to a fold at random,</w:delText>
        </w:r>
      </w:del>
      <w:del w:id="3643" w:author="PR Preview" w:date="2026-01-01T00:00:00Z">
        <w:r>
          <w:delText xml:space="preserve"> </w:delText>
        </w:r>
      </w:del>
      <w:del w:id="3644" w:author="PR Preview" w:date="2026-01-01T00:00:00Z">
        <w:r>
          <w:rPr>
            <w:rStyle w:val="VerbatimChar"/>
          </w:rPr>
          <w:delText xml:space="preserve">cv_squared_errors()</w:delText>
        </w:r>
      </w:del>
      <w:del w:id="3645" w:author="PR Preview" w:date="2026-01-01T00:00:00Z">
        <w:r>
          <w:delText xml:space="preserve"> </w:delText>
        </w:r>
      </w:del>
      <w:del w:id="3646" w:author="PR Preview" w:date="2026-01-01T00:00:00Z">
        <w:r>
          <w:delText xml:space="preserve">fits the model once per fold without that fold</w:delText>
        </w:r>
      </w:del>
      <w:del w:id="3647" w:author="PR Preview" w:date="2026-01-01T00:00:00Z">
        <w:r>
          <w:delText xml:space="preserve"> </w:delText>
        </w:r>
      </w:del>
      <w:del w:id="3648" w:author="PR Preview" w:date="2026-01-01T00:00:00Z">
        <w:r>
          <w:delText xml:space="preserve">and returns each observation’s squared prediction error,</w:delText>
        </w:r>
      </w:del>
      <w:del w:id="3649" w:author="PR Preview" w:date="2026-01-01T00:00:00Z">
        <w:r>
          <w:delText xml:space="preserve"> </w:delText>
        </w:r>
      </w:del>
      <w:del w:id="3650" w:author="PR Preview" w:date="2026-01-01T00:00:00Z">
        <w:r>
          <w:delText xml:space="preserve">and</w:delText>
        </w:r>
      </w:del>
      <w:del w:id="3651" w:author="PR Preview" w:date="2026-01-01T00:00:00Z">
        <w:r>
          <w:delText xml:space="preserve"> </w:delText>
        </w:r>
      </w:del>
      <w:del w:id="3652" w:author="PR Preview" w:date="2026-01-01T00:00:00Z">
        <w:r>
          <w:rPr>
            <w:rStyle w:val="VerbatimChar"/>
          </w:rPr>
          <w:delText xml:space="preserve">cv_mse()</w:delText>
        </w:r>
      </w:del>
      <w:del w:id="3653" w:author="PR Preview" w:date="2026-01-01T00:00:00Z">
        <w:r>
          <w:delText xml:space="preserve"> </w:delText>
        </w:r>
      </w:del>
      <w:del w:id="3654" w:author="PR Preview" w:date="2026-01-01T00:00:00Z">
        <w:r>
          <w:delText xml:space="preserve">averages them, which is</w:delText>
        </w:r>
      </w:del>
      <w:del w:id="3655" w:author="PR Preview" w:date="2026-01-01T00:00:00Z">
        <w:r>
          <w:delText xml:space="preserve"> </w:delText>
        </w:r>
      </w:del>
      <w:hyperlink w:anchor="eq-cv-estimate">
        <w:del w:id="3656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657" w:author="PR Preview" w:date="2026-01-01T00:00:00Z">
        <w:r>
          <w:delText xml:space="preserve">.</w:delText>
        </w:r>
      </w:del>
    </w:p>
    <w:p>
      <w:pPr>
        <w:pStyle w:val="BodyText"/>
      </w:pPr>
      <w:ins w:id="3658" w:author="PR Preview" w:date="2026-01-01T00:00:00Z">
        <w:r>
          <w:rPr>
            <w:b/>
            <w:bCs/>
          </w:rPr>
          <w:t xml:space="preserve">Example 16 (Cross-validation versus the generalization error)</w:t>
        </w:r>
      </w:ins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This example applies</w:t>
        </w:r>
      </w:ins>
      <w:ins w:id="3661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662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with</w:t>
        </w:r>
      </w:ins>
      <w:ins w:id="366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3666" w:author="PR Preview" w:date="2026-01-01T00:00:00Z">
        <w:r>
          <w:t xml:space="preserve"> </w:t>
        </w:r>
      </w:ins>
      <w:ins w:id="3667" w:author="PR Preview" w:date="2026-01-01T00:00:00Z">
        <w:r>
          <w:t xml:space="preserve">to the simulated training set of</w:t>
        </w:r>
      </w:ins>
      <w:ins w:id="3668" w:author="PR Preview" w:date="2026-01-01T00:00:00Z">
        <w:r>
          <w:t xml:space="preserve"> </w:t>
        </w:r>
      </w:ins>
      <w:hyperlink w:anchor="exm-train-test-error-simulated">
        <w:ins w:id="3669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3670" w:author="PR Preview" w:date="2026-01-01T00:00:00Z">
        <w:r>
          <w:t xml:space="preserve">,</w:t>
        </w:r>
      </w:ins>
      <w:ins w:id="3671" w:author="PR Preview" w:date="2026-01-01T00:00:00Z">
        <w:r>
          <w:t xml:space="preserve"> </w:t>
        </w:r>
      </w:ins>
      <w:ins w:id="3672" w:author="PR Preview" w:date="2026-01-01T00:00:00Z">
        <w:r>
          <w:t xml:space="preserve">using only those 30 observations.</w:t>
        </w:r>
      </w:ins>
      <w:ins w:id="3673" w:author="PR Preview" w:date="2026-01-01T00:00:00Z">
        <w:r>
          <w:t xml:space="preserve"> </w:t>
        </w:r>
      </w:ins>
      <w:ins w:id="3674" w:author="PR Preview" w:date="2026-01-01T00:00:00Z">
        <w:r>
          <w:t xml:space="preserve">The function</w:t>
        </w:r>
      </w:ins>
      <w:ins w:id="3675" w:author="PR Preview" w:date="2026-01-01T00:00:00Z">
        <w:r>
          <w:t xml:space="preserve"> </w:t>
        </w:r>
      </w:ins>
      <w:ins w:id="3676" w:author="PR Preview" w:date="2026-01-01T00:00:00Z">
        <w:r>
          <w:rPr>
            <w:rStyle w:val="VerbatimChar"/>
          </w:rPr>
          <w:t xml:space="preserve">assign_folds()</w:t>
        </w:r>
      </w:ins>
      <w:ins w:id="3677" w:author="PR Preview" w:date="2026-01-01T00:00:00Z">
        <w:r>
          <w:t xml:space="preserve"> </w:t>
        </w:r>
      </w:ins>
      <w:ins w:id="3678" w:author="PR Preview" w:date="2026-01-01T00:00:00Z">
        <w:r>
          <w:t xml:space="preserve">assigns each observation to a fold at random,</w:t>
        </w:r>
      </w:ins>
      <w:ins w:id="3679" w:author="PR Preview" w:date="2026-01-01T00:00:00Z">
        <w:r>
          <w:t xml:space="preserve"> </w:t>
        </w:r>
      </w:ins>
      <w:ins w:id="3680" w:author="PR Preview" w:date="2026-01-01T00:00:00Z">
        <w:r>
          <w:rPr>
            <w:rStyle w:val="VerbatimChar"/>
          </w:rPr>
          <w:t xml:space="preserve">cv_squared_errors()</w:t>
        </w:r>
      </w:ins>
      <w:ins w:id="3681" w:author="PR Preview" w:date="2026-01-01T00:00:00Z">
        <w:r>
          <w:t xml:space="preserve"> </w:t>
        </w:r>
      </w:ins>
      <w:ins w:id="3682" w:author="PR Preview" w:date="2026-01-01T00:00:00Z">
        <w:r>
          <w:t xml:space="preserve">fits the model once per fold without that fold</w:t>
        </w:r>
      </w:ins>
      <w:ins w:id="3683" w:author="PR Preview" w:date="2026-01-01T00:00:00Z">
        <w:r>
          <w:t xml:space="preserve"> </w:t>
        </w:r>
      </w:ins>
      <w:ins w:id="3684" w:author="PR Preview" w:date="2026-01-01T00:00:00Z">
        <w:r>
          <w:t xml:space="preserve">and returns each observation’s squared prediction error,</w:t>
        </w:r>
      </w:ins>
      <w:ins w:id="3685" w:author="PR Preview" w:date="2026-01-01T00:00:00Z">
        <w:r>
          <w:t xml:space="preserve"> </w:t>
        </w:r>
      </w:ins>
      <w:ins w:id="3686" w:author="PR Preview" w:date="2026-01-01T00:00:00Z">
        <w:r>
          <w:t xml:space="preserve">and</w:t>
        </w:r>
      </w:ins>
      <w:ins w:id="3687" w:author="PR Preview" w:date="2026-01-01T00:00:00Z">
        <w:r>
          <w:t xml:space="preserve"> </w:t>
        </w:r>
      </w:ins>
      <w:ins w:id="3688" w:author="PR Preview" w:date="2026-01-01T00:00:00Z">
        <w:r>
          <w:rPr>
            <w:rStyle w:val="VerbatimChar"/>
          </w:rPr>
          <w:t xml:space="preserve">cv_mse()</w:t>
        </w:r>
      </w:ins>
      <w:ins w:id="3689" w:author="PR Preview" w:date="2026-01-01T00:00:00Z">
        <w:r>
          <w:t xml:space="preserve"> </w:t>
        </w:r>
      </w:ins>
      <w:ins w:id="3690" w:author="PR Preview" w:date="2026-01-01T00:00:00Z">
        <w:r>
          <w:t xml:space="preserve">averages them, which is</w:t>
        </w:r>
      </w:ins>
      <w:ins w:id="3691" w:author="PR Preview" w:date="2026-01-01T00:00:00Z">
        <w:r>
          <w:t xml:space="preserve"> </w:t>
        </w:r>
      </w:ins>
      <w:hyperlink w:anchor="eq-cv-estimate">
        <w:ins w:id="3692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693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3694" w:author="PR Preview" w:date="2026-01-01T00:00:00Z">
        <w:r>
          <w:delText xml:space="preserve">The same fold assignment is used for every degree,</w:delText>
        </w:r>
      </w:del>
      <w:del w:id="3695" w:author="PR Preview" w:date="2026-01-01T00:00:00Z">
        <w:r>
          <w:delText xml:space="preserve"> </w:delText>
        </w:r>
      </w:del>
      <w:del w:id="3696" w:author="PR Preview" w:date="2026-01-01T00:00:00Z">
        <w:r>
          <w:delText xml:space="preserve">so the degrees are compared on the same splits.</w:delText>
        </w:r>
      </w:del>
      <w:del w:id="3697" w:author="PR Preview" w:date="2026-01-01T00:00:00Z">
        <w:r>
          <w:delText xml:space="preserve"> </w:delText>
        </w:r>
      </w:del>
      <w:del w:id="3698" w:author="PR Preview" w:date="2026-01-01T00:00:00Z">
        <w:r>
          <w:delText xml:space="preserve">The table and figure report the square root of each cross-validation estimate,</w:delText>
        </w:r>
      </w:del>
      <w:del w:id="3699" w:author="PR Preview" w:date="2026-01-01T00:00:00Z">
        <w:r>
          <w:delText xml:space="preserve"> </w:delText>
        </w:r>
      </w:del>
      <w:del w:id="3700" w:author="PR Preview" w:date="2026-01-01T00:00:00Z">
        <w:r>
          <w:delText xml:space="preserve">so that it is in the same unit as the training sRMSE and generalization pRMSE of</w:delText>
        </w:r>
      </w:del>
      <w:del w:id="3701" w:author="PR Preview" w:date="2026-01-01T00:00:00Z">
        <w:r>
          <w:delText xml:space="preserve"> </w:delText>
        </w:r>
      </w:del>
      <w:hyperlink w:anchor="exm-train-test-error-simulated">
        <w:del w:id="370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3703" w:author="PR Preview" w:date="2026-01-01T00:00:00Z">
        <w:r>
          <w:delText xml:space="preserve">.</w:delText>
        </w:r>
      </w:del>
    </w:p>
    <w:p>
      <w:pPr>
        <w:pStyle w:val="FirstParagraph"/>
      </w:pPr>
      <w:ins w:id="3704" w:author="PR Preview" w:date="2026-01-01T00:00:00Z">
        <w:r>
          <w:t xml:space="preserve">The same fold assignment is used for every degree,</w:t>
        </w:r>
      </w:ins>
      <w:ins w:id="3705" w:author="PR Preview" w:date="2026-01-01T00:00:00Z">
        <w:r>
          <w:t xml:space="preserve"> </w:t>
        </w:r>
      </w:ins>
      <w:ins w:id="3706" w:author="PR Preview" w:date="2026-01-01T00:00:00Z">
        <w:r>
          <w:t xml:space="preserve">so the degrees are compared on the same splits.</w:t>
        </w:r>
      </w:ins>
      <w:ins w:id="3707" w:author="PR Preview" w:date="2026-01-01T00:00:00Z">
        <w:r>
          <w:t xml:space="preserve"> </w:t>
        </w:r>
      </w:ins>
      <w:ins w:id="3708" w:author="PR Preview" w:date="2026-01-01T00:00:00Z">
        <w:r>
          <w:t xml:space="preserve">The table and figure report the square root of each cross-validation estimate,</w:t>
        </w:r>
      </w:ins>
      <w:ins w:id="3709" w:author="PR Preview" w:date="2026-01-01T00:00:00Z">
        <w:r>
          <w:t xml:space="preserve"> </w:t>
        </w:r>
      </w:ins>
      <w:ins w:id="3710" w:author="PR Preview" w:date="2026-01-01T00:00:00Z">
        <w:r>
          <w:t xml:space="preserve">so that it is in the same unit as the training sRMSE and generalization pRMSE of</w:t>
        </w:r>
      </w:ins>
      <w:ins w:id="3711" w:author="PR Preview" w:date="2026-01-01T00:00:00Z">
        <w:r>
          <w:t xml:space="preserve"> </w:t>
        </w:r>
      </w:ins>
      <w:hyperlink w:anchor="exm-train-test-error-simulated">
        <w:ins w:id="3712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3713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2"/>
    <w:bookmarkStart w:id="215" w:name="exm-kfold-mtcars"/>
    <w:p>
      <w:pPr>
        <w:pStyle w:val="BodyText"/>
      </w:pPr>
      <w:del w:id="3714" w:author="PR Preview" w:date="2026-01-01T00:00:00Z">
        <w:r>
          <w:rPr>
            <w:b/>
            <w:bCs/>
          </w:rPr>
          <w:delText xml:space="preserve">Example 11 (Four-fold cross-validation of the</w:delText>
        </w:r>
      </w:del>
      <w:del w:id="3715" w:author="PR Preview" w:date="2026-01-01T00:00:00Z">
        <w:r>
          <w:rPr>
            <w:b/>
            <w:bCs/>
          </w:rPr>
          <w:delText xml:space="preserve"> </w:delText>
        </w:r>
      </w:del>
      <w:del w:id="3716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3717" w:author="PR Preview" w:date="2026-01-01T00:00:00Z">
        <w:r>
          <w:rPr>
            <w:b/>
            <w:bCs/>
          </w:rPr>
          <w:delText xml:space="preserve"> </w:delText>
        </w:r>
      </w:del>
      <w:del w:id="3718" w:author="PR Preview" w:date="2026-01-01T00:00:00Z">
        <w:r>
          <w:rPr>
            <w:b/>
            <w:bCs/>
          </w:rPr>
          <w:delText xml:space="preserve">polynomials)</w:delText>
        </w:r>
      </w:del>
      <w:del w:id="3719" w:author="PR Preview" w:date="2026-01-01T00:00:00Z">
        <w:r>
          <w:delText xml:space="preserve"> </w:delText>
        </w:r>
      </w:del>
      <w:del w:id="3720" w:author="PR Preview" w:date="2026-01-01T00:00:00Z">
        <w:r>
          <w:delText xml:space="preserve">This example applies the</w:delText>
        </w:r>
      </w:del>
      <w:del w:id="372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3722" w:author="PR Preview" w:date="2026-01-01T00:00:00Z">
        <w:r>
          <w:delText xml:space="preserve"> </w:delText>
        </w:r>
      </w:del>
      <w:del w:id="3723" w:author="PR Preview" w:date="2026-01-01T00:00:00Z">
        <w:r>
          <w:delText xml:space="preserve">folds of</w:delText>
        </w:r>
      </w:del>
      <w:del w:id="3724" w:author="PR Preview" w:date="2026-01-01T00:00:00Z">
        <w:r>
          <w:delText xml:space="preserve"> </w:delText>
        </w:r>
      </w:del>
      <w:hyperlink w:anchor="exr-kfold">
        <w:del w:id="3725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3726" w:author="PR Preview" w:date="2026-01-01T00:00:00Z">
        <w:r>
          <w:delText xml:space="preserve"> </w:delText>
        </w:r>
      </w:del>
      <w:del w:id="3727" w:author="PR Preview" w:date="2026-01-01T00:00:00Z">
        <w:r>
          <w:delText xml:space="preserve">to the four polynomial models of</w:delText>
        </w:r>
      </w:del>
      <w:del w:id="3728" w:author="PR Preview" w:date="2026-01-01T00:00:00Z">
        <w:r>
          <w:delText xml:space="preserve"> </w:delText>
        </w:r>
      </w:del>
      <w:hyperlink w:anchor="exr-overfitting">
        <w:del w:id="372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730" w:author="PR Preview" w:date="2026-01-01T00:00:00Z">
        <w:r>
          <w:delText xml:space="preserve">,</w:delText>
        </w:r>
      </w:del>
      <w:del w:id="3731" w:author="PR Preview" w:date="2026-01-01T00:00:00Z">
        <w:r>
          <w:delText xml:space="preserve"> </w:delText>
        </w:r>
      </w:del>
      <w:del w:id="3732" w:author="PR Preview" w:date="2026-01-01T00:00:00Z">
        <w:r>
          <w:delText xml:space="preserve">now using all</w:delText>
        </w:r>
      </w:del>
      <w:del w:id="373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734" w:author="PR Preview" w:date="2026-01-01T00:00:00Z">
        <w:r>
          <w:delText xml:space="preserve"> </w:delText>
        </w:r>
      </w:del>
      <w:del w:id="3735" w:author="PR Preview" w:date="2026-01-01T00:00:00Z">
        <w:r>
          <w:delText xml:space="preserve">cars</w:delText>
        </w:r>
      </w:del>
      <w:del w:id="3736" w:author="PR Preview" w:date="2026-01-01T00:00:00Z">
        <w:r>
          <w:delText xml:space="preserve"> </w:delText>
        </w:r>
      </w:del>
      <w:del w:id="3737" w:author="PR Preview" w:date="2026-01-01T00:00:00Z">
        <w:r>
          <w:delText xml:space="preserve">and the</w:delText>
        </w:r>
      </w:del>
      <w:del w:id="3738" w:author="PR Preview" w:date="2026-01-01T00:00:00Z">
        <w:r>
          <w:delText xml:space="preserve"> </w:delText>
        </w:r>
      </w:del>
      <w:del w:id="3739" w:author="PR Preview" w:date="2026-01-01T00:00:00Z">
        <w:r>
          <w:rPr>
            <w:rStyle w:val="VerbatimChar"/>
          </w:rPr>
          <w:delText xml:space="preserve">cv_mse()</w:delText>
        </w:r>
      </w:del>
      <w:del w:id="3740" w:author="PR Preview" w:date="2026-01-01T00:00:00Z">
        <w:r>
          <w:delText xml:space="preserve"> </w:delText>
        </w:r>
      </w:del>
      <w:del w:id="3741" w:author="PR Preview" w:date="2026-01-01T00:00:00Z">
        <w:r>
          <w:delText xml:space="preserve">function of</w:delText>
        </w:r>
      </w:del>
      <w:del w:id="3742" w:author="PR Preview" w:date="2026-01-01T00:00:00Z">
        <w:r>
          <w:delText xml:space="preserve"> </w:delText>
        </w:r>
      </w:del>
      <w:hyperlink w:anchor="exm-kfold-simulated">
        <w:del w:id="3743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744" w:author="PR Preview" w:date="2026-01-01T00:00:00Z">
        <w:r>
          <w:delText xml:space="preserve">.</w:delText>
        </w:r>
      </w:del>
      <w:del w:id="3745" w:author="PR Preview" w:date="2026-01-01T00:00:00Z">
        <w:r>
          <w:delText xml:space="preserve"> </w:delText>
        </w:r>
      </w:del>
      <w:del w:id="3746" w:author="PR Preview" w:date="2026-01-01T00:00:00Z">
        <w:r>
          <w:delText xml:space="preserve">The fold assignment is random,</w:delText>
        </w:r>
      </w:del>
      <w:del w:id="3747" w:author="PR Preview" w:date="2026-01-01T00:00:00Z">
        <w:r>
          <w:delText xml:space="preserve"> </w:delText>
        </w:r>
      </w:del>
      <w:del w:id="3748" w:author="PR Preview" w:date="2026-01-01T00:00:00Z">
        <w:r>
          <w:delText xml:space="preserve">so the estimate is too;</w:delText>
        </w:r>
      </w:del>
      <w:del w:id="3749" w:author="PR Preview" w:date="2026-01-01T00:00:00Z">
        <w:r>
          <w:delText xml:space="preserve"> </w:delText>
        </w:r>
      </w:del>
      <w:del w:id="3750" w:author="PR Preview" w:date="2026-01-01T00:00:00Z">
        <w:r>
          <w:delText xml:space="preserve">to show how much,</w:delText>
        </w:r>
      </w:del>
      <w:del w:id="3751" w:author="PR Preview" w:date="2026-01-01T00:00:00Z">
        <w:r>
          <w:delText xml:space="preserve"> </w:delText>
        </w:r>
      </w:del>
      <w:del w:id="3752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3753" w:author="PR Preview" w:date="2026-01-01T00:00:00Z">
        <w:r>
          <w:rPr>
            <w:b/>
            <w:bCs/>
          </w:rPr>
          <w:t xml:space="preserve">Example 17 (Four-fold cross-validation of the</w:t>
        </w:r>
      </w:ins>
      <w:ins w:id="3754" w:author="PR Preview" w:date="2026-01-01T00:00:00Z">
        <w:r>
          <w:rPr>
            <w:b/>
            <w:bCs/>
          </w:rPr>
          <w:t xml:space="preserve"> </w:t>
        </w:r>
      </w:ins>
      <w:ins w:id="3755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3756" w:author="PR Preview" w:date="2026-01-01T00:00:00Z">
        <w:r>
          <w:rPr>
            <w:b/>
            <w:bCs/>
          </w:rPr>
          <w:t xml:space="preserve"> </w:t>
        </w:r>
      </w:ins>
      <w:ins w:id="3757" w:author="PR Preview" w:date="2026-01-01T00:00:00Z">
        <w:r>
          <w:rPr>
            <w:b/>
            <w:bCs/>
          </w:rPr>
          <w:t xml:space="preserve">polynomials)</w:t>
        </w:r>
      </w:ins>
      <w:ins w:id="3758" w:author="PR Preview" w:date="2026-01-01T00:00:00Z">
        <w:r>
          <w:t xml:space="preserve"> </w:t>
        </w:r>
      </w:ins>
      <w:ins w:id="3759" w:author="PR Preview" w:date="2026-01-01T00:00:00Z">
        <w:r>
          <w:t xml:space="preserve">This example applies the</w:t>
        </w:r>
      </w:ins>
      <w:ins w:id="376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3761" w:author="PR Preview" w:date="2026-01-01T00:00:00Z">
        <w:r>
          <w:t xml:space="preserve"> </w:t>
        </w:r>
      </w:ins>
      <w:ins w:id="3762" w:author="PR Preview" w:date="2026-01-01T00:00:00Z">
        <w:r>
          <w:t xml:space="preserve">folds of</w:t>
        </w:r>
      </w:ins>
      <w:ins w:id="3763" w:author="PR Preview" w:date="2026-01-01T00:00:00Z">
        <w:r>
          <w:t xml:space="preserve"> </w:t>
        </w:r>
      </w:ins>
      <w:hyperlink w:anchor="exr-kfold">
        <w:ins w:id="3764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3765" w:author="PR Preview" w:date="2026-01-01T00:00:00Z">
        <w:r>
          <w:t xml:space="preserve"> </w:t>
        </w:r>
      </w:ins>
      <w:ins w:id="3766" w:author="PR Preview" w:date="2026-01-01T00:00:00Z">
        <w:r>
          <w:t xml:space="preserve">to the four polynomial models of</w:t>
        </w:r>
      </w:ins>
      <w:ins w:id="3767" w:author="PR Preview" w:date="2026-01-01T00:00:00Z">
        <w:r>
          <w:t xml:space="preserve"> </w:t>
        </w:r>
      </w:ins>
      <w:hyperlink w:anchor="exr-overfitting">
        <w:ins w:id="376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769" w:author="PR Preview" w:date="2026-01-01T00:00:00Z">
        <w:r>
          <w:t xml:space="preserve">,</w:t>
        </w:r>
      </w:ins>
      <w:ins w:id="3770" w:author="PR Preview" w:date="2026-01-01T00:00:00Z">
        <w:r>
          <w:t xml:space="preserve"> </w:t>
        </w:r>
      </w:ins>
      <w:ins w:id="3771" w:author="PR Preview" w:date="2026-01-01T00:00:00Z">
        <w:r>
          <w:t xml:space="preserve">now using all</w:t>
        </w:r>
      </w:ins>
      <w:ins w:id="37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3773" w:author="PR Preview" w:date="2026-01-01T00:00:00Z">
        <w:r>
          <w:t xml:space="preserve"> </w:t>
        </w:r>
      </w:ins>
      <w:ins w:id="3774" w:author="PR Preview" w:date="2026-01-01T00:00:00Z">
        <w:r>
          <w:t xml:space="preserve">cars</w:t>
        </w:r>
      </w:ins>
      <w:ins w:id="3775" w:author="PR Preview" w:date="2026-01-01T00:00:00Z">
        <w:r>
          <w:t xml:space="preserve"> </w:t>
        </w:r>
      </w:ins>
      <w:ins w:id="3776" w:author="PR Preview" w:date="2026-01-01T00:00:00Z">
        <w:r>
          <w:t xml:space="preserve">and the</w:t>
        </w:r>
      </w:ins>
      <w:ins w:id="3777" w:author="PR Preview" w:date="2026-01-01T00:00:00Z">
        <w:r>
          <w:t xml:space="preserve"> </w:t>
        </w:r>
      </w:ins>
      <w:ins w:id="3778" w:author="PR Preview" w:date="2026-01-01T00:00:00Z">
        <w:r>
          <w:rPr>
            <w:rStyle w:val="VerbatimChar"/>
          </w:rPr>
          <w:t xml:space="preserve">cv_mse()</w:t>
        </w:r>
      </w:ins>
      <w:ins w:id="3779" w:author="PR Preview" w:date="2026-01-01T00:00:00Z">
        <w:r>
          <w:t xml:space="preserve"> </w:t>
        </w:r>
      </w:ins>
      <w:ins w:id="3780" w:author="PR Preview" w:date="2026-01-01T00:00:00Z">
        <w:r>
          <w:t xml:space="preserve">function of</w:t>
        </w:r>
      </w:ins>
      <w:ins w:id="3781" w:author="PR Preview" w:date="2026-01-01T00:00:00Z">
        <w:r>
          <w:t xml:space="preserve"> </w:t>
        </w:r>
      </w:ins>
      <w:hyperlink w:anchor="exm-kfold-simulated">
        <w:ins w:id="3782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3783" w:author="PR Preview" w:date="2026-01-01T00:00:00Z">
        <w:r>
          <w:t xml:space="preserve">.</w:t>
        </w:r>
      </w:ins>
      <w:ins w:id="3784" w:author="PR Preview" w:date="2026-01-01T00:00:00Z">
        <w:r>
          <w:t xml:space="preserve"> </w:t>
        </w:r>
      </w:ins>
      <w:ins w:id="3785" w:author="PR Preview" w:date="2026-01-01T00:00:00Z">
        <w:r>
          <w:t xml:space="preserve">The fold assignment is random,</w:t>
        </w:r>
      </w:ins>
      <w:ins w:id="3786" w:author="PR Preview" w:date="2026-01-01T00:00:00Z">
        <w:r>
          <w:t xml:space="preserve"> </w:t>
        </w:r>
      </w:ins>
      <w:ins w:id="3787" w:author="PR Preview" w:date="2026-01-01T00:00:00Z">
        <w:r>
          <w:t xml:space="preserve">so the estimate is too;</w:t>
        </w:r>
      </w:ins>
      <w:ins w:id="3788" w:author="PR Preview" w:date="2026-01-01T00:00:00Z">
        <w:r>
          <w:t xml:space="preserve"> </w:t>
        </w:r>
      </w:ins>
      <w:ins w:id="3789" w:author="PR Preview" w:date="2026-01-01T00:00:00Z">
        <w:r>
          <w:t xml:space="preserve">to show how much,</w:t>
        </w:r>
      </w:ins>
      <w:ins w:id="3790" w:author="PR Preview" w:date="2026-01-01T00:00:00Z">
        <w:r>
          <w:t xml:space="preserve"> </w:t>
        </w:r>
      </w:ins>
      <w:ins w:id="3791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3792" w:author="PR Preview" w:date="2026-01-01T00:00:00Z">
        <w:r>
          <w:delText xml:space="preserve">Each row of</w:delText>
        </w:r>
      </w:del>
      <w:del w:id="3793" w:author="PR Preview" w:date="2026-01-01T00:00:00Z">
        <w:r>
          <w:delText xml:space="preserve"> </w:delText>
        </w:r>
      </w:del>
      <w:hyperlink w:anchor="tbl-cv-mtcars-repeats">
        <w:del w:id="3794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3795" w:author="PR Preview" w:date="2026-01-01T00:00:00Z">
        <w:r>
          <w:delText xml:space="preserve"> </w:delText>
        </w:r>
      </w:del>
      <w:del w:id="3796" w:author="PR Preview" w:date="2026-01-01T00:00:00Z">
        <w:r>
          <w:delText xml:space="preserve">holds, for each degree,</w:delText>
        </w:r>
      </w:del>
      <w:del w:id="3797" w:author="PR Preview" w:date="2026-01-01T00:00:00Z">
        <w:r>
          <w:delText xml:space="preserve"> </w:delText>
        </w:r>
      </w:del>
      <w:del w:id="3798" w:author="PR Preview" w:date="2026-01-01T00:00:00Z">
        <w:r>
          <w:delText xml:space="preserve">the square root of</w:delText>
        </w:r>
      </w:del>
      <w:del w:id="37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3800" w:author="PR Preview" w:date="2026-01-01T00:00:00Z">
        <w:r>
          <w:delText xml:space="preserve"> </w:delText>
        </w:r>
      </w:del>
      <w:del w:id="3801" w:author="PR Preview" w:date="2026-01-01T00:00:00Z">
        <w:r>
          <w:delText xml:space="preserve">(</w:delText>
        </w:r>
      </w:del>
      <w:hyperlink w:anchor="eq-cv-estimate">
        <w:del w:id="3802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803" w:author="PR Preview" w:date="2026-01-01T00:00:00Z">
        <w:r>
          <w:delText xml:space="preserve">) for one fold assignment.</w:delText>
        </w:r>
      </w:del>
      <w:del w:id="3804" w:author="PR Preview" w:date="2026-01-01T00:00:00Z">
        <w:r>
          <w:delText xml:space="preserve"> </w:delText>
        </w:r>
      </w:del>
      <w:del w:id="3805" w:author="PR Preview" w:date="2026-01-01T00:00:00Z">
        <w:r>
          <w:delText xml:space="preserve">Across fold assignments,</w:delText>
        </w:r>
      </w:del>
      <w:del w:id="3806" w:author="PR Preview" w:date="2026-01-01T00:00:00Z">
        <w:r>
          <w:delText xml:space="preserve"> </w:delText>
        </w:r>
      </w:del>
      <w:del w:id="3807" w:author="PR Preview" w:date="2026-01-01T00:00:00Z">
        <w:r>
          <w:delText xml:space="preserve">the estimate for one degree varied by as much as</w:delText>
        </w:r>
      </w:del>
      <w:del w:id="3808" w:author="PR Preview" w:date="2026-01-01T00:00:00Z">
        <w:r>
          <w:delText xml:space="preserve"> </w:delText>
        </w:r>
      </w:del>
      <w:del w:id="3809" w:author="PR Preview" w:date="2026-01-01T00:00:00Z">
        <w:r>
          <w:delText xml:space="preserve">0.32 mpg,</w:delText>
        </w:r>
      </w:del>
      <w:del w:id="3810" w:author="PR Preview" w:date="2026-01-01T00:00:00Z">
        <w:r>
          <w:delText xml:space="preserve"> </w:delText>
        </w:r>
      </w:del>
      <w:del w:id="3811" w:author="PR Preview" w:date="2026-01-01T00:00:00Z">
        <w:r>
          <w:delText xml:space="preserve">but every assignment chose degree 2: the estimates moved, and the winner did not.</w:delText>
        </w:r>
      </w:del>
      <w:del w:id="3812" w:author="PR Preview" w:date="2026-01-01T00:00:00Z">
        <w:r>
          <w:delText xml:space="preserve"> </w:delText>
        </w:r>
      </w:del>
      <w:del w:id="3813" w:author="PR Preview" w:date="2026-01-01T00:00:00Z">
        <w:r>
          <w:delText xml:space="preserve">A single run of</w:delText>
        </w:r>
      </w:del>
      <w:del w:id="3814" w:author="PR Preview" w:date="2026-01-01T00:00:00Z">
        <w:r>
          <w:delText xml:space="preserve"> </w:delText>
        </w:r>
      </w:del>
      <m:oMath>
        <m:r>
          <m:t>k</m:t>
        </m:r>
      </m:oMath>
      <w:del w:id="3815" w:author="PR Preview" w:date="2026-01-01T00:00:00Z">
        <w:r>
          <w:delText xml:space="preserve">-fold cross-validation</w:delText>
        </w:r>
      </w:del>
      <w:del w:id="3816" w:author="PR Preview" w:date="2026-01-01T00:00:00Z">
        <w:r>
          <w:delText xml:space="preserve"> </w:delText>
        </w:r>
      </w:del>
      <w:del w:id="3817" w:author="PR Preview" w:date="2026-01-01T00:00:00Z">
        <w:r>
          <w:delText xml:space="preserve">reports one of these rows,</w:delText>
        </w:r>
      </w:del>
      <w:del w:id="3818" w:author="PR Preview" w:date="2026-01-01T00:00:00Z">
        <w:r>
          <w:delText xml:space="preserve"> </w:delText>
        </w:r>
      </w:del>
      <w:del w:id="3819" w:author="PR Preview" w:date="2026-01-01T00:00:00Z">
        <w:r>
          <w:delText xml:space="preserve">so a small difference between two models’ estimates</w:delText>
        </w:r>
      </w:del>
      <w:del w:id="3820" w:author="PR Preview" w:date="2026-01-01T00:00:00Z">
        <w:r>
          <w:delText xml:space="preserve"> </w:delText>
        </w:r>
      </w:del>
      <w:del w:id="3821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3822" w:author="PR Preview" w:date="2026-01-01T00:00:00Z">
        <w:r>
          <w:t xml:space="preserve">Each row of</w:t>
        </w:r>
      </w:ins>
      <w:ins w:id="3823" w:author="PR Preview" w:date="2026-01-01T00:00:00Z">
        <w:r>
          <w:t xml:space="preserve"> </w:t>
        </w:r>
      </w:ins>
      <w:hyperlink w:anchor="tbl-cv-mtcars-repeats">
        <w:ins w:id="3824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3825" w:author="PR Preview" w:date="2026-01-01T00:00:00Z">
        <w:r>
          <w:t xml:space="preserve"> </w:t>
        </w:r>
      </w:ins>
      <w:ins w:id="3826" w:author="PR Preview" w:date="2026-01-01T00:00:00Z">
        <w:r>
          <w:t xml:space="preserve">holds, for each degree,</w:t>
        </w:r>
      </w:ins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the square root of</w:t>
        </w:r>
      </w:ins>
      <w:ins w:id="382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3830" w:author="PR Preview" w:date="2026-01-01T00:00:00Z">
        <w:r>
          <w:t xml:space="preserve"> </w:t>
        </w:r>
      </w:ins>
      <w:ins w:id="3831" w:author="PR Preview" w:date="2026-01-01T00:00:00Z">
        <w:r>
          <w:t xml:space="preserve">(</w:t>
        </w:r>
      </w:ins>
      <w:hyperlink w:anchor="eq-cv-estimate">
        <w:ins w:id="3832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833" w:author="PR Preview" w:date="2026-01-01T00:00:00Z">
        <w:r>
          <w:t xml:space="preserve">) for one fold assignment.</w:t>
        </w:r>
      </w:ins>
      <w:ins w:id="3834" w:author="PR Preview" w:date="2026-01-01T00:00:00Z">
        <w:r>
          <w:t xml:space="preserve"> </w:t>
        </w:r>
      </w:ins>
      <w:ins w:id="3835" w:author="PR Preview" w:date="2026-01-01T00:00:00Z">
        <w:r>
          <w:t xml:space="preserve">Across fold assignments,</w:t>
        </w:r>
      </w:ins>
      <w:ins w:id="3836" w:author="PR Preview" w:date="2026-01-01T00:00:00Z">
        <w:r>
          <w:t xml:space="preserve"> </w:t>
        </w:r>
      </w:ins>
      <w:ins w:id="3837" w:author="PR Preview" w:date="2026-01-01T00:00:00Z">
        <w:r>
          <w:t xml:space="preserve">the estimate for one degree varied by as much as</w:t>
        </w:r>
      </w:ins>
      <w:ins w:id="3838" w:author="PR Preview" w:date="2026-01-01T00:00:00Z">
        <w:r>
          <w:t xml:space="preserve"> </w:t>
        </w:r>
      </w:ins>
      <w:ins w:id="3839" w:author="PR Preview" w:date="2026-01-01T00:00:00Z">
        <w:r>
          <w:t xml:space="preserve">0.32 mpg,</w:t>
        </w:r>
      </w:ins>
      <w:ins w:id="3840" w:author="PR Preview" w:date="2026-01-01T00:00:00Z">
        <w:r>
          <w:t xml:space="preserve"> </w:t>
        </w:r>
      </w:ins>
      <w:ins w:id="3841" w:author="PR Preview" w:date="2026-01-01T00:00:00Z">
        <w:r>
          <w:t xml:space="preserve">but every assignment chose degree 2: the estimates moved, and the winner did not.</w:t>
        </w:r>
      </w:ins>
      <w:ins w:id="3842" w:author="PR Preview" w:date="2026-01-01T00:00:00Z">
        <w:r>
          <w:t xml:space="preserve"> </w:t>
        </w:r>
      </w:ins>
      <w:ins w:id="3843" w:author="PR Preview" w:date="2026-01-01T00:00:00Z">
        <w:r>
          <w:t xml:space="preserve">A single run of</w:t>
        </w:r>
      </w:ins>
      <w:ins w:id="3844" w:author="PR Preview" w:date="2026-01-01T00:00:00Z">
        <w:r>
          <w:t xml:space="preserve"> </w:t>
        </w:r>
      </w:ins>
      <m:oMath>
        <m:r>
          <m:t>k</m:t>
        </m:r>
      </m:oMath>
      <w:ins w:id="3845" w:author="PR Preview" w:date="2026-01-01T00:00:00Z">
        <w:r>
          <w:t xml:space="preserve">-fold cross-validation</w:t>
        </w:r>
      </w:ins>
      <w:ins w:id="3846" w:author="PR Preview" w:date="2026-01-01T00:00:00Z">
        <w:r>
          <w:t xml:space="preserve"> </w:t>
        </w:r>
      </w:ins>
      <w:ins w:id="3847" w:author="PR Preview" w:date="2026-01-01T00:00:00Z">
        <w:r>
          <w:t xml:space="preserve">reports one of these rows,</w:t>
        </w:r>
      </w:ins>
      <w:ins w:id="3848" w:author="PR Preview" w:date="2026-01-01T00:00:00Z">
        <w:r>
          <w:t xml:space="preserve"> </w:t>
        </w:r>
      </w:ins>
      <w:ins w:id="3849" w:author="PR Preview" w:date="2026-01-01T00:00:00Z">
        <w:r>
          <w:t xml:space="preserve">so a small difference between two models’ estimates</w:t>
        </w:r>
      </w:ins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may not survive a different split.</w:t>
        </w:r>
      </w:ins>
    </w:p>
    <w:bookmarkEnd w:id="215"/>
    <w:bookmarkEnd w:id="216"/>
    <w:bookmarkStart w:id="244" w:name="sec-loocv"/>
    <w:p>
      <w:pPr>
        <w:pStyle w:val="Heading2"/>
      </w:pPr>
      <w:r>
        <w:t xml:space="preserve">7 Leave-one-out cross-validation</w:t>
      </w:r>
    </w:p>
    <w:bookmarkStart w:id="21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del w:id="3852" w:author="PR Preview" w:date="2026-01-01T00:00:00Z">
        <w:r>
          <w:delText xml:space="preserve">If we run the procedure twice,</w:delText>
        </w:r>
      </w:del>
      <w:del w:id="3853" w:author="PR Preview" w:date="2026-01-01T00:00:00Z">
        <w:r>
          <w:delText xml:space="preserve"> </w:delText>
        </w:r>
      </w:del>
      <w:del w:id="3854" w:author="PR Preview" w:date="2026-01-01T00:00:00Z">
        <w:r>
          <w:delText xml:space="preserve">with two different random fold assignments,</w:delText>
        </w:r>
      </w:del>
      <w:del w:id="3855" w:author="PR Preview" w:date="2026-01-01T00:00:00Z">
        <w:r>
          <w:delText xml:space="preserve"> </w:delText>
        </w:r>
      </w:del>
      <w:del w:id="3856" w:author="PR Preview" w:date="2026-01-01T00:00:00Z">
        <w:r>
          <w:delText xml:space="preserve">can the two values of</w:delText>
        </w:r>
      </w:del>
      <w:del w:id="385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3858" w:author="PR Preview" w:date="2026-01-01T00:00:00Z">
        <w:r>
          <w:delText xml:space="preserve"> </w:delText>
        </w:r>
      </w:del>
      <w:del w:id="3859" w:author="PR Preview" w:date="2026-01-01T00:00:00Z">
        <w:r>
          <w:delText xml:space="preserve">(</w:delText>
        </w:r>
      </w:del>
      <w:hyperlink w:anchor="eq-cv-estimate">
        <w:del w:id="3860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861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3"/>
        </w:numPr>
      </w:pPr>
      <w:ins w:id="3862" w:author="PR Preview" w:date="2026-01-01T00:00:00Z">
        <w:r>
          <w:t xml:space="preserve">If we run the procedure twice,</w:t>
        </w:r>
      </w:ins>
      <w:ins w:id="3863" w:author="PR Preview" w:date="2026-01-01T00:00:00Z">
        <w:r>
          <w:t xml:space="preserve"> </w:t>
        </w:r>
      </w:ins>
      <w:ins w:id="3864" w:author="PR Preview" w:date="2026-01-01T00:00:00Z">
        <w:r>
          <w:t xml:space="preserve">with two different random fold assignments,</w:t>
        </w:r>
      </w:ins>
      <w:ins w:id="3865" w:author="PR Preview" w:date="2026-01-01T00:00:00Z">
        <w:r>
          <w:t xml:space="preserve"> </w:t>
        </w:r>
      </w:ins>
      <w:ins w:id="3866" w:author="PR Preview" w:date="2026-01-01T00:00:00Z">
        <w:r>
          <w:t xml:space="preserve">can the two values of</w:t>
        </w:r>
      </w:ins>
      <w:ins w:id="386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3868" w:author="PR Preview" w:date="2026-01-01T00:00:00Z">
        <w:r>
          <w:t xml:space="preserve"> </w:t>
        </w:r>
      </w:ins>
      <w:ins w:id="3869" w:author="PR Preview" w:date="2026-01-01T00:00:00Z">
        <w:r>
          <w:t xml:space="preserve">(</w:t>
        </w:r>
      </w:ins>
      <w:hyperlink w:anchor="eq-cv-estimate">
        <w:ins w:id="3870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871" w:author="PR Preview" w:date="2026-01-01T00:00:00Z">
        <w:r>
          <w:t xml:space="preserve">) differ?</w:t>
        </w:r>
      </w:ins>
    </w:p>
    <w:bookmarkEnd w:id="217"/>
    <w:bookmarkStart w:id="21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del w:id="3872" w:author="PR Preview" w:date="2026-01-01T00:00:00Z">
        <w:r>
          <w:delText xml:space="preserve">No.</w:delText>
        </w:r>
      </w:del>
      <w:del w:id="3873" w:author="PR Preview" w:date="2026-01-01T00:00:00Z">
        <w:r>
          <w:delText xml:space="preserve"> </w:delText>
        </w:r>
      </w:del>
      <w:del w:id="3874" w:author="PR Preview" w:date="2026-01-01T00:00:00Z">
        <w:r>
          <w:delText xml:space="preserve">With one car per fold,</w:delText>
        </w:r>
      </w:del>
      <w:del w:id="3875" w:author="PR Preview" w:date="2026-01-01T00:00:00Z">
        <w:r>
          <w:delText xml:space="preserve"> </w:delText>
        </w:r>
      </w:del>
      <w:del w:id="3876" w:author="PR Preview" w:date="2026-01-01T00:00:00Z">
        <w:r>
          <w:delText xml:space="preserve">every assignment of cars to folds produces the same 32 fits,</w:delText>
        </w:r>
      </w:del>
      <w:del w:id="3877" w:author="PR Preview" w:date="2026-01-01T00:00:00Z">
        <w:r>
          <w:delText xml:space="preserve"> </w:delText>
        </w:r>
      </w:del>
      <w:del w:id="3878" w:author="PR Preview" w:date="2026-01-01T00:00:00Z">
        <w:r>
          <w:delText xml:space="preserve">only numbered differently,</w:delText>
        </w:r>
      </w:del>
      <w:del w:id="3879" w:author="PR Preview" w:date="2026-01-01T00:00:00Z">
        <w:r>
          <w:delText xml:space="preserve"> </w:delText>
        </w:r>
      </w:del>
      <w:del w:id="3880" w:author="PR Preview" w:date="2026-01-01T00:00:00Z">
        <w:r>
          <w:delText xml:space="preserve">and</w:delText>
        </w:r>
      </w:del>
      <w:del w:id="3881" w:author="PR Preview" w:date="2026-01-01T00:00:00Z">
        <w:r>
          <w:delText xml:space="preserve"> </w:delText>
        </w:r>
      </w:del>
      <w:hyperlink w:anchor="eq-cv-estimate">
        <w:del w:id="3882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883" w:author="PR Preview" w:date="2026-01-01T00:00:00Z">
        <w:r>
          <w:delText xml:space="preserve"> </w:delText>
        </w:r>
      </w:del>
      <w:del w:id="3884" w:author="PR Preview" w:date="2026-01-01T00:00:00Z">
        <w:r>
          <w:delText xml:space="preserve">does not depend on the numbering.</w:delText>
        </w:r>
      </w:del>
      <w:del w:id="3885" w:author="PR Preview" w:date="2026-01-01T00:00:00Z">
        <w:r>
          <w:delText xml:space="preserve"> </w:delText>
        </w:r>
      </w:del>
      <w:del w:id="3886" w:author="PR Preview" w:date="2026-01-01T00:00:00Z">
        <w:r>
          <w:delText xml:space="preserve">Unlike</w:delText>
        </w:r>
      </w:del>
      <w:del w:id="3887" w:author="PR Preview" w:date="2026-01-01T00:00:00Z">
        <w:r>
          <w:delText xml:space="preserve"> </w:delText>
        </w:r>
      </w:del>
      <w:hyperlink w:anchor="exm-kfold-mtcars">
        <w:del w:id="3888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3889" w:author="PR Preview" w:date="2026-01-01T00:00:00Z">
        <w:r>
          <w:delText xml:space="preserve">,</w:delText>
        </w:r>
      </w:del>
      <w:del w:id="3890" w:author="PR Preview" w:date="2026-01-01T00:00:00Z">
        <w:r>
          <w:delText xml:space="preserve"> </w:delText>
        </w:r>
      </w:del>
      <w:del w:id="3891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3892" w:author="PR Preview" w:date="2026-01-01T00:00:00Z">
        <w:r>
          <w:rPr>
            <w:b/>
            <w:bCs/>
          </w:rPr>
          <w:delText xml:space="preserve">Definition 37 (Leave-one-out cross-validation)</w:delText>
        </w:r>
      </w:del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3895" w:author="PR Preview" w:date="2026-01-01T00:00:00Z">
        <w:r>
          <w:delText xml:space="preserve"> </w:delText>
        </w:r>
      </w:del>
      <w:del w:id="3896" w:author="PR Preview" w:date="2026-01-01T00:00:00Z">
        <w:r>
          <w:delText xml:space="preserve">is</w:delText>
        </w:r>
      </w:del>
      <w:del w:id="389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89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899" w:author="PR Preview" w:date="2026-01-01T00:00:00Z">
        <w:r>
          <w:delText xml:space="preserve"> </w:delText>
        </w:r>
      </w:del>
      <w:del w:id="3900" w:author="PR Preview" w:date="2026-01-01T00:00:00Z">
        <w:r>
          <w:delText xml:space="preserve">with</w:delText>
        </w:r>
      </w:del>
      <w:del w:id="390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902" w:author="PR Preview" w:date="2026-01-01T00:00:00Z">
        <w:r>
          <w:delText xml:space="preserve">,</w:delText>
        </w:r>
      </w:del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so that each of the</w:delText>
        </w:r>
      </w:del>
      <w:del w:id="3905" w:author="PR Preview" w:date="2026-01-01T00:00:00Z">
        <w:r>
          <w:delText xml:space="preserve"> </w:delText>
        </w:r>
      </w:del>
      <m:oMath>
        <m:r>
          <m:t>n</m:t>
        </m:r>
      </m:oMath>
      <w:del w:id="3906" w:author="PR Preview" w:date="2026-01-01T00:00:00Z">
        <w:r>
          <w:delText xml:space="preserve"> </w:delText>
        </w:r>
      </w:del>
      <w:hyperlink w:anchor="def-folds">
        <w:del w:id="390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908" w:author="PR Preview" w:date="2026-01-01T00:00:00Z">
        <w:r>
          <w:delText xml:space="preserve"> </w:delText>
        </w:r>
      </w:del>
      <w:del w:id="3909" w:author="PR Preview" w:date="2026-01-01T00:00:00Z">
        <w:r>
          <w:delText xml:space="preserve">holds one observation,</w:delText>
        </w:r>
      </w:del>
      <w:del w:id="3910" w:author="PR Preview" w:date="2026-01-01T00:00:00Z">
        <w:r>
          <w:delText xml:space="preserve"> </w:delText>
        </w:r>
      </w:del>
      <w:del w:id="3911" w:author="PR Preview" w:date="2026-01-01T00:00:00Z">
        <w:r>
          <w:delText xml:space="preserve">and the</w:delText>
        </w:r>
      </w:del>
      <w:del w:id="3912" w:author="PR Preview" w:date="2026-01-01T00:00:00Z">
        <w:r>
          <w:delText xml:space="preserve"> </w:delText>
        </w:r>
      </w:del>
      <w:hyperlink w:anchor="def-fold-out-rule">
        <w:del w:id="3913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91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915" w:author="PR Preview" w:date="2026-01-01T00:00:00Z">
        <w:r>
          <w:delText xml:space="preserve"> </w:delText>
        </w:r>
      </w:del>
      <w:del w:id="3916" w:author="PR Preview" w:date="2026-01-01T00:00:00Z">
        <w:r>
          <w:delText xml:space="preserve">of observation</w:delText>
        </w:r>
      </w:del>
      <w:del w:id="3917" w:author="PR Preview" w:date="2026-01-01T00:00:00Z">
        <w:r>
          <w:delText xml:space="preserve"> </w:delText>
        </w:r>
      </w:del>
      <m:oMath>
        <m:r>
          <m:t>i</m:t>
        </m:r>
      </m:oMath>
      <w:del w:id="3918" w:author="PR Preview" w:date="2026-01-01T00:00:00Z">
        <w:r>
          <w:delText xml:space="preserve">’s</w:delText>
        </w:r>
      </w:del>
      <w:del w:id="3919" w:author="PR Preview" w:date="2026-01-01T00:00:00Z">
        <w:r>
          <w:delText xml:space="preserve"> </w:delText>
        </w:r>
      </w:del>
      <w:hyperlink w:anchor="def-fold-assignment">
        <w:del w:id="392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921" w:author="PR Preview" w:date="2026-01-01T00:00:00Z">
        <w:r>
          <w:delText xml:space="preserve"> </w:delText>
        </w:r>
      </w:del>
      <w:del w:id="3922" w:author="PR Preview" w:date="2026-01-01T00:00:00Z">
        <w:r>
          <w:delText xml:space="preserve">is fitted to all observations except observation</w:delText>
        </w:r>
      </w:del>
      <w:del w:id="3923" w:author="PR Preview" w:date="2026-01-01T00:00:00Z">
        <w:r>
          <w:delText xml:space="preserve"> </w:delText>
        </w:r>
      </w:del>
      <m:oMath>
        <m:r>
          <m:t>i</m:t>
        </m:r>
      </m:oMath>
      <w:del w:id="3924" w:author="PR Preview" w:date="2026-01-01T00:00:00Z">
        <w:r>
          <w:delText xml:space="preserve">.</w:delText>
        </w:r>
      </w:del>
      <w:del w:id="3925" w:author="PR Preview" w:date="2026-01-01T00:00:00Z">
        <w:r>
          <w:delText xml:space="preserve"> </w:delText>
        </w:r>
      </w:del>
      <w:del w:id="3926" w:author="PR Preview" w:date="2026-01-01T00:00:00Z">
        <w:r>
          <w:delText xml:space="preserve">Its</w:delText>
        </w:r>
      </w:del>
      <w:del w:id="3927" w:author="PR Preview" w:date="2026-01-01T00:00:00Z">
        <w:r>
          <w:delText xml:space="preserve"> </w:delText>
        </w:r>
      </w:del>
      <w:hyperlink w:anchor="def-cv-estimate">
        <w:del w:id="392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929" w:author="PR Preview" w:date="2026-01-01T00:00:00Z">
        <w:r>
          <w:delText xml:space="preserve"> </w:delText>
        </w:r>
      </w:del>
      <w:del w:id="3930" w:author="PR Preview" w:date="2026-01-01T00:00:00Z">
        <w:r>
          <w:delText xml:space="preserve">(</w:delText>
        </w:r>
      </w:del>
      <w:hyperlink w:anchor="eq-cv-estimate">
        <w:del w:id="3931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932" w:author="PR Preview" w:date="2026-01-01T00:00:00Z">
        <w:r>
          <w:delText xml:space="preserve"> </w:delText>
        </w:r>
      </w:del>
      <w:del w:id="3933" w:author="PR Preview" w:date="2026-01-01T00:00:00Z">
        <w:r>
          <w:delText xml:space="preserve">with</w:delText>
        </w:r>
      </w:del>
      <w:del w:id="393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935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4"/>
        </w:numPr>
      </w:pPr>
      <w:ins w:id="3936" w:author="PR Preview" w:date="2026-01-01T00:00:00Z">
        <w:r>
          <w:t xml:space="preserve">No.</w:t>
        </w:r>
      </w:ins>
      <w:ins w:id="3937" w:author="PR Preview" w:date="2026-01-01T00:00:00Z">
        <w:r>
          <w:t xml:space="preserve"> </w:t>
        </w:r>
      </w:ins>
      <w:ins w:id="3938" w:author="PR Preview" w:date="2026-01-01T00:00:00Z">
        <w:r>
          <w:t xml:space="preserve">With one car per fold,</w:t>
        </w:r>
      </w:ins>
      <w:ins w:id="3939" w:author="PR Preview" w:date="2026-01-01T00:00:00Z">
        <w:r>
          <w:t xml:space="preserve"> </w:t>
        </w:r>
      </w:ins>
      <w:ins w:id="3940" w:author="PR Preview" w:date="2026-01-01T00:00:00Z">
        <w:r>
          <w:t xml:space="preserve">every assignment of cars to folds produces the same 32 fits,</w:t>
        </w:r>
      </w:ins>
      <w:ins w:id="3941" w:author="PR Preview" w:date="2026-01-01T00:00:00Z">
        <w:r>
          <w:t xml:space="preserve"> </w:t>
        </w:r>
      </w:ins>
      <w:ins w:id="3942" w:author="PR Preview" w:date="2026-01-01T00:00:00Z">
        <w:r>
          <w:t xml:space="preserve">only numbered differently,</w:t>
        </w:r>
      </w:ins>
      <w:ins w:id="3943" w:author="PR Preview" w:date="2026-01-01T00:00:00Z">
        <w:r>
          <w:t xml:space="preserve"> </w:t>
        </w:r>
      </w:ins>
      <w:ins w:id="3944" w:author="PR Preview" w:date="2026-01-01T00:00:00Z">
        <w:r>
          <w:t xml:space="preserve">and</w:t>
        </w:r>
      </w:ins>
      <w:ins w:id="3945" w:author="PR Preview" w:date="2026-01-01T00:00:00Z">
        <w:r>
          <w:t xml:space="preserve"> </w:t>
        </w:r>
      </w:ins>
      <w:hyperlink w:anchor="eq-cv-estimate">
        <w:ins w:id="3946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947" w:author="PR Preview" w:date="2026-01-01T00:00:00Z">
        <w:r>
          <w:t xml:space="preserve"> </w:t>
        </w:r>
      </w:ins>
      <w:ins w:id="3948" w:author="PR Preview" w:date="2026-01-01T00:00:00Z">
        <w:r>
          <w:t xml:space="preserve">does not depend on the numbering.</w:t>
        </w:r>
      </w:ins>
      <w:ins w:id="3949" w:author="PR Preview" w:date="2026-01-01T00:00:00Z">
        <w:r>
          <w:t xml:space="preserve"> </w:t>
        </w:r>
      </w:ins>
      <w:ins w:id="3950" w:author="PR Preview" w:date="2026-01-01T00:00:00Z">
        <w:r>
          <w:t xml:space="preserve">Unlike</w:t>
        </w:r>
      </w:ins>
      <w:ins w:id="3951" w:author="PR Preview" w:date="2026-01-01T00:00:00Z">
        <w:r>
          <w:t xml:space="preserve"> </w:t>
        </w:r>
      </w:ins>
      <w:hyperlink w:anchor="exm-kfold-mtcars">
        <w:ins w:id="3952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3953" w:author="PR Preview" w:date="2026-01-01T00:00:00Z">
        <w:r>
          <w:t xml:space="preserve">,</w:t>
        </w:r>
      </w:ins>
      <w:ins w:id="3954" w:author="PR Preview" w:date="2026-01-01T00:00:00Z">
        <w:r>
          <w:t xml:space="preserve"> </w:t>
        </w:r>
      </w:ins>
      <w:ins w:id="3955" w:author="PR Preview" w:date="2026-01-01T00:00:00Z">
        <w:r>
          <w:t xml:space="preserve">the estimate is not random.</w:t>
        </w:r>
      </w:ins>
    </w:p>
    <w:bookmarkEnd w:id="218"/>
    <w:bookmarkStart w:id="220" w:name="def-loocv"/>
    <w:p>
      <w:pPr>
        <w:pStyle w:val="FirstParagraph"/>
      </w:pPr>
      <w:ins w:id="3956" w:author="PR Preview" w:date="2026-01-01T00:00:00Z">
        <w:r>
          <w:rPr>
            <w:b/>
            <w:bCs/>
          </w:rPr>
          <w:t xml:space="preserve">Definition 43 (Leave-one-out cross-validation)</w:t>
        </w:r>
      </w:ins>
      <w:ins w:id="3957" w:author="PR Preview" w:date="2026-01-01T00:00:00Z">
        <w:r>
          <w:t xml:space="preserve"> </w:t>
        </w:r>
      </w:ins>
      <w:ins w:id="3958" w:author="PR Preview" w:date="2026-01-01T00:00:00Z">
        <w:r>
          <w:rPr>
            <w:b/>
            <w:bCs/>
          </w:rPr>
          <w:t xml:space="preserve">Leave-one-out cross-validation (LOOCV)</w:t>
        </w:r>
      </w:ins>
      <w:ins w:id="3959" w:author="PR Preview" w:date="2026-01-01T00:00:00Z">
        <w:r>
          <w:t xml:space="preserve"> </w:t>
        </w:r>
      </w:ins>
      <w:ins w:id="3960" w:author="PR Preview" w:date="2026-01-01T00:00:00Z">
        <w:r>
          <w:t xml:space="preserve">is</w:t>
        </w:r>
      </w:ins>
      <w:ins w:id="3961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962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963" w:author="PR Preview" w:date="2026-01-01T00:00:00Z">
        <w:r>
          <w:t xml:space="preserve"> </w:t>
        </w:r>
      </w:ins>
      <w:ins w:id="3964" w:author="PR Preview" w:date="2026-01-01T00:00:00Z">
        <w:r>
          <w:t xml:space="preserve">with</w:t>
        </w:r>
      </w:ins>
      <w:ins w:id="396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966" w:author="PR Preview" w:date="2026-01-01T00:00:00Z">
        <w:r>
          <w:t xml:space="preserve">,</w:t>
        </w:r>
      </w:ins>
      <w:ins w:id="3967" w:author="PR Preview" w:date="2026-01-01T00:00:00Z">
        <w:r>
          <w:t xml:space="preserve"> </w:t>
        </w:r>
      </w:ins>
      <w:ins w:id="3968" w:author="PR Preview" w:date="2026-01-01T00:00:00Z">
        <w:r>
          <w:t xml:space="preserve">so that each of the</w:t>
        </w:r>
      </w:ins>
      <w:ins w:id="3969" w:author="PR Preview" w:date="2026-01-01T00:00:00Z">
        <w:r>
          <w:t xml:space="preserve"> </w:t>
        </w:r>
      </w:ins>
      <m:oMath>
        <m:r>
          <m:t>n</m:t>
        </m:r>
      </m:oMath>
      <w:ins w:id="3970" w:author="PR Preview" w:date="2026-01-01T00:00:00Z">
        <w:r>
          <w:t xml:space="preserve"> </w:t>
        </w:r>
      </w:ins>
      <w:hyperlink w:anchor="def-folds">
        <w:ins w:id="397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972" w:author="PR Preview" w:date="2026-01-01T00:00:00Z">
        <w:r>
          <w:t xml:space="preserve"> </w:t>
        </w:r>
      </w:ins>
      <w:ins w:id="3973" w:author="PR Preview" w:date="2026-01-01T00:00:00Z">
        <w:r>
          <w:t xml:space="preserve">holds one observation,</w:t>
        </w:r>
      </w:ins>
      <w:ins w:id="3974" w:author="PR Preview" w:date="2026-01-01T00:00:00Z">
        <w:r>
          <w:t xml:space="preserve"> </w:t>
        </w:r>
      </w:ins>
      <w:ins w:id="3975" w:author="PR Preview" w:date="2026-01-01T00:00:00Z">
        <w:r>
          <w:t xml:space="preserve">and the</w:t>
        </w:r>
      </w:ins>
      <w:ins w:id="3976" w:author="PR Preview" w:date="2026-01-01T00:00:00Z">
        <w:r>
          <w:t xml:space="preserve"> </w:t>
        </w:r>
      </w:ins>
      <w:hyperlink w:anchor="def-fold-out-rule">
        <w:ins w:id="3977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97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979" w:author="PR Preview" w:date="2026-01-01T00:00:00Z">
        <w:r>
          <w:t xml:space="preserve"> </w:t>
        </w:r>
      </w:ins>
      <w:ins w:id="3980" w:author="PR Preview" w:date="2026-01-01T00:00:00Z">
        <w:r>
          <w:t xml:space="preserve">of observation</w:t>
        </w:r>
      </w:ins>
      <w:ins w:id="3981" w:author="PR Preview" w:date="2026-01-01T00:00:00Z">
        <w:r>
          <w:t xml:space="preserve"> </w:t>
        </w:r>
      </w:ins>
      <m:oMath>
        <m:r>
          <m:t>i</m:t>
        </m:r>
      </m:oMath>
      <w:ins w:id="3982" w:author="PR Preview" w:date="2026-01-01T00:00:00Z">
        <w:r>
          <w:t xml:space="preserve">’s</w:t>
        </w:r>
      </w:ins>
      <w:ins w:id="3983" w:author="PR Preview" w:date="2026-01-01T00:00:00Z">
        <w:r>
          <w:t xml:space="preserve"> </w:t>
        </w:r>
      </w:ins>
      <w:hyperlink w:anchor="def-fold-assignment">
        <w:ins w:id="398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985" w:author="PR Preview" w:date="2026-01-01T00:00:00Z">
        <w:r>
          <w:t xml:space="preserve"> </w:t>
        </w:r>
      </w:ins>
      <w:ins w:id="3986" w:author="PR Preview" w:date="2026-01-01T00:00:00Z">
        <w:r>
          <w:t xml:space="preserve">is fitted to all observations except observation</w:t>
        </w:r>
      </w:ins>
      <w:ins w:id="3987" w:author="PR Preview" w:date="2026-01-01T00:00:00Z">
        <w:r>
          <w:t xml:space="preserve"> </w:t>
        </w:r>
      </w:ins>
      <m:oMath>
        <m:r>
          <m:t>i</m:t>
        </m:r>
      </m:oMath>
      <w:ins w:id="3988" w:author="PR Preview" w:date="2026-01-01T00:00:00Z">
        <w:r>
          <w:t xml:space="preserve">.</w:t>
        </w:r>
      </w:ins>
      <w:ins w:id="3989" w:author="PR Preview" w:date="2026-01-01T00:00:00Z">
        <w:r>
          <w:t xml:space="preserve"> </w:t>
        </w:r>
      </w:ins>
      <w:ins w:id="3990" w:author="PR Preview" w:date="2026-01-01T00:00:00Z">
        <w:r>
          <w:t xml:space="preserve">Its</w:t>
        </w:r>
      </w:ins>
      <w:ins w:id="3991" w:author="PR Preview" w:date="2026-01-01T00:00:00Z">
        <w:r>
          <w:t xml:space="preserve"> </w:t>
        </w:r>
      </w:ins>
      <w:hyperlink w:anchor="def-cv-estimate">
        <w:ins w:id="399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993" w:author="PR Preview" w:date="2026-01-01T00:00:00Z">
        <w:r>
          <w:t xml:space="preserve"> </w:t>
        </w:r>
      </w:ins>
      <w:ins w:id="3994" w:author="PR Preview" w:date="2026-01-01T00:00:00Z">
        <w:r>
          <w:t xml:space="preserve">(</w:t>
        </w:r>
      </w:ins>
      <w:hyperlink w:anchor="eq-cv-estimate">
        <w:ins w:id="3995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996" w:author="PR Preview" w:date="2026-01-01T00:00:00Z">
        <w:r>
          <w:t xml:space="preserve"> </w:t>
        </w:r>
      </w:ins>
      <w:ins w:id="3997" w:author="PR Preview" w:date="2026-01-01T00:00:00Z">
        <w:r>
          <w:t xml:space="preserve">with</w:t>
        </w:r>
      </w:ins>
      <w:ins w:id="399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999" w:author="PR Preview" w:date="2026-01-01T00:00:00Z">
        <w:r>
          <w:t xml:space="preserve">) is</w:t>
        </w:r>
      </w:ins>
    </w:p>
    <w:p>
      <w:pPr>
        <w:pStyle w:val="BodyText"/>
      </w:pPr>
      <w:bookmarkStart w:id="21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0"/>
    <w:bookmarkStart w:id="22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1"/>
    <w:p>
      <w:pPr>
        <w:pStyle w:val="BodyText"/>
      </w:pPr>
      <w:del w:id="4000" w:author="PR Preview" w:date="2026-01-01T00:00:00Z">
        <w:r>
          <w:rPr>
            <w:i/>
            <w:iCs/>
          </w:rPr>
          <w:delText xml:space="preserve">Proof</w:delText>
        </w:r>
      </w:del>
      <w:del w:id="4001" w:author="PR Preview" w:date="2026-01-01T00:00:00Z">
        <w:r>
          <w:delText xml:space="preserve">. </w:delText>
        </w:r>
      </w:del>
      <w:del w:id="4002" w:author="PR Preview" w:date="2026-01-01T00:00:00Z">
        <w:r>
          <w:delText xml:space="preserve">This is the solution to</w:delText>
        </w:r>
      </w:del>
      <w:del w:id="4003" w:author="PR Preview" w:date="2026-01-01T00:00:00Z">
        <w:r>
          <w:delText xml:space="preserve"> </w:delText>
        </w:r>
      </w:del>
      <w:hyperlink w:anchor="exr-loocv">
        <w:del w:id="4004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4005" w:author="PR Preview" w:date="2026-01-01T00:00:00Z">
        <w:r>
          <w:delText xml:space="preserve">, part 3, worked in</w:delText>
        </w:r>
      </w:del>
      <w:del w:id="4006" w:author="PR Preview" w:date="2026-01-01T00:00:00Z">
        <w:r>
          <w:delText xml:space="preserve"> </w:delText>
        </w:r>
      </w:del>
      <w:hyperlink w:anchor="sol-loocv">
        <w:del w:id="4007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4008" w:author="PR Preview" w:date="2026-01-01T00:00:00Z">
        <w:r>
          <w:delText xml:space="preserve">.</w:delText>
        </w:r>
      </w:del>
      <w:del w:id="4009" w:author="PR Preview" w:date="2026-01-01T00:00:00Z">
        <w:r>
          <w:delText xml:space="preserve"> </w:delText>
        </w:r>
      </w:del>
      <w:del w:id="4010" w:author="PR Preview" w:date="2026-01-01T00:00:00Z">
        <w:r>
          <w:delText xml:space="preserve">It uses</w:delText>
        </w:r>
      </w:del>
      <w:del w:id="4011" w:author="PR Preview" w:date="2026-01-01T00:00:00Z">
        <w:r>
          <w:delText xml:space="preserve"> </w:delText>
        </w:r>
      </w:del>
      <w:hyperlink w:anchor="eq-cv-estimate">
        <w:del w:id="4012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4013" w:author="PR Preview" w:date="2026-01-01T00:00:00Z">
        <w:r>
          <w:delText xml:space="preserve"> </w:delText>
        </w:r>
      </w:del>
      <w:del w:id="4014" w:author="PR Preview" w:date="2026-01-01T00:00:00Z">
        <w:r>
          <w:delText xml:space="preserve">and</w:delText>
        </w:r>
      </w:del>
      <w:del w:id="4015" w:author="PR Preview" w:date="2026-01-01T00:00:00Z">
        <w:r>
          <w:delText xml:space="preserve"> </w:delText>
        </w:r>
      </w:del>
      <w:hyperlink w:anchor="eq-fold-out-rule">
        <w:del w:id="4016" w:author="PR Preview" w:date="2026-01-01T00:00:00Z">
          <w:r>
            <w:rPr>
              <w:rStyle w:val="Hyperlink"/>
            </w:rPr>
            <w:delText xml:space="preserve">Equation 34</w:delText>
          </w:r>
        </w:del>
      </w:hyperlink>
      <w:del w:id="4017" w:author="PR Preview" w:date="2026-01-01T00:00:00Z">
        <w:r>
          <w:delText xml:space="preserve">.</w:delText>
        </w:r>
      </w:del>
    </w:p>
    <w:p>
      <w:pPr>
        <w:pStyle w:val="BodyText"/>
      </w:pPr>
      <w:ins w:id="4018" w:author="PR Preview" w:date="2026-01-01T00:00:00Z">
        <w:r>
          <w:rPr>
            <w:i/>
            <w:iCs/>
          </w:rPr>
          <w:t xml:space="preserve">Proof</w:t>
        </w:r>
      </w:ins>
      <w:ins w:id="4019" w:author="PR Preview" w:date="2026-01-01T00:00:00Z">
        <w:r>
          <w:t xml:space="preserve">. </w:t>
        </w:r>
      </w:ins>
      <w:ins w:id="4020" w:author="PR Preview" w:date="2026-01-01T00:00:00Z">
        <w:r>
          <w:t xml:space="preserve">This is the solution to</w:t>
        </w:r>
      </w:ins>
      <w:ins w:id="4021" w:author="PR Preview" w:date="2026-01-01T00:00:00Z">
        <w:r>
          <w:t xml:space="preserve"> </w:t>
        </w:r>
      </w:ins>
      <w:hyperlink w:anchor="exr-loocv">
        <w:ins w:id="4022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4023" w:author="PR Preview" w:date="2026-01-01T00:00:00Z">
        <w:r>
          <w:t xml:space="preserve">, part 3, worked in</w:t>
        </w:r>
      </w:ins>
      <w:ins w:id="4024" w:author="PR Preview" w:date="2026-01-01T00:00:00Z">
        <w:r>
          <w:t xml:space="preserve"> </w:t>
        </w:r>
      </w:ins>
      <w:hyperlink w:anchor="sol-loocv">
        <w:ins w:id="4025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4026" w:author="PR Preview" w:date="2026-01-01T00:00:00Z">
        <w:r>
          <w:t xml:space="preserve">.</w:t>
        </w:r>
      </w:ins>
      <w:ins w:id="4027" w:author="PR Preview" w:date="2026-01-01T00:00:00Z">
        <w:r>
          <w:t xml:space="preserve"> </w:t>
        </w:r>
      </w:ins>
      <w:ins w:id="4028" w:author="PR Preview" w:date="2026-01-01T00:00:00Z">
        <w:r>
          <w:t xml:space="preserve">It uses</w:t>
        </w:r>
      </w:ins>
      <w:ins w:id="4029" w:author="PR Preview" w:date="2026-01-01T00:00:00Z">
        <w:r>
          <w:t xml:space="preserve"> </w:t>
        </w:r>
      </w:ins>
      <w:hyperlink w:anchor="eq-cv-estimate">
        <w:ins w:id="4030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4031" w:author="PR Preview" w:date="2026-01-01T00:00:00Z">
        <w:r>
          <w:t xml:space="preserve"> </w:t>
        </w:r>
      </w:ins>
      <w:ins w:id="4032" w:author="PR Preview" w:date="2026-01-01T00:00:00Z">
        <w:r>
          <w:t xml:space="preserve">and</w:t>
        </w:r>
      </w:ins>
      <w:ins w:id="4033" w:author="PR Preview" w:date="2026-01-01T00:00:00Z">
        <w:r>
          <w:t xml:space="preserve"> </w:t>
        </w:r>
      </w:ins>
      <w:hyperlink w:anchor="eq-fold-out-rule">
        <w:ins w:id="4034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4035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del w:id="4036" w:author="PR Preview" w:date="2026-01-01T00:00:00Z">
        <w:r>
          <w:delText xml:space="preserve">With</w:delText>
        </w:r>
      </w:del>
      <w:del w:id="403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038" w:author="PR Preview" w:date="2026-01-01T00:00:00Z">
        <w:r>
          <w:delText xml:space="preserve">, the</w:delText>
        </w:r>
      </w:del>
      <w:del w:id="4039" w:author="PR Preview" w:date="2026-01-01T00:00:00Z">
        <w:r>
          <w:delText xml:space="preserve"> </w:delText>
        </w:r>
      </w:del>
      <m:oMath>
        <m:r>
          <m:t>n</m:t>
        </m:r>
      </m:oMath>
      <w:del w:id="4040" w:author="PR Preview" w:date="2026-01-01T00:00:00Z">
        <w:r>
          <w:delText xml:space="preserve"> </w:delText>
        </w:r>
      </w:del>
      <w:del w:id="4041" w:author="PR Preview" w:date="2026-01-01T00:00:00Z">
        <w:r>
          <w:delText xml:space="preserve">nonempty, disjoint</w:delText>
        </w:r>
      </w:del>
      <w:del w:id="4042" w:author="PR Preview" w:date="2026-01-01T00:00:00Z">
        <w:r>
          <w:delText xml:space="preserve"> </w:delText>
        </w:r>
      </w:del>
      <w:hyperlink w:anchor="def-folds">
        <w:del w:id="404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044" w:author="PR Preview" w:date="2026-01-01T00:00:00Z">
        <w:r>
          <w:delText xml:space="preserve"> </w:delText>
        </w:r>
      </w:del>
      <w:del w:id="4045" w:author="PR Preview" w:date="2026-01-01T00:00:00Z">
        <w:r>
          <w:delText xml:space="preserve">of</w:delText>
        </w:r>
      </w:del>
      <w:del w:id="4046" w:author="PR Preview" w:date="2026-01-01T00:00:00Z">
        <w:r>
          <w:delText xml:space="preserve"> </w:delText>
        </w:r>
      </w:del>
      <w:hyperlink w:anchor="eq-folds">
        <w:del w:id="4047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4048" w:author="PR Preview" w:date="2026-01-01T00:00:00Z">
        <w:r>
          <w:delText xml:space="preserve"> </w:delText>
        </w:r>
      </w:del>
      <w:del w:id="4049" w:author="PR Preview" w:date="2026-01-01T00:00:00Z">
        <w:r>
          <w:delText xml:space="preserve">partition the</w:delText>
        </w:r>
      </w:del>
      <w:del w:id="4050" w:author="PR Preview" w:date="2026-01-01T00:00:00Z">
        <w:r>
          <w:delText xml:space="preserve"> </w:delText>
        </w:r>
      </w:del>
      <m:oMath>
        <m:r>
          <m:t>n</m:t>
        </m:r>
      </m:oMath>
      <w:del w:id="4051" w:author="PR Preview" w:date="2026-01-01T00:00:00Z">
        <w:r>
          <w:delText xml:space="preserve"> </w:delText>
        </w:r>
      </w:del>
      <w:del w:id="4052" w:author="PR Preview" w:date="2026-01-01T00:00:00Z">
        <w:r>
          <w:delText xml:space="preserve">indices of</w:delText>
        </w:r>
      </w:del>
      <w:del w:id="4053" w:author="PR Preview" w:date="2026-01-01T00:00:00Z">
        <w:r>
          <w:delText xml:space="preserve"> </w:delText>
        </w:r>
      </w:del>
      <m:oMath>
        <m:r>
          <m:t>I</m:t>
        </m:r>
      </m:oMath>
      <w:del w:id="4054" w:author="PR Preview" w:date="2026-01-01T00:00:00Z">
        <w:r>
          <w:delText xml:space="preserve">,</w:delText>
        </w:r>
      </w:del>
      <w:del w:id="4055" w:author="PR Preview" w:date="2026-01-01T00:00:00Z">
        <w:r>
          <w:delText xml:space="preserve"> </w:delText>
        </w:r>
      </w:del>
      <w:del w:id="4056" w:author="PR Preview" w:date="2026-01-01T00:00:00Z">
        <w:r>
          <w:delText xml:space="preserve">so each fold holds exactly one index.</w:delText>
        </w:r>
      </w:del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(A partition of</w:delText>
        </w:r>
      </w:del>
      <w:del w:id="4059" w:author="PR Preview" w:date="2026-01-01T00:00:00Z">
        <w:r>
          <w:delText xml:space="preserve"> </w:delText>
        </w:r>
      </w:del>
      <m:oMath>
        <m:r>
          <m:t>n</m:t>
        </m:r>
      </m:oMath>
      <w:del w:id="4060" w:author="PR Preview" w:date="2026-01-01T00:00:00Z">
        <w:r>
          <w:delText xml:space="preserve"> </w:delText>
        </w:r>
      </w:del>
      <w:del w:id="4061" w:author="PR Preview" w:date="2026-01-01T00:00:00Z">
        <w:r>
          <w:delText xml:space="preserve">indices into</w:delText>
        </w:r>
      </w:del>
      <w:del w:id="4062" w:author="PR Preview" w:date="2026-01-01T00:00:00Z">
        <w:r>
          <w:delText xml:space="preserve"> </w:delText>
        </w:r>
      </w:del>
      <m:oMath>
        <m:r>
          <m:t>n</m:t>
        </m:r>
      </m:oMath>
      <w:del w:id="4063" w:author="PR Preview" w:date="2026-01-01T00:00:00Z">
        <w:r>
          <w:delText xml:space="preserve"> </w:delText>
        </w:r>
      </w:del>
      <w:del w:id="4064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15"/>
        </w:numPr>
      </w:pPr>
      <w:del w:id="4065" w:author="PR Preview" w:date="2026-01-01T00:00:00Z">
        <w:r>
          <w:delText xml:space="preserve">For observation</w:delText>
        </w:r>
      </w:del>
      <w:del w:id="4066" w:author="PR Preview" w:date="2026-01-01T00:00:00Z">
        <w:r>
          <w:delText xml:space="preserve"> </w:delText>
        </w:r>
      </w:del>
      <m:oMath>
        <m:r>
          <m:t>i</m:t>
        </m:r>
      </m:oMath>
      <w:del w:id="4067" w:author="PR Preview" w:date="2026-01-01T00:00:00Z">
        <w:r>
          <w:delText xml:space="preserve">,</w:delText>
        </w:r>
      </w:del>
      <w:del w:id="4068" w:author="PR Preview" w:date="2026-01-01T00:00:00Z">
        <w:r>
          <w:delText xml:space="preserve"> </w:delText>
        </w:r>
      </w:del>
      <w:hyperlink w:anchor="eq-fold-assignment">
        <w:del w:id="4069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070" w:author="PR Preview" w:date="2026-01-01T00:00:00Z">
        <w:r>
          <w:delText xml:space="preserve"> </w:delText>
        </w:r>
      </w:del>
      <w:del w:id="4071" w:author="PR Preview" w:date="2026-01-01T00:00:00Z">
        <w:r>
          <w:delText xml:space="preserve">gives</w:delText>
        </w:r>
      </w:del>
      <w:del w:id="407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4073" w:author="PR Preview" w:date="2026-01-01T00:00:00Z">
        <w:r>
          <w:delText xml:space="preserve">,</w:delText>
        </w:r>
      </w:del>
      <w:del w:id="4074" w:author="PR Preview" w:date="2026-01-01T00:00:00Z">
        <w:r>
          <w:delText xml:space="preserve"> </w:delText>
        </w:r>
      </w:del>
      <w:del w:id="4075" w:author="PR Preview" w:date="2026-01-01T00:00:00Z">
        <w:r>
          <w:delText xml:space="preserve">so</w:delText>
        </w:r>
      </w:del>
      <w:del w:id="40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4077" w:author="PR Preview" w:date="2026-01-01T00:00:00Z">
        <w:r>
          <w:delText xml:space="preserve">.</w:delText>
        </w:r>
      </w:del>
      <w:del w:id="4078" w:author="PR Preview" w:date="2026-01-01T00:00:00Z">
        <w:r>
          <w:delText xml:space="preserve"> </w:delText>
        </w:r>
      </w:del>
      <w:del w:id="4079" w:author="PR Preview" w:date="2026-01-01T00:00:00Z">
        <w:r>
          <w:delText xml:space="preserve">(Fold</w:delText>
        </w:r>
      </w:del>
      <w:del w:id="408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081" w:author="PR Preview" w:date="2026-01-01T00:00:00Z">
        <w:r>
          <w:delText xml:space="preserve"> </w:delText>
        </w:r>
      </w:del>
      <w:del w:id="4082" w:author="PR Preview" w:date="2026-01-01T00:00:00Z">
        <w:r>
          <w:delText xml:space="preserve">holds one index, and that index is</w:delText>
        </w:r>
      </w:del>
      <w:del w:id="4083" w:author="PR Preview" w:date="2026-01-01T00:00:00Z">
        <w:r>
          <w:delText xml:space="preserve"> </w:delText>
        </w:r>
      </w:del>
      <m:oMath>
        <m:r>
          <m:t>i</m:t>
        </m:r>
      </m:oMath>
      <w:del w:id="4084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del w:id="4085" w:author="PR Preview" w:date="2026-01-01T00:00:00Z">
        <w:r>
          <w:delText xml:space="preserve">Let</w:delText>
        </w:r>
      </w:del>
      <w:del w:id="4086" w:author="PR Preview" w:date="2026-01-01T00:00:00Z">
        <w:r>
          <w:delText xml:space="preserve"> </w:delText>
        </w:r>
      </w:del>
      <m:oMath>
        <m:r>
          <m:t>g</m:t>
        </m:r>
      </m:oMath>
      <w:del w:id="4087" w:author="PR Preview" w:date="2026-01-01T00:00:00Z">
        <w:r>
          <w:delText xml:space="preserve"> </w:delText>
        </w:r>
      </w:del>
      <w:del w:id="4088" w:author="PR Preview" w:date="2026-01-01T00:00:00Z">
        <w:r>
          <w:delText xml:space="preserve">be the</w:delText>
        </w:r>
      </w:del>
      <w:del w:id="4089" w:author="PR Preview" w:date="2026-01-01T00:00:00Z">
        <w:r>
          <w:delText xml:space="preserve"> </w:delText>
        </w:r>
      </w:del>
      <w:hyperlink w:anchor="def-fitting-procedure">
        <w:del w:id="409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091" w:author="PR Preview" w:date="2026-01-01T00:00:00Z">
        <w:r>
          <w:delText xml:space="preserve">,</w:delText>
        </w:r>
      </w:del>
      <w:del w:id="4092" w:author="PR Preview" w:date="2026-01-01T00:00:00Z">
        <w:r>
          <w:delText xml:space="preserve"> </w:delText>
        </w:r>
      </w:del>
      <w:del w:id="4093" w:author="PR Preview" w:date="2026-01-01T00:00:00Z">
        <w:r>
          <w:delText xml:space="preserve">the rule that maps a training set to a fitted prediction rule.</w:delText>
        </w:r>
      </w:del>
      <w:del w:id="4094" w:author="PR Preview" w:date="2026-01-01T00:00:00Z">
        <w:r>
          <w:delText xml:space="preserve"> </w:delText>
        </w:r>
      </w:del>
      <w:del w:id="4095" w:author="PR Preview" w:date="2026-01-01T00:00:00Z">
        <w:r>
          <w:delText xml:space="preserve">The</w:delText>
        </w:r>
      </w:del>
      <w:del w:id="4096" w:author="PR Preview" w:date="2026-01-01T00:00:00Z">
        <w:r>
          <w:delText xml:space="preserve"> </w:delText>
        </w:r>
      </w:del>
      <w:hyperlink w:anchor="def-fold-out-rule">
        <w:del w:id="409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098" w:author="PR Preview" w:date="2026-01-01T00:00:00Z">
        <w:r>
          <w:delText xml:space="preserve"> </w:delText>
        </w:r>
      </w:del>
      <w:del w:id="4099" w:author="PR Preview" w:date="2026-01-01T00:00:00Z">
        <w:r>
          <w:delText xml:space="preserve">of observation</w:delText>
        </w:r>
      </w:del>
      <w:del w:id="4100" w:author="PR Preview" w:date="2026-01-01T00:00:00Z">
        <w:r>
          <w:delText xml:space="preserve"> </w:delText>
        </w:r>
      </w:del>
      <m:oMath>
        <m:r>
          <m:t>i</m:t>
        </m:r>
      </m:oMath>
      <w:del w:id="4101" w:author="PR Preview" w:date="2026-01-01T00:00:00Z">
        <w:r>
          <w:delText xml:space="preserve"> </w:delText>
        </w:r>
      </w:del>
      <w:del w:id="4102" w:author="PR Preview" w:date="2026-01-01T00:00:00Z">
        <w:r>
          <w:delText xml:space="preserve">is then</w:delText>
        </w:r>
      </w:del>
      <w:del w:id="410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del w:id="4104" w:author="PR Preview" w:date="2026-01-01T00:00:00Z">
        <w:r>
          <w:delText xml:space="preserve">.</w:delText>
        </w:r>
      </w:del>
      <w:del w:id="4105" w:author="PR Preview" w:date="2026-01-01T00:00:00Z">
        <w:r>
          <w:delText xml:space="preserve"> </w:delText>
        </w:r>
      </w:del>
      <w:del w:id="4106" w:author="PR Preview" w:date="2026-01-01T00:00:00Z">
        <w:r>
          <w:delText xml:space="preserve">(</w:delText>
        </w:r>
      </w:del>
      <w:hyperlink w:anchor="eq-fold-out-rule">
        <w:del w:id="4107" w:author="PR Preview" w:date="2026-01-01T00:00:00Z">
          <w:r>
            <w:rPr>
              <w:rStyle w:val="Hyperlink"/>
            </w:rPr>
            <w:delText xml:space="preserve">Equation 34</w:delText>
          </w:r>
        </w:del>
      </w:hyperlink>
      <w:del w:id="4108" w:author="PR Preview" w:date="2026-01-01T00:00:00Z">
        <w:r>
          <w:delText xml:space="preserve"> </w:delText>
        </w:r>
      </w:del>
      <w:del w:id="4109" w:author="PR Preview" w:date="2026-01-01T00:00:00Z">
        <w:r>
          <w:delText xml:space="preserve">with</w:delText>
        </w:r>
      </w:del>
      <w:del w:id="41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4111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ins w:id="4112" w:author="PR Preview" w:date="2026-01-01T00:00:00Z">
        <w:r>
          <w:t xml:space="preserve">With</w:t>
        </w:r>
      </w:ins>
      <w:ins w:id="411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114" w:author="PR Preview" w:date="2026-01-01T00:00:00Z">
        <w:r>
          <w:t xml:space="preserve">, the</w:t>
        </w:r>
      </w:ins>
      <w:ins w:id="4115" w:author="PR Preview" w:date="2026-01-01T00:00:00Z">
        <w:r>
          <w:t xml:space="preserve"> </w:t>
        </w:r>
      </w:ins>
      <m:oMath>
        <m:r>
          <m:t>n</m:t>
        </m:r>
      </m:oMath>
      <w:ins w:id="4116" w:author="PR Preview" w:date="2026-01-01T00:00:00Z">
        <w:r>
          <w:t xml:space="preserve"> </w:t>
        </w:r>
      </w:ins>
      <w:ins w:id="4117" w:author="PR Preview" w:date="2026-01-01T00:00:00Z">
        <w:r>
          <w:t xml:space="preserve">nonempty, disjoint</w:t>
        </w:r>
      </w:ins>
      <w:ins w:id="4118" w:author="PR Preview" w:date="2026-01-01T00:00:00Z">
        <w:r>
          <w:t xml:space="preserve"> </w:t>
        </w:r>
      </w:ins>
      <w:hyperlink w:anchor="def-folds">
        <w:ins w:id="4119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120" w:author="PR Preview" w:date="2026-01-01T00:00:00Z">
        <w:r>
          <w:t xml:space="preserve"> </w:t>
        </w:r>
      </w:ins>
      <w:ins w:id="4121" w:author="PR Preview" w:date="2026-01-01T00:00:00Z">
        <w:r>
          <w:t xml:space="preserve">of</w:t>
        </w:r>
      </w:ins>
      <w:ins w:id="4122" w:author="PR Preview" w:date="2026-01-01T00:00:00Z">
        <w:r>
          <w:t xml:space="preserve"> </w:t>
        </w:r>
      </w:ins>
      <w:hyperlink w:anchor="eq-folds">
        <w:ins w:id="4123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4124" w:author="PR Preview" w:date="2026-01-01T00:00:00Z">
        <w:r>
          <w:t xml:space="preserve"> </w:t>
        </w:r>
      </w:ins>
      <w:ins w:id="4125" w:author="PR Preview" w:date="2026-01-01T00:00:00Z">
        <w:r>
          <w:t xml:space="preserve">partition the</w:t>
        </w:r>
      </w:ins>
      <w:ins w:id="4126" w:author="PR Preview" w:date="2026-01-01T00:00:00Z">
        <w:r>
          <w:t xml:space="preserve"> </w:t>
        </w:r>
      </w:ins>
      <m:oMath>
        <m:r>
          <m:t>n</m:t>
        </m:r>
      </m:oMath>
      <w:ins w:id="4127" w:author="PR Preview" w:date="2026-01-01T00:00:00Z">
        <w:r>
          <w:t xml:space="preserve"> </w:t>
        </w:r>
      </w:ins>
      <w:ins w:id="4128" w:author="PR Preview" w:date="2026-01-01T00:00:00Z">
        <w:r>
          <w:t xml:space="preserve">indices of</w:t>
        </w:r>
      </w:ins>
      <w:ins w:id="4129" w:author="PR Preview" w:date="2026-01-01T00:00:00Z">
        <w:r>
          <w:t xml:space="preserve"> </w:t>
        </w:r>
      </w:ins>
      <m:oMath>
        <m:r>
          <m:t>I</m:t>
        </m:r>
      </m:oMath>
      <w:ins w:id="4130" w:author="PR Preview" w:date="2026-01-01T00:00:00Z">
        <w:r>
          <w:t xml:space="preserve">,</w:t>
        </w:r>
      </w:ins>
      <w:ins w:id="4131" w:author="PR Preview" w:date="2026-01-01T00:00:00Z">
        <w:r>
          <w:t xml:space="preserve"> </w:t>
        </w:r>
      </w:ins>
      <w:ins w:id="4132" w:author="PR Preview" w:date="2026-01-01T00:00:00Z">
        <w:r>
          <w:t xml:space="preserve">so each fold holds exactly one index.</w:t>
        </w:r>
      </w:ins>
      <w:ins w:id="4133" w:author="PR Preview" w:date="2026-01-01T00:00:00Z">
        <w:r>
          <w:t xml:space="preserve"> </w:t>
        </w:r>
      </w:ins>
      <w:ins w:id="4134" w:author="PR Preview" w:date="2026-01-01T00:00:00Z">
        <w:r>
          <w:t xml:space="preserve">(A partition of</w:t>
        </w:r>
      </w:ins>
      <w:ins w:id="4135" w:author="PR Preview" w:date="2026-01-01T00:00:00Z">
        <w:r>
          <w:t xml:space="preserve"> </w:t>
        </w:r>
      </w:ins>
      <m:oMath>
        <m:r>
          <m:t>n</m:t>
        </m:r>
      </m:oMath>
      <w:ins w:id="4136" w:author="PR Preview" w:date="2026-01-01T00:00:00Z">
        <w:r>
          <w:t xml:space="preserve"> </w:t>
        </w:r>
      </w:ins>
      <w:ins w:id="4137" w:author="PR Preview" w:date="2026-01-01T00:00:00Z">
        <w:r>
          <w:t xml:space="preserve">indices into</w:t>
        </w:r>
      </w:ins>
      <w:ins w:id="4138" w:author="PR Preview" w:date="2026-01-01T00:00:00Z">
        <w:r>
          <w:t xml:space="preserve"> </w:t>
        </w:r>
      </w:ins>
      <m:oMath>
        <m:r>
          <m:t>n</m:t>
        </m:r>
      </m:oMath>
      <w:ins w:id="4139" w:author="PR Preview" w:date="2026-01-01T00:00:00Z">
        <w:r>
          <w:t xml:space="preserve"> </w:t>
        </w:r>
      </w:ins>
      <w:ins w:id="4140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15"/>
        </w:numPr>
      </w:pPr>
      <w:ins w:id="4141" w:author="PR Preview" w:date="2026-01-01T00:00:00Z">
        <w:r>
          <w:t xml:space="preserve">For observation</w:t>
        </w:r>
      </w:ins>
      <w:ins w:id="4142" w:author="PR Preview" w:date="2026-01-01T00:00:00Z">
        <w:r>
          <w:t xml:space="preserve"> </w:t>
        </w:r>
      </w:ins>
      <m:oMath>
        <m:r>
          <m:t>i</m:t>
        </m:r>
      </m:oMath>
      <w:ins w:id="4143" w:author="PR Preview" w:date="2026-01-01T00:00:00Z">
        <w:r>
          <w:t xml:space="preserve">,</w:t>
        </w:r>
      </w:ins>
      <w:ins w:id="4144" w:author="PR Preview" w:date="2026-01-01T00:00:00Z">
        <w:r>
          <w:t xml:space="preserve"> </w:t>
        </w:r>
      </w:ins>
      <w:hyperlink w:anchor="eq-fold-assignment">
        <w:ins w:id="4145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4146" w:author="PR Preview" w:date="2026-01-01T00:00:00Z">
        <w:r>
          <w:t xml:space="preserve"> </w:t>
        </w:r>
      </w:ins>
      <w:ins w:id="4147" w:author="PR Preview" w:date="2026-01-01T00:00:00Z">
        <w:r>
          <w:t xml:space="preserve">gives</w:t>
        </w:r>
      </w:ins>
      <w:ins w:id="414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4149" w:author="PR Preview" w:date="2026-01-01T00:00:00Z">
        <w:r>
          <w:t xml:space="preserve">,</w:t>
        </w:r>
      </w:ins>
      <w:ins w:id="4150" w:author="PR Preview" w:date="2026-01-01T00:00:00Z">
        <w:r>
          <w:t xml:space="preserve"> </w:t>
        </w:r>
      </w:ins>
      <w:ins w:id="4151" w:author="PR Preview" w:date="2026-01-01T00:00:00Z">
        <w:r>
          <w:t xml:space="preserve">so</w:t>
        </w:r>
      </w:ins>
      <w:ins w:id="415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4153" w:author="PR Preview" w:date="2026-01-01T00:00:00Z">
        <w:r>
          <w:t xml:space="preserve">.</w:t>
        </w:r>
      </w:ins>
      <w:ins w:id="4154" w:author="PR Preview" w:date="2026-01-01T00:00:00Z">
        <w:r>
          <w:t xml:space="preserve"> </w:t>
        </w:r>
      </w:ins>
      <w:ins w:id="4155" w:author="PR Preview" w:date="2026-01-01T00:00:00Z">
        <w:r>
          <w:t xml:space="preserve">(Fold</w:t>
        </w:r>
      </w:ins>
      <w:ins w:id="415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157" w:author="PR Preview" w:date="2026-01-01T00:00:00Z">
        <w:r>
          <w:t xml:space="preserve"> </w:t>
        </w:r>
      </w:ins>
      <w:ins w:id="4158" w:author="PR Preview" w:date="2026-01-01T00:00:00Z">
        <w:r>
          <w:t xml:space="preserve">holds one index, and that index is</w:t>
        </w:r>
      </w:ins>
      <w:ins w:id="4159" w:author="PR Preview" w:date="2026-01-01T00:00:00Z">
        <w:r>
          <w:t xml:space="preserve"> </w:t>
        </w:r>
      </w:ins>
      <m:oMath>
        <m:r>
          <m:t>i</m:t>
        </m:r>
      </m:oMath>
      <w:ins w:id="4160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ins w:id="4161" w:author="PR Preview" w:date="2026-01-01T00:00:00Z">
        <w:r>
          <w:t xml:space="preserve">Let</w:t>
        </w:r>
      </w:ins>
      <w:ins w:id="4162" w:author="PR Preview" w:date="2026-01-01T00:00:00Z">
        <w:r>
          <w:t xml:space="preserve"> </w:t>
        </w:r>
      </w:ins>
      <m:oMath>
        <m:r>
          <m:t>g</m:t>
        </m:r>
      </m:oMath>
      <w:ins w:id="4163" w:author="PR Preview" w:date="2026-01-01T00:00:00Z">
        <w:r>
          <w:t xml:space="preserve"> </w:t>
        </w:r>
      </w:ins>
      <w:ins w:id="4164" w:author="PR Preview" w:date="2026-01-01T00:00:00Z">
        <w:r>
          <w:t xml:space="preserve">be the</w:t>
        </w:r>
      </w:ins>
      <w:ins w:id="4165" w:author="PR Preview" w:date="2026-01-01T00:00:00Z">
        <w:r>
          <w:t xml:space="preserve"> </w:t>
        </w:r>
      </w:ins>
      <w:hyperlink w:anchor="def-fitting-procedure">
        <w:ins w:id="416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167" w:author="PR Preview" w:date="2026-01-01T00:00:00Z">
        <w:r>
          <w:t xml:space="preserve">,</w:t>
        </w:r>
      </w:ins>
      <w:ins w:id="4168" w:author="PR Preview" w:date="2026-01-01T00:00:00Z">
        <w:r>
          <w:t xml:space="preserve"> </w:t>
        </w:r>
      </w:ins>
      <w:ins w:id="4169" w:author="PR Preview" w:date="2026-01-01T00:00:00Z">
        <w:r>
          <w:t xml:space="preserve">the rule that maps a training set to a fitted prediction rule.</w:t>
        </w:r>
      </w:ins>
      <w:ins w:id="4170" w:author="PR Preview" w:date="2026-01-01T00:00:00Z">
        <w:r>
          <w:t xml:space="preserve"> </w:t>
        </w:r>
      </w:ins>
      <w:ins w:id="4171" w:author="PR Preview" w:date="2026-01-01T00:00:00Z">
        <w:r>
          <w:t xml:space="preserve">The</w:t>
        </w:r>
      </w:ins>
      <w:ins w:id="4172" w:author="PR Preview" w:date="2026-01-01T00:00:00Z">
        <w:r>
          <w:t xml:space="preserve"> </w:t>
        </w:r>
      </w:ins>
      <w:hyperlink w:anchor="def-fold-out-rule">
        <w:ins w:id="417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174" w:author="PR Preview" w:date="2026-01-01T00:00:00Z">
        <w:r>
          <w:t xml:space="preserve"> </w:t>
        </w:r>
      </w:ins>
      <w:ins w:id="4175" w:author="PR Preview" w:date="2026-01-01T00:00:00Z">
        <w:r>
          <w:t xml:space="preserve">of observation</w:t>
        </w:r>
      </w:ins>
      <w:ins w:id="4176" w:author="PR Preview" w:date="2026-01-01T00:00:00Z">
        <w:r>
          <w:t xml:space="preserve"> </w:t>
        </w:r>
      </w:ins>
      <m:oMath>
        <m:r>
          <m:t>i</m:t>
        </m:r>
      </m:oMath>
      <w:ins w:id="4177" w:author="PR Preview" w:date="2026-01-01T00:00:00Z">
        <w:r>
          <w:t xml:space="preserve"> </w:t>
        </w:r>
      </w:ins>
      <w:ins w:id="4178" w:author="PR Preview" w:date="2026-01-01T00:00:00Z">
        <w:r>
          <w:t xml:space="preserve">is then</w:t>
        </w:r>
      </w:ins>
      <w:ins w:id="4179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ins w:id="4180" w:author="PR Preview" w:date="2026-01-01T00:00:00Z">
        <w:r>
          <w:t xml:space="preserve">.</w:t>
        </w:r>
      </w:ins>
      <w:ins w:id="4181" w:author="PR Preview" w:date="2026-01-01T00:00:00Z">
        <w:r>
          <w:t xml:space="preserve"> </w:t>
        </w:r>
      </w:ins>
      <w:ins w:id="4182" w:author="PR Preview" w:date="2026-01-01T00:00:00Z">
        <w:r>
          <w:t xml:space="preserve">(</w:t>
        </w:r>
      </w:ins>
      <w:hyperlink w:anchor="eq-fold-out-rule">
        <w:ins w:id="4183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4184" w:author="PR Preview" w:date="2026-01-01T00:00:00Z">
        <w:r>
          <w:t xml:space="preserve"> </w:t>
        </w:r>
      </w:ins>
      <w:ins w:id="4185" w:author="PR Preview" w:date="2026-01-01T00:00:00Z">
        <w:r>
          <w:t xml:space="preserve">with</w:t>
        </w:r>
      </w:ins>
      <w:ins w:id="41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4187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del w:id="4188" w:author="PR Preview" w:date="2026-01-01T00:00:00Z">
        <w:r>
          <w:delText xml:space="preserve">Hence each term</w:delText>
        </w:r>
      </w:del>
      <w:del w:id="418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4190" w:author="PR Preview" w:date="2026-01-01T00:00:00Z">
        <w:r>
          <w:delText xml:space="preserve"> </w:delText>
        </w:r>
      </w:del>
      <w:del w:id="4191" w:author="PR Preview" w:date="2026-01-01T00:00:00Z">
        <w:r>
          <w:delText xml:space="preserve">of</w:delText>
        </w:r>
      </w:del>
      <w:del w:id="4192" w:author="PR Preview" w:date="2026-01-01T00:00:00Z">
        <w:r>
          <w:delText xml:space="preserve"> </w:delText>
        </w:r>
      </w:del>
      <w:hyperlink w:anchor="eq-cv-estimate">
        <w:del w:id="4193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4194" w:author="PR Preview" w:date="2026-01-01T00:00:00Z">
        <w:r>
          <w:delText xml:space="preserve"> </w:delText>
        </w:r>
      </w:del>
      <w:del w:id="4195" w:author="PR Preview" w:date="2026-01-01T00:00:00Z">
        <w:r>
          <w:delText xml:space="preserve">is the same</w:delText>
        </w:r>
      </w:del>
      <w:del w:id="4196" w:author="PR Preview" w:date="2026-01-01T00:00:00Z">
        <w:r>
          <w:delText xml:space="preserve"> </w:delText>
        </w:r>
      </w:del>
      <w:del w:id="4197" w:author="PR Preview" w:date="2026-01-01T00:00:00Z">
        <w:r>
          <w:delText xml:space="preserve">for every fold assignment.</w:delText>
        </w:r>
      </w:del>
      <w:del w:id="4198" w:author="PR Preview" w:date="2026-01-01T00:00:00Z">
        <w:r>
          <w:delText xml:space="preserve"> </w:delText>
        </w:r>
      </w:del>
      <w:del w:id="4199" w:author="PR Preview" w:date="2026-01-01T00:00:00Z">
        <w:r>
          <w:delText xml:space="preserve">(Each term is a function of the rule in step 4,</w:delText>
        </w:r>
      </w:del>
      <w:del w:id="42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201" w:author="PR Preview" w:date="2026-01-01T00:00:00Z">
        <w:r>
          <w:delText xml:space="preserve"> </w:delText>
        </w:r>
      </w:del>
      <w:del w:id="4202" w:author="PR Preview" w:date="2026-01-01T00:00:00Z">
        <w:r>
          <w:delText xml:space="preserve">and</w:delText>
        </w:r>
      </w:del>
      <w:del w:id="420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4204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del w:id="4205" w:author="PR Preview" w:date="2026-01-01T00:00:00Z">
        <w:r>
          <w:delText xml:space="preserve">Therefore the sum over</w:delText>
        </w:r>
      </w:del>
      <w:del w:id="420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207" w:author="PR Preview" w:date="2026-01-01T00:00:00Z">
        <w:r>
          <w:delText xml:space="preserve"> </w:delText>
        </w:r>
      </w:del>
      <w:del w:id="4208" w:author="PR Preview" w:date="2026-01-01T00:00:00Z">
        <w:r>
          <w:delText xml:space="preserve">in</w:delText>
        </w:r>
      </w:del>
      <w:del w:id="4209" w:author="PR Preview" w:date="2026-01-01T00:00:00Z">
        <w:r>
          <w:delText xml:space="preserve"> </w:delText>
        </w:r>
      </w:del>
      <w:hyperlink w:anchor="eq-cv-estimate">
        <w:del w:id="4210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4211" w:author="PR Preview" w:date="2026-01-01T00:00:00Z">
        <w:r>
          <w:delText xml:space="preserve">,</w:delText>
        </w:r>
      </w:del>
      <w:del w:id="4212" w:author="PR Preview" w:date="2026-01-01T00:00:00Z">
        <w:r>
          <w:delText xml:space="preserve"> </w:delText>
        </w:r>
      </w:del>
      <w:del w:id="4213" w:author="PR Preview" w:date="2026-01-01T00:00:00Z">
        <w:r>
          <w:delText xml:space="preserve">and its factor</w:delText>
        </w:r>
      </w:del>
      <w:del w:id="421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4215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15"/>
        </w:numPr>
      </w:pPr>
      <w:ins w:id="4216" w:author="PR Preview" w:date="2026-01-01T00:00:00Z">
        <w:r>
          <w:t xml:space="preserve">Hence each term</w:t>
        </w:r>
      </w:ins>
      <w:ins w:id="4217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4218" w:author="PR Preview" w:date="2026-01-01T00:00:00Z">
        <w:r>
          <w:t xml:space="preserve"> </w:t>
        </w:r>
      </w:ins>
      <w:ins w:id="4219" w:author="PR Preview" w:date="2026-01-01T00:00:00Z">
        <w:r>
          <w:t xml:space="preserve">of</w:t>
        </w:r>
      </w:ins>
      <w:ins w:id="4220" w:author="PR Preview" w:date="2026-01-01T00:00:00Z">
        <w:r>
          <w:t xml:space="preserve"> </w:t>
        </w:r>
      </w:ins>
      <w:hyperlink w:anchor="eq-cv-estimate">
        <w:ins w:id="4221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4222" w:author="PR Preview" w:date="2026-01-01T00:00:00Z">
        <w:r>
          <w:t xml:space="preserve"> </w:t>
        </w:r>
      </w:ins>
      <w:ins w:id="4223" w:author="PR Preview" w:date="2026-01-01T00:00:00Z">
        <w:r>
          <w:t xml:space="preserve">is the same</w:t>
        </w:r>
      </w:ins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for every fold assignment.</w:t>
        </w:r>
      </w:ins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(Each term is a function of the rule in step 4,</w:t>
        </w:r>
      </w:ins>
      <w:ins w:id="42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229" w:author="PR Preview" w:date="2026-01-01T00:00:00Z">
        <w:r>
          <w:t xml:space="preserve"> </w:t>
        </w:r>
      </w:ins>
      <w:ins w:id="4230" w:author="PR Preview" w:date="2026-01-01T00:00:00Z">
        <w:r>
          <w:t xml:space="preserve">and</w:t>
        </w:r>
      </w:ins>
      <w:ins w:id="423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4232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ins w:id="4233" w:author="PR Preview" w:date="2026-01-01T00:00:00Z">
        <w:r>
          <w:t xml:space="preserve">Therefore the sum over</w:t>
        </w:r>
      </w:ins>
      <w:ins w:id="423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235" w:author="PR Preview" w:date="2026-01-01T00:00:00Z">
        <w:r>
          <w:t xml:space="preserve"> </w:t>
        </w:r>
      </w:ins>
      <w:ins w:id="4236" w:author="PR Preview" w:date="2026-01-01T00:00:00Z">
        <w:r>
          <w:t xml:space="preserve">in</w:t>
        </w:r>
      </w:ins>
      <w:ins w:id="4237" w:author="PR Preview" w:date="2026-01-01T00:00:00Z">
        <w:r>
          <w:t xml:space="preserve"> </w:t>
        </w:r>
      </w:ins>
      <w:hyperlink w:anchor="eq-cv-estimate">
        <w:ins w:id="4238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4239" w:author="PR Preview" w:date="2026-01-01T00:00:00Z">
        <w:r>
          <w:t xml:space="preserve">,</w:t>
        </w:r>
      </w:ins>
      <w:ins w:id="4240" w:author="PR Preview" w:date="2026-01-01T00:00:00Z">
        <w:r>
          <w:t xml:space="preserve"> </w:t>
        </w:r>
      </w:ins>
      <w:ins w:id="4241" w:author="PR Preview" w:date="2026-01-01T00:00:00Z">
        <w:r>
          <w:t xml:space="preserve">and its factor</w:t>
        </w:r>
      </w:ins>
      <w:ins w:id="424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4243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3" w:name="def-term-vector"/>
    <w:p>
      <w:pPr>
        <w:pStyle w:val="FirstParagraph"/>
      </w:pPr>
      <w:del w:id="4244" w:author="PR Preview" w:date="2026-01-01T00:00:00Z">
        <w:r>
          <w:rPr>
            <w:b/>
            <w:bCs/>
          </w:rPr>
          <w:delText xml:space="preserve">Definition 38 (Term vector)</w:delText>
        </w:r>
      </w:del>
      <w:del w:id="4245" w:author="PR Preview" w:date="2026-01-01T00:00:00Z">
        <w:r>
          <w:delText xml:space="preserve"> </w:delText>
        </w:r>
      </w:del>
      <w:del w:id="4246" w:author="PR Preview" w:date="2026-01-01T00:00:00Z">
        <w:r>
          <w:delText xml:space="preserve">Consider a model whose mean is a linear combination</w:delText>
        </w:r>
      </w:del>
      <w:del w:id="4247" w:author="PR Preview" w:date="2026-01-01T00:00:00Z">
        <w:r>
          <w:delText xml:space="preserve"> </w:delText>
        </w:r>
      </w:del>
      <w:del w:id="4248" w:author="PR Preview" w:date="2026-01-01T00:00:00Z">
        <w:r>
          <w:delText xml:space="preserve">of</w:delText>
        </w:r>
      </w:del>
      <w:del w:id="4249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4250" w:author="PR Preview" w:date="2026-01-01T00:00:00Z">
        <w:r>
          <w:delText xml:space="preserve"> </w:delText>
        </w:r>
      </w:del>
      <w:del w:id="4251" w:author="PR Preview" w:date="2026-01-01T00:00:00Z">
        <w:r>
          <w:delText xml:space="preserve">terms</w:delText>
        </w:r>
      </w:del>
      <w:del w:id="4252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of the covariate value,</w:delText>
        </w:r>
      </w:del>
      <w:del w:id="4255" w:author="PR Preview" w:date="2026-01-01T00:00:00Z">
        <w:r>
          <w:delText xml:space="preserve"> </w:delText>
        </w:r>
      </w:del>
      <w:del w:id="4256" w:author="PR Preview" w:date="2026-01-01T00:00:00Z">
        <w:r>
          <w:delText xml:space="preserve">such as</w:delText>
        </w:r>
      </w:del>
      <w:del w:id="4257" w:author="PR Preview" w:date="2026-01-01T00:00:00Z">
        <w:r>
          <w:delText xml:space="preserve"> </w:delText>
        </w:r>
      </w:del>
      <m:oMath>
        <m:r>
          <m:t>1</m:t>
        </m:r>
      </m:oMath>
      <w:del w:id="4258" w:author="PR Preview" w:date="2026-01-01T00:00:00Z">
        <w:r>
          <w:delText xml:space="preserve">,</w:delText>
        </w:r>
      </w:del>
      <w:del w:id="4259" w:author="PR Preview" w:date="2026-01-01T00:00:00Z">
        <w:r>
          <w:delText xml:space="preserve"> </w:delText>
        </w:r>
      </w:del>
      <m:oMath>
        <m:r>
          <m:t>x</m:t>
        </m:r>
      </m:oMath>
      <w:del w:id="4260" w:author="PR Preview" w:date="2026-01-01T00:00:00Z">
        <w:r>
          <w:delText xml:space="preserve"> </w:delText>
        </w:r>
      </w:del>
      <w:del w:id="4261" w:author="PR Preview" w:date="2026-01-01T00:00:00Z">
        <w:r>
          <w:delText xml:space="preserve">and</w:delText>
        </w:r>
      </w:del>
      <w:del w:id="426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4263" w:author="PR Preview" w:date="2026-01-01T00:00:00Z">
        <w:r>
          <w:delText xml:space="preserve">.</w:delText>
        </w:r>
      </w:del>
      <w:del w:id="4264" w:author="PR Preview" w:date="2026-01-01T00:00:00Z">
        <w:r>
          <w:delText xml:space="preserve"> </w:delText>
        </w:r>
      </w:del>
      <w:del w:id="4265" w:author="PR Preview" w:date="2026-01-01T00:00:00Z">
        <w:r>
          <w:delText xml:space="preserve">The</w:delText>
        </w:r>
      </w:del>
      <w:del w:id="4266" w:author="PR Preview" w:date="2026-01-01T00:00:00Z">
        <w:r>
          <w:delText xml:space="preserve"> </w:delText>
        </w:r>
      </w:del>
      <w:del w:id="4267" w:author="PR Preview" w:date="2026-01-01T00:00:00Z">
        <w:r>
          <w:rPr>
            <w:b/>
            <w:bCs/>
          </w:rPr>
          <w:delText xml:space="preserve">term vector</w:delText>
        </w:r>
      </w:del>
      <w:del w:id="426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4269" w:author="PR Preview" w:date="2026-01-01T00:00:00Z">
        <w:r>
          <w:delText xml:space="preserve"> </w:delText>
        </w:r>
      </w:del>
      <w:del w:id="4270" w:author="PR Preview" w:date="2026-01-01T00:00:00Z">
        <w:r>
          <w:delText xml:space="preserve">of observation</w:delText>
        </w:r>
      </w:del>
      <w:del w:id="4271" w:author="PR Preview" w:date="2026-01-01T00:00:00Z">
        <w:r>
          <w:delText xml:space="preserve"> </w:delText>
        </w:r>
      </w:del>
      <m:oMath>
        <m:r>
          <m:t>i</m:t>
        </m:r>
      </m:oMath>
      <w:del w:id="4272" w:author="PR Preview" w:date="2026-01-01T00:00:00Z">
        <w:r>
          <w:delText xml:space="preserve"> </w:delText>
        </w:r>
      </w:del>
      <w:del w:id="4273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del w:id="4274" w:author="PR Preview" w:date="2026-01-01T00:00:00Z">
        <w:r>
          <w:rPr>
            <w:i/>
            <w:iCs/>
          </w:rPr>
          <w:delText xml:space="preserve">Remark 28</w:delText>
        </w:r>
      </w:del>
      <w:del w:id="4275" w:author="PR Preview" w:date="2026-01-01T00:00:00Z">
        <w:r>
          <w:delText xml:space="preserve"> (The term vector of simple linear regression). </w:delText>
        </w:r>
      </w:del>
      <w:del w:id="4276" w:author="PR Preview" w:date="2026-01-01T00:00:00Z">
        <w:r>
          <w:delText xml:space="preserve">In simple linear regression the terms are</w:delText>
        </w:r>
      </w:del>
      <w:del w:id="4277" w:author="PR Preview" w:date="2026-01-01T00:00:00Z">
        <w:r>
          <w:delText xml:space="preserve"> </w:delText>
        </w:r>
      </w:del>
      <m:oMath>
        <m:r>
          <m:t>1</m:t>
        </m:r>
      </m:oMath>
      <w:del w:id="4278" w:author="PR Preview" w:date="2026-01-01T00:00:00Z">
        <w:r>
          <w:delText xml:space="preserve"> </w:delText>
        </w:r>
      </w:del>
      <w:del w:id="4279" w:author="PR Preview" w:date="2026-01-01T00:00:00Z">
        <w:r>
          <w:delText xml:space="preserve">and</w:delText>
        </w:r>
      </w:del>
      <w:del w:id="4280" w:author="PR Preview" w:date="2026-01-01T00:00:00Z">
        <w:r>
          <w:delText xml:space="preserve"> </w:delText>
        </w:r>
      </w:del>
      <m:oMath>
        <m:r>
          <m:t>x</m:t>
        </m:r>
      </m:oMath>
      <w:del w:id="4281" w:author="PR Preview" w:date="2026-01-01T00:00:00Z">
        <w:r>
          <w:delText xml:space="preserve">,</w:delText>
        </w:r>
      </w:del>
      <w:del w:id="4282" w:author="PR Preview" w:date="2026-01-01T00:00:00Z">
        <w:r>
          <w:delText xml:space="preserve"> </w:delText>
        </w:r>
      </w:del>
      <w:del w:id="4283" w:author="PR Preview" w:date="2026-01-01T00:00:00Z">
        <w:r>
          <w:delText xml:space="preserve">so the</w:delText>
        </w:r>
      </w:del>
      <w:del w:id="4284" w:author="PR Preview" w:date="2026-01-01T00:00:00Z">
        <w:r>
          <w:delText xml:space="preserve"> </w:delText>
        </w:r>
      </w:del>
      <w:hyperlink w:anchor="def-term-vector">
        <w:del w:id="4285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428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4287" w:author="PR Preview" w:date="2026-01-01T00:00:00Z">
        <w:r>
          <w:delText xml:space="preserve"> </w:delText>
        </w:r>
      </w:del>
      <w:del w:id="4288" w:author="PR Preview" w:date="2026-01-01T00:00:00Z">
        <w:r>
          <w:delText xml:space="preserve">is the</w:delText>
        </w:r>
      </w:del>
      <w:del w:id="4289" w:author="PR Preview" w:date="2026-01-01T00:00:00Z">
        <w:r>
          <w:delText xml:space="preserve"> </w:delText>
        </w:r>
      </w:del>
      <w:hyperlink r:id="rId224">
        <w:del w:id="4290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429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4292" w:author="PR Preview" w:date="2026-01-01T00:00:00Z">
        <w:r>
          <w:delText xml:space="preserve">.</w:delText>
        </w:r>
      </w:del>
    </w:p>
    <w:p>
      <w:pPr>
        <w:pStyle w:val="BodyText"/>
      </w:pPr>
      <w:del w:id="4293" w:author="PR Preview" w:date="2026-01-01T00:00:00Z">
        <w:r>
          <w:rPr>
            <w:b/>
            <w:bCs/>
          </w:rPr>
          <w:delText xml:space="preserve">Definition 39 (Cross-product matrix (sum-of-squares and cross-products matrix))</w:delText>
        </w:r>
      </w:del>
      <w:del w:id="4294" w:author="PR Preview" w:date="2026-01-01T00:00:00Z">
        <w:r>
          <w:delText xml:space="preserve"> </w:delText>
        </w:r>
      </w:del>
      <w:del w:id="4295" w:author="PR Preview" w:date="2026-01-01T00:00:00Z">
        <w:r>
          <w:delText xml:space="preserve">The</w:delText>
        </w:r>
      </w:del>
      <w:del w:id="4296" w:author="PR Preview" w:date="2026-01-01T00:00:00Z">
        <w:r>
          <w:delText xml:space="preserve"> </w:delText>
        </w:r>
      </w:del>
      <w:del w:id="4297" w:author="PR Preview" w:date="2026-01-01T00:00:00Z">
        <w:r>
          <w:rPr>
            <w:b/>
            <w:bCs/>
          </w:rPr>
          <w:delText xml:space="preserve">cross-product matrix</w:delText>
        </w:r>
      </w:del>
      <w:del w:id="4298" w:author="PR Preview" w:date="2026-01-01T00:00:00Z">
        <w:r>
          <w:delText xml:space="preserve"> </w:delText>
        </w:r>
      </w:del>
      <m:oMath>
        <m:r>
          <m:t>A</m:t>
        </m:r>
      </m:oMath>
      <w:del w:id="4299" w:author="PR Preview" w:date="2026-01-01T00:00:00Z">
        <w:r>
          <w:delText xml:space="preserve"> </w:delText>
        </w:r>
      </w:del>
      <w:del w:id="4300" w:author="PR Preview" w:date="2026-01-01T00:00:00Z">
        <w:r>
          <w:delText xml:space="preserve">of</w:delText>
        </w:r>
      </w:del>
      <w:del w:id="4301" w:author="PR Preview" w:date="2026-01-01T00:00:00Z">
        <w:r>
          <w:delText xml:space="preserve"> </w:delText>
        </w:r>
      </w:del>
      <w:hyperlink w:anchor="def-term-vector">
        <w:del w:id="4302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30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4304" w:author="PR Preview" w:date="2026-01-01T00:00:00Z">
        <w:r>
          <w:delText xml:space="preserve">,</w:delText>
        </w:r>
      </w:del>
      <w:del w:id="430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306" w:author="PR Preview" w:date="2026-01-01T00:00:00Z">
        <w:r>
          <w:delText xml:space="preserve">, of a training set indexed by</w:delText>
        </w:r>
      </w:del>
      <w:del w:id="4307" w:author="PR Preview" w:date="2026-01-01T00:00:00Z">
        <w:r>
          <w:delText xml:space="preserve"> </w:delText>
        </w:r>
      </w:del>
      <m:oMath>
        <m:r>
          <m:t>I</m:t>
        </m:r>
      </m:oMath>
      <w:del w:id="4308" w:author="PR Preview" w:date="2026-01-01T00:00:00Z">
        <w:r>
          <w:delText xml:space="preserve">,</w:delText>
        </w:r>
      </w:del>
      <w:del w:id="4309" w:author="PR Preview" w:date="2026-01-01T00:00:00Z">
        <w:r>
          <w:delText xml:space="preserve"> </w:delText>
        </w:r>
      </w:del>
      <w:del w:id="4310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p>
      <w:pPr>
        <w:pStyle w:val="FirstParagraph"/>
      </w:pPr>
      <w:ins w:id="4311" w:author="PR Preview" w:date="2026-01-01T00:00:00Z">
        <w:r>
          <w:rPr>
            <w:b/>
            <w:bCs/>
          </w:rPr>
          <w:t xml:space="preserve">Definition 44 (Term vector)</w:t>
        </w:r>
      </w:ins>
      <w:ins w:id="4312" w:author="PR Preview" w:date="2026-01-01T00:00:00Z">
        <w:r>
          <w:t xml:space="preserve"> </w:t>
        </w:r>
      </w:ins>
      <w:ins w:id="4313" w:author="PR Preview" w:date="2026-01-01T00:00:00Z">
        <w:r>
          <w:t xml:space="preserve">Consider a model whose mean is a linear combination</w:t>
        </w:r>
      </w:ins>
      <w:ins w:id="4314" w:author="PR Preview" w:date="2026-01-01T00:00:00Z">
        <w:r>
          <w:t xml:space="preserve"> </w:t>
        </w:r>
      </w:ins>
      <w:ins w:id="4315" w:author="PR Preview" w:date="2026-01-01T00:00:00Z">
        <w:r>
          <w:t xml:space="preserve">of</w:t>
        </w:r>
      </w:ins>
      <w:ins w:id="4316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4317" w:author="PR Preview" w:date="2026-01-01T00:00:00Z">
        <w:r>
          <w:t xml:space="preserve"> </w:t>
        </w:r>
      </w:ins>
      <w:ins w:id="4318" w:author="PR Preview" w:date="2026-01-01T00:00:00Z">
        <w:r>
          <w:t xml:space="preserve">terms</w:t>
        </w:r>
      </w:ins>
      <w:ins w:id="4319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320" w:author="PR Preview" w:date="2026-01-01T00:00:00Z">
        <w:r>
          <w:t xml:space="preserve"> </w:t>
        </w:r>
      </w:ins>
      <w:ins w:id="4321" w:author="PR Preview" w:date="2026-01-01T00:00:00Z">
        <w:r>
          <w:t xml:space="preserve">of the covariate value,</w:t>
        </w:r>
      </w:ins>
      <w:ins w:id="4322" w:author="PR Preview" w:date="2026-01-01T00:00:00Z">
        <w:r>
          <w:t xml:space="preserve"> </w:t>
        </w:r>
      </w:ins>
      <w:ins w:id="4323" w:author="PR Preview" w:date="2026-01-01T00:00:00Z">
        <w:r>
          <w:t xml:space="preserve">such as</w:t>
        </w:r>
      </w:ins>
      <w:ins w:id="4324" w:author="PR Preview" w:date="2026-01-01T00:00:00Z">
        <w:r>
          <w:t xml:space="preserve"> </w:t>
        </w:r>
      </w:ins>
      <m:oMath>
        <m:r>
          <m:t>1</m:t>
        </m:r>
      </m:oMath>
      <w:ins w:id="4325" w:author="PR Preview" w:date="2026-01-01T00:00:00Z">
        <w:r>
          <w:t xml:space="preserve">,</w:t>
        </w:r>
      </w:ins>
      <w:ins w:id="4326" w:author="PR Preview" w:date="2026-01-01T00:00:00Z">
        <w:r>
          <w:t xml:space="preserve"> </w:t>
        </w:r>
      </w:ins>
      <m:oMath>
        <m:r>
          <m:t>x</m:t>
        </m:r>
      </m:oMath>
      <w:ins w:id="4327" w:author="PR Preview" w:date="2026-01-01T00:00:00Z">
        <w:r>
          <w:t xml:space="preserve"> </w:t>
        </w:r>
      </w:ins>
      <w:ins w:id="4328" w:author="PR Preview" w:date="2026-01-01T00:00:00Z">
        <w:r>
          <w:t xml:space="preserve">and</w:t>
        </w:r>
      </w:ins>
      <w:ins w:id="432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4330" w:author="PR Preview" w:date="2026-01-01T00:00:00Z">
        <w:r>
          <w:t xml:space="preserve">.</w:t>
        </w:r>
      </w:ins>
      <w:ins w:id="4331" w:author="PR Preview" w:date="2026-01-01T00:00:00Z">
        <w:r>
          <w:t xml:space="preserve"> </w:t>
        </w:r>
      </w:ins>
      <w:ins w:id="4332" w:author="PR Preview" w:date="2026-01-01T00:00:00Z">
        <w:r>
          <w:t xml:space="preserve">The</w:t>
        </w:r>
      </w:ins>
      <w:ins w:id="4333" w:author="PR Preview" w:date="2026-01-01T00:00:00Z">
        <w:r>
          <w:t xml:space="preserve"> </w:t>
        </w:r>
      </w:ins>
      <w:ins w:id="4334" w:author="PR Preview" w:date="2026-01-01T00:00:00Z">
        <w:r>
          <w:rPr>
            <w:b/>
            <w:bCs/>
          </w:rPr>
          <w:t xml:space="preserve">term vector</w:t>
        </w:r>
      </w:ins>
      <w:ins w:id="4335" w:author="PR Preview" w:date="2026-01-01T00:00:00Z">
        <w:r>
          <w:t xml:space="preserve"> </w:t>
        </w:r>
      </w:ins>
      <w:ins w:id="4336" w:author="PR Preview" w:date="2026-01-01T00:00:00Z">
        <w:r>
          <w:t xml:space="preserve">$\mathord{\smash[b]{\underset{\raise.3ex\hbox{$\scriptstyle\sim$}}{t}}\vphantom{t}}_{i}$</w:t>
        </w:r>
      </w:ins>
      <w:ins w:id="4337" w:author="PR Preview" w:date="2026-01-01T00:00:00Z">
        <w:r>
          <w:t xml:space="preserve"> </w:t>
        </w:r>
      </w:ins>
      <w:ins w:id="4338" w:author="PR Preview" w:date="2026-01-01T00:00:00Z">
        <w:r>
          <w:t xml:space="preserve">of observation</w:t>
        </w:r>
      </w:ins>
      <w:ins w:id="4339" w:author="PR Preview" w:date="2026-01-01T00:00:00Z">
        <w:r>
          <w:t xml:space="preserve"> </w:t>
        </w:r>
      </w:ins>
      <m:oMath>
        <m:r>
          <m:t>i</m:t>
        </m:r>
      </m:oMath>
      <w:ins w:id="4340" w:author="PR Preview" w:date="2026-01-01T00:00:00Z">
        <w:r>
          <w:t xml:space="preserve"> </w:t>
        </w:r>
      </w:ins>
      <w:ins w:id="4341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22" w:name="eq-term-vector"/>
      <w:ins w:id="4342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\qquad(41)$$</w:t>
        </w:r>
      </w:ins>
      <w:bookmarkEnd w:id="222"/>
    </w:p>
    <w:bookmarkEnd w:id="223"/>
    <w:bookmarkStart w:id="225" w:name="rem-term-vector"/>
    <w:p>
      <w:pPr>
        <w:pStyle w:val="FirstParagraph"/>
      </w:pPr>
      <w:ins w:id="4343" w:author="PR Preview" w:date="2026-01-01T00:00:00Z">
        <w:r>
          <w:rPr>
            <w:i/>
            <w:iCs/>
          </w:rPr>
          <w:t xml:space="preserve">Remark 28</w:t>
        </w:r>
      </w:ins>
      <w:ins w:id="4344" w:author="PR Preview" w:date="2026-01-01T00:00:00Z">
        <w:r>
          <w:t xml:space="preserve"> (The term vector of simple linear regression). </w:t>
        </w:r>
      </w:ins>
      <w:ins w:id="4345" w:author="PR Preview" w:date="2026-01-01T00:00:00Z">
        <w:r>
          <w:t xml:space="preserve">In simple linear regression the terms are</w:t>
        </w:r>
      </w:ins>
      <w:ins w:id="4346" w:author="PR Preview" w:date="2026-01-01T00:00:00Z">
        <w:r>
          <w:t xml:space="preserve"> </w:t>
        </w:r>
      </w:ins>
      <m:oMath>
        <m:r>
          <m:t>1</m:t>
        </m:r>
      </m:oMath>
      <w:ins w:id="4347" w:author="PR Preview" w:date="2026-01-01T00:00:00Z">
        <w:r>
          <w:t xml:space="preserve"> </w:t>
        </w:r>
      </w:ins>
      <w:ins w:id="4348" w:author="PR Preview" w:date="2026-01-01T00:00:00Z">
        <w:r>
          <w:t xml:space="preserve">and</w:t>
        </w:r>
      </w:ins>
      <w:ins w:id="4349" w:author="PR Preview" w:date="2026-01-01T00:00:00Z">
        <w:r>
          <w:t xml:space="preserve"> </w:t>
        </w:r>
      </w:ins>
      <m:oMath>
        <m:r>
          <m:t>x</m:t>
        </m:r>
      </m:oMath>
      <w:ins w:id="4350" w:author="PR Preview" w:date="2026-01-01T00:00:00Z">
        <w:r>
          <w:t xml:space="preserve">,</w:t>
        </w:r>
      </w:ins>
      <w:ins w:id="4351" w:author="PR Preview" w:date="2026-01-01T00:00:00Z">
        <w:r>
          <w:t xml:space="preserve"> </w:t>
        </w:r>
      </w:ins>
      <w:ins w:id="4352" w:author="PR Preview" w:date="2026-01-01T00:00:00Z">
        <w:r>
          <w:t xml:space="preserve">so the</w:t>
        </w:r>
      </w:ins>
      <w:ins w:id="4353" w:author="PR Preview" w:date="2026-01-01T00:00:00Z">
        <w:r>
          <w:t xml:space="preserve"> </w:t>
        </w:r>
      </w:ins>
      <w:hyperlink w:anchor="def-term-vector">
        <w:ins w:id="4354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4355" w:author="PR Preview" w:date="2026-01-01T00:00:00Z">
        <w:r>
          <w:t xml:space="preserve"> </w:t>
        </w:r>
      </w:ins>
      <w:ins w:id="4356" w:author="PR Preview" w:date="2026-01-01T00:00:00Z">
        <w:r>
          <w:t xml:space="preserve">$\mathord{\smash[b]{\underset{\raise.3ex\hbox{$\scriptstyle\sim$}}{t}}\vphantom{t}}_{i}$</w:t>
        </w:r>
      </w:ins>
      <w:ins w:id="4357" w:author="PR Preview" w:date="2026-01-01T00:00:00Z">
        <w:r>
          <w:t xml:space="preserve"> </w:t>
        </w:r>
      </w:ins>
      <w:ins w:id="4358" w:author="PR Preview" w:date="2026-01-01T00:00:00Z">
        <w:r>
          <w:t xml:space="preserve">is the</w:t>
        </w:r>
      </w:ins>
      <w:ins w:id="4359" w:author="PR Preview" w:date="2026-01-01T00:00:00Z">
        <w:r>
          <w:t xml:space="preserve"> </w:t>
        </w:r>
      </w:ins>
      <w:hyperlink r:id="rId224">
        <w:ins w:id="4360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4361" w:author="PR Preview" w:date="2026-01-01T00:00:00Z">
        <w:r>
          <w:t xml:space="preserve"> </w:t>
        </w:r>
      </w:ins>
      <w:ins w:id="4362" w:author="PR Preview" w:date="2026-01-01T00:00:00Z">
        <w:r>
          <w:t xml:space="preserve">$\mathord{\smash[b]{\underset{\raise.3ex\hbox{$\scriptstyle\sim$}}{x}}\vphantom{x}}_i$</w:t>
        </w:r>
      </w:ins>
      <w:ins w:id="4363" w:author="PR Preview" w:date="2026-01-01T00:00:00Z">
        <w:r>
          <w:t xml:space="preserve">.</w:t>
        </w:r>
      </w:ins>
    </w:p>
    <w:bookmarkEnd w:id="225"/>
    <w:bookmarkStart w:id="227" w:name="def-cross-product-matrix"/>
    <w:p>
      <w:pPr>
        <w:pStyle w:val="BodyText"/>
      </w:pPr>
      <w:ins w:id="4364" w:author="PR Preview" w:date="2026-01-01T00:00:00Z">
        <w:r>
          <w:rPr>
            <w:b/>
            <w:bCs/>
          </w:rPr>
          <w:t xml:space="preserve">Definition 45 (Cross-product matrix (sum-of-squares and cross-products matrix))</w:t>
        </w:r>
      </w:ins>
      <w:ins w:id="4365" w:author="PR Preview" w:date="2026-01-01T00:00:00Z">
        <w:r>
          <w:t xml:space="preserve"> </w:t>
        </w:r>
      </w:ins>
      <w:ins w:id="4366" w:author="PR Preview" w:date="2026-01-01T00:00:00Z">
        <w:r>
          <w:t xml:space="preserve">The</w:t>
        </w:r>
      </w:ins>
      <w:ins w:id="4367" w:author="PR Preview" w:date="2026-01-01T00:00:00Z">
        <w:r>
          <w:t xml:space="preserve"> </w:t>
        </w:r>
      </w:ins>
      <w:ins w:id="4368" w:author="PR Preview" w:date="2026-01-01T00:00:00Z">
        <w:r>
          <w:rPr>
            <w:b/>
            <w:bCs/>
          </w:rPr>
          <w:t xml:space="preserve">cross-product matrix</w:t>
        </w:r>
      </w:ins>
      <w:ins w:id="4369" w:author="PR Preview" w:date="2026-01-01T00:00:00Z">
        <w:r>
          <w:t xml:space="preserve"> </w:t>
        </w:r>
      </w:ins>
      <m:oMath>
        <m:r>
          <m:t>A</m:t>
        </m:r>
      </m:oMath>
      <w:ins w:id="4370" w:author="PR Preview" w:date="2026-01-01T00:00:00Z">
        <w:r>
          <w:t xml:space="preserve"> </w:t>
        </w:r>
      </w:ins>
      <w:ins w:id="4371" w:author="PR Preview" w:date="2026-01-01T00:00:00Z">
        <w:r>
          <w:t xml:space="preserve">of</w:t>
        </w:r>
      </w:ins>
      <w:ins w:id="4372" w:author="PR Preview" w:date="2026-01-01T00:00:00Z">
        <w:r>
          <w:t xml:space="preserve"> </w:t>
        </w:r>
      </w:ins>
      <w:hyperlink w:anchor="def-term-vector">
        <w:ins w:id="4373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374" w:author="PR Preview" w:date="2026-01-01T00:00:00Z">
        <w:r>
          <w:t xml:space="preserve"> </w:t>
        </w:r>
      </w:ins>
      <w:ins w:id="4375" w:author="PR Preview" w:date="2026-01-01T00:00:00Z">
        <w:r>
          <w:t xml:space="preserve">$\mathord{\smash[b]{\underset{\raise.3ex\hbox{$\scriptstyle\sim$}}{t}}\vphantom{t}}_{i}$</w:t>
        </w:r>
      </w:ins>
      <w:ins w:id="4376" w:author="PR Preview" w:date="2026-01-01T00:00:00Z">
        <w:r>
          <w:t xml:space="preserve">,</w:t>
        </w:r>
      </w:ins>
      <w:ins w:id="437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378" w:author="PR Preview" w:date="2026-01-01T00:00:00Z">
        <w:r>
          <w:t xml:space="preserve">, of a training set indexed by</w:t>
        </w:r>
      </w:ins>
      <w:ins w:id="4379" w:author="PR Preview" w:date="2026-01-01T00:00:00Z">
        <w:r>
          <w:t xml:space="preserve"> </w:t>
        </w:r>
      </w:ins>
      <m:oMath>
        <m:r>
          <m:t>I</m:t>
        </m:r>
      </m:oMath>
      <w:ins w:id="4380" w:author="PR Preview" w:date="2026-01-01T00:00:00Z">
        <w:r>
          <w:t xml:space="preserve">,</w:t>
        </w:r>
      </w:ins>
      <w:ins w:id="4381" w:author="PR Preview" w:date="2026-01-01T00:00:00Z">
        <w:r>
          <w:t xml:space="preserve"> </w:t>
        </w:r>
      </w:ins>
      <w:ins w:id="4382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26" w:name="eq-cross-product-matrix"/>
      <w:ins w:id="4383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  </w:r>
      </w:ins>
      <w:bookmarkEnd w:id="226"/>
    </w:p>
    <w:bookmarkEnd w:id="227"/>
    <w:bookmarkStart w:id="229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29"/>
    <w:bookmarkStart w:id="232" w:name="rem-cross-product-matrix"/>
    <w:p>
      <w:pPr>
        <w:pStyle w:val="BodyText"/>
      </w:pPr>
      <w:del w:id="4384" w:author="PR Preview" w:date="2026-01-01T00:00:00Z">
        <w:r>
          <w:rPr>
            <w:i/>
            <w:iCs/>
          </w:rPr>
          <w:delText xml:space="preserve">Remark 30</w:delText>
        </w:r>
      </w:del>
      <w:del w:id="4385" w:author="PR Preview" w:date="2026-01-01T00:00:00Z">
        <w:r>
          <w:delText xml:space="preserve"> (Cross-product matrix as a matrix product). </w:delText>
        </w:r>
      </w:del>
      <w:del w:id="4386" w:author="PR Preview" w:date="2026-01-01T00:00:00Z">
        <w:r>
          <w:delText xml:space="preserve">Let</w:delText>
        </w:r>
      </w:del>
      <w:del w:id="4387" w:author="PR Preview" w:date="2026-01-01T00:00:00Z">
        <w:r>
          <w:delText xml:space="preserve"> </w:delText>
        </w:r>
      </w:del>
      <m:oMath>
        <m:r>
          <m:t>D</m:t>
        </m:r>
      </m:oMath>
      <w:del w:id="4388" w:author="PR Preview" w:date="2026-01-01T00:00:00Z">
        <w:r>
          <w:delText xml:space="preserve"> </w:delText>
        </w:r>
      </w:del>
      <w:del w:id="4389" w:author="PR Preview" w:date="2026-01-01T00:00:00Z">
        <w:r>
          <w:delText xml:space="preserve">be the matrix whose rows are the transposed</w:delText>
        </w:r>
      </w:del>
      <w:del w:id="4390" w:author="PR Preview" w:date="2026-01-01T00:00:00Z">
        <w:r>
          <w:delText xml:space="preserve"> </w:delText>
        </w:r>
      </w:del>
      <w:hyperlink w:anchor="def-term-vector">
        <w:del w:id="4391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392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4393" w:author="PR Preview" w:date="2026-01-01T00:00:00Z">
        <w:r>
          <w:delText xml:space="preserve">,</w:delText>
        </w:r>
      </w:del>
      <w:del w:id="439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395" w:author="PR Preview" w:date="2026-01-01T00:00:00Z">
        <w:r>
          <w:delText xml:space="preserve">.</w:delText>
        </w:r>
      </w:del>
      <w:del w:id="4396" w:author="PR Preview" w:date="2026-01-01T00:00:00Z">
        <w:r>
          <w:delText xml:space="preserve"> </w:delText>
        </w:r>
      </w:del>
      <w:del w:id="4397" w:author="PR Preview" w:date="2026-01-01T00:00:00Z">
        <w:r>
          <w:delText xml:space="preserve">The cross-product matrix then equals the matrix product</w:delText>
        </w:r>
      </w:del>
    </w:p>
    <w:p>
      <w:pPr>
        <w:pStyle w:val="BodyText"/>
      </w:pPr>
      <w:ins w:id="4398" w:author="PR Preview" w:date="2026-01-01T00:00:00Z">
        <w:r>
          <w:rPr>
            <w:i/>
            <w:iCs/>
          </w:rPr>
          <w:t xml:space="preserve">Remark 30</w:t>
        </w:r>
      </w:ins>
      <w:ins w:id="4399" w:author="PR Preview" w:date="2026-01-01T00:00:00Z">
        <w:r>
          <w:t xml:space="preserve"> (Cross-product matrix as a matrix product). </w:t>
        </w:r>
      </w:ins>
      <w:ins w:id="4400" w:author="PR Preview" w:date="2026-01-01T00:00:00Z">
        <w:r>
          <w:t xml:space="preserve">Let</w:t>
        </w:r>
      </w:ins>
      <w:ins w:id="4401" w:author="PR Preview" w:date="2026-01-01T00:00:00Z">
        <w:r>
          <w:t xml:space="preserve"> </w:t>
        </w:r>
      </w:ins>
      <m:oMath>
        <m:r>
          <m:t>D</m:t>
        </m:r>
      </m:oMath>
      <w:ins w:id="4402" w:author="PR Preview" w:date="2026-01-01T00:00:00Z">
        <w:r>
          <w:t xml:space="preserve"> </w:t>
        </w:r>
      </w:ins>
      <w:ins w:id="4403" w:author="PR Preview" w:date="2026-01-01T00:00:00Z">
        <w:r>
          <w:t xml:space="preserve">be the matrix whose rows are the transposed</w:t>
        </w:r>
      </w:ins>
      <w:ins w:id="4404" w:author="PR Preview" w:date="2026-01-01T00:00:00Z">
        <w:r>
          <w:t xml:space="preserve"> </w:t>
        </w:r>
      </w:ins>
      <w:hyperlink w:anchor="def-term-vector">
        <w:ins w:id="4405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406" w:author="PR Preview" w:date="2026-01-01T00:00:00Z">
        <w:r>
          <w:t xml:space="preserve"> </w:t>
        </w:r>
      </w:ins>
      <w:ins w:id="4407" w:author="PR Preview" w:date="2026-01-01T00:00:00Z">
        <w:r>
          <w:t xml:space="preserve">${\mathord{\smash[b]{\underset{\raise.3ex\hbox{$\scriptstyle\sim$}}{t}}\vphantom{t}}_{i}}^{\top}$</w:t>
        </w:r>
      </w:ins>
      <w:ins w:id="4408" w:author="PR Preview" w:date="2026-01-01T00:00:00Z">
        <w:r>
          <w:t xml:space="preserve">,</w:t>
        </w:r>
      </w:ins>
      <w:ins w:id="440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410" w:author="PR Preview" w:date="2026-01-01T00:00:00Z">
        <w:r>
          <w:t xml:space="preserve">.</w:t>
        </w:r>
      </w:ins>
      <w:ins w:id="4411" w:author="PR Preview" w:date="2026-01-01T00:00:00Z">
        <w:r>
          <w:t xml:space="preserve"> </w:t>
        </w:r>
      </w:ins>
      <w:ins w:id="4412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2"/>
    <w:bookmarkStart w:id="235" w:name="def-leverage"/>
    <w:p>
      <w:pPr>
        <w:pStyle w:val="BodyText"/>
      </w:pPr>
      <w:del w:id="4413" w:author="PR Preview" w:date="2026-01-01T00:00:00Z">
        <w:r>
          <w:rPr>
            <w:b/>
            <w:bCs/>
          </w:rPr>
          <w:delText xml:space="preserve">Definition 40 (Leverage)</w:delText>
        </w:r>
      </w:del>
      <w:del w:id="4414" w:author="PR Preview" w:date="2026-01-01T00:00:00Z">
        <w:r>
          <w:delText xml:space="preserve"> </w:delText>
        </w:r>
      </w:del>
      <w:del w:id="4415" w:author="PR Preview" w:date="2026-01-01T00:00:00Z">
        <w:r>
          <w:delText xml:space="preserve">Consider a linear model fitted by</w:delText>
        </w:r>
      </w:del>
      <w:del w:id="4416" w:author="PR Preview" w:date="2026-01-01T00:00:00Z">
        <w:r>
          <w:delText xml:space="preserve"> </w:delText>
        </w:r>
      </w:del>
      <w:hyperlink r:id="rId233">
        <w:del w:id="4417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4418" w:author="PR Preview" w:date="2026-01-01T00:00:00Z">
        <w:r>
          <w:delText xml:space="preserve">,</w:delText>
        </w:r>
      </w:del>
      <w:del w:id="4419" w:author="PR Preview" w:date="2026-01-01T00:00:00Z">
        <w:r>
          <w:delText xml:space="preserve"> </w:delText>
        </w:r>
      </w:del>
      <w:del w:id="4420" w:author="PR Preview" w:date="2026-01-01T00:00:00Z">
        <w:r>
          <w:delText xml:space="preserve">with</w:delText>
        </w:r>
      </w:del>
      <w:del w:id="4421" w:author="PR Preview" w:date="2026-01-01T00:00:00Z">
        <w:r>
          <w:delText xml:space="preserve"> </w:delText>
        </w:r>
      </w:del>
      <w:hyperlink w:anchor="def-term-vector">
        <w:del w:id="4422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42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4424" w:author="PR Preview" w:date="2026-01-01T00:00:00Z">
        <w:r>
          <w:delText xml:space="preserve">,</w:delText>
        </w:r>
      </w:del>
      <w:del w:id="442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426" w:author="PR Preview" w:date="2026-01-01T00:00:00Z">
        <w:r>
          <w:delText xml:space="preserve">,</w:delText>
        </w:r>
      </w:del>
      <w:del w:id="4427" w:author="PR Preview" w:date="2026-01-01T00:00:00Z">
        <w:r>
          <w:delText xml:space="preserve"> </w:delText>
        </w:r>
      </w:del>
      <w:del w:id="4428" w:author="PR Preview" w:date="2026-01-01T00:00:00Z">
        <w:r>
          <w:delText xml:space="preserve">and an invertible</w:delText>
        </w:r>
      </w:del>
      <w:del w:id="4429" w:author="PR Preview" w:date="2026-01-01T00:00:00Z">
        <w:r>
          <w:delText xml:space="preserve"> </w:delText>
        </w:r>
      </w:del>
      <w:hyperlink w:anchor="def-cross-product-matrix">
        <w:del w:id="4430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4431" w:author="PR Preview" w:date="2026-01-01T00:00:00Z">
        <w:r>
          <w:delText xml:space="preserve"> </w:delText>
        </w:r>
      </w:del>
      <m:oMath>
        <m:r>
          <m:t>A</m:t>
        </m:r>
      </m:oMath>
      <w:del w:id="4432" w:author="PR Preview" w:date="2026-01-01T00:00:00Z">
        <w:r>
          <w:delText xml:space="preserve">.</w:delText>
        </w:r>
      </w:del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delText xml:space="preserve">The</w:delText>
        </w:r>
      </w:del>
      <w:del w:id="4435" w:author="PR Preview" w:date="2026-01-01T00:00:00Z">
        <w:r>
          <w:delText xml:space="preserve"> </w:delText>
        </w:r>
      </w:del>
      <w:del w:id="4436" w:author="PR Preview" w:date="2026-01-01T00:00:00Z">
        <w:r>
          <w:rPr>
            <w:b/>
            <w:bCs/>
          </w:rPr>
          <w:delText xml:space="preserve">leverage</w:delText>
        </w:r>
      </w:del>
      <w:del w:id="4437" w:author="PR Preview" w:date="2026-01-01T00:00:00Z">
        <w:r>
          <w:delText xml:space="preserve"> </w:delText>
        </w:r>
      </w:del>
      <w:del w:id="4438" w:author="PR Preview" w:date="2026-01-01T00:00:00Z">
        <w:r>
          <w:delText xml:space="preserve">of observation</w:delText>
        </w:r>
      </w:del>
      <w:del w:id="4439" w:author="PR Preview" w:date="2026-01-01T00:00:00Z">
        <w:r>
          <w:delText xml:space="preserve"> </w:delText>
        </w:r>
      </w:del>
      <m:oMath>
        <m:r>
          <m:t>i</m:t>
        </m:r>
      </m:oMath>
      <w:del w:id="4440" w:author="PR Preview" w:date="2026-01-01T00:00:00Z">
        <w:r>
          <w:delText xml:space="preserve"> </w:delText>
        </w:r>
      </w:del>
      <w:del w:id="4441" w:author="PR Preview" w:date="2026-01-01T00:00:00Z">
        <w:r>
          <w:delText xml:space="preserve">is</w:delText>
        </w:r>
      </w:del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BodyText"/>
      </w:pPr>
      <w:ins w:id="4442" w:author="PR Preview" w:date="2026-01-01T00:00:00Z">
        <w:r>
          <w:rPr>
            <w:b/>
            <w:bCs/>
          </w:rPr>
          <w:t xml:space="preserve">Definition 46 (Leverage)</w:t>
        </w:r>
      </w:ins>
      <w:ins w:id="4443" w:author="PR Preview" w:date="2026-01-01T00:00:00Z">
        <w:r>
          <w:t xml:space="preserve"> </w:t>
        </w:r>
      </w:ins>
      <w:ins w:id="4444" w:author="PR Preview" w:date="2026-01-01T00:00:00Z">
        <w:r>
          <w:t xml:space="preserve">Consider a linear model fitted by</w:t>
        </w:r>
      </w:ins>
      <w:ins w:id="4445" w:author="PR Preview" w:date="2026-01-01T00:00:00Z">
        <w:r>
          <w:t xml:space="preserve"> </w:t>
        </w:r>
      </w:ins>
      <w:hyperlink r:id="rId233">
        <w:ins w:id="4446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4447" w:author="PR Preview" w:date="2026-01-01T00:00:00Z">
        <w:r>
          <w:t xml:space="preserve">,</w:t>
        </w:r>
      </w:ins>
      <w:ins w:id="4448" w:author="PR Preview" w:date="2026-01-01T00:00:00Z">
        <w:r>
          <w:t xml:space="preserve"> </w:t>
        </w:r>
      </w:ins>
      <w:ins w:id="4449" w:author="PR Preview" w:date="2026-01-01T00:00:00Z">
        <w:r>
          <w:t xml:space="preserve">with</w:t>
        </w:r>
      </w:ins>
      <w:ins w:id="4450" w:author="PR Preview" w:date="2026-01-01T00:00:00Z">
        <w:r>
          <w:t xml:space="preserve"> </w:t>
        </w:r>
      </w:ins>
      <w:hyperlink w:anchor="def-term-vector">
        <w:ins w:id="4451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452" w:author="PR Preview" w:date="2026-01-01T00:00:00Z">
        <w:r>
          <w:t xml:space="preserve"> </w:t>
        </w:r>
      </w:ins>
      <w:ins w:id="4453" w:author="PR Preview" w:date="2026-01-01T00:00:00Z">
        <w:r>
          <w:t xml:space="preserve">$\mathord{\smash[b]{\underset{\raise.3ex\hbox{$\scriptstyle\sim$}}{t}}\vphantom{t}}_{i}$</w:t>
        </w:r>
      </w:ins>
      <w:ins w:id="4454" w:author="PR Preview" w:date="2026-01-01T00:00:00Z">
        <w:r>
          <w:t xml:space="preserve">,</w:t>
        </w:r>
      </w:ins>
      <w:ins w:id="445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456" w:author="PR Preview" w:date="2026-01-01T00:00:00Z">
        <w:r>
          <w:t xml:space="preserve">,</w:t>
        </w:r>
      </w:ins>
      <w:ins w:id="4457" w:author="PR Preview" w:date="2026-01-01T00:00:00Z">
        <w:r>
          <w:t xml:space="preserve"> </w:t>
        </w:r>
      </w:ins>
      <w:ins w:id="4458" w:author="PR Preview" w:date="2026-01-01T00:00:00Z">
        <w:r>
          <w:t xml:space="preserve">and an invertible</w:t>
        </w:r>
      </w:ins>
      <w:ins w:id="4459" w:author="PR Preview" w:date="2026-01-01T00:00:00Z">
        <w:r>
          <w:t xml:space="preserve"> </w:t>
        </w:r>
      </w:ins>
      <w:hyperlink w:anchor="def-cross-product-matrix">
        <w:ins w:id="4460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4461" w:author="PR Preview" w:date="2026-01-01T00:00:00Z">
        <w:r>
          <w:t xml:space="preserve"> </w:t>
        </w:r>
      </w:ins>
      <m:oMath>
        <m:r>
          <m:t>A</m:t>
        </m:r>
      </m:oMath>
      <w:ins w:id="4462" w:author="PR Preview" w:date="2026-01-01T00:00:00Z">
        <w:r>
          <w:t xml:space="preserve">.</w:t>
        </w:r>
      </w:ins>
      <w:ins w:id="4463" w:author="PR Preview" w:date="2026-01-01T00:00:00Z">
        <w:r>
          <w:t xml:space="preserve"> </w:t>
        </w:r>
      </w:ins>
      <w:ins w:id="4464" w:author="PR Preview" w:date="2026-01-01T00:00:00Z">
        <w:r>
          <w:t xml:space="preserve">The</w:t>
        </w:r>
      </w:ins>
      <w:ins w:id="4465" w:author="PR Preview" w:date="2026-01-01T00:00:00Z">
        <w:r>
          <w:t xml:space="preserve"> </w:t>
        </w:r>
      </w:ins>
      <w:ins w:id="4466" w:author="PR Preview" w:date="2026-01-01T00:00:00Z">
        <w:r>
          <w:rPr>
            <w:b/>
            <w:bCs/>
          </w:rPr>
          <w:t xml:space="preserve">leverage</w:t>
        </w:r>
      </w:ins>
      <w:ins w:id="4467" w:author="PR Preview" w:date="2026-01-01T00:00:00Z">
        <w:r>
          <w:t xml:space="preserve"> </w:t>
        </w:r>
      </w:ins>
      <w:ins w:id="4468" w:author="PR Preview" w:date="2026-01-01T00:00:00Z">
        <w:r>
          <w:t xml:space="preserve">of observation</w:t>
        </w:r>
      </w:ins>
      <w:ins w:id="4469" w:author="PR Preview" w:date="2026-01-01T00:00:00Z">
        <w:r>
          <w:t xml:space="preserve"> </w:t>
        </w:r>
      </w:ins>
      <m:oMath>
        <m:r>
          <m:t>i</m:t>
        </m:r>
      </m:oMath>
      <w:ins w:id="4470" w:author="PR Preview" w:date="2026-01-01T00:00:00Z">
        <w:r>
          <w:t xml:space="preserve"> </w:t>
        </w:r>
      </w:ins>
      <w:ins w:id="4471" w:author="PR Preview" w:date="2026-01-01T00:00:00Z">
        <w:r>
          <w:t xml:space="preserve">is</w:t>
        </w:r>
      </w:ins>
    </w:p>
    <w:p>
      <w:pPr>
        <w:pStyle w:val="BodyText"/>
      </w:pPr>
      <w:bookmarkStart w:id="234" w:name="eq-leverage"/>
      <w:ins w:id="4472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  </w:r>
      </w:ins>
      <w:bookmarkEnd w:id="234"/>
    </w:p>
    <w:bookmarkEnd w:id="235"/>
    <w:bookmarkStart w:id="237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3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37"/>
    <w:bookmarkStart w:id="240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3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3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9"/>
    </w:p>
    <w:bookmarkEnd w:id="240"/>
    <w:p>
      <w:pPr>
        <w:pStyle w:val="FirstParagraph"/>
      </w:pPr>
      <w:del w:id="4473" w:author="PR Preview" w:date="2026-01-01T00:00:00Z">
        <w:r>
          <w:rPr>
            <w:i/>
            <w:iCs/>
          </w:rPr>
          <w:delText xml:space="preserve">Proof</w:delText>
        </w:r>
      </w:del>
      <w:del w:id="4474" w:author="PR Preview" w:date="2026-01-01T00:00:00Z">
        <w:r>
          <w:delText xml:space="preserve">. </w:delText>
        </w:r>
      </w:del>
      <w:del w:id="4475" w:author="PR Preview" w:date="2026-01-01T00:00:00Z">
        <w:r>
          <w:delText xml:space="preserve">Not derived here;</w:delText>
        </w:r>
      </w:del>
      <w:del w:id="4476" w:author="PR Preview" w:date="2026-01-01T00:00:00Z">
        <w:r>
          <w:delText xml:space="preserve"> </w:delText>
        </w:r>
      </w:del>
      <w:del w:id="4477" w:author="PR Preview" w:date="2026-01-01T00:00:00Z">
        <w:r>
          <w:delText xml:space="preserve">see the sources named under the theorem.</w:delText>
        </w:r>
      </w:del>
      <w:del w:id="4478" w:author="PR Preview" w:date="2026-01-01T00:00:00Z">
        <w:r>
          <w:delText xml:space="preserve"> </w:delText>
        </w:r>
      </w:del>
      <w:del w:id="4479" w:author="PR Preview" w:date="2026-01-01T00:00:00Z">
        <w:r>
          <w:delText xml:space="preserve">The derivation needs a formula for how the inverse of the</w:delText>
        </w:r>
      </w:del>
      <w:del w:id="4480" w:author="PR Preview" w:date="2026-01-01T00:00:00Z">
        <w:r>
          <w:delText xml:space="preserve"> </w:delText>
        </w:r>
      </w:del>
      <w:hyperlink w:anchor="def-cross-product-matrix">
        <w:del w:id="4481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4482" w:author="PR Preview" w:date="2026-01-01T00:00:00Z">
        <w:r>
          <w:delText xml:space="preserve"> </w:delText>
        </w:r>
      </w:del>
      <m:oMath>
        <m:r>
          <m:t>A</m:t>
        </m:r>
      </m:oMath>
      <w:del w:id="4483" w:author="PR Preview" w:date="2026-01-01T00:00:00Z">
        <w:r>
          <w:delText xml:space="preserve"> </w:delText>
        </w:r>
      </w:del>
      <w:del w:id="4484" w:author="PR Preview" w:date="2026-01-01T00:00:00Z">
        <w:r>
          <w:delText xml:space="preserve">changes when one observation’s outer product</w:delText>
        </w:r>
      </w:del>
      <w:del w:id="448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4486" w:author="PR Preview" w:date="2026-01-01T00:00:00Z">
        <w:r>
          <w:delText xml:space="preserve"> </w:delText>
        </w:r>
      </w:del>
      <w:del w:id="4487" w:author="PR Preview" w:date="2026-01-01T00:00:00Z">
        <w:r>
          <w:delText xml:space="preserve">is removed from it</w:delText>
        </w:r>
      </w:del>
      <w:del w:id="4488" w:author="PR Preview" w:date="2026-01-01T00:00:00Z">
        <w:r>
          <w:delText xml:space="preserve"> </w:delText>
        </w:r>
      </w:del>
      <w:del w:id="4489" w:author="PR Preview" w:date="2026-01-01T00:00:00Z">
        <w:r>
          <w:delText xml:space="preserve">(the Sherman–Morrison formula),</w:delText>
        </w:r>
      </w:del>
      <w:del w:id="4490" w:author="PR Preview" w:date="2026-01-01T00:00:00Z">
        <w:r>
          <w:delText xml:space="preserve"> </w:delText>
        </w:r>
      </w:del>
      <w:del w:id="4491" w:author="PR Preview" w:date="2026-01-01T00:00:00Z">
        <w:r>
          <w:delText xml:space="preserve">which this page does not develop.</w:delText>
        </w:r>
      </w:del>
    </w:p>
    <w:p>
      <w:pPr>
        <w:pStyle w:val="FirstParagraph"/>
      </w:pPr>
      <w:ins w:id="4492" w:author="PR Preview" w:date="2026-01-01T00:00:00Z">
        <w:r>
          <w:rPr>
            <w:i/>
            <w:iCs/>
          </w:rPr>
          <w:t xml:space="preserve">Proof</w:t>
        </w:r>
      </w:ins>
      <w:ins w:id="4493" w:author="PR Preview" w:date="2026-01-01T00:00:00Z">
        <w:r>
          <w:t xml:space="preserve">. </w:t>
        </w:r>
      </w:ins>
      <w:ins w:id="4494" w:author="PR Preview" w:date="2026-01-01T00:00:00Z">
        <w:r>
          <w:t xml:space="preserve">Not derived here;</w:t>
        </w:r>
      </w:ins>
      <w:ins w:id="4495" w:author="PR Preview" w:date="2026-01-01T00:00:00Z">
        <w:r>
          <w:t xml:space="preserve"> </w:t>
        </w:r>
      </w:ins>
      <w:ins w:id="4496" w:author="PR Preview" w:date="2026-01-01T00:00:00Z">
        <w:r>
          <w:t xml:space="preserve">see the sources named under the theorem.</w:t>
        </w:r>
      </w:ins>
      <w:ins w:id="4497" w:author="PR Preview" w:date="2026-01-01T00:00:00Z">
        <w:r>
          <w:t xml:space="preserve"> </w:t>
        </w:r>
      </w:ins>
      <w:ins w:id="4498" w:author="PR Preview" w:date="2026-01-01T00:00:00Z">
        <w:r>
          <w:t xml:space="preserve">The derivation needs a formula for how the inverse of the</w:t>
        </w:r>
      </w:ins>
      <w:ins w:id="4499" w:author="PR Preview" w:date="2026-01-01T00:00:00Z">
        <w:r>
          <w:t xml:space="preserve"> </w:t>
        </w:r>
      </w:ins>
      <w:hyperlink w:anchor="def-cross-product-matrix">
        <w:ins w:id="4500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4501" w:author="PR Preview" w:date="2026-01-01T00:00:00Z">
        <w:r>
          <w:t xml:space="preserve"> </w:t>
        </w:r>
      </w:ins>
      <m:oMath>
        <m:r>
          <m:t>A</m:t>
        </m:r>
      </m:oMath>
      <w:ins w:id="4502" w:author="PR Preview" w:date="2026-01-01T00:00:00Z">
        <w:r>
          <w:t xml:space="preserve"> </w:t>
        </w:r>
      </w:ins>
      <w:ins w:id="4503" w:author="PR Preview" w:date="2026-01-01T00:00:00Z">
        <w:r>
          <w:t xml:space="preserve">changes when one observation’s outer product</w:t>
        </w:r>
      </w:ins>
      <w:ins w:id="4504" w:author="PR Preview" w:date="2026-01-01T00:00:00Z">
        <w:r>
          <w:t xml:space="preserve"> </w:t>
        </w:r>
      </w:ins>
      <w:ins w:id="4505" w:author="PR Preview" w:date="2026-01-01T00:00:00Z">
        <w:r>
          <w:t xml:space="preserve">$\mathord{\smash[b]{\underset{\raise.3ex\hbox{$\scriptstyle\sim$}}{t}}\vphantom{t}}_{i} {\mathord{\smash[b]{\underset{\raise.3ex\hbox{$\scriptstyle\sim$}}{t}}\vphantom{t}}_{i}}^{\top}$</w:t>
        </w:r>
      </w:ins>
      <w:ins w:id="4506" w:author="PR Preview" w:date="2026-01-01T00:00:00Z">
        <w:r>
          <w:t xml:space="preserve"> </w:t>
        </w:r>
      </w:ins>
      <w:ins w:id="4507" w:author="PR Preview" w:date="2026-01-01T00:00:00Z">
        <w:r>
          <w:t xml:space="preserve">is removed from it</w:t>
        </w:r>
      </w:ins>
      <w:ins w:id="4508" w:author="PR Preview" w:date="2026-01-01T00:00:00Z">
        <w:r>
          <w:t xml:space="preserve"> </w:t>
        </w:r>
      </w:ins>
      <w:ins w:id="4509" w:author="PR Preview" w:date="2026-01-01T00:00:00Z">
        <w:r>
          <w:t xml:space="preserve">(the Sherman–Morrison formula),</w:t>
        </w:r>
      </w:ins>
      <w:ins w:id="4510" w:author="PR Preview" w:date="2026-01-01T00:00:00Z">
        <w:r>
          <w:t xml:space="preserve"> </w:t>
        </w:r>
      </w:ins>
      <w:ins w:id="4511" w:author="PR Preview" w:date="2026-01-01T00:00:00Z">
        <w:r>
          <w:t xml:space="preserve">which this page does not develop.</w:t>
        </w:r>
      </w:ins>
    </w:p>
    <w:bookmarkStart w:id="241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1"/>
    <w:bookmarkStart w:id="242" w:name="exm-loocv-shortcut"/>
    <w:p>
      <w:pPr>
        <w:pStyle w:val="BodyText"/>
      </w:pPr>
      <w:del w:id="4512" w:author="PR Preview" w:date="2026-01-01T00:00:00Z">
        <w:r>
          <w:rPr>
            <w:b/>
            <w:bCs/>
          </w:rPr>
          <w:delText xml:space="preserve">Example 12 (Leave-one-out cross-validation of the</w:delText>
        </w:r>
      </w:del>
      <w:del w:id="4513" w:author="PR Preview" w:date="2026-01-01T00:00:00Z">
        <w:r>
          <w:rPr>
            <w:b/>
            <w:bCs/>
          </w:rPr>
          <w:delText xml:space="preserve"> </w:delText>
        </w:r>
      </w:del>
      <w:del w:id="4514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4515" w:author="PR Preview" w:date="2026-01-01T00:00:00Z">
        <w:r>
          <w:rPr>
            <w:b/>
            <w:bCs/>
          </w:rPr>
          <w:delText xml:space="preserve"> </w:delText>
        </w:r>
      </w:del>
      <w:del w:id="4516" w:author="PR Preview" w:date="2026-01-01T00:00:00Z">
        <w:r>
          <w:rPr>
            <w:b/>
            <w:bCs/>
          </w:rPr>
          <w:delText xml:space="preserve">polynomials)</w:delText>
        </w:r>
      </w:del>
      <w:del w:id="4517" w:author="PR Preview" w:date="2026-01-01T00:00:00Z">
        <w:r>
          <w:delText xml:space="preserve"> </w:delText>
        </w:r>
      </w:del>
      <w:del w:id="4518" w:author="PR Preview" w:date="2026-01-01T00:00:00Z">
        <w:r>
          <w:delText xml:space="preserve">This example computes</w:delText>
        </w:r>
      </w:del>
      <w:del w:id="451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4520" w:author="PR Preview" w:date="2026-01-01T00:00:00Z">
        <w:r>
          <w:delText xml:space="preserve"> </w:delText>
        </w:r>
      </w:del>
      <w:del w:id="4521" w:author="PR Preview" w:date="2026-01-01T00:00:00Z">
        <w:r>
          <w:delText xml:space="preserve">for the four</w:delText>
        </w:r>
      </w:del>
      <w:del w:id="4522" w:author="PR Preview" w:date="2026-01-01T00:00:00Z">
        <w:r>
          <w:delText xml:space="preserve"> </w:delText>
        </w:r>
      </w:del>
      <w:del w:id="4523" w:author="PR Preview" w:date="2026-01-01T00:00:00Z">
        <w:r>
          <w:rPr>
            <w:rStyle w:val="VerbatimChar"/>
          </w:rPr>
          <w:delText xml:space="preserve">mtcars</w:delText>
        </w:r>
      </w:del>
      <w:del w:id="4524" w:author="PR Preview" w:date="2026-01-01T00:00:00Z">
        <w:r>
          <w:delText xml:space="preserve"> </w:delText>
        </w:r>
      </w:del>
      <w:del w:id="4525" w:author="PR Preview" w:date="2026-01-01T00:00:00Z">
        <w:r>
          <w:delText xml:space="preserve">polynomials</w:delText>
        </w:r>
      </w:del>
      <w:del w:id="4526" w:author="PR Preview" w:date="2026-01-01T00:00:00Z">
        <w:r>
          <w:delText xml:space="preserve"> </w:delText>
        </w:r>
      </w:del>
      <w:del w:id="4527" w:author="PR Preview" w:date="2026-01-01T00:00:00Z">
        <w:r>
          <w:delText xml:space="preserve">of</w:delText>
        </w:r>
      </w:del>
      <w:del w:id="4528" w:author="PR Preview" w:date="2026-01-01T00:00:00Z">
        <w:r>
          <w:delText xml:space="preserve"> </w:delText>
        </w:r>
      </w:del>
      <w:hyperlink w:anchor="exr-overfitting">
        <w:del w:id="452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530" w:author="PR Preview" w:date="2026-01-01T00:00:00Z">
        <w:r>
          <w:delText xml:space="preserve"> </w:delText>
        </w:r>
      </w:del>
      <w:del w:id="4531" w:author="PR Preview" w:date="2026-01-01T00:00:00Z">
        <w:r>
          <w:delText xml:space="preserve">in two ways:</w:delText>
        </w:r>
      </w:del>
      <w:del w:id="4532" w:author="PR Preview" w:date="2026-01-01T00:00:00Z">
        <w:r>
          <w:delText xml:space="preserve"> </w:delText>
        </w:r>
      </w:del>
      <w:del w:id="4533" w:author="PR Preview" w:date="2026-01-01T00:00:00Z">
        <w:r>
          <w:delText xml:space="preserve">by fitting each model 32 times, as in</w:delText>
        </w:r>
      </w:del>
      <w:del w:id="4534" w:author="PR Preview" w:date="2026-01-01T00:00:00Z">
        <w:r>
          <w:delText xml:space="preserve"> </w:delText>
        </w:r>
      </w:del>
      <w:hyperlink w:anchor="eq-loocv">
        <w:del w:id="4535" w:author="PR Preview" w:date="2026-01-01T00:00:00Z">
          <w:r>
            <w:rPr>
              <w:rStyle w:val="Hyperlink"/>
            </w:rPr>
            <w:delText xml:space="preserve">Equation 38</w:delText>
          </w:r>
        </w:del>
      </w:hyperlink>
      <w:del w:id="4536" w:author="PR Preview" w:date="2026-01-01T00:00:00Z">
        <w:r>
          <w:delText xml:space="preserve">,</w:delText>
        </w:r>
      </w:del>
      <w:del w:id="4537" w:author="PR Preview" w:date="2026-01-01T00:00:00Z">
        <w:r>
          <w:delText xml:space="preserve"> </w:delText>
        </w:r>
      </w:del>
      <w:del w:id="4538" w:author="PR Preview" w:date="2026-01-01T00:00:00Z">
        <w:r>
          <w:delText xml:space="preserve">and by the single-fit formula of</w:delText>
        </w:r>
      </w:del>
      <w:del w:id="4539" w:author="PR Preview" w:date="2026-01-01T00:00:00Z">
        <w:r>
          <w:delText xml:space="preserve"> </w:delText>
        </w:r>
      </w:del>
      <w:hyperlink w:anchor="thm-loocv-shortcut">
        <w:del w:id="454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541" w:author="PR Preview" w:date="2026-01-01T00:00:00Z">
        <w:r>
          <w:delText xml:space="preserve">,</w:delText>
        </w:r>
      </w:del>
      <w:del w:id="4542" w:author="PR Preview" w:date="2026-01-01T00:00:00Z">
        <w:r>
          <w:delText xml:space="preserve"> </w:delText>
        </w:r>
      </w:del>
      <w:del w:id="4543" w:author="PR Preview" w:date="2026-01-01T00:00:00Z">
        <w:r>
          <w:delText xml:space="preserve">with the leverages from</w:delText>
        </w:r>
      </w:del>
      <w:del w:id="4544" w:author="PR Preview" w:date="2026-01-01T00:00:00Z">
        <w:r>
          <w:delText xml:space="preserve"> </w:delText>
        </w:r>
      </w:del>
      <w:del w:id="4545" w:author="PR Preview" w:date="2026-01-01T00:00:00Z">
        <w:r>
          <w:rPr>
            <w:rStyle w:val="VerbatimChar"/>
          </w:rPr>
          <w:delText xml:space="preserve">hatvalues()</w:delText>
        </w:r>
      </w:del>
      <w:del w:id="4546" w:author="PR Preview" w:date="2026-01-01T00:00:00Z">
        <w:r>
          <w:delText xml:space="preserve">.</w:delText>
        </w:r>
      </w:del>
    </w:p>
    <w:p>
      <w:pPr>
        <w:pStyle w:val="BodyText"/>
      </w:pPr>
      <w:ins w:id="4547" w:author="PR Preview" w:date="2026-01-01T00:00:00Z">
        <w:r>
          <w:rPr>
            <w:b/>
            <w:bCs/>
          </w:rPr>
          <w:t xml:space="preserve">Example 18 (Leave-one-out cross-validation of the</w:t>
        </w:r>
      </w:ins>
      <w:ins w:id="4548" w:author="PR Preview" w:date="2026-01-01T00:00:00Z">
        <w:r>
          <w:rPr>
            <w:b/>
            <w:bCs/>
          </w:rPr>
          <w:t xml:space="preserve"> </w:t>
        </w:r>
      </w:ins>
      <w:ins w:id="4549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4550" w:author="PR Preview" w:date="2026-01-01T00:00:00Z">
        <w:r>
          <w:rPr>
            <w:b/>
            <w:bCs/>
          </w:rPr>
          <w:t xml:space="preserve"> </w:t>
        </w:r>
      </w:ins>
      <w:ins w:id="4551" w:author="PR Preview" w:date="2026-01-01T00:00:00Z">
        <w:r>
          <w:rPr>
            <w:b/>
            <w:bCs/>
          </w:rPr>
          <w:t xml:space="preserve">polynomials)</w:t>
        </w:r>
      </w:ins>
      <w:ins w:id="4552" w:author="PR Preview" w:date="2026-01-01T00:00:00Z">
        <w:r>
          <w:t xml:space="preserve"> </w:t>
        </w:r>
      </w:ins>
      <w:ins w:id="4553" w:author="PR Preview" w:date="2026-01-01T00:00:00Z">
        <w:r>
          <w:t xml:space="preserve">This example computes</w:t>
        </w:r>
      </w:ins>
      <w:ins w:id="455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4555" w:author="PR Preview" w:date="2026-01-01T00:00:00Z">
        <w:r>
          <w:t xml:space="preserve"> </w:t>
        </w:r>
      </w:ins>
      <w:ins w:id="4556" w:author="PR Preview" w:date="2026-01-01T00:00:00Z">
        <w:r>
          <w:t xml:space="preserve">for the four</w:t>
        </w:r>
      </w:ins>
      <w:ins w:id="4557" w:author="PR Preview" w:date="2026-01-01T00:00:00Z">
        <w:r>
          <w:t xml:space="preserve"> </w:t>
        </w:r>
      </w:ins>
      <w:ins w:id="4558" w:author="PR Preview" w:date="2026-01-01T00:00:00Z">
        <w:r>
          <w:rPr>
            <w:rStyle w:val="VerbatimChar"/>
          </w:rPr>
          <w:t xml:space="preserve">mtcars</w:t>
        </w:r>
      </w:ins>
      <w:ins w:id="4559" w:author="PR Preview" w:date="2026-01-01T00:00:00Z">
        <w:r>
          <w:t xml:space="preserve"> </w:t>
        </w:r>
      </w:ins>
      <w:ins w:id="4560" w:author="PR Preview" w:date="2026-01-01T00:00:00Z">
        <w:r>
          <w:t xml:space="preserve">polynomials</w:t>
        </w:r>
      </w:ins>
      <w:ins w:id="4561" w:author="PR Preview" w:date="2026-01-01T00:00:00Z">
        <w:r>
          <w:t xml:space="preserve"> </w:t>
        </w:r>
      </w:ins>
      <w:ins w:id="4562" w:author="PR Preview" w:date="2026-01-01T00:00:00Z">
        <w:r>
          <w:t xml:space="preserve">of</w:t>
        </w:r>
      </w:ins>
      <w:ins w:id="4563" w:author="PR Preview" w:date="2026-01-01T00:00:00Z">
        <w:r>
          <w:t xml:space="preserve"> </w:t>
        </w:r>
      </w:ins>
      <w:hyperlink w:anchor="exr-overfitting">
        <w:ins w:id="456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565" w:author="PR Preview" w:date="2026-01-01T00:00:00Z">
        <w:r>
          <w:t xml:space="preserve"> </w:t>
        </w:r>
      </w:ins>
      <w:ins w:id="4566" w:author="PR Preview" w:date="2026-01-01T00:00:00Z">
        <w:r>
          <w:t xml:space="preserve">in two ways:</w:t>
        </w:r>
      </w:ins>
      <w:ins w:id="4567" w:author="PR Preview" w:date="2026-01-01T00:00:00Z">
        <w:r>
          <w:t xml:space="preserve"> </w:t>
        </w:r>
      </w:ins>
      <w:ins w:id="4568" w:author="PR Preview" w:date="2026-01-01T00:00:00Z">
        <w:r>
          <w:t xml:space="preserve">by fitting each model 32 times, as in</w:t>
        </w:r>
      </w:ins>
      <w:ins w:id="4569" w:author="PR Preview" w:date="2026-01-01T00:00:00Z">
        <w:r>
          <w:t xml:space="preserve"> </w:t>
        </w:r>
      </w:ins>
      <w:hyperlink w:anchor="eq-loocv">
        <w:ins w:id="4570" w:author="PR Preview" w:date="2026-01-01T00:00:00Z">
          <w:r>
            <w:rPr>
              <w:rStyle w:val="Hyperlink"/>
            </w:rPr>
            <w:t xml:space="preserve">Equation 40</w:t>
          </w:r>
        </w:ins>
      </w:hyperlink>
      <w:ins w:id="4571" w:author="PR Preview" w:date="2026-01-01T00:00:00Z">
        <w:r>
          <w:t xml:space="preserve">,</w:t>
        </w:r>
      </w:ins>
      <w:ins w:id="4572" w:author="PR Preview" w:date="2026-01-01T00:00:00Z">
        <w:r>
          <w:t xml:space="preserve"> </w:t>
        </w:r>
      </w:ins>
      <w:ins w:id="4573" w:author="PR Preview" w:date="2026-01-01T00:00:00Z">
        <w:r>
          <w:t xml:space="preserve">and by the single-fit formula of</w:t>
        </w:r>
      </w:ins>
      <w:ins w:id="4574" w:author="PR Preview" w:date="2026-01-01T00:00:00Z">
        <w:r>
          <w:t xml:space="preserve"> </w:t>
        </w:r>
      </w:ins>
      <w:hyperlink w:anchor="thm-loocv-shortcut">
        <w:ins w:id="457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576" w:author="PR Preview" w:date="2026-01-01T00:00:00Z">
        <w:r>
          <w:t xml:space="preserve">,</w:t>
        </w:r>
      </w:ins>
      <w:ins w:id="4577" w:author="PR Preview" w:date="2026-01-01T00:00:00Z">
        <w:r>
          <w:t xml:space="preserve"> </w:t>
        </w:r>
      </w:ins>
      <w:ins w:id="4578" w:author="PR Preview" w:date="2026-01-01T00:00:00Z">
        <w:r>
          <w:t xml:space="preserve">with the leverages from</w:t>
        </w:r>
      </w:ins>
      <w:ins w:id="4579" w:author="PR Preview" w:date="2026-01-01T00:00:00Z">
        <w:r>
          <w:t xml:space="preserve"> </w:t>
        </w:r>
      </w:ins>
      <w:ins w:id="4580" w:author="PR Preview" w:date="2026-01-01T00:00:00Z">
        <w:r>
          <w:rPr>
            <w:rStyle w:val="VerbatimChar"/>
          </w:rPr>
          <w:t xml:space="preserve">hatvalues()</w:t>
        </w:r>
      </w:ins>
      <w:ins w:id="458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4582" w:author="PR Preview" w:date="2026-01-01T00:00:00Z">
        <w:r>
          <w:rPr>
            <w:rStyle w:val="NormalTok"/>
          </w:rPr>
          <w:delText xml:space="preserve">loocv_max_diff </w:delText>
        </w:r>
      </w:del>
      <w:del w:id="4583" w:author="PR Preview" w:date="2026-01-01T00:00:00Z">
        <w:r>
          <w:rPr>
            <w:rStyle w:val="OtherTok"/>
          </w:rPr>
          <w:delText xml:space="preserve">&lt;-</w:delText>
        </w:r>
      </w:del>
      <w:del w:id="4584" w:author="PR Preview" w:date="2026-01-01T00:00:00Z">
        <w:r>
          <w:rPr>
            <w:rStyle w:val="NormalTok"/>
          </w:rPr>
          <w:delText xml:space="preserve"> </w:delText>
        </w:r>
      </w:del>
      <w:del w:id="4585" w:author="PR Preview" w:date="2026-01-01T00:00:00Z">
        <w:r>
          <w:rPr>
            <w:rStyle w:val="FunctionTok"/>
          </w:rPr>
          <w:delText xml:space="preserve">max</w:delText>
        </w:r>
      </w:del>
      <w:del w:id="4586" w:author="PR Preview" w:date="2026-01-01T00:00:00Z">
        <w:r>
          <w:rPr>
            <w:rStyle w:val="NormalTok"/>
          </w:rPr>
          <w:delText xml:space="preserve">(</w:delText>
        </w:r>
      </w:del>
      <w:del w:id="4587" w:author="PR Preview" w:date="2026-01-01T00:00:00Z">
        <w:r>
          <w:rPr>
            <w:rStyle w:val="FunctionTok"/>
          </w:rPr>
          <w:delText xml:space="preserve">abs</w:delText>
        </w:r>
      </w:del>
      <w:del w:id="4588" w:author="PR Preview" w:date="2026-01-01T00:00:00Z">
        <w:r>
          <w:rPr>
            <w:rStyle w:val="NormalTok"/>
          </w:rPr>
          <w:delText xml:space="preserve">(mtcars_loocv</w:delText>
        </w:r>
      </w:del>
      <w:del w:id="4589" w:author="PR Preview" w:date="2026-01-01T00:00:00Z">
        <w:r>
          <w:rPr>
            <w:rStyle w:val="SpecialCharTok"/>
          </w:rPr>
          <w:delText xml:space="preserve">$</w:delText>
        </w:r>
      </w:del>
      <w:del w:id="4590" w:author="PR Preview" w:date="2026-01-01T00:00:00Z">
        <w:r>
          <w:rPr>
            <w:rStyle w:val="NormalTok"/>
          </w:rPr>
          <w:delText xml:space="preserve">refitting </w:delText>
        </w:r>
      </w:del>
      <w:del w:id="4591" w:author="PR Preview" w:date="2026-01-01T00:00:00Z">
        <w:r>
          <w:rPr>
            <w:rStyle w:val="SpecialCharTok"/>
          </w:rPr>
          <w:delText xml:space="preserve">-</w:delText>
        </w:r>
      </w:del>
      <w:del w:id="4592" w:author="PR Preview" w:date="2026-01-01T00:00:00Z">
        <w:r>
          <w:rPr>
            <w:rStyle w:val="NormalTok"/>
          </w:rPr>
          <w:delText xml:space="preserve"> mtcars_loocv</w:delText>
        </w:r>
      </w:del>
      <w:del w:id="4593" w:author="PR Preview" w:date="2026-01-01T00:00:00Z">
        <w:r>
          <w:rPr>
            <w:rStyle w:val="SpecialCharTok"/>
          </w:rPr>
          <w:delText xml:space="preserve">$</w:delText>
        </w:r>
      </w:del>
      <w:del w:id="4594" w:author="PR Preview" w:date="2026-01-01T00:00:00Z">
        <w:r>
          <w:rPr>
            <w:rStyle w:val="NormalTok"/>
          </w:rPr>
          <w:delText xml:space="preserve">formula))</w:delText>
        </w:r>
      </w:del>
      <w:del w:id="4595" w:author="PR Preview" w:date="2026-01-01T00:00:00Z">
        <w:r>
          <w:br/>
        </w:r>
      </w:del>
      <w:del w:id="4596" w:author="PR Preview" w:date="2026-01-01T00:00:00Z">
        <w:r>
          <w:rPr>
            <w:rStyle w:val="NormalTok"/>
          </w:rPr>
          <w:delText xml:space="preserve">mtcars_best_loocv </w:delText>
        </w:r>
      </w:del>
      <w:del w:id="4597" w:author="PR Preview" w:date="2026-01-01T00:00:00Z">
        <w:r>
          <w:rPr>
            <w:rStyle w:val="OtherTok"/>
          </w:rPr>
          <w:delText xml:space="preserve">&lt;-</w:delText>
        </w:r>
      </w:del>
      <w:del w:id="4598" w:author="PR Preview" w:date="2026-01-01T00:00:00Z">
        <w:r>
          <w:br/>
        </w:r>
      </w:del>
      <w:del w:id="4599" w:author="PR Preview" w:date="2026-01-01T00:00:00Z">
        <w:r>
          <w:rPr>
            <w:rStyle w:val="NormalTok"/>
          </w:rPr>
          <w:delText xml:space="preserve">  mtcars_loocv</w:delText>
        </w:r>
      </w:del>
      <w:del w:id="4600" w:author="PR Preview" w:date="2026-01-01T00:00:00Z">
        <w:r>
          <w:rPr>
            <w:rStyle w:val="SpecialCharTok"/>
          </w:rPr>
          <w:delText xml:space="preserve">$</w:delText>
        </w:r>
      </w:del>
      <w:del w:id="4601" w:author="PR Preview" w:date="2026-01-01T00:00:00Z">
        <w:r>
          <w:rPr>
            <w:rStyle w:val="NormalTok"/>
          </w:rPr>
          <w:delText xml:space="preserve">degree[</w:delText>
        </w:r>
      </w:del>
      <w:del w:id="4602" w:author="PR Preview" w:date="2026-01-01T00:00:00Z">
        <w:r>
          <w:rPr>
            <w:rStyle w:val="FunctionTok"/>
          </w:rPr>
          <w:delText xml:space="preserve">which.min</w:delText>
        </w:r>
      </w:del>
      <w:del w:id="4603" w:author="PR Preview" w:date="2026-01-01T00:00:00Z">
        <w:r>
          <w:rPr>
            <w:rStyle w:val="NormalTok"/>
          </w:rPr>
          <w:delText xml:space="preserve">(mtcars_loocv</w:delText>
        </w:r>
      </w:del>
      <w:del w:id="4604" w:author="PR Preview" w:date="2026-01-01T00:00:00Z">
        <w:r>
          <w:rPr>
            <w:rStyle w:val="SpecialCharTok"/>
          </w:rPr>
          <w:delText xml:space="preserve">$</w:delText>
        </w:r>
      </w:del>
      <w:del w:id="4605" w:author="PR Preview" w:date="2026-01-01T00:00:00Z">
        <w:r>
          <w:rPr>
            <w:rStyle w:val="NormalTok"/>
          </w:rPr>
          <w:delText xml:space="preserve">formula)]</w:delText>
        </w:r>
      </w:del>
      <w:del w:id="4606" w:author="PR Preview" w:date="2026-01-01T00:00:00Z">
        <w:r>
          <w:br/>
        </w:r>
      </w:del>
      <w:del w:id="4607" w:author="PR Preview" w:date="2026-01-01T00:00:00Z">
        <w:r>
          <w:rPr>
            <w:rStyle w:val="FunctionTok"/>
          </w:rPr>
          <w:delText xml:space="preserve">c</w:delText>
        </w:r>
      </w:del>
      <w:del w:id="4608" w:author="PR Preview" w:date="2026-01-01T00:00:00Z">
        <w:r>
          <w:rPr>
            <w:rStyle w:val="NormalTok"/>
          </w:rPr>
          <w:delText xml:space="preserve">(</w:delText>
        </w:r>
      </w:del>
      <w:del w:id="4609" w:author="PR Preview" w:date="2026-01-01T00:00:00Z">
        <w:r>
          <w:rPr>
            <w:rStyle w:val="AttributeTok"/>
          </w:rPr>
          <w:delText xml:space="preserve">max_difference =</w:delText>
        </w:r>
      </w:del>
      <w:del w:id="4610" w:author="PR Preview" w:date="2026-01-01T00:00:00Z">
        <w:r>
          <w:rPr>
            <w:rStyle w:val="NormalTok"/>
          </w:rPr>
          <w:delText xml:space="preserve"> loocv_max_diff, </w:delText>
        </w:r>
      </w:del>
      <w:del w:id="4611" w:author="PR Preview" w:date="2026-01-01T00:00:00Z">
        <w:r>
          <w:rPr>
            <w:rStyle w:val="AttributeTok"/>
          </w:rPr>
          <w:delText xml:space="preserve">best_degree =</w:delText>
        </w:r>
      </w:del>
      <w:del w:id="4612" w:author="PR Preview" w:date="2026-01-01T00:00:00Z">
        <w:r>
          <w:rPr>
            <w:rStyle w:val="NormalTok"/>
          </w:rPr>
          <w:delText xml:space="preserve"> mtcars_best_loocv)</w:delText>
        </w:r>
      </w:del>
      <w:del w:id="4613" w:author="PR Preview" w:date="2026-01-01T00:00:00Z">
        <w:r>
          <w:br/>
        </w:r>
      </w:del>
      <w:del w:id="4614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4615" w:author="PR Preview" w:date="2026-01-01T00:00:00Z">
        <w:r>
          <w:br/>
        </w:r>
      </w:del>
      <w:del w:id="4616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4617" w:author="PR Preview" w:date="2026-01-01T00:00:00Z">
        <w:r>
          <w:delText xml:space="preserve">The two columns differ by at most 8.9e-15,</w:delText>
        </w:r>
      </w:del>
      <w:del w:id="4618" w:author="PR Preview" w:date="2026-01-01T00:00:00Z">
        <w:r>
          <w:delText xml:space="preserve"> </w:delText>
        </w:r>
      </w:del>
      <w:del w:id="4619" w:author="PR Preview" w:date="2026-01-01T00:00:00Z">
        <w:r>
          <w:delText xml:space="preserve">which is rounding error.</w:delText>
        </w:r>
      </w:del>
      <w:del w:id="4620" w:author="PR Preview" w:date="2026-01-01T00:00:00Z">
        <w:r>
          <w:delText xml:space="preserve"> </w:delText>
        </w:r>
      </w:del>
      <w:del w:id="4621" w:author="PR Preview" w:date="2026-01-01T00:00:00Z">
        <w:r>
          <w:delText xml:space="preserve">The single-fit formula needs one fit per model instead of 32.</w:delText>
        </w:r>
      </w:del>
      <w:del w:id="4622" w:author="PR Preview" w:date="2026-01-01T00:00:00Z">
        <w:r>
          <w:delText xml:space="preserve"> </w:delText>
        </w:r>
      </w:del>
      <w:del w:id="4623" w:author="PR Preview" w:date="2026-01-01T00:00:00Z">
        <w:r>
          <w:delText xml:space="preserve">LOOCV picks degree 2,</w:delText>
        </w:r>
      </w:del>
      <w:del w:id="4624" w:author="PR Preview" w:date="2026-01-01T00:00:00Z">
        <w:r>
          <w:delText xml:space="preserve"> </w:delText>
        </w:r>
      </w:del>
      <w:del w:id="4625" w:author="PR Preview" w:date="2026-01-01T00:00:00Z">
        <w:r>
          <w:delText xml:space="preserve">and because LOOCV is not random (</w:delText>
        </w:r>
      </w:del>
      <w:hyperlink w:anchor="lem-loocv-not-random">
        <w:del w:id="462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627" w:author="PR Preview" w:date="2026-01-01T00:00:00Z">
        <w:r>
          <w:delText xml:space="preserve">),</w:delText>
        </w:r>
      </w:del>
      <w:del w:id="4628" w:author="PR Preview" w:date="2026-01-01T00:00:00Z">
        <w:r>
          <w:delText xml:space="preserve"> </w:delText>
        </w:r>
      </w:del>
      <w:del w:id="4629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4630" w:author="PR Preview" w:date="2026-01-01T00:00:00Z">
        <w:r>
          <w:rPr>
            <w:rStyle w:val="NormalTok"/>
          </w:rPr>
          <w:t xml:space="preserve">loocv_max_diff </w:t>
        </w:r>
      </w:ins>
      <w:ins w:id="4631" w:author="PR Preview" w:date="2026-01-01T00:00:00Z">
        <w:r>
          <w:rPr>
            <w:rStyle w:val="OtherTok"/>
          </w:rPr>
          <w:t xml:space="preserve">&lt;-</w:t>
        </w:r>
      </w:ins>
      <w:ins w:id="4632" w:author="PR Preview" w:date="2026-01-01T00:00:00Z">
        <w:r>
          <w:rPr>
            <w:rStyle w:val="NormalTok"/>
          </w:rPr>
          <w:t xml:space="preserve"> </w:t>
        </w:r>
      </w:ins>
      <w:ins w:id="4633" w:author="PR Preview" w:date="2026-01-01T00:00:00Z">
        <w:r>
          <w:rPr>
            <w:rStyle w:val="FunctionTok"/>
          </w:rPr>
          <w:t xml:space="preserve">max</w:t>
        </w:r>
      </w:ins>
      <w:ins w:id="4634" w:author="PR Preview" w:date="2026-01-01T00:00:00Z">
        <w:r>
          <w:rPr>
            <w:rStyle w:val="NormalTok"/>
          </w:rPr>
          <w:t xml:space="preserve">(</w:t>
        </w:r>
      </w:ins>
      <w:ins w:id="4635" w:author="PR Preview" w:date="2026-01-01T00:00:00Z">
        <w:r>
          <w:rPr>
            <w:rStyle w:val="FunctionTok"/>
          </w:rPr>
          <w:t xml:space="preserve">abs</w:t>
        </w:r>
      </w:ins>
      <w:ins w:id="4636" w:author="PR Preview" w:date="2026-01-01T00:00:00Z">
        <w:r>
          <w:rPr>
            <w:rStyle w:val="NormalTok"/>
          </w:rPr>
          <w:t xml:space="preserve">(mtcars_loocv</w:t>
        </w:r>
      </w:ins>
      <w:ins w:id="4637" w:author="PR Preview" w:date="2026-01-01T00:00:00Z">
        <w:r>
          <w:rPr>
            <w:rStyle w:val="SpecialCharTok"/>
          </w:rPr>
          <w:t xml:space="preserve">$</w:t>
        </w:r>
      </w:ins>
      <w:ins w:id="4638" w:author="PR Preview" w:date="2026-01-01T00:00:00Z">
        <w:r>
          <w:rPr>
            <w:rStyle w:val="NormalTok"/>
          </w:rPr>
          <w:t xml:space="preserve">refitting </w:t>
        </w:r>
      </w:ins>
      <w:ins w:id="4639" w:author="PR Preview" w:date="2026-01-01T00:00:00Z">
        <w:r>
          <w:rPr>
            <w:rStyle w:val="SpecialCharTok"/>
          </w:rPr>
          <w:t xml:space="preserve">-</w:t>
        </w:r>
      </w:ins>
      <w:ins w:id="4640" w:author="PR Preview" w:date="2026-01-01T00:00:00Z">
        <w:r>
          <w:rPr>
            <w:rStyle w:val="NormalTok"/>
          </w:rPr>
          <w:t xml:space="preserve"> mtcars_loocv</w:t>
        </w:r>
      </w:ins>
      <w:ins w:id="4641" w:author="PR Preview" w:date="2026-01-01T00:00:00Z">
        <w:r>
          <w:rPr>
            <w:rStyle w:val="SpecialCharTok"/>
          </w:rPr>
          <w:t xml:space="preserve">$</w:t>
        </w:r>
      </w:ins>
      <w:ins w:id="4642" w:author="PR Preview" w:date="2026-01-01T00:00:00Z">
        <w:r>
          <w:rPr>
            <w:rStyle w:val="NormalTok"/>
          </w:rPr>
          <w:t xml:space="preserve">formula))</w:t>
        </w:r>
      </w:ins>
      <w:ins w:id="4643" w:author="PR Preview" w:date="2026-01-01T00:00:00Z">
        <w:r>
          <w:br/>
        </w:r>
      </w:ins>
      <w:ins w:id="4644" w:author="PR Preview" w:date="2026-01-01T00:00:00Z">
        <w:r>
          <w:rPr>
            <w:rStyle w:val="NormalTok"/>
          </w:rPr>
          <w:t xml:space="preserve">mtcars_best_loocv </w:t>
        </w:r>
      </w:ins>
      <w:ins w:id="4645" w:author="PR Preview" w:date="2026-01-01T00:00:00Z">
        <w:r>
          <w:rPr>
            <w:rStyle w:val="OtherTok"/>
          </w:rPr>
          <w:t xml:space="preserve">&lt;-</w:t>
        </w:r>
      </w:ins>
      <w:ins w:id="4646" w:author="PR Preview" w:date="2026-01-01T00:00:00Z">
        <w:r>
          <w:br/>
        </w:r>
      </w:ins>
      <w:ins w:id="4647" w:author="PR Preview" w:date="2026-01-01T00:00:00Z">
        <w:r>
          <w:rPr>
            <w:rStyle w:val="NormalTok"/>
          </w:rPr>
          <w:t xml:space="preserve">  mtcars_loocv</w:t>
        </w:r>
      </w:ins>
      <w:ins w:id="4648" w:author="PR Preview" w:date="2026-01-01T00:00:00Z">
        <w:r>
          <w:rPr>
            <w:rStyle w:val="SpecialCharTok"/>
          </w:rPr>
          <w:t xml:space="preserve">$</w:t>
        </w:r>
      </w:ins>
      <w:ins w:id="4649" w:author="PR Preview" w:date="2026-01-01T00:00:00Z">
        <w:r>
          <w:rPr>
            <w:rStyle w:val="NormalTok"/>
          </w:rPr>
          <w:t xml:space="preserve">degree[</w:t>
        </w:r>
      </w:ins>
      <w:ins w:id="4650" w:author="PR Preview" w:date="2026-01-01T00:00:00Z">
        <w:r>
          <w:rPr>
            <w:rStyle w:val="FunctionTok"/>
          </w:rPr>
          <w:t xml:space="preserve">which.min</w:t>
        </w:r>
      </w:ins>
      <w:ins w:id="4651" w:author="PR Preview" w:date="2026-01-01T00:00:00Z">
        <w:r>
          <w:rPr>
            <w:rStyle w:val="NormalTok"/>
          </w:rPr>
          <w:t xml:space="preserve">(mtcars_loocv</w:t>
        </w:r>
      </w:ins>
      <w:ins w:id="4652" w:author="PR Preview" w:date="2026-01-01T00:00:00Z">
        <w:r>
          <w:rPr>
            <w:rStyle w:val="SpecialCharTok"/>
          </w:rPr>
          <w:t xml:space="preserve">$</w:t>
        </w:r>
      </w:ins>
      <w:ins w:id="4653" w:author="PR Preview" w:date="2026-01-01T00:00:00Z">
        <w:r>
          <w:rPr>
            <w:rStyle w:val="NormalTok"/>
          </w:rPr>
          <w:t xml:space="preserve">formula)]</w:t>
        </w:r>
      </w:ins>
      <w:ins w:id="4654" w:author="PR Preview" w:date="2026-01-01T00:00:00Z">
        <w:r>
          <w:br/>
        </w:r>
      </w:ins>
      <w:ins w:id="4655" w:author="PR Preview" w:date="2026-01-01T00:00:00Z">
        <w:r>
          <w:rPr>
            <w:rStyle w:val="FunctionTok"/>
          </w:rPr>
          <w:t xml:space="preserve">c</w:t>
        </w:r>
      </w:ins>
      <w:ins w:id="4656" w:author="PR Preview" w:date="2026-01-01T00:00:00Z">
        <w:r>
          <w:rPr>
            <w:rStyle w:val="NormalTok"/>
          </w:rPr>
          <w:t xml:space="preserve">(</w:t>
        </w:r>
      </w:ins>
      <w:ins w:id="4657" w:author="PR Preview" w:date="2026-01-01T00:00:00Z">
        <w:r>
          <w:rPr>
            <w:rStyle w:val="AttributeTok"/>
          </w:rPr>
          <w:t xml:space="preserve">max_difference =</w:t>
        </w:r>
      </w:ins>
      <w:ins w:id="4658" w:author="PR Preview" w:date="2026-01-01T00:00:00Z">
        <w:r>
          <w:rPr>
            <w:rStyle w:val="NormalTok"/>
          </w:rPr>
          <w:t xml:space="preserve"> loocv_max_diff, </w:t>
        </w:r>
      </w:ins>
      <w:ins w:id="4659" w:author="PR Preview" w:date="2026-01-01T00:00:00Z">
        <w:r>
          <w:rPr>
            <w:rStyle w:val="AttributeTok"/>
          </w:rPr>
          <w:t xml:space="preserve">best_degree =</w:t>
        </w:r>
      </w:ins>
      <w:ins w:id="4660" w:author="PR Preview" w:date="2026-01-01T00:00:00Z">
        <w:r>
          <w:rPr>
            <w:rStyle w:val="NormalTok"/>
          </w:rPr>
          <w:t xml:space="preserve"> mtcars_best_loocv)</w:t>
        </w:r>
      </w:ins>
      <w:ins w:id="4661" w:author="PR Preview" w:date="2026-01-01T00:00:00Z">
        <w:r>
          <w:br/>
        </w:r>
      </w:ins>
      <w:ins w:id="4662" w:author="PR Preview" w:date="2026-01-01T00:00:00Z">
        <w:r>
          <w:rPr>
            <w:rStyle w:val="CommentTok"/>
          </w:rPr>
          <w:t xml:space="preserve">#&gt; max_difference    best_degree </w:t>
        </w:r>
      </w:ins>
      <w:ins w:id="4663" w:author="PR Preview" w:date="2026-01-01T00:00:00Z">
        <w:r>
          <w:br/>
        </w:r>
      </w:ins>
      <w:ins w:id="4664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4665" w:author="PR Preview" w:date="2026-01-01T00:00:00Z">
        <w:r>
          <w:t xml:space="preserve">The two columns differ by at most 7.1e-15,</w:t>
        </w:r>
      </w:ins>
      <w:ins w:id="4666" w:author="PR Preview" w:date="2026-01-01T00:00:00Z">
        <w:r>
          <w:t xml:space="preserve"> </w:t>
        </w:r>
      </w:ins>
      <w:ins w:id="4667" w:author="PR Preview" w:date="2026-01-01T00:00:00Z">
        <w:r>
          <w:t xml:space="preserve">which is rounding error.</w:t>
        </w:r>
      </w:ins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The single-fit formula needs one fit per model instead of 32.</w:t>
        </w:r>
      </w:ins>
      <w:ins w:id="4670" w:author="PR Preview" w:date="2026-01-01T00:00:00Z">
        <w:r>
          <w:t xml:space="preserve"> </w:t>
        </w:r>
      </w:ins>
      <w:ins w:id="4671" w:author="PR Preview" w:date="2026-01-01T00:00:00Z">
        <w:r>
          <w:t xml:space="preserve">LOOCV picks degree 2,</w:t>
        </w:r>
      </w:ins>
      <w:ins w:id="4672" w:author="PR Preview" w:date="2026-01-01T00:00:00Z">
        <w:r>
          <w:t xml:space="preserve"> </w:t>
        </w:r>
      </w:ins>
      <w:ins w:id="4673" w:author="PR Preview" w:date="2026-01-01T00:00:00Z">
        <w:r>
          <w:t xml:space="preserve">and because LOOCV is not random (</w:t>
        </w:r>
      </w:ins>
      <w:hyperlink w:anchor="lem-loocv-not-random">
        <w:ins w:id="467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675" w:author="PR Preview" w:date="2026-01-01T00:00:00Z">
        <w:r>
          <w:t xml:space="preserve">),</w:t>
        </w:r>
      </w:ins>
      <w:ins w:id="4676" w:author="PR Preview" w:date="2026-01-01T00:00:00Z">
        <w:r>
          <w:t xml:space="preserve"> </w:t>
        </w:r>
      </w:ins>
      <w:ins w:id="4677" w:author="PR Preview" w:date="2026-01-01T00:00:00Z">
        <w:r>
          <w:t xml:space="preserve">rerunning it always gives the same choice.</w:t>
        </w:r>
      </w:ins>
    </w:p>
    <w:bookmarkEnd w:id="242"/>
    <w:bookmarkStart w:id="243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3"/>
    <w:bookmarkEnd w:id="244"/>
    <w:bookmarkStart w:id="273" w:name="sec-cv-model-choice"/>
    <w:p>
      <w:pPr>
        <w:pStyle w:val="Heading2"/>
      </w:pPr>
      <w:r>
        <w:t xml:space="preserve">8 Choosing a model by cross-validation</w:t>
      </w:r>
    </w:p>
    <w:bookmarkStart w:id="246" w:name="def-cv-estimate-indexed"/>
    <w:p>
      <w:pPr>
        <w:pStyle w:val="FirstParagraph"/>
      </w:pPr>
      <w:del w:id="4678" w:author="PR Preview" w:date="2026-01-01T00:00:00Z">
        <w:r>
          <w:rPr>
            <w:b/>
            <w:bCs/>
          </w:rPr>
          <w:delText xml:space="preserve">Definition 41 (Cross-validation estimate of a named procedure)</w:delText>
        </w:r>
      </w:del>
      <w:del w:id="4679" w:author="PR Preview" w:date="2026-01-01T00:00:00Z">
        <w:r>
          <w:delText xml:space="preserve"> </w:delText>
        </w:r>
      </w:del>
      <w:del w:id="4680" w:author="PR Preview" w:date="2026-01-01T00:00:00Z">
        <w:r>
          <w:delText xml:space="preserve">Let a</w:delText>
        </w:r>
      </w:del>
      <w:del w:id="4681" w:author="PR Preview" w:date="2026-01-01T00:00:00Z">
        <w:r>
          <w:delText xml:space="preserve"> </w:delText>
        </w:r>
      </w:del>
      <w:hyperlink w:anchor="def-training-set">
        <w:del w:id="468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68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84" w:author="PR Preview" w:date="2026-01-01T00:00:00Z">
        <w:r>
          <w:delText xml:space="preserve">, indexed by</w:delText>
        </w:r>
      </w:del>
      <w:del w:id="4685" w:author="PR Preview" w:date="2026-01-01T00:00:00Z">
        <w:r>
          <w:delText xml:space="preserve"> </w:delText>
        </w:r>
      </w:del>
      <m:oMath>
        <m:r>
          <m:t>I</m:t>
        </m:r>
      </m:oMath>
      <w:del w:id="4686" w:author="PR Preview" w:date="2026-01-01T00:00:00Z">
        <w:r>
          <w:delText xml:space="preserve">,</w:delText>
        </w:r>
      </w:del>
      <w:del w:id="4687" w:author="PR Preview" w:date="2026-01-01T00:00:00Z">
        <w:r>
          <w:delText xml:space="preserve"> </w:delText>
        </w:r>
      </w:del>
      <w:del w:id="4688" w:author="PR Preview" w:date="2026-01-01T00:00:00Z">
        <w:r>
          <w:delText xml:space="preserve">be divided into</w:delText>
        </w:r>
      </w:del>
      <w:del w:id="4689" w:author="PR Preview" w:date="2026-01-01T00:00:00Z">
        <w:r>
          <w:delText xml:space="preserve"> </w:delText>
        </w:r>
      </w:del>
      <w:hyperlink w:anchor="def-folds">
        <w:del w:id="4690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69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692" w:author="PR Preview" w:date="2026-01-01T00:00:00Z">
        <w:r>
          <w:delText xml:space="preserve">.</w:delText>
        </w:r>
      </w:del>
      <w:del w:id="4693" w:author="PR Preview" w:date="2026-01-01T00:00:00Z">
        <w:r>
          <w:delText xml:space="preserve"> </w:delText>
        </w:r>
      </w:del>
      <w:del w:id="4694" w:author="PR Preview" w:date="2026-01-01T00:00:00Z">
        <w:r>
          <w:delText xml:space="preserve">The</w:delText>
        </w:r>
      </w:del>
      <w:del w:id="4695" w:author="PR Preview" w:date="2026-01-01T00:00:00Z">
        <w:r>
          <w:delText xml:space="preserve"> </w:delText>
        </w:r>
      </w:del>
      <w:del w:id="4696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4697" w:author="PR Preview" w:date="2026-01-01T00:00:00Z">
        <w:r>
          <w:delText xml:space="preserve"> </w:delText>
        </w:r>
      </w:del>
      <m:oMath>
        <m:r>
          <m:t>g</m:t>
        </m:r>
      </m:oMath>
      <w:del w:id="4698" w:author="PR Preview" w:date="2026-01-01T00:00:00Z">
        <w:r>
          <w:delText xml:space="preserve"> </w:delText>
        </w:r>
      </w:del>
      <w:del w:id="4699" w:author="PR Preview" w:date="2026-01-01T00:00:00Z">
        <w:r>
          <w:delText xml:space="preserve">on</w:delText>
        </w:r>
      </w:del>
      <w:del w:id="47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701" w:author="PR Preview" w:date="2026-01-01T00:00:00Z">
        <w:r>
          <w:delText xml:space="preserve">,</w:delText>
        </w:r>
      </w:del>
      <w:del w:id="4702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703" w:author="PR Preview" w:date="2026-01-01T00:00:00Z">
        <w:r>
          <w:delText xml:space="preserve">,</w:delText>
        </w:r>
      </w:del>
      <w:del w:id="4704" w:author="PR Preview" w:date="2026-01-01T00:00:00Z">
        <w:r>
          <w:delText xml:space="preserve"> </w:delText>
        </w:r>
      </w:del>
      <w:del w:id="4705" w:author="PR Preview" w:date="2026-01-01T00:00:00Z">
        <w:r>
          <w:delText xml:space="preserve">is the</w:delText>
        </w:r>
      </w:del>
      <w:del w:id="4706" w:author="PR Preview" w:date="2026-01-01T00:00:00Z">
        <w:r>
          <w:delText xml:space="preserve"> </w:delText>
        </w:r>
      </w:del>
      <w:hyperlink w:anchor="def-cv-estimate">
        <w:del w:id="470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708" w:author="PR Preview" w:date="2026-01-01T00:00:00Z">
        <w:r>
          <w:delText xml:space="preserve"> </w:delText>
        </w:r>
      </w:del>
      <w:del w:id="4709" w:author="PR Preview" w:date="2026-01-01T00:00:00Z">
        <w:r>
          <w:delText xml:space="preserve">computed with</w:delText>
        </w:r>
      </w:del>
      <w:del w:id="4710" w:author="PR Preview" w:date="2026-01-01T00:00:00Z">
        <w:r>
          <w:delText xml:space="preserve"> </w:delText>
        </w:r>
      </w:del>
      <w:hyperlink w:anchor="def-fold-out-rule">
        <w:del w:id="4711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4712" w:author="PR Preview" w:date="2026-01-01T00:00:00Z">
        <w:r>
          <w:delText xml:space="preserve"> </w:delText>
        </w:r>
      </w:del>
      <w:del w:id="4713" w:author="PR Preview" w:date="2026-01-01T00:00:00Z">
        <w:r>
          <w:delText xml:space="preserve">that</w:delText>
        </w:r>
      </w:del>
      <w:del w:id="4714" w:author="PR Preview" w:date="2026-01-01T00:00:00Z">
        <w:r>
          <w:delText xml:space="preserve"> </w:delText>
        </w:r>
      </w:del>
      <m:oMath>
        <m:r>
          <m:t>g</m:t>
        </m:r>
      </m:oMath>
      <w:del w:id="4715" w:author="PR Preview" w:date="2026-01-01T00:00:00Z">
        <w:r>
          <w:delText xml:space="preserve"> </w:delText>
        </w:r>
      </w:del>
      <w:del w:id="4716" w:author="PR Preview" w:date="2026-01-01T00:00:00Z">
        <w:r>
          <w:delText xml:space="preserve">produces from</w:delText>
        </w:r>
      </w:del>
      <w:del w:id="47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718" w:author="PR Preview" w:date="2026-01-01T00:00:00Z">
        <w:r>
          <w:delText xml:space="preserve">:</w:delText>
        </w:r>
      </w:del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del w:id="4719" w:author="PR Preview" w:date="2026-01-01T00:00:00Z">
        <w:r>
          <w:rPr>
            <w:b/>
            <w:bCs/>
          </w:rPr>
          <w:delText xml:space="preserve">Definition 42 (Cross-validation choice procedure)</w:delText>
        </w:r>
      </w:del>
      <w:del w:id="4720" w:author="PR Preview" w:date="2026-01-01T00:00:00Z">
        <w:r>
          <w:delText xml:space="preserve"> </w:delText>
        </w:r>
      </w:del>
      <w:del w:id="4721" w:author="PR Preview" w:date="2026-01-01T00:00:00Z">
        <w:r>
          <w:delText xml:space="preserve">Given candidate</w:delText>
        </w:r>
      </w:del>
      <w:del w:id="4722" w:author="PR Preview" w:date="2026-01-01T00:00:00Z">
        <w:r>
          <w:delText xml:space="preserve"> </w:delText>
        </w:r>
      </w:del>
      <w:hyperlink w:anchor="def-fitting-procedure">
        <w:del w:id="472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72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725" w:author="PR Preview" w:date="2026-01-01T00:00:00Z">
        <w:r>
          <w:delText xml:space="preserve">,</w:delText>
        </w:r>
      </w:del>
      <w:del w:id="4726" w:author="PR Preview" w:date="2026-01-01T00:00:00Z">
        <w:r>
          <w:delText xml:space="preserve"> </w:delText>
        </w:r>
      </w:del>
      <w:del w:id="4727" w:author="PR Preview" w:date="2026-01-01T00:00:00Z">
        <w:r>
          <w:delText xml:space="preserve">the</w:delText>
        </w:r>
      </w:del>
      <w:del w:id="4728" w:author="PR Preview" w:date="2026-01-01T00:00:00Z">
        <w:r>
          <w:delText xml:space="preserve"> </w:delText>
        </w:r>
      </w:del>
      <w:del w:id="4729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473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731" w:author="PR Preview" w:date="2026-01-01T00:00:00Z">
        <w:r>
          <w:delText xml:space="preserve"> </w:delText>
        </w:r>
      </w:del>
      <w:del w:id="4732" w:author="PR Preview" w:date="2026-01-01T00:00:00Z">
        <w:r>
          <w:delText xml:space="preserve">is the fitting procedure that,</w:delText>
        </w:r>
      </w:del>
      <w:del w:id="4733" w:author="PR Preview" w:date="2026-01-01T00:00:00Z">
        <w:r>
          <w:delText xml:space="preserve"> </w:delText>
        </w:r>
      </w:del>
      <w:del w:id="4734" w:author="PR Preview" w:date="2026-01-01T00:00:00Z">
        <w:r>
          <w:delText xml:space="preserve">applied to a</w:delText>
        </w:r>
      </w:del>
      <w:del w:id="4735" w:author="PR Preview" w:date="2026-01-01T00:00:00Z">
        <w:r>
          <w:delText xml:space="preserve"> </w:delText>
        </w:r>
      </w:del>
      <w:hyperlink w:anchor="def-training-set">
        <w:del w:id="473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7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738" w:author="PR Preview" w:date="2026-01-01T00:00:00Z">
        <w:r>
          <w:delText xml:space="preserve">,</w:delText>
        </w:r>
      </w:del>
      <w:del w:id="4739" w:author="PR Preview" w:date="2026-01-01T00:00:00Z">
        <w:r>
          <w:delText xml:space="preserve"> </w:delText>
        </w:r>
      </w:del>
      <w:del w:id="4740" w:author="PR Preview" w:date="2026-01-01T00:00:00Z">
        <w:r>
          <w:delText xml:space="preserve">divides</w:delText>
        </w:r>
      </w:del>
      <w:del w:id="47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742" w:author="PR Preview" w:date="2026-01-01T00:00:00Z">
        <w:r>
          <w:delText xml:space="preserve"> </w:delText>
        </w:r>
      </w:del>
      <w:del w:id="4743" w:author="PR Preview" w:date="2026-01-01T00:00:00Z">
        <w:r>
          <w:delText xml:space="preserve">into</w:delText>
        </w:r>
      </w:del>
      <w:del w:id="4744" w:author="PR Preview" w:date="2026-01-01T00:00:00Z">
        <w:r>
          <w:delText xml:space="preserve"> </w:delText>
        </w:r>
      </w:del>
      <m:oMath>
        <m:r>
          <m:t>k</m:t>
        </m:r>
      </m:oMath>
      <w:del w:id="4745" w:author="PR Preview" w:date="2026-01-01T00:00:00Z">
        <w:r>
          <w:delText xml:space="preserve"> </w:delText>
        </w:r>
      </w:del>
      <w:hyperlink w:anchor="def-folds">
        <w:del w:id="474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747" w:author="PR Preview" w:date="2026-01-01T00:00:00Z">
        <w:r>
          <w:delText xml:space="preserve">,</w:delText>
        </w:r>
      </w:del>
      <w:del w:id="4748" w:author="PR Preview" w:date="2026-01-01T00:00:00Z">
        <w:r>
          <w:delText xml:space="preserve"> </w:delText>
        </w:r>
      </w:del>
      <w:del w:id="4749" w:author="PR Preview" w:date="2026-01-01T00:00:00Z">
        <w:r>
          <w:delText xml:space="preserve">computes each candidate’s</w:delText>
        </w:r>
      </w:del>
      <w:del w:id="4750" w:author="PR Preview" w:date="2026-01-01T00:00:00Z">
        <w:r>
          <w:delText xml:space="preserve"> </w:delText>
        </w:r>
      </w:del>
      <w:hyperlink w:anchor="def-cv-estimate-indexed">
        <w:del w:id="475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752" w:author="PR Preview" w:date="2026-01-01T00:00:00Z">
        <w:r>
          <w:delText xml:space="preserve"> </w:delText>
        </w:r>
      </w:del>
      <w:del w:id="4753" w:author="PR Preview" w:date="2026-01-01T00:00:00Z">
        <w:r>
          <w:delText xml:space="preserve">on</w:delText>
        </w:r>
      </w:del>
      <w:del w:id="47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755" w:author="PR Preview" w:date="2026-01-01T00:00:00Z">
        <w:r>
          <w:delText xml:space="preserve"> </w:delText>
        </w:r>
      </w:del>
      <w:del w:id="4756" w:author="PR Preview" w:date="2026-01-01T00:00:00Z">
        <w:r>
          <w:delText xml:space="preserve">with those folds,</w:delText>
        </w:r>
      </w:del>
      <w:del w:id="4757" w:author="PR Preview" w:date="2026-01-01T00:00:00Z">
        <w:r>
          <w:delText xml:space="preserve"> </w:delText>
        </w:r>
      </w:del>
      <w:del w:id="4758" w:author="PR Preview" w:date="2026-01-01T00:00:00Z">
        <w:r>
          <w:delText xml:space="preserve">and applies to</w:delText>
        </w:r>
      </w:del>
      <w:del w:id="47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760" w:author="PR Preview" w:date="2026-01-01T00:00:00Z">
        <w:r>
          <w:delText xml:space="preserve"> </w:delText>
        </w:r>
      </w:del>
      <w:del w:id="4761" w:author="PR Preview" w:date="2026-01-01T00:00:00Z">
        <w:r>
          <w:delText xml:space="preserve">the candidate with the smallest estimate,</w:delText>
        </w:r>
      </w:del>
      <w:del w:id="4762" w:author="PR Preview" w:date="2026-01-01T00:00:00Z">
        <w:r>
          <w:delText xml:space="preserve"> </w:delText>
        </w:r>
      </w:del>
      <w:del w:id="4763" w:author="PR Preview" w:date="2026-01-01T00:00:00Z">
        <w:r>
          <w:delText xml:space="preserve">taking the smallest</w:delText>
        </w:r>
      </w:del>
      <w:del w:id="4764" w:author="PR Preview" w:date="2026-01-01T00:00:00Z">
        <w:r>
          <w:delText xml:space="preserve"> </w:delText>
        </w:r>
      </w:del>
      <m:oMath>
        <m:r>
          <m:t>l</m:t>
        </m:r>
      </m:oMath>
      <w:del w:id="4765" w:author="PR Preview" w:date="2026-01-01T00:00:00Z">
        <w:r>
          <w:delText xml:space="preserve"> </w:delText>
        </w:r>
      </w:del>
      <w:del w:id="4766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del w:id="4767" w:author="PR Preview" w:date="2026-01-01T00:00:00Z">
        <w:r>
          <w:rPr>
            <w:b/>
            <w:bCs/>
          </w:rPr>
          <w:delText xml:space="preserve">Definition 43 (Nested cross-validation)</w:delText>
        </w:r>
      </w:del>
      <w:del w:id="4768" w:author="PR Preview" w:date="2026-01-01T00:00:00Z">
        <w:r>
          <w:delText xml:space="preserve"> </w:delText>
        </w:r>
      </w:del>
      <w:del w:id="4769" w:author="PR Preview" w:date="2026-01-01T00:00:00Z">
        <w:r>
          <w:rPr>
            <w:b/>
            <w:bCs/>
          </w:rPr>
          <w:delText xml:space="preserve">Nested cross-validation</w:delText>
        </w:r>
      </w:del>
      <w:del w:id="4770" w:author="PR Preview" w:date="2026-01-01T00:00:00Z">
        <w:r>
          <w:delText xml:space="preserve"> </w:delText>
        </w:r>
      </w:del>
      <w:del w:id="4771" w:author="PR Preview" w:date="2026-01-01T00:00:00Z">
        <w:r>
          <w:delText xml:space="preserve">is</w:delText>
        </w:r>
      </w:del>
      <w:del w:id="4772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773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774" w:author="PR Preview" w:date="2026-01-01T00:00:00Z">
        <w:r>
          <w:delText xml:space="preserve"> </w:delText>
        </w:r>
      </w:del>
      <w:del w:id="4775" w:author="PR Preview" w:date="2026-01-01T00:00:00Z">
        <w:r>
          <w:delText xml:space="preserve">of the</w:delText>
        </w:r>
      </w:del>
      <w:del w:id="4776" w:author="PR Preview" w:date="2026-01-01T00:00:00Z">
        <w:r>
          <w:delText xml:space="preserve"> </w:delText>
        </w:r>
      </w:del>
      <w:hyperlink w:anchor="def-cv-choice">
        <w:del w:id="4777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477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779" w:author="PR Preview" w:date="2026-01-01T00:00:00Z">
        <w:r>
          <w:delText xml:space="preserve">:</w:delText>
        </w:r>
      </w:del>
      <w:del w:id="4780" w:author="PR Preview" w:date="2026-01-01T00:00:00Z">
        <w:r>
          <w:delText xml:space="preserve"> </w:delText>
        </w:r>
      </w:del>
      <w:del w:id="4781" w:author="PR Preview" w:date="2026-01-01T00:00:00Z">
        <w:r>
          <w:delText xml:space="preserve">its estimate on a training set</w:delText>
        </w:r>
      </w:del>
      <w:del w:id="47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783" w:author="PR Preview" w:date="2026-01-01T00:00:00Z">
        <w:r>
          <w:delText xml:space="preserve"> </w:delText>
        </w:r>
      </w:del>
      <w:del w:id="4784" w:author="PR Preview" w:date="2026-01-01T00:00:00Z">
        <w:r>
          <w:delText xml:space="preserve">is</w:delText>
        </w:r>
      </w:del>
    </w:p>
    <w:p>
      <w:pPr>
        <w:pStyle w:val="FirstParagraph"/>
      </w:pPr>
      <w:ins w:id="4785" w:author="PR Preview" w:date="2026-01-01T00:00:00Z">
        <w:r>
          <w:rPr>
            <w:b/>
            <w:bCs/>
          </w:rPr>
          <w:t xml:space="preserve">Definition 47 (Cross-validation estimate of a named procedure)</w:t>
        </w:r>
      </w:ins>
      <w:ins w:id="4786" w:author="PR Preview" w:date="2026-01-01T00:00:00Z">
        <w:r>
          <w:t xml:space="preserve"> </w:t>
        </w:r>
      </w:ins>
      <w:ins w:id="4787" w:author="PR Preview" w:date="2026-01-01T00:00:00Z">
        <w:r>
          <w:t xml:space="preserve">Let a</w:t>
        </w:r>
      </w:ins>
      <w:ins w:id="4788" w:author="PR Preview" w:date="2026-01-01T00:00:00Z">
        <w:r>
          <w:t xml:space="preserve"> </w:t>
        </w:r>
      </w:ins>
      <w:hyperlink w:anchor="def-training-set">
        <w:ins w:id="478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7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91" w:author="PR Preview" w:date="2026-01-01T00:00:00Z">
        <w:r>
          <w:t xml:space="preserve">, indexed by</w:t>
        </w:r>
      </w:ins>
      <w:ins w:id="4792" w:author="PR Preview" w:date="2026-01-01T00:00:00Z">
        <w:r>
          <w:t xml:space="preserve"> </w:t>
        </w:r>
      </w:ins>
      <m:oMath>
        <m:r>
          <m:t>I</m:t>
        </m:r>
      </m:oMath>
      <w:ins w:id="4793" w:author="PR Preview" w:date="2026-01-01T00:00:00Z">
        <w:r>
          <w:t xml:space="preserve">,</w:t>
        </w:r>
      </w:ins>
      <w:ins w:id="4794" w:author="PR Preview" w:date="2026-01-01T00:00:00Z">
        <w:r>
          <w:t xml:space="preserve"> </w:t>
        </w:r>
      </w:ins>
      <w:ins w:id="4795" w:author="PR Preview" w:date="2026-01-01T00:00:00Z">
        <w:r>
          <w:t xml:space="preserve">be divided into</w:t>
        </w:r>
      </w:ins>
      <w:ins w:id="4796" w:author="PR Preview" w:date="2026-01-01T00:00:00Z">
        <w:r>
          <w:t xml:space="preserve"> </w:t>
        </w:r>
      </w:ins>
      <w:hyperlink w:anchor="def-folds">
        <w:ins w:id="479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7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799" w:author="PR Preview" w:date="2026-01-01T00:00:00Z">
        <w:r>
          <w:t xml:space="preserve">.</w:t>
        </w:r>
      </w:ins>
      <w:ins w:id="4800" w:author="PR Preview" w:date="2026-01-01T00:00:00Z">
        <w:r>
          <w:t xml:space="preserve"> </w:t>
        </w:r>
      </w:ins>
      <w:ins w:id="4801" w:author="PR Preview" w:date="2026-01-01T00:00:00Z">
        <w:r>
          <w:t xml:space="preserve">The</w:t>
        </w:r>
      </w:ins>
      <w:ins w:id="4802" w:author="PR Preview" w:date="2026-01-01T00:00:00Z">
        <w:r>
          <w:t xml:space="preserve"> </w:t>
        </w:r>
      </w:ins>
      <w:ins w:id="4803" w:author="PR Preview" w:date="2026-01-01T00:00:00Z">
        <w:r>
          <w:rPr>
            <w:b/>
            <w:bCs/>
          </w:rPr>
          <w:t xml:space="preserve">cross-validation estimate of procedure</w:t>
        </w:r>
      </w:ins>
      <w:ins w:id="4804" w:author="PR Preview" w:date="2026-01-01T00:00:00Z">
        <w:r>
          <w:t xml:space="preserve"> </w:t>
        </w:r>
      </w:ins>
      <m:oMath>
        <m:r>
          <m:t>g</m:t>
        </m:r>
      </m:oMath>
      <w:ins w:id="4805" w:author="PR Preview" w:date="2026-01-01T00:00:00Z">
        <w:r>
          <w:t xml:space="preserve"> </w:t>
        </w:r>
      </w:ins>
      <w:ins w:id="4806" w:author="PR Preview" w:date="2026-01-01T00:00:00Z">
        <w:r>
          <w:t xml:space="preserve">on</w:t>
        </w:r>
      </w:ins>
      <w:ins w:id="480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08" w:author="PR Preview" w:date="2026-01-01T00:00:00Z">
        <w:r>
          <w:t xml:space="preserve">,</w:t>
        </w:r>
      </w:ins>
      <w:ins w:id="4809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810" w:author="PR Preview" w:date="2026-01-01T00:00:00Z">
        <w:r>
          <w:t xml:space="preserve">,</w:t>
        </w:r>
      </w:ins>
      <w:ins w:id="4811" w:author="PR Preview" w:date="2026-01-01T00:00:00Z">
        <w:r>
          <w:t xml:space="preserve"> </w:t>
        </w:r>
      </w:ins>
      <w:ins w:id="4812" w:author="PR Preview" w:date="2026-01-01T00:00:00Z">
        <w:r>
          <w:t xml:space="preserve">is the</w:t>
        </w:r>
      </w:ins>
      <w:ins w:id="4813" w:author="PR Preview" w:date="2026-01-01T00:00:00Z">
        <w:r>
          <w:t xml:space="preserve"> </w:t>
        </w:r>
      </w:ins>
      <w:hyperlink w:anchor="def-cv-estimate">
        <w:ins w:id="481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815" w:author="PR Preview" w:date="2026-01-01T00:00:00Z">
        <w:r>
          <w:t xml:space="preserve"> </w:t>
        </w:r>
      </w:ins>
      <w:ins w:id="4816" w:author="PR Preview" w:date="2026-01-01T00:00:00Z">
        <w:r>
          <w:t xml:space="preserve">computed with</w:t>
        </w:r>
      </w:ins>
      <w:ins w:id="4817" w:author="PR Preview" w:date="2026-01-01T00:00:00Z">
        <w:r>
          <w:t xml:space="preserve"> </w:t>
        </w:r>
      </w:ins>
      <w:hyperlink w:anchor="def-fold-out-rule">
        <w:ins w:id="4818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4819" w:author="PR Preview" w:date="2026-01-01T00:00:00Z">
        <w:r>
          <w:t xml:space="preserve"> </w:t>
        </w:r>
      </w:ins>
      <w:ins w:id="4820" w:author="PR Preview" w:date="2026-01-01T00:00:00Z">
        <w:r>
          <w:t xml:space="preserve">that</w:t>
        </w:r>
      </w:ins>
      <w:ins w:id="4821" w:author="PR Preview" w:date="2026-01-01T00:00:00Z">
        <w:r>
          <w:t xml:space="preserve"> </w:t>
        </w:r>
      </w:ins>
      <m:oMath>
        <m:r>
          <m:t>g</m:t>
        </m:r>
      </m:oMath>
      <w:ins w:id="4822" w:author="PR Preview" w:date="2026-01-01T00:00:00Z">
        <w:r>
          <w:t xml:space="preserve"> </w:t>
        </w:r>
      </w:ins>
      <w:ins w:id="4823" w:author="PR Preview" w:date="2026-01-01T00:00:00Z">
        <w:r>
          <w:t xml:space="preserve">produces from</w:t>
        </w:r>
      </w:ins>
      <w:ins w:id="48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25" w:author="PR Preview" w:date="2026-01-01T00:00:00Z">
        <w:r>
          <w:t xml:space="preserve">:</w:t>
        </w:r>
      </w:ins>
    </w:p>
    <w:p>
      <w:pPr>
        <w:pStyle w:val="BodyText"/>
      </w:pPr>
      <w:bookmarkStart w:id="24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choice"/>
    <w:p>
      <w:pPr>
        <w:pStyle w:val="FirstParagraph"/>
      </w:pPr>
      <w:ins w:id="4826" w:author="PR Preview" w:date="2026-01-01T00:00:00Z">
        <w:r>
          <w:rPr>
            <w:b/>
            <w:bCs/>
          </w:rPr>
          <w:t xml:space="preserve">Definition 48 (Cross-validation choice procedure)</w:t>
        </w:r>
      </w:ins>
      <w:ins w:id="4827" w:author="PR Preview" w:date="2026-01-01T00:00:00Z">
        <w:r>
          <w:t xml:space="preserve"> </w:t>
        </w:r>
      </w:ins>
      <w:ins w:id="4828" w:author="PR Preview" w:date="2026-01-01T00:00:00Z">
        <w:r>
          <w:t xml:space="preserve">Given candidate</w:t>
        </w:r>
      </w:ins>
      <w:ins w:id="4829" w:author="PR Preview" w:date="2026-01-01T00:00:00Z">
        <w:r>
          <w:t xml:space="preserve"> </w:t>
        </w:r>
      </w:ins>
      <w:hyperlink w:anchor="def-fitting-procedure">
        <w:ins w:id="483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83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832" w:author="PR Preview" w:date="2026-01-01T00:00:00Z">
        <w:r>
          <w:t xml:space="preserve">,</w:t>
        </w:r>
      </w:ins>
      <w:ins w:id="4833" w:author="PR Preview" w:date="2026-01-01T00:00:00Z">
        <w:r>
          <w:t xml:space="preserve"> </w:t>
        </w:r>
      </w:ins>
      <w:ins w:id="4834" w:author="PR Preview" w:date="2026-01-01T00:00:00Z">
        <w:r>
          <w:t xml:space="preserve">the</w:t>
        </w:r>
      </w:ins>
      <w:ins w:id="4835" w:author="PR Preview" w:date="2026-01-01T00:00:00Z">
        <w:r>
          <w:t xml:space="preserve"> </w:t>
        </w:r>
      </w:ins>
      <w:ins w:id="4836" w:author="PR Preview" w:date="2026-01-01T00:00:00Z">
        <w:r>
          <w:rPr>
            <w:b/>
            <w:bCs/>
          </w:rPr>
          <w:t xml:space="preserve">cross-validation choice procedure</w:t>
        </w:r>
      </w:ins>
      <w:ins w:id="483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838" w:author="PR Preview" w:date="2026-01-01T00:00:00Z">
        <w:r>
          <w:t xml:space="preserve"> </w:t>
        </w:r>
      </w:ins>
      <w:ins w:id="4839" w:author="PR Preview" w:date="2026-01-01T00:00:00Z">
        <w:r>
          <w:t xml:space="preserve">is the fitting procedure that,</w:t>
        </w:r>
      </w:ins>
      <w:ins w:id="4840" w:author="PR Preview" w:date="2026-01-01T00:00:00Z">
        <w:r>
          <w:t xml:space="preserve"> </w:t>
        </w:r>
      </w:ins>
      <w:ins w:id="4841" w:author="PR Preview" w:date="2026-01-01T00:00:00Z">
        <w:r>
          <w:t xml:space="preserve">applied to a</w:t>
        </w:r>
      </w:ins>
      <w:ins w:id="4842" w:author="PR Preview" w:date="2026-01-01T00:00:00Z">
        <w:r>
          <w:t xml:space="preserve"> </w:t>
        </w:r>
      </w:ins>
      <w:hyperlink w:anchor="def-training-set">
        <w:ins w:id="48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8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45" w:author="PR Preview" w:date="2026-01-01T00:00:00Z">
        <w:r>
          <w:t xml:space="preserve">,</w:t>
        </w:r>
      </w:ins>
      <w:ins w:id="4846" w:author="PR Preview" w:date="2026-01-01T00:00:00Z">
        <w:r>
          <w:t xml:space="preserve"> </w:t>
        </w:r>
      </w:ins>
      <w:ins w:id="4847" w:author="PR Preview" w:date="2026-01-01T00:00:00Z">
        <w:r>
          <w:t xml:space="preserve">divides</w:t>
        </w:r>
      </w:ins>
      <w:ins w:id="48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49" w:author="PR Preview" w:date="2026-01-01T00:00:00Z">
        <w:r>
          <w:t xml:space="preserve"> </w:t>
        </w:r>
      </w:ins>
      <w:ins w:id="4850" w:author="PR Preview" w:date="2026-01-01T00:00:00Z">
        <w:r>
          <w:t xml:space="preserve">into</w:t>
        </w:r>
      </w:ins>
      <w:ins w:id="4851" w:author="PR Preview" w:date="2026-01-01T00:00:00Z">
        <w:r>
          <w:t xml:space="preserve"> </w:t>
        </w:r>
      </w:ins>
      <m:oMath>
        <m:r>
          <m:t>k</m:t>
        </m:r>
      </m:oMath>
      <w:ins w:id="4852" w:author="PR Preview" w:date="2026-01-01T00:00:00Z">
        <w:r>
          <w:t xml:space="preserve"> </w:t>
        </w:r>
      </w:ins>
      <w:hyperlink w:anchor="def-folds">
        <w:ins w:id="4853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854" w:author="PR Preview" w:date="2026-01-01T00:00:00Z">
        <w:r>
          <w:t xml:space="preserve">,</w:t>
        </w:r>
      </w:ins>
      <w:ins w:id="4855" w:author="PR Preview" w:date="2026-01-01T00:00:00Z">
        <w:r>
          <w:t xml:space="preserve"> </w:t>
        </w:r>
      </w:ins>
      <w:ins w:id="4856" w:author="PR Preview" w:date="2026-01-01T00:00:00Z">
        <w:r>
          <w:t xml:space="preserve">computes each candidate’s</w:t>
        </w:r>
      </w:ins>
      <w:ins w:id="4857" w:author="PR Preview" w:date="2026-01-01T00:00:00Z">
        <w:r>
          <w:t xml:space="preserve"> </w:t>
        </w:r>
      </w:ins>
      <w:hyperlink w:anchor="def-cv-estimate-indexed">
        <w:ins w:id="485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859" w:author="PR Preview" w:date="2026-01-01T00:00:00Z">
        <w:r>
          <w:t xml:space="preserve"> </w:t>
        </w:r>
      </w:ins>
      <w:ins w:id="4860" w:author="PR Preview" w:date="2026-01-01T00:00:00Z">
        <w:r>
          <w:t xml:space="preserve">on</w:t>
        </w:r>
      </w:ins>
      <w:ins w:id="48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62" w:author="PR Preview" w:date="2026-01-01T00:00:00Z">
        <w:r>
          <w:t xml:space="preserve"> </w:t>
        </w:r>
      </w:ins>
      <w:ins w:id="4863" w:author="PR Preview" w:date="2026-01-01T00:00:00Z">
        <w:r>
          <w:t xml:space="preserve">with those folds,</w:t>
        </w:r>
      </w:ins>
      <w:ins w:id="4864" w:author="PR Preview" w:date="2026-01-01T00:00:00Z">
        <w:r>
          <w:t xml:space="preserve"> </w:t>
        </w:r>
      </w:ins>
      <w:ins w:id="4865" w:author="PR Preview" w:date="2026-01-01T00:00:00Z">
        <w:r>
          <w:t xml:space="preserve">and applies to</w:t>
        </w:r>
      </w:ins>
      <w:ins w:id="48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67" w:author="PR Preview" w:date="2026-01-01T00:00:00Z">
        <w:r>
          <w:t xml:space="preserve"> </w:t>
        </w:r>
      </w:ins>
      <w:ins w:id="4868" w:author="PR Preview" w:date="2026-01-01T00:00:00Z">
        <w:r>
          <w:t xml:space="preserve">the candidate with the smallest estimate,</w:t>
        </w:r>
      </w:ins>
      <w:ins w:id="4869" w:author="PR Preview" w:date="2026-01-01T00:00:00Z">
        <w:r>
          <w:t xml:space="preserve"> </w:t>
        </w:r>
      </w:ins>
      <w:ins w:id="4870" w:author="PR Preview" w:date="2026-01-01T00:00:00Z">
        <w:r>
          <w:t xml:space="preserve">taking the smallest</w:t>
        </w:r>
      </w:ins>
      <w:ins w:id="4871" w:author="PR Preview" w:date="2026-01-01T00:00:00Z">
        <w:r>
          <w:t xml:space="preserve"> </w:t>
        </w:r>
      </w:ins>
      <m:oMath>
        <m:r>
          <m:t>l</m:t>
        </m:r>
      </m:oMath>
      <w:ins w:id="4872" w:author="PR Preview" w:date="2026-01-01T00:00:00Z">
        <w:r>
          <w:t xml:space="preserve"> </w:t>
        </w:r>
      </w:ins>
      <w:ins w:id="4873" w:author="PR Preview" w:date="2026-01-01T00:00:00Z">
        <w:r>
          <w:t xml:space="preserve">if several tie:</w:t>
        </w:r>
      </w:ins>
    </w:p>
    <w:p>
      <w:pPr>
        <w:pStyle w:val="BodyText"/>
      </w:pPr>
      <w:bookmarkStart w:id="24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nested-cv"/>
    <w:p>
      <w:pPr>
        <w:pStyle w:val="FirstParagraph"/>
      </w:pPr>
      <w:ins w:id="4874" w:author="PR Preview" w:date="2026-01-01T00:00:00Z">
        <w:r>
          <w:rPr>
            <w:b/>
            <w:bCs/>
          </w:rPr>
          <w:t xml:space="preserve">Definition 49 (Nested cross-validation)</w:t>
        </w:r>
      </w:ins>
      <w:ins w:id="4875" w:author="PR Preview" w:date="2026-01-01T00:00:00Z">
        <w:r>
          <w:t xml:space="preserve"> </w:t>
        </w:r>
      </w:ins>
      <w:ins w:id="4876" w:author="PR Preview" w:date="2026-01-01T00:00:00Z">
        <w:r>
          <w:rPr>
            <w:b/>
            <w:bCs/>
          </w:rPr>
          <w:t xml:space="preserve">Nested cross-validation</w:t>
        </w:r>
      </w:ins>
      <w:ins w:id="4877" w:author="PR Preview" w:date="2026-01-01T00:00:00Z">
        <w:r>
          <w:t xml:space="preserve"> </w:t>
        </w:r>
      </w:ins>
      <w:ins w:id="4878" w:author="PR Preview" w:date="2026-01-01T00:00:00Z">
        <w:r>
          <w:t xml:space="preserve">is</w:t>
        </w:r>
      </w:ins>
      <w:ins w:id="4879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880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881" w:author="PR Preview" w:date="2026-01-01T00:00:00Z">
        <w:r>
          <w:t xml:space="preserve"> </w:t>
        </w:r>
      </w:ins>
      <w:ins w:id="4882" w:author="PR Preview" w:date="2026-01-01T00:00:00Z">
        <w:r>
          <w:t xml:space="preserve">of the</w:t>
        </w:r>
      </w:ins>
      <w:ins w:id="4883" w:author="PR Preview" w:date="2026-01-01T00:00:00Z">
        <w:r>
          <w:t xml:space="preserve"> </w:t>
        </w:r>
      </w:ins>
      <w:hyperlink w:anchor="def-cv-choice">
        <w:ins w:id="4884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488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886" w:author="PR Preview" w:date="2026-01-01T00:00:00Z">
        <w:r>
          <w:t xml:space="preserve">:</w:t>
        </w:r>
      </w:ins>
      <w:ins w:id="4887" w:author="PR Preview" w:date="2026-01-01T00:00:00Z">
        <w:r>
          <w:t xml:space="preserve"> </w:t>
        </w:r>
      </w:ins>
      <w:ins w:id="4888" w:author="PR Preview" w:date="2026-01-01T00:00:00Z">
        <w:r>
          <w:t xml:space="preserve">its estimate on a training set</w:t>
        </w:r>
      </w:ins>
      <w:ins w:id="488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90" w:author="PR Preview" w:date="2026-01-01T00:00:00Z">
        <w:r>
          <w:t xml:space="preserve"> </w:t>
        </w:r>
      </w:ins>
      <w:ins w:id="4891" w:author="PR Preview" w:date="2026-01-01T00:00:00Z">
        <w:r>
          <w:t xml:space="preserve">is</w:t>
        </w:r>
      </w:ins>
    </w:p>
    <w:p>
      <w:pPr>
        <w:pStyle w:val="BodyText"/>
      </w:pPr>
      <w:bookmarkStart w:id="24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1"/>
    <w:bookmarkStart w:id="252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2"/>
    <w:bookmarkStart w:id="255" w:name="rem-cv-winner-optimistic"/>
    <w:p>
      <w:pPr>
        <w:pStyle w:val="BodyText"/>
      </w:pPr>
      <w:del w:id="4892" w:author="PR Preview" w:date="2026-01-01T00:00:00Z">
        <w:r>
          <w:rPr>
            <w:i/>
            <w:iCs/>
          </w:rPr>
          <w:delText xml:space="preserve">Remark 36</w:delText>
        </w:r>
      </w:del>
      <w:del w:id="4893" w:author="PR Preview" w:date="2026-01-01T00:00:00Z">
        <w:r>
          <w:delText xml:space="preserve"> (Cross-validation replaces the validation set, not the test set). </w:delText>
        </w:r>
      </w:del>
      <w:del w:id="4894" w:author="PR Preview" w:date="2026-01-01T00:00:00Z">
        <w:r>
          <w:delText xml:space="preserve">Used to choose between models,</w:delText>
        </w:r>
      </w:del>
      <w:del w:id="4895" w:author="PR Preview" w:date="2026-01-01T00:00:00Z">
        <w:r>
          <w:delText xml:space="preserve"> </w:delText>
        </w:r>
      </w:del>
      <w:del w:id="4896" w:author="PR Preview" w:date="2026-01-01T00:00:00Z">
        <w:r>
          <w:delText xml:space="preserve">cross-validation takes the place of the</w:delText>
        </w:r>
      </w:del>
      <w:del w:id="4897" w:author="PR Preview" w:date="2026-01-01T00:00:00Z">
        <w:r>
          <w:delText xml:space="preserve"> </w:delText>
        </w:r>
      </w:del>
      <w:del w:id="4898" w:author="PR Preview" w:date="2026-01-01T00:00:00Z">
        <w:r>
          <w:rPr>
            <w:i/>
            <w:iCs/>
          </w:rPr>
          <w:delText xml:space="preserve">validation</w:delText>
        </w:r>
      </w:del>
      <w:del w:id="4899" w:author="PR Preview" w:date="2026-01-01T00:00:00Z">
        <w:r>
          <w:delText xml:space="preserve"> </w:delText>
        </w:r>
      </w:del>
      <w:del w:id="4900" w:author="PR Preview" w:date="2026-01-01T00:00:00Z">
        <w:r>
          <w:delText xml:space="preserve">set</w:delText>
        </w:r>
      </w:del>
      <w:del w:id="4901" w:author="PR Preview" w:date="2026-01-01T00:00:00Z">
        <w:r>
          <w:delText xml:space="preserve"> </w:delText>
        </w:r>
      </w:del>
      <w:del w:id="4902" w:author="PR Preview" w:date="2026-01-01T00:00:00Z">
        <w:r>
          <w:delText xml:space="preserve">of</w:delText>
        </w:r>
      </w:del>
      <w:del w:id="4903" w:author="PR Preview" w:date="2026-01-01T00:00:00Z">
        <w:r>
          <w:delText xml:space="preserve"> </w:delText>
        </w:r>
      </w:del>
      <w:hyperlink w:anchor="def-data-splits">
        <w:del w:id="4904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4905" w:author="PR Preview" w:date="2026-01-01T00:00:00Z">
        <w:r>
          <w:delText xml:space="preserve">,</w:delText>
        </w:r>
      </w:del>
      <w:del w:id="4906" w:author="PR Preview" w:date="2026-01-01T00:00:00Z">
        <w:r>
          <w:delText xml:space="preserve"> </w:delText>
        </w:r>
      </w:del>
      <w:del w:id="4907" w:author="PR Preview" w:date="2026-01-01T00:00:00Z">
        <w:r>
          <w:delText xml:space="preserve">the one consulted again and again,</w:delText>
        </w:r>
      </w:del>
      <w:del w:id="4908" w:author="PR Preview" w:date="2026-01-01T00:00:00Z">
        <w:r>
          <w:delText xml:space="preserve"> </w:delText>
        </w:r>
      </w:del>
      <w:del w:id="4909" w:author="PR Preview" w:date="2026-01-01T00:00:00Z">
        <w:r>
          <w:delText xml:space="preserve">and not of the test set, which stays unused until the end.</w:delText>
        </w:r>
      </w:del>
      <w:del w:id="4910" w:author="PR Preview" w:date="2026-01-01T00:00:00Z">
        <w:r>
          <w:delText xml:space="preserve"> </w:delText>
        </w:r>
      </w:del>
      <w:del w:id="4911" w:author="PR Preview" w:date="2026-01-01T00:00:00Z">
        <w:r>
          <w:delText xml:space="preserve">The cross-validation estimate of the winning model is optimistic:</w:delText>
        </w:r>
      </w:del>
      <w:del w:id="4912" w:author="PR Preview" w:date="2026-01-01T00:00:00Z">
        <w:r>
          <w:delText xml:space="preserve"> </w:delText>
        </w:r>
      </w:del>
      <w:del w:id="4913" w:author="PR Preview" w:date="2026-01-01T00:00:00Z">
        <w:r>
          <w:delText xml:space="preserve">that model won partly because the particular sample and split happened to favor it,</w:delText>
        </w:r>
      </w:del>
      <w:del w:id="4914" w:author="PR Preview" w:date="2026-01-01T00:00:00Z">
        <w:r>
          <w:delText xml:space="preserve"> </w:delText>
        </w:r>
      </w:del>
      <w:del w:id="4915" w:author="PR Preview" w:date="2026-01-01T00:00:00Z">
        <w:r>
          <w:delText xml:space="preserve">so its estimate is the smallest of several noisy estimates.</w:delText>
        </w:r>
      </w:del>
      <w:del w:id="4916" w:author="PR Preview" w:date="2026-01-01T00:00:00Z">
        <w:r>
          <w:delText xml:space="preserve"> </w:delText>
        </w:r>
      </w:del>
      <w:del w:id="4917" w:author="PR Preview" w:date="2026-01-01T00:00:00Z">
        <w:r>
          <w:delText xml:space="preserve">An honest estimate of the chosen model’s error needs data</w:delText>
        </w:r>
      </w:del>
      <w:del w:id="4918" w:author="PR Preview" w:date="2026-01-01T00:00:00Z">
        <w:r>
          <w:delText xml:space="preserve"> </w:delText>
        </w:r>
      </w:del>
      <w:del w:id="4919" w:author="PR Preview" w:date="2026-01-01T00:00:00Z">
        <w:r>
          <w:delText xml:space="preserve">that took no part in the choice</w:delText>
        </w:r>
      </w:del>
      <w:del w:id="4920" w:author="PR Preview" w:date="2026-01-01T00:00:00Z">
        <w:r>
          <w:delText xml:space="preserve"> </w:delText>
        </w:r>
      </w:del>
      <w:del w:id="4921" w:author="PR Preview" w:date="2026-01-01T00:00:00Z">
        <w:r>
          <w:delText xml:space="preserve">(Hastie et al. 2009, sec. 7.2)</w:delText>
        </w:r>
      </w:del>
      <w:del w:id="4922" w:author="PR Preview" w:date="2026-01-01T00:00:00Z">
        <w:r>
          <w:delText xml:space="preserve">,</w:delText>
        </w:r>
      </w:del>
      <w:del w:id="4923" w:author="PR Preview" w:date="2026-01-01T00:00:00Z">
        <w:r>
          <w:delText xml:space="preserve"> </w:delText>
        </w:r>
      </w:del>
      <w:del w:id="4924" w:author="PR Preview" w:date="2026-01-01T00:00:00Z">
        <w:r>
          <w:delText xml:space="preserve">such as a</w:delText>
        </w:r>
      </w:del>
      <w:del w:id="4925" w:author="PR Preview" w:date="2026-01-01T00:00:00Z">
        <w:r>
          <w:delText xml:space="preserve"> </w:delText>
        </w:r>
      </w:del>
      <w:hyperlink w:anchor="def-test-set">
        <w:del w:id="4926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927" w:author="PR Preview" w:date="2026-01-01T00:00:00Z">
        <w:r>
          <w:delText xml:space="preserve">,</w:delText>
        </w:r>
      </w:del>
      <w:del w:id="4928" w:author="PR Preview" w:date="2026-01-01T00:00:00Z">
        <w:r>
          <w:delText xml:space="preserve"> </w:delText>
        </w:r>
      </w:del>
      <w:del w:id="4929" w:author="PR Preview" w:date="2026-01-01T00:00:00Z">
        <w:r>
          <w:delText xml:space="preserve">or the outer folds of</w:delText>
        </w:r>
      </w:del>
      <w:del w:id="4930" w:author="PR Preview" w:date="2026-01-01T00:00:00Z">
        <w:r>
          <w:delText xml:space="preserve"> </w:delText>
        </w:r>
      </w:del>
      <w:hyperlink w:anchor="def-nested-cv">
        <w:del w:id="4931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4932" w:author="PR Preview" w:date="2026-01-01T00:00:00Z">
        <w:r>
          <w:delText xml:space="preserve">.</w:delText>
        </w:r>
      </w:del>
    </w:p>
    <w:p>
      <w:pPr>
        <w:pStyle w:val="BodyText"/>
      </w:pPr>
      <w:del w:id="4933" w:author="PR Preview" w:date="2026-01-01T00:00:00Z">
        <w:r>
          <w:rPr>
            <w:b/>
            <w:bCs/>
          </w:rPr>
          <w:delText xml:space="preserve">Definition 44 (Fold-based standard error)</w:delText>
        </w:r>
      </w:del>
      <w:del w:id="4934" w:author="PR Preview" w:date="2026-01-01T00:00:00Z">
        <w:r>
          <w:delText xml:space="preserve"> </w:delText>
        </w:r>
      </w:del>
      <w:del w:id="4935" w:author="PR Preview" w:date="2026-01-01T00:00:00Z">
        <w:r>
          <w:delText xml:space="preserve">The</w:delText>
        </w:r>
      </w:del>
      <w:del w:id="4936" w:author="PR Preview" w:date="2026-01-01T00:00:00Z">
        <w:r>
          <w:delText xml:space="preserve"> </w:delText>
        </w:r>
      </w:del>
      <w:del w:id="4937" w:author="PR Preview" w:date="2026-01-01T00:00:00Z">
        <w:r>
          <w:rPr>
            <w:b/>
            <w:bCs/>
          </w:rPr>
          <w:delText xml:space="preserve">fold-based standard error</w:delText>
        </w:r>
      </w:del>
      <w:del w:id="493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939" w:author="PR Preview" w:date="2026-01-01T00:00:00Z">
        <w:r>
          <w:delText xml:space="preserve"> </w:delText>
        </w:r>
      </w:del>
      <w:del w:id="4940" w:author="PR Preview" w:date="2026-01-01T00:00:00Z">
        <w:r>
          <w:delText xml:space="preserve">of a</w:delText>
        </w:r>
      </w:del>
      <w:del w:id="4941" w:author="PR Preview" w:date="2026-01-01T00:00:00Z">
        <w:r>
          <w:delText xml:space="preserve"> </w:delText>
        </w:r>
      </w:del>
      <m:oMath>
        <m:r>
          <m:t>k</m:t>
        </m:r>
      </m:oMath>
      <w:del w:id="4942" w:author="PR Preview" w:date="2026-01-01T00:00:00Z">
        <w:r>
          <w:delText xml:space="preserve">-fold</w:delText>
        </w:r>
      </w:del>
      <w:del w:id="4943" w:author="PR Preview" w:date="2026-01-01T00:00:00Z">
        <w:r>
          <w:delText xml:space="preserve"> </w:delText>
        </w:r>
      </w:del>
      <w:hyperlink w:anchor="def-cv-estimate">
        <w:del w:id="494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945" w:author="PR Preview" w:date="2026-01-01T00:00:00Z">
        <w:r>
          <w:delText xml:space="preserve"> </w:delText>
        </w:r>
      </w:del>
      <w:del w:id="4946" w:author="PR Preview" w:date="2026-01-01T00:00:00Z">
        <w:r>
          <w:delText xml:space="preserve">is the</w:delText>
        </w:r>
      </w:del>
      <w:del w:id="4947" w:author="PR Preview" w:date="2026-01-01T00:00:00Z">
        <w:r>
          <w:delText xml:space="preserve"> </w:delText>
        </w:r>
      </w:del>
      <w:hyperlink r:id="rId256">
        <w:del w:id="4948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4949" w:author="PR Preview" w:date="2026-01-01T00:00:00Z">
        <w:r>
          <w:delText xml:space="preserve"> </w:delText>
        </w:r>
      </w:del>
      <w:del w:id="4950" w:author="PR Preview" w:date="2026-01-01T00:00:00Z">
        <w:r>
          <w:delText xml:space="preserve">of the</w:delText>
        </w:r>
      </w:del>
      <w:del w:id="4951" w:author="PR Preview" w:date="2026-01-01T00:00:00Z">
        <w:r>
          <w:delText xml:space="preserve"> </w:delText>
        </w:r>
      </w:del>
      <m:oMath>
        <m:r>
          <m:t>k</m:t>
        </m:r>
      </m:oMath>
      <w:del w:id="4952" w:author="PR Preview" w:date="2026-01-01T00:00:00Z">
        <w:r>
          <w:delText xml:space="preserve"> </w:delText>
        </w:r>
      </w:del>
      <w:hyperlink w:anchor="def-fold-mse">
        <w:del w:id="4953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4954" w:author="PR Preview" w:date="2026-01-01T00:00:00Z">
        <w:r>
          <w:delText xml:space="preserve">,</w:delText>
        </w:r>
      </w:del>
      <w:del w:id="4955" w:author="PR Preview" w:date="2026-01-01T00:00:00Z">
        <w:r>
          <w:delText xml:space="preserve"> </w:delText>
        </w:r>
      </w:del>
      <w:del w:id="4956" w:author="PR Preview" w:date="2026-01-01T00:00:00Z">
        <w:r>
          <w:delText xml:space="preserve">divided by</w:delText>
        </w:r>
      </w:del>
      <w:del w:id="495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4958" w:author="PR Preview" w:date="2026-01-01T00:00:00Z">
        <w:r>
          <w:delText xml:space="preserve">:</w:delText>
        </w:r>
      </w:del>
    </w:p>
    <w:p>
      <w:pPr>
        <w:pStyle w:val="BodyText"/>
      </w:pPr>
      <w:ins w:id="4959" w:author="PR Preview" w:date="2026-01-01T00:00:00Z">
        <w:r>
          <w:rPr>
            <w:i/>
            <w:iCs/>
          </w:rPr>
          <w:t xml:space="preserve">Remark 36</w:t>
        </w:r>
      </w:ins>
      <w:ins w:id="4960" w:author="PR Preview" w:date="2026-01-01T00:00:00Z">
        <w:r>
          <w:t xml:space="preserve"> (Cross-validation replaces the validation set, not the test set). </w:t>
        </w:r>
      </w:ins>
      <w:ins w:id="4961" w:author="PR Preview" w:date="2026-01-01T00:00:00Z">
        <w:r>
          <w:t xml:space="preserve">Used to choose between models,</w:t>
        </w:r>
      </w:ins>
      <w:ins w:id="4962" w:author="PR Preview" w:date="2026-01-01T00:00:00Z">
        <w:r>
          <w:t xml:space="preserve"> </w:t>
        </w:r>
      </w:ins>
      <w:ins w:id="4963" w:author="PR Preview" w:date="2026-01-01T00:00:00Z">
        <w:r>
          <w:t xml:space="preserve">cross-validation takes the place of the</w:t>
        </w:r>
      </w:ins>
      <w:ins w:id="4964" w:author="PR Preview" w:date="2026-01-01T00:00:00Z">
        <w:r>
          <w:t xml:space="preserve"> </w:t>
        </w:r>
      </w:ins>
      <w:ins w:id="4965" w:author="PR Preview" w:date="2026-01-01T00:00:00Z">
        <w:r>
          <w:rPr>
            <w:i/>
            <w:iCs/>
          </w:rPr>
          <w:t xml:space="preserve">validation</w:t>
        </w:r>
      </w:ins>
      <w:ins w:id="4966" w:author="PR Preview" w:date="2026-01-01T00:00:00Z">
        <w:r>
          <w:t xml:space="preserve"> </w:t>
        </w:r>
      </w:ins>
      <w:ins w:id="4967" w:author="PR Preview" w:date="2026-01-01T00:00:00Z">
        <w:r>
          <w:t xml:space="preserve">set</w:t>
        </w:r>
      </w:ins>
      <w:ins w:id="4968" w:author="PR Preview" w:date="2026-01-01T00:00:00Z">
        <w:r>
          <w:t xml:space="preserve"> </w:t>
        </w:r>
      </w:ins>
      <w:ins w:id="4969" w:author="PR Preview" w:date="2026-01-01T00:00:00Z">
        <w:r>
          <w:t xml:space="preserve">of</w:t>
        </w:r>
      </w:ins>
      <w:ins w:id="4970" w:author="PR Preview" w:date="2026-01-01T00:00:00Z">
        <w:r>
          <w:t xml:space="preserve"> </w:t>
        </w:r>
      </w:ins>
      <w:hyperlink w:anchor="def-data-splits">
        <w:ins w:id="4971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4972" w:author="PR Preview" w:date="2026-01-01T00:00:00Z">
        <w:r>
          <w:t xml:space="preserve">,</w:t>
        </w:r>
      </w:ins>
      <w:ins w:id="4973" w:author="PR Preview" w:date="2026-01-01T00:00:00Z">
        <w:r>
          <w:t xml:space="preserve"> </w:t>
        </w:r>
      </w:ins>
      <w:ins w:id="4974" w:author="PR Preview" w:date="2026-01-01T00:00:00Z">
        <w:r>
          <w:t xml:space="preserve">the one consulted again and again,</w:t>
        </w:r>
      </w:ins>
      <w:ins w:id="4975" w:author="PR Preview" w:date="2026-01-01T00:00:00Z">
        <w:r>
          <w:t xml:space="preserve"> </w:t>
        </w:r>
      </w:ins>
      <w:ins w:id="4976" w:author="PR Preview" w:date="2026-01-01T00:00:00Z">
        <w:r>
          <w:t xml:space="preserve">and not of the test set, which stays unused until the end.</w:t>
        </w:r>
      </w:ins>
      <w:ins w:id="4977" w:author="PR Preview" w:date="2026-01-01T00:00:00Z">
        <w:r>
          <w:t xml:space="preserve"> </w:t>
        </w:r>
      </w:ins>
      <w:ins w:id="4978" w:author="PR Preview" w:date="2026-01-01T00:00:00Z">
        <w:r>
          <w:t xml:space="preserve">The cross-validation estimate of the winning model is optimistic:</w:t>
        </w:r>
      </w:ins>
      <w:ins w:id="4979" w:author="PR Preview" w:date="2026-01-01T00:00:00Z">
        <w:r>
          <w:t xml:space="preserve"> </w:t>
        </w:r>
      </w:ins>
      <w:ins w:id="4980" w:author="PR Preview" w:date="2026-01-01T00:00:00Z">
        <w:r>
          <w:t xml:space="preserve">that model won partly because the particular sample and split happened to favor it,</w:t>
        </w:r>
      </w:ins>
      <w:ins w:id="4981" w:author="PR Preview" w:date="2026-01-01T00:00:00Z">
        <w:r>
          <w:t xml:space="preserve"> </w:t>
        </w:r>
      </w:ins>
      <w:ins w:id="4982" w:author="PR Preview" w:date="2026-01-01T00:00:00Z">
        <w:r>
          <w:t xml:space="preserve">so its estimate is the smallest of several noisy estimates.</w:t>
        </w:r>
      </w:ins>
      <w:ins w:id="4983" w:author="PR Preview" w:date="2026-01-01T00:00:00Z">
        <w:r>
          <w:t xml:space="preserve"> </w:t>
        </w:r>
      </w:ins>
      <w:ins w:id="4984" w:author="PR Preview" w:date="2026-01-01T00:00:00Z">
        <w:r>
          <w:t xml:space="preserve">An honest estimate of the chosen model’s error needs data</w:t>
        </w:r>
      </w:ins>
      <w:ins w:id="4985" w:author="PR Preview" w:date="2026-01-01T00:00:00Z">
        <w:r>
          <w:t xml:space="preserve"> </w:t>
        </w:r>
      </w:ins>
      <w:ins w:id="4986" w:author="PR Preview" w:date="2026-01-01T00:00:00Z">
        <w:r>
          <w:t xml:space="preserve">that took no part in the choice</w:t>
        </w:r>
      </w:ins>
      <w:ins w:id="4987" w:author="PR Preview" w:date="2026-01-01T00:00:00Z">
        <w:r>
          <w:t xml:space="preserve"> </w:t>
        </w:r>
      </w:ins>
      <w:ins w:id="4988" w:author="PR Preview" w:date="2026-01-01T00:00:00Z">
        <w:r>
          <w:t xml:space="preserve">(Hastie et al. 2009, sec. 7.2)</w:t>
        </w:r>
      </w:ins>
      <w:ins w:id="4989" w:author="PR Preview" w:date="2026-01-01T00:00:00Z">
        <w:r>
          <w:t xml:space="preserve">,</w:t>
        </w:r>
      </w:ins>
      <w:ins w:id="4990" w:author="PR Preview" w:date="2026-01-01T00:00:00Z">
        <w:r>
          <w:t xml:space="preserve"> </w:t>
        </w:r>
      </w:ins>
      <w:ins w:id="4991" w:author="PR Preview" w:date="2026-01-01T00:00:00Z">
        <w:r>
          <w:t xml:space="preserve">such as a</w:t>
        </w:r>
      </w:ins>
      <w:ins w:id="4992" w:author="PR Preview" w:date="2026-01-01T00:00:00Z">
        <w:r>
          <w:t xml:space="preserve"> </w:t>
        </w:r>
      </w:ins>
      <w:hyperlink w:anchor="def-test-set">
        <w:ins w:id="4993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994" w:author="PR Preview" w:date="2026-01-01T00:00:00Z">
        <w:r>
          <w:t xml:space="preserve">,</w:t>
        </w:r>
      </w:ins>
      <w:ins w:id="4995" w:author="PR Preview" w:date="2026-01-01T00:00:00Z">
        <w:r>
          <w:t xml:space="preserve"> </w:t>
        </w:r>
      </w:ins>
      <w:ins w:id="4996" w:author="PR Preview" w:date="2026-01-01T00:00:00Z">
        <w:r>
          <w:t xml:space="preserve">or the outer folds of</w:t>
        </w:r>
      </w:ins>
      <w:ins w:id="4997" w:author="PR Preview" w:date="2026-01-01T00:00:00Z">
        <w:r>
          <w:t xml:space="preserve"> </w:t>
        </w:r>
      </w:ins>
      <w:hyperlink w:anchor="def-nested-cv">
        <w:ins w:id="4998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4999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55"/>
    <w:bookmarkStart w:id="258" w:name="def-cv-se"/>
    <w:p>
      <w:pPr>
        <w:pStyle w:val="BodyText"/>
      </w:pPr>
      <w:ins w:id="5000" w:author="PR Preview" w:date="2026-01-01T00:00:00Z">
        <w:r>
          <w:rPr>
            <w:b/>
            <w:bCs/>
          </w:rPr>
          <w:t xml:space="preserve">Definition 50 (Fold-based standard error)</w:t>
        </w:r>
      </w:ins>
      <w:ins w:id="5001" w:author="PR Preview" w:date="2026-01-01T00:00:00Z">
        <w:r>
          <w:t xml:space="preserve"> </w:t>
        </w:r>
      </w:ins>
      <w:ins w:id="5002" w:author="PR Preview" w:date="2026-01-01T00:00:00Z">
        <w:r>
          <w:t xml:space="preserve">The</w:t>
        </w:r>
      </w:ins>
      <w:ins w:id="5003" w:author="PR Preview" w:date="2026-01-01T00:00:00Z">
        <w:r>
          <w:t xml:space="preserve"> </w:t>
        </w:r>
      </w:ins>
      <w:ins w:id="5004" w:author="PR Preview" w:date="2026-01-01T00:00:00Z">
        <w:r>
          <w:rPr>
            <w:b/>
            <w:bCs/>
          </w:rPr>
          <w:t xml:space="preserve">fold-based standard error</w:t>
        </w:r>
      </w:ins>
      <w:ins w:id="500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06" w:author="PR Preview" w:date="2026-01-01T00:00:00Z">
        <w:r>
          <w:t xml:space="preserve"> </w:t>
        </w:r>
      </w:ins>
      <w:ins w:id="5007" w:author="PR Preview" w:date="2026-01-01T00:00:00Z">
        <w:r>
          <w:t xml:space="preserve">of a</w:t>
        </w:r>
      </w:ins>
      <w:ins w:id="5008" w:author="PR Preview" w:date="2026-01-01T00:00:00Z">
        <w:r>
          <w:t xml:space="preserve"> </w:t>
        </w:r>
      </w:ins>
      <m:oMath>
        <m:r>
          <m:t>k</m:t>
        </m:r>
      </m:oMath>
      <w:ins w:id="5009" w:author="PR Preview" w:date="2026-01-01T00:00:00Z">
        <w:r>
          <w:t xml:space="preserve">-fold</w:t>
        </w:r>
      </w:ins>
      <w:ins w:id="5010" w:author="PR Preview" w:date="2026-01-01T00:00:00Z">
        <w:r>
          <w:t xml:space="preserve"> </w:t>
        </w:r>
      </w:ins>
      <w:hyperlink w:anchor="def-cv-estimate">
        <w:ins w:id="501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012" w:author="PR Preview" w:date="2026-01-01T00:00:00Z">
        <w:r>
          <w:t xml:space="preserve"> </w:t>
        </w:r>
      </w:ins>
      <w:ins w:id="5013" w:author="PR Preview" w:date="2026-01-01T00:00:00Z">
        <w:r>
          <w:t xml:space="preserve">is the</w:t>
        </w:r>
      </w:ins>
      <w:ins w:id="5014" w:author="PR Preview" w:date="2026-01-01T00:00:00Z">
        <w:r>
          <w:t xml:space="preserve"> </w:t>
        </w:r>
      </w:ins>
      <w:hyperlink r:id="rId256">
        <w:ins w:id="5015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5016" w:author="PR Preview" w:date="2026-01-01T00:00:00Z">
        <w:r>
          <w:t xml:space="preserve"> </w:t>
        </w:r>
      </w:ins>
      <w:ins w:id="5017" w:author="PR Preview" w:date="2026-01-01T00:00:00Z">
        <w:r>
          <w:t xml:space="preserve">of the</w:t>
        </w:r>
      </w:ins>
      <w:ins w:id="5018" w:author="PR Preview" w:date="2026-01-01T00:00:00Z">
        <w:r>
          <w:t xml:space="preserve"> </w:t>
        </w:r>
      </w:ins>
      <m:oMath>
        <m:r>
          <m:t>k</m:t>
        </m:r>
      </m:oMath>
      <w:ins w:id="5019" w:author="PR Preview" w:date="2026-01-01T00:00:00Z">
        <w:r>
          <w:t xml:space="preserve"> </w:t>
        </w:r>
      </w:ins>
      <w:hyperlink w:anchor="def-fold-mse">
        <w:ins w:id="5020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5021" w:author="PR Preview" w:date="2026-01-01T00:00:00Z">
        <w:r>
          <w:t xml:space="preserve">,</w:t>
        </w:r>
      </w:ins>
      <w:ins w:id="5022" w:author="PR Preview" w:date="2026-01-01T00:00:00Z">
        <w:r>
          <w:t xml:space="preserve"> </w:t>
        </w:r>
      </w:ins>
      <w:ins w:id="5023" w:author="PR Preview" w:date="2026-01-01T00:00:00Z">
        <w:r>
          <w:t xml:space="preserve">divided by</w:t>
        </w:r>
      </w:ins>
      <w:ins w:id="502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5025" w:author="PR Preview" w:date="2026-01-01T00:00:00Z">
        <w:r>
          <w:t xml:space="preserve">:</w:t>
        </w:r>
      </w:ins>
    </w:p>
    <w:p>
      <w:pPr>
        <w:pStyle w:val="BodyText"/>
      </w:pPr>
      <w:bookmarkStart w:id="25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59"/>
    <w:bookmarkStart w:id="261" w:name="rem-cv-se"/>
    <w:p>
      <w:pPr>
        <w:pStyle w:val="BodyText"/>
      </w:pPr>
      <w:del w:id="5026" w:author="PR Preview" w:date="2026-01-01T00:00:00Z">
        <w:r>
          <w:rPr>
            <w:i/>
            <w:iCs/>
          </w:rPr>
          <w:delText xml:space="preserve">Remark 38</w:delText>
        </w:r>
      </w:del>
      <w:del w:id="5027" w:author="PR Preview" w:date="2026-01-01T00:00:00Z">
        <w:r>
          <w:delText xml:space="preserve"> (The fold-based standard error is only a rough guide). </w:delText>
        </w:r>
      </w:del>
      <w:del w:id="5028" w:author="PR Preview" w:date="2026-01-01T00:00:00Z">
        <w:r>
          <w:delText xml:space="preserve">Hastie et al. (2009, sec. 7.10.1)</w:delText>
        </w:r>
      </w:del>
      <w:del w:id="5029" w:author="PR Preview" w:date="2026-01-01T00:00:00Z">
        <w:r>
          <w:delText xml:space="preserve"> </w:delText>
        </w:r>
      </w:del>
      <w:del w:id="5030" w:author="PR Preview" w:date="2026-01-01T00:00:00Z">
        <w:r>
          <w:delText xml:space="preserve">draw standard-error bars</w:delText>
        </w:r>
      </w:del>
      <w:del w:id="5031" w:author="PR Preview" w:date="2026-01-01T00:00:00Z">
        <w:r>
          <w:delText xml:space="preserve"> </w:delText>
        </w:r>
      </w:del>
      <w:del w:id="5032" w:author="PR Preview" w:date="2026-01-01T00:00:00Z">
        <w:r>
          <w:delText xml:space="preserve">computed from the per-fold errors as in</w:delText>
        </w:r>
      </w:del>
      <w:del w:id="5033" w:author="PR Preview" w:date="2026-01-01T00:00:00Z">
        <w:r>
          <w:delText xml:space="preserve"> </w:delText>
        </w:r>
      </w:del>
      <w:hyperlink w:anchor="eq-cv-se">
        <w:del w:id="5034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5035" w:author="PR Preview" w:date="2026-01-01T00:00:00Z">
        <w:r>
          <w:delText xml:space="preserve">.</w:delText>
        </w:r>
      </w:del>
      <w:del w:id="5036" w:author="PR Preview" w:date="2026-01-01T00:00:00Z">
        <w:r>
          <w:delText xml:space="preserve"> </w:delText>
        </w:r>
      </w:del>
      <w:del w:id="5037" w:author="PR Preview" w:date="2026-01-01T00:00:00Z">
        <w:r>
          <w:delText xml:space="preserve">That formula treats the</w:delText>
        </w:r>
      </w:del>
      <w:del w:id="5038" w:author="PR Preview" w:date="2026-01-01T00:00:00Z">
        <w:r>
          <w:delText xml:space="preserve"> </w:delText>
        </w:r>
      </w:del>
      <m:oMath>
        <m:r>
          <m:t>k</m:t>
        </m:r>
      </m:oMath>
      <w:del w:id="5039" w:author="PR Preview" w:date="2026-01-01T00:00:00Z">
        <w:r>
          <w:delText xml:space="preserve"> </w:delText>
        </w:r>
      </w:del>
      <w:del w:id="5040" w:author="PR Preview" w:date="2026-01-01T00:00:00Z">
        <w:r>
          <w:delText xml:space="preserve">fold errors</w:delText>
        </w:r>
      </w:del>
      <w:del w:id="5041" w:author="PR Preview" w:date="2026-01-01T00:00:00Z">
        <w:r>
          <w:delText xml:space="preserve"> </w:delText>
        </w:r>
      </w:del>
      <w:del w:id="5042" w:author="PR Preview" w:date="2026-01-01T00:00:00Z">
        <w:r>
          <w:delText xml:space="preserve">as if they were independent,</w:delText>
        </w:r>
      </w:del>
      <w:del w:id="5043" w:author="PR Preview" w:date="2026-01-01T00:00:00Z">
        <w:r>
          <w:delText xml:space="preserve"> </w:delText>
        </w:r>
      </w:del>
      <w:del w:id="5044" w:author="PR Preview" w:date="2026-01-01T00:00:00Z">
        <w:r>
          <w:delText xml:space="preserve">which they are not:</w:delText>
        </w:r>
      </w:del>
      <w:del w:id="5045" w:author="PR Preview" w:date="2026-01-01T00:00:00Z">
        <w:r>
          <w:delText xml:space="preserve"> </w:delText>
        </w:r>
      </w:del>
      <w:del w:id="5046" w:author="PR Preview" w:date="2026-01-01T00:00:00Z">
        <w:r>
          <w:delText xml:space="preserve">every pair of folds shares</w:delText>
        </w:r>
      </w:del>
      <w:del w:id="504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5048" w:author="PR Preview" w:date="2026-01-01T00:00:00Z">
        <w:r>
          <w:delText xml:space="preserve"> </w:delText>
        </w:r>
      </w:del>
      <w:del w:id="5049" w:author="PR Preview" w:date="2026-01-01T00:00:00Z">
        <w:r>
          <w:delText xml:space="preserve">folds of training data.</w:delText>
        </w:r>
      </w:del>
      <w:del w:id="5050" w:author="PR Preview" w:date="2026-01-01T00:00:00Z">
        <w:r>
          <w:delText xml:space="preserve"> </w:delText>
        </w:r>
      </w:del>
      <w:del w:id="5051" w:author="PR Preview" w:date="2026-01-01T00:00:00Z">
        <w:r>
          <w:delText xml:space="preserve">So</w:delText>
        </w:r>
      </w:del>
      <w:del w:id="505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053" w:author="PR Preview" w:date="2026-01-01T00:00:00Z">
        <w:r>
          <w:delText xml:space="preserve"> </w:delText>
        </w:r>
      </w:del>
      <w:del w:id="5054" w:author="PR Preview" w:date="2026-01-01T00:00:00Z">
        <w:r>
          <w:delText xml:space="preserve">is a rough indication</w:delText>
        </w:r>
      </w:del>
      <w:del w:id="5055" w:author="PR Preview" w:date="2026-01-01T00:00:00Z">
        <w:r>
          <w:delText xml:space="preserve"> </w:delText>
        </w:r>
      </w:del>
      <w:del w:id="5056" w:author="PR Preview" w:date="2026-01-01T00:00:00Z">
        <w:r>
          <w:delText xml:space="preserve">of how much</w:delText>
        </w:r>
      </w:del>
      <w:del w:id="505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058" w:author="PR Preview" w:date="2026-01-01T00:00:00Z">
        <w:r>
          <w:delText xml:space="preserve"> </w:delText>
        </w:r>
      </w:del>
      <w:del w:id="5059" w:author="PR Preview" w:date="2026-01-01T00:00:00Z">
        <w:r>
          <w:delText xml:space="preserve">might change with a different sample,</w:delText>
        </w:r>
      </w:del>
      <w:del w:id="5060" w:author="PR Preview" w:date="2026-01-01T00:00:00Z">
        <w:r>
          <w:delText xml:space="preserve"> </w:delText>
        </w:r>
      </w:del>
      <w:del w:id="5061" w:author="PR Preview" w:date="2026-01-01T00:00:00Z">
        <w:r>
          <w:delText xml:space="preserve">not a</w:delText>
        </w:r>
      </w:del>
      <w:del w:id="5062" w:author="PR Preview" w:date="2026-01-01T00:00:00Z">
        <w:r>
          <w:delText xml:space="preserve"> </w:delText>
        </w:r>
      </w:del>
      <w:hyperlink r:id="rId260">
        <w:del w:id="5063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5064" w:author="PR Preview" w:date="2026-01-01T00:00:00Z">
        <w:r>
          <w:delText xml:space="preserve"> </w:delText>
        </w:r>
      </w:del>
      <w:del w:id="5065" w:author="PR Preview" w:date="2026-01-01T00:00:00Z">
        <w:r>
          <w:delText xml:space="preserve">of</w:delText>
        </w:r>
      </w:del>
      <w:del w:id="506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067" w:author="PR Preview" w:date="2026-01-01T00:00:00Z">
        <w:r>
          <w:delText xml:space="preserve">.</w:delText>
        </w:r>
      </w:del>
    </w:p>
    <w:p>
      <w:pPr>
        <w:pStyle w:val="BodyText"/>
      </w:pPr>
      <w:del w:id="5068" w:author="PR Preview" w:date="2026-01-01T00:00:00Z">
        <w:r>
          <w:rPr>
            <w:b/>
            <w:bCs/>
          </w:rPr>
          <w:delText xml:space="preserve">Definition 45 (Fold mean squared error of a named procedure)</w:delText>
        </w:r>
      </w:del>
      <w:del w:id="5069" w:author="PR Preview" w:date="2026-01-01T00:00:00Z">
        <w:r>
          <w:delText xml:space="preserve"> </w:delText>
        </w:r>
      </w:del>
      <w:del w:id="5070" w:author="PR Preview" w:date="2026-01-01T00:00:00Z">
        <w:r>
          <w:delText xml:space="preserve">The</w:delText>
        </w:r>
      </w:del>
      <w:del w:id="5071" w:author="PR Preview" w:date="2026-01-01T00:00:00Z">
        <w:r>
          <w:delText xml:space="preserve"> </w:delText>
        </w:r>
      </w:del>
      <w:del w:id="5072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5073" w:author="PR Preview" w:date="2026-01-01T00:00:00Z">
        <w:r>
          <w:delText xml:space="preserve"> </w:delText>
        </w:r>
      </w:del>
      <m:oMath>
        <m:r>
          <m:t>g</m:t>
        </m:r>
      </m:oMath>
      <w:del w:id="5074" w:author="PR Preview" w:date="2026-01-01T00:00:00Z">
        <w:r>
          <w:delText xml:space="preserve"> </w:delText>
        </w:r>
      </w:del>
      <w:del w:id="5075" w:author="PR Preview" w:date="2026-01-01T00:00:00Z">
        <w:r>
          <w:delText xml:space="preserve">for</w:delText>
        </w:r>
      </w:del>
      <w:del w:id="5076" w:author="PR Preview" w:date="2026-01-01T00:00:00Z">
        <w:r>
          <w:delText xml:space="preserve"> </w:delText>
        </w:r>
      </w:del>
      <w:hyperlink w:anchor="def-folds">
        <w:del w:id="507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0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079" w:author="PR Preview" w:date="2026-01-01T00:00:00Z">
        <w:r>
          <w:delText xml:space="preserve"> </w:delText>
        </w:r>
      </w:del>
      <w:del w:id="5080" w:author="PR Preview" w:date="2026-01-01T00:00:00Z">
        <w:r>
          <w:delText xml:space="preserve">of a training set</w:delText>
        </w:r>
      </w:del>
      <w:del w:id="50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82" w:author="PR Preview" w:date="2026-01-01T00:00:00Z">
        <w:r>
          <w:delText xml:space="preserve">, indexed by</w:delText>
        </w:r>
      </w:del>
      <w:del w:id="5083" w:author="PR Preview" w:date="2026-01-01T00:00:00Z">
        <w:r>
          <w:delText xml:space="preserve"> </w:delText>
        </w:r>
      </w:del>
      <m:oMath>
        <m:r>
          <m:t>I</m:t>
        </m:r>
      </m:oMath>
      <w:del w:id="5084" w:author="PR Preview" w:date="2026-01-01T00:00:00Z">
        <w:r>
          <w:delText xml:space="preserve">,</w:delText>
        </w:r>
      </w:del>
      <w:del w:id="5085" w:author="PR Preview" w:date="2026-01-01T00:00:00Z">
        <w:r>
          <w:delText xml:space="preserve"> </w:delText>
        </w:r>
      </w:del>
      <w:del w:id="5086" w:author="PR Preview" w:date="2026-01-01T00:00:00Z">
        <w:r>
          <w:delText xml:space="preserve">is the</w:delText>
        </w:r>
      </w:del>
      <w:del w:id="5087" w:author="PR Preview" w:date="2026-01-01T00:00:00Z">
        <w:r>
          <w:delText xml:space="preserve"> </w:delText>
        </w:r>
      </w:del>
      <w:hyperlink w:anchor="def-fold-mse">
        <w:del w:id="5088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5089" w:author="PR Preview" w:date="2026-01-01T00:00:00Z">
        <w:r>
          <w:delText xml:space="preserve"> </w:delText>
        </w:r>
      </w:del>
      <w:del w:id="5090" w:author="PR Preview" w:date="2026-01-01T00:00:00Z">
        <w:r>
          <w:delText xml:space="preserve">computed with the</w:delText>
        </w:r>
      </w:del>
      <w:del w:id="5091" w:author="PR Preview" w:date="2026-01-01T00:00:00Z">
        <w:r>
          <w:delText xml:space="preserve"> </w:delText>
        </w:r>
      </w:del>
      <w:hyperlink w:anchor="def-fold-out-rule">
        <w:del w:id="509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5093" w:author="PR Preview" w:date="2026-01-01T00:00:00Z">
        <w:r>
          <w:delText xml:space="preserve"> </w:delText>
        </w:r>
      </w:del>
      <w:del w:id="5094" w:author="PR Preview" w:date="2026-01-01T00:00:00Z">
        <w:r>
          <w:delText xml:space="preserve">that</w:delText>
        </w:r>
      </w:del>
      <w:del w:id="5095" w:author="PR Preview" w:date="2026-01-01T00:00:00Z">
        <w:r>
          <w:delText xml:space="preserve"> </w:delText>
        </w:r>
      </w:del>
      <m:oMath>
        <m:r>
          <m:t>g</m:t>
        </m:r>
      </m:oMath>
      <w:del w:id="5096" w:author="PR Preview" w:date="2026-01-01T00:00:00Z">
        <w:r>
          <w:delText xml:space="preserve"> </w:delText>
        </w:r>
      </w:del>
      <w:del w:id="5097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p>
      <w:pPr>
        <w:pStyle w:val="FirstParagraph"/>
      </w:pPr>
      <w:del w:id="5098" w:author="PR Preview" w:date="2026-01-01T00:00:00Z">
        <w:r>
          <w:rPr>
            <w:b/>
            <w:bCs/>
          </w:rPr>
          <w:delText xml:space="preserve">Definition 46 (Fold-based standard error of a named procedure)</w:delText>
        </w:r>
      </w:del>
      <w:del w:id="5099" w:author="PR Preview" w:date="2026-01-01T00:00:00Z">
        <w:r>
          <w:delText xml:space="preserve"> </w:delText>
        </w:r>
      </w:del>
      <w:del w:id="5100" w:author="PR Preview" w:date="2026-01-01T00:00:00Z">
        <w:r>
          <w:delText xml:space="preserve">The</w:delText>
        </w:r>
      </w:del>
      <w:del w:id="5101" w:author="PR Preview" w:date="2026-01-01T00:00:00Z">
        <w:r>
          <w:delText xml:space="preserve"> </w:delText>
        </w:r>
      </w:del>
      <w:del w:id="5102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5103" w:author="PR Preview" w:date="2026-01-01T00:00:00Z">
        <w:r>
          <w:delText xml:space="preserve"> </w:delText>
        </w:r>
      </w:del>
      <m:oMath>
        <m:r>
          <m:t>g</m:t>
        </m:r>
      </m:oMath>
      <w:del w:id="5104" w:author="PR Preview" w:date="2026-01-01T00:00:00Z">
        <w:r>
          <w:delText xml:space="preserve"> </w:delText>
        </w:r>
      </w:del>
      <w:del w:id="5105" w:author="PR Preview" w:date="2026-01-01T00:00:00Z">
        <w:r>
          <w:delText xml:space="preserve">on a training set</w:delText>
        </w:r>
      </w:del>
      <w:del w:id="51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107" w:author="PR Preview" w:date="2026-01-01T00:00:00Z">
        <w:r>
          <w:delText xml:space="preserve">,</w:delText>
        </w:r>
      </w:del>
      <w:del w:id="5108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109" w:author="PR Preview" w:date="2026-01-01T00:00:00Z">
        <w:r>
          <w:delText xml:space="preserve">,</w:delText>
        </w:r>
      </w:del>
      <w:del w:id="5110" w:author="PR Preview" w:date="2026-01-01T00:00:00Z">
        <w:r>
          <w:delText xml:space="preserve"> </w:delText>
        </w:r>
      </w:del>
      <w:del w:id="5111" w:author="PR Preview" w:date="2026-01-01T00:00:00Z">
        <w:r>
          <w:delText xml:space="preserve">is the</w:delText>
        </w:r>
      </w:del>
      <w:del w:id="5112" w:author="PR Preview" w:date="2026-01-01T00:00:00Z">
        <w:r>
          <w:delText xml:space="preserve"> </w:delText>
        </w:r>
      </w:del>
      <w:hyperlink w:anchor="def-cv-se">
        <w:del w:id="5113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5114" w:author="PR Preview" w:date="2026-01-01T00:00:00Z">
        <w:r>
          <w:delText xml:space="preserve"> </w:delText>
        </w:r>
      </w:del>
      <w:del w:id="5115" w:author="PR Preview" w:date="2026-01-01T00:00:00Z">
        <w:r>
          <w:delText xml:space="preserve">computed from the</w:delText>
        </w:r>
      </w:del>
      <w:del w:id="5116" w:author="PR Preview" w:date="2026-01-01T00:00:00Z">
        <w:r>
          <w:delText xml:space="preserve"> </w:delText>
        </w:r>
      </w:del>
      <w:hyperlink w:anchor="def-fold-mse-indexed">
        <w:del w:id="5117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5118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5119" w:author="PR Preview" w:date="2026-01-01T00:00:00Z">
        <w:r>
          <w:delText xml:space="preserve">:</w:delText>
        </w:r>
      </w:del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del w:id="5120" w:author="PR Preview" w:date="2026-01-01T00:00:00Z">
        <w:r>
          <w:rPr>
            <w:b/>
            <w:bCs/>
          </w:rPr>
          <w:delText xml:space="preserve">Definition 47 (One-standard-error rule)</w:delText>
        </w:r>
      </w:del>
      <w:del w:id="5121" w:author="PR Preview" w:date="2026-01-01T00:00:00Z">
        <w:r>
          <w:delText xml:space="preserve"> </w:delText>
        </w:r>
      </w:del>
      <w:del w:id="5122" w:author="PR Preview" w:date="2026-01-01T00:00:00Z">
        <w:r>
          <w:delText xml:space="preserve">Let</w:delText>
        </w:r>
      </w:del>
      <w:del w:id="512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124" w:author="PR Preview" w:date="2026-01-01T00:00:00Z">
        <w:r>
          <w:delText xml:space="preserve"> </w:delText>
        </w:r>
      </w:del>
      <w:del w:id="5125" w:author="PR Preview" w:date="2026-01-01T00:00:00Z">
        <w:r>
          <w:delText xml:space="preserve">be candidate</w:delText>
        </w:r>
      </w:del>
      <w:del w:id="5126" w:author="PR Preview" w:date="2026-01-01T00:00:00Z">
        <w:r>
          <w:delText xml:space="preserve"> </w:delText>
        </w:r>
      </w:del>
      <w:hyperlink w:anchor="def-fitting-procedure">
        <w:del w:id="5127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128" w:author="PR Preview" w:date="2026-01-01T00:00:00Z">
        <w:r>
          <w:delText xml:space="preserve">,</w:delText>
        </w:r>
      </w:del>
      <w:del w:id="5129" w:author="PR Preview" w:date="2026-01-01T00:00:00Z">
        <w:r>
          <w:delText xml:space="preserve"> </w:delText>
        </w:r>
      </w:del>
      <w:del w:id="5130" w:author="PR Preview" w:date="2026-01-01T00:00:00Z">
        <w:r>
          <w:delText xml:space="preserve">each</w:delText>
        </w:r>
      </w:del>
      <w:del w:id="5131" w:author="PR Preview" w:date="2026-01-01T00:00:00Z">
        <w:r>
          <w:delText xml:space="preserve"> </w:delText>
        </w:r>
      </w:del>
      <w:hyperlink w:anchor="def-flexibility">
        <w:del w:id="5132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5133" w:author="PR Preview" w:date="2026-01-01T00:00:00Z">
        <w:r>
          <w:delText xml:space="preserve"> </w:delText>
        </w:r>
      </w:del>
      <w:del w:id="5134" w:author="PR Preview" w:date="2026-01-01T00:00:00Z">
        <w:r>
          <w:delText xml:space="preserve">as the one before,</w:delText>
        </w:r>
      </w:del>
      <w:del w:id="5135" w:author="PR Preview" w:date="2026-01-01T00:00:00Z">
        <w:r>
          <w:delText xml:space="preserve"> </w:delText>
        </w:r>
      </w:del>
      <w:del w:id="5136" w:author="PR Preview" w:date="2026-01-01T00:00:00Z">
        <w:r>
          <w:delText xml:space="preserve">cross-validated on a training set</w:delText>
        </w:r>
      </w:del>
      <w:del w:id="51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138" w:author="PR Preview" w:date="2026-01-01T00:00:00Z">
        <w:r>
          <w:delText xml:space="preserve"> </w:delText>
        </w:r>
      </w:del>
      <w:del w:id="5139" w:author="PR Preview" w:date="2026-01-01T00:00:00Z">
        <w:r>
          <w:delText xml:space="preserve">with the same folds,</w:delText>
        </w:r>
      </w:del>
      <w:del w:id="5140" w:author="PR Preview" w:date="2026-01-01T00:00:00Z">
        <w:r>
          <w:delText xml:space="preserve"> </w:delText>
        </w:r>
      </w:del>
      <w:del w:id="5141" w:author="PR Preview" w:date="2026-01-01T00:00:00Z">
        <w:r>
          <w:delText xml:space="preserve">and let</w:delText>
        </w:r>
      </w:del>
      <w:del w:id="514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5143" w:author="PR Preview" w:date="2026-01-01T00:00:00Z">
        <w:r>
          <w:delText xml:space="preserve"> </w:delText>
        </w:r>
      </w:del>
      <w:del w:id="5144" w:author="PR Preview" w:date="2026-01-01T00:00:00Z">
        <w:r>
          <w:delText xml:space="preserve">be the one with the smallest</w:delText>
        </w:r>
      </w:del>
      <w:del w:id="5145" w:author="PR Preview" w:date="2026-01-01T00:00:00Z">
        <w:r>
          <w:delText xml:space="preserve"> </w:delText>
        </w:r>
      </w:del>
      <w:hyperlink w:anchor="def-cv-estimate-indexed">
        <w:del w:id="514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147" w:author="PR Preview" w:date="2026-01-01T00:00:00Z">
        <w:r>
          <w:delText xml:space="preserve">.</w:delText>
        </w:r>
      </w:del>
      <w:del w:id="5148" w:author="PR Preview" w:date="2026-01-01T00:00:00Z">
        <w:r>
          <w:delText xml:space="preserve"> </w:delText>
        </w:r>
      </w:del>
      <w:del w:id="5149" w:author="PR Preview" w:date="2026-01-01T00:00:00Z">
        <w:r>
          <w:delText xml:space="preserve">The</w:delText>
        </w:r>
      </w:del>
      <w:del w:id="5150" w:author="PR Preview" w:date="2026-01-01T00:00:00Z">
        <w:r>
          <w:delText xml:space="preserve"> </w:delText>
        </w:r>
      </w:del>
      <w:del w:id="5151" w:author="PR Preview" w:date="2026-01-01T00:00:00Z">
        <w:r>
          <w:rPr>
            <w:b/>
            <w:bCs/>
          </w:rPr>
          <w:delText xml:space="preserve">one-standard-error rule</w:delText>
        </w:r>
      </w:del>
      <w:del w:id="5152" w:author="PR Preview" w:date="2026-01-01T00:00:00Z">
        <w:r>
          <w:delText xml:space="preserve"> </w:delText>
        </w:r>
      </w:del>
      <w:del w:id="5153" w:author="PR Preview" w:date="2026-01-01T00:00:00Z">
        <w:r>
          <w:delText xml:space="preserve">chooses the smallest</w:delText>
        </w:r>
      </w:del>
      <w:del w:id="5154" w:author="PR Preview" w:date="2026-01-01T00:00:00Z">
        <w:r>
          <w:delText xml:space="preserve"> </w:delText>
        </w:r>
      </w:del>
      <m:oMath>
        <m:r>
          <m:t>l</m:t>
        </m:r>
      </m:oMath>
      <w:del w:id="5155" w:author="PR Preview" w:date="2026-01-01T00:00:00Z">
        <w:r>
          <w:delText xml:space="preserve"> </w:delText>
        </w:r>
      </w:del>
      <w:del w:id="5156" w:author="PR Preview" w:date="2026-01-01T00:00:00Z">
        <w:r>
          <w:delText xml:space="preserve">whose estimate is within one</w:delText>
        </w:r>
      </w:del>
      <w:del w:id="5157" w:author="PR Preview" w:date="2026-01-01T00:00:00Z">
        <w:r>
          <w:delText xml:space="preserve"> </w:delText>
        </w:r>
      </w:del>
      <w:hyperlink w:anchor="def-cv-se-indexed">
        <w:del w:id="5158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5159" w:author="PR Preview" w:date="2026-01-01T00:00:00Z">
        <w:r>
          <w:delText xml:space="preserve"> </w:delText>
        </w:r>
      </w:del>
      <w:del w:id="5160" w:author="PR Preview" w:date="2026-01-01T00:00:00Z">
        <w:r>
          <w:delText xml:space="preserve">of the smallest:</w:delText>
        </w:r>
      </w:del>
    </w:p>
    <w:p>
      <w:pPr>
        <w:pStyle w:val="BodyText"/>
      </w:pPr>
      <w:ins w:id="5161" w:author="PR Preview" w:date="2026-01-01T00:00:00Z">
        <w:r>
          <w:rPr>
            <w:i/>
            <w:iCs/>
          </w:rPr>
          <w:t xml:space="preserve">Remark 38</w:t>
        </w:r>
      </w:ins>
      <w:ins w:id="5162" w:author="PR Preview" w:date="2026-01-01T00:00:00Z">
        <w:r>
          <w:t xml:space="preserve"> (The fold-based standard error is only a rough guide). </w:t>
        </w:r>
      </w:ins>
      <w:ins w:id="5163" w:author="PR Preview" w:date="2026-01-01T00:00:00Z">
        <w:r>
          <w:t xml:space="preserve">Hastie et al. (2009, sec. 7.10.1)</w:t>
        </w:r>
      </w:ins>
      <w:ins w:id="5164" w:author="PR Preview" w:date="2026-01-01T00:00:00Z">
        <w:r>
          <w:t xml:space="preserve"> </w:t>
        </w:r>
      </w:ins>
      <w:ins w:id="5165" w:author="PR Preview" w:date="2026-01-01T00:00:00Z">
        <w:r>
          <w:t xml:space="preserve">draw standard-error bars</w:t>
        </w:r>
      </w:ins>
      <w:ins w:id="5166" w:author="PR Preview" w:date="2026-01-01T00:00:00Z">
        <w:r>
          <w:t xml:space="preserve"> </w:t>
        </w:r>
      </w:ins>
      <w:ins w:id="5167" w:author="PR Preview" w:date="2026-01-01T00:00:00Z">
        <w:r>
          <w:t xml:space="preserve">computed from the per-fold errors as in</w:t>
        </w:r>
      </w:ins>
      <w:ins w:id="5168" w:author="PR Preview" w:date="2026-01-01T00:00:00Z">
        <w:r>
          <w:t xml:space="preserve"> </w:t>
        </w:r>
      </w:ins>
      <w:hyperlink w:anchor="eq-cv-se">
        <w:ins w:id="5169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170" w:author="PR Preview" w:date="2026-01-01T00:00:00Z">
        <w:r>
          <w:t xml:space="preserve">.</w:t>
        </w:r>
      </w:ins>
      <w:ins w:id="5171" w:author="PR Preview" w:date="2026-01-01T00:00:00Z">
        <w:r>
          <w:t xml:space="preserve"> </w:t>
        </w:r>
      </w:ins>
      <w:ins w:id="5172" w:author="PR Preview" w:date="2026-01-01T00:00:00Z">
        <w:r>
          <w:t xml:space="preserve">That formula treats the</w:t>
        </w:r>
      </w:ins>
      <w:ins w:id="5173" w:author="PR Preview" w:date="2026-01-01T00:00:00Z">
        <w:r>
          <w:t xml:space="preserve"> </w:t>
        </w:r>
      </w:ins>
      <m:oMath>
        <m:r>
          <m:t>k</m:t>
        </m:r>
      </m:oMath>
      <w:ins w:id="5174" w:author="PR Preview" w:date="2026-01-01T00:00:00Z">
        <w:r>
          <w:t xml:space="preserve"> </w:t>
        </w:r>
      </w:ins>
      <w:ins w:id="5175" w:author="PR Preview" w:date="2026-01-01T00:00:00Z">
        <w:r>
          <w:t xml:space="preserve">fold errors</w:t>
        </w:r>
      </w:ins>
      <w:ins w:id="5176" w:author="PR Preview" w:date="2026-01-01T00:00:00Z">
        <w:r>
          <w:t xml:space="preserve"> </w:t>
        </w:r>
      </w:ins>
      <w:ins w:id="5177" w:author="PR Preview" w:date="2026-01-01T00:00:00Z">
        <w:r>
          <w:t xml:space="preserve">as if they were independent,</w:t>
        </w:r>
      </w:ins>
      <w:ins w:id="5178" w:author="PR Preview" w:date="2026-01-01T00:00:00Z">
        <w:r>
          <w:t xml:space="preserve"> </w:t>
        </w:r>
      </w:ins>
      <w:ins w:id="5179" w:author="PR Preview" w:date="2026-01-01T00:00:00Z">
        <w:r>
          <w:t xml:space="preserve">which they are not:</w:t>
        </w:r>
      </w:ins>
      <w:ins w:id="5180" w:author="PR Preview" w:date="2026-01-01T00:00:00Z">
        <w:r>
          <w:t xml:space="preserve"> </w:t>
        </w:r>
      </w:ins>
      <w:ins w:id="5181" w:author="PR Preview" w:date="2026-01-01T00:00:00Z">
        <w:r>
          <w:t xml:space="preserve">every pair of folds shares</w:t>
        </w:r>
      </w:ins>
      <w:ins w:id="518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5183" w:author="PR Preview" w:date="2026-01-01T00:00:00Z">
        <w:r>
          <w:t xml:space="preserve"> </w:t>
        </w:r>
      </w:ins>
      <w:ins w:id="5184" w:author="PR Preview" w:date="2026-01-01T00:00:00Z">
        <w:r>
          <w:t xml:space="preserve">folds of training data.</w:t>
        </w:r>
      </w:ins>
      <w:ins w:id="5185" w:author="PR Preview" w:date="2026-01-01T00:00:00Z">
        <w:r>
          <w:t xml:space="preserve"> </w:t>
        </w:r>
      </w:ins>
      <w:ins w:id="5186" w:author="PR Preview" w:date="2026-01-01T00:00:00Z">
        <w:r>
          <w:t xml:space="preserve">So</w:t>
        </w:r>
      </w:ins>
      <w:ins w:id="518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188" w:author="PR Preview" w:date="2026-01-01T00:00:00Z">
        <w:r>
          <w:t xml:space="preserve"> </w:t>
        </w:r>
      </w:ins>
      <w:ins w:id="5189" w:author="PR Preview" w:date="2026-01-01T00:00:00Z">
        <w:r>
          <w:t xml:space="preserve">is a rough indication</w:t>
        </w:r>
      </w:ins>
      <w:ins w:id="5190" w:author="PR Preview" w:date="2026-01-01T00:00:00Z">
        <w:r>
          <w:t xml:space="preserve"> </w:t>
        </w:r>
      </w:ins>
      <w:ins w:id="5191" w:author="PR Preview" w:date="2026-01-01T00:00:00Z">
        <w:r>
          <w:t xml:space="preserve">of how much</w:t>
        </w:r>
      </w:ins>
      <w:ins w:id="519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193" w:author="PR Preview" w:date="2026-01-01T00:00:00Z">
        <w:r>
          <w:t xml:space="preserve"> </w:t>
        </w:r>
      </w:ins>
      <w:ins w:id="5194" w:author="PR Preview" w:date="2026-01-01T00:00:00Z">
        <w:r>
          <w:t xml:space="preserve">might change with a different sample,</w:t>
        </w:r>
      </w:ins>
      <w:ins w:id="5195" w:author="PR Preview" w:date="2026-01-01T00:00:00Z">
        <w:r>
          <w:t xml:space="preserve"> </w:t>
        </w:r>
      </w:ins>
      <w:ins w:id="5196" w:author="PR Preview" w:date="2026-01-01T00:00:00Z">
        <w:r>
          <w:t xml:space="preserve">not a</w:t>
        </w:r>
      </w:ins>
      <w:ins w:id="5197" w:author="PR Preview" w:date="2026-01-01T00:00:00Z">
        <w:r>
          <w:t xml:space="preserve"> </w:t>
        </w:r>
      </w:ins>
      <w:hyperlink r:id="rId260">
        <w:ins w:id="5198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5199" w:author="PR Preview" w:date="2026-01-01T00:00:00Z">
        <w:r>
          <w:t xml:space="preserve"> </w:t>
        </w:r>
      </w:ins>
      <w:ins w:id="5200" w:author="PR Preview" w:date="2026-01-01T00:00:00Z">
        <w:r>
          <w:t xml:space="preserve">of</w:t>
        </w:r>
      </w:ins>
      <w:ins w:id="520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202" w:author="PR Preview" w:date="2026-01-01T00:00:00Z">
        <w:r>
          <w:t xml:space="preserve">.</w:t>
        </w:r>
      </w:ins>
    </w:p>
    <w:bookmarkEnd w:id="261"/>
    <w:bookmarkStart w:id="263" w:name="def-fold-mse-indexed"/>
    <w:p>
      <w:pPr>
        <w:pStyle w:val="BodyText"/>
      </w:pPr>
      <w:ins w:id="5203" w:author="PR Preview" w:date="2026-01-01T00:00:00Z">
        <w:r>
          <w:rPr>
            <w:b/>
            <w:bCs/>
          </w:rPr>
          <w:t xml:space="preserve">Definition 51 (Fold mean squared error of a named procedure)</w:t>
        </w:r>
      </w:ins>
      <w:ins w:id="5204" w:author="PR Preview" w:date="2026-01-01T00:00:00Z">
        <w:r>
          <w:t xml:space="preserve"> </w:t>
        </w:r>
      </w:ins>
      <w:ins w:id="5205" w:author="PR Preview" w:date="2026-01-01T00:00:00Z">
        <w:r>
          <w:t xml:space="preserve">The</w:t>
        </w:r>
      </w:ins>
      <w:ins w:id="5206" w:author="PR Preview" w:date="2026-01-01T00:00:00Z">
        <w:r>
          <w:t xml:space="preserve"> </w:t>
        </w:r>
      </w:ins>
      <w:ins w:id="5207" w:author="PR Preview" w:date="2026-01-01T00:00:00Z">
        <w:r>
          <w:rPr>
            <w:b/>
            <w:bCs/>
          </w:rPr>
          <w:t xml:space="preserve">fold mean squared error of procedure</w:t>
        </w:r>
      </w:ins>
      <w:ins w:id="5208" w:author="PR Preview" w:date="2026-01-01T00:00:00Z">
        <w:r>
          <w:t xml:space="preserve"> </w:t>
        </w:r>
      </w:ins>
      <m:oMath>
        <m:r>
          <m:t>g</m:t>
        </m:r>
      </m:oMath>
      <w:ins w:id="5209" w:author="PR Preview" w:date="2026-01-01T00:00:00Z">
        <w:r>
          <w:t xml:space="preserve"> </w:t>
        </w:r>
      </w:ins>
      <w:ins w:id="5210" w:author="PR Preview" w:date="2026-01-01T00:00:00Z">
        <w:r>
          <w:t xml:space="preserve">for</w:t>
        </w:r>
      </w:ins>
      <w:ins w:id="5211" w:author="PR Preview" w:date="2026-01-01T00:00:00Z">
        <w:r>
          <w:t xml:space="preserve"> </w:t>
        </w:r>
      </w:ins>
      <w:hyperlink w:anchor="def-folds">
        <w:ins w:id="521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2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214" w:author="PR Preview" w:date="2026-01-01T00:00:00Z">
        <w:r>
          <w:t xml:space="preserve"> </w:t>
        </w:r>
      </w:ins>
      <w:ins w:id="5215" w:author="PR Preview" w:date="2026-01-01T00:00:00Z">
        <w:r>
          <w:t xml:space="preserve">of a training set</w:t>
        </w:r>
      </w:ins>
      <w:ins w:id="52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17" w:author="PR Preview" w:date="2026-01-01T00:00:00Z">
        <w:r>
          <w:t xml:space="preserve">, indexed by</w:t>
        </w:r>
      </w:ins>
      <w:ins w:id="5218" w:author="PR Preview" w:date="2026-01-01T00:00:00Z">
        <w:r>
          <w:t xml:space="preserve"> </w:t>
        </w:r>
      </w:ins>
      <m:oMath>
        <m:r>
          <m:t>I</m:t>
        </m:r>
      </m:oMath>
      <w:ins w:id="5219" w:author="PR Preview" w:date="2026-01-01T00:00:00Z">
        <w:r>
          <w:t xml:space="preserve">,</w:t>
        </w:r>
      </w:ins>
      <w:ins w:id="5220" w:author="PR Preview" w:date="2026-01-01T00:00:00Z">
        <w:r>
          <w:t xml:space="preserve"> </w:t>
        </w:r>
      </w:ins>
      <w:ins w:id="5221" w:author="PR Preview" w:date="2026-01-01T00:00:00Z">
        <w:r>
          <w:t xml:space="preserve">is the</w:t>
        </w:r>
      </w:ins>
      <w:ins w:id="5222" w:author="PR Preview" w:date="2026-01-01T00:00:00Z">
        <w:r>
          <w:t xml:space="preserve"> </w:t>
        </w:r>
      </w:ins>
      <w:hyperlink w:anchor="def-fold-mse">
        <w:ins w:id="5223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5224" w:author="PR Preview" w:date="2026-01-01T00:00:00Z">
        <w:r>
          <w:t xml:space="preserve"> </w:t>
        </w:r>
      </w:ins>
      <w:ins w:id="5225" w:author="PR Preview" w:date="2026-01-01T00:00:00Z">
        <w:r>
          <w:t xml:space="preserve">computed with the</w:t>
        </w:r>
      </w:ins>
      <w:ins w:id="5226" w:author="PR Preview" w:date="2026-01-01T00:00:00Z">
        <w:r>
          <w:t xml:space="preserve"> </w:t>
        </w:r>
      </w:ins>
      <w:hyperlink w:anchor="def-fold-out-rule">
        <w:ins w:id="5227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228" w:author="PR Preview" w:date="2026-01-01T00:00:00Z">
        <w:r>
          <w:t xml:space="preserve"> </w:t>
        </w:r>
      </w:ins>
      <w:ins w:id="5229" w:author="PR Preview" w:date="2026-01-01T00:00:00Z">
        <w:r>
          <w:t xml:space="preserve">that</w:t>
        </w:r>
      </w:ins>
      <w:ins w:id="5230" w:author="PR Preview" w:date="2026-01-01T00:00:00Z">
        <w:r>
          <w:t xml:space="preserve"> </w:t>
        </w:r>
      </w:ins>
      <m:oMath>
        <m:r>
          <m:t>g</m:t>
        </m:r>
      </m:oMath>
      <w:ins w:id="5231" w:author="PR Preview" w:date="2026-01-01T00:00:00Z">
        <w:r>
          <w:t xml:space="preserve"> </w:t>
        </w:r>
      </w:ins>
      <w:ins w:id="5232" w:author="PR Preview" w:date="2026-01-01T00:00:00Z">
        <w:r>
          <w:t xml:space="preserve">produces:</w:t>
        </w:r>
      </w:ins>
    </w:p>
    <w:p>
      <w:pPr>
        <w:pStyle w:val="BodyText"/>
      </w:pPr>
      <w:bookmarkStart w:id="26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2"/>
    </w:p>
    <w:bookmarkEnd w:id="263"/>
    <w:bookmarkStart w:id="265" w:name="def-cv-se-indexed"/>
    <w:p>
      <w:pPr>
        <w:pStyle w:val="FirstParagraph"/>
      </w:pPr>
      <w:ins w:id="5233" w:author="PR Preview" w:date="2026-01-01T00:00:00Z">
        <w:r>
          <w:rPr>
            <w:b/>
            <w:bCs/>
          </w:rPr>
          <w:t xml:space="preserve">Definition 52 (Fold-based standard error of a named procedure)</w:t>
        </w:r>
      </w:ins>
      <w:ins w:id="5234" w:author="PR Preview" w:date="2026-01-01T00:00:00Z">
        <w:r>
          <w:t xml:space="preserve"> </w:t>
        </w:r>
      </w:ins>
      <w:ins w:id="5235" w:author="PR Preview" w:date="2026-01-01T00:00:00Z">
        <w:r>
          <w:t xml:space="preserve">The</w:t>
        </w:r>
      </w:ins>
      <w:ins w:id="5236" w:author="PR Preview" w:date="2026-01-01T00:00:00Z">
        <w:r>
          <w:t xml:space="preserve"> </w:t>
        </w:r>
      </w:ins>
      <w:ins w:id="5237" w:author="PR Preview" w:date="2026-01-01T00:00:00Z">
        <w:r>
          <w:rPr>
            <w:b/>
            <w:bCs/>
          </w:rPr>
          <w:t xml:space="preserve">fold-based standard error of procedure</w:t>
        </w:r>
      </w:ins>
      <w:ins w:id="5238" w:author="PR Preview" w:date="2026-01-01T00:00:00Z">
        <w:r>
          <w:t xml:space="preserve"> </w:t>
        </w:r>
      </w:ins>
      <m:oMath>
        <m:r>
          <m:t>g</m:t>
        </m:r>
      </m:oMath>
      <w:ins w:id="5239" w:author="PR Preview" w:date="2026-01-01T00:00:00Z">
        <w:r>
          <w:t xml:space="preserve"> </w:t>
        </w:r>
      </w:ins>
      <w:ins w:id="5240" w:author="PR Preview" w:date="2026-01-01T00:00:00Z">
        <w:r>
          <w:t xml:space="preserve">on a training set</w:t>
        </w:r>
      </w:ins>
      <w:ins w:id="52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42" w:author="PR Preview" w:date="2026-01-01T00:00:00Z">
        <w:r>
          <w:t xml:space="preserve">,</w:t>
        </w:r>
      </w:ins>
      <w:ins w:id="5243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244" w:author="PR Preview" w:date="2026-01-01T00:00:00Z">
        <w:r>
          <w:t xml:space="preserve">,</w:t>
        </w:r>
      </w:ins>
      <w:ins w:id="5245" w:author="PR Preview" w:date="2026-01-01T00:00:00Z">
        <w:r>
          <w:t xml:space="preserve"> </w:t>
        </w:r>
      </w:ins>
      <w:ins w:id="5246" w:author="PR Preview" w:date="2026-01-01T00:00:00Z">
        <w:r>
          <w:t xml:space="preserve">is the</w:t>
        </w:r>
      </w:ins>
      <w:ins w:id="5247" w:author="PR Preview" w:date="2026-01-01T00:00:00Z">
        <w:r>
          <w:t xml:space="preserve"> </w:t>
        </w:r>
      </w:ins>
      <w:hyperlink w:anchor="def-cv-se">
        <w:ins w:id="5248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249" w:author="PR Preview" w:date="2026-01-01T00:00:00Z">
        <w:r>
          <w:t xml:space="preserve"> </w:t>
        </w:r>
      </w:ins>
      <w:ins w:id="5250" w:author="PR Preview" w:date="2026-01-01T00:00:00Z">
        <w:r>
          <w:t xml:space="preserve">computed from the</w:t>
        </w:r>
      </w:ins>
      <w:ins w:id="5251" w:author="PR Preview" w:date="2026-01-01T00:00:00Z">
        <w:r>
          <w:t xml:space="preserve"> </w:t>
        </w:r>
      </w:ins>
      <w:hyperlink w:anchor="def-fold-mse-indexed">
        <w:ins w:id="5252" w:author="PR Preview" w:date="2026-01-01T00:00:00Z">
          <w:r>
            <w:rPr>
              <w:rStyle w:val="Hyperlink"/>
            </w:rPr>
            <w:t xml:space="preserve">fold sMSEs of</w:t>
          </w:r>
        </w:ins>
        <w:ins w:id="5253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5254" w:author="PR Preview" w:date="2026-01-01T00:00:00Z">
        <w:r>
          <w:t xml:space="preserve">:</w:t>
        </w:r>
      </w:ins>
    </w:p>
    <w:p>
      <w:pPr>
        <w:pStyle w:val="BodyText"/>
      </w:pPr>
      <w:bookmarkStart w:id="26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7" w:name="def-one-se-rule"/>
    <w:p>
      <w:pPr>
        <w:pStyle w:val="FirstParagraph"/>
      </w:pPr>
      <w:ins w:id="5255" w:author="PR Preview" w:date="2026-01-01T00:00:00Z">
        <w:r>
          <w:rPr>
            <w:b/>
            <w:bCs/>
          </w:rPr>
          <w:t xml:space="preserve">Definition 53 (One-standard-error rule)</w:t>
        </w:r>
      </w:ins>
      <w:ins w:id="5256" w:author="PR Preview" w:date="2026-01-01T00:00:00Z">
        <w:r>
          <w:t xml:space="preserve"> </w:t>
        </w:r>
      </w:ins>
      <w:ins w:id="5257" w:author="PR Preview" w:date="2026-01-01T00:00:00Z">
        <w:r>
          <w:t xml:space="preserve">Let</w:t>
        </w:r>
      </w:ins>
      <w:ins w:id="525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259" w:author="PR Preview" w:date="2026-01-01T00:00:00Z">
        <w:r>
          <w:t xml:space="preserve"> </w:t>
        </w:r>
      </w:ins>
      <w:ins w:id="5260" w:author="PR Preview" w:date="2026-01-01T00:00:00Z">
        <w:r>
          <w:t xml:space="preserve">be candidate</w:t>
        </w:r>
      </w:ins>
      <w:ins w:id="5261" w:author="PR Preview" w:date="2026-01-01T00:00:00Z">
        <w:r>
          <w:t xml:space="preserve"> </w:t>
        </w:r>
      </w:ins>
      <w:hyperlink w:anchor="def-fitting-procedure">
        <w:ins w:id="5262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263" w:author="PR Preview" w:date="2026-01-01T00:00:00Z">
        <w:r>
          <w:t xml:space="preserve">,</w:t>
        </w:r>
      </w:ins>
      <w:ins w:id="5264" w:author="PR Preview" w:date="2026-01-01T00:00:00Z">
        <w:r>
          <w:t xml:space="preserve"> </w:t>
        </w:r>
      </w:ins>
      <w:ins w:id="5265" w:author="PR Preview" w:date="2026-01-01T00:00:00Z">
        <w:r>
          <w:t xml:space="preserve">each</w:t>
        </w:r>
      </w:ins>
      <w:ins w:id="5266" w:author="PR Preview" w:date="2026-01-01T00:00:00Z">
        <w:r>
          <w:t xml:space="preserve"> </w:t>
        </w:r>
      </w:ins>
      <w:hyperlink w:anchor="def-flexibility">
        <w:ins w:id="5267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5268" w:author="PR Preview" w:date="2026-01-01T00:00:00Z">
        <w:r>
          <w:t xml:space="preserve"> </w:t>
        </w:r>
      </w:ins>
      <w:ins w:id="5269" w:author="PR Preview" w:date="2026-01-01T00:00:00Z">
        <w:r>
          <w:t xml:space="preserve">as the one before,</w:t>
        </w:r>
      </w:ins>
      <w:ins w:id="5270" w:author="PR Preview" w:date="2026-01-01T00:00:00Z">
        <w:r>
          <w:t xml:space="preserve"> </w:t>
        </w:r>
      </w:ins>
      <w:ins w:id="5271" w:author="PR Preview" w:date="2026-01-01T00:00:00Z">
        <w:r>
          <w:t xml:space="preserve">cross-validated on a training set</w:t>
        </w:r>
      </w:ins>
      <w:ins w:id="52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73" w:author="PR Preview" w:date="2026-01-01T00:00:00Z">
        <w:r>
          <w:t xml:space="preserve"> </w:t>
        </w:r>
      </w:ins>
      <w:ins w:id="5274" w:author="PR Preview" w:date="2026-01-01T00:00:00Z">
        <w:r>
          <w:t xml:space="preserve">with the same folds,</w:t>
        </w:r>
      </w:ins>
      <w:ins w:id="5275" w:author="PR Preview" w:date="2026-01-01T00:00:00Z">
        <w:r>
          <w:t xml:space="preserve"> </w:t>
        </w:r>
      </w:ins>
      <w:ins w:id="5276" w:author="PR Preview" w:date="2026-01-01T00:00:00Z">
        <w:r>
          <w:t xml:space="preserve">and let</w:t>
        </w:r>
      </w:ins>
      <w:ins w:id="527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5278" w:author="PR Preview" w:date="2026-01-01T00:00:00Z">
        <w:r>
          <w:t xml:space="preserve"> </w:t>
        </w:r>
      </w:ins>
      <w:ins w:id="5279" w:author="PR Preview" w:date="2026-01-01T00:00:00Z">
        <w:r>
          <w:t xml:space="preserve">be the one with the smallest</w:t>
        </w:r>
      </w:ins>
      <w:ins w:id="5280" w:author="PR Preview" w:date="2026-01-01T00:00:00Z">
        <w:r>
          <w:t xml:space="preserve"> </w:t>
        </w:r>
      </w:ins>
      <w:hyperlink w:anchor="def-cv-estimate-indexed">
        <w:ins w:id="528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282" w:author="PR Preview" w:date="2026-01-01T00:00:00Z">
        <w:r>
          <w:t xml:space="preserve">.</w:t>
        </w:r>
      </w:ins>
      <w:ins w:id="5283" w:author="PR Preview" w:date="2026-01-01T00:00:00Z">
        <w:r>
          <w:t xml:space="preserve"> </w:t>
        </w:r>
      </w:ins>
      <w:ins w:id="5284" w:author="PR Preview" w:date="2026-01-01T00:00:00Z">
        <w:r>
          <w:t xml:space="preserve">The</w:t>
        </w:r>
      </w:ins>
      <w:ins w:id="5285" w:author="PR Preview" w:date="2026-01-01T00:00:00Z">
        <w:r>
          <w:t xml:space="preserve"> </w:t>
        </w:r>
      </w:ins>
      <w:ins w:id="5286" w:author="PR Preview" w:date="2026-01-01T00:00:00Z">
        <w:r>
          <w:rPr>
            <w:b/>
            <w:bCs/>
          </w:rPr>
          <w:t xml:space="preserve">one-standard-error rule</w:t>
        </w:r>
      </w:ins>
      <w:ins w:id="5287" w:author="PR Preview" w:date="2026-01-01T00:00:00Z">
        <w:r>
          <w:t xml:space="preserve"> </w:t>
        </w:r>
      </w:ins>
      <w:ins w:id="5288" w:author="PR Preview" w:date="2026-01-01T00:00:00Z">
        <w:r>
          <w:t xml:space="preserve">chooses the smallest</w:t>
        </w:r>
      </w:ins>
      <w:ins w:id="5289" w:author="PR Preview" w:date="2026-01-01T00:00:00Z">
        <w:r>
          <w:t xml:space="preserve"> </w:t>
        </w:r>
      </w:ins>
      <m:oMath>
        <m:r>
          <m:t>l</m:t>
        </m:r>
      </m:oMath>
      <w:ins w:id="5290" w:author="PR Preview" w:date="2026-01-01T00:00:00Z">
        <w:r>
          <w:t xml:space="preserve"> </w:t>
        </w:r>
      </w:ins>
      <w:ins w:id="5291" w:author="PR Preview" w:date="2026-01-01T00:00:00Z">
        <w:r>
          <w:t xml:space="preserve">whose estimate is within one</w:t>
        </w:r>
      </w:ins>
      <w:ins w:id="5292" w:author="PR Preview" w:date="2026-01-01T00:00:00Z">
        <w:r>
          <w:t xml:space="preserve"> </w:t>
        </w:r>
      </w:ins>
      <w:hyperlink w:anchor="def-cv-se-indexed">
        <w:ins w:id="5293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294" w:author="PR Preview" w:date="2026-01-01T00:00:00Z">
        <w:r>
          <w:t xml:space="preserve"> </w:t>
        </w:r>
      </w:ins>
      <w:ins w:id="5295" w:author="PR Preview" w:date="2026-01-01T00:00:00Z">
        <w:r>
          <w:t xml:space="preserve">of the smallest:</w:t>
        </w:r>
      </w:ins>
    </w:p>
    <w:p>
      <w:pPr>
        <w:pStyle w:val="BodyText"/>
      </w:pPr>
      <w:bookmarkStart w:id="26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67"/>
    <w:bookmarkStart w:id="272" w:name="exm-one-se-rule"/>
    <w:p>
      <w:pPr>
        <w:pStyle w:val="BodyText"/>
      </w:pPr>
      <w:del w:id="5296" w:author="PR Preview" w:date="2026-01-01T00:00:00Z">
        <w:r>
          <w:rPr>
            <w:b/>
            <w:bCs/>
          </w:rPr>
          <w:delText xml:space="preserve">Example 13 (The one-standard-error rule for the simulated polynomials)</w:delText>
        </w:r>
      </w:del>
      <w:del w:id="5297" w:author="PR Preview" w:date="2026-01-01T00:00:00Z">
        <w:r>
          <w:delText xml:space="preserve"> </w:delText>
        </w:r>
      </w:del>
      <w:del w:id="5298" w:author="PR Preview" w:date="2026-01-01T00:00:00Z">
        <w:r>
          <w:delText xml:space="preserve">This example applies 10-fold cross-validation</w:delText>
        </w:r>
      </w:del>
      <w:del w:id="5299" w:author="PR Preview" w:date="2026-01-01T00:00:00Z">
        <w:r>
          <w:delText xml:space="preserve"> </w:delText>
        </w:r>
      </w:del>
      <w:del w:id="5300" w:author="PR Preview" w:date="2026-01-01T00:00:00Z">
        <w:r>
          <w:delText xml:space="preserve">to the simulated training set of</w:delText>
        </w:r>
      </w:del>
      <w:del w:id="5301" w:author="PR Preview" w:date="2026-01-01T00:00:00Z">
        <w:r>
          <w:delText xml:space="preserve"> </w:delText>
        </w:r>
      </w:del>
      <w:hyperlink w:anchor="exm-train-test-error-simulated">
        <w:del w:id="530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303" w:author="PR Preview" w:date="2026-01-01T00:00:00Z">
        <w:r>
          <w:delText xml:space="preserve">,</w:delText>
        </w:r>
      </w:del>
      <w:del w:id="5304" w:author="PR Preview" w:date="2026-01-01T00:00:00Z">
        <w:r>
          <w:delText xml:space="preserve"> </w:delText>
        </w:r>
      </w:del>
      <w:del w:id="5305" w:author="PR Preview" w:date="2026-01-01T00:00:00Z">
        <w:r>
          <w:delText xml:space="preserve">records the sMSE in each fold,</w:delText>
        </w:r>
      </w:del>
      <w:del w:id="5306" w:author="PR Preview" w:date="2026-01-01T00:00:00Z">
        <w:r>
          <w:delText xml:space="preserve"> </w:delText>
        </w:r>
      </w:del>
      <w:del w:id="5307" w:author="PR Preview" w:date="2026-01-01T00:00:00Z">
        <w:r>
          <w:delText xml:space="preserve">and applies</w:delText>
        </w:r>
      </w:del>
      <w:del w:id="5308" w:author="PR Preview" w:date="2026-01-01T00:00:00Z">
        <w:r>
          <w:delText xml:space="preserve"> </w:delText>
        </w:r>
      </w:del>
      <w:hyperlink w:anchor="def-one-se-rule">
        <w:del w:id="5309" w:author="PR Preview" w:date="2026-01-01T00:00:00Z">
          <w:r>
            <w:rPr>
              <w:rStyle w:val="Hyperlink"/>
            </w:rPr>
            <w:delText xml:space="preserve">Definition 47</w:delText>
          </w:r>
        </w:del>
      </w:hyperlink>
      <w:del w:id="5310" w:author="PR Preview" w:date="2026-01-01T00:00:00Z">
        <w:r>
          <w:delText xml:space="preserve"> </w:delText>
        </w:r>
      </w:del>
      <w:del w:id="5311" w:author="PR Preview" w:date="2026-01-01T00:00:00Z">
        <w:r>
          <w:delText xml:space="preserve">to the ten degrees.</w:delText>
        </w:r>
      </w:del>
    </w:p>
    <w:p>
      <w:pPr>
        <w:pStyle w:val="BodyText"/>
      </w:pPr>
      <w:ins w:id="5312" w:author="PR Preview" w:date="2026-01-01T00:00:00Z">
        <w:r>
          <w:rPr>
            <w:b/>
            <w:bCs/>
          </w:rPr>
          <w:t xml:space="preserve">Example 19 (The one-standard-error rule for the simulated polynomials)</w:t>
        </w:r>
      </w:ins>
      <w:ins w:id="5313" w:author="PR Preview" w:date="2026-01-01T00:00:00Z">
        <w:r>
          <w:t xml:space="preserve"> </w:t>
        </w:r>
      </w:ins>
      <w:ins w:id="5314" w:author="PR Preview" w:date="2026-01-01T00:00:00Z">
        <w:r>
          <w:t xml:space="preserve">This example applies 10-fold cross-validation</w:t>
        </w:r>
      </w:ins>
      <w:ins w:id="5315" w:author="PR Preview" w:date="2026-01-01T00:00:00Z">
        <w:r>
          <w:t xml:space="preserve"> </w:t>
        </w:r>
      </w:ins>
      <w:ins w:id="5316" w:author="PR Preview" w:date="2026-01-01T00:00:00Z">
        <w:r>
          <w:t xml:space="preserve">to the simulated training set of</w:t>
        </w:r>
      </w:ins>
      <w:ins w:id="5317" w:author="PR Preview" w:date="2026-01-01T00:00:00Z">
        <w:r>
          <w:t xml:space="preserve"> </w:t>
        </w:r>
      </w:ins>
      <w:hyperlink w:anchor="exm-train-test-error-simulated">
        <w:ins w:id="5318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5319" w:author="PR Preview" w:date="2026-01-01T00:00:00Z">
        <w:r>
          <w:t xml:space="preserve">,</w:t>
        </w:r>
      </w:ins>
      <w:ins w:id="5320" w:author="PR Preview" w:date="2026-01-01T00:00:00Z">
        <w:r>
          <w:t xml:space="preserve"> </w:t>
        </w:r>
      </w:ins>
      <w:ins w:id="5321" w:author="PR Preview" w:date="2026-01-01T00:00:00Z">
        <w:r>
          <w:t xml:space="preserve">records the sMSE in each fold,</w:t>
        </w:r>
      </w:ins>
      <w:ins w:id="5322" w:author="PR Preview" w:date="2026-01-01T00:00:00Z">
        <w:r>
          <w:t xml:space="preserve"> </w:t>
        </w:r>
      </w:ins>
      <w:ins w:id="5323" w:author="PR Preview" w:date="2026-01-01T00:00:00Z">
        <w:r>
          <w:t xml:space="preserve">and applies</w:t>
        </w:r>
      </w:ins>
      <w:ins w:id="5324" w:author="PR Preview" w:date="2026-01-01T00:00:00Z">
        <w:r>
          <w:t xml:space="preserve"> </w:t>
        </w:r>
      </w:ins>
      <w:hyperlink w:anchor="def-one-se-rule">
        <w:ins w:id="5325" w:author="PR Preview" w:date="2026-01-01T00:00:00Z">
          <w:r>
            <w:rPr>
              <w:rStyle w:val="Hyperlink"/>
            </w:rPr>
            <w:t xml:space="preserve">Definition 53</w:t>
          </w:r>
        </w:ins>
      </w:hyperlink>
      <w:ins w:id="5326" w:author="PR Preview" w:date="2026-01-01T00:00:00Z">
        <w:r>
          <w:t xml:space="preserve"> </w:t>
        </w:r>
      </w:ins>
      <w:ins w:id="5327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1"/>
        </w:tc>
      </w:tr>
    </w:tbl>
    <w:p>
      <w:pPr>
        <w:pStyle w:val="BodyText"/>
      </w:pPr>
      <w:del w:id="5328" w:author="PR Preview" w:date="2026-01-01T00:00:00Z">
        <w:r>
          <w:delText xml:space="preserve">The smallest estimate is at degree 8.</w:delText>
        </w:r>
      </w:del>
      <w:del w:id="5329" w:author="PR Preview" w:date="2026-01-01T00:00:00Z">
        <w:r>
          <w:delText xml:space="preserve"> </w:delText>
        </w:r>
      </w:del>
      <w:del w:id="5330" w:author="PR Preview" w:date="2026-01-01T00:00:00Z">
        <w:r>
          <w:delText xml:space="preserve">The lowest degree within one fold-based standard error of it</w:delText>
        </w:r>
      </w:del>
      <w:del w:id="5331" w:author="PR Preview" w:date="2026-01-01T00:00:00Z">
        <w:r>
          <w:delText xml:space="preserve"> </w:delText>
        </w:r>
      </w:del>
      <w:del w:id="5332" w:author="PR Preview" w:date="2026-01-01T00:00:00Z">
        <w:r>
          <w:delText xml:space="preserve">is degree 3,</w:delText>
        </w:r>
      </w:del>
      <w:del w:id="5333" w:author="PR Preview" w:date="2026-01-01T00:00:00Z">
        <w:r>
          <w:delText xml:space="preserve"> </w:delText>
        </w:r>
      </w:del>
      <w:del w:id="5334" w:author="PR Preview" w:date="2026-01-01T00:00:00Z">
        <w:r>
          <w:delText xml:space="preserve">which is the one-standard-error rule’s choice.</w:delText>
        </w:r>
      </w:del>
      <w:del w:id="5335" w:author="PR Preview" w:date="2026-01-01T00:00:00Z">
        <w:r>
          <w:delText xml:space="preserve"> </w:delText>
        </w:r>
      </w:del>
      <w:del w:id="5336" w:author="PR Preview" w:date="2026-01-01T00:00:00Z">
        <w:r>
          <w:delText xml:space="preserve">The rule prefers the simpler model</w:delText>
        </w:r>
      </w:del>
      <w:del w:id="5337" w:author="PR Preview" w:date="2026-01-01T00:00:00Z">
        <w:r>
          <w:delText xml:space="preserve"> </w:delText>
        </w:r>
      </w:del>
      <w:del w:id="5338" w:author="PR Preview" w:date="2026-01-01T00:00:00Z">
        <w:r>
          <w:delText xml:space="preserve">when the data cannot clearly tell it apart from the degree with the smallest estimate.</w:delText>
        </w:r>
      </w:del>
      <w:del w:id="5339" w:author="PR Preview" w:date="2026-01-01T00:00:00Z">
        <w:r>
          <w:delText xml:space="preserve"> </w:delText>
        </w:r>
      </w:del>
      <w:del w:id="5340" w:author="PR Preview" w:date="2026-01-01T00:00:00Z">
        <w:r>
          <w:delText xml:space="preserve">Because the data are simulated,</w:delText>
        </w:r>
      </w:del>
      <w:del w:id="5341" w:author="PR Preview" w:date="2026-01-01T00:00:00Z">
        <w:r>
          <w:delText xml:space="preserve"> </w:delText>
        </w:r>
      </w:del>
      <w:del w:id="5342" w:author="PR Preview" w:date="2026-01-01T00:00:00Z">
        <w:r>
          <w:delText xml:space="preserve">we can check both choices against</w:delText>
        </w:r>
      </w:del>
      <w:del w:id="5343" w:author="PR Preview" w:date="2026-01-01T00:00:00Z">
        <w:r>
          <w:delText xml:space="preserve"> </w:delText>
        </w:r>
      </w:del>
      <w:del w:id="5344" w:author="PR Preview" w:date="2026-01-01T00:00:00Z">
        <w:r>
          <w:delText xml:space="preserve">the estimated generalization pRMSE of</w:delText>
        </w:r>
      </w:del>
      <w:del w:id="5345" w:author="PR Preview" w:date="2026-01-01T00:00:00Z">
        <w:r>
          <w:delText xml:space="preserve"> </w:delText>
        </w:r>
      </w:del>
      <w:hyperlink w:anchor="exm-train-test-error-simulated">
        <w:del w:id="534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347" w:author="PR Preview" w:date="2026-01-01T00:00:00Z">
        <w:r>
          <w:delText xml:space="preserve"> </w:delText>
        </w:r>
      </w:del>
      <w:del w:id="5348" w:author="PR Preview" w:date="2026-01-01T00:00:00Z">
        <w:r>
          <w:delText xml:space="preserve">for each:</w:delText>
        </w:r>
      </w:del>
      <w:del w:id="5349" w:author="PR Preview" w:date="2026-01-01T00:00:00Z">
        <w:r>
          <w:delText xml:space="preserve"> </w:delText>
        </w:r>
      </w:del>
      <w:del w:id="5350" w:author="PR Preview" w:date="2026-01-01T00:00:00Z">
        <w:r>
          <w:delText xml:space="preserve">0.335 for degree 8</w:delText>
        </w:r>
      </w:del>
      <w:del w:id="5351" w:author="PR Preview" w:date="2026-01-01T00:00:00Z">
        <w:r>
          <w:delText xml:space="preserve"> </w:delText>
        </w:r>
      </w:del>
      <w:del w:id="5352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5353" w:author="PR Preview" w:date="2026-01-01T00:00:00Z">
        <w:r>
          <w:t xml:space="preserve">The smallest estimate is at degree 8.</w:t>
        </w:r>
      </w:ins>
      <w:ins w:id="5354" w:author="PR Preview" w:date="2026-01-01T00:00:00Z">
        <w:r>
          <w:t xml:space="preserve"> </w:t>
        </w:r>
      </w:ins>
      <w:ins w:id="5355" w:author="PR Preview" w:date="2026-01-01T00:00:00Z">
        <w:r>
          <w:t xml:space="preserve">The lowest degree within one fold-based standard error of it</w:t>
        </w:r>
      </w:ins>
      <w:ins w:id="5356" w:author="PR Preview" w:date="2026-01-01T00:00:00Z">
        <w:r>
          <w:t xml:space="preserve"> </w:t>
        </w:r>
      </w:ins>
      <w:ins w:id="5357" w:author="PR Preview" w:date="2026-01-01T00:00:00Z">
        <w:r>
          <w:t xml:space="preserve">is degree 3,</w:t>
        </w:r>
      </w:ins>
      <w:ins w:id="5358" w:author="PR Preview" w:date="2026-01-01T00:00:00Z">
        <w:r>
          <w:t xml:space="preserve"> </w:t>
        </w:r>
      </w:ins>
      <w:ins w:id="5359" w:author="PR Preview" w:date="2026-01-01T00:00:00Z">
        <w:r>
          <w:t xml:space="preserve">which is the one-standard-error rule’s choice.</w:t>
        </w:r>
      </w:ins>
      <w:ins w:id="5360" w:author="PR Preview" w:date="2026-01-01T00:00:00Z">
        <w:r>
          <w:t xml:space="preserve"> </w:t>
        </w:r>
      </w:ins>
      <w:ins w:id="5361" w:author="PR Preview" w:date="2026-01-01T00:00:00Z">
        <w:r>
          <w:t xml:space="preserve">The rule prefers the simpler model</w:t>
        </w:r>
      </w:ins>
      <w:ins w:id="5362" w:author="PR Preview" w:date="2026-01-01T00:00:00Z">
        <w:r>
          <w:t xml:space="preserve"> </w:t>
        </w:r>
      </w:ins>
      <w:ins w:id="5363" w:author="PR Preview" w:date="2026-01-01T00:00:00Z">
        <w:r>
          <w:t xml:space="preserve">when the data cannot clearly tell it apart from the degree with the smallest estimate.</w:t>
        </w:r>
      </w:ins>
      <w:ins w:id="5364" w:author="PR Preview" w:date="2026-01-01T00:00:00Z">
        <w:r>
          <w:t xml:space="preserve"> </w:t>
        </w:r>
      </w:ins>
      <w:ins w:id="5365" w:author="PR Preview" w:date="2026-01-01T00:00:00Z">
        <w:r>
          <w:t xml:space="preserve">Because the data are simulated,</w:t>
        </w:r>
      </w:ins>
      <w:ins w:id="5366" w:author="PR Preview" w:date="2026-01-01T00:00:00Z">
        <w:r>
          <w:t xml:space="preserve"> </w:t>
        </w:r>
      </w:ins>
      <w:ins w:id="5367" w:author="PR Preview" w:date="2026-01-01T00:00:00Z">
        <w:r>
          <w:t xml:space="preserve">we can check both choices against</w:t>
        </w:r>
      </w:ins>
      <w:ins w:id="5368" w:author="PR Preview" w:date="2026-01-01T00:00:00Z">
        <w:r>
          <w:t xml:space="preserve"> </w:t>
        </w:r>
      </w:ins>
      <w:ins w:id="5369" w:author="PR Preview" w:date="2026-01-01T00:00:00Z">
        <w:r>
          <w:t xml:space="preserve">the estimated generalization pRMSE of</w:t>
        </w:r>
      </w:ins>
      <w:ins w:id="5370" w:author="PR Preview" w:date="2026-01-01T00:00:00Z">
        <w:r>
          <w:t xml:space="preserve"> </w:t>
        </w:r>
      </w:ins>
      <w:hyperlink w:anchor="exm-train-test-error-simulated">
        <w:ins w:id="5371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5372" w:author="PR Preview" w:date="2026-01-01T00:00:00Z">
        <w:r>
          <w:t xml:space="preserve"> </w:t>
        </w:r>
      </w:ins>
      <w:ins w:id="5373" w:author="PR Preview" w:date="2026-01-01T00:00:00Z">
        <w:r>
          <w:t xml:space="preserve">for each:</w:t>
        </w:r>
      </w:ins>
      <w:ins w:id="5374" w:author="PR Preview" w:date="2026-01-01T00:00:00Z">
        <w:r>
          <w:t xml:space="preserve"> </w:t>
        </w:r>
      </w:ins>
      <w:ins w:id="5375" w:author="PR Preview" w:date="2026-01-01T00:00:00Z">
        <w:r>
          <w:t xml:space="preserve">0.335 for degree 8</w:t>
        </w:r>
      </w:ins>
      <w:ins w:id="5376" w:author="PR Preview" w:date="2026-01-01T00:00:00Z">
        <w:r>
          <w:t xml:space="preserve"> </w:t>
        </w:r>
      </w:ins>
      <w:ins w:id="5377" w:author="PR Preview" w:date="2026-01-01T00:00:00Z">
        <w:r>
          <w:t xml:space="preserve">and 0.315 for degree 3.</w:t>
        </w:r>
      </w:ins>
    </w:p>
    <w:bookmarkEnd w:id="272"/>
    <w:bookmarkEnd w:id="273"/>
    <w:bookmarkStart w:id="279" w:name="sec-cv-whole-procedure"/>
    <w:p>
      <w:pPr>
        <w:pStyle w:val="Heading2"/>
      </w:pPr>
      <w:r>
        <w:t xml:space="preserve">9 Cross-validating the whole procedure</w:t>
      </w:r>
    </w:p>
    <w:bookmarkStart w:id="27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del w:id="5378" w:author="PR Preview" w:date="2026-01-01T00:00:00Z">
        <w:r>
          <w:delText xml:space="preserve">What is the smallest possible generalization error (</w:delText>
        </w:r>
      </w:del>
      <w:hyperlink w:anchor="eq-generalization-error">
        <w:del w:id="5379" w:author="PR Preview" w:date="2026-01-01T00:00:00Z">
          <w:r>
            <w:rPr>
              <w:rStyle w:val="Hyperlink"/>
            </w:rPr>
            <w:delText xml:space="preserve">Equation 8</w:delText>
          </w:r>
        </w:del>
      </w:hyperlink>
      <w:del w:id="5380" w:author="PR Preview" w:date="2026-01-01T00:00:00Z">
        <w:r>
          <w:delText xml:space="preserve">)</w:delText>
        </w:r>
      </w:del>
      <w:del w:id="5381" w:author="PR Preview" w:date="2026-01-01T00:00:00Z">
        <w:r>
          <w:delText xml:space="preserve"> </w:delText>
        </w:r>
      </w:del>
      <w:del w:id="5382" w:author="PR Preview" w:date="2026-01-01T00:00:00Z">
        <w:r>
          <w:delText xml:space="preserve">of any prediction rule for</w:delText>
        </w:r>
      </w:del>
      <w:del w:id="5383" w:author="PR Preview" w:date="2026-01-01T00:00:00Z">
        <w:r>
          <w:delText xml:space="preserve"> </w:delText>
        </w:r>
      </w:del>
      <m:oMath>
        <m:r>
          <m:t>Y</m:t>
        </m:r>
      </m:oMath>
      <w:del w:id="5384" w:author="PR Preview" w:date="2026-01-01T00:00:00Z">
        <w:r>
          <w:delText xml:space="preserve"> </w:delText>
        </w:r>
      </w:del>
      <w:del w:id="5385" w:author="PR Preview" w:date="2026-01-01T00:00:00Z">
        <w:r>
          <w:delText xml:space="preserve">here?</w:delText>
        </w:r>
      </w:del>
    </w:p>
    <w:p>
      <w:pPr>
        <w:pStyle w:val="Compact"/>
        <w:numPr>
          <w:ilvl w:val="0"/>
          <w:numId w:val="1017"/>
        </w:numPr>
      </w:pPr>
      <w:ins w:id="5386" w:author="PR Preview" w:date="2026-01-01T00:00:00Z">
        <w:r>
          <w:t xml:space="preserve">What is the smallest possible generalization error (</w:t>
        </w:r>
      </w:ins>
      <w:hyperlink w:anchor="eq-generalization-error">
        <w:ins w:id="5387" w:author="PR Preview" w:date="2026-01-01T00:00:00Z">
          <w:r>
            <w:rPr>
              <w:rStyle w:val="Hyperlink"/>
            </w:rPr>
            <w:t xml:space="preserve">Equation 10</w:t>
          </w:r>
        </w:ins>
      </w:hyperlink>
      <w:ins w:id="5388" w:author="PR Preview" w:date="2026-01-01T00:00:00Z">
        <w:r>
          <w:t xml:space="preserve">)</w:t>
        </w:r>
      </w:ins>
      <w:ins w:id="5389" w:author="PR Preview" w:date="2026-01-01T00:00:00Z">
        <w:r>
          <w:t xml:space="preserve"> </w:t>
        </w:r>
      </w:ins>
      <w:ins w:id="5390" w:author="PR Preview" w:date="2026-01-01T00:00:00Z">
        <w:r>
          <w:t xml:space="preserve">of any prediction rule for</w:t>
        </w:r>
      </w:ins>
      <w:ins w:id="5391" w:author="PR Preview" w:date="2026-01-01T00:00:00Z">
        <w:r>
          <w:t xml:space="preserve"> </w:t>
        </w:r>
      </w:ins>
      <m:oMath>
        <m:r>
          <m:t>Y</m:t>
        </m:r>
      </m:oMath>
      <w:ins w:id="5392" w:author="PR Preview" w:date="2026-01-01T00:00:00Z">
        <w:r>
          <w:t xml:space="preserve"> </w:t>
        </w:r>
      </w:ins>
      <w:ins w:id="5393" w:author="PR Preview" w:date="2026-01-01T00:00:00Z">
        <w:r>
          <w:t xml:space="preserve">here?</w:t>
        </w:r>
      </w:ins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76"/>
    <w:bookmarkStart w:id="27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77"/>
    <w:bookmarkStart w:id="278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78"/>
    <w:bookmarkEnd w:id="279"/>
    <w:bookmarkStart w:id="28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0"/>
    <w:bookmarkStart w:id="288" w:name="references"/>
    <w:p>
      <w:pPr>
        <w:pStyle w:val="Heading2"/>
      </w:pPr>
      <w:r>
        <w:t xml:space="preserve">References</w:t>
      </w:r>
    </w:p>
    <w:bookmarkStart w:id="287" w:name="refs"/>
    <w:bookmarkStart w:id="28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2"/>
    <w:bookmarkStart w:id="28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84"/>
    <w:bookmarkStart w:id="28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8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86"/>
    <w:bookmarkEnd w:id="287"/>
    <w:bookmarkEnd w:id="2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6" Type="http://schemas.openxmlformats.org/officeDocument/2006/relationships/image" Target="media/rId176.png"/><Relationship Id="rId208" Type="http://schemas.openxmlformats.org/officeDocument/2006/relationships/image" Target="media/rId208.png"/><Relationship Id="rId268" Type="http://schemas.openxmlformats.org/officeDocument/2006/relationships/image" Target="media/rId268.png"/><Relationship Id="rId128" Type="http://schemas.openxmlformats.org/officeDocument/2006/relationships/image" Target="media/rId128.png"/><Relationship Id="rId158" Type="http://schemas.openxmlformats.org/officeDocument/2006/relationships/image" Target="media/rId158.png"/><Relationship Id="rId162" Type="http://schemas.openxmlformats.org/officeDocument/2006/relationships/image" Target="media/rId162.png"/><Relationship Id="rId166" Type="http://schemas.openxmlformats.org/officeDocument/2006/relationships/image" Target="media/rId166.png"/><Relationship Id="rId170" Type="http://schemas.openxmlformats.org/officeDocument/2006/relationships/image" Target="media/rId170.png"/><Relationship Id="rId29" Type="http://schemas.openxmlformats.org/officeDocument/2006/relationships/hyperlink" Target="correlation-regression.qmd#def-normal-equations" TargetMode="External"/><Relationship Id="rId233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4" Type="http://schemas.openxmlformats.org/officeDocument/2006/relationships/hyperlink" Target="correlation-regression.qmd#def-slr-covariate-vector" TargetMode="External"/><Relationship Id="rId236" Type="http://schemas.openxmlformats.org/officeDocument/2006/relationships/hyperlink" Target="correlation-regression.qmd#thm-ols-slr-vector" TargetMode="External"/><Relationship Id="rId260" Type="http://schemas.openxmlformats.org/officeDocument/2006/relationships/hyperlink" Target="estimation.qmd#def-SE" TargetMode="External"/><Relationship Id="rId95" Type="http://schemas.openxmlformats.org/officeDocument/2006/relationships/hyperlink" Target="estimation.qmd#def-estimation-error" TargetMode="External"/><Relationship Id="rId96" Type="http://schemas.openxmlformats.org/officeDocument/2006/relationships/hyperlink" Target="estimation.qmd#def-estimator" TargetMode="External"/><Relationship Id="rId84" Type="http://schemas.openxmlformats.org/officeDocument/2006/relationships/hyperlink" Target="estimation.qmd#def-mse" TargetMode="External"/><Relationship Id="rId256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1" Type="http://schemas.openxmlformats.org/officeDocument/2006/relationships/hyperlink" Target="https://doi.org/10.1007/978-0-387-84858-7" TargetMode="External"/><Relationship Id="rId283" Type="http://schemas.openxmlformats.org/officeDocument/2006/relationships/hyperlink" Target="https://doi.org/10.1007/978-1-0716-1418-1" TargetMode="External"/><Relationship Id="rId154" Type="http://schemas.openxmlformats.org/officeDocument/2006/relationships/hyperlink" Target="https://morrison-lab.github.io/lds/chapters/big-ideas.html#def-test-set" TargetMode="External"/><Relationship Id="rId152" Type="http://schemas.openxmlformats.org/officeDocument/2006/relationships/hyperlink" Target="https://morrison-lab.github.io/lds/chapters/big-ideas.html#def-training-set" TargetMode="External"/><Relationship Id="rId153" Type="http://schemas.openxmlformats.org/officeDocument/2006/relationships/hyperlink" Target="https://morrison-lab.github.io/lds/chapters/big-ideas.html#def-validation-set" TargetMode="External"/><Relationship Id="rId49" Type="http://schemas.openxmlformats.org/officeDocument/2006/relationships/hyperlink" Target="https://morrison-lab.github.io/pds/expectation.html#def-loss-function" TargetMode="External"/><Relationship Id="rId45" Type="http://schemas.openxmlformats.org/officeDocument/2006/relationships/hyperlink" Target="https://morrison-lab.github.io/pds/expectation.html#def-new-observation" TargetMode="External"/><Relationship Id="rId46" Type="http://schemas.openxmlformats.org/officeDocument/2006/relationships/hyperlink" Target="https://morrison-lab.github.io/pds/expectation.html#def-prediction" TargetMode="External"/><Relationship Id="rId114" Type="http://schemas.openxmlformats.org/officeDocument/2006/relationships/hyperlink" Target="https://morrison-lab.github.io/pds/expectation.html#def-risk" TargetMode="External"/><Relationship Id="rId88" Type="http://schemas.openxmlformats.org/officeDocument/2006/relationships/hyperlink" Target="https://morrison-lab.github.io/pds/expectation.html#thm-lie" TargetMode="External"/><Relationship Id="rId103" Type="http://schemas.openxmlformats.org/officeDocument/2006/relationships/hyperlink" Target="https://morrison-lab.github.io/pds/expectation.html#thm-linearity-expectation" TargetMode="External"/><Relationship Id="rId44" Type="http://schemas.openxmlformats.org/officeDocument/2006/relationships/hyperlink" Target="https://morrison-lab.github.io/pds/independence.html#def-indpt" TargetMode="External"/><Relationship Id="rId108" Type="http://schemas.openxmlformats.org/officeDocument/2006/relationships/hyperlink" Target="https://morrison-lab.github.io/pds/variance-covariance.html#def-variance" TargetMode="External"/><Relationship Id="rId104" Type="http://schemas.openxmlformats.org/officeDocument/2006/relationships/hyperlink" Target="https://morrison-lab.github.io/pds/variance-covariance.html#thm-variance" TargetMode="External"/><Relationship Id="rId285" Type="http://schemas.openxmlformats.org/officeDocument/2006/relationships/hyperlink" Target="https://www.gastonsanchez.com/matrix4sl/" TargetMode="External"/><Relationship Id="rId228" Type="http://schemas.openxmlformats.org/officeDocument/2006/relationships/hyperlink" Target="https://www.gastonsanchez.com/matrix4sl/cross-products.html#cross-products" TargetMode="External"/><Relationship Id="rId23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2" Type="http://schemas.openxmlformats.org/officeDocument/2006/relationships/hyperlink" Target="prediction.qmd#def-prediction-error" TargetMode="External"/><Relationship Id="rId60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normal-equations" TargetMode="External"/><Relationship Id="rId233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4" Type="http://schemas.openxmlformats.org/officeDocument/2006/relationships/hyperlink" Target="correlation-regression.qmd#def-slr-covariate-vector" TargetMode="External"/><Relationship Id="rId236" Type="http://schemas.openxmlformats.org/officeDocument/2006/relationships/hyperlink" Target="correlation-regression.qmd#thm-ols-slr-vector" TargetMode="External"/><Relationship Id="rId260" Type="http://schemas.openxmlformats.org/officeDocument/2006/relationships/hyperlink" Target="estimation.qmd#def-SE" TargetMode="External"/><Relationship Id="rId95" Type="http://schemas.openxmlformats.org/officeDocument/2006/relationships/hyperlink" Target="estimation.qmd#def-estimation-error" TargetMode="External"/><Relationship Id="rId96" Type="http://schemas.openxmlformats.org/officeDocument/2006/relationships/hyperlink" Target="estimation.qmd#def-estimator" TargetMode="External"/><Relationship Id="rId84" Type="http://schemas.openxmlformats.org/officeDocument/2006/relationships/hyperlink" Target="estimation.qmd#def-mse" TargetMode="External"/><Relationship Id="rId256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1" Type="http://schemas.openxmlformats.org/officeDocument/2006/relationships/hyperlink" Target="https://doi.org/10.1007/978-0-387-84858-7" TargetMode="External"/><Relationship Id="rId283" Type="http://schemas.openxmlformats.org/officeDocument/2006/relationships/hyperlink" Target="https://doi.org/10.1007/978-1-0716-1418-1" TargetMode="External"/><Relationship Id="rId154" Type="http://schemas.openxmlformats.org/officeDocument/2006/relationships/hyperlink" Target="https://morrison-lab.github.io/lds/chapters/big-ideas.html#def-test-set" TargetMode="External"/><Relationship Id="rId152" Type="http://schemas.openxmlformats.org/officeDocument/2006/relationships/hyperlink" Target="https://morrison-lab.github.io/lds/chapters/big-ideas.html#def-training-set" TargetMode="External"/><Relationship Id="rId153" Type="http://schemas.openxmlformats.org/officeDocument/2006/relationships/hyperlink" Target="https://morrison-lab.github.io/lds/chapters/big-ideas.html#def-validation-set" TargetMode="External"/><Relationship Id="rId49" Type="http://schemas.openxmlformats.org/officeDocument/2006/relationships/hyperlink" Target="https://morrison-lab.github.io/pds/expectation.html#def-loss-function" TargetMode="External"/><Relationship Id="rId45" Type="http://schemas.openxmlformats.org/officeDocument/2006/relationships/hyperlink" Target="https://morrison-lab.github.io/pds/expectation.html#def-new-observation" TargetMode="External"/><Relationship Id="rId46" Type="http://schemas.openxmlformats.org/officeDocument/2006/relationships/hyperlink" Target="https://morrison-lab.github.io/pds/expectation.html#def-prediction" TargetMode="External"/><Relationship Id="rId114" Type="http://schemas.openxmlformats.org/officeDocument/2006/relationships/hyperlink" Target="https://morrison-lab.github.io/pds/expectation.html#def-risk" TargetMode="External"/><Relationship Id="rId88" Type="http://schemas.openxmlformats.org/officeDocument/2006/relationships/hyperlink" Target="https://morrison-lab.github.io/pds/expectation.html#thm-lie" TargetMode="External"/><Relationship Id="rId103" Type="http://schemas.openxmlformats.org/officeDocument/2006/relationships/hyperlink" Target="https://morrison-lab.github.io/pds/expectation.html#thm-linearity-expectation" TargetMode="External"/><Relationship Id="rId44" Type="http://schemas.openxmlformats.org/officeDocument/2006/relationships/hyperlink" Target="https://morrison-lab.github.io/pds/independence.html#def-indpt" TargetMode="External"/><Relationship Id="rId108" Type="http://schemas.openxmlformats.org/officeDocument/2006/relationships/hyperlink" Target="https://morrison-lab.github.io/pds/variance-covariance.html#def-variance" TargetMode="External"/><Relationship Id="rId104" Type="http://schemas.openxmlformats.org/officeDocument/2006/relationships/hyperlink" Target="https://morrison-lab.github.io/pds/variance-covariance.html#thm-variance" TargetMode="External"/><Relationship Id="rId285" Type="http://schemas.openxmlformats.org/officeDocument/2006/relationships/hyperlink" Target="https://www.gastonsanchez.com/matrix4sl/" TargetMode="External"/><Relationship Id="rId228" Type="http://schemas.openxmlformats.org/officeDocument/2006/relationships/hyperlink" Target="https://www.gastonsanchez.com/matrix4sl/cross-products.html#cross-products" TargetMode="External"/><Relationship Id="rId23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2" Type="http://schemas.openxmlformats.org/officeDocument/2006/relationships/hyperlink" Target="prediction.qmd#def-prediction-error" TargetMode="External"/><Relationship Id="rId60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2026-10-17T01:20:03Z</dcterms:created>
  <dcterms:modified xsi:type="dcterms:W3CDTF">2026-10-17T01:20:03Z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