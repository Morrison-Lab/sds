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del w:id="3" w:author="PR Preview" w:date="2026-01-01T00:00:00Z">
        <w:r>
          <w:delText xml:space="preserve">When the posterior has a known closed form,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as in</w:delText>
        </w:r>
      </w:del>
      <w:del w:id="6" w:author="PR Preview" w:date="2026-01-01T00:00:00Z">
        <w:r>
          <w:delText xml:space="preserve"> </w:delText>
        </w:r>
      </w:del>
      <w:hyperlink r:id="rId11">
        <w:del w:id="7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we can compute its summaries exactly or sample from it directly.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most real-world models, however,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</w:delText>
        </w:r>
      </w:del>
      <w:del w:id="15" w:author="PR Preview" w:date="2026-01-01T00:00:00Z">
        <w:r>
          <w:delText xml:space="preserve"> </w:delText>
        </w:r>
      </w:del>
      <w:hyperlink r:id="rId12">
        <w:del w:id="16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that normalizes the posterior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cannot be computed,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so neither can the posterior’s summaries.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Markov chain Monte Carlo methods get around this problem: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instead of independent draws from the posterior,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they generate a correlated sequence of draws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whose distribution converges to the posterior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(Dobson and Barnett 2018, chap. 13, p. 287)</w:delText>
        </w:r>
      </w:del>
      <w:del w:id="34" w:author="PR Preview" w:date="2026-01-01T00:00:00Z">
        <w:r>
          <w:delText xml:space="preserve">.</w:delText>
        </w:r>
      </w:del>
    </w:p>
    <w:p>
      <w:pPr>
        <w:pStyle w:val="BodyText"/>
      </w:pPr>
      <w:del w:id="35" w:author="PR Preview" w:date="2026-01-01T00:00:00Z">
        <w:r>
          <w:rPr>
            <w:b/>
            <w:bCs/>
          </w:rPr>
          <w:delText xml:space="preserve">Definition 1 (Markov chain Monte Carlo)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b/>
            <w:bCs/>
          </w:rPr>
          <w:delText xml:space="preserve">Markov chain Monte Carlo (MCMC)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method for a target distribution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generates a sequence of draws</w:delText>
        </w:r>
      </w:del>
      <w:del w:id="4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each drawn from a distribution that depends on the previous draw,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such that the distribution of</w:delText>
        </w:r>
      </w:del>
      <w:del w:id="5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converges to the target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as</w:delText>
        </w:r>
      </w:del>
      <w:del w:id="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56" w:author="PR Preview" w:date="2026-01-01T00:00:00Z">
        <w:r>
          <w:delText xml:space="preserve">.</w:delText>
        </w:r>
      </w:del>
    </w:p>
    <w:p>
      <w:pPr>
        <w:pStyle w:val="FirstParagraph"/>
      </w:pPr>
      <w:ins w:id="57" w:author="PR Preview" w:date="2026-01-01T00:00:00Z">
        <w:r>
          <w:t xml:space="preserve">When the posterior has a known closed form,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as in</w:t>
        </w:r>
      </w:ins>
      <w:ins w:id="60" w:author="PR Preview" w:date="2026-01-01T00:00:00Z">
        <w:r>
          <w:t xml:space="preserve"> </w:t>
        </w:r>
      </w:ins>
      <w:hyperlink r:id="rId11">
        <w:ins w:id="61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we can compute its summaries exactly or sample from it directly.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In most real-world models, however,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</w:t>
        </w:r>
      </w:ins>
      <w:ins w:id="69" w:author="PR Preview" w:date="2026-01-01T00:00:00Z">
        <w:r>
          <w:t xml:space="preserve"> </w:t>
        </w:r>
      </w:ins>
      <w:hyperlink r:id="rId12">
        <w:ins w:id="70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$\operatorname{p}(\mathord{\smash[b]{\underset{\raise.3ex\hbox{$\scriptstyle\sim$}}{y}}\vphantom{y}})$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normalizes the posterior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cannot be computed,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 neither can the posterior’s summaries.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Markov chain Monte Carlo methods get around this problem: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instead of independent draws from the posterior,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they generate a correlated sequence of draws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whose distribution converges to the posterior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(Dobson and Barnett 2018, chap. 13, p. 287)</w:t>
        </w:r>
      </w:ins>
      <w:ins w:id="89" w:author="PR Preview" w:date="2026-01-01T00:00:00Z">
        <w:r>
          <w:t xml:space="preserve">.</w:t>
        </w:r>
      </w:ins>
    </w:p>
    <w:bookmarkStart w:id="13" w:name="def-mcmc"/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Definition 1 (Markov chain Monte Carlo)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Markov chain Monte Carlo (MCMC)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method for a target distribution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generates a sequence of draws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each drawn from a distribution that depends on the previous draw,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such that the distribution of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$\mathord{\smash[b]{\underset{\raise.3ex\hbox{$\scriptstyle\sim$}}{\theta}}\vphantom{\theta}}^{(t)}$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converges to the target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as</w:t>
        </w:r>
      </w:ins>
      <w:ins w:id="1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13" w:author="PR Preview" w:date="2026-01-01T00:00:00Z">
        <w:r>
          <w:t xml:space="preserve">.</w:t>
        </w:r>
      </w:ins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del w:id="114" w:author="PR Preview" w:date="2026-01-01T00:00:00Z">
        <w:r>
          <w:delText xml:space="preserve">With a parameter vector</w:delText>
        </w:r>
      </w:del>
      <w:del w:id="11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" w:author="PR Preview" w:date="2026-01-01T00:00:00Z">
        <w:r>
          <w:delText xml:space="preserve">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the normalizing constant of the posterior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19" w:author="PR Preview" w:date="2026-01-01T00:00:00Z">
        <w:r>
          <w:delText xml:space="preserve">an integral over every dimension of</w:delText>
        </w:r>
      </w:del>
      <w:del w:id="120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that typically has no closed form.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Computing it numerically becomes infeasible as the dimension of</w:delText>
        </w:r>
      </w:del>
      <w:del w:id="12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grows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(Dobson and Barnett 2018, chap. 13, p. 287)</w:delText>
        </w:r>
      </w:del>
      <w:del w:id="130" w:author="PR Preview" w:date="2026-01-01T00:00:00Z">
        <w:r>
          <w:delText xml:space="preserve">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MCMC sidesteps the problem: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MCMC samplers use the posterior only through ratios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in which the normalizing constant cancels.</w:delText>
        </w:r>
      </w:del>
    </w:p>
    <w:p>
      <w:pPr>
        <w:pStyle w:val="FirstParagraph"/>
      </w:pPr>
      <w:ins w:id="139" w:author="PR Preview" w:date="2026-01-01T00:00:00Z">
        <w:r>
          <w:t xml:space="preserve">With a parameter vector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$\mathord{\smash[b]{\underset{\raise.3ex\hbox{$\scriptstyle\sim$}}{\theta}}\vphantom{\theta}}$</w:t>
        </w:r>
      </w:ins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normalizing constant of the posterior is</w:t>
        </w:r>
      </w:ins>
    </w:p>
    <w:p>
      <w:pPr>
        <w:pStyle w:val="BodyText"/>
      </w:pPr>
      <w:ins w:id="145" w:author="PR Preview" w:date="2026-01-01T00:00:00Z">
        <w:r>
  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  </w:r>
      </w:ins>
    </w:p>
    <w:p>
      <w:pPr>
        <w:pStyle w:val="FirstParagraph"/>
      </w:pPr>
      <w:ins w:id="146" w:author="PR Preview" w:date="2026-01-01T00:00:00Z">
        <w:r>
          <w:t xml:space="preserve">an integral over every dimension of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$\mathord{\smash[b]{\underset{\raise.3ex\hbox{$\scriptstyle\sim$}}{\theta}}\vphantom{\theta}}$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that typically has no closed form.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Computing it numerically becomes infeasible as the dimension of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$\mathord{\smash[b]{\underset{\raise.3ex\hbox{$\scriptstyle\sim$}}{\theta}}\vphantom{\theta}}$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grows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(Dobson and Barnett 2018, chap. 13, p. 287)</w:t>
        </w:r>
      </w:ins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MCMC sidesteps the problem: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MCMC samplers use the posterior only through ratios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  </w:r>
      </w:ins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in which the normalizing constant cancels.</w:t>
        </w:r>
      </w:ins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Given draws</w:delText>
        </w:r>
      </w:del>
      <w:del w:id="1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and a function</w:delText>
        </w:r>
      </w:del>
      <w:del w:id="175" w:author="PR Preview" w:date="2026-01-01T00:00:00Z">
        <w:r>
          <w:delText xml:space="preserve"> </w:delText>
        </w:r>
      </w:del>
      <m:oMath>
        <m:r>
          <m:t>g</m:t>
        </m:r>
      </m:oMath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Monte Carlo estimate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of the posterior expectation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2 (Monte Carlo estimate)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Given draws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 a function</w:t>
        </w:r>
      </w:ins>
      <w:ins w:id="193" w:author="PR Preview" w:date="2026-01-01T00:00:00Z">
        <w:r>
          <w:t xml:space="preserve"> </w:t>
        </w:r>
      </w:ins>
      <m:oMath>
        <m:r>
          <m:t>g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Monte Carlo estimate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 the posterior expectation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</w:p>
    <w:p>
      <w:pPr>
        <w:pStyle w:val="BodyText"/>
      </w:pPr>
      <w:ins w:id="205" w:author="PR Preview" w:date="2026-01-01T00:00:00Z">
        <w:r>
          <w:t xml:space="preserve">$$
    \frac{1}{M} \sum_{m=1}^{M} g\mathopen{}\left(\mathord{\smash[b]{\underset{\raise.3ex\hbox{$\scriptstyle\sim$}}{\theta}}\vphantom{\theta}}^{(m)}\right)\mathclose{}.
    $$</w:t>
        </w:r>
      </w:ins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Definition 3 (Markov chain)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A sequence of random variables</w:delText>
        </w:r>
      </w:del>
      <w:del w:id="20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is a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Markov chain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if, for every</w:delText>
        </w:r>
      </w:del>
      <w:del w:id="216" w:author="PR Preview" w:date="2026-01-01T00:00:00Z">
        <w:r>
          <w:delText xml:space="preserve"> </w:delText>
        </w:r>
      </w:del>
      <m:oMath>
        <m:r>
          <m:t>t</m:t>
        </m:r>
      </m:oMath>
      <w:del w:id="217" w:author="PR Preview" w:date="2026-01-01T00:00:00Z">
        <w:r>
          <w:delText xml:space="preserve">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the conditional distribution of</w:delText>
        </w:r>
      </w:del>
      <w:del w:id="22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given all the earlier values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depends only on</w:delText>
        </w:r>
      </w:del>
      <w:del w:id="22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2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7" w:author="PR Preview" w:date="2026-01-01T00:00:00Z">
        <w:r>
          <w:rPr>
            <w:b/>
            <w:bCs/>
          </w:rPr>
          <w:delText xml:space="preserve">Definition 4 (Stationary distribution)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 distribution</w:delText>
        </w:r>
      </w:del>
      <w:del w:id="230" w:author="PR Preview" w:date="2026-01-01T00:00:00Z">
        <w:r>
          <w:delText xml:space="preserve"> </w:delText>
        </w:r>
      </w:del>
      <m:oMath>
        <m:r>
          <m:t>π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is a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stationary distribution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of a</w:delText>
        </w:r>
      </w:del>
      <w:del w:id="237" w:author="PR Preview" w:date="2026-01-01T00:00:00Z">
        <w:r>
          <w:delText xml:space="preserve"> </w:delText>
        </w:r>
      </w:del>
      <w:hyperlink w:anchor="def-markov-chain">
        <w:del w:id="238" w:author="PR Preview" w:date="2026-01-01T00:00:00Z">
          <w:r>
            <w:rPr>
              <w:rStyle w:val="Hyperlink"/>
            </w:rPr>
            <w:delText xml:space="preserve">Markov chain</w:delText>
          </w:r>
        </w:del>
      </w:hyperlink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if, whenever</w:delText>
        </w:r>
      </w:del>
      <w:del w:id="2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has distribution</w:delText>
        </w:r>
      </w:del>
      <w:del w:id="244" w:author="PR Preview" w:date="2026-01-01T00:00:00Z">
        <w:r>
          <w:delText xml:space="preserve"> </w:delText>
        </w:r>
      </w:del>
      <m:oMath>
        <m:r>
          <m:t>π</m:t>
        </m:r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also has distribution</w:delText>
        </w:r>
      </w:del>
      <w:del w:id="249" w:author="PR Preview" w:date="2026-01-01T00:00:00Z">
        <w:r>
          <w:delText xml:space="preserve"> </w:delText>
        </w:r>
      </w:del>
      <m:oMath>
        <m:r>
          <m:t>π</m:t>
        </m:r>
      </m:oMath>
      <w:del w:id="250" w:author="PR Preview" w:date="2026-01-01T00:00:00Z">
        <w:r>
          <w:delText xml:space="preserve">.</w:delText>
        </w:r>
      </w:del>
    </w:p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Definition 3 (Markov chain)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 sequence of random variables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a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b/>
            <w:bCs/>
          </w:rPr>
          <w:t xml:space="preserve">Markov chain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if, for every</w:t>
        </w:r>
      </w:ins>
      <w:ins w:id="262" w:author="PR Preview" w:date="2026-01-01T00:00:00Z">
        <w:r>
          <w:t xml:space="preserve"> </w:t>
        </w:r>
      </w:ins>
      <m:oMath>
        <m:r>
          <m:t>t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 conditional distribution of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$\mathord{\smash[b]{\underset{\raise.3ex\hbox{$\scriptstyle\sim$}}{\theta}}\vphantom{\theta}}^{(t+1)}$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given all the earlier values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depends only on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$\mathord{\smash[b]{\underset{\raise.3ex\hbox{$\scriptstyle\sim$}}{\theta}}\vphantom{\theta}}^{(t)}$</w:t>
        </w:r>
      </w:ins>
      <w:ins w:id="274" w:author="PR Preview" w:date="2026-01-01T00:00:00Z">
        <w:r>
          <w:t xml:space="preserve">:</w:t>
        </w:r>
      </w:ins>
    </w:p>
    <w:p>
      <w:pPr>
        <w:pStyle w:val="BodyText"/>
      </w:pPr>
      <w:ins w:id="275" w:author="PR Preview" w:date="2026-01-01T00:00:00Z">
        <w:r>
  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  </w:r>
      </w:ins>
    </w:p>
    <w:bookmarkEnd w:id="19"/>
    <w:bookmarkStart w:id="20" w:name="def-stationary-distribution"/>
    <w:p>
      <w:pPr>
        <w:pStyle w:val="FirstParagraph"/>
      </w:pPr>
      <w:ins w:id="276" w:author="PR Preview" w:date="2026-01-01T00:00:00Z">
        <w:r>
          <w:rPr>
            <w:b/>
            <w:bCs/>
          </w:rPr>
          <w:t xml:space="preserve">Definition 4 (Stationary distribution)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 distribution</w:t>
        </w:r>
      </w:ins>
      <w:ins w:id="279" w:author="PR Preview" w:date="2026-01-01T00:00:00Z">
        <w:r>
          <w:t xml:space="preserve"> </w:t>
        </w:r>
      </w:ins>
      <m:oMath>
        <m:r>
          <m:t>π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stationary distribution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 a</w:t>
        </w:r>
      </w:ins>
      <w:ins w:id="286" w:author="PR Preview" w:date="2026-01-01T00:00:00Z">
        <w:r>
          <w:t xml:space="preserve"> </w:t>
        </w:r>
      </w:ins>
      <w:hyperlink w:anchor="def-markov-chain">
        <w:ins w:id="287" w:author="PR Preview" w:date="2026-01-01T00:00:00Z">
          <w:r>
            <w:rPr>
              <w:rStyle w:val="Hyperlink"/>
            </w:rPr>
            <w:t xml:space="preserve">Markov chain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if, whenever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$\mathord{\smash[b]{\underset{\raise.3ex\hbox{$\scriptstyle\sim$}}{\theta}}\vphantom{\theta}}^{(t)}$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has distribution</w:t>
        </w:r>
      </w:ins>
      <w:ins w:id="294" w:author="PR Preview" w:date="2026-01-01T00:00:00Z">
        <w:r>
          <w:t xml:space="preserve"> </w:t>
        </w:r>
      </w:ins>
      <m:oMath>
        <m:r>
          <m:t>π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$\mathord{\smash[b]{\underset{\raise.3ex\hbox{$\scriptstyle\sim$}}{\theta}}\vphantom{\theta}}^{(t+1)}$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also has distribution</w:t>
        </w:r>
      </w:ins>
      <w:ins w:id="300" w:author="PR Preview" w:date="2026-01-01T00:00:00Z">
        <w:r>
          <w:t xml:space="preserve"> </w:t>
        </w:r>
      </w:ins>
      <m:oMath>
        <m:r>
          <m:t>π</m:t>
        </m:r>
      </m:oMath>
      <w:ins w:id="301" w:author="PR Preview" w:date="2026-01-01T00:00:00Z">
        <w:r>
          <w:t xml:space="preserve">.</w:t>
        </w:r>
      </w:ins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del w:id="302" w:author="PR Preview" w:date="2026-01-01T00:00:00Z">
        <w:r>
          <w:delText xml:space="preserve">Under conditions on its transition probabilities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(irreducibility, aperiodicity and positive recurrence;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for a continuous parameter, Harris positive recurrence),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 Markov chain has a unique stationary distribution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and the distribution of</w:delText>
        </w:r>
      </w:del>
      <w:del w:id="3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converges to it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(Gelman et al. 2013, sec. 11.2, p. 279; Robert and Casella 2004, sec. 6.6.1, Theorem 6.51, p. 234)</w:delText>
        </w:r>
      </w:del>
      <w:del w:id="316" w:author="PR Preview" w:date="2026-01-01T00:00:00Z">
        <w:r>
          <w:delText xml:space="preserve">.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Sample means along the chain also converge to expectations under that distribution,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even though successive values are correlated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(Robert and Casella 2004, sec. 6.7.1, Theorem 6.63, p. 241; Robert and Casella 2004, sec. 7.2, p. 269)</w:delText>
        </w:r>
      </w:del>
      <w:del w:id="323" w:author="PR Preview" w:date="2026-01-01T00:00:00Z">
        <w:r>
          <w:delText xml:space="preserve">.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MCMC algorithms construct a Markov chain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whose stationary distribution is the posterior</w:delText>
        </w:r>
      </w:del>
      <w:del w:id="3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(Gelman et al. 2013, chap. 11, p. 275)</w:delText>
        </w:r>
      </w:del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so that</w:delText>
        </w:r>
      </w:del>
      <w:del w:id="334" w:author="PR Preview" w:date="2026-01-01T00:00:00Z">
        <w:r>
          <w:delText xml:space="preserve"> </w:delText>
        </w:r>
      </w:del>
      <w:hyperlink w:anchor="def-monte-carlo-estimate">
        <w:del w:id="335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can be computed from the chain’s values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in place of independent draws.</w:delText>
        </w:r>
      </w:del>
    </w:p>
    <w:p>
      <w:pPr>
        <w:pStyle w:val="BodyText"/>
      </w:pPr>
      <w:ins w:id="340" w:author="PR Preview" w:date="2026-01-01T00:00:00Z">
        <w:r>
          <w:t xml:space="preserve">Under conditions on its transition probabilities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(irreducibility, aperiodicity and positive recurrence;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for a continuous parameter, Harris positive recurrence),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 Markov chain has a unique stationary distribution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the distribution of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$\mathord{\smash[b]{\underset{\raise.3ex\hbox{$\scriptstyle\sim$}}{\theta}}\vphantom{\theta}}^{(t)}$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converges to it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(Gelman et al. 2013, sec. 11.2, p. 279; Robert and Casella 2004, sec. 6.6.1, Theorem 6.51, p. 234)</w:t>
        </w:r>
      </w:ins>
      <w:ins w:id="355" w:author="PR Preview" w:date="2026-01-01T00:00:00Z">
        <w:r>
          <w:t xml:space="preserve">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Sample means along the chain also converge to expectations under that distribution,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even though successive values are correlated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(Robert and Casella 2004, sec. 6.7.1, Theorem 6.63, p. 241; Robert and Casella 2004, sec. 7.2, p. 269)</w:t>
        </w:r>
      </w:ins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MCMC algorithms construct a Markov chain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whose stationary distribution is the posterior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(Gelman et al. 2013, chap. 11, p. 275)</w:t>
        </w:r>
      </w:ins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so that</w:t>
        </w:r>
      </w:ins>
      <w:ins w:id="374" w:author="PR Preview" w:date="2026-01-01T00:00:00Z">
        <w:r>
          <w:t xml:space="preserve"> </w:t>
        </w:r>
      </w:ins>
      <w:hyperlink w:anchor="def-monte-carlo-estimate">
        <w:ins w:id="375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can be computed from the chain’s values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in place of independent draws.</w:t>
        </w:r>
      </w:ins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del w:id="380" w:author="PR Preview" w:date="2026-01-01T00:00:00Z">
        <w:r>
          <w:rPr>
            <w:b/>
            <w:bCs/>
          </w:rPr>
          <w:delText xml:space="preserve">Definition 5 (Proposal distribution)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In a Metropolis–Hastings sampler,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b/>
            <w:bCs/>
          </w:rPr>
          <w:delText xml:space="preserve">proposal distribution</w:delText>
        </w:r>
      </w:del>
      <w:del w:id="38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a conditional distribution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from which a candidate value</w:delText>
        </w:r>
      </w:del>
      <w:del w:id="39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is drawn, given the current value</w:delText>
        </w:r>
      </w:del>
      <w:del w:id="39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6" w:author="PR Preview" w:date="2026-01-01T00:00:00Z">
        <w:r>
          <w:delText xml:space="preserve">.</w:delText>
        </w:r>
      </w:del>
    </w:p>
    <w:p>
      <w:pPr>
        <w:pStyle w:val="BodyText"/>
      </w:pPr>
      <w:del w:id="397" w:author="PR Preview" w:date="2026-01-01T00:00:00Z">
        <w:r>
          <w:rPr>
            <w:b/>
            <w:bCs/>
          </w:rPr>
          <w:delText xml:space="preserve">Definition 6 (Symmetric proposal)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</w:delText>
        </w:r>
      </w:del>
      <w:del w:id="400" w:author="PR Preview" w:date="2026-01-01T00:00:00Z">
        <w:r>
          <w:delText xml:space="preserve"> </w:delText>
        </w:r>
      </w:del>
      <w:hyperlink w:anchor="def-proposal-distribution">
        <w:del w:id="401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is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rPr>
            <w:b/>
            <w:bCs/>
          </w:rPr>
          <w:delText xml:space="preserve">symmetric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if</w:delText>
        </w:r>
      </w:del>
      <w:del w:id="40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for every</w:delText>
        </w:r>
      </w:del>
      <w:del w:id="411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15" w:author="PR Preview" w:date="2026-01-01T00:00:00Z">
        <w:r>
          <w:delText xml:space="preserve">.</w:delText>
        </w:r>
      </w:del>
    </w:p>
    <w:p>
      <w:pPr>
        <w:pStyle w:val="FirstParagraph"/>
      </w:pPr>
      <w:ins w:id="416" w:author="PR Preview" w:date="2026-01-01T00:00:00Z">
        <w:r>
          <w:rPr>
            <w:b/>
            <w:bCs/>
          </w:rPr>
          <w:t xml:space="preserve">Definition 5 (Proposal distribution)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a Metropolis–Hastings sampler,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b/>
            <w:bCs/>
          </w:rPr>
          <w:t xml:space="preserve">proposal distribution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$q(\cdot \mid \mathord{\smash[b]{\underset{\raise.3ex\hbox{$\scriptstyle\sim$}}{\theta}}\vphantom{\theta}})$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 a conditional distribution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from which a candidate value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$\mathord{\smash[b]{\underset{\raise.3ex\hbox{$\scriptstyle\sim$}}{\theta}}\vphantom{\theta}}^*$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drawn, given the current value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$\mathord{\smash[b]{\underset{\raise.3ex\hbox{$\scriptstyle\sim$}}{\theta}}\vphantom{\theta}}$</w:t>
        </w:r>
      </w:ins>
      <w:ins w:id="435" w:author="PR Preview" w:date="2026-01-01T00:00:00Z">
        <w:r>
          <w:t xml:space="preserve">.</w:t>
        </w:r>
      </w:ins>
    </w:p>
    <w:bookmarkEnd w:id="39"/>
    <w:bookmarkStart w:id="40" w:name="def-symmetric-proposal"/>
    <w:p>
      <w:pPr>
        <w:pStyle w:val="BodyText"/>
      </w:pPr>
      <w:ins w:id="436" w:author="PR Preview" w:date="2026-01-01T00:00:00Z">
        <w:r>
          <w:rPr>
            <w:b/>
            <w:bCs/>
          </w:rPr>
          <w:t xml:space="preserve">Definition 6 (Symmetric proposal)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</w:t>
        </w:r>
      </w:ins>
      <w:ins w:id="439" w:author="PR Preview" w:date="2026-01-01T00:00:00Z">
        <w:r>
          <w:t xml:space="preserve"> </w:t>
        </w:r>
      </w:ins>
      <w:hyperlink w:anchor="def-proposal-distribution">
        <w:ins w:id="440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symmetric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if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every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$\mathord{\smash[b]{\underset{\raise.3ex\hbox{$\scriptstyle\sim$}}{\theta}}\vphantom{\theta}}$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$\mathord{\smash[b]{\underset{\raise.3ex\hbox{$\scriptstyle\sim$}}{\theta}}\vphantom{\theta}}^*$</w:t>
        </w:r>
      </w:ins>
      <w:ins w:id="457" w:author="PR Preview" w:date="2026-01-01T00:00:00Z">
        <w:r>
          <w:t xml:space="preserve">.</w:t>
        </w:r>
      </w:ins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del w:id="458" w:author="PR Preview" w:date="2026-01-01T00:00:00Z">
        <w:r>
          <w:rPr>
            <w:b/>
            <w:bCs/>
          </w:rPr>
          <w:delText xml:space="preserve">Definition 7 (Acceptance ratio)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For a target posterior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</w:delText>
        </w:r>
      </w:del>
      <w:del w:id="465" w:author="PR Preview" w:date="2026-01-01T00:00:00Z">
        <w:r>
          <w:delText xml:space="preserve"> </w:delText>
        </w:r>
      </w:del>
      <w:hyperlink w:anchor="def-proposal-distribution">
        <w:del w:id="466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467" w:author="PR Preview" w:date="2026-01-01T00:00:00Z">
        <w:r>
          <w:delText xml:space="preserve"> </w:delText>
        </w:r>
      </w:del>
      <m:oMath>
        <m:r>
          <m:t>q</m:t>
        </m:r>
      </m:oMath>
      <w:del w:id="468" w:author="PR Preview" w:date="2026-01-01T00:00:00Z">
        <w:r>
          <w:delText xml:space="preserve">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 current value</w:delText>
        </w:r>
      </w:del>
      <w:del w:id="47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72" w:author="PR Preview" w:date="2026-01-01T00:00:00Z">
        <w:r>
          <w:delText xml:space="preserve">, and a candidate</w:delText>
        </w:r>
      </w:del>
      <w:del w:id="47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rPr>
            <w:b/>
            <w:bCs/>
          </w:rPr>
          <w:delText xml:space="preserve">acceptance ratio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481" w:author="PR Preview" w:date="2026-01-01T00:00:00Z">
        <w:r>
          <w:rPr>
            <w:b/>
            <w:bCs/>
          </w:rPr>
          <w:t xml:space="preserve">Definition 7 (Acceptance ratio)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For a target posterior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  </w:r>
      </w:ins>
      <w:ins w:id="486" w:author="PR Preview" w:date="2026-01-01T00:00:00Z">
        <w:r>
          <w:t xml:space="preserve">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</w:t>
        </w:r>
      </w:ins>
      <w:ins w:id="489" w:author="PR Preview" w:date="2026-01-01T00:00:00Z">
        <w:r>
          <w:t xml:space="preserve"> </w:t>
        </w:r>
      </w:ins>
      <w:hyperlink w:anchor="def-proposal-distribution">
        <w:ins w:id="490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491" w:author="PR Preview" w:date="2026-01-01T00:00:00Z">
        <w:r>
          <w:t xml:space="preserve"> </w:t>
        </w:r>
      </w:ins>
      <m:oMath>
        <m:r>
          <m:t>q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 current value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$\mathord{\smash[b]{\underset{\raise.3ex\hbox{$\scriptstyle\sim$}}{\theta}}\vphantom{\theta}}^{(t)}$</w:t>
        </w:r>
      </w:ins>
      <w:ins w:id="497" w:author="PR Preview" w:date="2026-01-01T00:00:00Z">
        <w:r>
          <w:t xml:space="preserve">, and a candidate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$\mathord{\smash[b]{\underset{\raise.3ex\hbox{$\scriptstyle\sim$}}{\theta}}\vphantom{\theta}}^*$</w:t>
        </w:r>
      </w:ins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the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b/>
            <w:bCs/>
          </w:rPr>
          <w:t xml:space="preserve">acceptance ratio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</w:t>
        </w:r>
      </w:ins>
    </w:p>
    <w:p>
      <w:pPr>
        <w:pStyle w:val="BodyText"/>
      </w:pPr>
      <w:ins w:id="507" w:author="PR Preview" w:date="2026-01-01T00:00:00Z">
        <w:r>
  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  </w:r>
      </w:ins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del w:id="508" w:author="PR Preview" w:date="2026-01-01T00:00:00Z">
        <w:r>
          <w:rPr>
            <w:b/>
            <w:bCs/>
          </w:rPr>
          <w:delText xml:space="preserve">Definition 8 (Metropolis–Hastings algorithm)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Given a target posterior</w:delText>
        </w:r>
      </w:del>
      <w:del w:id="51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12" w:author="PR Preview" w:date="2026-01-01T00:00:00Z">
        <w:r>
          <w:delText xml:space="preserve">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a</w:delText>
        </w:r>
      </w:del>
      <w:del w:id="515" w:author="PR Preview" w:date="2026-01-01T00:00:00Z">
        <w:r>
          <w:delText xml:space="preserve"> </w:delText>
        </w:r>
      </w:del>
      <w:hyperlink w:anchor="def-proposal-distribution">
        <w:del w:id="516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51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 a starting value</w:delText>
        </w:r>
      </w:del>
      <w:del w:id="5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rPr>
            <w:b/>
            <w:bCs/>
          </w:rPr>
          <w:delText xml:space="preserve">Metropolis–Hastings algorithm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produces</w:delText>
        </w:r>
      </w:del>
      <w:del w:id="52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from</w:delText>
        </w:r>
      </w:del>
      <w:del w:id="53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as follows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(Dobson and Barnett 2018, chap. 13, p. 291)</w:delText>
        </w:r>
      </w:del>
      <w:del w:id="53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1"/>
        </w:numPr>
      </w:pPr>
      <w:del w:id="538" w:author="PR Preview" w:date="2026-01-01T00:00:00Z">
        <w:r>
          <w:delText xml:space="preserve">Draw a candidate</w:delText>
        </w:r>
      </w:del>
      <w:del w:id="53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540" w:author="PR Preview" w:date="2026-01-01T00:00:00Z">
        <w:r>
          <w:delText xml:space="preserve">.</w:delText>
        </w:r>
      </w:del>
    </w:p>
    <w:p>
      <w:pPr>
        <w:pStyle w:val="BodyText"/>
      </w:pPr>
      <w:ins w:id="541" w:author="PR Preview" w:date="2026-01-01T00:00:00Z">
        <w:r>
          <w:rPr>
            <w:b/>
            <w:bCs/>
          </w:rPr>
          <w:t xml:space="preserve">Definition 8 (Metropolis–Hastings algorithm)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Given a target posterior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</w:t>
        </w:r>
      </w:ins>
      <w:ins w:id="549" w:author="PR Preview" w:date="2026-01-01T00:00:00Z">
        <w:r>
          <w:t xml:space="preserve"> </w:t>
        </w:r>
      </w:ins>
      <w:hyperlink w:anchor="def-proposal-distribution">
        <w:ins w:id="550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$q(\cdot \mid \mathord{\smash[b]{\underset{\raise.3ex\hbox{$\scriptstyle\sim$}}{\theta}}\vphantom{\theta}})$</w:t>
        </w:r>
      </w:ins>
      <w:ins w:id="553" w:author="PR Preview" w:date="2026-01-01T00:00:00Z">
        <w:r>
          <w:t xml:space="preserve">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 a starting value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$\mathord{\smash[b]{\underset{\raise.3ex\hbox{$\scriptstyle\sim$}}{\theta}}\vphantom{\theta}}^{(1)}$</w:t>
        </w:r>
      </w:ins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the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rPr>
            <w:b/>
            <w:bCs/>
          </w:rPr>
          <w:t xml:space="preserve">Metropolis–Hastings algorithm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produces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$\mathord{\smash[b]{\underset{\raise.3ex\hbox{$\scriptstyle\sim$}}{\theta}}\vphantom{\theta}}^{(t+1)}$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from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$\mathord{\smash[b]{\underset{\raise.3ex\hbox{$\scriptstyle\sim$}}{\theta}}\vphantom{\theta}}^{(t)}$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as follows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(Dobson and Barnett 2018, chap. 13, p. 291)</w:t>
        </w:r>
      </w:ins>
      <w:ins w:id="57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576" w:author="PR Preview" w:date="2026-01-01T00:00:00Z">
        <w:r>
          <w:t xml:space="preserve">Draw a candidate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$\mathord{\smash[b]{\underset{\raise.3ex\hbox{$\scriptstyle\sim$}}{\theta}}\vphantom{\theta}}^* \sim q(\cdot \mid \mathord{\smash[b]{\underset{\raise.3ex\hbox{$\scriptstyle\sim$}}{\theta}}\vphantom{\theta}}^{(t)})$</w:t>
        </w:r>
      </w:ins>
      <w:ins w:id="57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del w:id="580" w:author="PR Preview" w:date="2026-01-01T00:00:00Z">
        <w:r>
          <w:delText xml:space="preserve">With probability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del w:id="582" w:author="PR Preview" w:date="2026-01-01T00:00:00Z">
        <w:r>
          <w:delText xml:space="preserve">, set</w:delText>
        </w:r>
      </w:del>
      <w:del w:id="58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(accept the candidate);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otherwise set</w:delText>
        </w:r>
      </w:del>
      <w:del w:id="58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(reject it).</w:delText>
        </w:r>
      </w:del>
    </w:p>
    <w:p>
      <w:pPr>
        <w:pStyle w:val="FirstParagraph"/>
      </w:pPr>
      <w:del w:id="591" w:author="PR Preview" w:date="2026-01-01T00:00:00Z">
        <w:r>
          <w:delText xml:space="preserve">The first factor of</w:delText>
        </w:r>
      </w:del>
      <w:del w:id="592" w:author="PR Preview" w:date="2026-01-01T00:00:00Z">
        <w:r>
          <w:delText xml:space="preserve"> </w:delText>
        </w:r>
      </w:del>
      <m:oMath>
        <m:r>
          <m:t>α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is the ratio</w:delText>
        </w:r>
      </w:del>
      <w:del w:id="59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with the normalizing constant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canceled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r:id="rId45">
        <w:del w:id="603" w:author="PR Preview" w:date="2026-01-01T00:00:00Z">
          <w:r>
            <w:rPr>
              <w:rStyle w:val="Hyperlink"/>
            </w:rPr>
            <w:delText xml:space="preserve">the posterior equation</w:delText>
          </w:r>
        </w:del>
      </w:hyperlink>
      <w:del w:id="604" w:author="PR Preview" w:date="2026-01-01T00:00:00Z">
        <w:r>
          <w:delText xml:space="preserve">),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so the algorithm needs only the unnormalized posterior.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When the proposal is</w:delText>
        </w:r>
      </w:del>
      <w:del w:id="609" w:author="PR Preview" w:date="2026-01-01T00:00:00Z">
        <w:r>
          <w:delText xml:space="preserve"> </w:delText>
        </w:r>
      </w:del>
      <w:hyperlink w:anchor="def-symmetric-proposal">
        <w:del w:id="610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as for a random walk</w:delText>
        </w:r>
      </w:del>
      <w:del w:id="6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with</w:delText>
        </w:r>
      </w:del>
      <w:del w:id="617" w:author="PR Preview" w:date="2026-01-01T00:00:00Z">
        <w:r>
          <w:delText xml:space="preserve"> </w:delText>
        </w:r>
      </w:del>
      <m:oMath>
        <m:r>
          <m:t>ε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drawn from a distribution symmetric about 0,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the second factor equals 1.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Provided the proposal can reach every region where the posterior is positive,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the resulting chain is a</w:delText>
        </w:r>
      </w:del>
      <w:del w:id="626" w:author="PR Preview" w:date="2026-01-01T00:00:00Z">
        <w:r>
          <w:delText xml:space="preserve"> </w:delText>
        </w:r>
      </w:del>
      <w:hyperlink w:anchor="def-markov-chain">
        <w:del w:id="627" w:author="PR Preview" w:date="2026-01-01T00:00:00Z">
          <w:r>
            <w:rPr>
              <w:rStyle w:val="Hyperlink"/>
            </w:rPr>
            <w:delText xml:space="preserve">Markov chain</w:delText>
          </w:r>
        </w:del>
      </w:hyperlink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whose stationary distribution is the posterior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(Gelman et al. 2013, sec. 11.2, pp. 279-280; Robert and Casella 2004, sec. 7.3.1, Theorem 7.2, p. 272)</w:delText>
        </w:r>
      </w:del>
      <w:del w:id="63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ins w:id="633" w:author="PR Preview" w:date="2026-01-01T00:00:00Z">
        <w:r>
          <w:t xml:space="preserve">With probability</w:t>
        </w:r>
      </w:ins>
      <w:ins w:id="63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ins w:id="635" w:author="PR Preview" w:date="2026-01-01T00:00:00Z">
        <w:r>
          <w:t xml:space="preserve">, set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$\mathord{\smash[b]{\underset{\raise.3ex\hbox{$\scriptstyle\sim$}}{\theta}}\vphantom{\theta}}^{(t+1)} = \mathord{\smash[b]{\underset{\raise.3ex\hbox{$\scriptstyle\sim$}}{\theta}}\vphantom{\theta}}^*$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(accept the candidate);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otherwise set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$\mathord{\smash[b]{\underset{\raise.3ex\hbox{$\scriptstyle\sim$}}{\theta}}\vphantom{\theta}}^{(t+1)} = \mathord{\smash[b]{\underset{\raise.3ex\hbox{$\scriptstyle\sim$}}{\theta}}\vphantom{\theta}}^{(t)}$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(reject it).</w:t>
        </w:r>
      </w:ins>
    </w:p>
    <w:bookmarkEnd w:id="44"/>
    <w:p>
      <w:pPr>
        <w:pStyle w:val="FirstParagraph"/>
      </w:pPr>
      <w:ins w:id="646" w:author="PR Preview" w:date="2026-01-01T00:00:00Z">
        <w:r>
          <w:t xml:space="preserve">The first factor of</w:t>
        </w:r>
      </w:ins>
      <w:ins w:id="647" w:author="PR Preview" w:date="2026-01-01T00:00:00Z">
        <w:r>
          <w:t xml:space="preserve"> </w:t>
        </w:r>
      </w:ins>
      <m:oMath>
        <m:r>
          <m:t>α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the ratio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with the normalizing constant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$\operatorname{p}(\mathord{\smash[b]{\underset{\raise.3ex\hbox{$\scriptstyle\sim$}}{y}}\vphantom{y}})$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canceled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(</w:t>
        </w:r>
      </w:ins>
      <w:hyperlink r:id="rId45">
        <w:ins w:id="660" w:author="PR Preview" w:date="2026-01-01T00:00:00Z">
          <w:r>
            <w:rPr>
              <w:rStyle w:val="Hyperlink"/>
            </w:rPr>
            <w:t xml:space="preserve">the posterior equation</w:t>
          </w:r>
        </w:ins>
      </w:hyperlink>
      <w:ins w:id="661" w:author="PR Preview" w:date="2026-01-01T00:00:00Z">
        <w:r>
          <w:t xml:space="preserve">),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so the algorithm needs only the unnormalized posterior.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When the proposal is</w:t>
        </w:r>
      </w:ins>
      <w:ins w:id="666" w:author="PR Preview" w:date="2026-01-01T00:00:00Z">
        <w:r>
          <w:t xml:space="preserve"> </w:t>
        </w:r>
      </w:ins>
      <w:hyperlink w:anchor="def-symmetric-proposal">
        <w:ins w:id="667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as for a random walk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$\mathord{\smash[b]{\underset{\raise.3ex\hbox{$\scriptstyle\sim$}}{\theta}}\vphantom{\theta}}^* = \mathord{\smash[b]{\underset{\raise.3ex\hbox{$\scriptstyle\sim$}}{\theta}}\vphantom{\theta}}^{(t)} + \varepsilon$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with</w:t>
        </w:r>
      </w:ins>
      <w:ins w:id="675" w:author="PR Preview" w:date="2026-01-01T00:00:00Z">
        <w:r>
          <w:t xml:space="preserve"> </w:t>
        </w:r>
      </w:ins>
      <m:oMath>
        <m:r>
          <m:t>ε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drawn from a distribution symmetric about 0,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the second factor equals 1.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Provided the proposal can reach every region where the posterior is positive,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 resulting chain is a</w:t>
        </w:r>
      </w:ins>
      <w:ins w:id="684" w:author="PR Preview" w:date="2026-01-01T00:00:00Z">
        <w:r>
          <w:t xml:space="preserve"> </w:t>
        </w:r>
      </w:ins>
      <w:hyperlink w:anchor="def-markov-chain">
        <w:ins w:id="685" w:author="PR Preview" w:date="2026-01-01T00:00:00Z">
          <w:r>
            <w:rPr>
              <w:rStyle w:val="Hyperlink"/>
            </w:rPr>
            <w:t xml:space="preserve">Markov chain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whose stationary distribution is the posterior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(Gelman et al. 2013, sec. 11.2, pp. 279-280; Robert and Casella 2004, sec. 7.3.1, Theorem 7.2, p. 272)</w:t>
        </w:r>
      </w:ins>
      <w:ins w:id="690" w:author="PR Preview" w:date="2026-01-01T00:00:00Z">
        <w:r>
          <w:t xml:space="preserve">.</w:t>
        </w:r>
      </w:ins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del w:id="691" w:author="PR Preview" w:date="2026-01-01T00:00:00Z">
        <w:r>
          <w:rPr>
            <w:b/>
            <w:bCs/>
          </w:rPr>
          <w:delText xml:space="preserve">Definition 11 (Full conditional distribution)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For a parameter vector</w:delText>
        </w:r>
      </w:del>
      <w:del w:id="69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del w:id="695" w:author="PR Preview" w:date="2026-01-01T00:00:00Z">
        <w:r>
          <w:delText xml:space="preserve">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the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b/>
            <w:bCs/>
          </w:rPr>
          <w:delText xml:space="preserve">full conditional distribution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of the component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is its conditional distribution given the data and all the other components,</w:delText>
        </w:r>
      </w:del>
      <w:del w:id="70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where</w:delText>
        </w:r>
      </w:del>
      <w:del w:id="70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denotes every component of</w:delText>
        </w:r>
      </w:del>
      <w:del w:id="712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except</w:delText>
        </w:r>
      </w:del>
      <w:del w:id="715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716" w:author="PR Preview" w:date="2026-01-01T00:00:00Z">
        <w:r>
          <w:delText xml:space="preserve">.</w:delText>
        </w:r>
      </w:del>
    </w:p>
    <w:p>
      <w:pPr>
        <w:pStyle w:val="BodyText"/>
      </w:pPr>
      <w:del w:id="717" w:author="PR Preview" w:date="2026-01-01T00:00:00Z">
        <w:r>
          <w:rPr>
            <w:b/>
            <w:bCs/>
          </w:rPr>
          <w:delText xml:space="preserve">Definition 12 (Gibbs sampler)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The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rPr>
            <w:b/>
            <w:bCs/>
          </w:rPr>
          <w:delText xml:space="preserve">Gibbs sampler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produces</w:delText>
        </w:r>
      </w:del>
      <w:del w:id="72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from</w:delText>
        </w:r>
      </w:del>
      <w:del w:id="72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by updating one component at a time: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for</w:delText>
        </w:r>
      </w:del>
      <w:del w:id="7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in turn,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it draws</w:delText>
        </w:r>
      </w:del>
      <w:del w:id="737" w:author="PR Preview" w:date="2026-01-01T00:00:00Z">
        <w:r>
          <w:delText xml:space="preserve"> </w:delText>
        </w:r>
      </w:del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from the</w:delText>
        </w:r>
      </w:del>
      <w:del w:id="740" w:author="PR Preview" w:date="2026-01-01T00:00:00Z">
        <w:r>
          <w:delText xml:space="preserve"> </w:delText>
        </w:r>
      </w:del>
      <w:hyperlink w:anchor="def-full-conditional">
        <w:del w:id="741" w:author="PR Preview" w:date="2026-01-01T00:00:00Z">
          <w:r>
            <w:rPr>
              <w:rStyle w:val="Hyperlink"/>
            </w:rPr>
            <w:delText xml:space="preserve">full conditional distribution</w:delText>
          </w:r>
        </w:del>
      </w:hyperlink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of</w:delText>
        </w:r>
      </w:del>
      <w:del w:id="744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745" w:author="PR Preview" w:date="2026-01-01T00:00:00Z">
        <w:r>
          <w:delText xml:space="preserve">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with each other component set to its most recent value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(Dobson and Barnett 2018, chap. 13, p. 293)</w:delText>
        </w:r>
      </w:del>
      <w:del w:id="750" w:author="PR Preview" w:date="2026-01-01T00:00:00Z">
        <w:r>
          <w:delText xml:space="preserve">.</w:delText>
        </w:r>
      </w:del>
    </w:p>
    <w:p>
      <w:pPr>
        <w:pStyle w:val="FirstParagraph"/>
      </w:pPr>
      <w:ins w:id="751" w:author="PR Preview" w:date="2026-01-01T00:00:00Z">
        <w:r>
          <w:rPr>
            <w:b/>
            <w:bCs/>
          </w:rPr>
          <w:t xml:space="preserve">Definition 11 (Full conditional distribution)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For a parameter vector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$\mathord{\smash[b]{\underset{\raise.3ex\hbox{$\scriptstyle\sim$}}{\theta}}\vphantom{\theta}}= (\theta_1, \ldots, \theta_K)$</w:t>
        </w:r>
      </w:ins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the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rPr>
            <w:b/>
            <w:bCs/>
          </w:rPr>
          <w:t xml:space="preserve">full conditional distribution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of the component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is its conditional distribution given the data and all the other components,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$\operatorname{p}(\theta_k \mid \mathord{\smash[b]{\underset{\raise.3ex\hbox{$\scriptstyle\sim$}}{\theta}}\vphantom{\theta}}_{-k}, \mathord{\smash[b]{\underset{\raise.3ex\hbox{$\scriptstyle\sim$}}{y}}\vphantom{y}})$</w:t>
        </w:r>
      </w:ins>
      <w:ins w:id="768" w:author="PR Preview" w:date="2026-01-01T00:00:00Z">
        <w:r>
          <w:t xml:space="preserve">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where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$\mathord{\smash[b]{\underset{\raise.3ex\hbox{$\scriptstyle\sim$}}{\theta}}\vphantom{\theta}}_{-k}$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denotes every component of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$\mathord{\smash[b]{\underset{\raise.3ex\hbox{$\scriptstyle\sim$}}{\theta}}\vphantom{\theta}}$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except</w:t>
        </w:r>
      </w:ins>
      <w:ins w:id="779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780" w:author="PR Preview" w:date="2026-01-01T00:00:00Z">
        <w:r>
          <w:t xml:space="preserve">.</w:t>
        </w:r>
      </w:ins>
    </w:p>
    <w:bookmarkEnd w:id="56"/>
    <w:bookmarkStart w:id="57" w:name="def-gibbs-sampler"/>
    <w:p>
      <w:pPr>
        <w:pStyle w:val="BodyText"/>
      </w:pPr>
      <w:ins w:id="781" w:author="PR Preview" w:date="2026-01-01T00:00:00Z">
        <w:r>
          <w:rPr>
            <w:b/>
            <w:bCs/>
          </w:rPr>
          <w:t xml:space="preserve">Definition 12 (Gibbs sampler)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rPr>
            <w:b/>
            <w:bCs/>
          </w:rPr>
          <w:t xml:space="preserve">Gibbs sampler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produces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$\mathord{\smash[b]{\underset{\raise.3ex\hbox{$\scriptstyle\sim$}}{\theta}}\vphantom{\theta}}^{(t+1)}$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from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$\mathord{\smash[b]{\underset{\raise.3ex\hbox{$\scriptstyle\sim$}}{\theta}}\vphantom{\theta}}^{(t)}$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by updating one component at a time: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for</w:t>
        </w:r>
      </w:ins>
      <w:ins w:id="79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in turn,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it draws</w:t>
        </w:r>
      </w:ins>
      <w:ins w:id="803" w:author="PR Preview" w:date="2026-01-01T00:00:00Z">
        <w:r>
          <w:t xml:space="preserve"> </w:t>
        </w:r>
      </w:ins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from the</w:t>
        </w:r>
      </w:ins>
      <w:ins w:id="806" w:author="PR Preview" w:date="2026-01-01T00:00:00Z">
        <w:r>
          <w:t xml:space="preserve"> </w:t>
        </w:r>
      </w:ins>
      <w:hyperlink w:anchor="def-full-conditional">
        <w:ins w:id="807" w:author="PR Preview" w:date="2026-01-01T00:00:00Z">
          <w:r>
            <w:rPr>
              <w:rStyle w:val="Hyperlink"/>
            </w:rPr>
            <w:t xml:space="preserve">full conditional distribution</w:t>
          </w:r>
        </w:ins>
      </w:hyperlink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of</w:t>
        </w:r>
      </w:ins>
      <w:ins w:id="81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with each other component set to its most recent value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(Dobson and Barnett 2018, chap. 13, p. 293)</w:t>
        </w:r>
      </w:ins>
      <w:ins w:id="816" w:author="PR Preview" w:date="2026-01-01T00:00:00Z">
        <w:r>
          <w:t xml:space="preserve">.</w:t>
        </w:r>
      </w:ins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del w:id="817" w:author="PR Preview" w:date="2026-01-01T00:00:00Z">
        <w:r>
          <w:rPr>
            <w:b/>
            <w:bCs/>
          </w:rPr>
          <w:delText xml:space="preserve">Definition 14 (Deviance of a parameter value)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In the deviance information criterion,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the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rPr>
            <w:b/>
            <w:bCs/>
          </w:rPr>
          <w:delText xml:space="preserve">deviance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of a parameter value</w:delText>
        </w:r>
      </w:del>
      <w:del w:id="82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29" w:author="PR Preview" w:date="2026-01-01T00:00:00Z">
        <w:r>
          <w:rPr>
            <w:i/>
            <w:iCs/>
          </w:rPr>
          <w:delText xml:space="preserve">Remark 1</w:delText>
        </w:r>
      </w:del>
      <w:del w:id="830" w:author="PR Preview" w:date="2026-01-01T00:00:00Z">
        <w:r>
          <w:delText xml:space="preserve"> (Bayesian deviance and the generalized linear model deviance). </w:delText>
        </w:r>
      </w:del>
      <w:del w:id="831" w:author="PR Preview" w:date="2026-01-01T00:00:00Z">
        <w:r>
          <w:delText xml:space="preserve">This deviance is minus twice the log-likelihood.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 generalized linear model’s deviance subtracts the same quantity for the saturated model,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which does not depend on</w:delText>
        </w:r>
      </w:del>
      <w:del w:id="83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so the two differ by a constant that cancels in comparisons between models of the same data.</w:delText>
        </w:r>
      </w:del>
    </w:p>
    <w:p>
      <w:pPr>
        <w:pStyle w:val="BodyText"/>
      </w:pPr>
      <w:del w:id="840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Let</w:delText>
        </w:r>
      </w:del>
      <w:del w:id="843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be the posterior mean of the</w:delText>
        </w:r>
      </w:del>
      <w:del w:id="846" w:author="PR Preview" w:date="2026-01-01T00:00:00Z">
        <w:r>
          <w:delText xml:space="preserve"> </w:delText>
        </w:r>
      </w:del>
      <w:hyperlink w:anchor="def-bayes-deviance">
        <w:del w:id="847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and let</w:delText>
        </w:r>
      </w:del>
      <w:del w:id="85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be the posterior mean of the parameters.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860" w:author="PR Preview" w:date="2026-01-01T00:00:00Z">
        <w:r>
          <w:rPr>
            <w:b/>
            <w:bCs/>
          </w:rPr>
          <w:t xml:space="preserve">Definition 14 (Deviance of a parameter value)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In the deviance information criterion,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the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rPr>
            <w:b/>
            <w:bCs/>
          </w:rPr>
          <w:t xml:space="preserve">deviance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of a parameter value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$\mathord{\smash[b]{\underset{\raise.3ex\hbox{$\scriptstyle\sim$}}{\theta}}\vphantom{\theta}}$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</w:p>
    <w:p>
      <w:pPr>
        <w:pStyle w:val="BodyText"/>
      </w:pPr>
      <w:ins w:id="873" w:author="PR Preview" w:date="2026-01-01T00:00:00Z">
        <w:r>
  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  </w:r>
      </w:ins>
    </w:p>
    <w:bookmarkEnd w:id="70"/>
    <w:bookmarkStart w:id="71" w:name="rem-bayes-deviance-constant"/>
    <w:p>
      <w:pPr>
        <w:pStyle w:val="FirstParagraph"/>
      </w:pPr>
      <w:ins w:id="874" w:author="PR Preview" w:date="2026-01-01T00:00:00Z">
        <w:r>
          <w:rPr>
            <w:i/>
            <w:iCs/>
          </w:rPr>
          <w:t xml:space="preserve">Remark 1</w:t>
        </w:r>
      </w:ins>
      <w:ins w:id="875" w:author="PR Preview" w:date="2026-01-01T00:00:00Z">
        <w:r>
          <w:t xml:space="preserve"> (Bayesian deviance and the generalized linear model deviance). </w:t>
        </w:r>
      </w:ins>
      <w:ins w:id="876" w:author="PR Preview" w:date="2026-01-01T00:00:00Z">
        <w:r>
          <w:t xml:space="preserve">This deviance is minus twice the log-likelihood.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 generalized linear model’s deviance subtracts the same quantity for the saturated model,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which does not depend on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$\mathord{\smash[b]{\underset{\raise.3ex\hbox{$\scriptstyle\sim$}}{\theta}}\vphantom{\theta}}$</w:t>
        </w:r>
      </w:ins>
      <w:ins w:id="883" w:author="PR Preview" w:date="2026-01-01T00:00:00Z">
        <w:r>
          <w:t xml:space="preserve">,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so the two differ by a constant that cancels in comparisons between models of the same data.</w:t>
        </w:r>
      </w:ins>
    </w:p>
    <w:bookmarkEnd w:id="71"/>
    <w:bookmarkStart w:id="72" w:name="def-effective-parameters"/>
    <w:p>
      <w:pPr>
        <w:pStyle w:val="BodyText"/>
      </w:pPr>
      <w:ins w:id="886" w:author="PR Preview" w:date="2026-01-01T00:00:00Z">
        <w:r>
          <w:rPr>
            <w:b/>
            <w:bCs/>
          </w:rPr>
          <w:t xml:space="preserve">Definition 15 (Effective number of parameters)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Let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be the posterior mean of the</w:t>
        </w:r>
      </w:ins>
      <w:ins w:id="893" w:author="PR Preview" w:date="2026-01-01T00:00:00Z">
        <w:r>
          <w:t xml:space="preserve"> </w:t>
        </w:r>
      </w:ins>
      <w:hyperlink w:anchor="def-bayes-deviance">
        <w:ins w:id="894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 let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be the posterior mean of the parameters.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rPr>
            <w:b/>
            <w:bCs/>
          </w:rPr>
          <w:t xml:space="preserve">effective number of parameters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is</w:t>
        </w:r>
      </w:ins>
    </w:p>
    <w:p>
      <w:pPr>
        <w:pStyle w:val="BodyText"/>
      </w:pPr>
      <w:ins w:id="908" w:author="PR Preview" w:date="2026-01-01T00:00:00Z">
        <w:r>
          <w:t xml:space="preserve">$$
    p_D \stackrel{\text{def}}{=}\overline{D} - D(\bar{\mathord{\smash[b]{\underset{\raise.3ex\hbox{$\scriptstyle\sim$}}{\theta}}\vphantom{\theta}}}).
    $$</w:t>
        </w:r>
      </w:ins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909" w:author="PR Preview" w:date="2026-01-01T00:00:00Z">
        <w:r>
          <w:t xml:space="preserve">$$
    \operatorname{DIC} \stackrel{\text{def}}{=}D(\bar{\mathord{\smash[b]{\underset{\raise.3ex\hbox{$\scriptstyle\sim$}}{\theta}}\vphantom{\theta}}}) + 2\,p_D,
    $$</w:t>
        </w:r>
      </w:ins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910" w:author="PR Preview" w:date="2026-01-01T00:00:00Z">
        <w:r>
          <w:delText xml:space="preserve">The term</w:delText>
        </w:r>
      </w:del>
      <w:del w:id="9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rewards fit,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while</w:delText>
        </w:r>
      </w:del>
      <w:del w:id="91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penalizes complexity: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it measures how much the deviance is reduced, on average,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by letting the parameters adapt to the data.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As with Akaike’s criterion, lower DIC is better,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 only differences in DIC between models fit to the same data are meaningful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(Dobson and Barnett 2018, chap. 13, p. 306)</w:delText>
        </w:r>
      </w:del>
      <w:del w:id="929" w:author="PR Preview" w:date="2026-01-01T00:00:00Z">
        <w:r>
          <w:delText xml:space="preserve">.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Both</w:delText>
        </w:r>
      </w:del>
      <w:del w:id="93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and</w:delText>
        </w:r>
      </w:del>
      <w:del w:id="93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are</w:delText>
        </w:r>
      </w:del>
      <w:del w:id="938" w:author="PR Preview" w:date="2026-01-01T00:00:00Z">
        <w:r>
          <w:delText xml:space="preserve"> </w:delText>
        </w:r>
      </w:del>
      <w:hyperlink w:anchor="def-monte-carlo-estimate">
        <w:del w:id="939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from the posterior draws,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so DIC is a by-product of an MCMC run.</w:delText>
        </w:r>
      </w:del>
    </w:p>
    <w:p>
      <w:pPr>
        <w:pStyle w:val="BodyText"/>
      </w:pPr>
      <w:ins w:id="944" w:author="PR Preview" w:date="2026-01-01T00:00:00Z">
        <w:r>
  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  </w:r>
      </w:ins>
    </w:p>
    <w:p>
      <w:pPr>
        <w:pStyle w:val="FirstParagraph"/>
      </w:pPr>
      <w:ins w:id="945" w:author="PR Preview" w:date="2026-01-01T00:00:00Z">
        <w:r>
          <w:t xml:space="preserve">The term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$D(\bar{\mathord{\smash[b]{\underset{\raise.3ex\hbox{$\scriptstyle\sim$}}{\theta}}\vphantom{\theta}}})$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rewards fit,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while</w:t>
        </w:r>
      </w:ins>
      <w:ins w:id="95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penalizes complexity: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it measures how much the deviance is reduced, on average,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by letting the parameters adapt to the data.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As with Akaike’s criterion, lower DIC is better,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 only differences in DIC between models fit to the same data are meaningful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(Dobson and Barnett 2018, chap. 13, p. 306)</w:t>
        </w:r>
      </w:ins>
      <w:ins w:id="965" w:author="PR Preview" w:date="2026-01-01T00:00:00Z">
        <w:r>
          <w:t xml:space="preserve">.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Both</w:t>
        </w:r>
      </w:ins>
      <w:ins w:id="968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D</m:t>
            </m:r>
          </m:e>
        </m:ba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$\bar{\mathord{\smash[b]{\underset{\raise.3ex\hbox{$\scriptstyle\sim$}}{\theta}}\vphantom{\theta}}}$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are</w:t>
        </w:r>
      </w:ins>
      <w:ins w:id="975" w:author="PR Preview" w:date="2026-01-01T00:00:00Z">
        <w:r>
          <w:t xml:space="preserve"> </w:t>
        </w:r>
      </w:ins>
      <w:hyperlink w:anchor="def-monte-carlo-estimate">
        <w:ins w:id="976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from the posterior draws,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so DIC is a by-product of an MCMC run.</w:t>
        </w:r>
      </w:ins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2026-10-17T01:19:03Z</dcterms:created>
  <dcterms:modified xsi:type="dcterms:W3CDTF">2026-10-17T01:19:03Z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