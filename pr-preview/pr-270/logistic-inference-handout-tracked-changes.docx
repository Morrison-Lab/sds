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 (Logistic regression)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logistic regression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model for binary outcomes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 predictor vectors</w:delText>
        </w:r>
      </w:del>
      <w:del w:id="13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says that the outcomes are independent and that</w:delText>
        </w:r>
      </w:del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del w:id="16" w:author="PR Preview" w:date="2026-01-01T00:00:00Z">
        <w:r>
          <w:delText xml:space="preserve">where</w:delText>
        </w:r>
      </w:del>
      <w:del w:id="1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</w:delText>
        </w:r>
      </w:del>
      <w:del w:id="20" w:author="PR Preview" w:date="2026-01-01T00:00:00Z">
        <w:r>
          <w:delText xml:space="preserve"> </w:delText>
        </w:r>
      </w:del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" w:author="PR Preview" w:date="2026-01-01T00:00:00Z">
        <w:r>
          <w:delText xml:space="preserve">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The leading</w:delText>
        </w:r>
      </w:del>
      <w:del w:id="24" w:author="PR Preview" w:date="2026-01-01T00:00:00Z">
        <w:r>
          <w:delText xml:space="preserve"> </w:delText>
        </w:r>
      </w:del>
      <m:oMath>
        <m:r>
          <m:t>1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in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makes</w:delText>
        </w:r>
      </w:del>
      <w:del w:id="3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the intercept, and</w:delText>
        </w:r>
      </w:del>
      <w:del w:id="33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j</m:t>
            </m:r>
          </m:sub>
        </m:sSub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for</w:delText>
        </w:r>
      </w:del>
      <w:del w:id="36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≥</m:t>
        </m:r>
        <m:r>
          <m:t>1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is the slope for the</w:delText>
        </w:r>
      </w:del>
      <w:del w:id="39" w:author="PR Preview" w:date="2026-01-01T00:00:00Z">
        <w:r>
          <w:delText xml:space="preserve"> </w:delText>
        </w:r>
      </w:del>
      <m:oMath>
        <m:r>
          <m:t>j</m:t>
        </m:r>
      </m:oMath>
      <w:del w:id="40" w:author="PR Preview" w:date="2026-01-01T00:00:00Z">
        <w:r>
          <w:delText xml:space="preserve">th predictor.</w:delText>
        </w:r>
      </w:del>
    </w:p>
    <w:p>
      <w:pPr>
        <w:pStyle w:val="BodyText"/>
      </w:pPr>
      <w:ins w:id="41" w:author="PR Preview" w:date="2026-01-01T00:00:00Z">
        <w:r>
          <w:rPr>
            <w:b/>
            <w:bCs/>
          </w:rPr>
          <w:t xml:space="preserve">Definition 1 (Logistic regression)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b/>
            <w:bCs/>
          </w:rPr>
          <w:t xml:space="preserve">logistic regression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model for binary outcomes</w:t>
        </w:r>
      </w:ins>
      <w:ins w:id="4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with predictor vectors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$\mathord{\smash[b]{\underset{\raise.3ex\hbox{$\scriptstyle\sim$}}{x}}\vphantom{x}}_1, \dots, \mathord{\smash[b]{\underset{\raise.3ex\hbox{$\scriptstyle\sim$}}{x}}\vphantom{x}}_n$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says that the outcomes are independent and that</w:t>
        </w:r>
      </w:ins>
    </w:p>
    <w:p>
      <w:pPr>
        <w:pStyle w:val="BodyText"/>
      </w:pPr>
      <w:bookmarkStart w:id="10" w:name="eq-logistic-model"/>
      <w:ins w:id="55" w:author="PR Preview" w:date="2026-01-01T00:00:00Z">
        <w:r>
  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  </w:r>
      </w:ins>
      <w:bookmarkEnd w:id="10"/>
    </w:p>
    <w:p>
      <w:pPr>
        <w:pStyle w:val="FirstParagraph"/>
      </w:pPr>
      <w:ins w:id="56" w:author="PR Preview" w:date="2026-01-01T00:00:00Z">
        <w:r>
          <w:t xml:space="preserve">where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$\mathord{\smash[b]{\underset{\raise.3ex\hbox{$\scriptstyle\sim$}}{x}}\vphantom{x}}_i= {\mathopen{}\left(1, x_{i1}, \dots, x_{ip}\right)\mathclose{}}^{\top}$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and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$\mathord{\smash[b]{\underset{\raise.3ex\hbox{$\scriptstyle\sim$}}{\beta}}\vphantom{\beta}}= {\mathopen{}\left(\beta_{0}, \beta_{1}, \dots, \beta_{p}\right)\mathclose{}}^{\top}$</w:t>
        </w:r>
      </w:ins>
      <w:ins w:id="63" w:author="PR Preview" w:date="2026-01-01T00:00:00Z">
        <w:r>
          <w:t xml:space="preserve">.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The leading</w:t>
        </w:r>
      </w:ins>
      <w:ins w:id="66" w:author="PR Preview" w:date="2026-01-01T00:00:00Z">
        <w:r>
          <w:t xml:space="preserve"> </w:t>
        </w:r>
      </w:ins>
      <m:oMath>
        <m:r>
          <m:t>1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in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$\mathord{\smash[b]{\underset{\raise.3ex\hbox{$\scriptstyle\sim$}}{x}}\vphantom{x}}_i$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makes</w:t>
        </w:r>
      </w:ins>
      <w:ins w:id="7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the intercept, and</w:t>
        </w:r>
      </w:ins>
      <w:ins w:id="76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j</m:t>
            </m:r>
          </m:sub>
        </m:sSub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for</w:t>
        </w:r>
      </w:ins>
      <w:ins w:id="79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≥</m:t>
        </m:r>
        <m:r>
          <m:t>1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is the slope for the</w:t>
        </w:r>
      </w:ins>
      <w:ins w:id="82" w:author="PR Preview" w:date="2026-01-01T00:00:00Z">
        <w:r>
          <w:t xml:space="preserve"> </w:t>
        </w:r>
      </w:ins>
      <m:oMath>
        <m:r>
          <m:t>j</m:t>
        </m:r>
      </m:oMath>
      <w:ins w:id="83" w:author="PR Preview" w:date="2026-01-01T00:00:00Z">
        <w:r>
          <w:t xml:space="preserve">th predictor.</w:t>
        </w:r>
      </w:ins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del w:id="84" w:author="PR Preview" w:date="2026-01-01T00:00:00Z">
        <w:r>
          <w:delText xml:space="preserve">where</w:delText>
        </w:r>
      </w:del>
      <w:del w:id="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is the fitted probability.</w:delText>
        </w:r>
      </w:del>
    </w:p>
    <w:p>
      <w:pPr>
        <w:pStyle w:val="BodyText"/>
      </w:pPr>
      <w:bookmarkStart w:id="14" w:name="eq-deviance"/>
      <w:ins w:id="88" w:author="PR Preview" w:date="2026-01-01T00:00:00Z">
        <w:r>
  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  </w:r>
      </w:ins>
      <w:bookmarkEnd w:id="14"/>
    </w:p>
    <w:p>
      <w:pPr>
        <w:pStyle w:val="FirstParagraph"/>
      </w:pPr>
      <w:ins w:id="89" w:author="PR Preview" w:date="2026-01-01T00:00:00Z">
        <w:r>
          <w:t xml:space="preserve">where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is the fitted probability.</w:t>
        </w:r>
      </w:ins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del w:id="94" w:author="PR Preview" w:date="2026-01-01T00:00:00Z">
        <w:r>
          <w:rPr>
            <w:i/>
            <w:iCs/>
          </w:rPr>
          <w:delText xml:space="preserve">Proof</w:delText>
        </w:r>
      </w:del>
      <w:del w:id="95" w:author="PR Preview" w:date="2026-01-01T00:00:00Z">
        <w:r>
          <w:delText xml:space="preserve">. </w:delText>
        </w:r>
      </w:del>
      <w:del w:id="96" w:author="PR Preview" w:date="2026-01-01T00:00:00Z">
        <w:r>
          <w:delText xml:space="preserve">In the notation of the</w:delText>
        </w:r>
      </w:del>
      <w:del w:id="97" w:author="PR Preview" w:date="2026-01-01T00:00:00Z">
        <w:r>
          <w:delText xml:space="preserve"> </w:delText>
        </w:r>
      </w:del>
      <w:hyperlink r:id="rId25">
        <w:del w:id="98" w:author="PR Preview" w:date="2026-01-01T00:00:00Z">
          <w:r>
            <w:rPr>
              <w:rStyle w:val="Hyperlink"/>
            </w:rPr>
            <w:delText xml:space="preserve">likelihood ratio statistic</w:delText>
          </w:r>
        </w:del>
      </w:hyperlink>
      <w:del w:id="99" w:author="PR Preview" w:date="2026-01-01T00:00:00Z">
        <w:r>
          <w:delText xml:space="preserve">, the unrestricted MLE</w:delText>
        </w:r>
      </w:del>
      <w:del w:id="10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is the fitted coefficient vector</w:delText>
        </w:r>
      </w:del>
      <w:del w:id="10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104" w:author="PR Preview" w:date="2026-01-01T00:00:00Z">
        <w:r>
          <w:delText xml:space="preserve">, and</w:delText>
        </w:r>
      </w:del>
      <w:del w:id="1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is the fit of the intercept-only model that</w:delText>
        </w:r>
      </w:del>
      <w:del w:id="10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imposes.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Then</w:delText>
        </w:r>
      </w:del>
      <w:del w:id="113" w:author="PR Preview" w:date="2026-01-01T00:00:00Z">
        <w:r>
          <w:delText xml:space="preserve"> </w:delText>
        </w:r>
      </w:del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and</w:delText>
        </w:r>
      </w:del>
      <w:del w:id="116" w:author="PR Preview" w:date="2026-01-01T00:00:00Z">
        <w:r>
          <w:delText xml:space="preserve"> </w:delText>
        </w:r>
      </w:del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del w:id="117" w:author="PR Preview" w:date="2026-01-01T00:00:00Z">
        <w:r>
          <w:delText xml:space="preserve">.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Substituting both into the definition gives</w:delText>
        </w:r>
      </w:del>
      <w:del w:id="120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del w:id="121" w:author="PR Preview" w:date="2026-01-01T00:00:00Z">
        <w:r>
          <w:delText xml:space="preserve">.</w:delText>
        </w:r>
      </w:del>
    </w:p>
    <w:p>
      <w:pPr>
        <w:pStyle w:val="FirstParagraph"/>
      </w:pPr>
      <w:ins w:id="122" w:author="PR Preview" w:date="2026-01-01T00:00:00Z">
        <w:r>
          <w:rPr>
            <w:i/>
            <w:iCs/>
          </w:rPr>
          <w:t xml:space="preserve">Proof</w:t>
        </w:r>
      </w:ins>
      <w:ins w:id="123" w:author="PR Preview" w:date="2026-01-01T00:00:00Z">
        <w:r>
          <w:t xml:space="preserve">. </w:t>
        </w:r>
      </w:ins>
      <w:ins w:id="124" w:author="PR Preview" w:date="2026-01-01T00:00:00Z">
        <w:r>
          <w:t xml:space="preserve">In the notation of the</w:t>
        </w:r>
      </w:ins>
      <w:ins w:id="125" w:author="PR Preview" w:date="2026-01-01T00:00:00Z">
        <w:r>
          <w:t xml:space="preserve"> </w:t>
        </w:r>
      </w:ins>
      <w:hyperlink r:id="rId25">
        <w:ins w:id="126" w:author="PR Preview" w:date="2026-01-01T00:00:00Z">
          <w:r>
            <w:rPr>
              <w:rStyle w:val="Hyperlink"/>
            </w:rPr>
            <w:t xml:space="preserve">likelihood ratio statistic</w:t>
          </w:r>
        </w:ins>
      </w:hyperlink>
      <w:ins w:id="127" w:author="PR Preview" w:date="2026-01-01T00:00:00Z">
        <w:r>
          <w:t xml:space="preserve">, the unrestricted MLE</w:t>
        </w:r>
      </w:ins>
      <w:ins w:id="12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the fitted coefficient vector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$\hat{\mathord{\smash[b]{\underset{\raise.3ex\hbox{$\scriptstyle\sim$}}{\beta}}\vphantom{\beta}}}$</w:t>
        </w:r>
      </w:ins>
      <w:ins w:id="133" w:author="PR Preview" w:date="2026-01-01T00:00:00Z">
        <w:r>
          <w:t xml:space="preserve">, and</w:t>
        </w:r>
      </w:ins>
      <w:ins w:id="13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is the fit of the intercept-only model that</w:t>
        </w:r>
      </w:ins>
      <w:ins w:id="13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imposes.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Then</w:t>
        </w:r>
      </w:ins>
      <w:ins w:id="142" w:author="PR Preview" w:date="2026-01-01T00:00:00Z">
        <w:r>
          <w:t xml:space="preserve"> </w:t>
        </w:r>
      </w:ins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and</w:t>
        </w:r>
      </w:ins>
      <w:ins w:id="145" w:author="PR Preview" w:date="2026-01-01T00:00:00Z">
        <w:r>
          <w:t xml:space="preserve"> </w:t>
        </w:r>
      </w:ins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ins w:id="146" w:author="PR Preview" w:date="2026-01-01T00:00:00Z">
        <w:r>
          <w:t xml:space="preserve">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Substituting both into the definition gives</w:t>
        </w:r>
      </w:ins>
      <w:ins w:id="149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ins w:id="150" w:author="PR Preview" w:date="2026-01-01T00:00:00Z">
        <w:r>
          <w:t xml:space="preserve">.</w:t>
        </w:r>
      </w:ins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del w:id="151" w:author="PR Preview" w:date="2026-01-01T00:00:00Z">
        <w:r>
          <w:rPr>
            <w:b/>
            <w:bCs/>
          </w:rPr>
          <w:delText xml:space="preserve">Definition 4 (Covariate pattern)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A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rPr>
            <w:b/>
            <w:bCs/>
          </w:rPr>
          <w:delText xml:space="preserve">covariate pattern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is a distinct value of the predictor vector among the observations</w:delText>
        </w:r>
      </w:del>
      <w:del w:id="158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159" w:author="PR Preview" w:date="2026-01-01T00:00:00Z">
        <w:r>
          <w:delText xml:space="preserve">.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The</w:delText>
        </w:r>
      </w:del>
      <w:del w:id="162" w:author="PR Preview" w:date="2026-01-01T00:00:00Z">
        <w:r>
          <w:delText xml:space="preserve"> </w:delText>
        </w:r>
      </w:del>
      <m:oMath>
        <m:r>
          <m:t>K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distinct values are written</w:delText>
        </w:r>
      </w:del>
      <w:del w:id="16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del w:id="166" w:author="PR Preview" w:date="2026-01-01T00:00:00Z">
        <w:r>
          <w:delText xml:space="preserve">, so</w:delText>
        </w:r>
      </w:del>
      <w:del w:id="16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≤</m:t>
        </m:r>
        <m:r>
          <m:t>n</m:t>
        </m:r>
      </m:oMath>
      <w:del w:id="168" w:author="PR Preview" w:date="2026-01-01T00:00:00Z">
        <w:r>
          <w:delText xml:space="preserve">.</w:delText>
        </w:r>
      </w:del>
    </w:p>
    <w:p>
      <w:pPr>
        <w:pStyle w:val="BodyText"/>
      </w:pPr>
      <w:del w:id="169" w:author="PR Preview" w:date="2026-01-01T00:00:00Z">
        <w:r>
          <w:rPr>
            <w:b/>
            <w:bCs/>
          </w:rPr>
          <w:delText xml:space="preserve">Definition 5 (Replicates)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The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rPr>
            <w:b/>
            <w:bCs/>
          </w:rPr>
          <w:delText xml:space="preserve">replicates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of the</w:delText>
        </w:r>
      </w:del>
      <w:del w:id="176" w:author="PR Preview" w:date="2026-01-01T00:00:00Z">
        <w:r>
          <w:delText xml:space="preserve"> </w:delText>
        </w:r>
      </w:del>
      <w:hyperlink w:anchor="def-covariate-pattern">
        <w:del w:id="177" w:author="PR Preview" w:date="2026-01-01T00:00:00Z">
          <w:r>
            <w:rPr>
              <w:rStyle w:val="Hyperlink"/>
            </w:rPr>
            <w:delText xml:space="preserve">covariate pattern</w:delText>
          </w:r>
        </w:del>
      </w:hyperlink>
      <w:del w:id="17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are the observations</w:delText>
        </w:r>
      </w:del>
      <w:del w:id="181" w:author="PR Preview" w:date="2026-01-01T00:00:00Z">
        <w:r>
          <w:delText xml:space="preserve"> </w:delText>
        </w:r>
      </w:del>
      <m:oMath>
        <m:r>
          <m:t>i</m:t>
        </m:r>
      </m:oMath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with</w:delText>
        </w:r>
      </w:del>
      <w:del w:id="18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del w:id="185" w:author="PR Preview" w:date="2026-01-01T00:00:00Z">
        <w:r>
          <w:delText xml:space="preserve">.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Their number is written</w:delText>
        </w:r>
      </w:del>
      <w:del w:id="188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k</m:t>
            </m:r>
          </m:sub>
        </m:sSub>
      </m:oMath>
      <w:del w:id="189" w:author="PR Preview" w:date="2026-01-01T00:00:00Z">
        <w:r>
          <w:delText xml:space="preserve">, so</w:delText>
        </w:r>
      </w:del>
      <w:del w:id="190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del w:id="191" w:author="PR Preview" w:date="2026-01-01T00:00:00Z">
        <w:r>
          <w:delText xml:space="preserve">.</w:delText>
        </w:r>
      </w:del>
    </w:p>
    <w:p>
      <w:pPr>
        <w:pStyle w:val="BodyText"/>
      </w:pPr>
      <w:del w:id="192" w:author="PR Preview" w:date="2026-01-01T00:00:00Z">
        <w:r>
          <w:rPr>
            <w:b/>
            <w:bCs/>
          </w:rPr>
          <w:delText xml:space="preserve">Definition 6 (Events at a covariate pattern)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The number of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rPr>
            <w:b/>
            <w:bCs/>
          </w:rPr>
          <w:delText xml:space="preserve">events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at the</w:delText>
        </w:r>
      </w:del>
      <w:del w:id="199" w:author="PR Preview" w:date="2026-01-01T00:00:00Z">
        <w:r>
          <w:delText xml:space="preserve"> </w:delText>
        </w:r>
      </w:del>
      <w:hyperlink w:anchor="def-covariate-pattern">
        <w:del w:id="200" w:author="PR Preview" w:date="2026-01-01T00:00:00Z">
          <w:r>
            <w:rPr>
              <w:rStyle w:val="Hyperlink"/>
            </w:rPr>
            <w:delText xml:space="preserve">covariate pattern</w:delText>
          </w:r>
        </w:del>
      </w:hyperlink>
      <w:del w:id="20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is the sum of the binary outcomes over its</w:delText>
        </w:r>
      </w:del>
      <w:del w:id="204" w:author="PR Preview" w:date="2026-01-01T00:00:00Z">
        <w:r>
          <w:delText xml:space="preserve"> </w:delText>
        </w:r>
      </w:del>
      <w:hyperlink w:anchor="def-replicates">
        <w:del w:id="205" w:author="PR Preview" w:date="2026-01-01T00:00:00Z">
          <w:r>
            <w:rPr>
              <w:rStyle w:val="Hyperlink"/>
            </w:rPr>
            <w:delText xml:space="preserve">replicates</w:delText>
          </w:r>
        </w:del>
      </w:hyperlink>
      <w:del w:id="20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07" w:author="PR Preview" w:date="2026-01-01T00:00:00Z">
        <w:r>
          <w:rPr>
            <w:b/>
            <w:bCs/>
          </w:rPr>
          <w:t xml:space="preserve">Definition 4 (Covariate pattern)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A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rPr>
            <w:b/>
            <w:bCs/>
          </w:rPr>
          <w:t xml:space="preserve">covariate pattern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a distinct value of the predictor vector among the observations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$\mathord{\smash[b]{\underset{\raise.3ex\hbox{$\scriptstyle\sim$}}{x}}\vphantom{x}}_1, \dots, \mathord{\smash[b]{\underset{\raise.3ex\hbox{$\scriptstyle\sim$}}{x}}\vphantom{x}}_n$</w:t>
        </w:r>
      </w:ins>
      <w:ins w:id="216" w:author="PR Preview" w:date="2026-01-01T00:00:00Z">
        <w:r>
          <w:t xml:space="preserve">.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</w:t>
        </w:r>
      </w:ins>
      <w:ins w:id="219" w:author="PR Preview" w:date="2026-01-01T00:00:00Z">
        <w:r>
          <w:t xml:space="preserve"> </w:t>
        </w:r>
      </w:ins>
      <m:oMath>
        <m:r>
          <m:t>K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distinct values are written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$\mathord{\smash[b]{\underset{\raise.3ex\hbox{$\scriptstyle\sim$}}{x}}\vphantom{x}}^{(1)}, \dots, \mathord{\smash[b]{\underset{\raise.3ex\hbox{$\scriptstyle\sim$}}{x}}\vphantom{x}}^{(K)}$</w:t>
        </w:r>
      </w:ins>
      <w:ins w:id="224" w:author="PR Preview" w:date="2026-01-01T00:00:00Z">
        <w:r>
          <w:t xml:space="preserve">, so</w:t>
        </w:r>
      </w:ins>
      <w:ins w:id="22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≤</m:t>
        </m:r>
        <m:r>
          <m:t>n</m:t>
        </m:r>
      </m:oMath>
      <w:ins w:id="226" w:author="PR Preview" w:date="2026-01-01T00:00:00Z">
        <w:r>
          <w:t xml:space="preserve">.</w:t>
        </w:r>
      </w:ins>
    </w:p>
    <w:bookmarkEnd w:id="32"/>
    <w:bookmarkStart w:id="33" w:name="def-replicates"/>
    <w:p>
      <w:pPr>
        <w:pStyle w:val="BodyText"/>
      </w:pPr>
      <w:ins w:id="227" w:author="PR Preview" w:date="2026-01-01T00:00:00Z">
        <w:r>
          <w:rPr>
            <w:b/>
            <w:bCs/>
          </w:rPr>
          <w:t xml:space="preserve">Definition 5 (Replicates)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The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rPr>
            <w:b/>
            <w:bCs/>
          </w:rPr>
          <w:t xml:space="preserve">replicates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of the</w:t>
        </w:r>
      </w:ins>
      <w:ins w:id="234" w:author="PR Preview" w:date="2026-01-01T00:00:00Z">
        <w:r>
          <w:t xml:space="preserve"> </w:t>
        </w:r>
      </w:ins>
      <w:hyperlink w:anchor="def-covariate-pattern">
        <w:ins w:id="235" w:author="PR Preview" w:date="2026-01-01T00:00:00Z">
          <w:r>
            <w:rPr>
              <w:rStyle w:val="Hyperlink"/>
            </w:rPr>
            <w:t xml:space="preserve">covariate pattern</w:t>
          </w:r>
        </w:ins>
      </w:hyperlink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$\mathord{\smash[b]{\underset{\raise.3ex\hbox{$\scriptstyle\sim$}}{x}}\vphantom{x}}^{(k)}$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are the observations</w:t>
        </w:r>
      </w:ins>
      <w:ins w:id="240" w:author="PR Preview" w:date="2026-01-01T00:00:00Z">
        <w:r>
          <w:t xml:space="preserve"> </w:t>
        </w:r>
      </w:ins>
      <m:oMath>
        <m:r>
          <m:t>i</m:t>
        </m:r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with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$\mathord{\smash[b]{\underset{\raise.3ex\hbox{$\scriptstyle\sim$}}{x}}\vphantom{x}}_i= \mathord{\smash[b]{\underset{\raise.3ex\hbox{$\scriptstyle\sim$}}{x}}\vphantom{x}}^{(k)}$</w:t>
        </w:r>
      </w:ins>
      <w:ins w:id="245" w:author="PR Preview" w:date="2026-01-01T00:00:00Z">
        <w:r>
          <w:t xml:space="preserve">.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Their number is written</w:t>
        </w:r>
      </w:ins>
      <w:ins w:id="248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k</m:t>
            </m:r>
          </m:sub>
        </m:sSub>
      </m:oMath>
      <w:ins w:id="249" w:author="PR Preview" w:date="2026-01-01T00:00:00Z">
        <w:r>
          <w:t xml:space="preserve">, so</w:t>
        </w:r>
      </w:ins>
      <w:ins w:id="25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ins w:id="251" w:author="PR Preview" w:date="2026-01-01T00:00:00Z">
        <w:r>
          <w:t xml:space="preserve">.</w:t>
        </w:r>
      </w:ins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ins w:id="252" w:author="PR Preview" w:date="2026-01-01T00:00:00Z">
        <w:r>
          <w:rPr>
            <w:b/>
            <w:bCs/>
          </w:rPr>
          <w:t xml:space="preserve">Definition 6 (Events at a covariate pattern)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The number of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rPr>
            <w:b/>
            <w:bCs/>
          </w:rPr>
          <w:t xml:space="preserve">events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at the</w:t>
        </w:r>
      </w:ins>
      <w:ins w:id="259" w:author="PR Preview" w:date="2026-01-01T00:00:00Z">
        <w:r>
          <w:t xml:space="preserve"> </w:t>
        </w:r>
      </w:ins>
      <w:hyperlink w:anchor="def-covariate-pattern">
        <w:ins w:id="260" w:author="PR Preview" w:date="2026-01-01T00:00:00Z">
          <w:r>
            <w:rPr>
              <w:rStyle w:val="Hyperlink"/>
            </w:rPr>
            <w:t xml:space="preserve">covariate pattern</w:t>
          </w:r>
        </w:ins>
      </w:hyperlink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$\mathord{\smash[b]{\underset{\raise.3ex\hbox{$\scriptstyle\sim$}}{x}}\vphantom{x}}^{(k)}$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is the sum of the binary outcomes over its</w:t>
        </w:r>
      </w:ins>
      <w:ins w:id="265" w:author="PR Preview" w:date="2026-01-01T00:00:00Z">
        <w:r>
          <w:t xml:space="preserve"> </w:t>
        </w:r>
      </w:ins>
      <w:hyperlink w:anchor="def-replicates">
        <w:ins w:id="266" w:author="PR Preview" w:date="2026-01-01T00:00:00Z">
          <w:r>
            <w:rPr>
              <w:rStyle w:val="Hyperlink"/>
            </w:rPr>
            <w:t xml:space="preserve">replicates</w:t>
          </w:r>
        </w:ins>
      </w:hyperlink>
      <w:ins w:id="267" w:author="PR Preview" w:date="2026-01-01T00:00:00Z">
        <w:r>
          <w:t xml:space="preserve">:</w:t>
        </w:r>
      </w:ins>
    </w:p>
    <w:p>
      <w:pPr>
        <w:pStyle w:val="BodyText"/>
      </w:pPr>
      <w:ins w:id="268" w:author="PR Preview" w:date="2026-01-01T00:00:00Z">
        <w:r>
          <w:t xml:space="preserve">$$
    s_k = \sum_{i:\, \mathord{\smash[b]{\underset{\raise.3ex\hbox{$\scriptstyle\sim$}}{x}}\vphantom{x}}_i= \mathord{\smash[b]{\underset{\raise.3ex\hbox{$\scriptstyle\sim$}}{x}}\vphantom{x}}^{(k)}} y_i,
    $$</w:t>
        </w:r>
      </w:ins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BodyText"/>
      </w:pPr>
      <w:bookmarkStart w:id="38" w:name="eq-saturated-model"/>
      <w:ins w:id="269" w:author="PR Preview" w:date="2026-01-01T00:00:00Z">
        <w:r>
  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  </w:r>
      </w:ins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del w:id="270" w:author="PR Preview" w:date="2026-01-01T00:00:00Z">
        <w:r>
          <w:rPr>
            <w:b/>
            <w:bCs/>
          </w:rPr>
          <w:delText xml:space="preserve">Definition 8 (Deviance relative to the saturated model)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The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rPr>
            <w:b/>
            <w:bCs/>
          </w:rPr>
          <w:delText xml:space="preserve">deviance relative to the saturated model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of a fitted model is twice the amount by which its maximized log-likelihood</w:delText>
        </w:r>
      </w:del>
      <w:del w:id="277" w:author="PR Preview" w:date="2026-01-01T00:00:00Z">
        <w:r>
          <w:delText xml:space="preserve"> </w:delText>
        </w:r>
      </w:del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falls short of the maximized log-likelihood</w:delText>
        </w:r>
      </w:del>
      <w:del w:id="28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of the</w:delText>
        </w:r>
      </w:del>
      <w:del w:id="283" w:author="PR Preview" w:date="2026-01-01T00:00:00Z">
        <w:r>
          <w:delText xml:space="preserve"> </w:delText>
        </w:r>
      </w:del>
      <w:hyperlink w:anchor="def-saturated-model">
        <w:del w:id="284" w:author="PR Preview" w:date="2026-01-01T00:00:00Z">
          <w:r>
            <w:rPr>
              <w:rStyle w:val="Hyperlink"/>
            </w:rPr>
            <w:delText xml:space="preserve">saturated model</w:delText>
          </w:r>
        </w:del>
      </w:hyperlink>
      <w:del w:id="285" w:author="PR Preview" w:date="2026-01-01T00:00:00Z">
        <w:r>
          <w:delText xml:space="preserve">:</w:delText>
        </w:r>
      </w:del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BodyText"/>
      </w:pPr>
      <w:ins w:id="286" w:author="PR Preview" w:date="2026-01-01T00:00:00Z">
        <w:r>
          <w:rPr>
            <w:b/>
            <w:bCs/>
          </w:rPr>
          <w:t xml:space="preserve">Definition 8 (Deviance relative to the saturated model)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The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rPr>
            <w:b/>
            <w:bCs/>
          </w:rPr>
          <w:t xml:space="preserve">deviance relative to the saturated model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of a fitted model is twice the amount by which its maximized log-likelihood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$\ell\mathopen{}\left(\hat{\mathord{\smash[b]{\underset{\raise.3ex\hbox{$\scriptstyle\sim$}}{\beta}}\vphantom{\beta}}}\right)\mathclose{}$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falls short of the maximized log-likelihood</w:t>
        </w:r>
      </w:ins>
      <w:ins w:id="29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of the</w:t>
        </w:r>
      </w:ins>
      <w:ins w:id="300" w:author="PR Preview" w:date="2026-01-01T00:00:00Z">
        <w:r>
          <w:t xml:space="preserve"> </w:t>
        </w:r>
      </w:ins>
      <w:hyperlink w:anchor="def-saturated-model">
        <w:ins w:id="301" w:author="PR Preview" w:date="2026-01-01T00:00:00Z">
          <w:r>
            <w:rPr>
              <w:rStyle w:val="Hyperlink"/>
            </w:rPr>
            <w:t xml:space="preserve">saturated model</w:t>
          </w:r>
        </w:ins>
      </w:hyperlink>
      <w:ins w:id="302" w:author="PR Preview" w:date="2026-01-01T00:00:00Z">
        <w:r>
          <w:t xml:space="preserve">:</w:t>
        </w:r>
      </w:ins>
    </w:p>
    <w:p>
      <w:pPr>
        <w:pStyle w:val="BodyText"/>
      </w:pPr>
      <w:bookmarkStart w:id="43" w:name="eq-saturated-deviance"/>
      <w:ins w:id="303" w:author="PR Preview" w:date="2026-01-01T00:00:00Z">
        <w:r>
  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  </w:r>
      </w:ins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del w:id="304" w:author="PR Preview" w:date="2026-01-01T00:00:00Z">
        <w:r>
          <w:rPr>
            <w:i/>
            <w:iCs/>
          </w:rPr>
          <w:delText xml:space="preserve">Proof</w:delText>
        </w:r>
      </w:del>
      <w:del w:id="305" w:author="PR Preview" w:date="2026-01-01T00:00:00Z">
        <w:r>
          <w:delText xml:space="preserve">. </w:delText>
        </w:r>
      </w:del>
      <w:del w:id="306" w:author="PR Preview" w:date="2026-01-01T00:00:00Z">
        <w:r>
          <w:delText xml:space="preserve">Grouping the outcomes by pattern, the fitted model’s log-likelihood is</w:delText>
        </w:r>
      </w:del>
      <w:del w:id="307" w:author="PR Preview" w:date="2026-01-01T00:00:00Z">
        <w:r>
          <w:delText xml:space="preserve"> </w:delText>
        </w:r>
      </w:del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del w:id="308" w:author="PR Preview" w:date="2026-01-01T00:00:00Z">
        <w:r>
          <w:delText xml:space="preserve">.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By</w:delText>
        </w:r>
      </w:del>
      <w:del w:id="311" w:author="PR Preview" w:date="2026-01-01T00:00:00Z">
        <w:r>
          <w:delText xml:space="preserve"> </w:delText>
        </w:r>
      </w:del>
      <w:hyperlink w:anchor="thm-saturated-mle">
        <w:del w:id="312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313" w:author="PR Preview" w:date="2026-01-01T00:00:00Z">
        <w:r>
          <w:delText xml:space="preserve">, the saturated log-likelihood is the same sum with</w:delText>
        </w:r>
      </w:del>
      <w:del w:id="31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replaced by</w:delText>
        </w:r>
      </w:del>
      <w:del w:id="31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del w:id="318" w:author="PR Preview" w:date="2026-01-01T00:00:00Z">
        <w:r>
          <w:delText xml:space="preserve">.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Subtracting the fitted from the saturated log-likelihood, term by term, replaces each</w:delText>
        </w:r>
      </w:del>
      <w:del w:id="321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by</w:delText>
        </w:r>
      </w:del>
      <w:del w:id="324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del w:id="325" w:author="PR Preview" w:date="2026-01-01T00:00:00Z">
        <w:r>
          <w:delText xml:space="preserve">, and likewise for the non-events.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Multiplying by</w:delText>
        </w:r>
      </w:del>
      <w:del w:id="328" w:author="PR Preview" w:date="2026-01-01T00:00:00Z">
        <w:r>
          <w:delText xml:space="preserve"> </w:delText>
        </w:r>
      </w:del>
      <m:oMath>
        <m:r>
          <m:t>2</m:t>
        </m:r>
      </m:oMath>
      <w:del w:id="329" w:author="PR Preview" w:date="2026-01-01T00:00:00Z">
        <w:r>
          <w:delText xml:space="preserve">, as</w:delText>
        </w:r>
      </w:del>
      <w:del w:id="330" w:author="PR Preview" w:date="2026-01-01T00:00:00Z">
        <w:r>
          <w:delText xml:space="preserve"> </w:delText>
        </w:r>
      </w:del>
      <w:hyperlink w:anchor="eq-saturated-deviance">
        <w:del w:id="331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does, gives</w:delText>
        </w:r>
      </w:del>
      <w:del w:id="334" w:author="PR Preview" w:date="2026-01-01T00:00:00Z">
        <w:r>
          <w:delText xml:space="preserve"> </w:delText>
        </w:r>
      </w:del>
      <w:hyperlink w:anchor="eq-saturated-deviance-grouped">
        <w:del w:id="335" w:author="PR Preview" w:date="2026-01-01T00:00:00Z">
          <w:r>
            <w:rPr>
              <w:rStyle w:val="Hyperlink"/>
            </w:rPr>
            <w:delText xml:space="preserve">Equation 6</w:delText>
          </w:r>
        </w:del>
      </w:hyperlink>
      <w:del w:id="336" w:author="PR Preview" w:date="2026-01-01T00:00:00Z">
        <w:r>
          <w:delText xml:space="preserve">.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A count of</w:delText>
        </w:r>
      </w:del>
      <w:del w:id="339" w:author="PR Preview" w:date="2026-01-01T00:00:00Z">
        <w:r>
          <w:delText xml:space="preserve"> </w:delText>
        </w:r>
      </w:del>
      <m:oMath>
        <m:r>
          <m:t>0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times</w:delText>
        </w:r>
      </w:del>
      <w:del w:id="342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0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is taken as</w:delText>
        </w:r>
      </w:del>
      <w:del w:id="345" w:author="PR Preview" w:date="2026-01-01T00:00:00Z">
        <w:r>
          <w:delText xml:space="preserve"> </w:delText>
        </w:r>
      </w:del>
      <m:oMath>
        <m:r>
          <m:t>0</m:t>
        </m:r>
      </m:oMath>
      <w:del w:id="346" w:author="PR Preview" w:date="2026-01-01T00:00:00Z">
        <w:r>
          <w:delText xml:space="preserve">, its limit.</w:delText>
        </w:r>
      </w:del>
    </w:p>
    <w:p>
      <w:pPr>
        <w:pStyle w:val="BodyText"/>
      </w:pPr>
      <w:ins w:id="347" w:author="PR Preview" w:date="2026-01-01T00:00:00Z">
        <w:r>
          <w:rPr>
            <w:i/>
            <w:iCs/>
          </w:rPr>
          <w:t xml:space="preserve">Proof</w:t>
        </w:r>
      </w:ins>
      <w:ins w:id="348" w:author="PR Preview" w:date="2026-01-01T00:00:00Z">
        <w:r>
          <w:t xml:space="preserve">. </w:t>
        </w:r>
      </w:ins>
      <w:ins w:id="349" w:author="PR Preview" w:date="2026-01-01T00:00:00Z">
        <w:r>
          <w:t xml:space="preserve">Grouping the outcomes by pattern, the fitted model’s log-likelihood is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  </w:r>
      </w:ins>
      <w:ins w:id="352" w:author="PR Preview" w:date="2026-01-01T00:00:00Z">
        <w:r>
          <w:t xml:space="preserve">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By</w:t>
        </w:r>
      </w:ins>
      <w:ins w:id="355" w:author="PR Preview" w:date="2026-01-01T00:00:00Z">
        <w:r>
          <w:t xml:space="preserve"> </w:t>
        </w:r>
      </w:ins>
      <w:hyperlink w:anchor="thm-saturated-mle">
        <w:ins w:id="35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57" w:author="PR Preview" w:date="2026-01-01T00:00:00Z">
        <w:r>
          <w:t xml:space="preserve">, the saturated log-likelihood is the same sum with</w:t>
        </w:r>
      </w:ins>
      <w:ins w:id="35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replaced by</w:t>
        </w:r>
      </w:ins>
      <w:ins w:id="36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ins w:id="362" w:author="PR Preview" w:date="2026-01-01T00:00:00Z">
        <w:r>
          <w:t xml:space="preserve">.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Subtracting the fitted from the saturated log-likelihood, term by term, replaces each</w:t>
        </w:r>
      </w:ins>
      <w:ins w:id="365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by</w:t>
        </w:r>
      </w:ins>
      <w:ins w:id="368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ins w:id="369" w:author="PR Preview" w:date="2026-01-01T00:00:00Z">
        <w:r>
          <w:t xml:space="preserve">, and likewise for the non-events.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Multiplying by</w:t>
        </w:r>
      </w:ins>
      <w:ins w:id="372" w:author="PR Preview" w:date="2026-01-01T00:00:00Z">
        <w:r>
          <w:t xml:space="preserve"> </w:t>
        </w:r>
      </w:ins>
      <m:oMath>
        <m:r>
          <m:t>2</m:t>
        </m:r>
      </m:oMath>
      <w:ins w:id="373" w:author="PR Preview" w:date="2026-01-01T00:00:00Z">
        <w:r>
          <w:t xml:space="preserve">, as</w:t>
        </w:r>
      </w:ins>
      <w:ins w:id="374" w:author="PR Preview" w:date="2026-01-01T00:00:00Z">
        <w:r>
          <w:t xml:space="preserve"> </w:t>
        </w:r>
      </w:ins>
      <w:hyperlink w:anchor="eq-saturated-deviance">
        <w:ins w:id="375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does, gives</w:t>
        </w:r>
      </w:ins>
      <w:ins w:id="378" w:author="PR Preview" w:date="2026-01-01T00:00:00Z">
        <w:r>
          <w:t xml:space="preserve"> </w:t>
        </w:r>
      </w:ins>
      <w:hyperlink w:anchor="eq-saturated-deviance-grouped">
        <w:ins w:id="379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380" w:author="PR Preview" w:date="2026-01-01T00:00:00Z">
        <w:r>
          <w:t xml:space="preserve">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A count of</w:t>
        </w:r>
      </w:ins>
      <w:ins w:id="383" w:author="PR Preview" w:date="2026-01-01T00:00:00Z">
        <w:r>
          <w:t xml:space="preserve"> </w:t>
        </w:r>
      </w:ins>
      <m:oMath>
        <m:r>
          <m:t>0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times</w:t>
        </w:r>
      </w:ins>
      <w:ins w:id="386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0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is taken as</w:t>
        </w:r>
      </w:ins>
      <w:ins w:id="389" w:author="PR Preview" w:date="2026-01-01T00:00:00Z">
        <w:r>
          <w:t xml:space="preserve"> </w:t>
        </w:r>
      </w:ins>
      <m:oMath>
        <m:r>
          <m:t>0</m:t>
        </m:r>
      </m:oMath>
      <w:ins w:id="390" w:author="PR Preview" w:date="2026-01-01T00:00:00Z">
        <w:r>
          <w:t xml:space="preserve">, its limit.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del w:id="391" w:author="PR Preview" w:date="2026-01-01T00:00:00Z">
        <w:r>
          <w:rPr>
            <w:i/>
            <w:iCs/>
          </w:rPr>
          <w:delText xml:space="preserve">Proof</w:delText>
        </w:r>
      </w:del>
      <w:del w:id="392" w:author="PR Preview" w:date="2026-01-01T00:00:00Z">
        <w:r>
          <w:delText xml:space="preserve">. </w:delText>
        </w:r>
      </w:del>
      <w:hyperlink w:anchor="def-deviance">
        <w:del w:id="393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gives</w:delText>
        </w:r>
      </w:del>
      <w:del w:id="39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del w:id="397" w:author="PR Preview" w:date="2026-01-01T00:00:00Z">
        <w:r>
          <w:delText xml:space="preserve">.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Distributing the</w:delText>
        </w:r>
      </w:del>
      <w:del w:id="400" w:author="PR Preview" w:date="2026-01-01T00:00:00Z">
        <w:r>
          <w:delText xml:space="preserve"> </w:delText>
        </w:r>
      </w:del>
      <m:oMath>
        <m:r>
          <m:t>2</m:t>
        </m:r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in</w:delText>
        </w:r>
      </w:del>
      <w:del w:id="403" w:author="PR Preview" w:date="2026-01-01T00:00:00Z">
        <w:r>
          <w:delText xml:space="preserve"> </w:delText>
        </w:r>
      </w:del>
      <w:hyperlink w:anchor="eq-saturated-deviance">
        <w:del w:id="404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gives</w:delText>
        </w:r>
      </w:del>
      <w:del w:id="407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del w:id="408" w:author="PR Preview" w:date="2026-01-01T00:00:00Z">
        <w:r>
          <w:delText xml:space="preserve">.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Substituting</w:delText>
        </w:r>
      </w:del>
      <w:del w:id="41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into this expression gives</w:delText>
        </w:r>
      </w:del>
      <w:del w:id="414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del w:id="415" w:author="PR Preview" w:date="2026-01-01T00:00:00Z">
        <w:r>
          <w:delText xml:space="preserve">.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Subtracting</w:delText>
        </w:r>
      </w:del>
      <w:del w:id="418" w:author="PR Preview" w:date="2026-01-01T00:00:00Z">
        <w:r>
          <w:delText xml:space="preserve"> </w:delText>
        </w:r>
      </w:del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from both sides gives the claim.</w:delText>
        </w:r>
      </w:del>
    </w:p>
    <w:p>
      <w:pPr>
        <w:pStyle w:val="FirstParagraph"/>
      </w:pPr>
      <w:ins w:id="421" w:author="PR Preview" w:date="2026-01-01T00:00:00Z">
        <w:r>
          <w:rPr>
            <w:i/>
            <w:iCs/>
          </w:rPr>
          <w:t xml:space="preserve">Proof</w:t>
        </w:r>
      </w:ins>
      <w:ins w:id="422" w:author="PR Preview" w:date="2026-01-01T00:00:00Z">
        <w:r>
          <w:t xml:space="preserve">. </w:t>
        </w:r>
      </w:ins>
      <w:hyperlink w:anchor="def-deviance">
        <w:ins w:id="42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gives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$D= -2 \ell\mathopen{}\left(\hat{\mathord{\smash[b]{\underset{\raise.3ex\hbox{$\scriptstyle\sim$}}{\beta}}\vphantom{\beta}}}\right)\mathclose{}$</w:t>
        </w:r>
      </w:ins>
      <w:ins w:id="428" w:author="PR Preview" w:date="2026-01-01T00:00:00Z">
        <w:r>
          <w:t xml:space="preserve">.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Distributing the</w:t>
        </w:r>
      </w:ins>
      <w:ins w:id="431" w:author="PR Preview" w:date="2026-01-01T00:00:00Z">
        <w:r>
          <w:t xml:space="preserve"> </w:t>
        </w:r>
      </w:ins>
      <m:oMath>
        <m:r>
          <m:t>2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in</w:t>
        </w:r>
      </w:ins>
      <w:ins w:id="434" w:author="PR Preview" w:date="2026-01-01T00:00:00Z">
        <w:r>
          <w:t xml:space="preserve"> </w:t>
        </w:r>
      </w:ins>
      <w:hyperlink w:anchor="eq-saturated-deviance">
        <w:ins w:id="435" w:author="PR Preview" w:date="2026-01-01T00:00:00Z">
          <w:r>
            <w:rPr>
              <w:rStyle w:val="Hyperlink"/>
            </w:rPr>
            <w:t xml:space="preserve">Equation 5</w:t>
          </w:r>
        </w:ins>
      </w:hyperlink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gives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$D_{\mathrm{sat}}= 2 \ell_{\mathrm{sat}}- 2 \ell\mathopen{}\left(\hat{\mathord{\smash[b]{\underset{\raise.3ex\hbox{$\scriptstyle\sim$}}{\beta}}\vphantom{\beta}}}\right)\mathclose{}$</w:t>
        </w:r>
      </w:ins>
      <w:ins w:id="440" w:author="PR Preview" w:date="2026-01-01T00:00:00Z">
        <w:r>
          <w:t xml:space="preserve">.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Substituting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$D= -2 \ell\mathopen{}\left(\hat{\mathord{\smash[b]{\underset{\raise.3ex\hbox{$\scriptstyle\sim$}}{\beta}}\vphantom{\beta}}}\right)\mathclose{}$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into this expression gives</w:t>
        </w:r>
      </w:ins>
      <w:ins w:id="447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ins w:id="448" w:author="PR Preview" w:date="2026-01-01T00:00:00Z">
        <w:r>
          <w:t xml:space="preserve">.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Subtracting</w:t>
        </w:r>
      </w:ins>
      <w:ins w:id="451" w:author="PR Preview" w:date="2026-01-01T00:00:00Z">
        <w:r>
          <w:t xml:space="preserve"> </w:t>
        </w:r>
      </w:ins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from both sides gives the claim.</w:t>
        </w:r>
      </w:ins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del w:id="454" w:author="PR Preview" w:date="2026-01-01T00:00:00Z">
        <w:r>
          <w:rPr>
            <w:b/>
            <w:bCs/>
          </w:rPr>
          <w:delText xml:space="preserve">Theorem 4 (Approximate distribution of the fitted coefficients)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Suppose the outcomes follow the</w:delText>
        </w:r>
      </w:del>
      <w:del w:id="457" w:author="PR Preview" w:date="2026-01-01T00:00:00Z">
        <w:r>
          <w:delText xml:space="preserve"> </w:delText>
        </w:r>
      </w:del>
      <w:hyperlink w:anchor="def-logistic-regression">
        <w:del w:id="458" w:author="PR Preview" w:date="2026-01-01T00:00:00Z">
          <w:r>
            <w:rPr>
              <w:rStyle w:val="Hyperlink"/>
            </w:rPr>
            <w:delText xml:space="preserve">logistic regression model</w:delText>
          </w:r>
        </w:del>
      </w:hyperlink>
      <w:del w:id="459" w:author="PR Preview" w:date="2026-01-01T00:00:00Z">
        <w:r>
          <w:delText xml:space="preserve">.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Let</w:delText>
        </w:r>
      </w:del>
      <w:del w:id="462" w:author="PR Preview" w:date="2026-01-01T00:00:00Z">
        <w:r>
          <w:delText xml:space="preserve"> </w:delText>
        </w:r>
      </w:del>
      <m:oMath>
        <m:r>
          <m:t>X</m:t>
        </m:r>
      </m:oMath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be the matrix whose rows are</w:delText>
        </w:r>
      </w:del>
      <w:del w:id="465" w:author="PR Preview" w:date="2026-01-01T00:00:00Z">
        <w:r>
          <w:delText xml:space="preserve"> </w:delText>
        </w:r>
      </w:del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466" w:author="PR Preview" w:date="2026-01-01T00:00:00Z">
        <w:r>
          <w:delText xml:space="preserve">,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and let</w:delText>
        </w:r>
      </w:del>
      <w:del w:id="469" w:author="PR Preview" w:date="2026-01-01T00:00:00Z">
        <w:r>
          <w:delText xml:space="preserve"> </w:delText>
        </w:r>
      </w:del>
      <m:oMath>
        <m:r>
          <m:t>W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be the diagonal matrix with entries</w:delText>
        </w:r>
      </w:del>
      <w:del w:id="472" w:author="PR Preview" w:date="2026-01-01T00:00:00Z">
        <w:r>
          <w:delText xml:space="preserve"> </w:delText>
        </w:r>
      </w:del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473" w:author="PR Preview" w:date="2026-01-01T00:00:00Z">
        <w:r>
          <w:delText xml:space="preserve">.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Under regularity conditions, for a large sample the fitted coefficients are approximately Gaussian,</w:delText>
        </w:r>
      </w:del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del w:id="476" w:author="PR Preview" w:date="2026-01-01T00:00:00Z">
        <w:r>
          <w:rPr>
            <w:i/>
            <w:iCs/>
          </w:rPr>
          <w:delText xml:space="preserve">Proof</w:delText>
        </w:r>
      </w:del>
      <w:del w:id="477" w:author="PR Preview" w:date="2026-01-01T00:00:00Z">
        <w:r>
          <w:delText xml:space="preserve">. </w:delText>
        </w:r>
      </w:del>
      <w:del w:id="478" w:author="PR Preview" w:date="2026-01-01T00:00:00Z">
        <w:r>
          <w:delText xml:space="preserve">The log-likelihood has score</w:delText>
        </w:r>
      </w:del>
      <w:del w:id="47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80" w:author="PR Preview" w:date="2026-01-01T00:00:00Z">
        <w:r>
          <w:delText xml:space="preserve">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and its Hessian is</w:delText>
        </w:r>
      </w:del>
      <w:del w:id="48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del w:id="484" w:author="PR Preview" w:date="2026-01-01T00:00:00Z">
        <w:r>
          <w:delText xml:space="preserve">, which does not involve the outcomes.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The observed and expected information are therefore both</w:delText>
        </w:r>
      </w:del>
      <w:del w:id="487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del w:id="488" w:author="PR Preview" w:date="2026-01-01T00:00:00Z">
        <w:r>
          <w:delText xml:space="preserve">.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The claim is the Gaussian approximation of the</w:delText>
        </w:r>
      </w:del>
      <w:del w:id="491" w:author="PR Preview" w:date="2026-01-01T00:00:00Z">
        <w:r>
          <w:delText xml:space="preserve"> </w:delText>
        </w:r>
      </w:del>
      <w:hyperlink r:id="rId56">
        <w:del w:id="492" w:author="PR Preview" w:date="2026-01-01T00:00:00Z">
          <w:r>
            <w:rPr>
              <w:rStyle w:val="Hyperlink"/>
            </w:rPr>
            <w:delText xml:space="preserve">central limit theorem for MLEs</w:delText>
          </w:r>
        </w:del>
      </w:hyperlink>
      <w:del w:id="493" w:author="PR Preview" w:date="2026-01-01T00:00:00Z">
        <w:r>
          <w:delText xml:space="preserve">, with this information in place of the inverse covariance.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result is stated for logistic regression by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Hastie et al. (2009, sec. 4.4.3)</w:delText>
        </w:r>
      </w:del>
      <w:del w:id="498" w:author="PR Preview" w:date="2026-01-01T00:00:00Z">
        <w:r>
          <w:delText xml:space="preserve">.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For independent but non-identically distributed outcomes it holds under conditions on the predictors that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Fahrmeir and Kaufmann (1985)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give.</w:delText>
        </w:r>
      </w:del>
    </w:p>
    <w:p>
      <w:pPr>
        <w:pStyle w:val="FirstParagraph"/>
      </w:pPr>
      <w:ins w:id="505" w:author="PR Preview" w:date="2026-01-01T00:00:00Z">
        <w:r>
          <w:rPr>
            <w:b/>
            <w:bCs/>
          </w:rPr>
          <w:t xml:space="preserve">Theorem 4 (Approximate distribution of the fitted coefficients)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Suppose the outcomes follow the</w:t>
        </w:r>
      </w:ins>
      <w:ins w:id="508" w:author="PR Preview" w:date="2026-01-01T00:00:00Z">
        <w:r>
          <w:t xml:space="preserve"> </w:t>
        </w:r>
      </w:ins>
      <w:hyperlink w:anchor="def-logistic-regression">
        <w:ins w:id="509" w:author="PR Preview" w:date="2026-01-01T00:00:00Z">
          <w:r>
            <w:rPr>
              <w:rStyle w:val="Hyperlink"/>
            </w:rPr>
            <w:t xml:space="preserve">logistic regression model</w:t>
          </w:r>
        </w:ins>
      </w:hyperlink>
      <w:ins w:id="510" w:author="PR Preview" w:date="2026-01-01T00:00:00Z">
        <w:r>
          <w:t xml:space="preserve">.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Let</w:t>
        </w:r>
      </w:ins>
      <w:ins w:id="513" w:author="PR Preview" w:date="2026-01-01T00:00:00Z">
        <w:r>
          <w:t xml:space="preserve"> </w:t>
        </w:r>
      </w:ins>
      <m:oMath>
        <m:r>
          <m:t>X</m:t>
        </m:r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be the matrix whose rows are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${\mathord{\smash[b]{\underset{\raise.3ex\hbox{$\scriptstyle\sim$}}{x}}\vphantom{x}}_i}^{\top}$</w:t>
        </w:r>
      </w:ins>
      <w:ins w:id="518" w:author="PR Preview" w:date="2026-01-01T00:00:00Z">
        <w:r>
          <w:t xml:space="preserve">,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and let</w:t>
        </w:r>
      </w:ins>
      <w:ins w:id="521" w:author="PR Preview" w:date="2026-01-01T00:00:00Z">
        <w:r>
          <w:t xml:space="preserve"> </w:t>
        </w:r>
      </w:ins>
      <m:oMath>
        <m:r>
          <m:t>W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be the diagonal matrix with entries</w:t>
        </w:r>
      </w:ins>
      <w:ins w:id="524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525" w:author="PR Preview" w:date="2026-01-01T00:00:00Z">
        <w:r>
          <w:t xml:space="preserve">.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Under regularity conditions, for a large sample the fitted coefficients are approximately Gaussian,</w:t>
        </w:r>
      </w:ins>
    </w:p>
    <w:p>
      <w:pPr>
        <w:pStyle w:val="BodyText"/>
      </w:pPr>
      <w:bookmarkStart w:id="54" w:name="eq-logistic-mle-distribution"/>
      <w:ins w:id="528" w:author="PR Preview" w:date="2026-01-01T00:00:00Z">
        <w:r>
  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  </w:r>
      </w:ins>
      <w:bookmarkEnd w:id="54"/>
    </w:p>
    <w:bookmarkEnd w:id="55"/>
    <w:p>
      <w:pPr>
        <w:pStyle w:val="FirstParagraph"/>
      </w:pPr>
      <w:ins w:id="529" w:author="PR Preview" w:date="2026-01-01T00:00:00Z">
        <w:r>
          <w:rPr>
            <w:i/>
            <w:iCs/>
          </w:rPr>
          <w:t xml:space="preserve">Proof</w:t>
        </w:r>
      </w:ins>
      <w:ins w:id="530" w:author="PR Preview" w:date="2026-01-01T00:00:00Z">
        <w:r>
          <w:t xml:space="preserve">. </w:t>
        </w:r>
      </w:ins>
      <w:ins w:id="531" w:author="PR Preview" w:date="2026-01-01T00:00:00Z">
        <w:r>
          <w:t xml:space="preserve">The log-likelihood has score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${X}^{\top} \mathopen{}\left(\mathord{\smash[b]{\underset{\raise.3ex\hbox{$\scriptstyle\sim$}}{y}}\vphantom{y}}- \mathord{\smash[b]{\underset{\raise.3ex\hbox{$\scriptstyle\sim$}}{\pi}}\vphantom{\pi}}\right)\mathclose{}$</w:t>
        </w:r>
      </w:ins>
      <w:ins w:id="534" w:author="PR Preview" w:date="2026-01-01T00:00:00Z">
        <w:r>
          <w:t xml:space="preserve">,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and its Hessian is</w:t>
        </w:r>
      </w:ins>
      <w:ins w:id="53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538" w:author="PR Preview" w:date="2026-01-01T00:00:00Z">
        <w:r>
          <w:t xml:space="preserve">, which does not involve the outcomes.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The observed and expected information are therefore both</w:t>
        </w:r>
      </w:ins>
      <w:ins w:id="54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542" w:author="PR Preview" w:date="2026-01-01T00:00:00Z">
        <w:r>
          <w:t xml:space="preserve">.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The claim is the Gaussian approximation of the</w:t>
        </w:r>
      </w:ins>
      <w:ins w:id="545" w:author="PR Preview" w:date="2026-01-01T00:00:00Z">
        <w:r>
          <w:t xml:space="preserve"> </w:t>
        </w:r>
      </w:ins>
      <w:hyperlink r:id="rId56">
        <w:ins w:id="546" w:author="PR Preview" w:date="2026-01-01T00:00:00Z">
          <w:r>
            <w:rPr>
              <w:rStyle w:val="Hyperlink"/>
            </w:rPr>
            <w:t xml:space="preserve">central limit theorem for MLEs</w:t>
          </w:r>
        </w:ins>
      </w:hyperlink>
      <w:ins w:id="547" w:author="PR Preview" w:date="2026-01-01T00:00:00Z">
        <w:r>
          <w:t xml:space="preserve">, with this information in place of the inverse covariance.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The result is stated for logistic regression by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Hastie et al. (2009, sec. 4.4.3)</w:t>
        </w:r>
      </w:ins>
      <w:ins w:id="552" w:author="PR Preview" w:date="2026-01-01T00:00:00Z">
        <w:r>
          <w:t xml:space="preserve">.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For independent but non-identically distributed outcomes it holds under conditions on the predictors that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Fahrmeir and Kaufmann (1985)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give.</w:t>
        </w:r>
      </w:ins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2026-10-17T01:18:46Z</dcterms:created>
  <dcterms:modified xsi:type="dcterms:W3CDTF">2026-10-17T01:18:46Z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