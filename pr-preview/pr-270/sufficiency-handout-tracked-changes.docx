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(Statistic)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statistic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function of the sample,</w:delText>
        </w:r>
      </w:del>
      <w:del w:id="10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that does not depend on any unknown parameter.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Its value at the observed data,</w:delText>
        </w:r>
      </w:del>
      <w:del w:id="16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7" w:author="PR Preview" w:date="2026-01-01T00:00:00Z">
        <w:r>
          <w:delText xml:space="preserve">, is a number or vector we can compute.</w:delText>
        </w:r>
      </w:del>
    </w:p>
    <w:p>
      <w:pPr>
        <w:pStyle w:val="FirstParagraph"/>
      </w:pPr>
      <w:ins w:id="18" w:author="PR Preview" w:date="2026-01-01T00:00:00Z">
        <w:r>
          <w:rPr>
            <w:b/>
            <w:bCs/>
          </w:rPr>
          <w:t xml:space="preserve">Definition 1 (Statistic)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b/>
            <w:bCs/>
          </w:rPr>
          <w:t xml:space="preserve">statistic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a function of the sample,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27" w:author="PR Preview" w:date="2026-01-01T00:00:00Z">
        <w:r>
          <w:t xml:space="preserve">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that does not depend on any unknown parameter.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Its value at the observed data,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34" w:author="PR Preview" w:date="2026-01-01T00:00:00Z">
        <w:r>
          <w:t xml:space="preserve">, is a number or vector we can compute.</w:t>
        </w:r>
      </w:ins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del w:id="35" w:author="PR Preview" w:date="2026-01-01T00:00:00Z">
        <w:r>
          <w:rPr>
            <w:b/>
            <w:bCs/>
          </w:rPr>
          <w:delText xml:space="preserve">Definition 2 (Sufficient statistic)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Let</w:delText>
        </w:r>
      </w:del>
      <w:del w:id="3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be a discrete sample whose distribution depends on a parameter</w:delText>
        </w:r>
      </w:del>
      <w:del w:id="41" w:author="PR Preview" w:date="2026-01-01T00:00:00Z">
        <w:r>
          <w:delText xml:space="preserve"> </w:delText>
        </w:r>
      </w:del>
      <m:oMath>
        <m:r>
          <m:t>θ</m:t>
        </m:r>
      </m:oMath>
      <w:del w:id="42" w:author="PR Preview" w:date="2026-01-01T00:00:00Z">
        <w:r>
          <w:delText xml:space="preserve">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A</w:delText>
        </w:r>
      </w:del>
      <w:del w:id="45" w:author="PR Preview" w:date="2026-01-01T00:00:00Z">
        <w:r>
          <w:delText xml:space="preserve"> </w:delText>
        </w:r>
      </w:del>
      <w:hyperlink w:anchor="def-statistic">
        <w:del w:id="46" w:author="PR Preview" w:date="2026-01-01T00:00:00Z">
          <w:r>
            <w:rPr>
              <w:rStyle w:val="Hyperlink"/>
            </w:rPr>
            <w:delText xml:space="preserve">statistic</w:delText>
          </w:r>
        </w:del>
      </w:hyperlink>
      <w:del w:id="47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is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rPr>
            <w:b/>
            <w:bCs/>
          </w:rPr>
          <w:delText xml:space="preserve">sufficient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for</w:delText>
        </w:r>
      </w:del>
      <w:del w:id="54" w:author="PR Preview" w:date="2026-01-01T00:00:00Z">
        <w:r>
          <w:delText xml:space="preserve"> </w:delText>
        </w:r>
      </w:del>
      <m:oMath>
        <m:r>
          <m:t>θ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if, for every sample</w:delText>
        </w:r>
      </w:del>
      <w:del w:id="5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and every value</w:delText>
        </w:r>
      </w:del>
      <w:del w:id="60" w:author="PR Preview" w:date="2026-01-01T00:00:00Z">
        <w:r>
          <w:delText xml:space="preserve"> </w:delText>
        </w:r>
      </w:del>
      <m:oMath>
        <m:r>
          <m:t>t</m:t>
        </m:r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the conditional probability of the sample given the statistic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is the same for every value of</w:delText>
        </w:r>
      </w:del>
      <w:del w:id="66" w:author="PR Preview" w:date="2026-01-01T00:00:00Z">
        <w:r>
          <w:delText xml:space="preserve"> </w:delText>
        </w:r>
      </w:del>
      <m:oMath>
        <m:r>
          <m:t>θ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at which the statistic takes the value</w:delText>
        </w:r>
      </w:del>
      <w:del w:id="69" w:author="PR Preview" w:date="2026-01-01T00:00:00Z">
        <w:r>
          <w:delText xml:space="preserve"> </w:delText>
        </w:r>
      </w:del>
      <m:oMath>
        <m:r>
          <m:t>t</m:t>
        </m:r>
      </m:oMath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with positive probability:</w:delText>
        </w:r>
      </w:del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p>
      <w:pPr>
        <w:pStyle w:val="BodyText"/>
      </w:pPr>
      <w:ins w:id="72" w:author="PR Preview" w:date="2026-01-01T00:00:00Z">
        <w:r>
          <w:rPr>
            <w:b/>
            <w:bCs/>
          </w:rPr>
          <w:t xml:space="preserve">Definition 2 (Sufficient statistic)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Let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$\mathord{\smash[b]{\underset{\raise.3ex\hbox{$\scriptstyle\sim$}}{X}}\vphantom{X}}$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be a discrete sample whose distribution depends on a parameter</w:t>
        </w:r>
      </w:ins>
      <w:ins w:id="79" w:author="PR Preview" w:date="2026-01-01T00:00:00Z">
        <w:r>
          <w:t xml:space="preserve"> </w:t>
        </w:r>
      </w:ins>
      <m:oMath>
        <m:r>
          <m:t>θ</m:t>
        </m:r>
      </m:oMath>
      <w:ins w:id="80" w:author="PR Preview" w:date="2026-01-01T00:00:00Z">
        <w:r>
          <w:t xml:space="preserve">.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</w:t>
        </w:r>
      </w:ins>
      <w:ins w:id="83" w:author="PR Preview" w:date="2026-01-01T00:00:00Z">
        <w:r>
          <w:t xml:space="preserve"> </w:t>
        </w:r>
      </w:ins>
      <w:hyperlink w:anchor="def-statistic">
        <w:ins w:id="84" w:author="PR Preview" w:date="2026-01-01T00:00:00Z">
          <w:r>
            <w:rPr>
              <w:rStyle w:val="Hyperlink"/>
            </w:rPr>
            <w:t xml:space="preserve">statistic</w:t>
          </w:r>
        </w:ins>
      </w:hyperlink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is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rPr>
            <w:b/>
            <w:bCs/>
          </w:rPr>
          <w:t xml:space="preserve">sufficient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for</w:t>
        </w:r>
      </w:ins>
      <w:ins w:id="93" w:author="PR Preview" w:date="2026-01-01T00:00:00Z">
        <w:r>
          <w:t xml:space="preserve"> </w:t>
        </w:r>
      </w:ins>
      <m:oMath>
        <m:r>
          <m:t>θ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if, for every sample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$\mathord{\smash[b]{\underset{\raise.3ex\hbox{$\scriptstyle\sim$}}{x}}\vphantom{x}}$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and every value</w:t>
        </w:r>
      </w:ins>
      <w:ins w:id="100" w:author="PR Preview" w:date="2026-01-01T00:00:00Z">
        <w:r>
          <w:t xml:space="preserve"> </w:t>
        </w:r>
      </w:ins>
      <m:oMath>
        <m:r>
          <m:t>t</m:t>
        </m:r>
      </m:oMath>
      <w:ins w:id="101" w:author="PR Preview" w:date="2026-01-01T00:00:00Z">
        <w:r>
          <w:t xml:space="preserve">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the conditional probability of the sample given the statistic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is the same for every value of</w:t>
        </w:r>
      </w:ins>
      <w:ins w:id="106" w:author="PR Preview" w:date="2026-01-01T00:00:00Z">
        <w:r>
          <w:t xml:space="preserve"> </w:t>
        </w:r>
      </w:ins>
      <m:oMath>
        <m:r>
          <m:t>θ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at which the statistic takes the value</w:t>
        </w:r>
      </w:ins>
      <w:ins w:id="109" w:author="PR Preview" w:date="2026-01-01T00:00:00Z">
        <w:r>
          <w:t xml:space="preserve"> </w:t>
        </w:r>
      </w:ins>
      <m:oMath>
        <m:r>
          <m:t>t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with positive probability:</w:t>
        </w:r>
      </w:ins>
    </w:p>
    <w:p>
      <w:pPr>
        <w:pStyle w:val="BodyText"/>
      </w:pPr>
      <w:bookmarkStart w:id="13" w:name="eq-sufficient"/>
      <w:ins w:id="112" w:author="PR Preview" w:date="2026-01-01T00:00:00Z">
        <w:r>
  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  </w:r>
      </w:ins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del w:id="113" w:author="PR Preview" w:date="2026-01-01T00:00:00Z">
        <w:r>
          <w:rPr>
            <w:i/>
            <w:iCs/>
          </w:rPr>
          <w:delText xml:space="preserve">Remark 3</w:delText>
        </w:r>
      </w:del>
      <w:del w:id="114" w:author="PR Preview" w:date="2026-01-01T00:00:00Z">
        <w:r>
          <w:delText xml:space="preserve"> (What sufficiency says). </w:delText>
        </w:r>
      </w:del>
      <w:del w:id="115" w:author="PR Preview" w:date="2026-01-01T00:00:00Z">
        <w:r>
          <w:delText xml:space="preserve">Once we know</w:delText>
        </w:r>
      </w:del>
      <w:del w:id="116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17" w:author="PR Preview" w:date="2026-01-01T00:00:00Z">
        <w:r>
          <w:delText xml:space="preserve">, the remaining randomness in the sample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has the same distribution whatever the parameter is,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so the sample carries no further information about</w:delText>
        </w:r>
      </w:del>
      <w:del w:id="122" w:author="PR Preview" w:date="2026-01-01T00:00:00Z">
        <w:r>
          <w:delText xml:space="preserve"> </w:delText>
        </w:r>
      </w:del>
      <m:oMath>
        <m:r>
          <m:t>θ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beyond</w:delText>
        </w:r>
      </w:del>
      <w:del w:id="125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26" w:author="PR Preview" w:date="2026-01-01T00:00:00Z">
        <w:r>
          <w:delText xml:space="preserve">.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A statistic can therefore stand in for the whole sample when we estimate</w:delText>
        </w:r>
      </w:del>
      <w:del w:id="129" w:author="PR Preview" w:date="2026-01-01T00:00:00Z">
        <w:r>
          <w:delText xml:space="preserve"> </w:delText>
        </w:r>
      </w:del>
      <m:oMath>
        <m:r>
          <m:t>θ</m:t>
        </m:r>
      </m:oMath>
      <w:del w:id="130" w:author="PR Preview" w:date="2026-01-01T00:00:00Z">
        <w:r>
          <w:delText xml:space="preserve">.</w:delText>
        </w:r>
      </w:del>
    </w:p>
    <w:p>
      <w:pPr>
        <w:pStyle w:val="BodyText"/>
      </w:pPr>
      <w:del w:id="131" w:author="PR Preview" w:date="2026-01-01T00:00:00Z">
        <w:r>
          <w:delText xml:space="preserve">The sample itself, taking</w:delText>
        </w:r>
      </w:del>
      <w:del w:id="132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3" w:author="PR Preview" w:date="2026-01-01T00:00:00Z">
        <w:r>
          <w:delText xml:space="preserve">, is always sufficient but does not reduce the data;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a useful sufficient statistic is a much shorter summary,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such as a sum or a mean.</w:delText>
        </w:r>
      </w:del>
    </w:p>
    <w:p>
      <w:pPr>
        <w:pStyle w:val="BodyText"/>
      </w:pPr>
      <w:ins w:id="138" w:author="PR Preview" w:date="2026-01-01T00:00:00Z">
        <w:r>
          <w:rPr>
            <w:i/>
            <w:iCs/>
          </w:rPr>
          <w:t xml:space="preserve">Remark 3</w:t>
        </w:r>
      </w:ins>
      <w:ins w:id="139" w:author="PR Preview" w:date="2026-01-01T00:00:00Z">
        <w:r>
          <w:t xml:space="preserve"> (What sufficiency says). </w:t>
        </w:r>
      </w:ins>
      <w:ins w:id="140" w:author="PR Preview" w:date="2026-01-01T00:00:00Z">
        <w:r>
          <w:t xml:space="preserve">Once we know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143" w:author="PR Preview" w:date="2026-01-01T00:00:00Z">
        <w:r>
          <w:t xml:space="preserve">, the remaining randomness in the sample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has the same distribution whatever the parameter is,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so the sample carries no further information about</w:t>
        </w:r>
      </w:ins>
      <w:ins w:id="148" w:author="PR Preview" w:date="2026-01-01T00:00:00Z">
        <w:r>
          <w:t xml:space="preserve"> </w:t>
        </w:r>
      </w:ins>
      <m:oMath>
        <m:r>
          <m:t>θ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beyond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153" w:author="PR Preview" w:date="2026-01-01T00:00:00Z">
        <w:r>
          <w:t xml:space="preserve">.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A statistic can therefore stand in for the whole sample when we estimate</w:t>
        </w:r>
      </w:ins>
      <w:ins w:id="156" w:author="PR Preview" w:date="2026-01-01T00:00:00Z">
        <w:r>
          <w:t xml:space="preserve"> </w:t>
        </w:r>
      </w:ins>
      <m:oMath>
        <m:r>
          <m:t>θ</m:t>
        </m:r>
      </m:oMath>
      <w:ins w:id="157" w:author="PR Preview" w:date="2026-01-01T00:00:00Z">
        <w:r>
          <w:t xml:space="preserve">.</w:t>
        </w:r>
      </w:ins>
    </w:p>
    <w:p>
      <w:pPr>
        <w:pStyle w:val="BodyText"/>
      </w:pPr>
      <w:ins w:id="158" w:author="PR Preview" w:date="2026-01-01T00:00:00Z">
        <w:r>
          <w:t xml:space="preserve">The sample itself, taking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$T\mathopen{}\left(\mathord{\smash[b]{\underset{\raise.3ex\hbox{$\scriptstyle\sim$}}{X}}\vphantom{X}}\right)\mathclose{} = \mathord{\smash[b]{\underset{\raise.3ex\hbox{$\scriptstyle\sim$}}{X}}\vphantom{X}}$</w:t>
        </w:r>
      </w:ins>
      <w:ins w:id="161" w:author="PR Preview" w:date="2026-01-01T00:00:00Z">
        <w:r>
          <w:t xml:space="preserve">, is always sufficient but does not reduce the data;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 useful sufficient statistic is a much shorter summary,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such as a sum or a mean.</w:t>
        </w:r>
      </w:ins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del w:id="166" w:author="PR Preview" w:date="2026-01-01T00:00:00Z">
        <w:r>
          <w:rPr>
            <w:b/>
            <w:bCs/>
          </w:rPr>
          <w:delText xml:space="preserve">Theorem 1 (Factorization theorem)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Let</w:delText>
        </w:r>
      </w:del>
      <w:del w:id="169" w:author="PR Preview" w:date="2026-01-01T00:00:00Z">
        <w:r>
          <w:delText xml:space="preserve"> </w:delText>
        </w:r>
      </w:del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be the joint probability mass function of a discrete sample</w:delText>
        </w:r>
      </w:del>
      <w:del w:id="17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3" w:author="PR Preview" w:date="2026-01-01T00:00:00Z">
        <w:r>
          <w:delText xml:space="preserve">.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A statistic</w:delText>
        </w:r>
      </w:del>
      <w:del w:id="176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is</w:delText>
        </w:r>
      </w:del>
      <w:del w:id="179" w:author="PR Preview" w:date="2026-01-01T00:00:00Z">
        <w:r>
          <w:delText xml:space="preserve"> </w:delText>
        </w:r>
      </w:del>
      <w:hyperlink w:anchor="def-sufficient">
        <w:del w:id="180" w:author="PR Preview" w:date="2026-01-01T00:00:00Z">
          <w:r>
            <w:rPr>
              <w:rStyle w:val="Hyperlink"/>
            </w:rPr>
            <w:delText xml:space="preserve">sufficient</w:delText>
          </w:r>
        </w:del>
      </w:hyperlink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for</w:delText>
        </w:r>
      </w:del>
      <w:del w:id="183" w:author="PR Preview" w:date="2026-01-01T00:00:00Z">
        <w:r>
          <w:delText xml:space="preserve"> </w:delText>
        </w:r>
      </w:del>
      <m:oMath>
        <m:r>
          <m:t>θ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if and only if there are nonnegative functions</w:delText>
        </w:r>
      </w:del>
      <w:del w:id="186" w:author="PR Preview" w:date="2026-01-01T00:00:00Z">
        <w:r>
          <w:delText xml:space="preserve"> </w:delText>
        </w:r>
      </w:del>
      <m:oMath>
        <m:r>
          <m:t>g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and</w:delText>
        </w:r>
      </w:del>
      <w:del w:id="189" w:author="PR Preview" w:date="2026-01-01T00:00:00Z">
        <w:r>
          <w:delText xml:space="preserve"> </w:delText>
        </w:r>
      </w:del>
      <m:oMath>
        <m:r>
          <m:t>h</m:t>
        </m:r>
      </m:oMath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such that,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for every sample</w:delText>
        </w:r>
      </w:del>
      <w:del w:id="19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and every</w:delText>
        </w:r>
      </w:del>
      <w:del w:id="197" w:author="PR Preview" w:date="2026-01-01T00:00:00Z">
        <w:r>
          <w:delText xml:space="preserve"> </w:delText>
        </w:r>
      </w:del>
      <m:oMath>
        <m:r>
          <m:t>θ</m:t>
        </m:r>
      </m:oMath>
      <w:del w:id="198" w:author="PR Preview" w:date="2026-01-01T00:00:00Z">
        <w:r>
          <w:delText xml:space="preserve">,</w:delText>
        </w:r>
      </w:del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del w:id="199" w:author="PR Preview" w:date="2026-01-01T00:00:00Z">
        <w:r>
          <w:delText xml:space="preserve">where</w:delText>
        </w:r>
      </w:del>
      <w:del w:id="200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does not depend on</w:delText>
        </w:r>
      </w:del>
      <w:del w:id="203" w:author="PR Preview" w:date="2026-01-01T00:00:00Z">
        <w:r>
          <w:delText xml:space="preserve"> </w:delText>
        </w:r>
      </w:del>
      <m:oMath>
        <m:r>
          <m:t>θ</m:t>
        </m:r>
      </m:oMath>
      <w:del w:id="204" w:author="PR Preview" w:date="2026-01-01T00:00:00Z">
        <w:r>
          <w:delText xml:space="preserve">.</w:delText>
        </w:r>
      </w:del>
    </w:p>
    <w:p>
      <w:pPr>
        <w:pStyle w:val="BodyText"/>
      </w:pPr>
      <w:del w:id="205" w:author="PR Preview" w:date="2026-01-01T00:00:00Z">
        <w:r>
          <w:rPr>
            <w:i/>
            <w:iCs/>
          </w:rPr>
          <w:delText xml:space="preserve">Proof</w:delText>
        </w:r>
      </w:del>
      <w:del w:id="206" w:author="PR Preview" w:date="2026-01-01T00:00:00Z">
        <w:r>
          <w:delText xml:space="preserve">. </w:delText>
        </w:r>
      </w:del>
      <w:del w:id="207" w:author="PR Preview" w:date="2026-01-01T00:00:00Z">
        <w:r>
          <w:delText xml:space="preserve">Fix a sample</w:delText>
        </w:r>
      </w:del>
      <w:del w:id="20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and write</w:delText>
        </w:r>
      </w:del>
      <w:del w:id="211" w:author="PR Preview" w:date="2026-01-01T00:00:00Z">
        <w:r>
          <w:delText xml:space="preserve"> </w:delText>
        </w:r>
      </w:del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12" w:author="PR Preview" w:date="2026-01-01T00:00:00Z">
        <w:r>
          <w:delText xml:space="preserve">.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The event</w:delText>
        </w:r>
      </w:del>
      <w:del w:id="21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lies inside the event</w:delText>
        </w:r>
      </w:del>
      <w:del w:id="218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del w:id="219" w:author="PR Preview" w:date="2026-01-01T00:00:00Z">
        <w:r>
          <w:delText xml:space="preserve">.</w:delText>
        </w:r>
      </w:del>
    </w:p>
    <w:p>
      <w:pPr>
        <w:pStyle w:val="BodyText"/>
      </w:pPr>
      <w:del w:id="220" w:author="PR Preview" w:date="2026-01-01T00:00:00Z">
        <w:r>
          <w:rPr>
            <w:b/>
            <w:bCs/>
          </w:rPr>
          <w:delText xml:space="preserve">Sufficient implies a factorization.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Define</w:delText>
        </w:r>
      </w:del>
      <w:del w:id="223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and let</w:delText>
        </w:r>
      </w:del>
      <w:del w:id="226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be the conditional probability</w:delText>
        </w:r>
      </w:del>
      <w:del w:id="22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at any</w:delText>
        </w:r>
      </w:del>
      <w:del w:id="232" w:author="PR Preview" w:date="2026-01-01T00:00:00Z">
        <w:r>
          <w:delText xml:space="preserve"> </w:delText>
        </w:r>
      </w:del>
      <m:oMath>
        <m:r>
          <m:t>θ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with</w:delText>
        </w:r>
      </w:del>
      <w:del w:id="23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del w:id="236" w:author="PR Preview" w:date="2026-01-01T00:00:00Z">
        <w:r>
          <w:delText xml:space="preserve">.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By</w:delText>
        </w:r>
      </w:del>
      <w:del w:id="239" w:author="PR Preview" w:date="2026-01-01T00:00:00Z">
        <w:r>
          <w:delText xml:space="preserve"> </w:delText>
        </w:r>
      </w:del>
      <w:hyperlink w:anchor="eq-sufficient">
        <w:del w:id="240" w:author="PR Preview" w:date="2026-01-01T00:00:00Z">
          <w:r>
            <w:rPr>
              <w:rStyle w:val="Hyperlink"/>
            </w:rPr>
            <w:delText xml:space="preserve">sufficiency</w:delText>
          </w:r>
        </w:del>
      </w:hyperlink>
      <w:del w:id="241" w:author="PR Preview" w:date="2026-01-01T00:00:00Z">
        <w:r>
          <w:delText xml:space="preserve">,</w:delText>
        </w:r>
      </w:del>
      <w:del w:id="242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does not depend on which such</w:delText>
        </w:r>
      </w:del>
      <w:del w:id="245" w:author="PR Preview" w:date="2026-01-01T00:00:00Z">
        <w:r>
          <w:delText xml:space="preserve"> </w:delText>
        </w:r>
      </w:del>
      <m:oMath>
        <m:r>
          <m:t>θ</m:t>
        </m:r>
      </m:oMath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we use.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(If</w:delText>
        </w:r>
      </w:del>
      <w:del w:id="25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for every</w:delText>
        </w:r>
      </w:del>
      <w:del w:id="253" w:author="PR Preview" w:date="2026-01-01T00:00:00Z">
        <w:r>
          <w:delText xml:space="preserve"> </w:delText>
        </w:r>
      </w:del>
      <m:oMath>
        <m:r>
          <m:t>θ</m:t>
        </m:r>
      </m:oMath>
      <w:del w:id="254" w:author="PR Preview" w:date="2026-01-01T00:00:00Z">
        <w:r>
          <w:delText xml:space="preserve">, set</w:delText>
        </w:r>
      </w:del>
      <w:del w:id="255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del w:id="256" w:author="PR Preview" w:date="2026-01-01T00:00:00Z">
        <w:r>
          <w:delText xml:space="preserve">.)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Both functions are nonnegative, and at a</w:delText>
        </w:r>
      </w:del>
      <w:del w:id="259" w:author="PR Preview" w:date="2026-01-01T00:00:00Z">
        <w:r>
          <w:delText xml:space="preserve"> </w:delText>
        </w:r>
      </w:del>
      <m:oMath>
        <m:r>
          <m:t>θ</m:t>
        </m:r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with</w:delText>
        </w:r>
      </w:del>
      <w:del w:id="26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both sides of</w:delText>
        </w:r>
      </w:del>
      <w:del w:id="265" w:author="PR Preview" w:date="2026-01-01T00:00:00Z">
        <w:r>
          <w:delText xml:space="preserve"> </w:delText>
        </w:r>
      </w:del>
      <w:hyperlink w:anchor="eq-factorization">
        <w:del w:id="266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are zero, because the event</w:delText>
        </w:r>
      </w:del>
      <w:del w:id="26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lies inside the event</w:delText>
        </w:r>
      </w:del>
      <w:del w:id="272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del w:id="273" w:author="PR Preview" w:date="2026-01-01T00:00:00Z">
        <w:r>
          <w:delText xml:space="preserve">.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At every other</w:delText>
        </w:r>
      </w:del>
      <w:del w:id="276" w:author="PR Preview" w:date="2026-01-01T00:00:00Z">
        <w:r>
          <w:delText xml:space="preserve"> </w:delText>
        </w:r>
      </w:del>
      <m:oMath>
        <m:r>
          <m:t>θ</m:t>
        </m:r>
      </m:oMath>
      <w:del w:id="27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78" w:author="PR Preview" w:date="2026-01-01T00:00:00Z">
        <w:r>
          <w:rPr>
            <w:b/>
            <w:bCs/>
          </w:rPr>
          <w:delText xml:space="preserve">A factorization implies sufficient.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Suppose</w:delText>
        </w:r>
      </w:del>
      <w:del w:id="281" w:author="PR Preview" w:date="2026-01-01T00:00:00Z">
        <w:r>
          <w:delText xml:space="preserve"> </w:delText>
        </w:r>
      </w:del>
      <w:hyperlink w:anchor="eq-factorization">
        <w:del w:id="282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holds, and let</w:delText>
        </w:r>
      </w:del>
      <w:del w:id="285" w:author="PR Preview" w:date="2026-01-01T00:00:00Z">
        <w:r>
          <w:delText xml:space="preserve"> </w:delText>
        </w:r>
      </w:del>
      <m:oMath>
        <m:r>
          <m:t>t</m:t>
        </m:r>
      </m:oMath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be a value with</w:delText>
        </w:r>
      </w:del>
      <w:del w:id="28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del w:id="289" w:author="PR Preview" w:date="2026-01-01T00:00:00Z">
        <w:r>
          <w:delText xml:space="preserve">.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The event</w:delText>
        </w:r>
      </w:del>
      <w:del w:id="292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is the union of the disjoint events</w:delText>
        </w:r>
      </w:del>
      <w:del w:id="29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over the samples</w:delText>
        </w:r>
      </w:del>
      <w:del w:id="29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with</w:delText>
        </w:r>
      </w:del>
      <w:del w:id="301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del w:id="302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del w:id="303" w:author="PR Preview" w:date="2026-01-01T00:00:00Z">
        <w:r>
          <w:delText xml:space="preserve">This is positive, so</w:delText>
        </w:r>
      </w:del>
      <w:del w:id="304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del w:id="305" w:author="PR Preview" w:date="2026-01-01T00:00:00Z">
        <w:r>
          <w:delText xml:space="preserve">.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For a sample</w:delText>
        </w:r>
      </w:del>
      <w:del w:id="30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with</w:delText>
        </w:r>
      </w:del>
      <w:del w:id="311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del w:id="312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13" w:author="PR Preview" w:date="2026-01-01T00:00:00Z">
        <w:r>
          <w:delText xml:space="preserve">which does not depend on</w:delText>
        </w:r>
      </w:del>
      <w:del w:id="314" w:author="PR Preview" w:date="2026-01-01T00:00:00Z">
        <w:r>
          <w:delText xml:space="preserve"> </w:delText>
        </w:r>
      </w:del>
      <m:oMath>
        <m:r>
          <m:t>θ</m:t>
        </m:r>
      </m:oMath>
      <w:del w:id="315" w:author="PR Preview" w:date="2026-01-01T00:00:00Z">
        <w:r>
          <w:delText xml:space="preserve">.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For a sample</w:delText>
        </w:r>
      </w:del>
      <w:del w:id="31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with</w:delText>
        </w:r>
      </w:del>
      <w:del w:id="321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the conditional probability is zero,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which does not depend on</w:delText>
        </w:r>
      </w:del>
      <w:del w:id="326" w:author="PR Preview" w:date="2026-01-01T00:00:00Z">
        <w:r>
          <w:delText xml:space="preserve"> </w:delText>
        </w:r>
      </w:del>
      <m:oMath>
        <m:r>
          <m:t>θ</m:t>
        </m:r>
      </m:oMath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either.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So</w:delText>
        </w:r>
      </w:del>
      <w:del w:id="331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is sufficient.</w:delText>
        </w:r>
      </w:del>
    </w:p>
    <w:p>
      <w:pPr>
        <w:pStyle w:val="BodyText"/>
      </w:pPr>
      <w:ins w:id="334" w:author="PR Preview" w:date="2026-01-01T00:00:00Z">
        <w:r>
          <w:rPr>
            <w:b/>
            <w:bCs/>
          </w:rPr>
          <w:t xml:space="preserve">Theorem 1 (Factorization theorem)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Let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$\operatorname{f}\mathopen{}\left(\mathord{\smash[b]{\underset{\raise.3ex\hbox{$\scriptstyle\sim$}}{x}}\vphantom{x}}; \theta\right)\mathclose{}$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be the joint probability mass function of a discrete sample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$\mathord{\smash[b]{\underset{\raise.3ex\hbox{$\scriptstyle\sim$}}{X}}\vphantom{X}}$</w:t>
        </w:r>
      </w:ins>
      <w:ins w:id="343" w:author="PR Preview" w:date="2026-01-01T00:00:00Z">
        <w:r>
          <w:t xml:space="preserve">.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A statistic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is</w:t>
        </w:r>
      </w:ins>
      <w:ins w:id="350" w:author="PR Preview" w:date="2026-01-01T00:00:00Z">
        <w:r>
          <w:t xml:space="preserve"> </w:t>
        </w:r>
      </w:ins>
      <w:hyperlink w:anchor="def-sufficient">
        <w:ins w:id="351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for</w:t>
        </w:r>
      </w:ins>
      <w:ins w:id="354" w:author="PR Preview" w:date="2026-01-01T00:00:00Z">
        <w:r>
          <w:t xml:space="preserve"> </w:t>
        </w:r>
      </w:ins>
      <m:oMath>
        <m:r>
          <m:t>θ</m:t>
        </m:r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if and only if there are nonnegative functions</w:t>
        </w:r>
      </w:ins>
      <w:ins w:id="357" w:author="PR Preview" w:date="2026-01-01T00:00:00Z">
        <w:r>
          <w:t xml:space="preserve"> </w:t>
        </w:r>
      </w:ins>
      <m:oMath>
        <m:r>
          <m:t>g</m:t>
        </m:r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and</w:t>
        </w:r>
      </w:ins>
      <w:ins w:id="360" w:author="PR Preview" w:date="2026-01-01T00:00:00Z">
        <w:r>
          <w:t xml:space="preserve"> </w:t>
        </w:r>
      </w:ins>
      <m:oMath>
        <m:r>
          <m:t>h</m:t>
        </m:r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such that,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for every sample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$\mathord{\smash[b]{\underset{\raise.3ex\hbox{$\scriptstyle\sim$}}{x}}\vphantom{x}}$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and every</w:t>
        </w:r>
      </w:ins>
      <w:ins w:id="369" w:author="PR Preview" w:date="2026-01-01T00:00:00Z">
        <w:r>
          <w:t xml:space="preserve"> </w:t>
        </w:r>
      </w:ins>
      <m:oMath>
        <m:r>
          <m:t>θ</m:t>
        </m:r>
      </m:oMath>
      <w:ins w:id="370" w:author="PR Preview" w:date="2026-01-01T00:00:00Z">
        <w:r>
          <w:t xml:space="preserve">,</w:t>
        </w:r>
      </w:ins>
    </w:p>
    <w:p>
      <w:pPr>
        <w:pStyle w:val="BodyText"/>
      </w:pPr>
      <w:bookmarkStart w:id="17" w:name="eq-factorization"/>
      <w:ins w:id="371" w:author="PR Preview" w:date="2026-01-01T00:00:00Z">
        <w:r>
  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  </w:r>
      </w:ins>
      <w:bookmarkEnd w:id="17"/>
    </w:p>
    <w:p>
      <w:pPr>
        <w:pStyle w:val="FirstParagraph"/>
      </w:pPr>
      <w:ins w:id="372" w:author="PR Preview" w:date="2026-01-01T00:00:00Z">
        <w:r>
          <w:t xml:space="preserve">where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$h\mathopen{}\left(\mathord{\smash[b]{\underset{\raise.3ex\hbox{$\scriptstyle\sim$}}{x}}\vphantom{x}}\right)\mathclose{}$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does not depend on</w:t>
        </w:r>
      </w:ins>
      <w:ins w:id="377" w:author="PR Preview" w:date="2026-01-01T00:00:00Z">
        <w:r>
          <w:t xml:space="preserve"> </w:t>
        </w:r>
      </w:ins>
      <m:oMath>
        <m:r>
          <m:t>θ</m:t>
        </m:r>
      </m:oMath>
      <w:ins w:id="378" w:author="PR Preview" w:date="2026-01-01T00:00:00Z">
        <w:r>
          <w:t xml:space="preserve">.</w:t>
        </w:r>
      </w:ins>
    </w:p>
    <w:bookmarkEnd w:id="18"/>
    <w:p>
      <w:pPr>
        <w:pStyle w:val="BodyText"/>
      </w:pPr>
      <w:ins w:id="379" w:author="PR Preview" w:date="2026-01-01T00:00:00Z">
        <w:r>
          <w:rPr>
            <w:i/>
            <w:iCs/>
          </w:rPr>
          <w:t xml:space="preserve">Proof</w:t>
        </w:r>
      </w:ins>
      <w:ins w:id="380" w:author="PR Preview" w:date="2026-01-01T00:00:00Z">
        <w:r>
          <w:t xml:space="preserve">. </w:t>
        </w:r>
      </w:ins>
      <w:ins w:id="381" w:author="PR Preview" w:date="2026-01-01T00:00:00Z">
        <w:r>
          <w:t xml:space="preserve">Fix a sample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$\mathord{\smash[b]{\underset{\raise.3ex\hbox{$\scriptstyle\sim$}}{x}}\vphantom{x}}$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and write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$t \stackrel{\text{def}}{=}T\mathopen{}\left(\mathord{\smash[b]{\underset{\raise.3ex\hbox{$\scriptstyle\sim$}}{x}}\vphantom{x}}\right)\mathclose{}$</w:t>
        </w:r>
      </w:ins>
      <w:ins w:id="388" w:author="PR Preview" w:date="2026-01-01T00:00:00Z">
        <w:r>
          <w:t xml:space="preserve">.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The event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lies inside the event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$T\mathopen{}\left(\mathord{\smash[b]{\underset{\raise.3ex\hbox{$\scriptstyle\sim$}}{X}}\vphantom{X}}\right)\mathclose{} = t$</w:t>
        </w:r>
      </w:ins>
      <w:ins w:id="397" w:author="PR Preview" w:date="2026-01-01T00:00:00Z">
        <w:r>
          <w:t xml:space="preserve">.</w:t>
        </w:r>
      </w:ins>
    </w:p>
    <w:p>
      <w:pPr>
        <w:pStyle w:val="BodyText"/>
      </w:pPr>
      <w:ins w:id="398" w:author="PR Preview" w:date="2026-01-01T00:00:00Z">
        <w:r>
          <w:rPr>
            <w:b/>
            <w:bCs/>
          </w:rPr>
          <w:t xml:space="preserve">Sufficient implies a factorization.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Define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and let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$h\mathopen{}\left(\mathord{\smash[b]{\underset{\raise.3ex\hbox{$\scriptstyle\sim$}}{x}}\vphantom{x}}\right)\mathclose{}$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be the conditional probability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at any</w:t>
        </w:r>
      </w:ins>
      <w:ins w:id="413" w:author="PR Preview" w:date="2026-01-01T00:00:00Z">
        <w:r>
          <w:t xml:space="preserve"> </w:t>
        </w:r>
      </w:ins>
      <m:oMath>
        <m:r>
          <m:t>θ</m:t>
        </m:r>
      </m:oMath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with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$\Pr_{\theta}\mathopen{}\left(T\mathopen{}\left(\mathord{\smash[b]{\underset{\raise.3ex\hbox{$\scriptstyle\sim$}}{X}}\vphantom{X}}\right)\mathclose{} = t\right)\mathclose{} &gt; 0$</w:t>
        </w:r>
      </w:ins>
      <w:ins w:id="418" w:author="PR Preview" w:date="2026-01-01T00:00:00Z">
        <w:r>
          <w:t xml:space="preserve">.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By</w:t>
        </w:r>
      </w:ins>
      <w:ins w:id="421" w:author="PR Preview" w:date="2026-01-01T00:00:00Z">
        <w:r>
          <w:t xml:space="preserve"> </w:t>
        </w:r>
      </w:ins>
      <w:hyperlink w:anchor="eq-sufficient">
        <w:ins w:id="422" w:author="PR Preview" w:date="2026-01-01T00:00:00Z">
          <w:r>
            <w:rPr>
              <w:rStyle w:val="Hyperlink"/>
            </w:rPr>
            <w:t xml:space="preserve">sufficiency</w:t>
          </w:r>
        </w:ins>
      </w:hyperlink>
      <w:ins w:id="423" w:author="PR Preview" w:date="2026-01-01T00:00:00Z">
        <w:r>
          <w:t xml:space="preserve">,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$h\mathopen{}\left(\mathord{\smash[b]{\underset{\raise.3ex\hbox{$\scriptstyle\sim$}}{x}}\vphantom{x}}\right)\mathclose{}$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does not depend on which such</w:t>
        </w:r>
      </w:ins>
      <w:ins w:id="428" w:author="PR Preview" w:date="2026-01-01T00:00:00Z">
        <w:r>
          <w:t xml:space="preserve"> </w:t>
        </w:r>
      </w:ins>
      <m:oMath>
        <m:r>
          <m:t>θ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we use.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(If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$\Pr_{\theta}\mathopen{}\left(T\mathopen{}\left(\mathord{\smash[b]{\underset{\raise.3ex\hbox{$\scriptstyle\sim$}}{X}}\vphantom{X}}\right)\mathclose{} = t\right)\mathclose{} = 0$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for every</w:t>
        </w:r>
      </w:ins>
      <w:ins w:id="437" w:author="PR Preview" w:date="2026-01-01T00:00:00Z">
        <w:r>
          <w:t xml:space="preserve"> </w:t>
        </w:r>
      </w:ins>
      <m:oMath>
        <m:r>
          <m:t>θ</m:t>
        </m:r>
      </m:oMath>
      <w:ins w:id="438" w:author="PR Preview" w:date="2026-01-01T00:00:00Z">
        <w:r>
          <w:t xml:space="preserve">, set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$h\mathopen{}\left(\mathord{\smash[b]{\underset{\raise.3ex\hbox{$\scriptstyle\sim$}}{x}}\vphantom{x}}\right)\mathclose{} \stackrel{\text{def}}{=}0$</w:t>
        </w:r>
      </w:ins>
      <w:ins w:id="441" w:author="PR Preview" w:date="2026-01-01T00:00:00Z">
        <w:r>
          <w:t xml:space="preserve">.)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Both functions are nonnegative, and at a</w:t>
        </w:r>
      </w:ins>
      <w:ins w:id="444" w:author="PR Preview" w:date="2026-01-01T00:00:00Z">
        <w:r>
          <w:t xml:space="preserve"> </w:t>
        </w:r>
      </w:ins>
      <m:oMath>
        <m:r>
          <m:t>θ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with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$\Pr_{\theta}\mathopen{}\left(T\mathopen{}\left(\mathord{\smash[b]{\underset{\raise.3ex\hbox{$\scriptstyle\sim$}}{X}}\vphantom{X}}\right)\mathclose{} = t\right)\mathclose{} = 0$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both sides of</w:t>
        </w:r>
      </w:ins>
      <w:ins w:id="451" w:author="PR Preview" w:date="2026-01-01T00:00:00Z">
        <w:r>
          <w:t xml:space="preserve"> </w:t>
        </w:r>
      </w:ins>
      <w:hyperlink w:anchor="eq-factorization">
        <w:ins w:id="452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are zero, because the event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lies inside the event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$T\mathopen{}\left(\mathord{\smash[b]{\underset{\raise.3ex\hbox{$\scriptstyle\sim$}}{X}}\vphantom{X}}\right)\mathclose{} = t$</w:t>
        </w:r>
      </w:ins>
      <w:ins w:id="461" w:author="PR Preview" w:date="2026-01-01T00:00:00Z">
        <w:r>
          <w:t xml:space="preserve">.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At every other</w:t>
        </w:r>
      </w:ins>
      <w:ins w:id="464" w:author="PR Preview" w:date="2026-01-01T00:00:00Z">
        <w:r>
          <w:t xml:space="preserve"> </w:t>
        </w:r>
      </w:ins>
      <m:oMath>
        <m:r>
          <m:t>θ</m:t>
        </m:r>
      </m:oMath>
      <w:ins w:id="465" w:author="PR Preview" w:date="2026-01-01T00:00:00Z">
        <w:r>
          <w:t xml:space="preserve">,</w:t>
        </w:r>
      </w:ins>
    </w:p>
    <w:p>
      <w:pPr>
        <w:pStyle w:val="BodyText"/>
      </w:pPr>
      <w:ins w:id="466" w:author="PR Preview" w:date="2026-01-01T00:00:00Z">
        <w:r>
  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  </w:r>
      </w:ins>
    </w:p>
    <w:p>
      <w:pPr>
        <w:pStyle w:val="FirstParagraph"/>
      </w:pPr>
      <w:ins w:id="467" w:author="PR Preview" w:date="2026-01-01T00:00:00Z">
        <w:r>
          <w:rPr>
            <w:b/>
            <w:bCs/>
          </w:rPr>
          <w:t xml:space="preserve">A factorization implies sufficient.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Suppose</w:t>
        </w:r>
      </w:ins>
      <w:ins w:id="470" w:author="PR Preview" w:date="2026-01-01T00:00:00Z">
        <w:r>
          <w:t xml:space="preserve"> </w:t>
        </w:r>
      </w:ins>
      <w:hyperlink w:anchor="eq-factorization">
        <w:ins w:id="471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holds, and let</w:t>
        </w:r>
      </w:ins>
      <w:ins w:id="474" w:author="PR Preview" w:date="2026-01-01T00:00:00Z">
        <w:r>
          <w:t xml:space="preserve"> </w:t>
        </w:r>
      </w:ins>
      <m:oMath>
        <m:r>
          <m:t>t</m:t>
        </m:r>
      </m:oMath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be a value with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$\Pr_{\theta}\mathopen{}\left(T\mathopen{}\left(\mathord{\smash[b]{\underset{\raise.3ex\hbox{$\scriptstyle\sim$}}{X}}\vphantom{X}}\right)\mathclose{} = t\right)\mathclose{} &gt; 0$</w:t>
        </w:r>
      </w:ins>
      <w:ins w:id="479" w:author="PR Preview" w:date="2026-01-01T00:00:00Z">
        <w:r>
          <w:t xml:space="preserve">.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The event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$T\mathopen{}\left(\mathord{\smash[b]{\underset{\raise.3ex\hbox{$\scriptstyle\sim$}}{X}}\vphantom{X}}\right)\mathclose{} = t$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is the union of the disjoint events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$\mathord{\smash[b]{\underset{\raise.3ex\hbox{$\scriptstyle\sim$}}{X}}\vphantom{X}}= \mathord{\smash[b]{\underset{\raise.3ex\hbox{$\scriptstyle\sim$}}{y}}\vphantom{y}}$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over the samples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$\mathord{\smash[b]{\underset{\raise.3ex\hbox{$\scriptstyle\sim$}}{y}}\vphantom{y}}$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with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$T\mathopen{}\left(\mathord{\smash[b]{\underset{\raise.3ex\hbox{$\scriptstyle\sim$}}{y}}\vphantom{y}}\right)\mathclose{} = t$</w:t>
        </w:r>
      </w:ins>
      <w:ins w:id="496" w:author="PR Preview" w:date="2026-01-01T00:00:00Z">
        <w:r>
          <w:t xml:space="preserve">, so</w:t>
        </w:r>
      </w:ins>
    </w:p>
    <w:p>
      <w:pPr>
        <w:pStyle w:val="BodyText"/>
      </w:pPr>
      <w:ins w:id="497" w:author="PR Preview" w:date="2026-01-01T00:00:00Z">
        <w:r>
  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  </w:r>
      </w:ins>
    </w:p>
    <w:p>
      <w:pPr>
        <w:pStyle w:val="FirstParagraph"/>
      </w:pPr>
      <w:ins w:id="498" w:author="PR Preview" w:date="2026-01-01T00:00:00Z">
        <w:r>
          <w:t xml:space="preserve">This is positive, so</w:t>
        </w:r>
      </w:ins>
      <w:ins w:id="499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500" w:author="PR Preview" w:date="2026-01-01T00:00:00Z">
        <w:r>
          <w:t xml:space="preserve">.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For a sample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$\mathord{\smash[b]{\underset{\raise.3ex\hbox{$\scriptstyle\sim$}}{x}}\vphantom{x}}$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with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$T\mathopen{}\left(\mathord{\smash[b]{\underset{\raise.3ex\hbox{$\scriptstyle\sim$}}{x}}\vphantom{x}}\right)\mathclose{} = t$</w:t>
        </w:r>
      </w:ins>
      <w:ins w:id="509" w:author="PR Preview" w:date="2026-01-01T00:00:00Z">
        <w:r>
          <w:t xml:space="preserve">,</w:t>
        </w:r>
      </w:ins>
    </w:p>
    <w:p>
      <w:pPr>
        <w:pStyle w:val="BodyText"/>
      </w:pPr>
      <w:ins w:id="510" w:author="PR Preview" w:date="2026-01-01T00:00:00Z">
        <w:r>
  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  </w:r>
      </w:ins>
    </w:p>
    <w:p>
      <w:pPr>
        <w:pStyle w:val="FirstParagraph"/>
      </w:pPr>
      <w:ins w:id="511" w:author="PR Preview" w:date="2026-01-01T00:00:00Z">
        <w:r>
          <w:t xml:space="preserve">which does not depend on</w:t>
        </w:r>
      </w:ins>
      <w:ins w:id="512" w:author="PR Preview" w:date="2026-01-01T00:00:00Z">
        <w:r>
          <w:t xml:space="preserve"> </w:t>
        </w:r>
      </w:ins>
      <m:oMath>
        <m:r>
          <m:t>θ</m:t>
        </m:r>
      </m:oMath>
      <w:ins w:id="513" w:author="PR Preview" w:date="2026-01-01T00:00:00Z">
        <w:r>
          <w:t xml:space="preserve">.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For a sample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$\mathord{\smash[b]{\underset{\raise.3ex\hbox{$\scriptstyle\sim$}}{x}}\vphantom{x}}$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with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$T\mathopen{}\left(\mathord{\smash[b]{\underset{\raise.3ex\hbox{$\scriptstyle\sim$}}{x}}\vphantom{x}}\right)\mathclose{} \neq t$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the conditional probability is zero,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which does not depend on</w:t>
        </w:r>
      </w:ins>
      <w:ins w:id="526" w:author="PR Preview" w:date="2026-01-01T00:00:00Z">
        <w:r>
          <w:t xml:space="preserve"> </w:t>
        </w:r>
      </w:ins>
      <m:oMath>
        <m:r>
          <m:t>θ</m:t>
        </m:r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either.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So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is sufficient.</w:t>
        </w:r>
      </w:ins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del w:id="535" w:author="PR Preview" w:date="2026-01-01T00:00:00Z">
        <w:r>
          <w:delText xml:space="preserve">This has the form of</w:delText>
        </w:r>
      </w:del>
      <w:del w:id="536" w:author="PR Preview" w:date="2026-01-01T00:00:00Z">
        <w:r>
          <w:delText xml:space="preserve"> </w:delText>
        </w:r>
      </w:del>
      <w:hyperlink w:anchor="eq-factorization">
        <w:del w:id="537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with</w:delText>
        </w:r>
      </w:del>
      <w:del w:id="540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and</w:delText>
        </w:r>
      </w:del>
      <w:del w:id="543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del w:id="544" w:author="PR Preview" w:date="2026-01-01T00:00:00Z">
        <w:r>
          <w:delText xml:space="preserve">,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where</w:delText>
        </w:r>
      </w:del>
      <w:del w:id="54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548" w:author="PR Preview" w:date="2026-01-01T00:00:00Z">
        <w:r>
          <w:delText xml:space="preserve">.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So the sum</w:delText>
        </w:r>
      </w:del>
      <w:del w:id="551" w:author="PR Preview" w:date="2026-01-01T00:00:00Z">
        <w:r>
          <w:delText xml:space="preserve"> </w:delText>
        </w:r>
      </w:del>
      <m:oMath>
        <m:r>
          <m:t>S</m:t>
        </m:r>
      </m:oMath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is</w:delText>
        </w:r>
      </w:del>
      <w:del w:id="554" w:author="PR Preview" w:date="2026-01-01T00:00:00Z">
        <w:r>
          <w:delText xml:space="preserve"> </w:delText>
        </w:r>
      </w:del>
      <w:hyperlink w:anchor="def-sufficient">
        <w:del w:id="555" w:author="PR Preview" w:date="2026-01-01T00:00:00Z">
          <w:r>
            <w:rPr>
              <w:rStyle w:val="Hyperlink"/>
            </w:rPr>
            <w:delText xml:space="preserve">sufficient</w:delText>
          </w:r>
        </w:del>
      </w:hyperlink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for</w:delText>
        </w:r>
      </w:del>
      <w:del w:id="558" w:author="PR Preview" w:date="2026-01-01T00:00:00Z">
        <w:r>
          <w:delText xml:space="preserve"> </w:delText>
        </w:r>
      </w:del>
      <m:oMath>
        <m:r>
          <m:t>λ</m:t>
        </m:r>
      </m:oMath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by</w:delText>
        </w:r>
      </w:del>
      <w:del w:id="561" w:author="PR Preview" w:date="2026-01-01T00:00:00Z">
        <w:r>
          <w:delText xml:space="preserve"> </w:delText>
        </w:r>
      </w:del>
      <w:hyperlink w:anchor="thm-factorization">
        <w:del w:id="562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563" w:author="PR Preview" w:date="2026-01-01T00:00:00Z">
        <w:r>
          <w:delText xml:space="preserve">.</w:delText>
        </w:r>
      </w:del>
    </w:p>
    <w:p>
      <w:pPr>
        <w:pStyle w:val="BodyText"/>
      </w:pPr>
      <w:ins w:id="564" w:author="PR Preview" w:date="2026-01-01T00:00:00Z">
        <w:r>
  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  </w:r>
      </w:ins>
    </w:p>
    <w:p>
      <w:pPr>
        <w:pStyle w:val="FirstParagraph"/>
      </w:pPr>
      <w:ins w:id="565" w:author="PR Preview" w:date="2026-01-01T00:00:00Z">
        <w:r>
          <w:t xml:space="preserve">This has the form of</w:t>
        </w:r>
      </w:ins>
      <w:ins w:id="566" w:author="PR Preview" w:date="2026-01-01T00:00:00Z">
        <w:r>
          <w:t xml:space="preserve"> </w:t>
        </w:r>
      </w:ins>
      <w:hyperlink w:anchor="eq-factorization">
        <w:ins w:id="567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with</w:t>
        </w:r>
      </w:ins>
      <w:ins w:id="570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and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$h\mathopen{}\left(\mathord{\smash[b]{\underset{\raise.3ex\hbox{$\scriptstyle\sim$}}{x}}\vphantom{x}}\right)\mathclose{} = \prod_{i=1}^n 1 / x_i!$</w:t>
        </w:r>
      </w:ins>
      <w:ins w:id="575" w:author="PR Preview" w:date="2026-01-01T00:00:00Z">
        <w:r>
          <w:t xml:space="preserve">,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where</w:t>
        </w:r>
      </w:ins>
      <w:ins w:id="57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579" w:author="PR Preview" w:date="2026-01-01T00:00:00Z">
        <w:r>
          <w:t xml:space="preserve">.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So the sum</w:t>
        </w:r>
      </w:ins>
      <w:ins w:id="582" w:author="PR Preview" w:date="2026-01-01T00:00:00Z">
        <w:r>
          <w:t xml:space="preserve"> </w:t>
        </w:r>
      </w:ins>
      <m:oMath>
        <m:r>
          <m:t>S</m:t>
        </m:r>
      </m:oMath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is</w:t>
        </w:r>
      </w:ins>
      <w:ins w:id="585" w:author="PR Preview" w:date="2026-01-01T00:00:00Z">
        <w:r>
          <w:t xml:space="preserve"> </w:t>
        </w:r>
      </w:ins>
      <w:hyperlink w:anchor="def-sufficient">
        <w:ins w:id="586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for</w:t>
        </w:r>
      </w:ins>
      <w:ins w:id="589" w:author="PR Preview" w:date="2026-01-01T00:00:00Z">
        <w:r>
          <w:t xml:space="preserve"> </w:t>
        </w:r>
      </w:ins>
      <m:oMath>
        <m:r>
          <m:t>λ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by</w:t>
        </w:r>
      </w:ins>
      <w:ins w:id="592" w:author="PR Preview" w:date="2026-01-01T00:00:00Z">
        <w:r>
          <w:t xml:space="preserve"> </w:t>
        </w:r>
      </w:ins>
      <w:hyperlink w:anchor="thm-factorization">
        <w:ins w:id="59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594" w:author="PR Preview" w:date="2026-01-01T00:00:00Z">
        <w:r>
          <w:t xml:space="preserve">.</w:t>
        </w:r>
      </w:ins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del w:id="595" w:author="PR Preview" w:date="2026-01-01T00:00:00Z">
        <w:r>
          <w:rPr>
            <w:b/>
            <w:bCs/>
          </w:rPr>
          <w:delText xml:space="preserve">Definition 3 (Rao–Blackwellized estimator)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Let</w:delText>
        </w:r>
      </w:del>
      <w:del w:id="59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be an</w:delText>
        </w:r>
      </w:del>
      <w:del w:id="601" w:author="PR Preview" w:date="2026-01-01T00:00:00Z">
        <w:r>
          <w:delText xml:space="preserve"> </w:delText>
        </w:r>
      </w:del>
      <w:hyperlink r:id="rId10">
        <w:del w:id="602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of</w:delText>
        </w:r>
      </w:del>
      <w:del w:id="605" w:author="PR Preview" w:date="2026-01-01T00:00:00Z">
        <w:r>
          <w:delText xml:space="preserve"> </w:delText>
        </w:r>
      </w:del>
      <m:oMath>
        <m:r>
          <m:t>θ</m:t>
        </m:r>
      </m:oMath>
      <w:del w:id="606" w:author="PR Preview" w:date="2026-01-01T00:00:00Z">
        <w:r>
          <w:delText xml:space="preserve">,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and let</w:delText>
        </w:r>
      </w:del>
      <w:del w:id="609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be a</w:delText>
        </w:r>
      </w:del>
      <w:del w:id="612" w:author="PR Preview" w:date="2026-01-01T00:00:00Z">
        <w:r>
          <w:delText xml:space="preserve"> </w:delText>
        </w:r>
      </w:del>
      <w:hyperlink w:anchor="def-sufficient">
        <w:del w:id="613" w:author="PR Preview" w:date="2026-01-01T00:00:00Z">
          <w:r>
            <w:rPr>
              <w:rStyle w:val="Hyperlink"/>
            </w:rPr>
            <w:delText xml:space="preserve">sufficient</w:delText>
          </w:r>
        </w:del>
      </w:hyperlink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statistic for</w:delText>
        </w:r>
      </w:del>
      <w:del w:id="616" w:author="PR Preview" w:date="2026-01-01T00:00:00Z">
        <w:r>
          <w:delText xml:space="preserve"> </w:delText>
        </w:r>
      </w:del>
      <m:oMath>
        <m:r>
          <m:t>θ</m:t>
        </m:r>
      </m:oMath>
      <w:del w:id="617" w:author="PR Preview" w:date="2026-01-01T00:00:00Z">
        <w:r>
          <w:delText xml:space="preserve">.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The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rPr>
            <w:b/>
            <w:bCs/>
          </w:rPr>
          <w:delText xml:space="preserve">Rao–Blackwellized estimator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is the conditional expectation of</w:delText>
        </w:r>
      </w:del>
      <w:del w:id="62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given the statistic:</w:delText>
        </w:r>
      </w:del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del w:id="627" w:author="PR Preview" w:date="2026-01-01T00:00:00Z">
        <w:r>
          <w:rPr>
            <w:b/>
            <w:bCs/>
          </w:rPr>
          <w:delText xml:space="preserve">Lemma 1 (The Rao–Blackwellized estimator is a statistic)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Let</w:delText>
        </w:r>
      </w:del>
      <w:del w:id="630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be a</w:delText>
        </w:r>
      </w:del>
      <w:del w:id="633" w:author="PR Preview" w:date="2026-01-01T00:00:00Z">
        <w:r>
          <w:delText xml:space="preserve"> </w:delText>
        </w:r>
      </w:del>
      <w:hyperlink w:anchor="def-sufficient">
        <w:del w:id="634" w:author="PR Preview" w:date="2026-01-01T00:00:00Z">
          <w:r>
            <w:rPr>
              <w:rStyle w:val="Hyperlink"/>
            </w:rPr>
            <w:delText xml:space="preserve">sufficient</w:delText>
          </w:r>
        </w:del>
      </w:hyperlink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statistic for</w:delText>
        </w:r>
      </w:del>
      <w:del w:id="637" w:author="PR Preview" w:date="2026-01-01T00:00:00Z">
        <w:r>
          <w:delText xml:space="preserve"> </w:delText>
        </w:r>
      </w:del>
      <m:oMath>
        <m:r>
          <m:t>θ</m:t>
        </m:r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and</w:delText>
        </w:r>
      </w:del>
      <w:del w:id="64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an estimator of</w:delText>
        </w:r>
      </w:del>
      <w:del w:id="643" w:author="PR Preview" w:date="2026-01-01T00:00:00Z">
        <w:r>
          <w:delText xml:space="preserve"> </w:delText>
        </w:r>
      </w:del>
      <m:oMath>
        <m:r>
          <m:t>θ</m:t>
        </m:r>
      </m:oMath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with finite expectation.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Then</w:delText>
        </w:r>
      </w:del>
      <w:del w:id="648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does not depend on</w:delText>
        </w:r>
      </w:del>
      <w:del w:id="651" w:author="PR Preview" w:date="2026-01-01T00:00:00Z">
        <w:r>
          <w:delText xml:space="preserve"> </w:delText>
        </w:r>
      </w:del>
      <m:oMath>
        <m:r>
          <m:t>θ</m:t>
        </m:r>
      </m:oMath>
      <w:del w:id="652" w:author="PR Preview" w:date="2026-01-01T00:00:00Z">
        <w:r>
          <w:delText xml:space="preserve">,</w:delText>
        </w:r>
      </w:del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so it is a</w:delText>
        </w:r>
      </w:del>
      <w:del w:id="655" w:author="PR Preview" w:date="2026-01-01T00:00:00Z">
        <w:r>
          <w:delText xml:space="preserve"> </w:delText>
        </w:r>
      </w:del>
      <w:hyperlink w:anchor="def-statistic">
        <w:del w:id="656" w:author="PR Preview" w:date="2026-01-01T00:00:00Z">
          <w:r>
            <w:rPr>
              <w:rStyle w:val="Hyperlink"/>
            </w:rPr>
            <w:delText xml:space="preserve">statistic</w:delText>
          </w:r>
        </w:del>
      </w:hyperlink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and an estimator.</w:delText>
        </w:r>
      </w:del>
    </w:p>
    <w:p>
      <w:pPr>
        <w:pStyle w:val="BodyText"/>
      </w:pPr>
      <w:del w:id="659" w:author="PR Preview" w:date="2026-01-01T00:00:00Z">
        <w:r>
          <w:rPr>
            <w:i/>
            <w:iCs/>
          </w:rPr>
          <w:delText xml:space="preserve">Proof</w:delText>
        </w:r>
      </w:del>
      <w:del w:id="660" w:author="PR Preview" w:date="2026-01-01T00:00:00Z">
        <w:r>
          <w:delText xml:space="preserve">. </w:delText>
        </w:r>
      </w:del>
      <w:del w:id="661" w:author="PR Preview" w:date="2026-01-01T00:00:00Z">
        <w:r>
          <w:delText xml:space="preserve">Take a discrete sample, and fix a value</w:delText>
        </w:r>
      </w:del>
      <w:del w:id="662" w:author="PR Preview" w:date="2026-01-01T00:00:00Z">
        <w:r>
          <w:delText xml:space="preserve"> </w:delText>
        </w:r>
      </w:del>
      <m:oMath>
        <m:r>
          <m:t>t</m:t>
        </m:r>
      </m:oMath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that</w:delText>
        </w:r>
      </w:del>
      <w:del w:id="665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takes with positive probability.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Write</w:delText>
        </w:r>
      </w:del>
      <w:del w:id="67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671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del w:id="672" w:author="PR Preview" w:date="2026-01-01T00:00:00Z">
        <w:r>
          <w:delText xml:space="preserve">Each term involves</w:delText>
        </w:r>
      </w:del>
      <w:del w:id="67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674" w:author="PR Preview" w:date="2026-01-01T00:00:00Z">
        <w:r>
          <w:delText xml:space="preserve">, which does not depend on</w:delText>
        </w:r>
      </w:del>
      <w:del w:id="675" w:author="PR Preview" w:date="2026-01-01T00:00:00Z">
        <w:r>
          <w:delText xml:space="preserve"> </w:delText>
        </w:r>
      </w:del>
      <m:oMath>
        <m:r>
          <m:t>θ</m:t>
        </m:r>
      </m:oMath>
      <w:del w:id="676" w:author="PR Preview" w:date="2026-01-01T00:00:00Z">
        <w:r>
          <w:delText xml:space="preserve">,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and the conditional probability, which does not depend on</w:delText>
        </w:r>
      </w:del>
      <w:del w:id="679" w:author="PR Preview" w:date="2026-01-01T00:00:00Z">
        <w:r>
          <w:delText xml:space="preserve"> </w:delText>
        </w:r>
      </w:del>
      <m:oMath>
        <m:r>
          <m:t>θ</m:t>
        </m:r>
      </m:oMath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by</w:delText>
        </w:r>
      </w:del>
      <w:del w:id="682" w:author="PR Preview" w:date="2026-01-01T00:00:00Z">
        <w:r>
          <w:delText xml:space="preserve"> </w:delText>
        </w:r>
      </w:del>
      <w:hyperlink w:anchor="eq-sufficient">
        <w:del w:id="683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684" w:author="PR Preview" w:date="2026-01-01T00:00:00Z">
        <w:r>
          <w:delText xml:space="preserve">.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So the sum does not depend on</w:delText>
        </w:r>
      </w:del>
      <w:del w:id="687" w:author="PR Preview" w:date="2026-01-01T00:00:00Z">
        <w:r>
          <w:delText xml:space="preserve"> </w:delText>
        </w:r>
      </w:del>
      <m:oMath>
        <m:r>
          <m:t>θ</m:t>
        </m:r>
      </m:oMath>
      <w:del w:id="688" w:author="PR Preview" w:date="2026-01-01T00:00:00Z">
        <w:r>
          <w:delText xml:space="preserve">.</w:delText>
        </w:r>
      </w:del>
    </w:p>
    <w:p>
      <w:pPr>
        <w:pStyle w:val="BodyText"/>
      </w:pPr>
      <w:del w:id="689" w:author="PR Preview" w:date="2026-01-01T00:00:00Z">
        <w:r>
          <w:rPr>
            <w:b/>
            <w:bCs/>
          </w:rPr>
          <w:delText xml:space="preserve">Theorem 2 (Rao–Blackwellizing preserves unbiasedness)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If</w:delText>
        </w:r>
      </w:del>
      <w:del w:id="69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is an</w:delText>
        </w:r>
      </w:del>
      <w:del w:id="695" w:author="PR Preview" w:date="2026-01-01T00:00:00Z">
        <w:r>
          <w:delText xml:space="preserve"> </w:delText>
        </w:r>
      </w:del>
      <w:hyperlink r:id="rId25">
        <w:del w:id="696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estimator of</w:delText>
        </w:r>
      </w:del>
      <w:del w:id="699" w:author="PR Preview" w:date="2026-01-01T00:00:00Z">
        <w:r>
          <w:delText xml:space="preserve"> </w:delText>
        </w:r>
      </w:del>
      <m:oMath>
        <m:r>
          <m:t>θ</m:t>
        </m:r>
      </m:oMath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and</w:delText>
        </w:r>
      </w:del>
      <w:del w:id="702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is a</w:delText>
        </w:r>
      </w:del>
      <w:del w:id="705" w:author="PR Preview" w:date="2026-01-01T00:00:00Z">
        <w:r>
          <w:delText xml:space="preserve"> </w:delText>
        </w:r>
      </w:del>
      <w:hyperlink w:anchor="def-sufficient">
        <w:del w:id="706" w:author="PR Preview" w:date="2026-01-01T00:00:00Z">
          <w:r>
            <w:rPr>
              <w:rStyle w:val="Hyperlink"/>
            </w:rPr>
            <w:delText xml:space="preserve">sufficient</w:delText>
          </w:r>
        </w:del>
      </w:hyperlink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statistic for</w:delText>
        </w:r>
      </w:del>
      <w:del w:id="709" w:author="PR Preview" w:date="2026-01-01T00:00:00Z">
        <w:r>
          <w:delText xml:space="preserve"> </w:delText>
        </w:r>
      </w:del>
      <m:oMath>
        <m:r>
          <m:t>θ</m:t>
        </m:r>
      </m:oMath>
      <w:del w:id="710" w:author="PR Preview" w:date="2026-01-01T00:00:00Z">
        <w:r>
          <w:delText xml:space="preserve">,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then</w:delText>
        </w:r>
      </w:del>
      <w:del w:id="71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is also unbiased for</w:delText>
        </w:r>
      </w:del>
      <w:del w:id="716" w:author="PR Preview" w:date="2026-01-01T00:00:00Z">
        <w:r>
          <w:delText xml:space="preserve"> </w:delText>
        </w:r>
      </w:del>
      <m:oMath>
        <m:r>
          <m:t>θ</m:t>
        </m:r>
      </m:oMath>
      <w:del w:id="717" w:author="PR Preview" w:date="2026-01-01T00:00:00Z">
        <w:r>
          <w:delText xml:space="preserve">.</w:delText>
        </w:r>
      </w:del>
    </w:p>
    <w:p>
      <w:pPr>
        <w:pStyle w:val="FirstParagraph"/>
      </w:pPr>
      <w:ins w:id="718" w:author="PR Preview" w:date="2026-01-01T00:00:00Z">
        <w:r>
          <w:rPr>
            <w:b/>
            <w:bCs/>
          </w:rPr>
          <w:t xml:space="preserve">Definition 3 (Rao–Blackwellized estimator)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Let</w:t>
        </w:r>
      </w:ins>
      <w:ins w:id="72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be an</w:t>
        </w:r>
      </w:ins>
      <w:ins w:id="724" w:author="PR Preview" w:date="2026-01-01T00:00:00Z">
        <w:r>
          <w:t xml:space="preserve"> </w:t>
        </w:r>
      </w:ins>
      <w:hyperlink r:id="rId10">
        <w:ins w:id="725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of</w:t>
        </w:r>
      </w:ins>
      <w:ins w:id="728" w:author="PR Preview" w:date="2026-01-01T00:00:00Z">
        <w:r>
          <w:t xml:space="preserve"> </w:t>
        </w:r>
      </w:ins>
      <m:oMath>
        <m:r>
          <m:t>θ</m:t>
        </m:r>
      </m:oMath>
      <w:ins w:id="729" w:author="PR Preview" w:date="2026-01-01T00:00:00Z">
        <w:r>
          <w:t xml:space="preserve">,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and let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be a</w:t>
        </w:r>
      </w:ins>
      <w:ins w:id="736" w:author="PR Preview" w:date="2026-01-01T00:00:00Z">
        <w:r>
          <w:t xml:space="preserve"> </w:t>
        </w:r>
      </w:ins>
      <w:hyperlink w:anchor="def-sufficient">
        <w:ins w:id="737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statistic for</w:t>
        </w:r>
      </w:ins>
      <w:ins w:id="740" w:author="PR Preview" w:date="2026-01-01T00:00:00Z">
        <w:r>
          <w:t xml:space="preserve"> </w:t>
        </w:r>
      </w:ins>
      <m:oMath>
        <m:r>
          <m:t>θ</m:t>
        </m:r>
      </m:oMath>
      <w:ins w:id="741" w:author="PR Preview" w:date="2026-01-01T00:00:00Z">
        <w:r>
          <w:t xml:space="preserve">.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The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rPr>
            <w:b/>
            <w:bCs/>
          </w:rPr>
          <w:t xml:space="preserve">Rao–Blackwellized estimator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is the conditional expectation of</w:t>
        </w:r>
      </w:ins>
      <w:ins w:id="74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given the statistic:</w:t>
        </w:r>
      </w:ins>
    </w:p>
    <w:p>
      <w:pPr>
        <w:pStyle w:val="BodyText"/>
      </w:pPr>
      <w:bookmarkStart w:id="22" w:name="eq-rao-blackwellized"/>
      <w:ins w:id="751" w:author="PR Preview" w:date="2026-01-01T00:00:00Z">
        <w:r>
  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  </w:r>
      </w:ins>
      <w:bookmarkEnd w:id="22"/>
    </w:p>
    <w:bookmarkEnd w:id="23"/>
    <w:bookmarkStart w:id="24" w:name="lem-rb-statistic"/>
    <w:p>
      <w:pPr>
        <w:pStyle w:val="FirstParagraph"/>
      </w:pPr>
      <w:ins w:id="752" w:author="PR Preview" w:date="2026-01-01T00:00:00Z">
        <w:r>
          <w:rPr>
            <w:b/>
            <w:bCs/>
          </w:rPr>
          <w:t xml:space="preserve">Lemma 1 (The Rao–Blackwellized estimator is a statistic)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Let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be a</w:t>
        </w:r>
      </w:ins>
      <w:ins w:id="759" w:author="PR Preview" w:date="2026-01-01T00:00:00Z">
        <w:r>
          <w:t xml:space="preserve"> </w:t>
        </w:r>
      </w:ins>
      <w:hyperlink w:anchor="def-sufficient">
        <w:ins w:id="760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statistic for</w:t>
        </w:r>
      </w:ins>
      <w:ins w:id="763" w:author="PR Preview" w:date="2026-01-01T00:00:00Z">
        <w:r>
          <w:t xml:space="preserve"> </w:t>
        </w:r>
      </w:ins>
      <m:oMath>
        <m:r>
          <m:t>θ</m:t>
        </m:r>
      </m:oMath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and</w:t>
        </w:r>
      </w:ins>
      <w:ins w:id="76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an estimator of</w:t>
        </w:r>
      </w:ins>
      <w:ins w:id="769" w:author="PR Preview" w:date="2026-01-01T00:00:00Z">
        <w:r>
          <w:t xml:space="preserve"> </w:t>
        </w:r>
      </w:ins>
      <m:oMath>
        <m:r>
          <m:t>θ</m:t>
        </m:r>
      </m:oMath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with finite expectation.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Then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${\operatorname{E}\mathopen{}\left[\hat{\theta} \mid T\mathopen{}\left(\mathord{\smash[b]{\underset{\raise.3ex\hbox{$\scriptstyle\sim$}}{X}}\vphantom{X}}\right)\mathclose{}\right]\mathclose{}}$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does not depend on</w:t>
        </w:r>
      </w:ins>
      <w:ins w:id="778" w:author="PR Preview" w:date="2026-01-01T00:00:00Z">
        <w:r>
          <w:t xml:space="preserve"> </w:t>
        </w:r>
      </w:ins>
      <m:oMath>
        <m:r>
          <m:t>θ</m:t>
        </m:r>
      </m:oMath>
      <w:ins w:id="779" w:author="PR Preview" w:date="2026-01-01T00:00:00Z">
        <w:r>
          <w:t xml:space="preserve">,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so it is a</w:t>
        </w:r>
      </w:ins>
      <w:ins w:id="782" w:author="PR Preview" w:date="2026-01-01T00:00:00Z">
        <w:r>
          <w:t xml:space="preserve"> </w:t>
        </w:r>
      </w:ins>
      <w:hyperlink w:anchor="def-statistic">
        <w:ins w:id="783" w:author="PR Preview" w:date="2026-01-01T00:00:00Z">
          <w:r>
            <w:rPr>
              <w:rStyle w:val="Hyperlink"/>
            </w:rPr>
            <w:t xml:space="preserve">statistic</w:t>
          </w:r>
        </w:ins>
      </w:hyperlink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and an estimator.</w:t>
        </w:r>
      </w:ins>
    </w:p>
    <w:bookmarkEnd w:id="24"/>
    <w:p>
      <w:pPr>
        <w:pStyle w:val="BodyText"/>
      </w:pPr>
      <w:ins w:id="786" w:author="PR Preview" w:date="2026-01-01T00:00:00Z">
        <w:r>
          <w:rPr>
            <w:i/>
            <w:iCs/>
          </w:rPr>
          <w:t xml:space="preserve">Proof</w:t>
        </w:r>
      </w:ins>
      <w:ins w:id="787" w:author="PR Preview" w:date="2026-01-01T00:00:00Z">
        <w:r>
          <w:t xml:space="preserve">. </w:t>
        </w:r>
      </w:ins>
      <w:ins w:id="788" w:author="PR Preview" w:date="2026-01-01T00:00:00Z">
        <w:r>
          <w:t xml:space="preserve">Take a discrete sample, and fix a value</w:t>
        </w:r>
      </w:ins>
      <w:ins w:id="789" w:author="PR Preview" w:date="2026-01-01T00:00:00Z">
        <w:r>
          <w:t xml:space="preserve"> </w:t>
        </w:r>
      </w:ins>
      <m:oMath>
        <m:r>
          <m:t>t</m:t>
        </m:r>
      </m:oMath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that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takes with positive probability.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Write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$\hat{\theta}= \hat{\theta}\mathopen{}\left(\mathord{\smash[b]{\underset{\raise.3ex\hbox{$\scriptstyle\sim$}}{X}}\vphantom{X}}\right)\mathclose{}$</w:t>
        </w:r>
      </w:ins>
      <w:ins w:id="800" w:author="PR Preview" w:date="2026-01-01T00:00:00Z">
        <w:r>
          <w:t xml:space="preserve">.</w:t>
        </w:r>
      </w:ins>
    </w:p>
    <w:p>
      <w:pPr>
        <w:pStyle w:val="BodyText"/>
      </w:pPr>
      <w:ins w:id="801" w:author="PR Preview" w:date="2026-01-01T00:00:00Z">
        <w:r>
  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  </w:r>
      </w:ins>
    </w:p>
    <w:p>
      <w:pPr>
        <w:pStyle w:val="FirstParagraph"/>
      </w:pPr>
      <w:ins w:id="802" w:author="PR Preview" w:date="2026-01-01T00:00:00Z">
        <w:r>
          <w:t xml:space="preserve">Each term involves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$\hat{\theta}\mathopen{}\left(\mathord{\smash[b]{\underset{\raise.3ex\hbox{$\scriptstyle\sim$}}{x}}\vphantom{x}}\right)\mathclose{}$</w:t>
        </w:r>
      </w:ins>
      <w:ins w:id="805" w:author="PR Preview" w:date="2026-01-01T00:00:00Z">
        <w:r>
          <w:t xml:space="preserve">, which does not depend on</w:t>
        </w:r>
      </w:ins>
      <w:ins w:id="806" w:author="PR Preview" w:date="2026-01-01T00:00:00Z">
        <w:r>
          <w:t xml:space="preserve"> </w:t>
        </w:r>
      </w:ins>
      <m:oMath>
        <m:r>
          <m:t>θ</m:t>
        </m:r>
      </m:oMath>
      <w:ins w:id="807" w:author="PR Preview" w:date="2026-01-01T00:00:00Z">
        <w:r>
          <w:t xml:space="preserve">,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and the conditional probability, which does not depend on</w:t>
        </w:r>
      </w:ins>
      <w:ins w:id="810" w:author="PR Preview" w:date="2026-01-01T00:00:00Z">
        <w:r>
          <w:t xml:space="preserve"> </w:t>
        </w:r>
      </w:ins>
      <m:oMath>
        <m:r>
          <m:t>θ</m:t>
        </m:r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by</w:t>
        </w:r>
      </w:ins>
      <w:ins w:id="813" w:author="PR Preview" w:date="2026-01-01T00:00:00Z">
        <w:r>
          <w:t xml:space="preserve"> </w:t>
        </w:r>
      </w:ins>
      <w:hyperlink w:anchor="eq-sufficient">
        <w:ins w:id="814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815" w:author="PR Preview" w:date="2026-01-01T00:00:00Z">
        <w:r>
          <w:t xml:space="preserve">.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So the sum does not depend on</w:t>
        </w:r>
      </w:ins>
      <w:ins w:id="818" w:author="PR Preview" w:date="2026-01-01T00:00:00Z">
        <w:r>
          <w:t xml:space="preserve"> </w:t>
        </w:r>
      </w:ins>
      <m:oMath>
        <m:r>
          <m:t>θ</m:t>
        </m:r>
      </m:oMath>
      <w:ins w:id="819" w:author="PR Preview" w:date="2026-01-01T00:00:00Z">
        <w:r>
          <w:t xml:space="preserve">.</w:t>
        </w:r>
      </w:ins>
    </w:p>
    <w:bookmarkStart w:id="26" w:name="thm-rb-unbiased"/>
    <w:p>
      <w:pPr>
        <w:pStyle w:val="BodyText"/>
      </w:pPr>
      <w:ins w:id="820" w:author="PR Preview" w:date="2026-01-01T00:00:00Z">
        <w:r>
          <w:rPr>
            <w:b/>
            <w:bCs/>
          </w:rPr>
          <w:t xml:space="preserve">Theorem 2 (Rao–Blackwellizing preserves unbiasedness)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If</w:t>
        </w:r>
      </w:ins>
      <w:ins w:id="82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is an</w:t>
        </w:r>
      </w:ins>
      <w:ins w:id="826" w:author="PR Preview" w:date="2026-01-01T00:00:00Z">
        <w:r>
          <w:t xml:space="preserve"> </w:t>
        </w:r>
      </w:ins>
      <w:hyperlink r:id="rId25">
        <w:ins w:id="827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estimator of</w:t>
        </w:r>
      </w:ins>
      <w:ins w:id="830" w:author="PR Preview" w:date="2026-01-01T00:00:00Z">
        <w:r>
          <w:t xml:space="preserve"> </w:t>
        </w:r>
      </w:ins>
      <m:oMath>
        <m:r>
          <m:t>θ</m:t>
        </m:r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and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is a</w:t>
        </w:r>
      </w:ins>
      <w:ins w:id="837" w:author="PR Preview" w:date="2026-01-01T00:00:00Z">
        <w:r>
          <w:t xml:space="preserve"> </w:t>
        </w:r>
      </w:ins>
      <w:hyperlink w:anchor="def-sufficient">
        <w:ins w:id="838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statistic for</w:t>
        </w:r>
      </w:ins>
      <w:ins w:id="841" w:author="PR Preview" w:date="2026-01-01T00:00:00Z">
        <w:r>
          <w:t xml:space="preserve"> </w:t>
        </w:r>
      </w:ins>
      <m:oMath>
        <m:r>
          <m:t>θ</m:t>
        </m:r>
      </m:oMath>
      <w:ins w:id="842" w:author="PR Preview" w:date="2026-01-01T00:00:00Z">
        <w:r>
          <w:t xml:space="preserve">,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then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${\operatorname{E}\mathopen{}\left[\hat{\theta} \mid T\mathopen{}\left(\mathord{\smash[b]{\underset{\raise.3ex\hbox{$\scriptstyle\sim$}}{X}}\vphantom{X}}\right)\mathclose{}\right]\mathclose{}}$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is also unbiased for</w:t>
        </w:r>
      </w:ins>
      <w:ins w:id="849" w:author="PR Preview" w:date="2026-01-01T00:00:00Z">
        <w:r>
          <w:t xml:space="preserve"> </w:t>
        </w:r>
      </w:ins>
      <m:oMath>
        <m:r>
          <m:t>θ</m:t>
        </m:r>
      </m:oMath>
      <w:ins w:id="850" w:author="PR Preview" w:date="2026-01-01T00:00:00Z">
        <w:r>
          <w:t xml:space="preserve">.</w:t>
        </w:r>
      </w:ins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p>
      <w:pPr>
        <w:pStyle w:val="FirstParagraph"/>
      </w:pPr>
      <w:del w:id="851" w:author="PR Preview" w:date="2026-01-01T00:00:00Z">
        <w:r>
          <w:rPr>
            <w:b/>
            <w:bCs/>
          </w:rPr>
          <w:delText xml:space="preserve">Theorem 3 (Rao–Blackwell theorem)</w:delText>
        </w:r>
      </w:del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Let</w:delText>
        </w:r>
      </w:del>
      <w:del w:id="85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be an</w:delText>
        </w:r>
      </w:del>
      <w:del w:id="857" w:author="PR Preview" w:date="2026-01-01T00:00:00Z">
        <w:r>
          <w:delText xml:space="preserve"> </w:delText>
        </w:r>
      </w:del>
      <w:hyperlink r:id="rId25">
        <w:del w:id="858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estimator of</w:delText>
        </w:r>
      </w:del>
      <w:del w:id="861" w:author="PR Preview" w:date="2026-01-01T00:00:00Z">
        <w:r>
          <w:delText xml:space="preserve"> </w:delText>
        </w:r>
      </w:del>
      <m:oMath>
        <m:r>
          <m:t>θ</m:t>
        </m:r>
      </m:oMath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with finite variance,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and let</w:delText>
        </w:r>
      </w:del>
      <w:del w:id="866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be a</w:delText>
        </w:r>
      </w:del>
      <w:del w:id="869" w:author="PR Preview" w:date="2026-01-01T00:00:00Z">
        <w:r>
          <w:delText xml:space="preserve"> </w:delText>
        </w:r>
      </w:del>
      <w:hyperlink w:anchor="def-sufficient">
        <w:del w:id="870" w:author="PR Preview" w:date="2026-01-01T00:00:00Z">
          <w:r>
            <w:rPr>
              <w:rStyle w:val="Hyperlink"/>
            </w:rPr>
            <w:delText xml:space="preserve">sufficient</w:delText>
          </w:r>
        </w:del>
      </w:hyperlink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statistic for</w:delText>
        </w:r>
      </w:del>
      <w:del w:id="873" w:author="PR Preview" w:date="2026-01-01T00:00:00Z">
        <w:r>
          <w:delText xml:space="preserve"> </w:delText>
        </w:r>
      </w:del>
      <m:oMath>
        <m:r>
          <m:t>θ</m:t>
        </m:r>
      </m:oMath>
      <w:del w:id="874" w:author="PR Preview" w:date="2026-01-01T00:00:00Z">
        <w:r>
          <w:delText xml:space="preserve">.</w:delText>
        </w:r>
      </w:del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Then the</w:delText>
        </w:r>
      </w:del>
      <w:del w:id="877" w:author="PR Preview" w:date="2026-01-01T00:00:00Z">
        <w:r>
          <w:delText xml:space="preserve"> </w:delText>
        </w:r>
      </w:del>
      <w:hyperlink w:anchor="def-rao-blackwellized">
        <w:del w:id="878" w:author="PR Preview" w:date="2026-01-01T00:00:00Z">
          <w:r>
            <w:rPr>
              <w:rStyle w:val="Hyperlink"/>
            </w:rPr>
            <w:delText xml:space="preserve">Rao–Blackwellized estimator</w:delText>
          </w:r>
        </w:del>
      </w:hyperlink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is unbiased</w:delText>
        </w:r>
      </w:del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and has variance no larger than that of</w:delText>
        </w:r>
      </w:del>
      <w:del w:id="88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884" w:author="PR Preview" w:date="2026-01-01T00:00:00Z">
        <w:r>
          <w:delText xml:space="preserve">, for every</w:delText>
        </w:r>
      </w:del>
      <w:del w:id="885" w:author="PR Preview" w:date="2026-01-01T00:00:00Z">
        <w:r>
          <w:delText xml:space="preserve"> </w:delText>
        </w:r>
      </w:del>
      <m:oMath>
        <m:r>
          <m:t>θ</m:t>
        </m:r>
      </m:oMath>
      <w:del w:id="886" w:author="PR Preview" w:date="2026-01-01T00:00:00Z">
        <w:r>
          <w:delText xml:space="preserve">:</w:delText>
        </w:r>
      </w:del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BodyText"/>
      </w:pPr>
      <w:ins w:id="887" w:author="PR Preview" w:date="2026-01-01T00:00:00Z">
        <w:r>
  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  </w:r>
      </w:ins>
    </w:p>
    <w:bookmarkStart w:id="29" w:name="thm-rao-blackwell"/>
    <w:p>
      <w:pPr>
        <w:pStyle w:val="FirstParagraph"/>
      </w:pPr>
      <w:ins w:id="888" w:author="PR Preview" w:date="2026-01-01T00:00:00Z">
        <w:r>
          <w:rPr>
            <w:b/>
            <w:bCs/>
          </w:rPr>
          <w:t xml:space="preserve">Theorem 3 (Rao–Blackwell theorem)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Let</w:t>
        </w:r>
      </w:ins>
      <w:ins w:id="89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be an</w:t>
        </w:r>
      </w:ins>
      <w:ins w:id="894" w:author="PR Preview" w:date="2026-01-01T00:00:00Z">
        <w:r>
          <w:t xml:space="preserve"> </w:t>
        </w:r>
      </w:ins>
      <w:hyperlink r:id="rId25">
        <w:ins w:id="895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estimator of</w:t>
        </w:r>
      </w:ins>
      <w:ins w:id="898" w:author="PR Preview" w:date="2026-01-01T00:00:00Z">
        <w:r>
          <w:t xml:space="preserve"> </w:t>
        </w:r>
      </w:ins>
      <m:oMath>
        <m:r>
          <m:t>θ</m:t>
        </m:r>
      </m:oMath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with finite variance,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and let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be a</w:t>
        </w:r>
      </w:ins>
      <w:ins w:id="907" w:author="PR Preview" w:date="2026-01-01T00:00:00Z">
        <w:r>
          <w:t xml:space="preserve"> </w:t>
        </w:r>
      </w:ins>
      <w:hyperlink w:anchor="def-sufficient">
        <w:ins w:id="908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statistic for</w:t>
        </w:r>
      </w:ins>
      <w:ins w:id="911" w:author="PR Preview" w:date="2026-01-01T00:00:00Z">
        <w:r>
          <w:t xml:space="preserve"> </w:t>
        </w:r>
      </w:ins>
      <m:oMath>
        <m:r>
          <m:t>θ</m:t>
        </m:r>
      </m:oMath>
      <w:ins w:id="912" w:author="PR Preview" w:date="2026-01-01T00:00:00Z">
        <w:r>
          <w:t xml:space="preserve">.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Then the</w:t>
        </w:r>
      </w:ins>
      <w:ins w:id="915" w:author="PR Preview" w:date="2026-01-01T00:00:00Z">
        <w:r>
          <w:t xml:space="preserve"> </w:t>
        </w:r>
      </w:ins>
      <w:hyperlink w:anchor="def-rao-blackwellized">
        <w:ins w:id="916" w:author="PR Preview" w:date="2026-01-01T00:00:00Z">
          <w:r>
            <w:rPr>
              <w:rStyle w:val="Hyperlink"/>
            </w:rPr>
            <w:t xml:space="preserve">Rao–Blackwellized estimator</w:t>
          </w:r>
        </w:ins>
      </w:hyperlink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is unbiased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and has variance no larger than that of</w:t>
        </w:r>
      </w:ins>
      <w:ins w:id="92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922" w:author="PR Preview" w:date="2026-01-01T00:00:00Z">
        <w:r>
          <w:t xml:space="preserve">, for every</w:t>
        </w:r>
      </w:ins>
      <w:ins w:id="923" w:author="PR Preview" w:date="2026-01-01T00:00:00Z">
        <w:r>
          <w:t xml:space="preserve"> </w:t>
        </w:r>
      </w:ins>
      <m:oMath>
        <m:r>
          <m:t>θ</m:t>
        </m:r>
      </m:oMath>
      <w:ins w:id="924" w:author="PR Preview" w:date="2026-01-01T00:00:00Z">
        <w:r>
          <w:t xml:space="preserve">:</w:t>
        </w:r>
      </w:ins>
    </w:p>
    <w:p>
      <w:pPr>
        <w:pStyle w:val="BodyText"/>
      </w:pPr>
      <w:bookmarkStart w:id="28" w:name="eq-rao-blackwell"/>
      <w:ins w:id="925" w:author="PR Preview" w:date="2026-01-01T00:00:00Z">
        <w:r>
  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  </w:r>
      </w:ins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p>
      <w:pPr>
        <w:pStyle w:val="BodyText"/>
      </w:pPr>
      <w:ins w:id="926" w:author="PR Preview" w:date="2026-01-01T00:00:00Z">
        <w:r>
  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  </w:r>
      </w:ins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del w:id="927" w:author="PR Preview" w:date="2026-01-01T00:00:00Z">
        <w:r>
          <w:rPr>
            <w:i/>
            <w:iCs/>
          </w:rPr>
          <w:delText xml:space="preserve">Remark 5</w:delText>
        </w:r>
      </w:del>
      <w:del w:id="928" w:author="PR Preview" w:date="2026-01-01T00:00:00Z">
        <w:r>
          <w:delText xml:space="preserve"> (Sufficiency is needed). </w:delText>
        </w:r>
      </w:del>
      <w:del w:id="929" w:author="PR Preview" w:date="2026-01-01T00:00:00Z">
        <w:r>
          <w:delText xml:space="preserve">If</w:delText>
        </w:r>
      </w:del>
      <w:del w:id="930" w:author="PR Preview" w:date="2026-01-01T00:00:00Z">
        <w:r>
          <w:delText xml:space="preserve"> </w:delText>
        </w:r>
      </w:del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is not sufficient, then</w:delText>
        </w:r>
      </w:del>
      <w:del w:id="93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may depend on</w:delText>
        </w:r>
      </w:del>
      <w:del w:id="936" w:author="PR Preview" w:date="2026-01-01T00:00:00Z">
        <w:r>
          <w:delText xml:space="preserve"> </w:delText>
        </w:r>
      </w:del>
      <m:oMath>
        <m:r>
          <m:t>θ</m:t>
        </m:r>
      </m:oMath>
      <w:del w:id="937" w:author="PR Preview" w:date="2026-01-01T00:00:00Z">
        <w:r>
          <w:delText xml:space="preserve">,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in which case it is not an estimator at all</w:delText>
        </w:r>
      </w:del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(</w:delText>
        </w:r>
      </w:del>
      <w:del w:id="942" w:author="PR Preview" w:date="2026-01-01T00:00:00Z">
        <w:r>
          <w:delText xml:space="preserve">Casella and Berger (2002, Example 7.3.18)</w:delText>
        </w:r>
      </w:del>
      <w:del w:id="943" w:author="PR Preview" w:date="2026-01-01T00:00:00Z">
        <w:r>
          <w:delText xml:space="preserve">).</w:delText>
        </w:r>
      </w:del>
    </w:p>
    <w:p>
      <w:pPr>
        <w:pStyle w:val="BodyText"/>
      </w:pPr>
      <w:ins w:id="944" w:author="PR Preview" w:date="2026-01-01T00:00:00Z">
        <w:r>
          <w:rPr>
            <w:i/>
            <w:iCs/>
          </w:rPr>
          <w:t xml:space="preserve">Remark 5</w:t>
        </w:r>
      </w:ins>
      <w:ins w:id="945" w:author="PR Preview" w:date="2026-01-01T00:00:00Z">
        <w:r>
          <w:t xml:space="preserve"> (Sufficiency is needed). </w:t>
        </w:r>
      </w:ins>
      <w:ins w:id="946" w:author="PR Preview" w:date="2026-01-01T00:00:00Z">
        <w:r>
          <w:t xml:space="preserve">If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is not sufficient, then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${\operatorname{E}\mathopen{}\left[\hat{\theta} \mid T\mathopen{}\left(\mathord{\smash[b]{\underset{\raise.3ex\hbox{$\scriptstyle\sim$}}{X}}\vphantom{X}}\right)\mathclose{}\right]\mathclose{}}$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may depend on</w:t>
        </w:r>
      </w:ins>
      <w:ins w:id="955" w:author="PR Preview" w:date="2026-01-01T00:00:00Z">
        <w:r>
          <w:t xml:space="preserve"> </w:t>
        </w:r>
      </w:ins>
      <m:oMath>
        <m:r>
          <m:t>θ</m:t>
        </m:r>
      </m:oMath>
      <w:ins w:id="956" w:author="PR Preview" w:date="2026-01-01T00:00:00Z">
        <w:r>
          <w:t xml:space="preserve">,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in which case it is not an estimator at all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(</w:t>
        </w:r>
      </w:ins>
      <w:ins w:id="961" w:author="PR Preview" w:date="2026-01-01T00:00:00Z">
        <w:r>
          <w:t xml:space="preserve">Casella and Berger (2002, Example 7.3.18)</w:t>
        </w:r>
      </w:ins>
      <w:ins w:id="962" w:author="PR Preview" w:date="2026-01-01T00:00:00Z">
        <w:r>
          <w:t xml:space="preserve">).</w:t>
        </w:r>
      </w:ins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2026-10-17T01:21:54Z</dcterms:created>
  <dcterms:modified xsi:type="dcterms:W3CDTF">2026-10-17T01:21:54Z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