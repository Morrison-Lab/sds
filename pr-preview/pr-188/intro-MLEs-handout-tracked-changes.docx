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00:35:18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00:40:14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3 (Likelihood components)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a dataset</w:delText>
        </w:r>
      </w:del>
      <w:del w:id="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of mutually independent observations,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the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rPr>
            <w:b/>
            <w:bCs/>
          </w:rPr>
          <w:delText xml:space="preserve">likelihood component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(or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rPr>
            <w:b/>
            <w:bCs/>
          </w:rPr>
          <w:delText xml:space="preserve">likelihood factor</w:delText>
        </w:r>
      </w:del>
      <w:del w:id="17" w:author="PR Preview" w:date="2026-01-01T00:00:00Z">
        <w:r>
          <w:delText xml:space="preserve">)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of observation</w:delText>
        </w:r>
      </w:del>
      <w:del w:id="2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is the likelihood of that observation alone:</w:delText>
        </w:r>
      </w:del>
    </w:p>
    <w:p>
      <w:pPr>
        <w:pStyle w:val="BodyText"/>
      </w:pPr>
      <w:ins w:id="23" w:author="PR Preview" w:date="2026-01-01T00:00:00Z">
        <w:r>
          <w:rPr>
            <w:b/>
            <w:bCs/>
          </w:rPr>
          <w:t xml:space="preserve">Definition 3 (Likelihood components (likelihood factors))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For a dataset</w:t>
        </w:r>
      </w:ins>
      <w:ins w:id="2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of mutually independent observations,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the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rPr>
            <w:b/>
            <w:bCs/>
          </w:rPr>
          <w:t xml:space="preserve">likelihood component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(or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rPr>
            <w:b/>
            <w:bCs/>
          </w:rPr>
          <w:t xml:space="preserve">likelihood factor</w:t>
        </w:r>
      </w:ins>
      <w:ins w:id="37" w:author="PR Preview" w:date="2026-01-01T00:00:00Z">
        <w:r>
          <w:t xml:space="preserve">)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of observation</w:t>
        </w:r>
      </w:ins>
      <w:ins w:id="4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is the likelihood of that observation alone: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del w:id="43" w:author="PR Preview" w:date="2026-01-01T00:00:00Z">
        <w:r>
          <w:rPr>
            <w:b/>
            <w:bCs/>
          </w:rPr>
          <w:delText xml:space="preserve">Definition 8 (Score equation)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The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rPr>
            <w:b/>
            <w:bCs/>
          </w:rPr>
          <w:delText xml:space="preserve">score equation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(also called the estimating equation)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is the equation that sets the</w:delText>
        </w:r>
      </w:del>
      <w:del w:id="52" w:author="PR Preview" w:date="2026-01-01T00:00:00Z">
        <w:r>
          <w:delText xml:space="preserve"> </w:delText>
        </w:r>
      </w:del>
      <w:hyperlink w:anchor="def-score">
        <w:del w:id="53" w:author="PR Preview" w:date="2026-01-01T00:00:00Z">
          <w:r>
            <w:rPr>
              <w:rStyle w:val="Hyperlink"/>
            </w:rPr>
            <w:delText xml:space="preserve">score function</w:delText>
          </w:r>
        </w:del>
      </w:hyperlink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to zero:</w:delText>
        </w:r>
      </w:del>
    </w:p>
    <w:p>
      <w:pPr>
        <w:pStyle w:val="BodyText"/>
      </w:pPr>
      <w:ins w:id="56" w:author="PR Preview" w:date="2026-01-01T00:00:00Z">
        <w:r>
          <w:rPr>
            <w:b/>
            <w:bCs/>
          </w:rPr>
          <w:t xml:space="preserve">Definition 8 (Score equation (estimating equation))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The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rPr>
            <w:b/>
            <w:bCs/>
          </w:rPr>
          <w:t xml:space="preserve">score equation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(also called the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rPr>
            <w:b/>
            <w:bCs/>
          </w:rPr>
          <w:t xml:space="preserve">estimating equation</w:t>
        </w:r>
      </w:ins>
      <w:ins w:id="65" w:author="PR Preview" w:date="2026-01-01T00:00:00Z">
        <w:r>
          <w:t xml:space="preserve">)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is the equation that sets the</w:t>
        </w:r>
      </w:ins>
      <w:ins w:id="68" w:author="PR Preview" w:date="2026-01-01T00:00:00Z">
        <w:r>
          <w:t xml:space="preserve"> </w:t>
        </w:r>
      </w:ins>
      <w:hyperlink w:anchor="def-score">
        <w:ins w:id="69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to zero: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del w:id="72" w:author="PR Preview" w:date="2026-01-01T00:00:00Z">
        <w:r>
          <w:rPr>
            <w:b/>
            <w:bCs/>
          </w:rPr>
          <w:delText xml:space="preserve">Definition 10 (Expected information)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The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rPr>
            <w:b/>
            <w:bCs/>
          </w:rPr>
          <w:delText xml:space="preserve">expected information matrix</w:delText>
        </w:r>
      </w:del>
      <w:del w:id="77" w:author="PR Preview" w:date="2026-01-01T00:00:00Z">
        <w:r>
          <w:delText xml:space="preserve">,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also called the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rPr>
            <w:b/>
            <w:bCs/>
          </w:rPr>
          <w:delText xml:space="preserve">Fisher information matrix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or just the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rPr>
            <w:b/>
            <w:bCs/>
          </w:rPr>
          <w:delText xml:space="preserve">information matrix</w:delText>
        </w:r>
      </w:del>
      <w:del w:id="86" w:author="PR Preview" w:date="2026-01-01T00:00:00Z">
        <w:r>
          <w:delText xml:space="preserve">,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is written</w:delText>
        </w:r>
      </w:del>
      <w:del w:id="8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</m:oMath>
      <w:del w:id="90" w:author="PR Preview" w:date="2026-01-01T00:00:00Z">
        <w:r>
          <w:delText xml:space="preserve">,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and is the expected value of the negative</w:delText>
        </w:r>
      </w:del>
      <w:del w:id="93" w:author="PR Preview" w:date="2026-01-01T00:00:00Z">
        <w:r>
          <w:delText xml:space="preserve"> </w:delText>
        </w:r>
      </w:del>
      <w:hyperlink w:anchor="def-hessian">
        <w:del w:id="94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of the log-likelihood,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with the data</w:delText>
        </w:r>
      </w:del>
      <w:del w:id="9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treated as random:</w:delText>
        </w:r>
      </w:del>
    </w:p>
    <w:p>
      <w:pPr>
        <w:pStyle w:val="BodyText"/>
      </w:pPr>
      <w:ins w:id="102" w:author="PR Preview" w:date="2026-01-01T00:00:00Z">
        <w:r>
          <w:rPr>
            <w:b/>
            <w:bCs/>
          </w:rPr>
          <w:t xml:space="preserve">Definition 10 (Expected information (expected information matrix, Fisher information matrix, information matrix))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The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rPr>
            <w:b/>
            <w:bCs/>
          </w:rPr>
          <w:t xml:space="preserve">expected information matrix</w:t>
        </w:r>
      </w:ins>
      <w:ins w:id="107" w:author="PR Preview" w:date="2026-01-01T00:00:00Z">
        <w:r>
          <w:t xml:space="preserve">,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also called the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rPr>
            <w:b/>
            <w:bCs/>
          </w:rPr>
          <w:t xml:space="preserve">Fisher information matrix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or just the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rPr>
            <w:b/>
            <w:bCs/>
          </w:rPr>
          <w:t xml:space="preserve">information matrix</w:t>
        </w:r>
      </w:ins>
      <w:ins w:id="116" w:author="PR Preview" w:date="2026-01-01T00:00:00Z">
        <w:r>
          <w:t xml:space="preserve">,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is written</w:t>
        </w:r>
      </w:ins>
      <w:ins w:id="11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</m:oMath>
      <w:ins w:id="120" w:author="PR Preview" w:date="2026-01-01T00:00:00Z">
        <w:r>
          <w:t xml:space="preserve">,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and is the expected value of the negative</w:t>
        </w:r>
      </w:ins>
      <w:ins w:id="123" w:author="PR Preview" w:date="2026-01-01T00:00:00Z">
        <w:r>
          <w:t xml:space="preserve"> </w:t>
        </w:r>
      </w:ins>
      <w:hyperlink w:anchor="def-hessian">
        <w:ins w:id="124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of the log-likelihood,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with the data</w:t>
        </w:r>
      </w:ins>
      <w:ins w:id="12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treated as random:</w:t>
        </w:r>
      </w:ins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del w:id="132" w:author="PR Preview" w:date="2026-01-01T00:00:00Z">
        <w:r>
          <w:rPr>
            <w:b/>
            <w:bCs/>
          </w:rPr>
          <w:delText xml:space="preserve">Definition 18 (Fisher scoring)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rPr>
            <w:b/>
            <w:bCs/>
          </w:rPr>
          <w:delText xml:space="preserve">Fisher scoring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(also called the method of scoring)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is the</w:delText>
        </w:r>
      </w:del>
      <w:del w:id="139" w:author="PR Preview" w:date="2026-01-01T00:00:00Z">
        <w:r>
          <w:delText xml:space="preserve"> </w:delText>
        </w:r>
      </w:del>
      <w:hyperlink w:anchor="def-newton-raphson">
        <w:del w:id="140" w:author="PR Preview" w:date="2026-01-01T00:00:00Z">
          <w:r>
            <w:rPr>
              <w:rStyle w:val="Hyperlink"/>
            </w:rPr>
            <w:delText xml:space="preserve">Newton-Raphson algorithm</w:delText>
          </w:r>
        </w:del>
      </w:hyperlink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with the observed information</w:delText>
        </w:r>
      </w:del>
      <w:del w:id="14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in the update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replaced by the</w:delText>
        </w:r>
      </w:del>
      <w:del w:id="148" w:author="PR Preview" w:date="2026-01-01T00:00:00Z">
        <w:r>
          <w:delText xml:space="preserve"> </w:delText>
        </w:r>
      </w:del>
      <w:hyperlink w:anchor="def-einf">
        <w:del w:id="149" w:author="PR Preview" w:date="2026-01-01T00:00:00Z">
          <w:r>
            <w:rPr>
              <w:rStyle w:val="Hyperlink"/>
            </w:rPr>
            <w:delText xml:space="preserve">expected information</w:delText>
          </w:r>
        </w:del>
      </w:hyperlink>
      <w:del w:id="15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151" w:author="PR Preview" w:date="2026-01-01T00:00:00Z">
        <w:r>
          <w:delText xml:space="preserve">:</w:delText>
        </w:r>
      </w:del>
    </w:p>
    <w:p>
      <w:pPr>
        <w:pStyle w:val="BodyText"/>
      </w:pPr>
      <w:ins w:id="152" w:author="PR Preview" w:date="2026-01-01T00:00:00Z">
        <w:r>
          <w:rPr>
            <w:b/>
            <w:bCs/>
          </w:rPr>
          <w:t xml:space="preserve">Definition 18 (Fisher scoring (method of scoring))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rPr>
            <w:b/>
            <w:bCs/>
          </w:rPr>
          <w:t xml:space="preserve">Fisher scoring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(also called the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rPr>
            <w:b/>
            <w:bCs/>
          </w:rPr>
          <w:t xml:space="preserve">method of scoring</w:t>
        </w:r>
      </w:ins>
      <w:ins w:id="159" w:author="PR Preview" w:date="2026-01-01T00:00:00Z">
        <w:r>
          <w:t xml:space="preserve">)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is the</w:t>
        </w:r>
      </w:ins>
      <w:ins w:id="162" w:author="PR Preview" w:date="2026-01-01T00:00:00Z">
        <w:r>
          <w:t xml:space="preserve"> </w:t>
        </w:r>
      </w:ins>
      <w:hyperlink w:anchor="def-newton-raphson">
        <w:ins w:id="163" w:author="PR Preview" w:date="2026-01-01T00:00:00Z">
          <w:r>
            <w:rPr>
              <w:rStyle w:val="Hyperlink"/>
            </w:rPr>
            <w:t xml:space="preserve">Newton-Raphson algorithm</w:t>
          </w:r>
        </w:ins>
      </w:hyperlink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with the observed information</w:t>
        </w:r>
      </w:ins>
      <w:ins w:id="16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in the update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replaced by the</w:t>
        </w:r>
      </w:ins>
      <w:ins w:id="171" w:author="PR Preview" w:date="2026-01-01T00:00:00Z">
        <w:r>
          <w:t xml:space="preserve"> </w:t>
        </w:r>
      </w:ins>
      <w:hyperlink w:anchor="def-einf">
        <w:ins w:id="172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17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ins w:id="17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2026-10-15T07:53:23Z</dcterms:created>
  <dcterms:modified xsi:type="dcterms:W3CDTF">2026-10-15T07:53:23Z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