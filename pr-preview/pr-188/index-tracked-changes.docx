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02:39:57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del w:id="3" w:author="PR Preview" w:date="2026-01-01T00:00:00Z">
          <w:r>
            <w:rPr>
              <w:rStyle w:val="Hyperlink"/>
            </w:rPr>
            <w:delText xml:space="preserve">Maximum likelihood inference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likelihood, score, information, the asymptotic distribution of MLEs,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Wald and likelihood ratio tests, and Newton-Raphson,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 worked examples.</w:delText>
        </w:r>
      </w:del>
    </w:p>
    <w:p>
      <w:pPr>
        <w:pStyle w:val="Compact"/>
        <w:numPr>
          <w:ilvl w:val="0"/>
          <w:numId w:val="1002"/>
        </w:numPr>
      </w:pPr>
      <w:hyperlink r:id="rId14">
        <w:ins w:id="11" w:author="PR Preview" w:date="2026-01-01T00:00:00Z">
          <w:r>
            <w:rPr>
              <w:rStyle w:val="Hyperlink"/>
            </w:rPr>
            <w:t xml:space="preserve">Maximum likelihood inference</w:t>
          </w:r>
        </w:ins>
      </w:hyperlink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likelihood, score, information, the asymptotic distribution of MLEs,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Wald and likelihood ratio tests, and Newton-Raphson,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with worked examples;</w:t>
        </w:r>
      </w:ins>
    </w:p>
    <w:p>
      <w:pPr>
        <w:pStyle w:val="Compact"/>
        <w:numPr>
          <w:ilvl w:val="0"/>
          <w:numId w:val="1002"/>
        </w:numPr>
      </w:pPr>
      <w:hyperlink r:id="rId15">
        <w:ins w:id="19" w:author="PR Preview" w:date="2026-01-01T00:00:00Z">
          <w:r>
            <w:rPr>
              <w:rStyle w:val="Hyperlink"/>
            </w:rPr>
            <w:t xml:space="preserve">Properties of estimators</w:t>
          </w:r>
        </w:ins>
      </w:hyperlink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consistency, relative efficiency, and the Cramér–Rao lower bound.</w:t>
        </w:r>
      </w:ins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2026-10-15T09:49:35Z</dcterms:created>
  <dcterms:modified xsi:type="dcterms:W3CDTF">2026-10-15T09:49:35Z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