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3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4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sxy-expa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6 (Derivative of RSS with respect to the intercept)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Find the partial derivative of the</w:delText>
        </w:r>
      </w:del>
      <w:del w:id="6" w:author="PR Preview" w:date="2026-01-01T00:00:00Z">
        <w:r>
          <w:delText xml:space="preserve"> </w:delText>
        </w:r>
      </w:del>
      <w:hyperlink r:id="rId84">
        <w:del w:id="7" w:author="PR Preview" w:date="2026-01-01T00:00:00Z">
          <w:r>
            <w:rPr>
              <w:rStyle w:val="Hyperlink"/>
            </w:rPr>
            <w:delText xml:space="preserve">simple linear regression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residual sum of squares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w:anchor="exm-rss-slr">
        <w:del w:id="1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4" w:author="PR Preview" w:date="2026-01-01T00:00:00Z">
        <w:r>
          <w:delText xml:space="preserve">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respect to the</w:delText>
        </w:r>
      </w:del>
      <w:del w:id="17" w:author="PR Preview" w:date="2026-01-01T00:00:00Z">
        <w:r>
          <w:delText xml:space="preserve"> </w:delText>
        </w:r>
      </w:del>
      <w:hyperlink r:id="rId85">
        <w:del w:id="18" w:author="PR Preview" w:date="2026-01-01T00:00:00Z">
          <w:r>
            <w:rPr>
              <w:rStyle w:val="Hyperlink"/>
            </w:rPr>
            <w:delText xml:space="preserve">intercept</w:delText>
          </w:r>
        </w:del>
      </w:hyperlink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del w:id="21" w:author="PR Preview" w:date="2026-01-01T00:00:00Z">
        <w:r>
          <w:delText xml:space="preserve">.</w:delText>
        </w:r>
      </w:del>
    </w:p>
    <w:p>
      <w:pPr>
        <w:pStyle w:val="BodyText"/>
      </w:pPr>
      <w:del w:id="22" w:author="PR Preview" w:date="2026-01-01T00:00:00Z">
        <w:r>
          <w:rPr>
            <w:i/>
            <w:iCs/>
          </w:rPr>
          <w:delText xml:space="preserve">Solution 6</w:delText>
        </w:r>
      </w:del>
      <w:del w:id="23" w:author="PR Preview" w:date="2026-01-01T00:00:00Z">
        <w:r>
          <w:delText xml:space="preserve">. </w:delText>
        </w:r>
      </w:del>
      <w:del w:id="24" w:author="PR Preview" w:date="2026-01-01T00:00:00Z">
        <w:r>
          <w:delText xml:space="preserve">Differentiate one operation at a time,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starting from the definition (</w:delText>
        </w:r>
      </w:del>
      <w:hyperlink w:anchor="exm-rss-slr">
        <w:del w:id="2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8" w:author="PR Preview" w:date="2026-01-01T00:00:00Z">
        <w:r>
          <w:delText xml:space="preserve">):</w:delText>
        </w:r>
      </w:del>
    </w:p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Exercise 6 (Expanding the centered sum of cross-products)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Expand the centered sum of cross-products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</w:t>
        </w:r>
      </w:ins>
      <w:hyperlink w:anchor="def-centered-cross-product">
        <w:ins w:id="3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6" w:author="PR Preview" w:date="2026-01-01T00:00:00Z">
        <w: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into an expression in terms of</w:t>
        </w:r>
      </w:ins>
      <w:ins w:id="39" w:author="PR Preview" w:date="2026-01-01T00:00:00Z">
        <w:r>
          <w:t xml:space="preserve"> </w:t>
        </w:r>
      </w:ins>
      <m:oMath>
        <m:r>
          <m:t>n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47" w:author="PR Preview" w:date="2026-01-01T00:00:00Z">
        <w:r>
          <w:t xml:space="preserve">.</w:t>
        </w:r>
      </w:ins>
    </w:p>
    <w:bookmarkEnd w:id="81"/>
    <w:bookmarkStart w:id="82" w:name="sol-sxy-expand"/>
    <w:p>
      <w:pPr>
        <w:pStyle w:val="BodyText"/>
      </w:pPr>
      <w:ins w:id="48" w:author="PR Preview" w:date="2026-01-01T00:00:00Z">
        <w:r>
          <w:rPr>
            <w:i/>
            <w:iCs/>
          </w:rPr>
          <w:t xml:space="preserve">Solution 6</w:t>
        </w:r>
      </w:ins>
      <w:ins w:id="49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bookmarkEnd w:id="82"/>
    <w:bookmarkStart w:id="83" w:name="lem-sxy-expand"/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Lemma 3 (Expanded centered sum of cross-products)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centered sum of cross-products</w:t>
        </w:r>
      </w:ins>
      <w:ins w:id="5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</w:t>
        </w:r>
      </w:ins>
      <w:hyperlink w:anchor="def-centered-cross-product">
        <w:ins w:id="5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7" w:author="PR Preview" w:date="2026-01-01T00:00:00Z">
        <w:r>
          <w:t xml:space="preserve">) equals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ins w:id="58" w:author="PR Preview" w:date="2026-01-01T00:00:00Z">
        <w:r>
          <w:rPr>
            <w:i/>
            <w:iCs/>
          </w:rPr>
          <w:t xml:space="preserve">Proof</w:t>
        </w:r>
      </w:ins>
      <w:ins w:id="59" w:author="PR Preview" w:date="2026-01-01T00:00:00Z">
        <w:r>
          <w:t xml:space="preserve">. </w:t>
        </w:r>
      </w:ins>
      <w:ins w:id="60" w:author="PR Preview" w:date="2026-01-01T00:00:00Z">
        <w:r>
          <w:t xml:space="preserve">This is the solution to</w:t>
        </w:r>
      </w:ins>
      <w:ins w:id="61" w:author="PR Preview" w:date="2026-01-01T00:00:00Z">
        <w:r>
          <w:t xml:space="preserve"> </w:t>
        </w:r>
      </w:ins>
      <w:hyperlink w:anchor="exr-sxy-expand">
        <w:ins w:id="62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63" w:author="PR Preview" w:date="2026-01-01T00:00:00Z">
        <w:r>
          <w:t xml:space="preserve">.</w:t>
        </w:r>
      </w:ins>
    </w:p>
    <w:bookmarkStart w:id="86" w:name="exr-rss-deriv-intercept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Exercise 7 (Derivative of RSS with respect to the intercept)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Find the partial derivative of the</w:t>
        </w:r>
      </w:ins>
      <w:ins w:id="67" w:author="PR Preview" w:date="2026-01-01T00:00:00Z">
        <w:r>
          <w:t xml:space="preserve"> </w:t>
        </w:r>
      </w:ins>
      <w:hyperlink r:id="rId84">
        <w:ins w:id="68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residual sum of squares</w:t>
        </w:r>
      </w:ins>
      <w:ins w:id="7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</w:t>
        </w:r>
      </w:ins>
      <w:hyperlink w:anchor="exm-rss-slr">
        <w:ins w:id="7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5" w:author="PR Preview" w:date="2026-01-01T00:00:00Z">
        <w:r>
          <w:t xml:space="preserve">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with respect to the</w:t>
        </w:r>
      </w:ins>
      <w:ins w:id="78" w:author="PR Preview" w:date="2026-01-01T00:00:00Z">
        <w:r>
          <w:t xml:space="preserve"> </w:t>
        </w:r>
      </w:ins>
      <w:hyperlink r:id="rId85">
        <w:ins w:id="79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ins w:id="82" w:author="PR Preview" w:date="2026-01-01T00:00:00Z">
        <w:r>
          <w:t xml:space="preserve">.</w:t>
        </w:r>
      </w:ins>
    </w:p>
    <w:bookmarkEnd w:id="86"/>
    <w:bookmarkStart w:id="87" w:name="sol-rss-deriv-intercept"/>
    <w:p>
      <w:pPr>
        <w:pStyle w:val="BodyText"/>
      </w:pPr>
      <w:ins w:id="83" w:author="PR Preview" w:date="2026-01-01T00:00:00Z">
        <w:r>
          <w:rPr>
            <w:i/>
            <w:iCs/>
          </w:rPr>
          <w:t xml:space="preserve">Solution 7</w:t>
        </w:r>
      </w:ins>
      <w:ins w:id="84" w:author="PR Preview" w:date="2026-01-01T00:00:00Z">
        <w:r>
          <w:t xml:space="preserve">. </w:t>
        </w:r>
      </w:ins>
      <w:ins w:id="85" w:author="PR Preview" w:date="2026-01-01T00:00:00Z">
        <w:r>
          <w:t xml:space="preserve">Differentiate one operation at a time,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starting from the definition (</w:t>
        </w:r>
      </w:ins>
      <w:hyperlink w:anchor="exm-rss-slr">
        <w:ins w:id="8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7"/>
    <w:bookmarkStart w:id="88" w:name="exr-rss-deriv-intercept-in-means"/>
    <w:p>
      <w:pPr>
        <w:pStyle w:val="FirstParagraph"/>
      </w:pPr>
      <w:del w:id="90" w:author="PR Preview" w:date="2026-01-01T00:00:00Z">
        <w:r>
          <w:rPr>
            <w:b/>
            <w:bCs/>
          </w:rPr>
          <w:delText xml:space="preserve">Exercise 7 (Derivative of RSS in terms of the means)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In the setting of</w:delText>
        </w:r>
      </w:del>
      <w:del w:id="93" w:author="PR Preview" w:date="2026-01-01T00:00:00Z">
        <w:r>
          <w:delText xml:space="preserve"> </w:delText>
        </w:r>
      </w:del>
      <w:hyperlink w:anchor="exr-rss-deriv-intercept">
        <w:del w:id="94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95" w:author="PR Preview" w:date="2026-01-01T00:00:00Z">
        <w:r>
          <w:delText xml:space="preserve">, write the partial derivative in terms of</w:delText>
        </w:r>
      </w:del>
      <w:del w:id="9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</w:delText>
        </w:r>
      </w:del>
      <w:del w:id="9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00" w:author="PR Preview" w:date="2026-01-01T00:00:00Z">
        <w:r>
          <w:delText xml:space="preserve">.</w:delText>
        </w:r>
      </w:del>
    </w:p>
    <w:p>
      <w:pPr>
        <w:pStyle w:val="BodyText"/>
      </w:pPr>
      <w:del w:id="101" w:author="PR Preview" w:date="2026-01-01T00:00:00Z">
        <w:r>
          <w:rPr>
            <w:i/>
            <w:iCs/>
          </w:rPr>
          <w:delText xml:space="preserve">Solution 7</w:delText>
        </w:r>
      </w:del>
      <w:del w:id="102" w:author="PR Preview" w:date="2026-01-01T00:00:00Z">
        <w:r>
          <w:delText xml:space="preserve">. </w:delText>
        </w:r>
      </w:del>
      <w:del w:id="103" w:author="PR Preview" w:date="2026-01-01T00:00:00Z">
        <w:r>
          <w:delText xml:space="preserve">Write the derivative from</w:delText>
        </w:r>
      </w:del>
      <w:del w:id="104" w:author="PR Preview" w:date="2026-01-01T00:00:00Z">
        <w:r>
          <w:delText xml:space="preserve"> </w:delText>
        </w:r>
      </w:del>
      <w:hyperlink w:anchor="exr-rss-deriv-intercept">
        <w:del w:id="105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in terms of</w:delText>
        </w:r>
      </w:del>
      <w:del w:id="10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3" w:author="PR Preview" w:date="2026-01-01T00:00:00Z">
        <w:r>
          <w:rPr>
            <w:b/>
            <w:bCs/>
          </w:rPr>
          <w:delText xml:space="preserve">Lemma 3 (Derivative of RSS with respect to the intercept)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The partial derivative of the simple linear regression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residual sum of squares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(</w:delText>
        </w:r>
      </w:del>
      <w:hyperlink w:anchor="exm-rss-slr">
        <w:del w:id="12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22" w:author="PR Preview" w:date="2026-01-01T00:00:00Z">
        <w:r>
          <w:delText xml:space="preserve">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with respect to the intercept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5" w:author="PR Preview" w:date="2026-01-01T00:00:00Z">
        <w:r>
          <w:rPr>
            <w:i/>
            <w:iCs/>
          </w:rPr>
          <w:delText xml:space="preserve">Proof</w:delText>
        </w:r>
      </w:del>
      <w:del w:id="126" w:author="PR Preview" w:date="2026-01-01T00:00:00Z">
        <w:r>
          <w:delText xml:space="preserve">. </w:delText>
        </w:r>
      </w:del>
      <w:del w:id="127" w:author="PR Preview" w:date="2026-01-01T00:00:00Z">
        <w:r>
          <w:delText xml:space="preserve">The derivative in sum form is the solution to</w:delText>
        </w:r>
      </w:del>
      <w:del w:id="128" w:author="PR Preview" w:date="2026-01-01T00:00:00Z">
        <w:r>
          <w:delText xml:space="preserve"> </w:delText>
        </w:r>
      </w:del>
      <w:hyperlink w:anchor="exr-rss-deriv-intercept">
        <w:del w:id="129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30" w:author="PR Preview" w:date="2026-01-01T00:00:00Z">
        <w:r>
          <w:delText xml:space="preserve">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 form in terms of means is the solution to</w:delText>
        </w:r>
      </w:del>
      <w:del w:id="133" w:author="PR Preview" w:date="2026-01-01T00:00:00Z">
        <w:r>
          <w:delText xml:space="preserve"> </w:delText>
        </w:r>
      </w:del>
      <w:hyperlink w:anchor="exr-rss-deriv-intercept-in-means">
        <w:del w:id="13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5" w:author="PR Preview" w:date="2026-01-01T00:00:00Z">
        <w:r>
          <w:delText xml:space="preserve">.</w:delText>
        </w:r>
      </w:del>
    </w:p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Exercise 8 (Derivative of RSS with respect to the slope)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Find the partial derivative of the simple linear regression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residual sum of squares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</w:delText>
        </w:r>
      </w:del>
      <w:hyperlink w:anchor="exm-rss-slr">
        <w:del w:id="14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45" w:author="PR Preview" w:date="2026-01-01T00:00:00Z">
        <w:r>
          <w:delText xml:space="preserve">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with respect to the</w:delText>
        </w:r>
      </w:del>
      <w:del w:id="148" w:author="PR Preview" w:date="2026-01-01T00:00:00Z">
        <w:r>
          <w:delText xml:space="preserve"> </w:delText>
        </w:r>
      </w:del>
      <w:hyperlink r:id="rId91">
        <w:del w:id="149" w:author="PR Preview" w:date="2026-01-01T00:00:00Z">
          <w:r>
            <w:rPr>
              <w:rStyle w:val="Hyperlink"/>
            </w:rPr>
            <w:delText xml:space="preserve">slope</w:delText>
          </w:r>
        </w:del>
      </w:hyperlink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del w:id="152" w:author="PR Preview" w:date="2026-01-01T00:00:00Z">
        <w:r>
          <w:delText xml:space="preserve">.</w:delText>
        </w:r>
      </w:del>
    </w:p>
    <w:p>
      <w:pPr>
        <w:pStyle w:val="BodyText"/>
      </w:pPr>
      <w:del w:id="153" w:author="PR Preview" w:date="2026-01-01T00:00:00Z">
        <w:r>
          <w:rPr>
            <w:i/>
            <w:iCs/>
          </w:rPr>
          <w:delText xml:space="preserve">Solution 8</w:delText>
        </w:r>
      </w:del>
      <w:del w:id="154" w:author="PR Preview" w:date="2026-01-01T00:00:00Z">
        <w:r>
          <w:delText xml:space="preserve">. </w:delText>
        </w:r>
      </w:del>
      <w:del w:id="155" w:author="PR Preview" w:date="2026-01-01T00:00:00Z">
        <w:r>
          <w:delText xml:space="preserve">Differentiate one operation at a time,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starting from the definition (</w:delText>
        </w:r>
      </w:del>
      <w:hyperlink w:anchor="exm-rss-slr">
        <w:del w:id="15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59" w:author="PR Preview" w:date="2026-01-01T00:00:00Z">
        <w:r>
          <w:delText xml:space="preserve">):</w:delText>
        </w:r>
      </w:del>
    </w:p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Exercise 8 (Derivative of RSS in terms of the means)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 the setting of</w:t>
        </w:r>
      </w:ins>
      <w:ins w:id="163" w:author="PR Preview" w:date="2026-01-01T00:00:00Z">
        <w:r>
          <w:t xml:space="preserve"> </w:t>
        </w:r>
      </w:ins>
      <w:hyperlink w:anchor="exr-rss-deriv-intercept">
        <w:ins w:id="16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5" w:author="PR Preview" w:date="2026-01-01T00:00:00Z">
        <w:r>
          <w:t xml:space="preserve">, write the partial derivative in terms of</w:t>
        </w:r>
      </w:ins>
      <w:ins w:id="16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</w:t>
        </w:r>
      </w:ins>
      <w:ins w:id="16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70" w:author="PR Preview" w:date="2026-01-01T00:00:00Z">
        <w:r>
          <w:t xml:space="preserve">.</w:t>
        </w:r>
      </w:ins>
    </w:p>
    <w:bookmarkEnd w:id="88"/>
    <w:bookmarkStart w:id="89" w:name="sol-rss-deriv-intercept-in-means"/>
    <w:p>
      <w:pPr>
        <w:pStyle w:val="BodyText"/>
      </w:pPr>
      <w:ins w:id="171" w:author="PR Preview" w:date="2026-01-01T00:00:00Z">
        <w:r>
          <w:rPr>
            <w:i/>
            <w:iCs/>
          </w:rPr>
          <w:t xml:space="preserve">Solution 8</w:t>
        </w:r>
      </w:ins>
      <w:ins w:id="172" w:author="PR Preview" w:date="2026-01-01T00:00:00Z">
        <w:r>
          <w:t xml:space="preserve">. </w:t>
        </w:r>
      </w:ins>
      <w:ins w:id="173" w:author="PR Preview" w:date="2026-01-01T00:00:00Z">
        <w:r>
          <w:t xml:space="preserve">Write the derivative from</w:t>
        </w:r>
      </w:ins>
      <w:ins w:id="174" w:author="PR Preview" w:date="2026-01-01T00:00:00Z">
        <w:r>
          <w:t xml:space="preserve"> </w:t>
        </w:r>
      </w:ins>
      <w:hyperlink w:anchor="exr-rss-deriv-intercept">
        <w:ins w:id="17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in terms of</w:t>
        </w:r>
      </w:ins>
      <w:ins w:id="17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</w:t>
        </w:r>
      </w:ins>
      <w:ins w:id="18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lem-rss-deriv-intercept"/>
    <w:p>
      <w:pPr>
        <w:pStyle w:val="FirstParagraph"/>
      </w:pPr>
      <w:ins w:id="183" w:author="PR Preview" w:date="2026-01-01T00:00:00Z">
        <w:r>
          <w:rPr>
            <w:b/>
            <w:bCs/>
          </w:rPr>
          <w:t xml:space="preserve">Lemma 4 (Derivative of RSS with respect to the intercept)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partial derivative of the simple linear regression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residual sum of squares</w:t>
        </w:r>
      </w:ins>
      <w:ins w:id="188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(</w:t>
        </w:r>
      </w:ins>
      <w:hyperlink w:anchor="exm-rss-slr">
        <w:ins w:id="19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92" w:author="PR Preview" w:date="2026-01-01T00:00:00Z">
        <w:r>
          <w:t xml:space="preserve">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with respect to the intercept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ins w:id="195" w:author="PR Preview" w:date="2026-01-01T00:00:00Z">
        <w:r>
          <w:rPr>
            <w:i/>
            <w:iCs/>
          </w:rPr>
          <w:t xml:space="preserve">Proof</w:t>
        </w:r>
      </w:ins>
      <w:ins w:id="196" w:author="PR Preview" w:date="2026-01-01T00:00:00Z">
        <w:r>
          <w:t xml:space="preserve">. </w:t>
        </w:r>
      </w:ins>
      <w:ins w:id="197" w:author="PR Preview" w:date="2026-01-01T00:00:00Z">
        <w:r>
          <w:t xml:space="preserve">The derivative in sum form is the solution to</w:t>
        </w:r>
      </w:ins>
      <w:ins w:id="198" w:author="PR Preview" w:date="2026-01-01T00:00:00Z">
        <w:r>
          <w:t xml:space="preserve"> </w:t>
        </w:r>
      </w:ins>
      <w:hyperlink w:anchor="exr-rss-deriv-intercept">
        <w:ins w:id="19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form in terms of means is the solution to</w:t>
        </w:r>
      </w:ins>
      <w:ins w:id="203" w:author="PR Preview" w:date="2026-01-01T00:00:00Z">
        <w:r>
          <w:t xml:space="preserve"> </w:t>
        </w:r>
      </w:ins>
      <w:hyperlink w:anchor="exr-rss-deriv-intercept-in-means">
        <w:ins w:id="204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05" w:author="PR Preview" w:date="2026-01-01T00:00:00Z">
        <w:r>
          <w:t xml:space="preserve">.</w:t>
        </w:r>
      </w:ins>
    </w:p>
    <w:bookmarkStart w:id="92" w:name="exr-rss-deriv-slope"/>
    <w:p>
      <w:pPr>
        <w:pStyle w:val="BodyText"/>
      </w:pPr>
      <w:ins w:id="206" w:author="PR Preview" w:date="2026-01-01T00:00:00Z">
        <w:r>
          <w:rPr>
            <w:b/>
            <w:bCs/>
          </w:rPr>
          <w:t xml:space="preserve">Exercise 9 (Derivative of RSS with respect to the slope)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Find the partial derivative of the simple linear regression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residual sum of squares</w:t>
        </w:r>
      </w:ins>
      <w:ins w:id="21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(</w:t>
        </w:r>
      </w:ins>
      <w:hyperlink w:anchor="exm-rss-slr">
        <w:ins w:id="21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15" w:author="PR Preview" w:date="2026-01-01T00:00:00Z">
        <w:r>
          <w:t xml:space="preserve">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with respect to the</w:t>
        </w:r>
      </w:ins>
      <w:ins w:id="218" w:author="PR Preview" w:date="2026-01-01T00:00:00Z">
        <w:r>
          <w:t xml:space="preserve"> </w:t>
        </w:r>
      </w:ins>
      <w:hyperlink r:id="rId91">
        <w:ins w:id="219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ins w:id="222" w:author="PR Preview" w:date="2026-01-01T00:00:00Z">
        <w:r>
          <w:t xml:space="preserve">.</w:t>
        </w:r>
      </w:ins>
    </w:p>
    <w:bookmarkEnd w:id="92"/>
    <w:bookmarkStart w:id="93" w:name="sol-rss-deriv-slope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Solution 9</w:t>
        </w:r>
      </w:ins>
      <w:ins w:id="224" w:author="PR Preview" w:date="2026-01-01T00:00:00Z">
        <w:r>
          <w:t xml:space="preserve">. </w:t>
        </w:r>
      </w:ins>
      <w:ins w:id="225" w:author="PR Preview" w:date="2026-01-01T00:00:00Z">
        <w:r>
          <w:t xml:space="preserve">Differentiate one operation at a time,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starting from the definition (</w:t>
        </w:r>
      </w:ins>
      <w:hyperlink w:anchor="exm-rss-slr">
        <w:ins w:id="22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2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lem-rss-deriv-slope"/>
    <w:p>
      <w:pPr>
        <w:pStyle w:val="FirstParagraph"/>
      </w:pPr>
      <w:del w:id="230" w:author="PR Preview" w:date="2026-01-01T00:00:00Z">
        <w:r>
          <w:rPr>
            <w:b/>
            <w:bCs/>
          </w:rPr>
          <w:delText xml:space="preserve">Lemma 4 (Derivative of RSS with respect to the slope)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The partial derivative of the simple linear regression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residual sum of squares</w:delText>
        </w:r>
      </w:del>
      <w:del w:id="23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rss-slr">
        <w:del w:id="23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9" w:author="PR Preview" w:date="2026-01-01T00:00:00Z">
        <w:r>
          <w:delText xml:space="preserve">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 respect to the slope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2" w:author="PR Preview" w:date="2026-01-01T00:00:00Z">
        <w:r>
          <w:rPr>
            <w:i/>
            <w:iCs/>
          </w:rPr>
          <w:delText xml:space="preserve">Proof</w:delText>
        </w:r>
      </w:del>
      <w:del w:id="243" w:author="PR Preview" w:date="2026-01-01T00:00:00Z">
        <w:r>
          <w:delText xml:space="preserve">. </w:delText>
        </w:r>
      </w:del>
      <w:del w:id="244" w:author="PR Preview" w:date="2026-01-01T00:00:00Z">
        <w:r>
          <w:delText xml:space="preserve">This is the solution to</w:delText>
        </w:r>
      </w:del>
      <w:del w:id="245" w:author="PR Preview" w:date="2026-01-01T00:00:00Z">
        <w:r>
          <w:delText xml:space="preserve"> </w:delText>
        </w:r>
      </w:del>
      <w:hyperlink w:anchor="exr-rss-deriv-slope">
        <w:del w:id="246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47" w:author="PR Preview" w:date="2026-01-01T00:00:00Z">
        <w:r>
          <w:delText xml:space="preserve">.</w:delText>
        </w:r>
      </w:del>
    </w:p>
    <w:p>
      <w:pPr>
        <w:pStyle w:val="BodyText"/>
      </w:pPr>
      <w:del w:id="248" w:author="PR Preview" w:date="2026-01-01T00:00:00Z">
        <w:r>
          <w:rPr>
            <w:b/>
            <w:bCs/>
          </w:rPr>
          <w:delText xml:space="preserve">Exercise 9 (Solving the normal equations)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Using</w:delText>
        </w:r>
      </w:del>
      <w:del w:id="251" w:author="PR Preview" w:date="2026-01-01T00:00:00Z">
        <w:r>
          <w:delText xml:space="preserve"> </w:delText>
        </w:r>
      </w:del>
      <w:hyperlink w:anchor="exr-rss-deriv-intercept">
        <w:del w:id="252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</w:delText>
        </w:r>
      </w:del>
      <w:del w:id="255" w:author="PR Preview" w:date="2026-01-01T00:00:00Z">
        <w:r>
          <w:delText xml:space="preserve"> </w:delText>
        </w:r>
      </w:del>
      <w:hyperlink w:anchor="exr-rss-deriv-slope">
        <w:del w:id="256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57" w:author="PR Preview" w:date="2026-01-01T00:00:00Z">
        <w:r>
          <w:delText xml:space="preserve">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solve the normal equations of</w:delText>
        </w:r>
      </w:del>
      <w:del w:id="260" w:author="PR Preview" w:date="2026-01-01T00:00:00Z">
        <w:r>
          <w:delText xml:space="preserve"> </w:delText>
        </w:r>
      </w:del>
      <w:hyperlink w:anchor="exm-normal-equations-slr">
        <w:del w:id="26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for</w:delText>
        </w:r>
      </w:del>
      <w:del w:id="264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and</w:delText>
        </w:r>
      </w:del>
      <w:del w:id="26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268" w:author="PR Preview" w:date="2026-01-01T00:00:00Z">
        <w:r>
          <w:delText xml:space="preserve">,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assuming</w:delText>
        </w:r>
      </w:del>
      <w:del w:id="27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</w:delText>
        </w:r>
      </w:del>
      <w:hyperlink w:anchor="def-centered-sums">
        <w:del w:id="27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75" w:author="PR Preview" w:date="2026-01-01T00:00:00Z">
        <w:r>
          <w:delText xml:space="preserve">).</w:delText>
        </w:r>
      </w:del>
    </w:p>
    <w:p>
      <w:pPr>
        <w:pStyle w:val="BodyText"/>
      </w:pPr>
      <w:del w:id="276" w:author="PR Preview" w:date="2026-01-01T00:00:00Z">
        <w:r>
          <w:rPr>
            <w:i/>
            <w:iCs/>
          </w:rPr>
          <w:delText xml:space="preserve">Solution 9</w:delText>
        </w:r>
      </w:del>
      <w:del w:id="277" w:author="PR Preview" w:date="2026-01-01T00:00:00Z">
        <w:r>
          <w:delText xml:space="preserve">. </w:delText>
        </w:r>
      </w:del>
      <w:del w:id="278" w:author="PR Preview" w:date="2026-01-01T00:00:00Z">
        <w:r>
          <w:rPr>
            <w:b/>
            <w:bCs/>
          </w:rPr>
          <w:delText xml:space="preserve">First normal equation.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Set the derivative from</w:delText>
        </w:r>
      </w:del>
      <w:del w:id="281" w:author="PR Preview" w:date="2026-01-01T00:00:00Z">
        <w:r>
          <w:delText xml:space="preserve"> </w:delText>
        </w:r>
      </w:del>
      <w:hyperlink w:anchor="exr-rss-deriv-intercept">
        <w:del w:id="282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to zero,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then isolate</w:delText>
        </w:r>
      </w:del>
      <w:del w:id="28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28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del w:id="289" w:author="PR Preview" w:date="2026-01-01T00:00:00Z">
        <w:r>
          <w:rPr>
            <w:b/>
            <w:bCs/>
          </w:rPr>
          <w:delText xml:space="preserve">Second normal equation.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Substitute that intercept into the derivative from</w:delText>
        </w:r>
      </w:del>
      <w:del w:id="292" w:author="PR Preview" w:date="2026-01-01T00:00:00Z">
        <w:r>
          <w:delText xml:space="preserve"> </w:delText>
        </w:r>
      </w:del>
      <w:hyperlink w:anchor="exr-rss-deriv-slope">
        <w:del w:id="293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94" w:author="PR Preview" w:date="2026-01-01T00:00:00Z">
        <w:r>
          <w:delText xml:space="preserve">:</w:delText>
        </w:r>
      </w:del>
    </w:p>
    <w:p>
      <w:pPr>
        <w:pStyle w:val="FirstParagraph"/>
      </w:pPr>
      <w:ins w:id="295" w:author="PR Preview" w:date="2026-01-01T00:00:00Z">
        <w:r>
          <w:rPr>
            <w:b/>
            <w:bCs/>
          </w:rPr>
          <w:t xml:space="preserve">Lemma 5 (Derivative of RSS with respect to the slope)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partial derivative of the simple linear regression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residual sum of squares</w:t>
        </w:r>
      </w:ins>
      <w:ins w:id="30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(</w:t>
        </w:r>
      </w:ins>
      <w:hyperlink w:anchor="exm-rss-slr">
        <w:ins w:id="30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04" w:author="PR Preview" w:date="2026-01-01T00:00:00Z">
        <w:r>
          <w:t xml:space="preserve">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with respect to the slope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ins w:id="307" w:author="PR Preview" w:date="2026-01-01T00:00:00Z">
        <w:r>
          <w:rPr>
            <w:i/>
            <w:iCs/>
          </w:rPr>
          <w:t xml:space="preserve">Proof</w:t>
        </w:r>
      </w:ins>
      <w:ins w:id="308" w:author="PR Preview" w:date="2026-01-01T00:00:00Z">
        <w:r>
          <w:t xml:space="preserve">. </w:t>
        </w:r>
      </w:ins>
      <w:ins w:id="309" w:author="PR Preview" w:date="2026-01-01T00:00:00Z">
        <w:r>
          <w:t xml:space="preserve">This is the solution to</w:t>
        </w:r>
      </w:ins>
      <w:ins w:id="310" w:author="PR Preview" w:date="2026-01-01T00:00:00Z">
        <w:r>
          <w:t xml:space="preserve"> </w:t>
        </w:r>
      </w:ins>
      <w:hyperlink w:anchor="exr-rss-deriv-slope">
        <w:ins w:id="31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12" w:author="PR Preview" w:date="2026-01-01T00:00:00Z">
        <w:r>
          <w:t xml:space="preserve">.</w:t>
        </w:r>
      </w:ins>
    </w:p>
    <w:bookmarkStart w:id="95" w:name="exr-solve-normal-equations"/>
    <w:p>
      <w:pPr>
        <w:pStyle w:val="BodyText"/>
      </w:pPr>
      <w:ins w:id="313" w:author="PR Preview" w:date="2026-01-01T00:00:00Z">
        <w:r>
          <w:rPr>
            <w:b/>
            <w:bCs/>
          </w:rPr>
          <w:t xml:space="preserve">Exercise 10 (Solving the normal equations)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Using</w:t>
        </w:r>
      </w:ins>
      <w:ins w:id="316" w:author="PR Preview" w:date="2026-01-01T00:00:00Z">
        <w:r>
          <w:t xml:space="preserve"> </w:t>
        </w:r>
      </w:ins>
      <w:hyperlink w:anchor="exr-rss-deriv-intercept">
        <w:ins w:id="31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</w:t>
        </w:r>
      </w:ins>
      <w:ins w:id="320" w:author="PR Preview" w:date="2026-01-01T00:00:00Z">
        <w:r>
          <w:t xml:space="preserve"> </w:t>
        </w:r>
      </w:ins>
      <w:hyperlink w:anchor="exr-rss-deriv-slope">
        <w:ins w:id="32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solve the normal equations of</w:t>
        </w:r>
      </w:ins>
      <w:ins w:id="325" w:author="PR Preview" w:date="2026-01-01T00:00:00Z">
        <w:r>
          <w:t xml:space="preserve"> </w:t>
        </w:r>
      </w:ins>
      <w:hyperlink w:anchor="exm-normal-equations-slr">
        <w:ins w:id="326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for</w:t>
        </w:r>
      </w:ins>
      <w:ins w:id="32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assuming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(</w:t>
        </w:r>
      </w:ins>
      <w:hyperlink w:anchor="def-centered-sums">
        <w:ins w:id="33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40" w:author="PR Preview" w:date="2026-01-01T00:00:00Z">
        <w:r>
          <w:t xml:space="preserve">).</w:t>
        </w:r>
      </w:ins>
    </w:p>
    <w:bookmarkEnd w:id="95"/>
    <w:bookmarkStart w:id="96" w:name="sol-solve-normal-equations"/>
    <w:p>
      <w:pPr>
        <w:pStyle w:val="BodyText"/>
      </w:pPr>
      <w:ins w:id="341" w:author="PR Preview" w:date="2026-01-01T00:00:00Z">
        <w:r>
          <w:rPr>
            <w:i/>
            <w:iCs/>
          </w:rPr>
          <w:t xml:space="preserve">Solution 10</w:t>
        </w:r>
      </w:ins>
      <w:ins w:id="342" w:author="PR Preview" w:date="2026-01-01T00:00:00Z">
        <w:r>
          <w:t xml:space="preserve">. </w:t>
        </w:r>
      </w:ins>
      <w:ins w:id="343" w:author="PR Preview" w:date="2026-01-01T00:00:00Z">
        <w:r>
          <w:rPr>
            <w:b/>
            <w:bCs/>
          </w:rPr>
          <w:t xml:space="preserve">First normal equation.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Set the derivative from</w:t>
        </w:r>
      </w:ins>
      <w:ins w:id="346" w:author="PR Preview" w:date="2026-01-01T00:00:00Z">
        <w:r>
          <w:t xml:space="preserve"> </w:t>
        </w:r>
      </w:ins>
      <w:hyperlink w:anchor="exr-rss-deriv-intercept">
        <w:ins w:id="34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to zero,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then isolate</w:t>
        </w:r>
      </w:ins>
      <w:ins w:id="35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3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354" w:author="PR Preview" w:date="2026-01-01T00:00:00Z">
        <w:r>
          <w:rPr>
            <w:b/>
            <w:bCs/>
          </w:rPr>
          <w:t xml:space="preserve">Second normal equation.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Substitute that intercept into the derivative from</w:t>
        </w:r>
      </w:ins>
      <w:ins w:id="357" w:author="PR Preview" w:date="2026-01-01T00:00:00Z">
        <w:r>
          <w:t xml:space="preserve"> </w:t>
        </w:r>
      </w:ins>
      <w:hyperlink w:anchor="exr-rss-deriv-slope">
        <w:ins w:id="35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3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6"/>
    <w:bookmarkStart w:id="97" w:name="lem-solve-normal-equations"/>
    <w:p>
      <w:pPr>
        <w:pStyle w:val="BodyText"/>
      </w:pPr>
      <w:del w:id="360" w:author="PR Preview" w:date="2026-01-01T00:00:00Z">
        <w:r>
          <w:rPr>
            <w:b/>
            <w:bCs/>
          </w:rPr>
          <w:delText xml:space="preserve">Lemma 5 (Solution of the normal equations)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If</w:delText>
        </w:r>
      </w:del>
      <w:del w:id="36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(</w:delText>
        </w:r>
      </w:del>
      <w:hyperlink w:anchor="def-centered-sums">
        <w:del w:id="36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67" w:author="PR Preview" w:date="2026-01-01T00:00:00Z">
        <w:r>
          <w:delText xml:space="preserve">),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the normal equations of</w:delText>
        </w:r>
      </w:del>
      <w:del w:id="370" w:author="PR Preview" w:date="2026-01-01T00:00:00Z">
        <w:r>
          <w:delText xml:space="preserve"> </w:delText>
        </w:r>
      </w:del>
      <w:hyperlink w:anchor="exm-normal-equations-slr">
        <w:del w:id="37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have exactly one solution: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4" w:author="PR Preview" w:date="2026-01-01T00:00:00Z">
        <w:r>
          <w:rPr>
            <w:i/>
            <w:iCs/>
          </w:rPr>
          <w:delText xml:space="preserve">Proof</w:delText>
        </w:r>
      </w:del>
      <w:del w:id="375" w:author="PR Preview" w:date="2026-01-01T00:00:00Z">
        <w:r>
          <w:delText xml:space="preserve">. </w:delText>
        </w:r>
      </w:del>
      <w:del w:id="376" w:author="PR Preview" w:date="2026-01-01T00:00:00Z">
        <w:r>
          <w:delText xml:space="preserve">This is the solution to</w:delText>
        </w:r>
      </w:del>
      <w:del w:id="377" w:author="PR Preview" w:date="2026-01-01T00:00:00Z">
        <w:r>
          <w:delText xml:space="preserve"> </w:delText>
        </w:r>
      </w:del>
      <w:hyperlink w:anchor="exr-solve-normal-equations">
        <w:del w:id="378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79" w:author="PR Preview" w:date="2026-01-01T00:00:00Z">
        <w:r>
          <w:delText xml:space="preserve">.</w:delText>
        </w:r>
      </w:del>
    </w:p>
    <w:p>
      <w:pPr>
        <w:pStyle w:val="BodyText"/>
      </w:pPr>
      <w:del w:id="380" w:author="PR Preview" w:date="2026-01-01T00:00:00Z">
        <w:r>
          <w:rPr>
            <w:b/>
            <w:bCs/>
          </w:rPr>
          <w:delText xml:space="preserve">Exercise 10 (Second derivatives of RSS)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Find the matrix of second derivatives of</w:delText>
        </w:r>
      </w:del>
      <w:del w:id="38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(</w:delText>
        </w:r>
      </w:del>
      <w:hyperlink w:anchor="exm-rss-slr">
        <w:del w:id="38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87" w:author="PR Preview" w:date="2026-01-01T00:00:00Z">
        <w:r>
          <w:delText xml:space="preserve">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with respect to</w:delText>
        </w:r>
      </w:del>
      <w:del w:id="39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and</w:delText>
        </w:r>
      </w:del>
      <w:del w:id="39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394" w:author="PR Preview" w:date="2026-01-01T00:00:00Z">
        <w:r>
          <w:delText xml:space="preserve">.</w:delText>
        </w:r>
      </w:del>
    </w:p>
    <w:p>
      <w:pPr>
        <w:pStyle w:val="BodyText"/>
      </w:pPr>
      <w:del w:id="395" w:author="PR Preview" w:date="2026-01-01T00:00:00Z">
        <w:r>
          <w:rPr>
            <w:i/>
            <w:iCs/>
          </w:rPr>
          <w:delText xml:space="preserve">Solution 10</w:delText>
        </w:r>
      </w:del>
      <w:del w:id="396" w:author="PR Preview" w:date="2026-01-01T00:00:00Z">
        <w:r>
          <w:delText xml:space="preserve">. </w:delText>
        </w:r>
      </w:del>
      <w:del w:id="397" w:author="PR Preview" w:date="2026-01-01T00:00:00Z">
        <w:r>
          <w:delText xml:space="preserve">Differentiate each first derivative again.</w:delText>
        </w:r>
      </w:del>
    </w:p>
    <w:p>
      <w:pPr>
        <w:pStyle w:val="BodyText"/>
      </w:pPr>
      <w:del w:id="398" w:author="PR Preview" w:date="2026-01-01T00:00:00Z">
        <w:r>
          <w:rPr>
            <w:b/>
            <w:bCs/>
          </w:rPr>
          <w:delText xml:space="preserve">Derivatives of</w:delText>
        </w:r>
      </w:del>
      <w:del w:id="39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del w:id="400" w:author="PR Preview" w:date="2026-01-01T00:00:00Z">
        <w:r>
          <w:rPr>
            <w:b/>
            <w:bCs/>
          </w:rPr>
          <w:delText xml:space="preserve">.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By</w:delText>
        </w:r>
      </w:del>
      <w:del w:id="403" w:author="PR Preview" w:date="2026-01-01T00:00:00Z">
        <w:r>
          <w:delText xml:space="preserve"> </w:delText>
        </w:r>
      </w:del>
      <w:hyperlink w:anchor="exr-rss-deriv-intercept">
        <w:del w:id="404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407" w:author="PR Preview" w:date="2026-01-01T00:00:00Z">
        <w:r>
          <w:delText xml:space="preserve">.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Differentiating with respect to</w:delText>
        </w:r>
      </w:del>
      <w:del w:id="41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411" w:author="PR Preview" w:date="2026-01-01T00:00:00Z">
        <w:r>
          <w:delText xml:space="preserve">:</w:delText>
        </w:r>
      </w:del>
    </w:p>
    <w:p>
      <w:pPr>
        <w:pStyle w:val="BodyText"/>
      </w:pPr>
      <w:ins w:id="412" w:author="PR Preview" w:date="2026-01-01T00:00:00Z">
        <w:r>
          <w:rPr>
            <w:b/>
            <w:bCs/>
          </w:rPr>
          <w:t xml:space="preserve">Lemma 6 (Solution of the normal equations)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If</w:t>
        </w:r>
      </w:ins>
      <w:ins w:id="41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(</w:t>
        </w:r>
      </w:ins>
      <w:hyperlink w:anchor="def-centered-sums">
        <w:ins w:id="41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19" w:author="PR Preview" w:date="2026-01-01T00:00:00Z">
        <w:r>
          <w:t xml:space="preserve">),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the normal equations of</w:t>
        </w:r>
      </w:ins>
      <w:ins w:id="422" w:author="PR Preview" w:date="2026-01-01T00:00:00Z">
        <w:r>
          <w:t xml:space="preserve"> </w:t>
        </w:r>
      </w:ins>
      <w:hyperlink w:anchor="exm-normal-equations-slr">
        <w:ins w:id="42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have exactly one solution: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ins w:id="426" w:author="PR Preview" w:date="2026-01-01T00:00:00Z">
        <w:r>
          <w:rPr>
            <w:i/>
            <w:iCs/>
          </w:rPr>
          <w:t xml:space="preserve">Proof</w:t>
        </w:r>
      </w:ins>
      <w:ins w:id="427" w:author="PR Preview" w:date="2026-01-01T00:00:00Z">
        <w:r>
          <w:t xml:space="preserve">. </w:t>
        </w:r>
      </w:ins>
      <w:ins w:id="428" w:author="PR Preview" w:date="2026-01-01T00:00:00Z">
        <w:r>
          <w:t xml:space="preserve">This is the solution to</w:t>
        </w:r>
      </w:ins>
      <w:ins w:id="429" w:author="PR Preview" w:date="2026-01-01T00:00:00Z">
        <w:r>
          <w:t xml:space="preserve"> </w:t>
        </w:r>
      </w:ins>
      <w:hyperlink w:anchor="exr-solve-normal-equations">
        <w:ins w:id="430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431" w:author="PR Preview" w:date="2026-01-01T00:00:00Z">
        <w:r>
          <w:t xml:space="preserve">.</w:t>
        </w:r>
      </w:ins>
    </w:p>
    <w:bookmarkStart w:id="98" w:name="exr-rss-hessian"/>
    <w:p>
      <w:pPr>
        <w:pStyle w:val="BodyText"/>
      </w:pPr>
      <w:ins w:id="432" w:author="PR Preview" w:date="2026-01-01T00:00:00Z">
        <w:r>
          <w:rPr>
            <w:b/>
            <w:bCs/>
          </w:rPr>
          <w:t xml:space="preserve">Exercise 11 (Second derivatives of RSS)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Find the matrix of second derivatives of</w:t>
        </w:r>
      </w:ins>
      <w:ins w:id="43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(</w:t>
        </w:r>
      </w:ins>
      <w:hyperlink w:anchor="exm-rss-slr">
        <w:ins w:id="43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39" w:author="PR Preview" w:date="2026-01-01T00:00:00Z">
        <w:r>
          <w:t xml:space="preserve">)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with respect to</w:t>
        </w:r>
      </w:ins>
      <w:ins w:id="44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446" w:author="PR Preview" w:date="2026-01-01T00:00:00Z">
        <w:r>
          <w:t xml:space="preserve">.</w:t>
        </w:r>
      </w:ins>
    </w:p>
    <w:bookmarkEnd w:id="98"/>
    <w:bookmarkStart w:id="99" w:name="sol-rss-hessian"/>
    <w:p>
      <w:pPr>
        <w:pStyle w:val="BodyText"/>
      </w:pPr>
      <w:ins w:id="447" w:author="PR Preview" w:date="2026-01-01T00:00:00Z">
        <w:r>
          <w:rPr>
            <w:i/>
            <w:iCs/>
          </w:rPr>
          <w:t xml:space="preserve">Solution 11</w:t>
        </w:r>
      </w:ins>
      <w:ins w:id="448" w:author="PR Preview" w:date="2026-01-01T00:00:00Z">
        <w:r>
          <w:t xml:space="preserve">. </w:t>
        </w:r>
      </w:ins>
      <w:ins w:id="449" w:author="PR Preview" w:date="2026-01-01T00:00:00Z">
        <w:r>
          <w:t xml:space="preserve">Differentiate each first derivative again.</w:t>
        </w:r>
      </w:ins>
    </w:p>
    <w:p>
      <w:pPr>
        <w:pStyle w:val="BodyText"/>
      </w:pPr>
      <w:ins w:id="450" w:author="PR Preview" w:date="2026-01-01T00:00:00Z">
        <w:r>
          <w:rPr>
            <w:b/>
            <w:bCs/>
          </w:rPr>
          <w:t xml:space="preserve">Derivatives of</w:t>
        </w:r>
      </w:ins>
      <w:ins w:id="45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ins w:id="452" w:author="PR Preview" w:date="2026-01-01T00:00:00Z">
        <w:r>
          <w:rPr>
            <w:b/>
            <w:bCs/>
          </w:rPr>
          <w:t xml:space="preserve">.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By</w:t>
        </w:r>
      </w:ins>
      <w:ins w:id="455" w:author="PR Preview" w:date="2026-01-01T00:00:00Z">
        <w:r>
          <w:t xml:space="preserve"> </w:t>
        </w:r>
      </w:ins>
      <w:hyperlink w:anchor="exr-rss-deriv-intercept">
        <w:ins w:id="45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459" w:author="PR Preview" w:date="2026-01-01T00:00:00Z">
        <w:r>
          <w:t xml:space="preserve">.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Differentiating with respect to</w:t>
        </w:r>
      </w:ins>
      <w:ins w:id="46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4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464" w:author="PR Preview" w:date="2026-01-01T00:00:00Z">
        <w:r>
          <w:rPr>
            <w:b/>
            <w:bCs/>
          </w:rPr>
          <w:delText xml:space="preserve">Derivatives of</w:delText>
        </w:r>
      </w:del>
      <w:del w:id="46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del w:id="466" w:author="PR Preview" w:date="2026-01-01T00:00:00Z">
        <w:r>
          <w:rPr>
            <w:b/>
            <w:bCs/>
          </w:rPr>
          <w:delText xml:space="preserve">.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By</w:delText>
        </w:r>
      </w:del>
      <w:del w:id="469" w:author="PR Preview" w:date="2026-01-01T00:00:00Z">
        <w:r>
          <w:delText xml:space="preserve"> </w:delText>
        </w:r>
      </w:del>
      <w:hyperlink w:anchor="exr-rss-deriv-slope">
        <w:del w:id="470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471" w:author="PR Preview" w:date="2026-01-01T00:00:00Z">
        <w:r>
          <w:delText xml:space="preserve">,</w:delText>
        </w:r>
      </w:del>
      <w:del w:id="472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Differentiating with respect to</w:delText>
        </w:r>
      </w:del>
      <w:del w:id="47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and reusing the inner derivative</w:delText>
        </w:r>
      </w:del>
      <w:del w:id="4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from</w:delText>
        </w:r>
      </w:del>
      <w:del w:id="483" w:author="PR Preview" w:date="2026-01-01T00:00:00Z">
        <w:r>
          <w:delText xml:space="preserve"> </w:delText>
        </w:r>
      </w:del>
      <w:hyperlink w:anchor="exr-rss-deriv-intercept">
        <w:del w:id="484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8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86" w:author="PR Preview" w:date="2026-01-01T00:00:00Z">
        <w:r>
          <w:delText xml:space="preserve">Differentiating with respect to</w:delText>
        </w:r>
      </w:del>
      <w:del w:id="48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488" w:author="PR Preview" w:date="2026-01-01T00:00:00Z">
        <w:r>
          <w:delText xml:space="preserve">,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and reusing the inner derivative</w:delText>
        </w:r>
      </w:del>
      <w:del w:id="49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from</w:delText>
        </w:r>
      </w:del>
      <w:del w:id="494" w:author="PR Preview" w:date="2026-01-01T00:00:00Z">
        <w:r>
          <w:delText xml:space="preserve"> </w:delText>
        </w:r>
      </w:del>
      <w:hyperlink w:anchor="exr-rss-deriv-slope">
        <w:del w:id="495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496" w:author="PR Preview" w:date="2026-01-01T00:00:00Z">
        <w:r>
          <w:delText xml:space="preserve">:</w:delText>
        </w:r>
      </w:del>
    </w:p>
    <w:p>
      <w:pPr>
        <w:pStyle w:val="FirstParagraph"/>
      </w:pPr>
      <w:ins w:id="497" w:author="PR Preview" w:date="2026-01-01T00:00:00Z">
        <w:r>
          <w:rPr>
            <w:b/>
            <w:bCs/>
          </w:rPr>
          <w:t xml:space="preserve">Derivatives of</w:t>
        </w:r>
      </w:ins>
      <w:ins w:id="49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ins w:id="499" w:author="PR Preview" w:date="2026-01-01T00:00:00Z">
        <w:r>
          <w:rPr>
            <w:b/>
            <w:bCs/>
          </w:rPr>
          <w:t xml:space="preserve">.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By</w:t>
        </w:r>
      </w:ins>
      <w:ins w:id="502" w:author="PR Preview" w:date="2026-01-01T00:00:00Z">
        <w:r>
          <w:t xml:space="preserve"> </w:t>
        </w:r>
      </w:ins>
      <w:hyperlink w:anchor="exr-rss-deriv-slope">
        <w:ins w:id="503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Differentiating with respect to</w:t>
        </w:r>
      </w:ins>
      <w:ins w:id="50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510" w:author="PR Preview" w:date="2026-01-01T00:00:00Z">
        <w:r>
          <w:t xml:space="preserve">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 reusing the inner derivative</w:t>
        </w:r>
      </w:ins>
      <w:ins w:id="51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from</w:t>
        </w:r>
      </w:ins>
      <w:ins w:id="516" w:author="PR Preview" w:date="2026-01-01T00:00:00Z">
        <w:r>
          <w:t xml:space="preserve"> </w:t>
        </w:r>
      </w:ins>
      <w:hyperlink w:anchor="exr-rss-deriv-intercept">
        <w:ins w:id="51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19" w:author="PR Preview" w:date="2026-01-01T00:00:00Z">
        <w:r>
          <w:t xml:space="preserve">Differentiating with respect to</w:t>
        </w:r>
      </w:ins>
      <w:ins w:id="52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521" w:author="PR Preview" w:date="2026-01-01T00:00:00Z">
        <w:r>
          <w:t xml:space="preserve">,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and reusing the inner derivative</w:t>
        </w:r>
      </w:ins>
      <w:ins w:id="52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from</w:t>
        </w:r>
      </w:ins>
      <w:ins w:id="527" w:author="PR Preview" w:date="2026-01-01T00:00:00Z">
        <w:r>
          <w:t xml:space="preserve"> </w:t>
        </w:r>
      </w:ins>
      <w:hyperlink w:anchor="exr-rss-deriv-slope">
        <w:ins w:id="52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5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bookmarkStart w:id="100" w:name="exr-rss-hessian-positive-definite"/>
    <w:p>
      <w:pPr>
        <w:pStyle w:val="FirstParagraph"/>
      </w:pPr>
      <w:del w:id="530" w:author="PR Preview" w:date="2026-01-01T00:00:00Z">
        <w:r>
          <w:rPr>
            <w:b/>
            <w:bCs/>
          </w:rPr>
          <w:delText xml:space="preserve">Exercise 11 (Positive definiteness of the second-derivative matrix of RSS)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In the setting of</w:delText>
        </w:r>
      </w:del>
      <w:del w:id="533" w:author="PR Preview" w:date="2026-01-01T00:00:00Z">
        <w:r>
          <w:delText xml:space="preserve"> </w:delText>
        </w:r>
      </w:del>
      <w:hyperlink w:anchor="exr-rss-hessian">
        <w:del w:id="534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535" w:author="PR Preview" w:date="2026-01-01T00:00:00Z">
        <w:r>
          <w:delText xml:space="preserve">, show that the matrix of second derivatives is positive definite when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(</w:delText>
        </w:r>
      </w:del>
      <w:hyperlink w:anchor="def-centered-sums">
        <w:del w:id="53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540" w:author="PR Preview" w:date="2026-01-01T00:00:00Z">
        <w:r>
          <w:delText xml:space="preserve">).</w:delText>
        </w:r>
      </w:del>
    </w:p>
    <w:p>
      <w:pPr>
        <w:pStyle w:val="BodyText"/>
      </w:pPr>
      <w:del w:id="541" w:author="PR Preview" w:date="2026-01-01T00:00:00Z">
        <w:r>
          <w:rPr>
            <w:i/>
            <w:iCs/>
          </w:rPr>
          <w:delText xml:space="preserve">Solution 11</w:delText>
        </w:r>
      </w:del>
      <w:del w:id="542" w:author="PR Preview" w:date="2026-01-01T00:00:00Z">
        <w:r>
          <w:delText xml:space="preserve">. </w:delText>
        </w:r>
      </w:del>
      <w:del w:id="543" w:author="PR Preview" w:date="2026-01-01T00:00:00Z">
        <w:r>
          <w:delText xml:space="preserve">The top-left entry of the matrix of second derivatives from</w:delText>
        </w:r>
      </w:del>
      <w:del w:id="544" w:author="PR Preview" w:date="2026-01-01T00:00:00Z">
        <w:r>
          <w:delText xml:space="preserve"> </w:delText>
        </w:r>
      </w:del>
      <w:hyperlink w:anchor="exr-rss-hessian">
        <w:del w:id="545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m:oMath>
        <m:r>
          <m:t>2</m:t>
        </m:r>
        <m:r>
          <m:t>n</m:t>
        </m:r>
      </m:oMath>
      <w:del w:id="548" w:author="PR Preview" w:date="2026-01-01T00:00:00Z">
        <w:r>
          <w:delText xml:space="preserve">, is positive.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The determinant of this matrix,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using the expanded form of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from</w:delText>
        </w:r>
      </w:del>
      <w:del w:id="556" w:author="PR Preview" w:date="2026-01-01T00:00:00Z">
        <w:r>
          <w:delText xml:space="preserve"> </w:delText>
        </w:r>
      </w:del>
      <w:hyperlink w:anchor="exr-sxx-expand">
        <w:del w:id="557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558" w:author="PR Preview" w:date="2026-01-01T00:00:00Z">
        <w:r>
          <w:delText xml:space="preserve">, is</w:delText>
        </w:r>
      </w:del>
    </w:p>
    <w:p>
      <w:pPr>
        <w:pStyle w:val="FirstParagraph"/>
      </w:pPr>
      <w:ins w:id="559" w:author="PR Preview" w:date="2026-01-01T00:00:00Z">
        <w:r>
          <w:rPr>
            <w:b/>
            <w:bCs/>
          </w:rPr>
          <w:t xml:space="preserve">Exercise 12 (Positive definiteness of the second-derivative matrix of RSS)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In the setting of</w:t>
        </w:r>
      </w:ins>
      <w:ins w:id="562" w:author="PR Preview" w:date="2026-01-01T00:00:00Z">
        <w:r>
          <w:t xml:space="preserve"> </w:t>
        </w:r>
      </w:ins>
      <w:hyperlink w:anchor="exr-rss-hessian">
        <w:ins w:id="563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64" w:author="PR Preview" w:date="2026-01-01T00:00:00Z">
        <w:r>
          <w:t xml:space="preserve">, show that the matrix of second derivatives is positive definite when</w:t>
        </w:r>
      </w:ins>
      <w:ins w:id="56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(</w:t>
        </w:r>
      </w:ins>
      <w:hyperlink w:anchor="def-centered-sums">
        <w:ins w:id="56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69" w:author="PR Preview" w:date="2026-01-01T00:00:00Z">
        <w:r>
          <w:t xml:space="preserve">).</w:t>
        </w:r>
      </w:ins>
    </w:p>
    <w:bookmarkEnd w:id="100"/>
    <w:bookmarkStart w:id="101" w:name="sol-rss-hessian-positive-definite"/>
    <w:p>
      <w:pPr>
        <w:pStyle w:val="BodyText"/>
      </w:pPr>
      <w:ins w:id="570" w:author="PR Preview" w:date="2026-01-01T00:00:00Z">
        <w:r>
          <w:rPr>
            <w:i/>
            <w:iCs/>
          </w:rPr>
          <w:t xml:space="preserve">Solution 12</w:t>
        </w:r>
      </w:ins>
      <w:ins w:id="571" w:author="PR Preview" w:date="2026-01-01T00:00:00Z">
        <w:r>
          <w:t xml:space="preserve">. </w:t>
        </w:r>
      </w:ins>
      <w:ins w:id="572" w:author="PR Preview" w:date="2026-01-01T00:00:00Z">
        <w:r>
          <w:t xml:space="preserve">The top-left entry of the matrix of second derivatives from</w:t>
        </w:r>
      </w:ins>
      <w:ins w:id="573" w:author="PR Preview" w:date="2026-01-01T00:00:00Z">
        <w:r>
          <w:t xml:space="preserve"> </w:t>
        </w:r>
      </w:ins>
      <w:hyperlink w:anchor="exr-rss-hessian">
        <w:ins w:id="57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575" w:author="PR Preview" w:date="2026-01-01T00:00:00Z">
        <w:r>
          <w:t xml:space="preserve">,</w:t>
        </w:r>
      </w:ins>
      <w:ins w:id="576" w:author="PR Preview" w:date="2026-01-01T00:00:00Z">
        <w:r>
          <w:t xml:space="preserve"> </w:t>
        </w:r>
      </w:ins>
      <m:oMath>
        <m:r>
          <m:t>2</m:t>
        </m:r>
        <m:r>
          <m:t>n</m:t>
        </m:r>
      </m:oMath>
      <w:ins w:id="577" w:author="PR Preview" w:date="2026-01-01T00:00:00Z">
        <w:r>
          <w:t xml:space="preserve">, is positive.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The determinant of this matrix,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using the expanded form of</w:t>
        </w:r>
      </w:ins>
      <w:ins w:id="5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from</w:t>
        </w:r>
      </w:ins>
      <w:ins w:id="585" w:author="PR Preview" w:date="2026-01-01T00:00:00Z">
        <w:r>
          <w:t xml:space="preserve"> </w:t>
        </w:r>
      </w:ins>
      <w:hyperlink w:anchor="exr-sxx-expand">
        <w:ins w:id="586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587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101"/>
    <w:bookmarkStart w:id="102" w:name="lem-rss-hessian"/>
    <w:p>
      <w:pPr>
        <w:pStyle w:val="BodyText"/>
      </w:pPr>
      <w:del w:id="588" w:author="PR Preview" w:date="2026-01-01T00:00:00Z">
        <w:r>
          <w:rPr>
            <w:b/>
            <w:bCs/>
          </w:rPr>
          <w:delText xml:space="preserve">Lemma 6 (Second derivatives of RSS)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The matrix of second derivatives of</w:delText>
        </w:r>
      </w:del>
      <w:del w:id="59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(</w:delText>
        </w:r>
      </w:del>
      <w:hyperlink w:anchor="exm-rss-slr">
        <w:del w:id="59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595" w:author="PR Preview" w:date="2026-01-01T00:00:00Z">
        <w:r>
          <w:delText xml:space="preserve">)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with respect to</w:delText>
        </w:r>
      </w:del>
      <w:del w:id="59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and</w:delText>
        </w:r>
      </w:del>
      <w:del w:id="601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positive definite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at every</w:delText>
        </w:r>
      </w:del>
      <w:del w:id="6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when</w:delText>
        </w:r>
      </w:del>
      <w:del w:id="60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(</w:delText>
        </w:r>
      </w:del>
      <w:hyperlink w:anchor="def-centered-sums">
        <w:del w:id="61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13" w:author="PR Preview" w:date="2026-01-01T00:00:00Z">
        <w:r>
          <w:delText xml:space="preserve">),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and equals</w:delText>
        </w:r>
      </w:del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16" w:author="PR Preview" w:date="2026-01-01T00:00:00Z">
        <w:r>
          <w:rPr>
            <w:i/>
            <w:iCs/>
          </w:rPr>
          <w:delText xml:space="preserve">Proof</w:delText>
        </w:r>
      </w:del>
      <w:del w:id="617" w:author="PR Preview" w:date="2026-01-01T00:00:00Z">
        <w:r>
          <w:delText xml:space="preserve">. </w:delText>
        </w:r>
      </w:del>
      <w:del w:id="618" w:author="PR Preview" w:date="2026-01-01T00:00:00Z">
        <w:r>
          <w:delText xml:space="preserve">The matrix of second derivatives is the solution to</w:delText>
        </w:r>
      </w:del>
      <w:del w:id="619" w:author="PR Preview" w:date="2026-01-01T00:00:00Z">
        <w:r>
          <w:delText xml:space="preserve"> </w:delText>
        </w:r>
      </w:del>
      <w:hyperlink w:anchor="exr-rss-hessian">
        <w:del w:id="620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621" w:author="PR Preview" w:date="2026-01-01T00:00:00Z">
        <w:r>
          <w:delText xml:space="preserve">.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The positive definiteness is the solution to</w:delText>
        </w:r>
      </w:del>
      <w:del w:id="624" w:author="PR Preview" w:date="2026-01-01T00:00:00Z">
        <w:r>
          <w:delText xml:space="preserve"> </w:delText>
        </w:r>
      </w:del>
      <w:hyperlink w:anchor="exr-rss-hessian-positive-definite">
        <w:del w:id="62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626" w:author="PR Preview" w:date="2026-01-01T00:00:00Z">
        <w:r>
          <w:delText xml:space="preserve">.</w:delText>
        </w:r>
      </w:del>
    </w:p>
    <w:p>
      <w:pPr>
        <w:pStyle w:val="BodyText"/>
      </w:pPr>
      <w:ins w:id="627" w:author="PR Preview" w:date="2026-01-01T00:00:00Z">
        <w:r>
          <w:rPr>
            <w:b/>
            <w:bCs/>
          </w:rPr>
          <w:t xml:space="preserve">Lemma 7 (Second derivatives of RSS)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The matrix of second derivatives of</w:t>
        </w:r>
      </w:ins>
      <w:ins w:id="63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(</w:t>
        </w:r>
      </w:ins>
      <w:hyperlink w:anchor="exm-rss-slr">
        <w:ins w:id="63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34" w:author="PR Preview" w:date="2026-01-01T00:00:00Z">
        <w:r>
          <w:t xml:space="preserve">)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with respect to</w:t>
        </w:r>
      </w:ins>
      <w:ins w:id="63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</w:t>
        </w:r>
      </w:ins>
      <w:ins w:id="64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is positive definite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at every</w:t>
        </w:r>
      </w:ins>
      <w:ins w:id="6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when</w:t>
        </w:r>
      </w:ins>
      <w:ins w:id="6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(</w:t>
        </w:r>
      </w:ins>
      <w:hyperlink w:anchor="def-centered-sums">
        <w:ins w:id="65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52" w:author="PR Preview" w:date="2026-01-01T00:00:00Z">
        <w:r>
          <w:t xml:space="preserve">),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 equals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ins w:id="655" w:author="PR Preview" w:date="2026-01-01T00:00:00Z">
        <w:r>
          <w:rPr>
            <w:i/>
            <w:iCs/>
          </w:rPr>
          <w:t xml:space="preserve">Proof</w:t>
        </w:r>
      </w:ins>
      <w:ins w:id="656" w:author="PR Preview" w:date="2026-01-01T00:00:00Z">
        <w:r>
          <w:t xml:space="preserve">. </w:t>
        </w:r>
      </w:ins>
      <w:ins w:id="657" w:author="PR Preview" w:date="2026-01-01T00:00:00Z">
        <w:r>
          <w:t xml:space="preserve">The matrix of second derivatives is the solution to</w:t>
        </w:r>
      </w:ins>
      <w:ins w:id="658" w:author="PR Preview" w:date="2026-01-01T00:00:00Z">
        <w:r>
          <w:t xml:space="preserve"> </w:t>
        </w:r>
      </w:ins>
      <w:hyperlink w:anchor="exr-rss-hessian">
        <w:ins w:id="65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660" w:author="PR Preview" w:date="2026-01-01T00:00:00Z">
        <w:r>
          <w:t xml:space="preserve">.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The positive definiteness is the solution to</w:t>
        </w:r>
      </w:ins>
      <w:ins w:id="663" w:author="PR Preview" w:date="2026-01-01T00:00:00Z">
        <w:r>
          <w:t xml:space="preserve"> </w:t>
        </w:r>
      </w:ins>
      <w:hyperlink w:anchor="exr-rss-hessian-positive-definite">
        <w:ins w:id="664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665" w:author="PR Preview" w:date="2026-01-01T00:00:00Z">
        <w:r>
          <w:t xml:space="preserve">.</w:t>
        </w:r>
      </w:ins>
    </w:p>
    <w:bookmarkStart w:id="10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del w:id="666" w:author="PR Preview" w:date="2026-01-01T00:00:00Z">
        <w:r>
          <w:rPr>
            <w:i/>
            <w:iCs/>
          </w:rPr>
          <w:delText xml:space="preserve">Proof</w:delText>
        </w:r>
      </w:del>
      <w:del w:id="667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is differentiable,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so any point that minimizes it solves the</w:delText>
        </w:r>
      </w:del>
      <w:del w:id="672" w:author="PR Preview" w:date="2026-01-01T00:00:00Z">
        <w:r>
          <w:delText xml:space="preserve"> </w:delText>
        </w:r>
      </w:del>
      <w:hyperlink w:anchor="def-normal-equations">
        <w:del w:id="673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674" w:author="PR Preview" w:date="2026-01-01T00:00:00Z">
        <w:r>
          <w:delText xml:space="preserve">.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By</w:delText>
        </w:r>
      </w:del>
      <w:del w:id="677" w:author="PR Preview" w:date="2026-01-01T00:00:00Z">
        <w:r>
          <w:delText xml:space="preserve"> </w:delText>
        </w:r>
      </w:del>
      <w:hyperlink w:anchor="lem-solve-normal-equations">
        <w:del w:id="678" w:author="PR Preview" w:date="2026-01-01T00:00:00Z">
          <w:r>
            <w:rPr>
              <w:rStyle w:val="Hyperlink"/>
            </w:rPr>
            <w:delText xml:space="preserve">Lemma 5</w:delText>
          </w:r>
        </w:del>
      </w:hyperlink>
      <w:del w:id="679" w:author="PR Preview" w:date="2026-01-01T00:00:00Z">
        <w:r>
          <w:delText xml:space="preserve">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the normal equations have exactly one solution,</w:delText>
        </w:r>
      </w:del>
      <w:del w:id="68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and</w:delText>
        </w:r>
      </w:del>
      <w:del w:id="68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686" w:author="PR Preview" w:date="2026-01-01T00:00:00Z">
        <w:r>
          <w:delText xml:space="preserve">.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By</w:delText>
        </w:r>
      </w:del>
      <w:del w:id="689" w:author="PR Preview" w:date="2026-01-01T00:00:00Z">
        <w:r>
          <w:delText xml:space="preserve"> </w:delText>
        </w:r>
      </w:del>
      <w:hyperlink w:anchor="lem-rss-hessian">
        <w:del w:id="690" w:author="PR Preview" w:date="2026-01-01T00:00:00Z">
          <w:r>
            <w:rPr>
              <w:rStyle w:val="Hyperlink"/>
            </w:rPr>
            <w:delText xml:space="preserve">Lemma 6</w:delText>
          </w:r>
        </w:del>
      </w:hyperlink>
      <w:del w:id="691" w:author="PR Preview" w:date="2026-01-01T00:00:00Z">
        <w:r>
          <w:delText xml:space="preserve">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the matrix of second derivatives of</w:delText>
        </w:r>
      </w:del>
      <w:del w:id="69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 positive definite at every point,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so</w:delText>
        </w:r>
      </w:del>
      <w:del w:id="69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is strictly convex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and its only stationary point is its unique global minimum.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So the OLS estimates exist, are unique,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 equal that solution.</w:delText>
        </w:r>
      </w:del>
    </w:p>
    <w:p>
      <w:pPr>
        <w:pStyle w:val="FirstParagraph"/>
      </w:pPr>
      <w:ins w:id="708" w:author="PR Preview" w:date="2026-01-01T00:00:00Z">
        <w:r>
          <w:rPr>
            <w:i/>
            <w:iCs/>
          </w:rPr>
          <w:t xml:space="preserve">Proof</w:t>
        </w:r>
      </w:ins>
      <w:ins w:id="709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is differentiable,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so any point that minimizes it solves the</w:t>
        </w:r>
      </w:ins>
      <w:ins w:id="714" w:author="PR Preview" w:date="2026-01-01T00:00:00Z">
        <w:r>
          <w:t xml:space="preserve"> </w:t>
        </w:r>
      </w:ins>
      <w:hyperlink w:anchor="def-normal-equations">
        <w:ins w:id="715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716" w:author="PR Preview" w:date="2026-01-01T00:00:00Z">
        <w:r>
          <w:t xml:space="preserve">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By</w:t>
        </w:r>
      </w:ins>
      <w:ins w:id="719" w:author="PR Preview" w:date="2026-01-01T00:00:00Z">
        <w:r>
          <w:t xml:space="preserve"> </w:t>
        </w:r>
      </w:ins>
      <w:hyperlink w:anchor="lem-solve-normal-equations">
        <w:ins w:id="720" w:author="PR Preview" w:date="2026-01-01T00:00:00Z">
          <w:r>
            <w:rPr>
              <w:rStyle w:val="Hyperlink"/>
            </w:rPr>
            <w:t xml:space="preserve">Lemma 6</w:t>
          </w:r>
        </w:ins>
      </w:hyperlink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the normal equations have exactly one solution,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and</w:t>
        </w:r>
      </w:ins>
      <w:ins w:id="72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728" w:author="PR Preview" w:date="2026-01-01T00:00:00Z">
        <w:r>
          <w:t xml:space="preserve">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By</w:t>
        </w:r>
      </w:ins>
      <w:ins w:id="731" w:author="PR Preview" w:date="2026-01-01T00:00:00Z">
        <w:r>
          <w:t xml:space="preserve"> </w:t>
        </w:r>
      </w:ins>
      <w:hyperlink w:anchor="lem-rss-hessian">
        <w:ins w:id="732" w:author="PR Preview" w:date="2026-01-01T00:00:00Z">
          <w:r>
            <w:rPr>
              <w:rStyle w:val="Hyperlink"/>
            </w:rPr>
            <w:t xml:space="preserve">Lemma 7</w:t>
          </w:r>
        </w:ins>
      </w:hyperlink>
      <w:ins w:id="733" w:author="PR Preview" w:date="2026-01-01T00:00:00Z">
        <w:r>
          <w:t xml:space="preserve">,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the matrix of second derivatives of</w:t>
        </w:r>
      </w:ins>
      <w:ins w:id="736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positive definite at every point,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</w:t>
        </w:r>
      </w:ins>
      <w:ins w:id="74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is strictly convex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and its only stationary point is its unique global minimum.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So the OLS estimates exist, are unique,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and equal that solution.</w:t>
        </w:r>
      </w:ins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4"/>
    <w:bookmarkStart w:id="105" w:name="exr-slr-mean-dot-product"/>
    <w:p>
      <w:pPr>
        <w:pStyle w:val="FirstParagraph"/>
      </w:pPr>
      <w:del w:id="750" w:author="PR Preview" w:date="2026-01-01T00:00:00Z">
        <w:r>
          <w:rPr>
            <w:b/>
            <w:bCs/>
          </w:rPr>
          <w:delText xml:space="preserve">Exercise 12 (The conditional mean and the covariate vector)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In simple linear regression (</w:delText>
        </w:r>
      </w:del>
      <w:hyperlink w:anchor="def-slr">
        <w:del w:id="75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54" w:author="PR Preview" w:date="2026-01-01T00:00:00Z">
        <w:r>
          <w:delText xml:space="preserve">),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express the conditional mean</w:delText>
        </w:r>
      </w:del>
      <w:del w:id="7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as a dot product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of the covariate vector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$\mathord{\smash[b]{\underset{\raise.3ex\hbox{$\scriptstyle\sim$}}{x}}\vphantom{x}}_i$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(</w:delText>
        </w:r>
      </w:del>
      <w:hyperlink w:anchor="def-slr-covariate-vector">
        <w:del w:id="76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67" w:author="PR Preview" w:date="2026-01-01T00:00:00Z">
        <w:r>
          <w:delText xml:space="preserve">)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and the coefficient vector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$\mathord{\smash[b]{\underset{\raise.3ex\hbox{$\scriptstyle\sim$}}{\beta}}\vphantom{\beta}}= {\mathopen{}\left(\beta_{0}, \beta_{x}\right)\mathclose{}}^{\top}$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(</w:delText>
        </w:r>
      </w:del>
      <w:hyperlink w:anchor="exm-normal-equations-slr">
        <w:del w:id="77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775" w:author="PR Preview" w:date="2026-01-01T00:00:00Z">
        <w:r>
          <w:delText xml:space="preserve">).</w:delText>
        </w:r>
      </w:del>
    </w:p>
    <w:p>
      <w:pPr>
        <w:pStyle w:val="BodyText"/>
      </w:pPr>
      <w:del w:id="776" w:author="PR Preview" w:date="2026-01-01T00:00:00Z">
        <w:r>
          <w:rPr>
            <w:i/>
            <w:iCs/>
          </w:rPr>
          <w:delText xml:space="preserve">Solution 12</w:delText>
        </w:r>
      </w:del>
      <w:del w:id="777" w:author="PR Preview" w:date="2026-01-01T00:00:00Z">
        <w:r>
          <w:delText xml:space="preserve">. </w:delText>
        </w:r>
      </w:del>
      <w:del w:id="778" w:author="PR Preview" w:date="2026-01-01T00:00:00Z">
        <w:r>
          <w:delText xml:space="preserve">Start from the dot product:</w:delText>
        </w:r>
      </w:del>
    </w:p>
    <w:p>
      <w:pPr>
        <w:pStyle w:val="FirstParagraph"/>
      </w:pPr>
      <w:ins w:id="779" w:author="PR Preview" w:date="2026-01-01T00:00:00Z">
        <w:r>
          <w:rPr>
            <w:b/>
            <w:bCs/>
          </w:rPr>
          <w:t xml:space="preserve">Exercise 13 (The conditional mean and the covariate vector)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In simple linear regression (</w:t>
        </w:r>
      </w:ins>
      <w:hyperlink w:anchor="def-slr">
        <w:ins w:id="78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83" w:author="PR Preview" w:date="2026-01-01T00:00:00Z">
        <w:r>
          <w:t xml:space="preserve">),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express the conditional mean</w:t>
        </w:r>
      </w:ins>
      <w:ins w:id="7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as a dot product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of the covariate vector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$\mathord{\smash[b]{\underset{\raise.3ex\hbox{$\scriptstyle\sim$}}{x}}\vphantom{x}}_i$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(</w:t>
        </w:r>
      </w:ins>
      <w:hyperlink w:anchor="def-slr-covariate-vector">
        <w:ins w:id="79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796" w:author="PR Preview" w:date="2026-01-01T00:00:00Z">
        <w:r>
          <w:t xml:space="preserve">)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 the coefficient vector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$\mathord{\smash[b]{\underset{\raise.3ex\hbox{$\scriptstyle\sim$}}{\beta}}\vphantom{\beta}}= {\mathopen{}\left(\beta_{0}, \beta_{x}\right)\mathclose{}}^{\top}$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(</w:t>
        </w:r>
      </w:ins>
      <w:hyperlink w:anchor="exm-normal-equations-slr">
        <w:ins w:id="80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04" w:author="PR Preview" w:date="2026-01-01T00:00:00Z">
        <w:r>
          <w:t xml:space="preserve">).</w:t>
        </w:r>
      </w:ins>
    </w:p>
    <w:bookmarkEnd w:id="105"/>
    <w:bookmarkStart w:id="106" w:name="sol-slr-mean-dot-product"/>
    <w:p>
      <w:pPr>
        <w:pStyle w:val="BodyText"/>
      </w:pPr>
      <w:ins w:id="805" w:author="PR Preview" w:date="2026-01-01T00:00:00Z">
        <w:r>
          <w:rPr>
            <w:i/>
            <w:iCs/>
          </w:rPr>
          <w:t xml:space="preserve">Solution 13</w:t>
        </w:r>
      </w:ins>
      <w:ins w:id="806" w:author="PR Preview" w:date="2026-01-01T00:00:00Z">
        <w:r>
          <w:t xml:space="preserve">. </w:t>
        </w:r>
      </w:ins>
      <w:ins w:id="807" w:author="PR Preview" w:date="2026-01-01T00:00:00Z">
        <w:r>
          <w:t xml:space="preserve">Start from the dot product:</w:t>
        </w:r>
      </w:ins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6"/>
    <w:bookmarkStart w:id="107" w:name="lem-slr-mean-dot-product"/>
    <w:p>
      <w:pPr>
        <w:pStyle w:val="BodyText"/>
      </w:pPr>
      <w:del w:id="808" w:author="PR Preview" w:date="2026-01-01T00:00:00Z">
        <w:r>
          <w:rPr>
            <w:b/>
            <w:bCs/>
          </w:rPr>
          <w:delText xml:space="preserve">Lemma 7 (The conditional mean is a dot product)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In simple linear regression (</w:delText>
        </w:r>
      </w:del>
      <w:hyperlink w:anchor="def-slr">
        <w:del w:id="81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12" w:author="PR Preview" w:date="2026-01-01T00:00:00Z">
        <w:r>
          <w:delText xml:space="preserve">),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the conditional mean of observation</w:delText>
        </w:r>
      </w:del>
      <w:del w:id="815" w:author="PR Preview" w:date="2026-01-01T00:00:00Z">
        <w:r>
          <w:delText xml:space="preserve"> </w:delText>
        </w:r>
      </w:del>
      <m:oMath>
        <m:r>
          <m:t>i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the dot product</w:delText>
        </w:r>
      </w:del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of its covariate vector (</w:delText>
        </w:r>
      </w:del>
      <w:hyperlink w:anchor="def-slr-covariate-vector">
        <w:del w:id="82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21" w:author="PR Preview" w:date="2026-01-01T00:00:00Z">
        <w:r>
          <w:delText xml:space="preserve">)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 the coefficient vector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$\mathord{\smash[b]{\underset{\raise.3ex\hbox{$\scriptstyle\sim$}}{\beta}}\vphantom{\beta}}$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(</w:delText>
        </w:r>
      </w:del>
      <w:hyperlink w:anchor="exm-normal-equations-slr">
        <w:del w:id="82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29" w:author="PR Preview" w:date="2026-01-01T00:00:00Z">
        <w:r>
          <w:delText xml:space="preserve">):</w:delText>
        </w:r>
      </w:del>
    </w:p>
    <w:p>
      <w:pPr>
        <w:pStyle w:val="BodyText"/>
      </w:pPr>
      <w:ins w:id="830" w:author="PR Preview" w:date="2026-01-01T00:00:00Z">
        <w:r>
          <w:rPr>
            <w:b/>
            <w:bCs/>
          </w:rPr>
          <w:t xml:space="preserve">Lemma 8 (The conditional mean is a dot product)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In simple linear regression (</w:t>
        </w:r>
      </w:ins>
      <w:hyperlink w:anchor="def-slr">
        <w:ins w:id="8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34" w:author="PR Preview" w:date="2026-01-01T00:00:00Z">
        <w:r>
          <w:t xml:space="preserve">),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the conditional mean of observation</w:t>
        </w:r>
      </w:ins>
      <w:ins w:id="837" w:author="PR Preview" w:date="2026-01-01T00:00:00Z">
        <w:r>
          <w:t xml:space="preserve"> </w:t>
        </w:r>
      </w:ins>
      <m:oMath>
        <m:r>
          <m:t>i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is the dot product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of its covariate vector (</w:t>
        </w:r>
      </w:ins>
      <w:hyperlink w:anchor="def-slr-covariate-vector">
        <w:ins w:id="84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43" w:author="PR Preview" w:date="2026-01-01T00:00:00Z">
        <w:r>
          <w:t xml:space="preserve">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and the coefficient vector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$\mathord{\smash[b]{\underset{\raise.3ex\hbox{$\scriptstyle\sim$}}{\beta}}\vphantom{\beta}}$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(</w:t>
        </w:r>
      </w:ins>
      <w:hyperlink w:anchor="exm-normal-equations-slr">
        <w:ins w:id="85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51" w:author="PR Preview" w:date="2026-01-01T00:00:00Z">
        <w:r>
          <w:t xml:space="preserve">):</w:t>
        </w:r>
      </w:ins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7"/>
    <w:p>
      <w:pPr>
        <w:pStyle w:val="FirstParagraph"/>
      </w:pPr>
      <w:del w:id="852" w:author="PR Preview" w:date="2026-01-01T00:00:00Z">
        <w:r>
          <w:rPr>
            <w:i/>
            <w:iCs/>
          </w:rPr>
          <w:delText xml:space="preserve">Proof</w:delText>
        </w:r>
      </w:del>
      <w:del w:id="853" w:author="PR Preview" w:date="2026-01-01T00:00:00Z">
        <w:r>
          <w:delText xml:space="preserve">. </w:delText>
        </w:r>
      </w:del>
      <w:del w:id="854" w:author="PR Preview" w:date="2026-01-01T00:00:00Z">
        <w:r>
          <w:delText xml:space="preserve">This is the solution to</w:delText>
        </w:r>
      </w:del>
      <w:del w:id="855" w:author="PR Preview" w:date="2026-01-01T00:00:00Z">
        <w:r>
          <w:delText xml:space="preserve"> </w:delText>
        </w:r>
      </w:del>
      <w:hyperlink w:anchor="exr-slr-mean-dot-product">
        <w:del w:id="856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57" w:author="PR Preview" w:date="2026-01-01T00:00:00Z">
        <w:r>
          <w:delText xml:space="preserve">.</w:delText>
        </w:r>
      </w:del>
    </w:p>
    <w:p>
      <w:pPr>
        <w:pStyle w:val="BodyText"/>
      </w:pPr>
      <w:del w:id="858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In simple linear regression, take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$\mathord{\smash[b]{\underset{\raise.3ex\hbox{$\scriptstyle\sim$}}{\theta}}\vphantom{\theta}}= \mathord{\smash[b]{\underset{\raise.3ex\hbox{$\scriptstyle\sim$}}{\beta}}\vphantom{\beta}}$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and substitute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$\mu(x_i) = \mathord{\smash[b]{\underset{\raise.3ex\hbox{$\scriptstyle\sim$}}{x}}\vphantom{x}}_i \cdot \mathord{\smash[b]{\underset{\raise.3ex\hbox{$\scriptstyle\sim$}}{\beta}}\vphantom{\beta}}$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(</w:delText>
        </w:r>
      </w:del>
      <w:hyperlink w:anchor="lem-slr-mean-dot-product">
        <w:del w:id="869" w:author="PR Preview" w:date="2026-01-01T00:00:00Z">
          <w:r>
            <w:rPr>
              <w:rStyle w:val="Hyperlink"/>
            </w:rPr>
            <w:delText xml:space="preserve">Lemma 7</w:delText>
          </w:r>
        </w:del>
      </w:hyperlink>
      <w:del w:id="870" w:author="PR Preview" w:date="2026-01-01T00:00:00Z">
        <w:r>
          <w:delText xml:space="preserve">)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into each residual of the residual sum of squares (</w:delText>
        </w:r>
      </w:del>
      <w:hyperlink w:anchor="def-rss">
        <w:del w:id="87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874" w:author="PR Preview" w:date="2026-01-01T00:00:00Z">
        <w:r>
          <w:delText xml:space="preserve">).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The residual sum of squares is then a function of the coefficient vector</w:delText>
        </w:r>
      </w:del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$\mathord{\smash[b]{\underset{\raise.3ex\hbox{$\scriptstyle\sim$}}{\beta}}\vphantom{\beta}}$</w:delText>
        </w:r>
      </w:del>
      <w:del w:id="879" w:author="PR Preview" w:date="2026-01-01T00:00:00Z">
        <w:r>
          <w:delText xml:space="preserve">,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the same function as</w:delText>
        </w:r>
      </w:del>
      <w:del w:id="88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in</w:delText>
        </w:r>
      </w:del>
      <w:del w:id="885" w:author="PR Preview" w:date="2026-01-01T00:00:00Z">
        <w:r>
          <w:delText xml:space="preserve"> </w:delText>
        </w:r>
      </w:del>
      <w:hyperlink w:anchor="exm-rss-slr">
        <w:del w:id="88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887" w:author="PR Preview" w:date="2026-01-01T00:00:00Z">
        <w:r>
          <w:delText xml:space="preserve">:</w:delText>
        </w:r>
      </w:del>
    </w:p>
    <w:p>
      <w:pPr>
        <w:pStyle w:val="FirstParagraph"/>
      </w:pPr>
      <w:ins w:id="888" w:author="PR Preview" w:date="2026-01-01T00:00:00Z">
        <w:r>
          <w:rPr>
            <w:i/>
            <w:iCs/>
          </w:rPr>
          <w:t xml:space="preserve">Proof</w:t>
        </w:r>
      </w:ins>
      <w:ins w:id="889" w:author="PR Preview" w:date="2026-01-01T00:00:00Z">
        <w:r>
          <w:t xml:space="preserve">. </w:t>
        </w:r>
      </w:ins>
      <w:ins w:id="890" w:author="PR Preview" w:date="2026-01-01T00:00:00Z">
        <w:r>
          <w:t xml:space="preserve">This is the solution to</w:t>
        </w:r>
      </w:ins>
      <w:ins w:id="891" w:author="PR Preview" w:date="2026-01-01T00:00:00Z">
        <w:r>
          <w:t xml:space="preserve"> </w:t>
        </w:r>
      </w:ins>
      <w:hyperlink w:anchor="exr-slr-mean-dot-product">
        <w:ins w:id="892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893" w:author="PR Preview" w:date="2026-01-01T00:00:00Z">
        <w:r>
          <w:t xml:space="preserve">.</w:t>
        </w:r>
      </w:ins>
    </w:p>
    <w:bookmarkStart w:id="108" w:name="exm-rss-vector"/>
    <w:p>
      <w:pPr>
        <w:pStyle w:val="BodyText"/>
      </w:pPr>
      <w:ins w:id="894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In simple linear regression, take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$\mathord{\smash[b]{\underset{\raise.3ex\hbox{$\scriptstyle\sim$}}{\theta}}\vphantom{\theta}}= \mathord{\smash[b]{\underset{\raise.3ex\hbox{$\scriptstyle\sim$}}{\beta}}\vphantom{\beta}}$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and substitute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$\mu(x_i) = \mathord{\smash[b]{\underset{\raise.3ex\hbox{$\scriptstyle\sim$}}{x}}\vphantom{x}}_i \cdot \mathord{\smash[b]{\underset{\raise.3ex\hbox{$\scriptstyle\sim$}}{\beta}}\vphantom{\beta}}$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(</w:t>
        </w:r>
      </w:ins>
      <w:hyperlink w:anchor="lem-slr-mean-dot-product">
        <w:ins w:id="905" w:author="PR Preview" w:date="2026-01-01T00:00:00Z">
          <w:r>
            <w:rPr>
              <w:rStyle w:val="Hyperlink"/>
            </w:rPr>
            <w:t xml:space="preserve">Lemma 8</w:t>
          </w:r>
        </w:ins>
      </w:hyperlink>
      <w:ins w:id="906" w:author="PR Preview" w:date="2026-01-01T00:00:00Z">
        <w:r>
          <w:t xml:space="preserve">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into each residual of the residual sum of squares (</w:t>
        </w:r>
      </w:ins>
      <w:hyperlink w:anchor="def-rss">
        <w:ins w:id="90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10" w:author="PR Preview" w:date="2026-01-01T00:00:00Z">
        <w:r>
          <w:t xml:space="preserve">).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The residual sum of squares is then a function of the coefficient vector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$\mathord{\smash[b]{\underset{\raise.3ex\hbox{$\scriptstyle\sim$}}{\beta}}\vphantom{\beta}}$</w:t>
        </w:r>
      </w:ins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the same function as</w:t>
        </w:r>
      </w:ins>
      <w:ins w:id="918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in</w:t>
        </w:r>
      </w:ins>
      <w:ins w:id="921" w:author="PR Preview" w:date="2026-01-01T00:00:00Z">
        <w:r>
          <w:t xml:space="preserve"> </w:t>
        </w:r>
      </w:ins>
      <w:hyperlink w:anchor="exm-rss-slr">
        <w:ins w:id="92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92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8"/>
    <w:bookmarkStart w:id="109" w:name="exr-rss-gradient-vector"/>
    <w:p>
      <w:pPr>
        <w:pStyle w:val="FirstParagraph"/>
      </w:pPr>
      <w:del w:id="924" w:author="PR Preview" w:date="2026-01-01T00:00:00Z">
        <w:r>
          <w:rPr>
            <w:b/>
            <w:bCs/>
          </w:rPr>
          <w:delText xml:space="preserve">Exercise 13 (Gradient of RSS in vector notation)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Find the gradient of the residual sum of squares in vector notation (</w:delText>
        </w:r>
      </w:del>
      <w:hyperlink w:anchor="exm-rss-vector">
        <w:del w:id="92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928" w:author="PR Preview" w:date="2026-01-01T00:00:00Z">
        <w:r>
          <w:delText xml:space="preserve">),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$\frac{\partial}{\partial \mathord{\smash[b]{\underset{\raise.3ex\hbox{$\scriptstyle\sim$}}{\beta}}\vphantom{\beta}}} \text{RSS}(\mathord{\smash[b]{\underset{\raise.3ex\hbox{$\scriptstyle\sim$}}{\beta}}\vphantom{\beta}})$</w:delText>
        </w:r>
      </w:del>
      <w:del w:id="931" w:author="PR Preview" w:date="2026-01-01T00:00:00Z">
        <w:r>
          <w:delText xml:space="preserve">,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by differentiating with respect to the vector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$\mathord{\smash[b]{\underset{\raise.3ex\hbox{$\scriptstyle\sim$}}{\beta}}\vphantom{\beta}}$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directly,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rather than one component at a time.</w:delText>
        </w:r>
      </w:del>
    </w:p>
    <w:p>
      <w:pPr>
        <w:pStyle w:val="BodyText"/>
      </w:pPr>
      <w:del w:id="940" w:author="PR Preview" w:date="2026-01-01T00:00:00Z">
        <w:r>
          <w:rPr>
            <w:i/>
            <w:iCs/>
          </w:rPr>
          <w:delText xml:space="preserve">Solution 13</w:delText>
        </w:r>
      </w:del>
      <w:del w:id="941" w:author="PR Preview" w:date="2026-01-01T00:00:00Z">
        <w:r>
          <w:delText xml:space="preserve">. </w:delText>
        </w:r>
      </w:del>
      <w:del w:id="942" w:author="PR Preview" w:date="2026-01-01T00:00:00Z">
        <w:r>
          <w:delText xml:space="preserve">Differentiate one operation at a time,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starting from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$\text{RSS}(\mathord{\smash[b]{\underset{\raise.3ex\hbox{$\scriptstyle\sim$}}{\beta}}\vphantom{\beta}})$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in vector notation (</w:delText>
        </w:r>
      </w:del>
      <w:hyperlink w:anchor="exm-rss-vector">
        <w:del w:id="949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950" w:author="PR Preview" w:date="2026-01-01T00:00:00Z">
        <w:r>
          <w:delText xml:space="preserve">):</w:delText>
        </w:r>
      </w:del>
    </w:p>
    <w:p>
      <w:pPr>
        <w:pStyle w:val="FirstParagraph"/>
      </w:pPr>
      <w:ins w:id="951" w:author="PR Preview" w:date="2026-01-01T00:00:00Z">
        <w:r>
          <w:rPr>
            <w:b/>
            <w:bCs/>
          </w:rPr>
          <w:t xml:space="preserve">Exercise 14 (Gradient of RSS in vector notation)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Find the gradient of the residual sum of squares in vector notation (</w:t>
        </w:r>
      </w:ins>
      <w:hyperlink w:anchor="exm-rss-vector">
        <w:ins w:id="95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55" w:author="PR Preview" w:date="2026-01-01T00:00:00Z">
        <w:r>
          <w:t xml:space="preserve">),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$\frac{\partial}{\partial \mathord{\smash[b]{\underset{\raise.3ex\hbox{$\scriptstyle\sim$}}{\beta}}\vphantom{\beta}}} \text{RSS}(\mathord{\smash[b]{\underset{\raise.3ex\hbox{$\scriptstyle\sim$}}{\beta}}\vphantom{\beta}})$</w:t>
        </w:r>
      </w:ins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by differentiating with respect to the vector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$\mathord{\smash[b]{\underset{\raise.3ex\hbox{$\scriptstyle\sim$}}{\beta}}\vphantom{\beta}}$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directly,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rather than one component at a time.</w:t>
        </w:r>
      </w:ins>
    </w:p>
    <w:bookmarkEnd w:id="109"/>
    <w:bookmarkStart w:id="110" w:name="sol-rss-gradient-vector"/>
    <w:p>
      <w:pPr>
        <w:pStyle w:val="BodyText"/>
      </w:pPr>
      <w:ins w:id="967" w:author="PR Preview" w:date="2026-01-01T00:00:00Z">
        <w:r>
          <w:rPr>
            <w:i/>
            <w:iCs/>
          </w:rPr>
          <w:t xml:space="preserve">Solution 14</w:t>
        </w:r>
      </w:ins>
      <w:ins w:id="968" w:author="PR Preview" w:date="2026-01-01T00:00:00Z">
        <w:r>
          <w:t xml:space="preserve">. </w:t>
        </w:r>
      </w:ins>
      <w:ins w:id="969" w:author="PR Preview" w:date="2026-01-01T00:00:00Z">
        <w:r>
          <w:t xml:space="preserve">Differentiate one operation at a time,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starting from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$\text{RSS}(\mathord{\smash[b]{\underset{\raise.3ex\hbox{$\scriptstyle\sim$}}{\beta}}\vphantom{\beta}})$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in vector notation (</w:t>
        </w:r>
      </w:ins>
      <w:hyperlink w:anchor="exm-rss-vector">
        <w:ins w:id="97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77" w:author="PR Preview" w:date="2026-01-01T00:00:00Z">
        <w:r>
          <w:t xml:space="preserve">):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10"/>
    <w:bookmarkStart w:id="111" w:name="lem-rss-gradient-vector"/>
    <w:p>
      <w:pPr>
        <w:pStyle w:val="FirstParagraph"/>
      </w:pPr>
      <w:del w:id="978" w:author="PR Preview" w:date="2026-01-01T00:00:00Z">
        <w:r>
          <w:rPr>
            <w:b/>
            <w:bCs/>
          </w:rPr>
          <w:delText xml:space="preserve">Lemma 8 (Gradient of RSS in vector notation)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The gradient of the residual sum of squares in vector notation (</w:delText>
        </w:r>
      </w:del>
      <w:hyperlink w:anchor="exm-rss-vector">
        <w:del w:id="98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982" w:author="PR Preview" w:date="2026-01-01T00:00:00Z">
        <w:r>
          <w:delText xml:space="preserve">) is</w:delText>
        </w:r>
      </w:del>
    </w:p>
    <w:p>
      <w:pPr>
        <w:pStyle w:val="FirstParagraph"/>
      </w:pPr>
      <w:ins w:id="983" w:author="PR Preview" w:date="2026-01-01T00:00:00Z">
        <w:r>
          <w:rPr>
            <w:b/>
            <w:bCs/>
          </w:rPr>
          <w:t xml:space="preserve">Lemma 9 (Gradient of RSS in vector notation)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 gradient of the residual sum of squares in vector notation (</w:t>
        </w:r>
      </w:ins>
      <w:hyperlink w:anchor="exm-rss-vector">
        <w:ins w:id="98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87" w:author="PR Preview" w:date="2026-01-01T00:00:00Z">
        <w:r>
          <w:t xml:space="preserve">) is</w:t>
        </w:r>
      </w:ins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11"/>
    <w:p>
      <w:pPr>
        <w:pStyle w:val="FirstParagraph"/>
      </w:pPr>
      <w:del w:id="988" w:author="PR Preview" w:date="2026-01-01T00:00:00Z">
        <w:r>
          <w:rPr>
            <w:i/>
            <w:iCs/>
          </w:rPr>
          <w:delText xml:space="preserve">Proof</w:delText>
        </w:r>
      </w:del>
      <w:del w:id="989" w:author="PR Preview" w:date="2026-01-01T00:00:00Z">
        <w:r>
          <w:delText xml:space="preserve">. </w:delText>
        </w:r>
      </w:del>
      <w:del w:id="990" w:author="PR Preview" w:date="2026-01-01T00:00:00Z">
        <w:r>
          <w:delText xml:space="preserve">This is the solution to</w:delText>
        </w:r>
      </w:del>
      <w:del w:id="991" w:author="PR Preview" w:date="2026-01-01T00:00:00Z">
        <w:r>
          <w:delText xml:space="preserve"> </w:delText>
        </w:r>
      </w:del>
      <w:hyperlink w:anchor="exr-rss-gradient-vector">
        <w:del w:id="992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993" w:author="PR Preview" w:date="2026-01-01T00:00:00Z">
        <w:r>
          <w:delText xml:space="preserve">.</w:delText>
        </w:r>
      </w:del>
    </w:p>
    <w:p>
      <w:pPr>
        <w:pStyle w:val="BodyText"/>
      </w:pPr>
      <w:del w:id="994" w:author="PR Preview" w:date="2026-01-01T00:00:00Z">
        <w:r>
          <w:rPr>
            <w:b/>
            <w:bCs/>
          </w:rPr>
          <w:delText xml:space="preserve">Exercise 14 (Normal equations in vector notation)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Define the matrix and vector</w:delText>
        </w:r>
      </w:del>
    </w:p>
    <w:p>
      <w:pPr>
        <w:pStyle w:val="FirstParagraph"/>
      </w:pPr>
      <w:ins w:id="997" w:author="PR Preview" w:date="2026-01-01T00:00:00Z">
        <w:r>
          <w:rPr>
            <w:i/>
            <w:iCs/>
          </w:rPr>
          <w:t xml:space="preserve">Proof</w:t>
        </w:r>
      </w:ins>
      <w:ins w:id="998" w:author="PR Preview" w:date="2026-01-01T00:00:00Z">
        <w:r>
          <w:t xml:space="preserve">. </w:t>
        </w:r>
      </w:ins>
      <w:ins w:id="999" w:author="PR Preview" w:date="2026-01-01T00:00:00Z">
        <w:r>
          <w:t xml:space="preserve">This is the solution to</w:t>
        </w:r>
      </w:ins>
      <w:ins w:id="1000" w:author="PR Preview" w:date="2026-01-01T00:00:00Z">
        <w:r>
          <w:t xml:space="preserve"> </w:t>
        </w:r>
      </w:ins>
      <w:hyperlink w:anchor="exr-rss-gradient-vector">
        <w:ins w:id="1001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002" w:author="PR Preview" w:date="2026-01-01T00:00:00Z">
        <w:r>
          <w:t xml:space="preserve">.</w:t>
        </w:r>
      </w:ins>
    </w:p>
    <w:bookmarkStart w:id="112" w:name="exr-normal-equations-vector"/>
    <w:p>
      <w:pPr>
        <w:pStyle w:val="BodyText"/>
      </w:pPr>
      <w:ins w:id="1003" w:author="PR Preview" w:date="2026-01-01T00:00:00Z">
        <w:r>
          <w:rPr>
            <w:b/>
            <w:bCs/>
          </w:rPr>
          <w:t xml:space="preserve">Exercise 15 (Normal equations in vector notation)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Define the matrix and vector</w:t>
        </w:r>
      </w:ins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del w:id="1006" w:author="PR Preview" w:date="2026-01-01T00:00:00Z">
        <w:r>
          <w:delText xml:space="preserve">Using</w:delText>
        </w:r>
      </w:del>
      <w:del w:id="1007" w:author="PR Preview" w:date="2026-01-01T00:00:00Z">
        <w:r>
          <w:delText xml:space="preserve"> </w:delText>
        </w:r>
      </w:del>
      <w:hyperlink w:anchor="exr-rss-gradient-vector">
        <w:del w:id="1008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1009" w:author="PR Preview" w:date="2026-01-01T00:00:00Z">
        <w:r>
          <w:delText xml:space="preserve">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show that the</w:delText>
        </w:r>
      </w:del>
      <w:del w:id="1012" w:author="PR Preview" w:date="2026-01-01T00:00:00Z">
        <w:r>
          <w:delText xml:space="preserve"> </w:delText>
        </w:r>
      </w:del>
      <w:hyperlink w:anchor="def-normal-equations">
        <w:del w:id="1013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can be written as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018" w:author="PR Preview" w:date="2026-01-01T00:00:00Z">
        <w:r>
          <w:delText xml:space="preserve">.</w:delText>
        </w:r>
      </w:del>
    </w:p>
    <w:p>
      <w:pPr>
        <w:pStyle w:val="BodyText"/>
      </w:pPr>
      <w:del w:id="1019" w:author="PR Preview" w:date="2026-01-01T00:00:00Z">
        <w:r>
          <w:rPr>
            <w:i/>
            <w:iCs/>
          </w:rPr>
          <w:delText xml:space="preserve">Solution 14</w:delText>
        </w:r>
      </w:del>
      <w:del w:id="1020" w:author="PR Preview" w:date="2026-01-01T00:00:00Z">
        <w:r>
          <w:delText xml:space="preserve">. </w:delText>
        </w:r>
      </w:del>
      <w:del w:id="1021" w:author="PR Preview" w:date="2026-01-01T00:00:00Z">
        <w:r>
          <w:delText xml:space="preserve">Distribute the sum in the gradient from</w:delText>
        </w:r>
      </w:del>
      <w:del w:id="1022" w:author="PR Preview" w:date="2026-01-01T00:00:00Z">
        <w:r>
          <w:delText xml:space="preserve"> </w:delText>
        </w:r>
      </w:del>
      <w:hyperlink w:anchor="exr-rss-gradient-vector">
        <w:del w:id="1023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1024" w:author="PR Preview" w:date="2026-01-01T00:00:00Z">
        <w:r>
          <w:delText xml:space="preserve">:</w:delText>
        </w:r>
      </w:del>
    </w:p>
    <w:p>
      <w:pPr>
        <w:pStyle w:val="FirstParagraph"/>
      </w:pPr>
      <w:ins w:id="1025" w:author="PR Preview" w:date="2026-01-01T00:00:00Z">
        <w:r>
          <w:t xml:space="preserve">Using</w:t>
        </w:r>
      </w:ins>
      <w:ins w:id="1026" w:author="PR Preview" w:date="2026-01-01T00:00:00Z">
        <w:r>
          <w:t xml:space="preserve"> </w:t>
        </w:r>
      </w:ins>
      <w:hyperlink w:anchor="exr-rss-gradient-vector">
        <w:ins w:id="1027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show that the</w:t>
        </w:r>
      </w:ins>
      <w:ins w:id="1031" w:author="PR Preview" w:date="2026-01-01T00:00:00Z">
        <w:r>
          <w:t xml:space="preserve"> </w:t>
        </w:r>
      </w:ins>
      <w:hyperlink w:anchor="def-normal-equations">
        <w:ins w:id="1032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can be written as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037" w:author="PR Preview" w:date="2026-01-01T00:00:00Z">
        <w:r>
          <w:t xml:space="preserve">.</w:t>
        </w:r>
      </w:ins>
    </w:p>
    <w:bookmarkEnd w:id="112"/>
    <w:bookmarkStart w:id="113" w:name="sol-normal-equations-vector"/>
    <w:p>
      <w:pPr>
        <w:pStyle w:val="BodyText"/>
      </w:pPr>
      <w:ins w:id="1038" w:author="PR Preview" w:date="2026-01-01T00:00:00Z">
        <w:r>
          <w:rPr>
            <w:i/>
            <w:iCs/>
          </w:rPr>
          <w:t xml:space="preserve">Solution 15</w:t>
        </w:r>
      </w:ins>
      <w:ins w:id="1039" w:author="PR Preview" w:date="2026-01-01T00:00:00Z">
        <w:r>
          <w:t xml:space="preserve">. </w:t>
        </w:r>
      </w:ins>
      <w:ins w:id="1040" w:author="PR Preview" w:date="2026-01-01T00:00:00Z">
        <w:r>
          <w:t xml:space="preserve">Distribute the sum in the gradient from</w:t>
        </w:r>
      </w:ins>
      <w:ins w:id="1041" w:author="PR Preview" w:date="2026-01-01T00:00:00Z">
        <w:r>
          <w:t xml:space="preserve"> </w:t>
        </w:r>
      </w:ins>
      <w:hyperlink w:anchor="exr-rss-gradient-vector">
        <w:ins w:id="1042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04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3"/>
    <w:bookmarkStart w:id="114" w:name="lem-normal-equations-vector"/>
    <w:p>
      <w:pPr>
        <w:pStyle w:val="FirstParagraph"/>
      </w:pPr>
      <w:del w:id="1044" w:author="PR Preview" w:date="2026-01-01T00:00:00Z">
        <w:r>
          <w:rPr>
            <w:b/>
            <w:bCs/>
          </w:rPr>
          <w:delText xml:space="preserve">Lemma 9 (Normal equations in vector notation)</w:delText>
        </w:r>
      </w:del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Let</w:delText>
        </w:r>
      </w:del>
    </w:p>
    <w:p>
      <w:pPr>
        <w:pStyle w:val="FirstParagraph"/>
      </w:pPr>
      <w:ins w:id="1047" w:author="PR Preview" w:date="2026-01-01T00:00:00Z">
        <w:r>
          <w:rPr>
            <w:b/>
            <w:bCs/>
          </w:rPr>
          <w:t xml:space="preserve">Lemma 10 (Normal equations in vector notation)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4"/>
    <w:p>
      <w:pPr>
        <w:pStyle w:val="FirstParagraph"/>
      </w:pPr>
      <w:del w:id="1050" w:author="PR Preview" w:date="2026-01-01T00:00:00Z">
        <w:r>
          <w:rPr>
            <w:i/>
            <w:iCs/>
          </w:rPr>
          <w:delText xml:space="preserve">Proof</w:delText>
        </w:r>
      </w:del>
      <w:del w:id="1051" w:author="PR Preview" w:date="2026-01-01T00:00:00Z">
        <w:r>
          <w:delText xml:space="preserve">. </w:delText>
        </w:r>
      </w:del>
      <w:del w:id="1052" w:author="PR Preview" w:date="2026-01-01T00:00:00Z">
        <w:r>
          <w:delText xml:space="preserve">This is the solution to</w:delText>
        </w:r>
      </w:del>
      <w:del w:id="1053" w:author="PR Preview" w:date="2026-01-01T00:00:00Z">
        <w:r>
          <w:delText xml:space="preserve"> </w:delText>
        </w:r>
      </w:del>
      <w:hyperlink w:anchor="exr-normal-equations-vector">
        <w:del w:id="1054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055" w:author="PR Preview" w:date="2026-01-01T00:00:00Z">
        <w:r>
          <w:delText xml:space="preserve">.</w:delText>
        </w:r>
      </w:del>
    </w:p>
    <w:p>
      <w:pPr>
        <w:pStyle w:val="BodyText"/>
      </w:pPr>
      <w:del w:id="1056" w:author="PR Preview" w:date="2026-01-01T00:00:00Z">
        <w:r>
          <w:rPr>
            <w:b/>
            <w:bCs/>
          </w:rPr>
          <w:delText xml:space="preserve">Exercise 15 (Solving the normal equations in vector notation)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Assuming</w:delText>
        </w:r>
      </w:del>
      <w:del w:id="105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(</w:delText>
        </w:r>
      </w:del>
      <w:hyperlink w:anchor="def-centered-sums">
        <w:del w:id="106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63" w:author="PR Preview" w:date="2026-01-01T00:00:00Z">
        <w:r>
          <w:delText xml:space="preserve">),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show that</w:delText>
        </w:r>
      </w:del>
      <w:del w:id="1066" w:author="PR Preview" w:date="2026-01-01T00:00:00Z">
        <w:r>
          <w:delText xml:space="preserve"> </w:delText>
        </w:r>
      </w:del>
      <m:oMath>
        <m:r>
          <m:t>A</m:t>
        </m:r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from</w:delText>
        </w:r>
      </w:del>
      <w:del w:id="1069" w:author="PR Preview" w:date="2026-01-01T00:00:00Z">
        <w:r>
          <w:delText xml:space="preserve"> </w:delText>
        </w:r>
      </w:del>
      <w:hyperlink w:anchor="exr-normal-equations-vector">
        <w:del w:id="1070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is invertible,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solve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for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$\mathord{\smash[b]{\underset{\raise.3ex\hbox{$\scriptstyle\sim$}}{\beta}}\vphantom{\beta}}$</w:delText>
        </w:r>
      </w:del>
      <w:del w:id="1081" w:author="PR Preview" w:date="2026-01-01T00:00:00Z">
        <w:r>
          <w:delText xml:space="preserve">,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and compare the result with</w:delText>
        </w:r>
      </w:del>
      <w:del w:id="1084" w:author="PR Preview" w:date="2026-01-01T00:00:00Z">
        <w:r>
          <w:delText xml:space="preserve"> </w:delText>
        </w:r>
      </w:del>
      <w:hyperlink w:anchor="exr-solve-normal-equations">
        <w:del w:id="1085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1086" w:author="PR Preview" w:date="2026-01-01T00:00:00Z">
        <w:r>
          <w:delText xml:space="preserve">.</w:delText>
        </w:r>
      </w:del>
    </w:p>
    <w:p>
      <w:pPr>
        <w:pStyle w:val="BodyText"/>
      </w:pPr>
      <w:del w:id="1087" w:author="PR Preview" w:date="2026-01-01T00:00:00Z">
        <w:r>
          <w:rPr>
            <w:i/>
            <w:iCs/>
          </w:rPr>
          <w:delText xml:space="preserve">Solution 15</w:delText>
        </w:r>
      </w:del>
      <w:del w:id="1088" w:author="PR Preview" w:date="2026-01-01T00:00:00Z">
        <w:r>
          <w:delText xml:space="preserve">. </w:delText>
        </w:r>
      </w:del>
      <w:del w:id="1089" w:author="PR Preview" w:date="2026-01-01T00:00:00Z">
        <w:r>
          <w:delText xml:space="preserve">Write out the entries of each term of</w:delText>
        </w:r>
      </w:del>
      <w:del w:id="1090" w:author="PR Preview" w:date="2026-01-01T00:00:00Z">
        <w:r>
          <w:delText xml:space="preserve"> </w:delText>
        </w:r>
      </w:del>
      <m:oMath>
        <m:r>
          <m:t>A</m:t>
        </m:r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and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$\mathord{\smash[b]{\underset{\raise.3ex\hbox{$\scriptstyle\sim$}}{c}}\vphantom{c}}$</w:delText>
        </w:r>
      </w:del>
      <w:del w:id="1095" w:author="PR Preview" w:date="2026-01-01T00:00:00Z">
        <w:r>
          <w:delText xml:space="preserve">, then add them up:</w:delText>
        </w:r>
      </w:del>
    </w:p>
    <w:p>
      <w:pPr>
        <w:pStyle w:val="FirstParagraph"/>
      </w:pPr>
      <w:ins w:id="1096" w:author="PR Preview" w:date="2026-01-01T00:00:00Z">
        <w:r>
          <w:rPr>
            <w:i/>
            <w:iCs/>
          </w:rPr>
          <w:t xml:space="preserve">Proof</w:t>
        </w:r>
      </w:ins>
      <w:ins w:id="1097" w:author="PR Preview" w:date="2026-01-01T00:00:00Z">
        <w:r>
          <w:t xml:space="preserve">. </w:t>
        </w:r>
      </w:ins>
      <w:ins w:id="1098" w:author="PR Preview" w:date="2026-01-01T00:00:00Z">
        <w:r>
          <w:t xml:space="preserve">This is the solution to</w:t>
        </w:r>
      </w:ins>
      <w:ins w:id="1099" w:author="PR Preview" w:date="2026-01-01T00:00:00Z">
        <w:r>
          <w:t xml:space="preserve"> </w:t>
        </w:r>
      </w:ins>
      <w:hyperlink w:anchor="exr-normal-equations-vector">
        <w:ins w:id="1100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1101" w:author="PR Preview" w:date="2026-01-01T00:00:00Z">
        <w:r>
          <w:t xml:space="preserve">.</w:t>
        </w:r>
      </w:ins>
    </w:p>
    <w:bookmarkStart w:id="115" w:name="exr-solve-normal-equations-vector"/>
    <w:p>
      <w:pPr>
        <w:pStyle w:val="BodyText"/>
      </w:pPr>
      <w:ins w:id="1102" w:author="PR Preview" w:date="2026-01-01T00:00:00Z">
        <w:r>
          <w:rPr>
            <w:b/>
            <w:bCs/>
          </w:rPr>
          <w:t xml:space="preserve">Exercise 16 (Solving the normal equations in vector notation)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Assuming</w:t>
        </w:r>
      </w:ins>
      <w:ins w:id="110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(</w:t>
        </w:r>
      </w:ins>
      <w:hyperlink w:anchor="def-centered-sums">
        <w:ins w:id="110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09" w:author="PR Preview" w:date="2026-01-01T00:00:00Z">
        <w:r>
          <w:t xml:space="preserve">),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show that</w:t>
        </w:r>
      </w:ins>
      <w:ins w:id="1112" w:author="PR Preview" w:date="2026-01-01T00:00:00Z">
        <w:r>
          <w:t xml:space="preserve"> </w:t>
        </w:r>
      </w:ins>
      <m:oMath>
        <m:r>
          <m:t>A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from</w:t>
        </w:r>
      </w:ins>
      <w:ins w:id="1115" w:author="PR Preview" w:date="2026-01-01T00:00:00Z">
        <w:r>
          <w:t xml:space="preserve"> </w:t>
        </w:r>
      </w:ins>
      <w:hyperlink w:anchor="exr-normal-equations-vector">
        <w:ins w:id="1116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is invertible,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solve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for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$\mathord{\smash[b]{\underset{\raise.3ex\hbox{$\scriptstyle\sim$}}{\beta}}\vphantom{\beta}}$</w:t>
        </w:r>
      </w:ins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and compare the result with</w:t>
        </w:r>
      </w:ins>
      <w:ins w:id="1130" w:author="PR Preview" w:date="2026-01-01T00:00:00Z">
        <w:r>
          <w:t xml:space="preserve"> </w:t>
        </w:r>
      </w:ins>
      <w:hyperlink w:anchor="exr-solve-normal-equations">
        <w:ins w:id="1131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132" w:author="PR Preview" w:date="2026-01-01T00:00:00Z">
        <w:r>
          <w:t xml:space="preserve">.</w:t>
        </w:r>
      </w:ins>
    </w:p>
    <w:bookmarkEnd w:id="115"/>
    <w:bookmarkStart w:id="116" w:name="sol-solve-normal-equations-vector"/>
    <w:p>
      <w:pPr>
        <w:pStyle w:val="BodyText"/>
      </w:pPr>
      <w:ins w:id="1133" w:author="PR Preview" w:date="2026-01-01T00:00:00Z">
        <w:r>
          <w:rPr>
            <w:i/>
            <w:iCs/>
          </w:rPr>
          <w:t xml:space="preserve">Solution 16</w:t>
        </w:r>
      </w:ins>
      <w:ins w:id="1134" w:author="PR Preview" w:date="2026-01-01T00:00:00Z">
        <w:r>
          <w:t xml:space="preserve">. </w:t>
        </w:r>
      </w:ins>
      <w:ins w:id="1135" w:author="PR Preview" w:date="2026-01-01T00:00:00Z">
        <w:r>
          <w:t xml:space="preserve">Write out the entries of each term of</w:t>
        </w:r>
      </w:ins>
      <w:ins w:id="1136" w:author="PR Preview" w:date="2026-01-01T00:00:00Z">
        <w:r>
          <w:t xml:space="preserve"> </w:t>
        </w:r>
      </w:ins>
      <m:oMath>
        <m:r>
          <m:t>A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and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$\mathord{\smash[b]{\underset{\raise.3ex\hbox{$\scriptstyle\sim$}}{c}}\vphantom{c}}$</w:t>
        </w:r>
      </w:ins>
      <w:ins w:id="1141" w:author="PR Preview" w:date="2026-01-01T00:00:00Z">
        <w:r>
          <w:t xml:space="preserve">, then add them up:</w:t>
        </w:r>
      </w:ins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del w:id="1142" w:author="PR Preview" w:date="2026-01-01T00:00:00Z">
        <w:r>
          <w:delText xml:space="preserve">Its entries are</w:delText>
        </w:r>
      </w:del>
      <w:del w:id="114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and</w:delText>
        </w:r>
      </w:del>
      <w:del w:id="114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147" w:author="PR Preview" w:date="2026-01-01T00:00:00Z">
        <w:r>
          <w:delText xml:space="preserve">,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the same solution as</w:delText>
        </w:r>
      </w:del>
      <w:del w:id="1150" w:author="PR Preview" w:date="2026-01-01T00:00:00Z">
        <w:r>
          <w:delText xml:space="preserve"> </w:delText>
        </w:r>
      </w:del>
      <w:hyperlink w:anchor="exr-solve-normal-equations">
        <w:del w:id="1151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1152" w:author="PR Preview" w:date="2026-01-01T00:00:00Z">
        <w:r>
          <w:delText xml:space="preserve">.</w:delText>
        </w:r>
      </w:del>
    </w:p>
    <w:p>
      <w:pPr>
        <w:pStyle w:val="BodyText"/>
      </w:pPr>
      <w:del w:id="1153" w:author="PR Preview" w:date="2026-01-01T00:00:00Z">
        <w:r>
          <w:rPr>
            <w:b/>
            <w:bCs/>
          </w:rPr>
          <w:delText xml:space="preserve">Lemma 10 (Solution of the normal equations in vector notation)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If</w:delText>
        </w:r>
      </w:del>
      <w:del w:id="115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(</w:delText>
        </w:r>
      </w:del>
      <w:hyperlink w:anchor="def-centered-sums">
        <w:del w:id="115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60" w:author="PR Preview" w:date="2026-01-01T00:00:00Z">
        <w:r>
          <w:delText xml:space="preserve">),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the matrix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$A = \sum_{i=1}^n\mathord{\smash[b]{\underset{\raise.3ex\hbox{$\scriptstyle\sim$}}{x}}\vphantom{x}}_i {\mathord{\smash[b]{\underset{\raise.3ex\hbox{$\scriptstyle\sim$}}{x}}\vphantom{x}}_i}^{\top}$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is invertible,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and the normal equations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with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$\mathord{\smash[b]{\underset{\raise.3ex\hbox{$\scriptstyle\sim$}}{c}}\vphantom{c}} = \sum_{i=1}^n\mathord{\smash[b]{\underset{\raise.3ex\hbox{$\scriptstyle\sim$}}{x}}\vphantom{x}}_iy_i$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(</w:delText>
        </w:r>
      </w:del>
      <w:hyperlink w:anchor="lem-normal-equations-vector">
        <w:del w:id="1177" w:author="PR Preview" w:date="2026-01-01T00:00:00Z">
          <w:r>
            <w:rPr>
              <w:rStyle w:val="Hyperlink"/>
            </w:rPr>
            <w:delText xml:space="preserve">Lemma 9</w:delText>
          </w:r>
        </w:del>
      </w:hyperlink>
      <w:del w:id="1178" w:author="PR Preview" w:date="2026-01-01T00:00:00Z">
        <w:r>
          <w:delText xml:space="preserve">) have exactly one solution,</w:delText>
        </w:r>
      </w:del>
    </w:p>
    <w:p>
      <w:pPr>
        <w:pStyle w:val="FirstParagraph"/>
      </w:pPr>
      <w:ins w:id="1179" w:author="PR Preview" w:date="2026-01-01T00:00:00Z">
        <w:r>
          <w:t xml:space="preserve">Its entries are</w:t>
        </w:r>
      </w:ins>
      <w:ins w:id="118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and</w:t>
        </w:r>
      </w:ins>
      <w:ins w:id="118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184" w:author="PR Preview" w:date="2026-01-01T00:00:00Z">
        <w:r>
          <w:t xml:space="preserve">,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the same solution as</w:t>
        </w:r>
      </w:ins>
      <w:ins w:id="1187" w:author="PR Preview" w:date="2026-01-01T00:00:00Z">
        <w:r>
          <w:t xml:space="preserve"> </w:t>
        </w:r>
      </w:ins>
      <w:hyperlink w:anchor="exr-solve-normal-equations">
        <w:ins w:id="1188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189" w:author="PR Preview" w:date="2026-01-01T00:00:00Z">
        <w:r>
          <w:t xml:space="preserve">.</w:t>
        </w:r>
      </w:ins>
    </w:p>
    <w:bookmarkEnd w:id="116"/>
    <w:bookmarkStart w:id="117" w:name="lem-solve-normal-equations-vector"/>
    <w:p>
      <w:pPr>
        <w:pStyle w:val="BodyText"/>
      </w:pPr>
      <w:ins w:id="1190" w:author="PR Preview" w:date="2026-01-01T00:00:00Z">
        <w:r>
          <w:rPr>
            <w:b/>
            <w:bCs/>
          </w:rPr>
          <w:t xml:space="preserve">Lemma 11 (Solution of the normal equations in vector notation)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If</w:t>
        </w:r>
      </w:ins>
      <w:ins w:id="119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(</w:t>
        </w:r>
      </w:ins>
      <w:hyperlink w:anchor="def-centered-sums">
        <w:ins w:id="119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97" w:author="PR Preview" w:date="2026-01-01T00:00:00Z">
        <w:r>
          <w:t xml:space="preserve">),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the matrix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is invertible,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and the normal equations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with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$\mathord{\smash[b]{\underset{\raise.3ex\hbox{$\scriptstyle\sim$}}{c}}\vphantom{c}} = \sum_{i=1}^n\mathord{\smash[b]{\underset{\raise.3ex\hbox{$\scriptstyle\sim$}}{x}}\vphantom{x}}_iy_i$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(</w:t>
        </w:r>
      </w:ins>
      <w:hyperlink w:anchor="lem-normal-equations-vector">
        <w:ins w:id="1214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1215" w:author="PR Preview" w:date="2026-01-01T00:00:00Z">
        <w:r>
          <w:t xml:space="preserve">) have exactly one solution,</w:t>
        </w:r>
      </w:ins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del w:id="1216" w:author="PR Preview" w:date="2026-01-01T00:00:00Z">
        <w:r>
          <w:delText xml:space="preserve">the same solution as</w:delText>
        </w:r>
      </w:del>
      <w:del w:id="1217" w:author="PR Preview" w:date="2026-01-01T00:00:00Z">
        <w:r>
          <w:delText xml:space="preserve"> </w:delText>
        </w:r>
      </w:del>
      <w:hyperlink w:anchor="lem-solve-normal-equations">
        <w:del w:id="1218" w:author="PR Preview" w:date="2026-01-01T00:00:00Z">
          <w:r>
            <w:rPr>
              <w:rStyle w:val="Hyperlink"/>
            </w:rPr>
            <w:delText xml:space="preserve">Lemma 5</w:delText>
          </w:r>
        </w:del>
      </w:hyperlink>
      <w:del w:id="1219" w:author="PR Preview" w:date="2026-01-01T00:00:00Z">
        <w:r>
          <w:delText xml:space="preserve">.</w:delText>
        </w:r>
      </w:del>
    </w:p>
    <w:p>
      <w:pPr>
        <w:pStyle w:val="BodyText"/>
      </w:pPr>
      <w:del w:id="1220" w:author="PR Preview" w:date="2026-01-01T00:00:00Z">
        <w:r>
          <w:rPr>
            <w:i/>
            <w:iCs/>
          </w:rPr>
          <w:delText xml:space="preserve">Proof</w:delText>
        </w:r>
      </w:del>
      <w:del w:id="1221" w:author="PR Preview" w:date="2026-01-01T00:00:00Z">
        <w:r>
          <w:delText xml:space="preserve">. </w:delText>
        </w:r>
      </w:del>
      <w:del w:id="1222" w:author="PR Preview" w:date="2026-01-01T00:00:00Z">
        <w:r>
          <w:delText xml:space="preserve">This is the solution to</w:delText>
        </w:r>
      </w:del>
      <w:del w:id="1223" w:author="PR Preview" w:date="2026-01-01T00:00:00Z">
        <w:r>
          <w:delText xml:space="preserve"> </w:delText>
        </w:r>
      </w:del>
      <w:hyperlink w:anchor="exr-solve-normal-equations-vector">
        <w:del w:id="1224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225" w:author="PR Preview" w:date="2026-01-01T00:00:00Z">
        <w:r>
          <w:delText xml:space="preserve">.</w:delText>
        </w:r>
      </w:del>
    </w:p>
    <w:p>
      <w:pPr>
        <w:pStyle w:val="BodyText"/>
      </w:pPr>
      <w:del w:id="1226" w:author="PR Preview" w:date="2026-01-01T00:00:00Z">
        <w:r>
          <w:rPr>
            <w:b/>
            <w:bCs/>
          </w:rPr>
          <w:delText xml:space="preserve">Exercise 16 (Hessian of RSS in vector notation)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Find the</w:delText>
        </w:r>
      </w:del>
      <w:del w:id="1229" w:author="PR Preview" w:date="2026-01-01T00:00:00Z">
        <w:r>
          <w:delText xml:space="preserve"> </w:delText>
        </w:r>
      </w:del>
      <w:hyperlink r:id="rId118">
        <w:del w:id="123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delText>
        </w:r>
      </w:del>
      <w:del w:id="1233" w:author="PR Preview" w:date="2026-01-01T00:00:00Z">
        <w:r>
          <w:delText xml:space="preserve">.</w:delText>
        </w:r>
      </w:del>
    </w:p>
    <w:p>
      <w:pPr>
        <w:pStyle w:val="BodyText"/>
      </w:pPr>
      <w:del w:id="1234" w:author="PR Preview" w:date="2026-01-01T00:00:00Z">
        <w:r>
          <w:rPr>
            <w:i/>
            <w:iCs/>
          </w:rPr>
          <w:delText xml:space="preserve">Solution 16</w:delText>
        </w:r>
      </w:del>
      <w:del w:id="1235" w:author="PR Preview" w:date="2026-01-01T00:00:00Z">
        <w:r>
          <w:delText xml:space="preserve">. </w:delText>
        </w:r>
      </w:del>
      <w:del w:id="1236" w:author="PR Preview" w:date="2026-01-01T00:00:00Z">
        <w:r>
          <w:delText xml:space="preserve">Differentiate the gradient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$-2 \mathopen{}\left(\mathord{\smash[b]{\underset{\raise.3ex\hbox{$\scriptstyle\sim$}}{c}}\vphantom{c}} - A \mathord{\smash[b]{\underset{\raise.3ex\hbox{$\scriptstyle\sim$}}{\beta}}\vphantom{\beta}}\right)\mathclose{}$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from</w:delText>
        </w:r>
      </w:del>
      <w:del w:id="1241" w:author="PR Preview" w:date="2026-01-01T00:00:00Z">
        <w:r>
          <w:delText xml:space="preserve"> </w:delText>
        </w:r>
      </w:del>
      <w:hyperlink w:anchor="exr-normal-equations-vector">
        <w:del w:id="1242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with respect to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${\mathord{\smash[b]{\underset{\raise.3ex\hbox{$\scriptstyle\sim$}}{\beta}}\vphantom{\beta}}}^{\top}$</w:delText>
        </w:r>
      </w:del>
      <w:del w:id="1247" w:author="PR Preview" w:date="2026-01-01T00:00:00Z">
        <w:r>
          <w:delText xml:space="preserve">.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$\mathord{\smash[b]{\underset{\raise.3ex\hbox{$\scriptstyle\sim$}}{c}}\vphantom{c}}$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does not depend on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$\mathord{\smash[b]{\underset{\raise.3ex\hbox{$\scriptstyle\sim$}}{\beta}}\vphantom{\beta}}$</w:delText>
        </w:r>
      </w:del>
      <w:del w:id="1254" w:author="PR Preview" w:date="2026-01-01T00:00:00Z">
        <w:r>
          <w:delText xml:space="preserve">.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Each entry of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$A \mathord{\smash[b]{\underset{\raise.3ex\hbox{$\scriptstyle\sim$}}{\beta}}\vphantom{\beta}}$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is the dot product of a row of</w:delText>
        </w:r>
      </w:del>
      <w:del w:id="1261" w:author="PR Preview" w:date="2026-01-01T00:00:00Z">
        <w:r>
          <w:delText xml:space="preserve"> </w:delText>
        </w:r>
      </w:del>
      <m:oMath>
        <m:r>
          <m:t>A</m:t>
        </m:r>
      </m:oMath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with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$\mathord{\smash[b]{\underset{\raise.3ex\hbox{$\scriptstyle\sim$}}{\beta}}\vphantom{\beta}}$</w:delText>
        </w:r>
      </w:del>
      <w:del w:id="1266" w:author="PR Preview" w:date="2026-01-01T00:00:00Z">
        <w:r>
          <w:delText xml:space="preserve">,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so by the gradient of a linear function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(</w:delText>
        </w:r>
      </w:del>
      <w:hyperlink w:anchor="exr-rss-gradient-vector">
        <w:del w:id="1271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1272" w:author="PR Preview" w:date="2026-01-01T00:00:00Z">
        <w:r>
          <w:delText xml:space="preserve">),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the derivative of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$A \mathord{\smash[b]{\underset{\raise.3ex\hbox{$\scriptstyle\sim$}}{\beta}}\vphantom{\beta}}$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with respect to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${\mathord{\smash[b]{\underset{\raise.3ex\hbox{$\scriptstyle\sim$}}{\beta}}\vphantom{\beta}}}^{\top}$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is</w:delText>
        </w:r>
      </w:del>
      <w:del w:id="1283" w:author="PR Preview" w:date="2026-01-01T00:00:00Z">
        <w:r>
          <w:delText xml:space="preserve"> </w:delText>
        </w:r>
      </w:del>
      <m:oMath>
        <m:r>
          <m:t>A</m:t>
        </m:r>
      </m:oMath>
      <w:del w:id="1284" w:author="PR Preview" w:date="2026-01-01T00:00:00Z">
        <w:r>
          <w:delText xml:space="preserve">.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The</w:delText>
        </w:r>
      </w:del>
      <w:del w:id="1287" w:author="PR Preview" w:date="2026-01-01T00:00:00Z">
        <w:r>
          <w:delText xml:space="preserve"> </w:delText>
        </w:r>
      </w:del>
      <w:hyperlink r:id="rId118">
        <w:del w:id="128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is then:</w:delText>
        </w:r>
      </w:del>
    </w:p>
    <w:p>
      <w:pPr>
        <w:pStyle w:val="FirstParagraph"/>
      </w:pPr>
      <w:ins w:id="1291" w:author="PR Preview" w:date="2026-01-01T00:00:00Z">
        <w:r>
          <w:t xml:space="preserve">the same solution as</w:t>
        </w:r>
      </w:ins>
      <w:ins w:id="1292" w:author="PR Preview" w:date="2026-01-01T00:00:00Z">
        <w:r>
          <w:t xml:space="preserve"> </w:t>
        </w:r>
      </w:ins>
      <w:hyperlink w:anchor="lem-solve-normal-equations">
        <w:ins w:id="1293" w:author="PR Preview" w:date="2026-01-01T00:00:00Z">
          <w:r>
            <w:rPr>
              <w:rStyle w:val="Hyperlink"/>
            </w:rPr>
            <w:t xml:space="preserve">Lemma 6</w:t>
          </w:r>
        </w:ins>
      </w:hyperlink>
      <w:ins w:id="1294" w:author="PR Preview" w:date="2026-01-01T00:00:00Z">
        <w:r>
          <w:t xml:space="preserve">.</w:t>
        </w:r>
      </w:ins>
    </w:p>
    <w:bookmarkEnd w:id="117"/>
    <w:p>
      <w:pPr>
        <w:pStyle w:val="BodyText"/>
      </w:pPr>
      <w:ins w:id="1295" w:author="PR Preview" w:date="2026-01-01T00:00:00Z">
        <w:r>
          <w:rPr>
            <w:i/>
            <w:iCs/>
          </w:rPr>
          <w:t xml:space="preserve">Proof</w:t>
        </w:r>
      </w:ins>
      <w:ins w:id="1296" w:author="PR Preview" w:date="2026-01-01T00:00:00Z">
        <w:r>
          <w:t xml:space="preserve">. </w:t>
        </w:r>
      </w:ins>
      <w:ins w:id="1297" w:author="PR Preview" w:date="2026-01-01T00:00:00Z">
        <w:r>
          <w:t xml:space="preserve">This is the solution to</w:t>
        </w:r>
      </w:ins>
      <w:ins w:id="1298" w:author="PR Preview" w:date="2026-01-01T00:00:00Z">
        <w:r>
          <w:t xml:space="preserve"> </w:t>
        </w:r>
      </w:ins>
      <w:hyperlink w:anchor="exr-solve-normal-equations-vector">
        <w:ins w:id="1299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300" w:author="PR Preview" w:date="2026-01-01T00:00:00Z">
        <w:r>
          <w:t xml:space="preserve">.</w:t>
        </w:r>
      </w:ins>
    </w:p>
    <w:bookmarkStart w:id="119" w:name="exr-rss-hessian-vector"/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Exercise 17 (Hessian of RSS in vector notation)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Find the</w:t>
        </w:r>
      </w:ins>
      <w:ins w:id="1304" w:author="PR Preview" w:date="2026-01-01T00:00:00Z">
        <w:r>
          <w:t xml:space="preserve"> </w:t>
        </w:r>
      </w:ins>
      <w:hyperlink r:id="rId118">
        <w:ins w:id="130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  </w:r>
      </w:ins>
      <w:ins w:id="1308" w:author="PR Preview" w:date="2026-01-01T00:00:00Z">
        <w:r>
          <w:t xml:space="preserve">.</w:t>
        </w:r>
      </w:ins>
    </w:p>
    <w:bookmarkEnd w:id="119"/>
    <w:bookmarkStart w:id="120" w:name="sol-rss-hessian-vector"/>
    <w:p>
      <w:pPr>
        <w:pStyle w:val="BodyText"/>
      </w:pPr>
      <w:ins w:id="1309" w:author="PR Preview" w:date="2026-01-01T00:00:00Z">
        <w:r>
          <w:rPr>
            <w:i/>
            <w:iCs/>
          </w:rPr>
          <w:t xml:space="preserve">Solution 17</w:t>
        </w:r>
      </w:ins>
      <w:ins w:id="1310" w:author="PR Preview" w:date="2026-01-01T00:00:00Z">
        <w:r>
          <w:t xml:space="preserve">. </w:t>
        </w:r>
      </w:ins>
      <w:ins w:id="1311" w:author="PR Preview" w:date="2026-01-01T00:00:00Z">
        <w:r>
          <w:t xml:space="preserve">Differentiate the gradient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$-2 \mathopen{}\left(\mathord{\smash[b]{\underset{\raise.3ex\hbox{$\scriptstyle\sim$}}{c}}\vphantom{c}} - A \mathord{\smash[b]{\underset{\raise.3ex\hbox{$\scriptstyle\sim$}}{\beta}}\vphantom{\beta}}\right)\mathclose{}$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from</w:t>
        </w:r>
      </w:ins>
      <w:ins w:id="1316" w:author="PR Preview" w:date="2026-01-01T00:00:00Z">
        <w:r>
          <w:t xml:space="preserve"> </w:t>
        </w:r>
      </w:ins>
      <w:hyperlink w:anchor="exr-normal-equations-vector">
        <w:ins w:id="1317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with respect to</w:t>
        </w:r>
      </w:ins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${\mathord{\smash[b]{\underset{\raise.3ex\hbox{$\scriptstyle\sim$}}{\beta}}\vphantom{\beta}}}^{\top}$</w:t>
        </w:r>
      </w:ins>
      <w:ins w:id="1322" w:author="PR Preview" w:date="2026-01-01T00:00:00Z">
        <w:r>
          <w:t xml:space="preserve">.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$\mathord{\smash[b]{\underset{\raise.3ex\hbox{$\scriptstyle\sim$}}{c}}\vphantom{c}}$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does not depend on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$\mathord{\smash[b]{\underset{\raise.3ex\hbox{$\scriptstyle\sim$}}{\beta}}\vphantom{\beta}}$</w:t>
        </w:r>
      </w:ins>
      <w:ins w:id="1329" w:author="PR Preview" w:date="2026-01-01T00:00:00Z">
        <w:r>
          <w:t xml:space="preserve">.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Each entry of</w:t>
        </w:r>
      </w:ins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$A \mathord{\smash[b]{\underset{\raise.3ex\hbox{$\scriptstyle\sim$}}{\beta}}\vphantom{\beta}}$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is the dot product of a row of</w:t>
        </w:r>
      </w:ins>
      <w:ins w:id="1336" w:author="PR Preview" w:date="2026-01-01T00:00:00Z">
        <w:r>
          <w:t xml:space="preserve"> </w:t>
        </w:r>
      </w:ins>
      <m:oMath>
        <m:r>
          <m:t>A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with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$\mathord{\smash[b]{\underset{\raise.3ex\hbox{$\scriptstyle\sim$}}{\beta}}\vphantom{\beta}}$</w:t>
        </w:r>
      </w:ins>
      <w:ins w:id="1341" w:author="PR Preview" w:date="2026-01-01T00:00:00Z">
        <w:r>
          <w:t xml:space="preserve">,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so by the gradient of a linear function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(</w:t>
        </w:r>
      </w:ins>
      <w:hyperlink w:anchor="exr-rss-gradient-vector">
        <w:ins w:id="1346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347" w:author="PR Preview" w:date="2026-01-01T00:00:00Z">
        <w:r>
          <w:t xml:space="preserve">),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the derivative of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$A \mathord{\smash[b]{\underset{\raise.3ex\hbox{$\scriptstyle\sim$}}{\beta}}\vphantom{\beta}}$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with respect to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${\mathord{\smash[b]{\underset{\raise.3ex\hbox{$\scriptstyle\sim$}}{\beta}}\vphantom{\beta}}}^{\top}$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is</w:t>
        </w:r>
      </w:ins>
      <w:ins w:id="1358" w:author="PR Preview" w:date="2026-01-01T00:00:00Z">
        <w:r>
          <w:t xml:space="preserve"> </w:t>
        </w:r>
      </w:ins>
      <m:oMath>
        <m:r>
          <m:t>A</m:t>
        </m:r>
      </m:oMath>
      <w:ins w:id="1359" w:author="PR Preview" w:date="2026-01-01T00:00:00Z">
        <w:r>
          <w:t xml:space="preserve">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</w:t>
        </w:r>
      </w:ins>
      <w:ins w:id="1362" w:author="PR Preview" w:date="2026-01-01T00:00:00Z">
        <w:r>
          <w:t xml:space="preserve"> </w:t>
        </w:r>
      </w:ins>
      <w:hyperlink r:id="rId118">
        <w:ins w:id="136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is then: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20"/>
    <w:bookmarkStart w:id="121" w:name="exr-rss-hessian-vector-positive-definite"/>
    <w:p>
      <w:pPr>
        <w:pStyle w:val="FirstParagraph"/>
      </w:pPr>
      <w:del w:id="1366" w:author="PR Preview" w:date="2026-01-01T00:00:00Z">
        <w:r>
          <w:rPr>
            <w:b/>
            <w:bCs/>
          </w:rPr>
          <w:delText xml:space="preserve">Exercise 17 (Positive definiteness of the Hessian of RSS)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In the setting of</w:delText>
        </w:r>
      </w:del>
      <w:del w:id="1369" w:author="PR Preview" w:date="2026-01-01T00:00:00Z">
        <w:r>
          <w:delText xml:space="preserve"> </w:delText>
        </w:r>
      </w:del>
      <w:hyperlink w:anchor="exr-rss-hessian-vector">
        <w:del w:id="1370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371" w:author="PR Preview" w:date="2026-01-01T00:00:00Z">
        <w:r>
          <w:delText xml:space="preserve">, show that the</w:delText>
        </w:r>
      </w:del>
      <w:del w:id="1372" w:author="PR Preview" w:date="2026-01-01T00:00:00Z">
        <w:r>
          <w:delText xml:space="preserve"> </w:delText>
        </w:r>
      </w:del>
      <w:hyperlink r:id="rId118">
        <w:del w:id="137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is positive definite when</w:delText>
        </w:r>
      </w:del>
      <w:del w:id="137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(</w:delText>
        </w:r>
      </w:del>
      <w:hyperlink w:anchor="def-centered-sums">
        <w:del w:id="137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380" w:author="PR Preview" w:date="2026-01-01T00:00:00Z">
        <w:r>
          <w:delText xml:space="preserve">).</w:delText>
        </w:r>
      </w:del>
    </w:p>
    <w:p>
      <w:pPr>
        <w:pStyle w:val="BodyText"/>
      </w:pPr>
      <w:del w:id="1381" w:author="PR Preview" w:date="2026-01-01T00:00:00Z">
        <w:r>
          <w:rPr>
            <w:i/>
            <w:iCs/>
          </w:rPr>
          <w:delText xml:space="preserve">Solution 17</w:delText>
        </w:r>
      </w:del>
      <w:del w:id="1382" w:author="PR Preview" w:date="2026-01-01T00:00:00Z">
        <w:r>
          <w:delText xml:space="preserve">. </w:delText>
        </w:r>
      </w:del>
      <w:del w:id="1383" w:author="PR Preview" w:date="2026-01-01T00:00:00Z">
        <w:r>
          <w:delText xml:space="preserve">By</w:delText>
        </w:r>
      </w:del>
      <w:del w:id="1384" w:author="PR Preview" w:date="2026-01-01T00:00:00Z">
        <w:r>
          <w:delText xml:space="preserve"> </w:delText>
        </w:r>
      </w:del>
      <w:hyperlink w:anchor="exr-rss-hessian-vector">
        <w:del w:id="1385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386" w:author="PR Preview" w:date="2026-01-01T00:00:00Z">
        <w:r>
          <w:delText xml:space="preserve">,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the</w:delText>
        </w:r>
      </w:del>
      <w:del w:id="1389" w:author="PR Preview" w:date="2026-01-01T00:00:00Z">
        <w:r>
          <w:delText xml:space="preserve"> </w:delText>
        </w:r>
      </w:del>
      <w:hyperlink r:id="rId118">
        <w:del w:id="139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is</w:delText>
        </w:r>
      </w:del>
      <w:del w:id="1393" w:author="PR Preview" w:date="2026-01-01T00:00:00Z">
        <w:r>
          <w:delText xml:space="preserve"> </w:delText>
        </w:r>
      </w:del>
      <m:oMath>
        <m:r>
          <m:t>2</m:t>
        </m:r>
        <m:r>
          <m:t>A</m:t>
        </m:r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with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$A = \sum_{i=1}^n\mathord{\smash[b]{\underset{\raise.3ex\hbox{$\scriptstyle\sim$}}{x}}\vphantom{x}}_i {\mathord{\smash[b]{\underset{\raise.3ex\hbox{$\scriptstyle\sim$}}{x}}\vphantom{x}}_i}^{\top}$</w:delText>
        </w:r>
      </w:del>
      <w:del w:id="1398" w:author="PR Preview" w:date="2026-01-01T00:00:00Z">
        <w:r>
          <w:delText xml:space="preserve">.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To show that this Hessian is positive definite,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take any vector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$\mathord{\smash[b]{\underset{\raise.3ex\hbox{$\scriptstyle\sim$}}{v}}\vphantom{v}} = {(v_0, v_x)}^{\top} \neq \mathord{\smash[b]{\underset{\raise.3ex\hbox{$\scriptstyle\sim$}}{0}}\vphantom{0}}$</w:delText>
        </w:r>
      </w:del>
      <w:del w:id="1405" w:author="PR Preview" w:date="2026-01-01T00:00:00Z">
        <w:r>
          <w:delText xml:space="preserve">:</w:delText>
        </w:r>
      </w:del>
    </w:p>
    <w:p>
      <w:pPr>
        <w:pStyle w:val="FirstParagraph"/>
      </w:pPr>
      <w:ins w:id="1406" w:author="PR Preview" w:date="2026-01-01T00:00:00Z">
        <w:r>
          <w:rPr>
            <w:b/>
            <w:bCs/>
          </w:rPr>
          <w:t xml:space="preserve">Exercise 18 (Positive definiteness of the Hessian of RSS)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In the setting of</w:t>
        </w:r>
      </w:ins>
      <w:ins w:id="1409" w:author="PR Preview" w:date="2026-01-01T00:00:00Z">
        <w:r>
          <w:t xml:space="preserve"> </w:t>
        </w:r>
      </w:ins>
      <w:hyperlink w:anchor="exr-rss-hessian-vector">
        <w:ins w:id="1410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411" w:author="PR Preview" w:date="2026-01-01T00:00:00Z">
        <w:r>
          <w:t xml:space="preserve">, show that the</w:t>
        </w:r>
      </w:ins>
      <w:ins w:id="1412" w:author="PR Preview" w:date="2026-01-01T00:00:00Z">
        <w:r>
          <w:t xml:space="preserve"> </w:t>
        </w:r>
      </w:ins>
      <w:hyperlink r:id="rId118">
        <w:ins w:id="141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is positive definite when</w:t>
        </w:r>
      </w:ins>
      <w:ins w:id="14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(</w:t>
        </w:r>
      </w:ins>
      <w:hyperlink w:anchor="def-centered-sums">
        <w:ins w:id="141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420" w:author="PR Preview" w:date="2026-01-01T00:00:00Z">
        <w:r>
          <w:t xml:space="preserve">).</w:t>
        </w:r>
      </w:ins>
    </w:p>
    <w:bookmarkEnd w:id="121"/>
    <w:bookmarkStart w:id="122" w:name="sol-rss-hessian-vector-positive-definite"/>
    <w:p>
      <w:pPr>
        <w:pStyle w:val="BodyText"/>
      </w:pPr>
      <w:ins w:id="1421" w:author="PR Preview" w:date="2026-01-01T00:00:00Z">
        <w:r>
          <w:rPr>
            <w:i/>
            <w:iCs/>
          </w:rPr>
          <w:t xml:space="preserve">Solution 18</w:t>
        </w:r>
      </w:ins>
      <w:ins w:id="1422" w:author="PR Preview" w:date="2026-01-01T00:00:00Z">
        <w:r>
          <w:t xml:space="preserve">. </w:t>
        </w:r>
      </w:ins>
      <w:ins w:id="1423" w:author="PR Preview" w:date="2026-01-01T00:00:00Z">
        <w:r>
          <w:t xml:space="preserve">By</w:t>
        </w:r>
      </w:ins>
      <w:ins w:id="1424" w:author="PR Preview" w:date="2026-01-01T00:00:00Z">
        <w:r>
          <w:t xml:space="preserve"> </w:t>
        </w:r>
      </w:ins>
      <w:hyperlink w:anchor="exr-rss-hessian-vector">
        <w:ins w:id="1425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426" w:author="PR Preview" w:date="2026-01-01T00:00:00Z">
        <w:r>
          <w:t xml:space="preserve">,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</w:t>
        </w:r>
      </w:ins>
      <w:ins w:id="1429" w:author="PR Preview" w:date="2026-01-01T00:00:00Z">
        <w:r>
          <w:t xml:space="preserve"> </w:t>
        </w:r>
      </w:ins>
      <w:hyperlink r:id="rId118">
        <w:ins w:id="143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is</w:t>
        </w:r>
      </w:ins>
      <w:ins w:id="1433" w:author="PR Preview" w:date="2026-01-01T00:00:00Z">
        <w:r>
          <w:t xml:space="preserve"> </w:t>
        </w:r>
      </w:ins>
      <m:oMath>
        <m:r>
          <m:t>2</m:t>
        </m:r>
        <m:r>
          <m:t>A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with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1438" w:author="PR Preview" w:date="2026-01-01T00:00:00Z">
        <w:r>
          <w:t xml:space="preserve">.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To show that this Hessian is positive definite,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take any vector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t xml:space="preserve">$\mathord{\smash[b]{\underset{\raise.3ex\hbox{$\scriptstyle\sim$}}{v}}\vphantom{v}} = {(v_0, v_x)}^{\top} \neq \mathord{\smash[b]{\underset{\raise.3ex\hbox{$\scriptstyle\sim$}}{0}}\vphantom{0}}$</w:t>
        </w:r>
      </w:ins>
      <w:ins w:id="144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22"/>
    <w:bookmarkStart w:id="123" w:name="lem-rss-hessian-vector"/>
    <w:p>
      <w:pPr>
        <w:pStyle w:val="BodyText"/>
      </w:pPr>
      <w:del w:id="1446" w:author="PR Preview" w:date="2026-01-01T00:00:00Z">
        <w:r>
          <w:rPr>
            <w:b/>
            <w:bCs/>
          </w:rPr>
          <w:delText xml:space="preserve">Lemma 11 (Hessian of RSS in vector notation)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The</w:delText>
        </w:r>
      </w:del>
      <w:del w:id="1449" w:author="PR Preview" w:date="2026-01-01T00:00:00Z">
        <w:r>
          <w:delText xml:space="preserve"> </w:delText>
        </w:r>
      </w:del>
      <w:hyperlink r:id="rId118">
        <w:del w:id="145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of the residual sum of squares is</w:delText>
        </w:r>
      </w:del>
    </w:p>
    <w:p>
      <w:pPr>
        <w:pStyle w:val="BodyText"/>
      </w:pPr>
      <w:ins w:id="1453" w:author="PR Preview" w:date="2026-01-01T00:00:00Z">
        <w:r>
          <w:rPr>
            <w:b/>
            <w:bCs/>
          </w:rPr>
          <w:t xml:space="preserve">Lemma 12 (Hessian of RSS in vector notation)</w:t>
        </w:r>
      </w:ins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The</w:t>
        </w:r>
      </w:ins>
      <w:ins w:id="1456" w:author="PR Preview" w:date="2026-01-01T00:00:00Z">
        <w:r>
          <w:t xml:space="preserve"> </w:t>
        </w:r>
      </w:ins>
      <w:hyperlink r:id="rId118">
        <w:ins w:id="145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 the residual sum of squares is</w:t>
        </w:r>
      </w:ins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3"/>
    <w:p>
      <w:pPr>
        <w:pStyle w:val="BodyText"/>
      </w:pPr>
      <w:del w:id="1460" w:author="PR Preview" w:date="2026-01-01T00:00:00Z">
        <w:r>
          <w:rPr>
            <w:i/>
            <w:iCs/>
          </w:rPr>
          <w:delText xml:space="preserve">Proof</w:delText>
        </w:r>
      </w:del>
      <w:del w:id="1461" w:author="PR Preview" w:date="2026-01-01T00:00:00Z">
        <w:r>
          <w:delText xml:space="preserve">. </w:delText>
        </w:r>
      </w:del>
      <w:del w:id="1462" w:author="PR Preview" w:date="2026-01-01T00:00:00Z">
        <w:r>
          <w:delText xml:space="preserve">The</w:delText>
        </w:r>
      </w:del>
      <w:del w:id="1463" w:author="PR Preview" w:date="2026-01-01T00:00:00Z">
        <w:r>
          <w:delText xml:space="preserve"> </w:delText>
        </w:r>
      </w:del>
      <w:hyperlink r:id="rId118">
        <w:del w:id="146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65" w:author="PR Preview" w:date="2026-01-01T00:00:00Z">
        <w:r>
          <w:delText xml:space="preserve"> </w:delText>
        </w:r>
      </w:del>
      <w:del w:id="1466" w:author="PR Preview" w:date="2026-01-01T00:00:00Z">
        <w:r>
          <w:delText xml:space="preserve">is the solution to</w:delText>
        </w:r>
      </w:del>
      <w:del w:id="1467" w:author="PR Preview" w:date="2026-01-01T00:00:00Z">
        <w:r>
          <w:delText xml:space="preserve"> </w:delText>
        </w:r>
      </w:del>
      <w:hyperlink w:anchor="exr-rss-hessian-vector">
        <w:del w:id="1468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469" w:author="PR Preview" w:date="2026-01-01T00:00:00Z">
        <w:r>
          <w:delText xml:space="preserve">.</w:delText>
        </w:r>
      </w:del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The positive definiteness is the solution to</w:delText>
        </w:r>
      </w:del>
      <w:del w:id="1472" w:author="PR Preview" w:date="2026-01-01T00:00:00Z">
        <w:r>
          <w:delText xml:space="preserve"> </w:delText>
        </w:r>
      </w:del>
      <w:hyperlink w:anchor="exr-rss-hessian-vector-positive-definite">
        <w:del w:id="1473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474" w:author="PR Preview" w:date="2026-01-01T00:00:00Z">
        <w:r>
          <w:delText xml:space="preserve">.</w:delText>
        </w:r>
      </w:del>
    </w:p>
    <w:p>
      <w:pPr>
        <w:pStyle w:val="BodyText"/>
      </w:pPr>
      <w:ins w:id="1475" w:author="PR Preview" w:date="2026-01-01T00:00:00Z">
        <w:r>
          <w:rPr>
            <w:i/>
            <w:iCs/>
          </w:rPr>
          <w:t xml:space="preserve">Proof</w:t>
        </w:r>
      </w:ins>
      <w:ins w:id="1476" w:author="PR Preview" w:date="2026-01-01T00:00:00Z">
        <w:r>
          <w:t xml:space="preserve">. </w:t>
        </w:r>
      </w:ins>
      <w:ins w:id="1477" w:author="PR Preview" w:date="2026-01-01T00:00:00Z">
        <w:r>
          <w:t xml:space="preserve">The</w:t>
        </w:r>
      </w:ins>
      <w:ins w:id="1478" w:author="PR Preview" w:date="2026-01-01T00:00:00Z">
        <w:r>
          <w:t xml:space="preserve"> </w:t>
        </w:r>
      </w:ins>
      <w:hyperlink r:id="rId118">
        <w:ins w:id="147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the solution to</w:t>
        </w:r>
      </w:ins>
      <w:ins w:id="1482" w:author="PR Preview" w:date="2026-01-01T00:00:00Z">
        <w:r>
          <w:t xml:space="preserve"> </w:t>
        </w:r>
      </w:ins>
      <w:hyperlink w:anchor="exr-rss-hessian-vector">
        <w:ins w:id="1483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484" w:author="PR Preview" w:date="2026-01-01T00:00:00Z">
        <w:r>
          <w:t xml:space="preserve">.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The positive definiteness is the solution to</w:t>
        </w:r>
      </w:ins>
      <w:ins w:id="1487" w:author="PR Preview" w:date="2026-01-01T00:00:00Z">
        <w:r>
          <w:t xml:space="preserve"> </w:t>
        </w:r>
      </w:ins>
      <w:hyperlink w:anchor="exr-rss-hessian-vector-positive-definite">
        <w:ins w:id="1488" w:author="PR Preview" w:date="2026-01-01T00:00:00Z">
          <w:r>
            <w:rPr>
              <w:rStyle w:val="Hyperlink"/>
            </w:rPr>
            <w:t xml:space="preserve">Exercise 18</w:t>
          </w:r>
        </w:ins>
      </w:hyperlink>
      <w:ins w:id="1489" w:author="PR Preview" w:date="2026-01-01T00:00:00Z">
        <w:r>
          <w:t xml:space="preserve">.</w:t>
        </w:r>
      </w:ins>
    </w:p>
    <w:bookmarkStart w:id="124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4"/>
    <w:p>
      <w:pPr>
        <w:pStyle w:val="BodyText"/>
      </w:pPr>
      <w:del w:id="1490" w:author="PR Preview" w:date="2026-01-01T00:00:00Z">
        <w:r>
          <w:rPr>
            <w:i/>
            <w:iCs/>
          </w:rPr>
          <w:delText xml:space="preserve">Proof</w:delText>
        </w:r>
      </w:del>
      <w:del w:id="1491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is differentiable,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so any point that minimizes it solves the</w:delText>
        </w:r>
      </w:del>
      <w:del w:id="1496" w:author="PR Preview" w:date="2026-01-01T00:00:00Z">
        <w:r>
          <w:delText xml:space="preserve"> </w:delText>
        </w:r>
      </w:del>
      <w:hyperlink w:anchor="def-normal-equations">
        <w:del w:id="1497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498" w:author="PR Preview" w:date="2026-01-01T00:00:00Z">
        <w:r>
          <w:delText xml:space="preserve">.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By</w:delText>
        </w:r>
      </w:del>
      <w:del w:id="1501" w:author="PR Preview" w:date="2026-01-01T00:00:00Z">
        <w:r>
          <w:delText xml:space="preserve"> </w:delText>
        </w:r>
      </w:del>
      <w:hyperlink w:anchor="lem-normal-equations-vector">
        <w:del w:id="1502" w:author="PR Preview" w:date="2026-01-01T00:00:00Z">
          <w:r>
            <w:rPr>
              <w:rStyle w:val="Hyperlink"/>
            </w:rPr>
            <w:delText xml:space="preserve">Lemma 9</w:delText>
          </w:r>
        </w:del>
      </w:hyperlink>
      <w:del w:id="1503" w:author="PR Preview" w:date="2026-01-01T00:00:00Z">
        <w:r>
          <w:delText xml:space="preserve">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the normal equations are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508" w:author="PR Preview" w:date="2026-01-01T00:00:00Z">
        <w:r>
          <w:delText xml:space="preserve">.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By</w:delText>
        </w:r>
      </w:del>
      <w:del w:id="1511" w:author="PR Preview" w:date="2026-01-01T00:00:00Z">
        <w:r>
          <w:delText xml:space="preserve"> </w:delText>
        </w:r>
      </w:del>
      <w:hyperlink w:anchor="lem-solve-normal-equations-vector">
        <w:del w:id="1512" w:author="PR Preview" w:date="2026-01-01T00:00:00Z">
          <w:r>
            <w:rPr>
              <w:rStyle w:val="Hyperlink"/>
            </w:rPr>
            <w:delText xml:space="preserve">Lemma 10</w:delText>
          </w:r>
        </w:del>
      </w:hyperlink>
      <w:del w:id="1513" w:author="PR Preview" w:date="2026-01-01T00:00:00Z">
        <w:r>
          <w:delText xml:space="preserve">,</w:delText>
        </w:r>
      </w:del>
      <w:del w:id="1514" w:author="PR Preview" w:date="2026-01-01T00:00:00Z">
        <w:r>
          <w:delText xml:space="preserve"> </w:delText>
        </w:r>
      </w:del>
      <m:oMath>
        <m:r>
          <m:t>A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is invertible,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so their only solution is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$A^{-1} \mathord{\smash[b]{\underset{\raise.3ex\hbox{$\scriptstyle\sim$}}{c}}\vphantom{c}}$</w:delText>
        </w:r>
      </w:del>
      <w:del w:id="1521" w:author="PR Preview" w:date="2026-01-01T00:00:00Z">
        <w:r>
          <w:delText xml:space="preserve">,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whose entries are those of</w:delText>
        </w:r>
      </w:del>
      <w:del w:id="1524" w:author="PR Preview" w:date="2026-01-01T00:00:00Z">
        <w:r>
          <w:delText xml:space="preserve"> </w:delText>
        </w:r>
      </w:del>
      <w:hyperlink w:anchor="thm-ols-slr">
        <w:del w:id="152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26" w:author="PR Preview" w:date="2026-01-01T00:00:00Z">
        <w:r>
          <w:delText xml:space="preserve">.</w:delText>
        </w:r>
      </w:del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By</w:delText>
        </w:r>
      </w:del>
      <w:del w:id="1529" w:author="PR Preview" w:date="2026-01-01T00:00:00Z">
        <w:r>
          <w:delText xml:space="preserve"> </w:delText>
        </w:r>
      </w:del>
      <w:hyperlink w:anchor="lem-rss-hessian-vector">
        <w:del w:id="1530" w:author="PR Preview" w:date="2026-01-01T00:00:00Z">
          <w:r>
            <w:rPr>
              <w:rStyle w:val="Hyperlink"/>
            </w:rPr>
            <w:delText xml:space="preserve">Lemma 11</w:delText>
          </w:r>
        </w:del>
      </w:hyperlink>
      <w:del w:id="1531" w:author="PR Preview" w:date="2026-01-01T00:00:00Z">
        <w:r>
          <w:delText xml:space="preserve">,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the Hessian of</w:delText>
        </w:r>
      </w:del>
      <w:del w:id="153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is positive definite at every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$\mathord{\smash[b]{\underset{\raise.3ex\hbox{$\scriptstyle\sim$}}{\beta}}\vphantom{\beta}}$</w:delText>
        </w:r>
      </w:del>
      <w:del w:id="1539" w:author="PR Preview" w:date="2026-01-01T00:00:00Z">
        <w:r>
          <w:delText xml:space="preserve">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so</w:delText>
        </w:r>
      </w:del>
      <w:del w:id="154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is strictly convex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and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$A^{-1} \mathord{\smash[b]{\underset{\raise.3ex\hbox{$\scriptstyle\sim$}}{c}}\vphantom{c}}$</w:delText>
        </w:r>
      </w:del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is its unique global minimum.</w:delText>
        </w:r>
      </w:del>
    </w:p>
    <w:p>
      <w:pPr>
        <w:pStyle w:val="BodyText"/>
      </w:pPr>
      <w:del w:id="1551" w:author="PR Preview" w:date="2026-01-01T00:00:00Z">
        <w:r>
          <w:rPr>
            <w:b/>
            <w:bCs/>
          </w:rPr>
          <w:delText xml:space="preserve">Exercise 18 (OLS slope and the correlation)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Assuming</w:delText>
        </w:r>
      </w:del>
      <w:del w:id="155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(</w:delText>
        </w:r>
      </w:del>
      <w:hyperlink w:anchor="def-centered-sums">
        <w:del w:id="156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561" w:author="PR Preview" w:date="2026-01-01T00:00:00Z">
        <w:r>
          <w:delText xml:space="preserve">),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write the OLS slope</w:delText>
        </w:r>
      </w:del>
      <w:del w:id="15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from</w:delText>
        </w:r>
      </w:del>
      <w:del w:id="1567" w:author="PR Preview" w:date="2026-01-01T00:00:00Z">
        <w:r>
          <w:delText xml:space="preserve"> </w:delText>
        </w:r>
      </w:del>
      <w:hyperlink w:anchor="thm-ols-slr">
        <w:del w:id="156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in terms of the</w:delText>
        </w:r>
      </w:del>
      <w:del w:id="1571" w:author="PR Preview" w:date="2026-01-01T00:00:00Z">
        <w:r>
          <w:delText xml:space="preserve"> </w:delText>
        </w:r>
      </w:del>
      <w:hyperlink r:id="rId15">
        <w:del w:id="1572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573" w:author="PR Preview" w:date="2026-01-01T00:00:00Z">
        <w:r>
          <w:delText xml:space="preserve"> </w:delText>
        </w:r>
      </w:del>
      <m:oMath>
        <m:r>
          <m:t>r</m:t>
        </m:r>
      </m:oMath>
      <w:del w:id="1574" w:author="PR Preview" w:date="2026-01-01T00:00:00Z">
        <w:r>
          <w:delText xml:space="preserve"> </w:delText>
        </w:r>
      </w:del>
      <w:del w:id="1575" w:author="PR Preview" w:date="2026-01-01T00:00:00Z">
        <w:r>
          <w:delText xml:space="preserve">and the</w:delText>
        </w:r>
      </w:del>
      <w:del w:id="1576" w:author="PR Preview" w:date="2026-01-01T00:00:00Z">
        <w:r>
          <w:delText xml:space="preserve"> </w:delText>
        </w:r>
      </w:del>
      <w:hyperlink r:id="rId125">
        <w:del w:id="1577" w:author="PR Preview" w:date="2026-01-01T00:00:00Z">
          <w:r>
            <w:rPr>
              <w:rStyle w:val="Hyperlink"/>
            </w:rPr>
            <w:delText xml:space="preserve">sample standard deviations</w:delText>
          </w:r>
        </w:del>
      </w:hyperlink>
      <w:del w:id="157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</m:sub>
        </m:sSub>
      </m:oMath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and</w:delText>
        </w:r>
      </w:del>
      <w:del w:id="158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</m:sub>
        </m:sSub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of the</w:delText>
        </w:r>
      </w:del>
      <w:del w:id="15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and the</w:delText>
        </w:r>
      </w:del>
      <w:del w:id="158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588" w:author="PR Preview" w:date="2026-01-01T00:00:00Z">
        <w:r>
          <w:delText xml:space="preserve">.</w:delText>
        </w:r>
      </w:del>
    </w:p>
    <w:p>
      <w:pPr>
        <w:pStyle w:val="BodyText"/>
      </w:pPr>
      <w:del w:id="1589" w:author="PR Preview" w:date="2026-01-01T00:00:00Z">
        <w:r>
          <w:rPr>
            <w:i/>
            <w:iCs/>
          </w:rPr>
          <w:delText xml:space="preserve">Solution 18</w:delText>
        </w:r>
      </w:del>
      <w:del w:id="1590" w:author="PR Preview" w:date="2026-01-01T00:00:00Z">
        <w:r>
          <w:delText xml:space="preserve">. </w:delText>
        </w:r>
      </w:del>
      <w:del w:id="1591" w:author="PR Preview" w:date="2026-01-01T00:00:00Z">
        <w:r>
          <w:delText xml:space="preserve">In terms of the centered sums (</w:delText>
        </w:r>
      </w:del>
      <w:hyperlink w:anchor="def-centered-sums">
        <w:del w:id="159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593" w:author="PR Preview" w:date="2026-01-01T00:00:00Z">
        <w:r>
          <w:delText xml:space="preserve">,</w:delText>
        </w:r>
      </w:del>
      <w:del w:id="1594" w:author="PR Preview" w:date="2026-01-01T00:00:00Z">
        <w:r>
          <w:delText xml:space="preserve"> </w:delText>
        </w:r>
      </w:del>
      <w:hyperlink w:anchor="def-centered-cross-product">
        <w:del w:id="159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96" w:author="PR Preview" w:date="2026-01-01T00:00:00Z">
        <w:r>
          <w:delText xml:space="preserve">),</w:delText>
        </w:r>
      </w:del>
    </w:p>
    <w:p>
      <w:pPr>
        <w:pStyle w:val="BodyText"/>
      </w:pPr>
      <w:ins w:id="1597" w:author="PR Preview" w:date="2026-01-01T00:00:00Z">
        <w:r>
          <w:rPr>
            <w:i/>
            <w:iCs/>
          </w:rPr>
          <w:t xml:space="preserve">Proof</w:t>
        </w:r>
      </w:ins>
      <w:ins w:id="1598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is differentiable,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so any point that minimizes it solves the</w:t>
        </w:r>
      </w:ins>
      <w:ins w:id="1603" w:author="PR Preview" w:date="2026-01-01T00:00:00Z">
        <w:r>
          <w:t xml:space="preserve"> </w:t>
        </w:r>
      </w:ins>
      <w:hyperlink w:anchor="def-normal-equations">
        <w:ins w:id="1604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605" w:author="PR Preview" w:date="2026-01-01T00:00:00Z">
        <w:r>
          <w:t xml:space="preserve">.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By</w:t>
        </w:r>
      </w:ins>
      <w:ins w:id="1608" w:author="PR Preview" w:date="2026-01-01T00:00:00Z">
        <w:r>
          <w:t xml:space="preserve"> </w:t>
        </w:r>
      </w:ins>
      <w:hyperlink w:anchor="lem-normal-equations-vector">
        <w:ins w:id="1609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1610" w:author="PR Preview" w:date="2026-01-01T00:00:00Z">
        <w:r>
          <w:t xml:space="preserve">,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the normal equations are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615" w:author="PR Preview" w:date="2026-01-01T00:00:00Z">
        <w:r>
          <w:t xml:space="preserve">.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By</w:t>
        </w:r>
      </w:ins>
      <w:ins w:id="1618" w:author="PR Preview" w:date="2026-01-01T00:00:00Z">
        <w:r>
          <w:t xml:space="preserve"> </w:t>
        </w:r>
      </w:ins>
      <w:hyperlink w:anchor="lem-solve-normal-equations-vector">
        <w:ins w:id="1619" w:author="PR Preview" w:date="2026-01-01T00:00:00Z">
          <w:r>
            <w:rPr>
              <w:rStyle w:val="Hyperlink"/>
            </w:rPr>
            <w:t xml:space="preserve">Lemma 11</w:t>
          </w:r>
        </w:ins>
      </w:hyperlink>
      <w:ins w:id="1620" w:author="PR Preview" w:date="2026-01-01T00:00:00Z">
        <w:r>
          <w:t xml:space="preserve">,</w:t>
        </w:r>
      </w:ins>
      <w:ins w:id="1621" w:author="PR Preview" w:date="2026-01-01T00:00:00Z">
        <w:r>
          <w:t xml:space="preserve"> </w:t>
        </w:r>
      </w:ins>
      <m:oMath>
        <m:r>
          <m:t>A</m:t>
        </m:r>
      </m:oMath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is invertible,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so their only solution is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$A^{-1} \mathord{\smash[b]{\underset{\raise.3ex\hbox{$\scriptstyle\sim$}}{c}}\vphantom{c}}$</w:t>
        </w:r>
      </w:ins>
      <w:ins w:id="1628" w:author="PR Preview" w:date="2026-01-01T00:00:00Z">
        <w:r>
          <w:t xml:space="preserve">,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whose entries are those of</w:t>
        </w:r>
      </w:ins>
      <w:ins w:id="1631" w:author="PR Preview" w:date="2026-01-01T00:00:00Z">
        <w:r>
          <w:t xml:space="preserve"> </w:t>
        </w:r>
      </w:ins>
      <w:hyperlink w:anchor="thm-ols-slr">
        <w:ins w:id="163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33" w:author="PR Preview" w:date="2026-01-01T00:00:00Z">
        <w:r>
          <w:t xml:space="preserve">.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By</w:t>
        </w:r>
      </w:ins>
      <w:ins w:id="1636" w:author="PR Preview" w:date="2026-01-01T00:00:00Z">
        <w:r>
          <w:t xml:space="preserve"> </w:t>
        </w:r>
      </w:ins>
      <w:hyperlink w:anchor="lem-rss-hessian-vector">
        <w:ins w:id="1637" w:author="PR Preview" w:date="2026-01-01T00:00:00Z">
          <w:r>
            <w:rPr>
              <w:rStyle w:val="Hyperlink"/>
            </w:rPr>
            <w:t xml:space="preserve">Lemma 12</w:t>
          </w:r>
        </w:ins>
      </w:hyperlink>
      <w:ins w:id="1638" w:author="PR Preview" w:date="2026-01-01T00:00:00Z">
        <w:r>
          <w:t xml:space="preserve">,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the Hessian of</w:t>
        </w:r>
      </w:ins>
      <w:ins w:id="164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is positive definite at every</w:t>
        </w:r>
      </w:ins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$\mathord{\smash[b]{\underset{\raise.3ex\hbox{$\scriptstyle\sim$}}{\beta}}\vphantom{\beta}}$</w:t>
        </w:r>
      </w:ins>
      <w:ins w:id="1646" w:author="PR Preview" w:date="2026-01-01T00:00:00Z">
        <w:r>
          <w:t xml:space="preserve">,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so</w:t>
        </w:r>
      </w:ins>
      <w:ins w:id="164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is strictly convex</w:t>
        </w:r>
      </w:ins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and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$A^{-1} \mathord{\smash[b]{\underset{\raise.3ex\hbox{$\scriptstyle\sim$}}{c}}\vphantom{c}}$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is its unique global minimum.</w:t>
        </w:r>
      </w:ins>
    </w:p>
    <w:bookmarkStart w:id="126" w:name="exr-ols-slope-r"/>
    <w:p>
      <w:pPr>
        <w:pStyle w:val="BodyText"/>
      </w:pPr>
      <w:ins w:id="1658" w:author="PR Preview" w:date="2026-01-01T00:00:00Z">
        <w:r>
          <w:rPr>
            <w:b/>
            <w:bCs/>
          </w:rPr>
          <w:t xml:space="preserve">Exercise 19 (OLS slope and the correlation)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Assuming</w:t>
        </w:r>
      </w:ins>
      <w:ins w:id="166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and</w:t>
        </w:r>
      </w:ins>
      <w:ins w:id="166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(</w:t>
        </w:r>
      </w:ins>
      <w:hyperlink w:anchor="def-centered-sums">
        <w:ins w:id="166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668" w:author="PR Preview" w:date="2026-01-01T00:00:00Z">
        <w:r>
          <w:t xml:space="preserve">),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write the OLS slope</w:t>
        </w:r>
      </w:ins>
      <w:ins w:id="167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from</w:t>
        </w:r>
      </w:ins>
      <w:ins w:id="1674" w:author="PR Preview" w:date="2026-01-01T00:00:00Z">
        <w:r>
          <w:t xml:space="preserve"> </w:t>
        </w:r>
      </w:ins>
      <w:hyperlink w:anchor="thm-ols-slr">
        <w:ins w:id="167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in terms of the</w:t>
        </w:r>
      </w:ins>
      <w:ins w:id="1678" w:author="PR Preview" w:date="2026-01-01T00:00:00Z">
        <w:r>
          <w:t xml:space="preserve"> </w:t>
        </w:r>
      </w:ins>
      <w:hyperlink r:id="rId15">
        <w:ins w:id="167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680" w:author="PR Preview" w:date="2026-01-01T00:00:00Z">
        <w:r>
          <w:t xml:space="preserve"> </w:t>
        </w:r>
      </w:ins>
      <m:oMath>
        <m:r>
          <m:t>r</m:t>
        </m:r>
      </m:oMath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and the</w:t>
        </w:r>
      </w:ins>
      <w:ins w:id="1683" w:author="PR Preview" w:date="2026-01-01T00:00:00Z">
        <w:r>
          <w:t xml:space="preserve"> </w:t>
        </w:r>
      </w:ins>
      <w:hyperlink r:id="rId125">
        <w:ins w:id="1684" w:author="PR Preview" w:date="2026-01-01T00:00:00Z">
          <w:r>
            <w:rPr>
              <w:rStyle w:val="Hyperlink"/>
            </w:rPr>
            <w:t xml:space="preserve">sample standard deviations</w:t>
          </w:r>
        </w:ins>
      </w:hyperlink>
      <w:ins w:id="168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</m:sub>
        </m:sSub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and</w:t>
        </w:r>
      </w:ins>
      <w:ins w:id="168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</m:sub>
        </m:sSub>
      </m:oMath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of the</w:t>
        </w:r>
      </w:ins>
      <w:ins w:id="16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and the</w:t>
        </w:r>
      </w:ins>
      <w:ins w:id="169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695" w:author="PR Preview" w:date="2026-01-01T00:00:00Z">
        <w:r>
          <w:t xml:space="preserve">.</w:t>
        </w:r>
      </w:ins>
    </w:p>
    <w:bookmarkEnd w:id="126"/>
    <w:bookmarkStart w:id="127" w:name="sol-ols-slope-r"/>
    <w:p>
      <w:pPr>
        <w:pStyle w:val="BodyText"/>
      </w:pPr>
      <w:ins w:id="1696" w:author="PR Preview" w:date="2026-01-01T00:00:00Z">
        <w:r>
          <w:rPr>
            <w:i/>
            <w:iCs/>
          </w:rPr>
          <w:t xml:space="preserve">Solution 19</w:t>
        </w:r>
      </w:ins>
      <w:ins w:id="1697" w:author="PR Preview" w:date="2026-01-01T00:00:00Z">
        <w:r>
          <w:t xml:space="preserve">. </w:t>
        </w:r>
      </w:ins>
      <w:ins w:id="1698" w:author="PR Preview" w:date="2026-01-01T00:00:00Z">
        <w:r>
          <w:t xml:space="preserve">In terms of the centered sums (</w:t>
        </w:r>
      </w:ins>
      <w:hyperlink w:anchor="def-centered-sums">
        <w:ins w:id="169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00" w:author="PR Preview" w:date="2026-01-01T00:00:00Z">
        <w:r>
          <w:t xml:space="preserve">,</w:t>
        </w:r>
      </w:ins>
      <w:ins w:id="1701" w:author="PR Preview" w:date="2026-01-01T00:00:00Z">
        <w:r>
          <w:t xml:space="preserve"> </w:t>
        </w:r>
      </w:ins>
      <w:hyperlink w:anchor="def-centered-cross-product">
        <w:ins w:id="170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0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7"/>
    <w:bookmarkStart w:id="128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8"/>
    <w:p>
      <w:pPr>
        <w:pStyle w:val="BodyText"/>
      </w:pPr>
      <w:del w:id="1704" w:author="PR Preview" w:date="2026-01-01T00:00:00Z">
        <w:r>
          <w:rPr>
            <w:i/>
            <w:iCs/>
          </w:rPr>
          <w:delText xml:space="preserve">Proof</w:delText>
        </w:r>
      </w:del>
      <w:del w:id="1705" w:author="PR Preview" w:date="2026-01-01T00:00:00Z">
        <w:r>
          <w:delText xml:space="preserve">. </w:delText>
        </w:r>
      </w:del>
      <w:del w:id="1706" w:author="PR Preview" w:date="2026-01-01T00:00:00Z">
        <w:r>
          <w:delText xml:space="preserve">This is the solution to</w:delText>
        </w:r>
      </w:del>
      <w:del w:id="1707" w:author="PR Preview" w:date="2026-01-01T00:00:00Z">
        <w:r>
          <w:delText xml:space="preserve"> </w:delText>
        </w:r>
      </w:del>
      <w:hyperlink w:anchor="exr-ols-slope-r">
        <w:del w:id="1708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1709" w:author="PR Preview" w:date="2026-01-01T00:00:00Z">
        <w:r>
          <w:delText xml:space="preserve">.</w:delText>
        </w:r>
      </w:del>
    </w:p>
    <w:p>
      <w:pPr>
        <w:pStyle w:val="BodyText"/>
      </w:pPr>
      <w:ins w:id="1710" w:author="PR Preview" w:date="2026-01-01T00:00:00Z">
        <w:r>
          <w:rPr>
            <w:i/>
            <w:iCs/>
          </w:rPr>
          <w:t xml:space="preserve">Proof</w:t>
        </w:r>
      </w:ins>
      <w:ins w:id="1711" w:author="PR Preview" w:date="2026-01-01T00:00:00Z">
        <w:r>
          <w:t xml:space="preserve">. </w:t>
        </w:r>
      </w:ins>
      <w:ins w:id="1712" w:author="PR Preview" w:date="2026-01-01T00:00:00Z">
        <w:r>
          <w:t xml:space="preserve">This is the solution to</w:t>
        </w:r>
      </w:ins>
      <w:ins w:id="1713" w:author="PR Preview" w:date="2026-01-01T00:00:00Z">
        <w:r>
          <w:t xml:space="preserve"> </w:t>
        </w:r>
      </w:ins>
      <w:hyperlink w:anchor="exr-ols-slope-r">
        <w:ins w:id="1714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715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4"/>
    <w:bookmarkStart w:id="140" w:name="sec-slr-R"/>
    <w:p>
      <w:pPr>
        <w:pStyle w:val="Heading3"/>
      </w:pPr>
      <w:r>
        <w:t xml:space="preserve">3.3 Fitting a simple linear regression in R</w:t>
      </w:r>
    </w:p>
    <w:bookmarkStart w:id="139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8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9"/>
    <w:bookmarkEnd w:id="140"/>
    <w:bookmarkStart w:id="154" w:name="sec-r-squared"/>
    <w:p>
      <w:pPr>
        <w:pStyle w:val="Heading3"/>
      </w:pPr>
      <w:r>
        <w:t xml:space="preserve">3.4 The coefficient of determination</w:t>
      </w:r>
    </w:p>
    <w:bookmarkStart w:id="141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41"/>
    <w:bookmarkStart w:id="142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42"/>
    <w:bookmarkStart w:id="143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3"/>
    <w:bookmarkStart w:id="144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4"/>
    <w:bookmarkStart w:id="145" w:name="exr-rss-ols-fit"/>
    <w:p>
      <w:pPr>
        <w:pStyle w:val="BodyText"/>
      </w:pPr>
      <w:del w:id="1716" w:author="PR Preview" w:date="2026-01-01T00:00:00Z">
        <w:r>
          <w:rPr>
            <w:b/>
            <w:bCs/>
          </w:rPr>
          <w:delText xml:space="preserve">Exercise 19 (Residual sum of squares of the OLS fit)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Assuming</w:delText>
        </w:r>
      </w:del>
      <w:del w:id="171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(</w:delText>
        </w:r>
      </w:del>
      <w:hyperlink w:anchor="def-centered-sums">
        <w:del w:id="172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723" w:author="PR Preview" w:date="2026-01-01T00:00:00Z">
        <w:r>
          <w:delText xml:space="preserve">),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write the</w:delText>
        </w:r>
      </w:del>
      <w:del w:id="1726" w:author="PR Preview" w:date="2026-01-01T00:00:00Z">
        <w:r>
          <w:delText xml:space="preserve"> </w:delText>
        </w:r>
      </w:del>
      <w:hyperlink w:anchor="def-rss">
        <w:del w:id="1727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728" w:author="PR Preview" w:date="2026-01-01T00:00:00Z">
        <w:r>
          <w:delText xml:space="preserve"> </w:delText>
        </w:r>
      </w:del>
      <w:del w:id="1729" w:author="PR Preview" w:date="2026-01-01T00:00:00Z">
        <w:r>
          <w:delText xml:space="preserve">at the OLS estimates (</w:delText>
        </w:r>
      </w:del>
      <w:hyperlink w:anchor="thm-ols-slr">
        <w:del w:id="173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731" w:author="PR Preview" w:date="2026-01-01T00:00:00Z">
        <w:r>
          <w:delText xml:space="preserve">),</w:delText>
        </w:r>
      </w:del>
      <w:del w:id="173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733" w:author="PR Preview" w:date="2026-01-01T00:00:00Z">
        <w:r>
          <w:delText xml:space="preserve">,</w:delText>
        </w:r>
      </w:del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in terms of</w:delText>
        </w:r>
      </w:del>
      <w:del w:id="173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737" w:author="PR Preview" w:date="2026-01-01T00:00:00Z">
        <w:r>
          <w:delText xml:space="preserve">,</w:delText>
        </w:r>
      </w:del>
      <w:del w:id="173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739" w:author="PR Preview" w:date="2026-01-01T00:00:00Z">
        <w:r>
          <w:delText xml:space="preserve"> </w:delText>
        </w:r>
      </w:del>
      <w:del w:id="1740" w:author="PR Preview" w:date="2026-01-01T00:00:00Z">
        <w:r>
          <w:delText xml:space="preserve">and</w:delText>
        </w:r>
      </w:del>
      <w:del w:id="174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del w:id="1742" w:author="PR Preview" w:date="2026-01-01T00:00:00Z">
        <w:r>
          <w:delText xml:space="preserve">.</w:delText>
        </w:r>
      </w:del>
    </w:p>
    <w:p>
      <w:pPr>
        <w:pStyle w:val="BodyText"/>
      </w:pPr>
      <w:del w:id="1743" w:author="PR Preview" w:date="2026-01-01T00:00:00Z">
        <w:r>
          <w:rPr>
            <w:i/>
            <w:iCs/>
          </w:rPr>
          <w:delText xml:space="preserve">Solution 19</w:delText>
        </w:r>
      </w:del>
      <w:del w:id="1744" w:author="PR Preview" w:date="2026-01-01T00:00:00Z">
        <w:r>
          <w:delText xml:space="preserve">. </w:delText>
        </w:r>
      </w:del>
      <w:del w:id="1745" w:author="PR Preview" w:date="2026-01-01T00:00:00Z">
        <w:r>
          <w:delText xml:space="preserve">The</w:delText>
        </w:r>
      </w:del>
      <w:del w:id="1746" w:author="PR Preview" w:date="2026-01-01T00:00:00Z">
        <w:r>
          <w:delText xml:space="preserve"> </w:delText>
        </w:r>
      </w:del>
      <w:hyperlink r:id="rId146">
        <w:del w:id="1747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of the OLS fit are</w:delText>
        </w:r>
      </w:del>
      <w:del w:id="17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751" w:author="PR Preview" w:date="2026-01-01T00:00:00Z">
        <w:r>
          <w:delText xml:space="preserve">,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so each</w:delText>
        </w:r>
      </w:del>
      <w:del w:id="1754" w:author="PR Preview" w:date="2026-01-01T00:00:00Z">
        <w:r>
          <w:delText xml:space="preserve"> </w:delText>
        </w:r>
      </w:del>
      <w:hyperlink r:id="rId51">
        <w:del w:id="1755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is</w:delText>
        </w:r>
      </w:del>
    </w:p>
    <w:p>
      <w:pPr>
        <w:pStyle w:val="BodyText"/>
      </w:pPr>
      <w:ins w:id="1758" w:author="PR Preview" w:date="2026-01-01T00:00:00Z">
        <w:r>
          <w:rPr>
            <w:b/>
            <w:bCs/>
          </w:rPr>
          <w:t xml:space="preserve">Exercise 20 (Residual sum of squares of the OLS fit)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Assuming</w:t>
        </w:r>
      </w:ins>
      <w:ins w:id="176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(</w:t>
        </w:r>
      </w:ins>
      <w:hyperlink w:anchor="def-centered-sums">
        <w:ins w:id="176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65" w:author="PR Preview" w:date="2026-01-01T00:00:00Z">
        <w:r>
          <w:t xml:space="preserve">),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write the</w:t>
        </w:r>
      </w:ins>
      <w:ins w:id="1768" w:author="PR Preview" w:date="2026-01-01T00:00:00Z">
        <w:r>
          <w:t xml:space="preserve"> </w:t>
        </w:r>
      </w:ins>
      <w:hyperlink w:anchor="def-rss">
        <w:ins w:id="176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at the OLS estimates (</w:t>
        </w:r>
      </w:ins>
      <w:hyperlink w:anchor="thm-ols-slr">
        <w:ins w:id="177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73" w:author="PR Preview" w:date="2026-01-01T00:00:00Z">
        <w:r>
          <w:t xml:space="preserve">),</w:t>
        </w:r>
      </w:ins>
      <w:ins w:id="177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1775" w:author="PR Preview" w:date="2026-01-01T00:00:00Z">
        <w:r>
          <w:t xml:space="preserve">,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in terms of</w:t>
        </w:r>
      </w:ins>
      <w:ins w:id="177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779" w:author="PR Preview" w:date="2026-01-01T00:00:00Z">
        <w:r>
          <w:t xml:space="preserve">,</w:t>
        </w:r>
      </w:ins>
      <w:ins w:id="178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</w:t>
        </w:r>
      </w:ins>
      <w:ins w:id="178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ins w:id="1784" w:author="PR Preview" w:date="2026-01-01T00:00:00Z">
        <w:r>
          <w:t xml:space="preserve">.</w:t>
        </w:r>
      </w:ins>
    </w:p>
    <w:bookmarkEnd w:id="145"/>
    <w:bookmarkStart w:id="147" w:name="sol-rss-ols-fit"/>
    <w:p>
      <w:pPr>
        <w:pStyle w:val="BodyText"/>
      </w:pPr>
      <w:ins w:id="1785" w:author="PR Preview" w:date="2026-01-01T00:00:00Z">
        <w:r>
          <w:rPr>
            <w:i/>
            <w:iCs/>
          </w:rPr>
          <w:t xml:space="preserve">Solution 20</w:t>
        </w:r>
      </w:ins>
      <w:ins w:id="1786" w:author="PR Preview" w:date="2026-01-01T00:00:00Z">
        <w:r>
          <w:t xml:space="preserve">. </w:t>
        </w:r>
      </w:ins>
      <w:ins w:id="1787" w:author="PR Preview" w:date="2026-01-01T00:00:00Z">
        <w:r>
          <w:t xml:space="preserve">The</w:t>
        </w:r>
      </w:ins>
      <w:ins w:id="1788" w:author="PR Preview" w:date="2026-01-01T00:00:00Z">
        <w:r>
          <w:t xml:space="preserve"> </w:t>
        </w:r>
      </w:ins>
      <w:hyperlink r:id="rId146">
        <w:ins w:id="1789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of the OLS fit are</w:t>
        </w:r>
      </w:ins>
      <w:ins w:id="179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793" w:author="PR Preview" w:date="2026-01-01T00:00:00Z">
        <w:r>
          <w:t xml:space="preserve">,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so each</w:t>
        </w:r>
      </w:ins>
      <w:ins w:id="1796" w:author="PR Preview" w:date="2026-01-01T00:00:00Z">
        <w:r>
          <w:t xml:space="preserve"> </w:t>
        </w:r>
      </w:ins>
      <w:hyperlink r:id="rId51">
        <w:ins w:id="1797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7"/>
    <w:bookmarkStart w:id="148" w:name="lem-rss-ols-fit"/>
    <w:p>
      <w:pPr>
        <w:pStyle w:val="FirstParagraph"/>
      </w:pPr>
      <w:del w:id="1800" w:author="PR Preview" w:date="2026-01-01T00:00:00Z">
        <w:r>
          <w:rPr>
            <w:b/>
            <w:bCs/>
          </w:rPr>
          <w:delText xml:space="preserve">Lemma 12 (Residual sum of squares of the OLS fit)</w:delText>
        </w:r>
      </w:del>
      <w:del w:id="1801" w:author="PR Preview" w:date="2026-01-01T00:00:00Z">
        <w:r>
          <w:delText xml:space="preserve"> </w:delText>
        </w:r>
      </w:del>
      <w:del w:id="1802" w:author="PR Preview" w:date="2026-01-01T00:00:00Z">
        <w:r>
          <w:delText xml:space="preserve">If</w:delText>
        </w:r>
      </w:del>
      <w:del w:id="180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(</w:delText>
        </w:r>
      </w:del>
      <w:hyperlink w:anchor="def-centered-sums">
        <w:del w:id="180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07" w:author="PR Preview" w:date="2026-01-01T00:00:00Z">
        <w:r>
          <w:delText xml:space="preserve">),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the</w:delText>
        </w:r>
      </w:del>
      <w:del w:id="1810" w:author="PR Preview" w:date="2026-01-01T00:00:00Z">
        <w:r>
          <w:delText xml:space="preserve"> </w:delText>
        </w:r>
      </w:del>
      <w:hyperlink w:anchor="def-rss">
        <w:del w:id="1811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at the OLS estimates (</w:delText>
        </w:r>
      </w:del>
      <w:hyperlink w:anchor="thm-ols-slr">
        <w:del w:id="181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815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16" w:author="PR Preview" w:date="2026-01-01T00:00:00Z">
        <w:r>
          <w:rPr>
            <w:i/>
            <w:iCs/>
          </w:rPr>
          <w:delText xml:space="preserve">Proof</w:delText>
        </w:r>
      </w:del>
      <w:del w:id="1817" w:author="PR Preview" w:date="2026-01-01T00:00:00Z">
        <w:r>
          <w:delText xml:space="preserve">. </w:delText>
        </w:r>
      </w:del>
      <w:del w:id="1818" w:author="PR Preview" w:date="2026-01-01T00:00:00Z">
        <w:r>
          <w:delText xml:space="preserve">This is the solution to</w:delText>
        </w:r>
      </w:del>
      <w:del w:id="1819" w:author="PR Preview" w:date="2026-01-01T00:00:00Z">
        <w:r>
          <w:delText xml:space="preserve"> </w:delText>
        </w:r>
      </w:del>
      <w:hyperlink w:anchor="exr-rss-ols-fit">
        <w:del w:id="1820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821" w:author="PR Preview" w:date="2026-01-01T00:00:00Z">
        <w:r>
          <w:delText xml:space="preserve">.</w:delText>
        </w:r>
      </w:del>
    </w:p>
    <w:p>
      <w:pPr>
        <w:pStyle w:val="BodyText"/>
      </w:pPr>
      <w:del w:id="1822" w:author="PR Preview" w:date="2026-01-01T00:00:00Z">
        <w:r>
          <w:rPr>
            <w:b/>
            <w:bCs/>
          </w:rPr>
          <w:delText xml:space="preserve">Exercise 20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823" w:author="PR Preview" w:date="2026-01-01T00:00:00Z">
        <w:r>
          <w:rPr>
            <w:b/>
            <w:bCs/>
          </w:rPr>
          <w:delText xml:space="preserve"> </w:delText>
        </w:r>
      </w:del>
      <w:del w:id="1824" w:author="PR Preview" w:date="2026-01-01T00:00:00Z">
        <w:r>
          <w:rPr>
            <w:b/>
            <w:bCs/>
          </w:rPr>
          <w:delText xml:space="preserve">and the correlation)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Assuming</w:delText>
        </w:r>
      </w:del>
      <w:del w:id="182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and</w:delText>
        </w:r>
      </w:del>
      <w:del w:id="183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831" w:author="PR Preview" w:date="2026-01-01T00:00:00Z">
        <w:r>
          <w:delText xml:space="preserve"> </w:delText>
        </w:r>
      </w:del>
      <w:del w:id="1832" w:author="PR Preview" w:date="2026-01-01T00:00:00Z">
        <w:r>
          <w:delText xml:space="preserve">(</w:delText>
        </w:r>
      </w:del>
      <w:hyperlink w:anchor="def-centered-sums">
        <w:del w:id="183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34" w:author="PR Preview" w:date="2026-01-01T00:00:00Z">
        <w:r>
          <w:delText xml:space="preserve">),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use</w:delText>
        </w:r>
      </w:del>
      <w:del w:id="1837" w:author="PR Preview" w:date="2026-01-01T00:00:00Z">
        <w:r>
          <w:delText xml:space="preserve"> </w:delText>
        </w:r>
      </w:del>
      <w:hyperlink w:anchor="exr-rss-ols-fit">
        <w:del w:id="1838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to write the</w:delText>
        </w:r>
      </w:del>
      <w:del w:id="1841" w:author="PR Preview" w:date="2026-01-01T00:00:00Z">
        <w:r>
          <w:delText xml:space="preserve"> </w:delText>
        </w:r>
      </w:del>
      <w:hyperlink w:anchor="def-r-squared">
        <w:del w:id="1842" w:author="PR Preview" w:date="2026-01-01T00:00:00Z">
          <w:r>
            <w:rPr>
              <w:rStyle w:val="Hyperlink"/>
            </w:rPr>
            <w:delText xml:space="preserve">coefficient of determination</w:delText>
          </w:r>
        </w:del>
      </w:hyperlink>
      <w:del w:id="1843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of the OLS fit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in terms of the</w:delText>
        </w:r>
      </w:del>
      <w:del w:id="1848" w:author="PR Preview" w:date="2026-01-01T00:00:00Z">
        <w:r>
          <w:delText xml:space="preserve"> </w:delText>
        </w:r>
      </w:del>
      <w:hyperlink r:id="rId15">
        <w:del w:id="1849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850" w:author="PR Preview" w:date="2026-01-01T00:00:00Z">
        <w:r>
          <w:delText xml:space="preserve"> </w:delText>
        </w:r>
      </w:del>
      <m:oMath>
        <m:r>
          <m:t>r</m:t>
        </m:r>
      </m:oMath>
      <w:del w:id="1851" w:author="PR Preview" w:date="2026-01-01T00:00:00Z">
        <w:r>
          <w:delText xml:space="preserve">,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and show that</w:delText>
        </w:r>
      </w:del>
      <w:del w:id="185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del w:id="1855" w:author="PR Preview" w:date="2026-01-01T00:00:00Z">
        <w:r>
          <w:delText xml:space="preserve">.</w:delText>
        </w:r>
      </w:del>
    </w:p>
    <w:p>
      <w:pPr>
        <w:pStyle w:val="BodyText"/>
      </w:pPr>
      <w:del w:id="1856" w:author="PR Preview" w:date="2026-01-01T00:00:00Z">
        <w:r>
          <w:rPr>
            <w:i/>
            <w:iCs/>
          </w:rPr>
          <w:delText xml:space="preserve">Solution 20</w:delText>
        </w:r>
      </w:del>
      <w:del w:id="1857" w:author="PR Preview" w:date="2026-01-01T00:00:00Z">
        <w:r>
          <w:delText xml:space="preserve">. </w:delText>
        </w:r>
      </w:del>
      <w:del w:id="1858" w:author="PR Preview" w:date="2026-01-01T00:00:00Z">
        <w:r>
          <w:delText xml:space="preserve">The</w:delText>
        </w:r>
      </w:del>
      <w:del w:id="1859" w:author="PR Preview" w:date="2026-01-01T00:00:00Z">
        <w:r>
          <w:delText xml:space="preserve"> </w:delText>
        </w:r>
      </w:del>
      <w:hyperlink w:anchor="def-tss">
        <w:del w:id="1860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is</w:delText>
        </w:r>
      </w:del>
      <w:del w:id="186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(</w:delText>
        </w:r>
      </w:del>
      <w:hyperlink w:anchor="def-centered-sums">
        <w:del w:id="186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67" w:author="PR Preview" w:date="2026-01-01T00:00:00Z">
        <w:r>
          <w:delText xml:space="preserve">),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and</w:delText>
        </w:r>
      </w:del>
      <w:del w:id="1870" w:author="PR Preview" w:date="2026-01-01T00:00:00Z">
        <w:r>
          <w:delText xml:space="preserve"> </w:delText>
        </w:r>
      </w:del>
      <w:hyperlink w:anchor="exr-rss-ols-fit">
        <w:del w:id="1871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gives the residual sum of squares, so:</w:delText>
        </w:r>
      </w:del>
    </w:p>
    <w:p>
      <w:pPr>
        <w:pStyle w:val="FirstParagraph"/>
      </w:pPr>
      <w:ins w:id="1874" w:author="PR Preview" w:date="2026-01-01T00:00:00Z">
        <w:r>
          <w:rPr>
            <w:b/>
            <w:bCs/>
          </w:rPr>
          <w:t xml:space="preserve">Lemma 13 (Residual sum of squares of the OLS fit)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If</w:t>
        </w:r>
      </w:ins>
      <w:ins w:id="187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(</w:t>
        </w:r>
      </w:ins>
      <w:hyperlink w:anchor="def-centered-sums">
        <w:ins w:id="188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881" w:author="PR Preview" w:date="2026-01-01T00:00:00Z">
        <w:r>
          <w:t xml:space="preserve">),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the</w:t>
        </w:r>
      </w:ins>
      <w:ins w:id="1884" w:author="PR Preview" w:date="2026-01-01T00:00:00Z">
        <w:r>
          <w:t xml:space="preserve"> </w:t>
        </w:r>
      </w:ins>
      <w:hyperlink w:anchor="def-rss">
        <w:ins w:id="188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at the OLS estimates (</w:t>
        </w:r>
      </w:ins>
      <w:hyperlink w:anchor="thm-ols-slr">
        <w:ins w:id="188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89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ins w:id="1890" w:author="PR Preview" w:date="2026-01-01T00:00:00Z">
        <w:r>
          <w:rPr>
            <w:i/>
            <w:iCs/>
          </w:rPr>
          <w:t xml:space="preserve">Proof</w:t>
        </w:r>
      </w:ins>
      <w:ins w:id="1891" w:author="PR Preview" w:date="2026-01-01T00:00:00Z">
        <w:r>
          <w:t xml:space="preserve">. </w:t>
        </w:r>
      </w:ins>
      <w:ins w:id="1892" w:author="PR Preview" w:date="2026-01-01T00:00:00Z">
        <w:r>
          <w:t xml:space="preserve">This is the solution to</w:t>
        </w:r>
      </w:ins>
      <w:ins w:id="1893" w:author="PR Preview" w:date="2026-01-01T00:00:00Z">
        <w:r>
          <w:t xml:space="preserve"> </w:t>
        </w:r>
      </w:ins>
      <w:hyperlink w:anchor="exr-rss-ols-fit">
        <w:ins w:id="1894" w:author="PR Preview" w:date="2026-01-01T00:00:00Z">
          <w:r>
            <w:rPr>
              <w:rStyle w:val="Hyperlink"/>
            </w:rPr>
            <w:t xml:space="preserve">Exercise 20</w:t>
          </w:r>
        </w:ins>
      </w:hyperlink>
      <w:ins w:id="1895" w:author="PR Preview" w:date="2026-01-01T00:00:00Z">
        <w:r>
          <w:t xml:space="preserve">.</w:t>
        </w:r>
      </w:ins>
    </w:p>
    <w:bookmarkStart w:id="149" w:name="exr-r-squared-slr"/>
    <w:p>
      <w:pPr>
        <w:pStyle w:val="BodyText"/>
      </w:pPr>
      <w:ins w:id="1896" w:author="PR Preview" w:date="2026-01-01T00:00:00Z">
        <w:r>
          <w:rPr>
            <w:b/>
            <w:bCs/>
          </w:rPr>
          <w:t xml:space="preserve">Exercise 21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897" w:author="PR Preview" w:date="2026-01-01T00:00:00Z">
        <w:r>
          <w:rPr>
            <w:b/>
            <w:bCs/>
          </w:rPr>
          <w:t xml:space="preserve"> </w:t>
        </w:r>
      </w:ins>
      <w:ins w:id="1898" w:author="PR Preview" w:date="2026-01-01T00:00:00Z">
        <w:r>
          <w:rPr>
            <w:b/>
            <w:bCs/>
          </w:rPr>
          <w:t xml:space="preserve">and the correlation)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Assuming</w:t>
        </w:r>
      </w:ins>
      <w:ins w:id="190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and</w:t>
        </w:r>
      </w:ins>
      <w:ins w:id="190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(</w:t>
        </w:r>
      </w:ins>
      <w:hyperlink w:anchor="def-centered-sums">
        <w:ins w:id="190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908" w:author="PR Preview" w:date="2026-01-01T00:00:00Z">
        <w:r>
          <w:t xml:space="preserve">),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use</w:t>
        </w:r>
      </w:ins>
      <w:ins w:id="1911" w:author="PR Preview" w:date="2026-01-01T00:00:00Z">
        <w:r>
          <w:t xml:space="preserve"> </w:t>
        </w:r>
      </w:ins>
      <w:hyperlink w:anchor="exr-rss-ols-fit">
        <w:ins w:id="1912" w:author="PR Preview" w:date="2026-01-01T00:00:00Z">
          <w:r>
            <w:rPr>
              <w:rStyle w:val="Hyperlink"/>
            </w:rPr>
            <w:t xml:space="preserve">Exercise 20</w:t>
          </w:r>
        </w:ins>
      </w:hyperlink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to write the</w:t>
        </w:r>
      </w:ins>
      <w:ins w:id="1915" w:author="PR Preview" w:date="2026-01-01T00:00:00Z">
        <w:r>
          <w:t xml:space="preserve"> </w:t>
        </w:r>
      </w:ins>
      <w:hyperlink w:anchor="def-r-squared">
        <w:ins w:id="1916" w:author="PR Preview" w:date="2026-01-01T00:00:00Z">
          <w:r>
            <w:rPr>
              <w:rStyle w:val="Hyperlink"/>
            </w:rPr>
            <w:t xml:space="preserve">coefficient of determination</w:t>
          </w:r>
        </w:ins>
      </w:hyperlink>
      <w:ins w:id="1917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of the OLS fit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in terms of the</w:t>
        </w:r>
      </w:ins>
      <w:ins w:id="1922" w:author="PR Preview" w:date="2026-01-01T00:00:00Z">
        <w:r>
          <w:t xml:space="preserve"> </w:t>
        </w:r>
      </w:ins>
      <w:hyperlink r:id="rId15">
        <w:ins w:id="1923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924" w:author="PR Preview" w:date="2026-01-01T00:00:00Z">
        <w:r>
          <w:t xml:space="preserve"> </w:t>
        </w:r>
      </w:ins>
      <m:oMath>
        <m:r>
          <m:t>r</m:t>
        </m:r>
      </m:oMath>
      <w:ins w:id="1925" w:author="PR Preview" w:date="2026-01-01T00:00:00Z">
        <w:r>
          <w:t xml:space="preserve">,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and show that</w:t>
        </w:r>
      </w:ins>
      <w:ins w:id="192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ins w:id="1929" w:author="PR Preview" w:date="2026-01-01T00:00:00Z">
        <w:r>
          <w:t xml:space="preserve">.</w:t>
        </w:r>
      </w:ins>
    </w:p>
    <w:bookmarkEnd w:id="149"/>
    <w:bookmarkStart w:id="151" w:name="sol-r-squared-slr"/>
    <w:p>
      <w:pPr>
        <w:pStyle w:val="BodyText"/>
      </w:pPr>
      <w:ins w:id="1930" w:author="PR Preview" w:date="2026-01-01T00:00:00Z">
        <w:r>
          <w:rPr>
            <w:i/>
            <w:iCs/>
          </w:rPr>
          <w:t xml:space="preserve">Solution 21</w:t>
        </w:r>
      </w:ins>
      <w:ins w:id="1931" w:author="PR Preview" w:date="2026-01-01T00:00:00Z">
        <w:r>
          <w:t xml:space="preserve">. </w:t>
        </w:r>
      </w:ins>
      <w:ins w:id="1932" w:author="PR Preview" w:date="2026-01-01T00:00:00Z">
        <w:r>
          <w:t xml:space="preserve">The</w:t>
        </w:r>
      </w:ins>
      <w:ins w:id="1933" w:author="PR Preview" w:date="2026-01-01T00:00:00Z">
        <w:r>
          <w:t xml:space="preserve"> </w:t>
        </w:r>
      </w:ins>
      <w:hyperlink w:anchor="def-tss">
        <w:ins w:id="1934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is</w:t>
        </w:r>
      </w:ins>
      <w:ins w:id="19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(</w:t>
        </w:r>
      </w:ins>
      <w:hyperlink w:anchor="def-centered-sums">
        <w:ins w:id="194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941" w:author="PR Preview" w:date="2026-01-01T00:00:00Z">
        <w:r>
          <w:t xml:space="preserve">),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and</w:t>
        </w:r>
      </w:ins>
      <w:ins w:id="1944" w:author="PR Preview" w:date="2026-01-01T00:00:00Z">
        <w:r>
          <w:t xml:space="preserve"> </w:t>
        </w:r>
      </w:ins>
      <w:hyperlink w:anchor="exr-rss-ols-fit">
        <w:ins w:id="1945" w:author="PR Preview" w:date="2026-01-01T00:00:00Z">
          <w:r>
            <w:rPr>
              <w:rStyle w:val="Hyperlink"/>
            </w:rPr>
            <w:t xml:space="preserve">Exercise 20</w:t>
          </w:r>
        </w:ins>
      </w:hyperlink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gives the residual sum of squares, so:</w:t>
        </w:r>
      </w:ins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51"/>
    <w:bookmarkStart w:id="152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p>
      <w:pPr>
        <w:pStyle w:val="FirstParagraph"/>
      </w:pPr>
      <w:del w:id="1948" w:author="PR Preview" w:date="2026-01-01T00:00:00Z">
        <w:r>
          <w:rPr>
            <w:i/>
            <w:iCs/>
          </w:rPr>
          <w:delText xml:space="preserve">Proof</w:delText>
        </w:r>
      </w:del>
      <w:del w:id="1949" w:author="PR Preview" w:date="2026-01-01T00:00:00Z">
        <w:r>
          <w:delText xml:space="preserve">. </w:delText>
        </w:r>
      </w:del>
      <w:del w:id="1950" w:author="PR Preview" w:date="2026-01-01T00:00:00Z">
        <w:r>
          <w:delText xml:space="preserve">This is the solution to</w:delText>
        </w:r>
      </w:del>
      <w:del w:id="1951" w:author="PR Preview" w:date="2026-01-01T00:00:00Z">
        <w:r>
          <w:delText xml:space="preserve"> </w:delText>
        </w:r>
      </w:del>
      <w:hyperlink w:anchor="exr-r-squared-slr">
        <w:del w:id="1952" w:author="PR Preview" w:date="2026-01-01T00:00:00Z">
          <w:r>
            <w:rPr>
              <w:rStyle w:val="Hyperlink"/>
            </w:rPr>
            <w:delText xml:space="preserve">Exercise 20</w:delText>
          </w:r>
        </w:del>
      </w:hyperlink>
      <w:del w:id="1953" w:author="PR Preview" w:date="2026-01-01T00:00:00Z">
        <w:r>
          <w:delText xml:space="preserve">,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which uses the residual sum of squares from</w:delText>
        </w:r>
      </w:del>
      <w:del w:id="1956" w:author="PR Preview" w:date="2026-01-01T00:00:00Z">
        <w:r>
          <w:delText xml:space="preserve"> </w:delText>
        </w:r>
      </w:del>
      <w:hyperlink w:anchor="lem-rss-ols-fit">
        <w:del w:id="1957" w:author="PR Preview" w:date="2026-01-01T00:00:00Z">
          <w:r>
            <w:rPr>
              <w:rStyle w:val="Hyperlink"/>
            </w:rPr>
            <w:delText xml:space="preserve">Lemma 12</w:delText>
          </w:r>
        </w:del>
      </w:hyperlink>
      <w:del w:id="1958" w:author="PR Preview" w:date="2026-01-01T00:00:00Z">
        <w:r>
          <w:delText xml:space="preserve">.</w:delText>
        </w:r>
      </w:del>
    </w:p>
    <w:p>
      <w:pPr>
        <w:pStyle w:val="FirstParagraph"/>
      </w:pPr>
      <w:ins w:id="1959" w:author="PR Preview" w:date="2026-01-01T00:00:00Z">
        <w:r>
          <w:rPr>
            <w:i/>
            <w:iCs/>
          </w:rPr>
          <w:t xml:space="preserve">Proof</w:t>
        </w:r>
      </w:ins>
      <w:ins w:id="1960" w:author="PR Preview" w:date="2026-01-01T00:00:00Z">
        <w:r>
          <w:t xml:space="preserve">. </w:t>
        </w:r>
      </w:ins>
      <w:ins w:id="1961" w:author="PR Preview" w:date="2026-01-01T00:00:00Z">
        <w:r>
          <w:t xml:space="preserve">This is the solution to</w:t>
        </w:r>
      </w:ins>
      <w:ins w:id="1962" w:author="PR Preview" w:date="2026-01-01T00:00:00Z">
        <w:r>
          <w:t xml:space="preserve"> </w:t>
        </w:r>
      </w:ins>
      <w:hyperlink w:anchor="exr-r-squared-slr">
        <w:ins w:id="1963" w:author="PR Preview" w:date="2026-01-01T00:00:00Z">
          <w:r>
            <w:rPr>
              <w:rStyle w:val="Hyperlink"/>
            </w:rPr>
            <w:t xml:space="preserve">Exercise 21</w:t>
          </w:r>
        </w:ins>
      </w:hyperlink>
      <w:ins w:id="1964" w:author="PR Preview" w:date="2026-01-01T00:00:00Z">
        <w:r>
          <w:t xml:space="preserve">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which uses the residual sum of squares from</w:t>
        </w:r>
      </w:ins>
      <w:ins w:id="1967" w:author="PR Preview" w:date="2026-01-01T00:00:00Z">
        <w:r>
          <w:t xml:space="preserve"> </w:t>
        </w:r>
      </w:ins>
      <w:hyperlink w:anchor="lem-rss-ols-fit">
        <w:ins w:id="1968" w:author="PR Preview" w:date="2026-01-01T00:00:00Z">
          <w:r>
            <w:rPr>
              <w:rStyle w:val="Hyperlink"/>
            </w:rPr>
            <w:t xml:space="preserve">Lemma 13</w:t>
          </w:r>
        </w:ins>
      </w:hyperlink>
      <w:ins w:id="1969" w:author="PR Preview" w:date="2026-01-01T00:00:00Z">
        <w:r>
          <w:t xml:space="preserve">.</w:t>
        </w:r>
      </w:ins>
    </w:p>
    <w:bookmarkStart w:id="153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3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4"/>
    <w:bookmarkStart w:id="170" w:name="sec-partial-f"/>
    <w:p>
      <w:pPr>
        <w:pStyle w:val="Heading3"/>
      </w:pPr>
      <w:r>
        <w:t xml:space="preserve">3.5 Comparing nested regression models</w:t>
      </w:r>
    </w:p>
    <w:bookmarkStart w:id="155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5"/>
    <w:bookmarkStart w:id="156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6"/>
    <w:bookmarkStart w:id="160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60"/>
    <w:bookmarkStart w:id="162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3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9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4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4"/>
    <w:bookmarkStart w:id="169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8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7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9"/>
    <w:bookmarkEnd w:id="170"/>
    <w:bookmarkStart w:id="172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7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72"/>
    <w:bookmarkEnd w:id="173"/>
    <w:bookmarkStart w:id="203" w:name="references"/>
    <w:p>
      <w:pPr>
        <w:pStyle w:val="Heading2"/>
      </w:pPr>
      <w:r>
        <w:t xml:space="preserve">References</w:t>
      </w:r>
    </w:p>
    <w:bookmarkStart w:id="202" w:name="refs"/>
    <w:bookmarkStart w:id="1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https://en.wikipedia.org/wiki/Pearson_correlation_coefficient</w:t>
        </w:r>
      </w:hyperlink>
    </w:p>
    <w:bookmarkEnd w:id="177"/>
    <w:bookmarkStart w:id="178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81"/>
    <w:bookmarkStart w:id="183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3"/>
    <w:bookmarkStart w:id="185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https://en.wikipedia.org/wiki/Linear_regression</w:t>
        </w:r>
      </w:hyperlink>
    </w:p>
    <w:bookmarkEnd w:id="185"/>
    <w:bookmarkStart w:id="187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https://en.wikipedia.org/wiki/Simple_linear_regression</w:t>
        </w:r>
      </w:hyperlink>
    </w:p>
    <w:bookmarkEnd w:id="187"/>
    <w:bookmarkStart w:id="189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https://en.wikipedia.org/wiki/Residual_sum_of_squares</w:t>
        </w:r>
      </w:hyperlink>
    </w:p>
    <w:bookmarkEnd w:id="189"/>
    <w:bookmarkStart w:id="191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https://en.wikipedia.org/wiki/Ordinary_least_squares</w:t>
        </w:r>
      </w:hyperlink>
    </w:p>
    <w:bookmarkEnd w:id="191"/>
    <w:bookmarkStart w:id="193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92">
        <w:r>
          <w:rPr>
            <w:rStyle w:val="Hyperlink"/>
          </w:rPr>
          <w:t xml:space="preserve">https://facultyweb.cs.wwu.edu/~hutchib2/video_lectures/data371/</w:t>
        </w:r>
      </w:hyperlink>
    </w:p>
    <w:bookmarkEnd w:id="193"/>
    <w:bookmarkStart w:id="195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5"/>
    <w:bookmarkStart w:id="197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https://en.wikipedia.org/wiki/Total_sum_of_squares</w:t>
        </w:r>
      </w:hyperlink>
    </w:p>
    <w:bookmarkEnd w:id="197"/>
    <w:bookmarkStart w:id="199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https://en.wikipedia.org/wiki/Coefficient_of_determination</w:t>
        </w:r>
      </w:hyperlink>
    </w:p>
    <w:bookmarkEnd w:id="199"/>
    <w:bookmarkStart w:id="201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image" Target="media/rId129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5" Type="http://schemas.openxmlformats.org/officeDocument/2006/relationships/image" Target="media/rId135.png"/><Relationship Id="rId10" Type="http://schemas.openxmlformats.org/officeDocument/2006/relationships/hyperlink" Target="basic-statistical-methods.qmd#sec-hers-intro" TargetMode="External"/><Relationship Id="rId84" Type="http://schemas.openxmlformats.org/officeDocument/2006/relationships/hyperlink" Target="correlation-regression.qmd#def-slr" TargetMode="External"/><Relationship Id="rId85" Type="http://schemas.openxmlformats.org/officeDocument/2006/relationships/hyperlink" Target="correlation-regression.qmd#def-slr-intercept" TargetMode="External"/><Relationship Id="rId91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5" Type="http://schemas.openxmlformats.org/officeDocument/2006/relationships/hyperlink" Target="exploratory-descriptive.qmd#def-sample-sd" TargetMode="External"/><Relationship Id="rId150" Type="http://schemas.openxmlformats.org/officeDocument/2006/relationships/hyperlink" Target="exploratory-descriptive.qmd#thm-pearson-r-range" TargetMode="External"/><Relationship Id="rId174" Type="http://schemas.openxmlformats.org/officeDocument/2006/relationships/hyperlink" Target="https://doi.org/10.1007/978-1-4614-1353-0" TargetMode="External"/><Relationship Id="rId200" Type="http://schemas.openxmlformats.org/officeDocument/2006/relationships/hyperlink" Target="https://doi.org/10.1201/9781315182780" TargetMode="External"/><Relationship Id="rId198" Type="http://schemas.openxmlformats.org/officeDocument/2006/relationships/hyperlink" Target="https://en.wikipedia.org/wiki/Coefficient_of_determination" TargetMode="External"/><Relationship Id="rId182" Type="http://schemas.openxmlformats.org/officeDocument/2006/relationships/hyperlink" Target="https://en.wikipedia.org/wiki/Homoscedasticity_and_heteroscedasticity" TargetMode="External"/><Relationship Id="rId184" Type="http://schemas.openxmlformats.org/officeDocument/2006/relationships/hyperlink" Target="https://en.wikipedia.org/wiki/Linear_regression" TargetMode="External"/><Relationship Id="rId190" Type="http://schemas.openxmlformats.org/officeDocument/2006/relationships/hyperlink" Target="https://en.wikipedia.org/wiki/Ordinary_least_squares" TargetMode="External"/><Relationship Id="rId176" Type="http://schemas.openxmlformats.org/officeDocument/2006/relationships/hyperlink" Target="https://en.wikipedia.org/wiki/Pearson_correlation_coefficient" TargetMode="External"/><Relationship Id="rId188" Type="http://schemas.openxmlformats.org/officeDocument/2006/relationships/hyperlink" Target="https://en.wikipedia.org/wiki/Residual_sum_of_squares" TargetMode="External"/><Relationship Id="rId186" Type="http://schemas.openxmlformats.org/officeDocument/2006/relationships/hyperlink" Target="https://en.wikipedia.org/wiki/Simple_linear_regression" TargetMode="External"/><Relationship Id="rId180" Type="http://schemas.openxmlformats.org/officeDocument/2006/relationships/hyperlink" Target="https://en.wikipedia.org/wiki/Spearman%27s_rank_correlation_coefficient" TargetMode="External"/><Relationship Id="rId196" Type="http://schemas.openxmlformats.org/officeDocument/2006/relationships/hyperlink" Target="https://en.wikipedia.org/wiki/Total_sum_of_squares" TargetMode="External"/><Relationship Id="rId192" Type="http://schemas.openxmlformats.org/officeDocument/2006/relationships/hyperlink" Target="https://facultyweb.cs.wwu.edu/~hutchib2/video_lectures/data371/" TargetMode="External"/><Relationship Id="rId132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61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71" Type="http://schemas.openxmlformats.org/officeDocument/2006/relationships/hyperlink" Target="https://morrison-lab.github.io/rme/chapters/Linear-models-overview.html" TargetMode="External"/><Relationship Id="rId133" Type="http://schemas.openxmlformats.org/officeDocument/2006/relationships/hyperlink" Target="https://wwu.instructure.com/courses/1906010/modules#module_3922392" TargetMode="External"/><Relationship Id="rId194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inference.qmd#def-f-dist" TargetMode="External"/><Relationship Id="rId168" Type="http://schemas.openxmlformats.org/officeDocument/2006/relationships/hyperlink" Target="inference.qmd#def-null-hypothesis" TargetMode="External"/><Relationship Id="rId158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8" Type="http://schemas.openxmlformats.org/officeDocument/2006/relationships/hyperlink" Target="intro-MLEs.qmd#def-hessian" TargetMode="External"/><Relationship Id="rId166" Type="http://schemas.openxmlformats.org/officeDocument/2006/relationships/hyperlink" Target="intro-MLEs.qmd#def-loglik" TargetMode="External"/><Relationship Id="rId167" Type="http://schemas.openxmlformats.org/officeDocument/2006/relationships/hyperlink" Target="intro-MLEs.qmd#def-lrt-stat" TargetMode="External"/><Relationship Id="rId165" Type="http://schemas.openxmlformats.org/officeDocument/2006/relationships/hyperlink" Target="intro-MLEs.qmd#def-mle" TargetMode="External"/><Relationship Id="rId163" Type="http://schemas.openxmlformats.org/officeDocument/2006/relationships/hyperlink" Target="model-validation.qmd#def-outcome-vector" TargetMode="External"/><Relationship Id="rId146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7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4" Type="http://schemas.openxmlformats.org/officeDocument/2006/relationships/hyperlink" Target="correlation-regression.qmd#def-slr" TargetMode="External"/><Relationship Id="rId85" Type="http://schemas.openxmlformats.org/officeDocument/2006/relationships/hyperlink" Target="correlation-regression.qmd#def-slr-intercept" TargetMode="External"/><Relationship Id="rId91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5" Type="http://schemas.openxmlformats.org/officeDocument/2006/relationships/hyperlink" Target="exploratory-descriptive.qmd#def-sample-sd" TargetMode="External"/><Relationship Id="rId150" Type="http://schemas.openxmlformats.org/officeDocument/2006/relationships/hyperlink" Target="exploratory-descriptive.qmd#thm-pearson-r-range" TargetMode="External"/><Relationship Id="rId174" Type="http://schemas.openxmlformats.org/officeDocument/2006/relationships/hyperlink" Target="https://doi.org/10.1007/978-1-4614-1353-0" TargetMode="External"/><Relationship Id="rId200" Type="http://schemas.openxmlformats.org/officeDocument/2006/relationships/hyperlink" Target="https://doi.org/10.1201/9781315182780" TargetMode="External"/><Relationship Id="rId198" Type="http://schemas.openxmlformats.org/officeDocument/2006/relationships/hyperlink" Target="https://en.wikipedia.org/wiki/Coefficient_of_determination" TargetMode="External"/><Relationship Id="rId182" Type="http://schemas.openxmlformats.org/officeDocument/2006/relationships/hyperlink" Target="https://en.wikipedia.org/wiki/Homoscedasticity_and_heteroscedasticity" TargetMode="External"/><Relationship Id="rId184" Type="http://schemas.openxmlformats.org/officeDocument/2006/relationships/hyperlink" Target="https://en.wikipedia.org/wiki/Linear_regression" TargetMode="External"/><Relationship Id="rId190" Type="http://schemas.openxmlformats.org/officeDocument/2006/relationships/hyperlink" Target="https://en.wikipedia.org/wiki/Ordinary_least_squares" TargetMode="External"/><Relationship Id="rId176" Type="http://schemas.openxmlformats.org/officeDocument/2006/relationships/hyperlink" Target="https://en.wikipedia.org/wiki/Pearson_correlation_coefficient" TargetMode="External"/><Relationship Id="rId188" Type="http://schemas.openxmlformats.org/officeDocument/2006/relationships/hyperlink" Target="https://en.wikipedia.org/wiki/Residual_sum_of_squares" TargetMode="External"/><Relationship Id="rId186" Type="http://schemas.openxmlformats.org/officeDocument/2006/relationships/hyperlink" Target="https://en.wikipedia.org/wiki/Simple_linear_regression" TargetMode="External"/><Relationship Id="rId180" Type="http://schemas.openxmlformats.org/officeDocument/2006/relationships/hyperlink" Target="https://en.wikipedia.org/wiki/Spearman%27s_rank_correlation_coefficient" TargetMode="External"/><Relationship Id="rId196" Type="http://schemas.openxmlformats.org/officeDocument/2006/relationships/hyperlink" Target="https://en.wikipedia.org/wiki/Total_sum_of_squares" TargetMode="External"/><Relationship Id="rId192" Type="http://schemas.openxmlformats.org/officeDocument/2006/relationships/hyperlink" Target="https://facultyweb.cs.wwu.edu/~hutchib2/video_lectures/data371/" TargetMode="External"/><Relationship Id="rId132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61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71" Type="http://schemas.openxmlformats.org/officeDocument/2006/relationships/hyperlink" Target="https://morrison-lab.github.io/rme/chapters/Linear-models-overview.html" TargetMode="External"/><Relationship Id="rId133" Type="http://schemas.openxmlformats.org/officeDocument/2006/relationships/hyperlink" Target="https://wwu.instructure.com/courses/1906010/modules#module_3922392" TargetMode="External"/><Relationship Id="rId194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inference.qmd#def-f-dist" TargetMode="External"/><Relationship Id="rId168" Type="http://schemas.openxmlformats.org/officeDocument/2006/relationships/hyperlink" Target="inference.qmd#def-null-hypothesis" TargetMode="External"/><Relationship Id="rId158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8" Type="http://schemas.openxmlformats.org/officeDocument/2006/relationships/hyperlink" Target="intro-MLEs.qmd#def-hessian" TargetMode="External"/><Relationship Id="rId166" Type="http://schemas.openxmlformats.org/officeDocument/2006/relationships/hyperlink" Target="intro-MLEs.qmd#def-loglik" TargetMode="External"/><Relationship Id="rId167" Type="http://schemas.openxmlformats.org/officeDocument/2006/relationships/hyperlink" Target="intro-MLEs.qmd#def-lrt-stat" TargetMode="External"/><Relationship Id="rId165" Type="http://schemas.openxmlformats.org/officeDocument/2006/relationships/hyperlink" Target="intro-MLEs.qmd#def-mle" TargetMode="External"/><Relationship Id="rId163" Type="http://schemas.openxmlformats.org/officeDocument/2006/relationships/hyperlink" Target="model-validation.qmd#def-outcome-vector" TargetMode="External"/><Relationship Id="rId146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7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2026-10-30T16:53:42Z</dcterms:created>
  <dcterms:modified xsi:type="dcterms:W3CDTF">2026-10-30T16:53:42Z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