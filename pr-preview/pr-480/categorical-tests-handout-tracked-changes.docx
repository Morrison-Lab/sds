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This is the result of</w:delText>
        </w:r>
      </w:del>
      <w:del w:id="6" w:author="PR Preview" w:date="2026-01-01T00:00:00Z">
        <w:r>
          <w:delText xml:space="preserve"> </w:delText>
        </w:r>
      </w:del>
      <w:hyperlink w:anchor="sol-risk-difference-switch-ref">
        <w:del w:id="7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8" w:author="PR Preview" w:date="2026-01-01T00:00:00Z">
        <w:r>
          <w:delText xml:space="preserve">.</w:delText>
        </w:r>
      </w:del>
    </w:p>
    <w:p>
      <w:pPr>
        <w:pStyle w:val="FirstParagraph"/>
      </w:pPr>
      <w:ins w:id="9" w:author="PR Preview" w:date="2026-01-01T00:00:00Z">
        <w:r>
          <w:rPr>
            <w:i/>
            <w:iCs/>
          </w:rPr>
          <w:t xml:space="preserve">Proof</w:t>
        </w:r>
      </w:ins>
      <w:ins w:id="10" w:author="PR Preview" w:date="2026-01-01T00:00:00Z">
        <w:r>
          <w:t xml:space="preserve">. </w:t>
        </w:r>
      </w:ins>
      <w:ins w:id="11" w:author="PR Preview" w:date="2026-01-01T00:00:00Z">
        <w:r>
          <w:t xml:space="preserve">This is the result of</w:t>
        </w:r>
      </w:ins>
      <w:ins w:id="12" w:author="PR Preview" w:date="2026-01-01T00:00:00Z">
        <w:r>
          <w:t xml:space="preserve"> </w:t>
        </w:r>
      </w:ins>
      <w:hyperlink w:anchor="sol-risk-difference-switch-ref">
        <w:ins w:id="1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del w:id="16" w:author="PR Preview" w:date="2026-01-01T00:00:00Z">
        <w:r>
          <w:rPr>
            <w:i/>
            <w:iCs/>
          </w:rPr>
          <w:delText xml:space="preserve">Proof</w:delText>
        </w:r>
      </w:del>
      <w:del w:id="17" w:author="PR Preview" w:date="2026-01-01T00:00:00Z">
        <w:r>
          <w:delText xml:space="preserve">. </w:delText>
        </w:r>
      </w:del>
      <w:del w:id="18" w:author="PR Preview" w:date="2026-01-01T00:00:00Z">
        <w:r>
          <w:delText xml:space="preserve">This is the result of</w:delText>
        </w:r>
      </w:del>
      <w:del w:id="19" w:author="PR Preview" w:date="2026-01-01T00:00:00Z">
        <w:r>
          <w:delText xml:space="preserve"> </w:delText>
        </w:r>
      </w:del>
      <w:hyperlink w:anchor="sol-risk-ratio-switch-ref">
        <w:del w:id="20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rPr>
            <w:i/>
            <w:iCs/>
          </w:rPr>
          <w:t xml:space="preserve">Proof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This is the result of</w:t>
        </w:r>
      </w:ins>
      <w:ins w:id="25" w:author="PR Preview" w:date="2026-01-01T00:00:00Z">
        <w:r>
          <w:t xml:space="preserve"> </w:t>
        </w:r>
      </w:ins>
      <w:hyperlink w:anchor="sol-risk-ratio-switch-ref">
        <w:ins w:id="2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del w:id="29" w:author="PR Preview" w:date="2026-01-01T00:00:00Z">
        <w:r>
          <w:rPr>
            <w:i/>
            <w:iCs/>
          </w:rPr>
          <w:delText xml:space="preserve">Proof</w:delText>
        </w:r>
      </w:del>
      <w:del w:id="30" w:author="PR Preview" w:date="2026-01-01T00:00:00Z">
        <w:r>
          <w:delText xml:space="preserve">. </w:delText>
        </w:r>
      </w:del>
      <w:del w:id="31" w:author="PR Preview" w:date="2026-01-01T00:00:00Z">
        <w:r>
          <w:delText xml:space="preserve">By</w:delText>
        </w:r>
      </w:del>
      <w:del w:id="32" w:author="PR Preview" w:date="2026-01-01T00:00:00Z">
        <w:r>
          <w:delText xml:space="preserve"> </w:delText>
        </w:r>
      </w:del>
      <w:hyperlink w:anchor="sol-odds-from-joint-probs">
        <w:del w:id="33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34" w:author="PR Preview" w:date="2026-01-01T00:00:00Z">
        <w:r>
          <w:delText xml:space="preserve">, the</w:delText>
        </w:r>
      </w:del>
      <w:del w:id="35" w:author="PR Preview" w:date="2026-01-01T00:00:00Z">
        <w:r>
          <w:delText xml:space="preserve"> </w:delText>
        </w:r>
      </w:del>
      <w:hyperlink r:id="rId54">
        <w:del w:id="36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</w:delText>
        </w:r>
      </w:del>
      <w:del w:id="3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in the group</w:delText>
        </w:r>
      </w:del>
      <w:del w:id="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are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By the same solution, the odds of</w:delText>
        </w:r>
      </w:del>
      <w:del w:id="4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in the group</w:delText>
        </w:r>
      </w:del>
      <w:del w:id="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are</w:delText>
        </w:r>
      </w:del>
      <w:del w:id="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56" w:author="PR Preview" w:date="2026-01-01T00:00:00Z">
        <w:r>
          <w:delText xml:space="preserve">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</w:delText>
        </w:r>
      </w:del>
      <w:del w:id="59" w:author="PR Preview" w:date="2026-01-01T00:00:00Z">
        <w:r>
          <w:delText xml:space="preserve"> </w:delText>
        </w:r>
      </w:del>
      <w:hyperlink w:anchor="def-odds-ratio">
        <w:del w:id="60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the first odds divided by the second.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Dividing by a fraction is multiplying by its reciprocal, which gives the stated product of the four joint probabilities.</w:delText>
        </w:r>
      </w:del>
    </w:p>
    <w:p>
      <w:pPr>
        <w:pStyle w:val="FirstParagraph"/>
      </w:pPr>
      <w:ins w:id="65" w:author="PR Preview" w:date="2026-01-01T00:00:00Z">
        <w:r>
          <w:rPr>
            <w:i/>
            <w:iCs/>
          </w:rPr>
          <w:t xml:space="preserve">Proof</w:t>
        </w:r>
      </w:ins>
      <w:ins w:id="66" w:author="PR Preview" w:date="2026-01-01T00:00:00Z">
        <w:r>
          <w:t xml:space="preserve">. </w:t>
        </w:r>
      </w:ins>
      <w:ins w:id="67" w:author="PR Preview" w:date="2026-01-01T00:00:00Z">
        <w:r>
          <w:t xml:space="preserve">In the group</w:t>
        </w:r>
      </w:ins>
      <w:ins w:id="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9" w:author="PR Preview" w:date="2026-01-01T00:00:00Z">
        <w:r>
          <w:t xml:space="preserve">, the</w:t>
        </w:r>
      </w:ins>
      <w:ins w:id="70" w:author="PR Preview" w:date="2026-01-01T00:00:00Z">
        <w:r>
          <w:t xml:space="preserve"> </w:t>
        </w:r>
      </w:ins>
      <w:hyperlink r:id="rId54">
        <w:ins w:id="71" w:author="PR Preview" w:date="2026-01-01T00:00:00Z">
          <w:r>
            <w:rPr>
              <w:rStyle w:val="Hyperlink"/>
            </w:rPr>
            <w:t xml:space="preserve">odds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</w:t>
        </w:r>
      </w:ins>
      <w:ins w:id="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are</w:t>
        </w:r>
      </w:ins>
      <w:ins w:id="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78" w:author="PR Preview" w:date="2026-01-01T00:00:00Z">
        <w:r>
          <w:t xml:space="preserve">, because the two</w:t>
        </w:r>
      </w:ins>
      <w:ins w:id="79" w:author="PR Preview" w:date="2026-01-01T00:00:00Z">
        <w:r>
          <w:t xml:space="preserve"> </w:t>
        </w:r>
      </w:ins>
      <w:hyperlink r:id="rId60">
        <w:ins w:id="80" w:author="PR Preview" w:date="2026-01-01T00:00:00Z">
          <w:r>
            <w:rPr>
              <w:rStyle w:val="Hyperlink"/>
            </w:rPr>
            <w:t xml:space="preserve">conditional probabilities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sum to 1.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Writing each</w:t>
        </w:r>
      </w:ins>
      <w:ins w:id="85" w:author="PR Preview" w:date="2026-01-01T00:00:00Z">
        <w:r>
          <w:t xml:space="preserve"> </w:t>
        </w:r>
      </w:ins>
      <w:hyperlink r:id="rId60">
        <w:ins w:id="8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as a joint</w:t>
        </w:r>
      </w:ins>
      <w:ins w:id="89" w:author="PR Preview" w:date="2026-01-01T00:00:00Z">
        <w:r>
          <w:t xml:space="preserve"> </w:t>
        </w:r>
      </w:ins>
      <w:hyperlink r:id="rId31">
        <w:ins w:id="9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over</w:t>
        </w:r>
      </w:ins>
      <w:ins w:id="9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4" w:author="PR Preview" w:date="2026-01-01T00:00:00Z">
        <w:r>
          <w:t xml:space="preserve">, which is nonzero, gives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5" w:author="PR Preview" w:date="2026-01-01T00:00:00Z">
        <w:r>
          <w:t xml:space="preserve">where the last step multiplies the numerator and denominator by the same nonzero factor</w:t>
        </w:r>
      </w:ins>
      <w:ins w:id="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So the odds of</w:t>
        </w:r>
      </w:ins>
      <w:ins w:id="1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in the group</w:t>
        </w:r>
      </w:ins>
      <w:ins w:id="1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</w:t>
        </w:r>
      </w:ins>
      <w:ins w:id="1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07" w:author="PR Preview" w:date="2026-01-01T00:00:00Z">
        <w:r>
          <w:t xml:space="preserve">, and in the group</w:t>
        </w:r>
      </w:ins>
      <w:ins w:id="1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odds are</w:t>
        </w:r>
      </w:ins>
      <w:ins w:id="1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</w:t>
        </w:r>
      </w:ins>
      <w:ins w:id="115" w:author="PR Preview" w:date="2026-01-01T00:00:00Z">
        <w:r>
          <w:t xml:space="preserve"> </w:t>
        </w:r>
      </w:ins>
      <w:hyperlink w:anchor="def-odds-ratio">
        <w:ins w:id="116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the first odds divided by the second.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Dividing by a fraction is multiplying by its reciprocal, which gives the stated product of the four joint probabilities.</w:t>
        </w:r>
      </w:ins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92" w:name="references"/>
    <w:p>
      <w:pPr>
        <w:pStyle w:val="Heading2"/>
      </w:pPr>
      <w:r>
        <w:t xml:space="preserve">References</w:t>
      </w:r>
    </w:p>
    <w:bookmarkStart w:id="91" w:name="refs"/>
    <w:bookmarkStart w:id="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5"/>
    <w:bookmarkStart w:id="7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6"/>
    <w:bookmarkStart w:id="7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https://en.wikipedia.org/wiki/Contingency_table</w:t>
        </w:r>
      </w:hyperlink>
    </w:p>
    <w:bookmarkEnd w:id="78"/>
    <w:bookmarkStart w:id="8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https://en.wikipedia.org/wiki/Pearson%27s_chi-squared_test</w:t>
        </w:r>
      </w:hyperlink>
    </w:p>
    <w:bookmarkEnd w:id="80"/>
    <w:bookmarkStart w:id="8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1"/>
    <w:bookmarkStart w:id="8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https://en.wikipedia.org/wiki/Fisher%27s_exact_test</w:t>
        </w:r>
      </w:hyperlink>
    </w:p>
    <w:bookmarkEnd w:id="83"/>
    <w:bookmarkStart w:id="8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https://en.wikipedia.org/wiki/Relative_risk</w:t>
        </w:r>
      </w:hyperlink>
    </w:p>
    <w:bookmarkEnd w:id="85"/>
    <w:bookmarkStart w:id="86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Start w:id="88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https://en.wikipedia.org/wiki/Absolute_risk_reduction</w:t>
        </w:r>
      </w:hyperlink>
    </w:p>
    <w:bookmarkEnd w:id="88"/>
    <w:bookmarkStart w:id="90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https://en.wikipedia.org/wiki/Odds_ratio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74" Type="http://schemas.openxmlformats.org/officeDocument/2006/relationships/hyperlink" Target="https://doi.org/10.1007/978-1-4614-1353-0" TargetMode="External"/><Relationship Id="rId87" Type="http://schemas.openxmlformats.org/officeDocument/2006/relationships/hyperlink" Target="https://en.wikipedia.org/wiki/Absolute_risk_reduction" TargetMode="External"/><Relationship Id="rId77" Type="http://schemas.openxmlformats.org/officeDocument/2006/relationships/hyperlink" Target="https://en.wikipedia.org/wiki/Contingency_table" TargetMode="External"/><Relationship Id="rId82" Type="http://schemas.openxmlformats.org/officeDocument/2006/relationships/hyperlink" Target="https://en.wikipedia.org/wiki/Fisher%27s_exact_test" TargetMode="External"/><Relationship Id="rId89" Type="http://schemas.openxmlformats.org/officeDocument/2006/relationships/hyperlink" Target="https://en.wikipedia.org/wiki/Odds_ratio" TargetMode="External"/><Relationship Id="rId79" Type="http://schemas.openxmlformats.org/officeDocument/2006/relationships/hyperlink" Target="https://en.wikipedia.org/wiki/Pearson%27s_chi-squared_test" TargetMode="External"/><Relationship Id="rId84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74" Type="http://schemas.openxmlformats.org/officeDocument/2006/relationships/hyperlink" Target="https://doi.org/10.1007/978-1-4614-1353-0" TargetMode="External"/><Relationship Id="rId87" Type="http://schemas.openxmlformats.org/officeDocument/2006/relationships/hyperlink" Target="https://en.wikipedia.org/wiki/Absolute_risk_reduction" TargetMode="External"/><Relationship Id="rId77" Type="http://schemas.openxmlformats.org/officeDocument/2006/relationships/hyperlink" Target="https://en.wikipedia.org/wiki/Contingency_table" TargetMode="External"/><Relationship Id="rId82" Type="http://schemas.openxmlformats.org/officeDocument/2006/relationships/hyperlink" Target="https://en.wikipedia.org/wiki/Fisher%27s_exact_test" TargetMode="External"/><Relationship Id="rId89" Type="http://schemas.openxmlformats.org/officeDocument/2006/relationships/hyperlink" Target="https://en.wikipedia.org/wiki/Odds_ratio" TargetMode="External"/><Relationship Id="rId79" Type="http://schemas.openxmlformats.org/officeDocument/2006/relationships/hyperlink" Target="https://en.wikipedia.org/wiki/Pearson%27s_chi-squared_test" TargetMode="External"/><Relationship Id="rId84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2026-10-26T09:22:48Z</dcterms:created>
  <dcterms:modified xsi:type="dcterms:W3CDTF">2026-10-26T09:22:48Z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