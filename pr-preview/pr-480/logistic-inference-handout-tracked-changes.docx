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del w:id="3" w:author="PR Preview" w:date="2026-01-01T00:00:00Z">
        <w:r>
          <w:delText xml:space="preserve">2 Deviance</w:delText>
        </w:r>
      </w:del>
    </w:p>
    <w:p>
      <w:pPr>
        <w:pStyle w:val="FirstParagraph"/>
      </w:pPr>
      <w:del w:id="4" w:author="PR Preview" w:date="2026-01-01T00:00:00Z">
        <w:r>
          <w:rPr>
            <w:b/>
            <w:bCs/>
          </w:rPr>
          <w:delText xml:space="preserve">Definition 2 (Deviance)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The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rPr>
            <w:b/>
            <w:bCs/>
          </w:rPr>
          <w:delText xml:space="preserve">deviance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of a fitted logistic regression with labels</w:delText>
        </w:r>
      </w:del>
      <w:del w:id="1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 minus twice its maximized log-likelihood:</w:delText>
        </w:r>
      </w:del>
    </w:p>
    <w:p>
      <w:pPr>
        <w:pStyle w:val="BodyText"/>
      </w:pPr>
      <w:bookmarkStart w:id="15" w:name="eq-deviance"/>
      <w:del w:id="14" w:author="PR Preview" w:date="2026-01-01T00:00:00Z">
        <w:r>
          <w:delTex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delText>
        </w:r>
      </w:del>
      <w:bookmarkEnd w:id="15"/>
    </w:p>
    <w:p>
      <w:pPr>
        <w:pStyle w:val="Heading2"/>
      </w:pPr>
      <w:ins w:id="15" w:author="PR Preview" w:date="2026-01-01T00:00:00Z">
        <w:r>
          <w:t xml:space="preserve">2 Fitting by iteratively reweighted least squares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ins w:id="16" w:author="PR Preview" w:date="2026-01-01T00:00:00Z">
        <w:r>
          <w:rPr>
            <w:b/>
            <w:bCs/>
          </w:rPr>
          <w:t xml:space="preserve">Definition 2 (Iteratively reweighted least squares (IRLS))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Suppose the outcomes follow the</w:t>
        </w:r>
      </w:ins>
      <w:ins w:id="19" w:author="PR Preview" w:date="2026-01-01T00:00:00Z">
        <w:r>
          <w:t xml:space="preserve"> </w:t>
        </w:r>
      </w:ins>
      <w:hyperlink w:anchor="def-logistic-regression">
        <w:ins w:id="20" w:author="PR Preview" w:date="2026-01-01T00:00:00Z">
          <w:r>
            <w:rPr>
              <w:rStyle w:val="Hyperlink"/>
            </w:rPr>
            <w:t xml:space="preserve">logistic regression model</w:t>
          </w:r>
        </w:ins>
      </w:hyperlink>
      <w:ins w:id="21" w:author="PR Preview" w:date="2026-01-01T00:00:00Z">
        <w:r>
          <w:t xml:space="preserve">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Let</w:t>
        </w:r>
      </w:ins>
      <w:ins w:id="24" w:author="PR Preview" w:date="2026-01-01T00:00:00Z">
        <w:r>
          <w:t xml:space="preserve"> </w:t>
        </w:r>
      </w:ins>
      <m:oMath>
        <m:r>
          <m:t>X</m:t>
        </m:r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be the matrix whose rows are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${\mathord{\smash[b]{\underset{\raise.3ex\hbox{$\scriptstyle\sim$}}{x}}\vphantom{x}}_{i}}^{\top}$</w:t>
        </w:r>
      </w:ins>
      <w:ins w:id="29" w:author="PR Preview" w:date="2026-01-01T00:00:00Z">
        <w:r>
          <w:t xml:space="preserve">.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From a current</w:t>
        </w:r>
      </w:ins>
      <w:ins w:id="32" w:author="PR Preview" w:date="2026-01-01T00:00:00Z">
        <w:r>
          <w:t xml:space="preserve"> </w:t>
        </w:r>
      </w:ins>
      <w:hyperlink r:id="rId21">
        <w:ins w:id="33" w:author="PR Preview" w:date="2026-01-01T00:00:00Z">
          <w:r>
            <w:rPr>
              <w:rStyle w:val="Hyperlink"/>
            </w:rPr>
            <w:t xml:space="preserve">estimate</w:t>
          </w:r>
        </w:ins>
      </w:hyperlink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$\mathord{\smash[b]{\underset{\raise.3ex\hbox{$\scriptstyle\sim$}}{\beta}}\vphantom{\beta}}^*$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with fitted</w:t>
        </w:r>
      </w:ins>
      <w:ins w:id="38" w:author="PR Preview" w:date="2026-01-01T00:00:00Z">
        <w:r>
          <w:t xml:space="preserve"> </w:t>
        </w:r>
      </w:ins>
      <w:hyperlink r:id="rId22">
        <w:ins w:id="39" w:author="PR Preview" w:date="2026-01-01T00:00:00Z">
          <w:r>
            <w:rPr>
              <w:rStyle w:val="Hyperlink"/>
            </w:rPr>
            <w:t xml:space="preserve">probabilities</w:t>
          </w:r>
        </w:ins>
      </w:hyperlink>
      <w:ins w:id="40" w:author="PR Preview" w:date="2026-01-01T00:00:00Z">
        <w:r>
          <w:t xml:space="preserve"> </w:t>
        </w:r>
      </w:ins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(collected in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$\mathord{\smash[b]{\underset{\raise.3ex\hbox{$\scriptstyle\sim$}}{\pi}}\vphantom{\pi}}^*$</w:t>
        </w:r>
      </w:ins>
      <w:ins w:id="45" w:author="PR Preview" w:date="2026-01-01T00:00:00Z">
        <w:r>
          <w:t xml:space="preserve">), form</w:t>
        </w:r>
      </w:ins>
    </w:p>
    <w:p>
      <w:pPr>
        <w:pStyle w:val="Compact"/>
        <w:numPr>
          <w:ilvl w:val="0"/>
          <w:numId w:val="1001"/>
        </w:numPr>
      </w:pPr>
      <w:ins w:id="46" w:author="PR Preview" w:date="2026-01-01T00:00:00Z">
        <w:r>
          <w:t xml:space="preserve">the weights</w:t>
        </w:r>
      </w:ins>
      <w:ins w:id="47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ins w:id="48" w:author="PR Preview" w:date="2026-01-01T00:00:00Z">
        <w:r>
          <w:t xml:space="preserve">, collected in the diagonal matrix</w:t>
        </w:r>
      </w:ins>
      <w:ins w:id="49" w:author="PR Preview" w:date="2026-01-01T00:00:00Z">
        <w:r>
          <w:t xml:space="preserve"> </w:t>
        </w:r>
      </w:ins>
      <m:oMath>
        <m:r>
          <m:t>W</m:t>
        </m:r>
      </m:oMath>
      <w:ins w:id="50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51" w:author="PR Preview" w:date="2026-01-01T00:00:00Z">
        <w:r>
          <w:t xml:space="preserve">the working responses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  </w:r>
      </w:ins>
      <w:ins w:id="54" w:author="PR Preview" w:date="2026-01-01T00:00:00Z">
        <w:r>
          <w:t xml:space="preserve">, collected in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$\mathord{\smash[b]{\underset{\raise.3ex\hbox{$\scriptstyle\sim$}}{z}}\vphantom{z}}$</w:t>
        </w:r>
      </w:ins>
      <w:ins w:id="57" w:author="PR Preview" w:date="2026-01-01T00:00:00Z">
        <w:r>
          <w:t xml:space="preserve">.</w:t>
        </w:r>
      </w:ins>
    </w:p>
    <w:p>
      <w:pPr>
        <w:pStyle w:val="FirstParagraph"/>
      </w:pPr>
      <w:ins w:id="58" w:author="PR Preview" w:date="2026-01-01T00:00:00Z">
        <w:r>
          <w:rPr>
            <w:b/>
            <w:bCs/>
          </w:rPr>
          <w:t xml:space="preserve">Iteratively reweighted least squares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replaces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$\mathord{\smash[b]{\underset{\raise.3ex\hbox{$\scriptstyle\sim$}}{\beta}}\vphantom{\beta}}^*$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by the weighted least squares fit of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$\mathord{\smash[b]{\underset{\raise.3ex\hbox{$\scriptstyle\sim$}}{z}}\vphantom{z}}$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on</w:t>
        </w:r>
      </w:ins>
      <w:ins w:id="69" w:author="PR Preview" w:date="2026-01-01T00:00:00Z">
        <w:r>
          <w:t xml:space="preserve"> </w:t>
        </w:r>
      </w:ins>
      <m:oMath>
        <m:r>
          <m:t>X</m:t>
        </m:r>
      </m:oMath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the minimizer of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  </w:r>
      </w:ins>
      <w:ins w:id="75" w:author="PR Preview" w:date="2026-01-01T00:00:00Z">
        <w:r>
          <w:t xml:space="preserve">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which is</w:t>
        </w:r>
      </w:ins>
    </w:p>
    <w:p>
      <w:pPr>
        <w:pStyle w:val="BodyText"/>
      </w:pPr>
      <w:ins w:id="78" w:author="PR Preview" w:date="2026-01-01T00:00:00Z">
        <w:r>
          <w:t xml:space="preserve">$$
    {\mathopen{}\left(\mathopen{}\left({X}^{\top} W X\right)\mathclose{}\right)\mathclose{}}^{-1} {X}^{\top} W \mathord{\smash[b]{\underset{\raise.3ex\hbox{$\scriptstyle\sim$}}{z}}\vphantom{z}},
    $$</w:t>
        </w:r>
      </w:ins>
    </w:p>
    <w:p>
      <w:pPr>
        <w:pStyle w:val="FirstParagraph"/>
      </w:pPr>
      <w:ins w:id="79" w:author="PR Preview" w:date="2026-01-01T00:00:00Z">
        <w:r>
          <w:t xml:space="preserve">and repeats until the estimate stops changing.</w:t>
        </w:r>
      </w:ins>
    </w:p>
    <w:bookmarkEnd w:id="23"/>
    <w:bookmarkStart w:id="24" w:name="exr-irls-step"/>
    <w:p>
      <w:pPr>
        <w:pStyle w:val="BodyText"/>
      </w:pPr>
      <w:ins w:id="80" w:author="PR Preview" w:date="2026-01-01T00:00:00Z">
        <w:r>
          <w:rPr>
            <w:b/>
            <w:bCs/>
          </w:rPr>
          <w:t xml:space="preserve">Exercise 1 (One IRLS step for the six-patient trial)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In the</w:t>
        </w:r>
      </w:ins>
      <w:ins w:id="83" w:author="PR Preview" w:date="2026-01-01T00:00:00Z">
        <w:r>
          <w:t xml:space="preserve"> </w:t>
        </w:r>
      </w:ins>
      <w:hyperlink w:anchor="exm-logistic-regression">
        <w:ins w:id="84" w:author="PR Preview" w:date="2026-01-01T00:00:00Z">
          <w:r>
            <w:rPr>
              <w:rStyle w:val="Hyperlink"/>
            </w:rPr>
            <w:t xml:space="preserve">six-patient trial</w:t>
          </w:r>
        </w:ins>
      </w:hyperlink>
      <w:ins w:id="85" w:author="PR Preview" w:date="2026-01-01T00:00:00Z">
        <w:r>
          <w:t xml:space="preserve">, start from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$\mathord{\smash[b]{\underset{\raise.3ex\hbox{$\scriptstyle\sim$}}{\beta}}\vphantom{\beta}}^* = \mathord{\smash[b]{\underset{\raise.3ex\hbox{$\scriptstyle\sim$}}{0}}\vphantom{0}}$</w:t>
        </w:r>
      </w:ins>
      <w:ins w:id="8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ins w:id="89" w:author="PR Preview" w:date="2026-01-01T00:00:00Z">
        <w:r>
          <w:t xml:space="preserve">Find the fitted</w:t>
        </w:r>
      </w:ins>
      <w:ins w:id="90" w:author="PR Preview" w:date="2026-01-01T00:00:00Z">
        <w:r>
          <w:t xml:space="preserve"> </w:t>
        </w:r>
      </w:ins>
      <w:hyperlink r:id="rId22">
        <w:ins w:id="91" w:author="PR Preview" w:date="2026-01-01T00:00:00Z">
          <w:r>
            <w:rPr>
              <w:rStyle w:val="Hyperlink"/>
            </w:rPr>
            <w:t xml:space="preserve">probabilities</w:t>
          </w:r>
        </w:ins>
      </w:hyperlink>
      <w:ins w:id="92" w:author="PR Preview" w:date="2026-01-01T00:00:00Z">
        <w:r>
          <w:t xml:space="preserve">, the weights and the working responses.</w:t>
        </w:r>
      </w:ins>
    </w:p>
    <w:p>
      <w:pPr>
        <w:pStyle w:val="Compact"/>
        <w:numPr>
          <w:ilvl w:val="0"/>
          <w:numId w:val="1002"/>
        </w:numPr>
      </w:pPr>
      <w:ins w:id="93" w:author="PR Preview" w:date="2026-01-01T00:00:00Z">
        <w:r>
          <w:t xml:space="preserve">Compute</w:t>
        </w:r>
      </w:ins>
      <w:ins w:id="9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and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${X}^{\top} W \mathord{\smash[b]{\underset{\raise.3ex\hbox{$\scriptstyle\sim$}}{z}}\vphantom{z}}$</w:t>
        </w:r>
      </w:ins>
      <w:ins w:id="9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ins w:id="100" w:author="PR Preview" w:date="2026-01-01T00:00:00Z">
        <w:r>
          <w:t xml:space="preserve">Compute the updated coefficients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${\mathopen{}\left(\mathopen{}\left({X}^{\top} W X\right)\mathclose{}\right)\mathclose{}}^{-1} {X}^{\top} W \mathord{\smash[b]{\underset{\raise.3ex\hbox{$\scriptstyle\sim$}}{z}}\vphantom{z}}$</w:t>
        </w:r>
      </w:ins>
      <w:ins w:id="103" w:author="PR Preview" w:date="2026-01-01T00:00:00Z">
        <w:r>
          <w:t xml:space="preserve">.</w:t>
        </w:r>
      </w:ins>
    </w:p>
    <w:bookmarkEnd w:id="24"/>
    <w:bookmarkStart w:id="27" w:name="sol-irls-step"/>
    <w:p>
      <w:pPr>
        <w:pStyle w:val="FirstParagraph"/>
      </w:pPr>
      <w:ins w:id="104" w:author="PR Preview" w:date="2026-01-01T00:00:00Z">
        <w:r>
          <w:rPr>
            <w:i/>
            <w:iCs/>
          </w:rPr>
          <w:t xml:space="preserve">Solution 1</w:t>
        </w:r>
      </w:ins>
      <w:ins w:id="105" w:author="PR Preview" w:date="2026-01-01T00:00:00Z">
        <w:r>
          <w:t xml:space="preserve">. </w:t>
        </w:r>
      </w:ins>
      <w:ins w:id="106" w:author="PR Preview" w:date="2026-01-01T00:00:00Z">
        <w:r>
          <w:t xml:space="preserve">Here the rows of</w:t>
        </w:r>
      </w:ins>
      <w:ins w:id="107" w:author="PR Preview" w:date="2026-01-01T00:00:00Z">
        <w:r>
          <w:t xml:space="preserve"> </w:t>
        </w:r>
      </w:ins>
      <m:oMath>
        <m:r>
          <m:t>X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are</w:t>
        </w:r>
      </w:ins>
      <w:ins w:id="11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for the three patients in the group coded</w:t>
        </w:r>
      </w:ins>
      <w:ins w:id="11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and</w:t>
        </w:r>
      </w:ins>
      <w:ins w:id="1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for the three treated patients,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and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$\mathord{\smash[b]{\underset{\raise.3ex\hbox{$\scriptstyle\sim$}}{y}}\vphantom{y}}= {(0, 0, 1, 0, 1, 1)}^{\top}$</w:t>
        </w:r>
      </w:ins>
      <w:ins w:id="123" w:author="PR Preview" w:date="2026-01-01T00:00:00Z">
        <w:r>
          <w:t xml:space="preserve">.</w:t>
        </w:r>
      </w:ins>
    </w:p>
    <w:p>
      <w:pPr>
        <w:pStyle w:val="BodyText"/>
      </w:pPr>
      <w:ins w:id="124" w:author="PR Preview" w:date="2026-01-01T00:00:00Z">
        <w:r>
          <w:rPr>
            <w:b/>
            <w:bCs/>
          </w:rPr>
          <w:t xml:space="preserve">1.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At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$\mathord{\smash[b]{\underset{\raise.3ex\hbox{$\scriptstyle\sim$}}{\beta}}\vphantom{\beta}}^* = \mathord{\smash[b]{\underset{\raise.3ex\hbox{$\scriptstyle\sim$}}{0}}\vphantom{0}}$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every fitted</w:t>
        </w:r>
      </w:ins>
      <w:ins w:id="131" w:author="PR Preview" w:date="2026-01-01T00:00:00Z">
        <w:r>
          <w:t xml:space="preserve"> </w:t>
        </w:r>
      </w:ins>
      <w:hyperlink r:id="rId22">
        <w:ins w:id="132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is</w:t>
        </w:r>
      </w:ins>
      <w:ins w:id="135" w:author="PR Preview" w:date="2026-01-01T00:00:00Z">
        <w:r>
          <w:t xml:space="preserve"> </w:t>
        </w:r>
      </w:ins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136" w:author="PR Preview" w:date="2026-01-01T00:00:00Z">
        <w:r>
          <w:t xml:space="preserve">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so every weight is</w:t>
        </w:r>
      </w:ins>
      <w:ins w:id="139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140" w:author="PR Preview" w:date="2026-01-01T00:00:00Z">
        <w:r>
          <w:t xml:space="preserve">.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The working responses are</w:t>
        </w:r>
      </w:ins>
      <w:ins w:id="143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ins w:id="144" w:author="PR Preview" w:date="2026-01-01T00:00:00Z">
        <w:r>
          <w:t xml:space="preserve">:</w:t>
        </w:r>
      </w:ins>
    </w:p>
    <w:p>
      <w:pPr>
        <w:pStyle w:val="BodyText"/>
      </w:pPr>
      <w:ins w:id="145" w:author="PR Preview" w:date="2026-01-01T00:00:00Z">
        <w:r>
          <w:t xml:space="preserve">$$
    \mathord{\smash[b]{\underset{\raise.3ex\hbox{$\scriptstyle\sim$}}{z}}\vphantom{z}} = {(-2, -2, 2, -2, 2, 2)}^{\top}.
    $$</w:t>
        </w:r>
      </w:ins>
    </w:p>
    <w:p>
      <w:pPr>
        <w:pStyle w:val="FirstParagraph"/>
      </w:pPr>
      <w:ins w:id="146" w:author="PR Preview" w:date="2026-01-01T00:00:00Z">
        <w:r>
          <w:rPr>
            <w:b/>
            <w:bCs/>
          </w:rPr>
          <w:t xml:space="preserve">2.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With</w:t>
        </w:r>
      </w:ins>
      <w:ins w:id="149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ins w:id="15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51" w:author="PR Preview" w:date="2026-01-01T00:00:00Z">
        <w:r>
          <w:t xml:space="preserve">because the entries of the first column of</w:t>
        </w:r>
      </w:ins>
      <w:ins w:id="152" w:author="PR Preview" w:date="2026-01-01T00:00:00Z">
        <w:r>
          <w:t xml:space="preserve"> </w:t>
        </w:r>
      </w:ins>
      <m:oMath>
        <m:r>
          <m:t>X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sum to</w:t>
        </w:r>
      </w:ins>
      <w:ins w:id="155" w:author="PR Preview" w:date="2026-01-01T00:00:00Z">
        <w:r>
          <w:t xml:space="preserve"> </w:t>
        </w:r>
      </w:ins>
      <m:oMath>
        <m:r>
          <m:t>6</m:t>
        </m:r>
      </m:oMath>
      <w:ins w:id="156" w:author="PR Preview" w:date="2026-01-01T00:00:00Z">
        <w:r>
          <w:t xml:space="preserve">, the squares in the second column sum to</w:t>
        </w:r>
      </w:ins>
      <w:ins w:id="157" w:author="PR Preview" w:date="2026-01-01T00:00:00Z">
        <w:r>
          <w:t xml:space="preserve"> </w:t>
        </w:r>
      </w:ins>
      <m:oMath>
        <m:r>
          <m:t>6</m:t>
        </m:r>
      </m:oMath>
      <w:ins w:id="158" w:author="PR Preview" w:date="2026-01-01T00:00:00Z">
        <w:r>
          <w:t xml:space="preserve">,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and the two columns multiply to a sum of</w:t>
        </w:r>
      </w:ins>
      <w:ins w:id="16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ins w:id="162" w:author="PR Preview" w:date="2026-01-01T00:00:00Z">
        <w:r>
          <w:t xml:space="preserve">.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The first entry of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${X}^{\top} W \mathord{\smash[b]{\underset{\raise.3ex\hbox{$\scriptstyle\sim$}}{z}}\vphantom{z}}$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is</w:t>
        </w:r>
      </w:ins>
      <w:ins w:id="169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70" w:author="PR Preview" w:date="2026-01-01T00:00:00Z">
        <w:r>
          <w:t xml:space="preserve">,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and the second is</w:t>
        </w:r>
      </w:ins>
      <w:ins w:id="173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74" w:author="PR Preview" w:date="2026-01-01T00:00:00Z">
        <w:r>
          <w:t xml:space="preserve">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so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${X}^{\top} W \mathord{\smash[b]{\underset{\raise.3ex\hbox{$\scriptstyle\sim$}}{z}}\vphantom{z}} = {(0, 1)}^{\top}$</w:t>
        </w:r>
      </w:ins>
      <w:ins w:id="179" w:author="PR Preview" w:date="2026-01-01T00:00:00Z">
        <w:r>
          <w:t xml:space="preserve">.</w:t>
        </w:r>
      </w:ins>
    </w:p>
    <w:p>
      <w:pPr>
        <w:pStyle w:val="BodyText"/>
      </w:pPr>
      <w:ins w:id="180" w:author="PR Preview" w:date="2026-01-01T00:00:00Z">
        <w:r>
          <w:rPr>
            <w:b/>
            <w:bCs/>
          </w:rPr>
          <w:t xml:space="preserve">3.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The updated coefficients are</w:t>
        </w:r>
      </w:ins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83" w:author="PR Preview" w:date="2026-01-01T00:00:00Z">
        <w:r>
          <w:t xml:space="preserve">The</w:t>
        </w:r>
      </w:ins>
      <w:ins w:id="184" w:author="PR Preview" w:date="2026-01-01T00:00:00Z">
        <w:r>
          <w:t xml:space="preserve"> </w:t>
        </w:r>
      </w:ins>
      <w:hyperlink r:id="rId25">
        <w:ins w:id="185" w:author="PR Preview" w:date="2026-01-01T00:00:00Z">
          <w:r>
            <w:rPr>
              <w:rStyle w:val="Hyperlink"/>
            </w:rPr>
            <w:t xml:space="preserve">intercept</w:t>
          </w:r>
        </w:ins>
      </w:hyperlink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stays at</w:t>
        </w:r>
      </w:ins>
      <w:ins w:id="188" w:author="PR Preview" w:date="2026-01-01T00:00:00Z">
        <w:r>
          <w:t xml:space="preserve"> </w:t>
        </w:r>
      </w:ins>
      <m:oMath>
        <m:r>
          <m:t>0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and the</w:t>
        </w:r>
      </w:ins>
      <w:ins w:id="191" w:author="PR Preview" w:date="2026-01-01T00:00:00Z">
        <w:r>
          <w:t xml:space="preserve"> </w:t>
        </w:r>
      </w:ins>
      <w:hyperlink r:id="rId26">
        <w:ins w:id="192" w:author="PR Preview" w:date="2026-01-01T00:00:00Z">
          <w:r>
            <w:rPr>
              <w:rStyle w:val="Hyperlink"/>
            </w:rPr>
            <w:t xml:space="preserve">slope</w:t>
          </w:r>
        </w:ins>
      </w:hyperlink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moves from</w:t>
        </w:r>
      </w:ins>
      <w:ins w:id="195" w:author="PR Preview" w:date="2026-01-01T00:00:00Z">
        <w:r>
          <w:t xml:space="preserve"> </w:t>
        </w:r>
      </w:ins>
      <m:oMath>
        <m:r>
          <m:t>0</m:t>
        </m:r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to</w:t>
        </w:r>
      </w:ins>
      <w:ins w:id="19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/</m:t>
        </m:r>
        <m:r>
          <m:t>3</m:t>
        </m:r>
      </m:oMath>
      <w:ins w:id="199" w:author="PR Preview" w:date="2026-01-01T00:00:00Z">
        <w:r>
          <w:t xml:space="preserve">.</w:t>
        </w:r>
      </w:ins>
    </w:p>
    <w:bookmarkEnd w:id="27"/>
    <w:bookmarkStart w:id="31" w:name="thm-irls-newton"/>
    <w:p>
      <w:pPr>
        <w:pStyle w:val="BodyText"/>
      </w:pPr>
      <w:ins w:id="200" w:author="PR Preview" w:date="2026-01-01T00:00:00Z">
        <w:r>
          <w:rPr>
            <w:b/>
            <w:bCs/>
          </w:rPr>
          <w:t xml:space="preserve">Theorem 1 (An IRLS step is a Newton-Raphson step and a Fisher scoring step)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Suppose the outcomes follow the</w:t>
        </w:r>
      </w:ins>
      <w:ins w:id="203" w:author="PR Preview" w:date="2026-01-01T00:00:00Z">
        <w:r>
          <w:t xml:space="preserve"> </w:t>
        </w:r>
      </w:ins>
      <w:hyperlink w:anchor="def-logistic-regression">
        <w:ins w:id="204" w:author="PR Preview" w:date="2026-01-01T00:00:00Z">
          <w:r>
            <w:rPr>
              <w:rStyle w:val="Hyperlink"/>
            </w:rPr>
            <w:t xml:space="preserve">logistic regression model</w:t>
          </w:r>
        </w:ins>
      </w:hyperlink>
      <w:ins w:id="205" w:author="PR Preview" w:date="2026-01-01T00:00:00Z">
        <w:r>
          <w:t xml:space="preserve">.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One step of</w:t>
        </w:r>
      </w:ins>
      <w:ins w:id="208" w:author="PR Preview" w:date="2026-01-01T00:00:00Z">
        <w:r>
          <w:t xml:space="preserve"> </w:t>
        </w:r>
      </w:ins>
      <w:hyperlink w:anchor="def-irls">
        <w:ins w:id="209" w:author="PR Preview" w:date="2026-01-01T00:00:00Z">
          <w:r>
            <w:rPr>
              <w:rStyle w:val="Hyperlink"/>
            </w:rPr>
            <w:t xml:space="preserve">iteratively reweighted least squares</w:t>
          </w:r>
        </w:ins>
      </w:hyperlink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from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$\mathord{\smash[b]{\underset{\raise.3ex\hbox{$\scriptstyle\sim$}}{\beta}}\vphantom{\beta}}^*$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equals</w:t>
        </w:r>
      </w:ins>
    </w:p>
    <w:p>
      <w:pPr>
        <w:pStyle w:val="Compact"/>
        <w:numPr>
          <w:ilvl w:val="0"/>
          <w:numId w:val="1003"/>
        </w:numPr>
      </w:pPr>
      <w:ins w:id="216" w:author="PR Preview" w:date="2026-01-01T00:00:00Z">
        <w:r>
          <w:t xml:space="preserve">one step of the</w:t>
        </w:r>
      </w:ins>
      <w:ins w:id="217" w:author="PR Preview" w:date="2026-01-01T00:00:00Z">
        <w:r>
          <w:t xml:space="preserve"> </w:t>
        </w:r>
      </w:ins>
      <w:hyperlink r:id="rId28">
        <w:ins w:id="218" w:author="PR Preview" w:date="2026-01-01T00:00:00Z">
          <w:r>
            <w:rPr>
              <w:rStyle w:val="Hyperlink"/>
            </w:rPr>
            <w:t xml:space="preserve">Newton-Raphson algorithm</w:t>
          </w:r>
        </w:ins>
      </w:hyperlink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on the</w:t>
        </w:r>
      </w:ins>
      <w:ins w:id="221" w:author="PR Preview" w:date="2026-01-01T00:00:00Z">
        <w:r>
          <w:t xml:space="preserve"> </w:t>
        </w:r>
      </w:ins>
      <w:hyperlink r:id="rId29">
        <w:ins w:id="222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from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$\mathord{\smash[b]{\underset{\raise.3ex\hbox{$\scriptstyle\sim$}}{\beta}}\vphantom{\beta}}^*$</w:t>
        </w:r>
      </w:ins>
      <w:ins w:id="227" w:author="PR Preview" w:date="2026-01-01T00:00:00Z">
        <w:r>
          <w:t xml:space="preserve">, and</w:t>
        </w:r>
      </w:ins>
    </w:p>
    <w:p>
      <w:pPr>
        <w:pStyle w:val="Compact"/>
        <w:numPr>
          <w:ilvl w:val="0"/>
          <w:numId w:val="1003"/>
        </w:numPr>
      </w:pPr>
      <w:ins w:id="228" w:author="PR Preview" w:date="2026-01-01T00:00:00Z">
        <w:r>
          <w:t xml:space="preserve">one step of</w:t>
        </w:r>
      </w:ins>
      <w:ins w:id="229" w:author="PR Preview" w:date="2026-01-01T00:00:00Z">
        <w:r>
          <w:t xml:space="preserve"> </w:t>
        </w:r>
      </w:ins>
      <w:hyperlink r:id="rId19">
        <w:ins w:id="230" w:author="PR Preview" w:date="2026-01-01T00:00:00Z">
          <w:r>
            <w:rPr>
              <w:rStyle w:val="Hyperlink"/>
            </w:rPr>
            <w:t xml:space="preserve">Fisher scoring</w:t>
          </w:r>
        </w:ins>
      </w:hyperlink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from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$\mathord{\smash[b]{\underset{\raise.3ex\hbox{$\scriptstyle\sim$}}{\beta}}\vphantom{\beta}}^*$</w:t>
        </w:r>
      </w:ins>
      <w:ins w:id="235" w:author="PR Preview" w:date="2026-01-01T00:00:00Z">
        <w:r>
          <w:t xml:space="preserve">:</w:t>
        </w:r>
      </w:ins>
    </w:p>
    <w:p>
      <w:pPr>
        <w:pStyle w:val="FirstParagraph"/>
      </w:pPr>
      <w:bookmarkStart w:id="30" w:name="eq-irls-newton"/>
      <w:ins w:id="236" w:author="PR Preview" w:date="2026-01-01T00:00:00Z">
        <w:r>
  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  </w:r>
      </w:ins>
      <w:bookmarkEnd w:id="30"/>
    </w:p>
    <w:bookmarkEnd w:id="31"/>
    <w:p>
      <w:pPr>
        <w:pStyle w:val="FirstParagraph"/>
      </w:pPr>
      <w:ins w:id="237" w:author="PR Preview" w:date="2026-01-01T00:00:00Z">
        <w:r>
          <w:rPr>
            <w:i/>
            <w:iCs/>
          </w:rPr>
          <w:t xml:space="preserve">Proof</w:t>
        </w:r>
      </w:ins>
      <w:ins w:id="238" w:author="PR Preview" w:date="2026-01-01T00:00:00Z">
        <w:r>
          <w:t xml:space="preserve">. </w:t>
        </w:r>
      </w:ins>
      <w:ins w:id="239" w:author="PR Preview" w:date="2026-01-01T00:00:00Z">
        <w:r>
          <w:t xml:space="preserve">The</w:t>
        </w:r>
      </w:ins>
      <w:ins w:id="240" w:author="PR Preview" w:date="2026-01-01T00:00:00Z">
        <w:r>
          <w:t xml:space="preserve"> </w:t>
        </w:r>
      </w:ins>
      <w:hyperlink r:id="rId29">
        <w:ins w:id="241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has</w:t>
        </w:r>
      </w:ins>
      <w:ins w:id="244" w:author="PR Preview" w:date="2026-01-01T00:00:00Z">
        <w:r>
          <w:t xml:space="preserve"> </w:t>
        </w:r>
      </w:ins>
      <w:hyperlink r:id="rId18">
        <w:ins w:id="245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${X}^{\top} \mathopen{}\left(\mathord{\smash[b]{\underset{\raise.3ex\hbox{$\scriptstyle\sim$}}{y}}\vphantom{y}}- \mathord{\smash[b]{\underset{\raise.3ex\hbox{$\scriptstyle\sim$}}{\pi}}\vphantom{\pi}}\right)\mathclose{}$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and</w:t>
        </w:r>
      </w:ins>
      <w:ins w:id="250" w:author="PR Preview" w:date="2026-01-01T00:00:00Z">
        <w:r>
          <w:t xml:space="preserve"> </w:t>
        </w:r>
      </w:ins>
      <w:hyperlink r:id="rId32">
        <w:ins w:id="251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25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at every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$\mathord{\smash[b]{\underset{\raise.3ex\hbox{$\scriptstyle\sim$}}{\beta}}\vphantom{\beta}}$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(with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$\mathord{\smash[b]{\underset{\raise.3ex\hbox{$\scriptstyle\sim$}}{\pi}}\vphantom{\pi}}$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and</w:t>
        </w:r>
      </w:ins>
      <w:ins w:id="263" w:author="PR Preview" w:date="2026-01-01T00:00:00Z">
        <w:r>
          <w:t xml:space="preserve"> </w:t>
        </w:r>
      </w:ins>
      <m:oMath>
        <m:r>
          <m:t>W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computed from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$\mathord{\smash[b]{\underset{\raise.3ex\hbox{$\scriptstyle\sim$}}{\beta}}\vphantom{\beta}}$</w:t>
        </w:r>
      </w:ins>
      <w:ins w:id="268" w:author="PR Preview" w:date="2026-01-01T00:00:00Z">
        <w:r>
          <w:t xml:space="preserve">),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and the Hessian does not involve the outcomes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(proof of</w:t>
        </w:r>
      </w:ins>
      <w:ins w:id="273" w:author="PR Preview" w:date="2026-01-01T00:00:00Z">
        <w:r>
          <w:t xml:space="preserve"> </w:t>
        </w:r>
      </w:ins>
      <w:hyperlink w:anchor="thm-logistic-mle-distribution">
        <w:ins w:id="274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75" w:author="PR Preview" w:date="2026-01-01T00:00:00Z">
        <w:r>
          <w:t xml:space="preserve">).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So the</w:t>
        </w:r>
      </w:ins>
      <w:ins w:id="278" w:author="PR Preview" w:date="2026-01-01T00:00:00Z">
        <w:r>
          <w:t xml:space="preserve"> </w:t>
        </w:r>
      </w:ins>
      <w:hyperlink r:id="rId33">
        <w:ins w:id="279" w:author="PR Preview" w:date="2026-01-01T00:00:00Z">
          <w:r>
            <w:rPr>
              <w:rStyle w:val="Hyperlink"/>
            </w:rPr>
            <w:t xml:space="preserve">observed information</w:t>
          </w:r>
        </w:ins>
      </w:hyperlink>
      <w:ins w:id="28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equals the</w:t>
        </w:r>
      </w:ins>
      <w:ins w:id="283" w:author="PR Preview" w:date="2026-01-01T00:00:00Z">
        <w:r>
          <w:t xml:space="preserve"> </w:t>
        </w:r>
      </w:ins>
      <w:hyperlink r:id="rId34">
        <w:ins w:id="284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285" w:author="PR Preview" w:date="2026-01-01T00:00:00Z">
        <w:r>
          <w:t xml:space="preserve">,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and the Newton-Raphson and</w:t>
        </w:r>
      </w:ins>
      <w:ins w:id="288" w:author="PR Preview" w:date="2026-01-01T00:00:00Z">
        <w:r>
          <w:t xml:space="preserve"> </w:t>
        </w:r>
      </w:ins>
      <w:hyperlink r:id="rId19">
        <w:ins w:id="289" w:author="PR Preview" w:date="2026-01-01T00:00:00Z">
          <w:r>
            <w:rPr>
              <w:rStyle w:val="Hyperlink"/>
            </w:rPr>
            <w:t xml:space="preserve">Fisher scoring</w:t>
          </w:r>
        </w:ins>
      </w:hyperlink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steps both equal</w:t>
        </w:r>
      </w:ins>
      <w:ins w:id="292" w:author="PR Preview" w:date="2026-01-01T00:00:00Z">
        <w:r>
          <w:t xml:space="preserve"> </w:t>
        </w:r>
      </w:ins>
      <w:hyperlink w:anchor="eq-irls-newton">
        <w:ins w:id="293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294" w:author="PR Preview" w:date="2026-01-01T00:00:00Z">
        <w:r>
          <w:t xml:space="preserve">.</w:t>
        </w:r>
      </w:ins>
    </w:p>
    <w:p>
      <w:pPr>
        <w:pStyle w:val="BodyText"/>
      </w:pPr>
      <w:ins w:id="295" w:author="PR Preview" w:date="2026-01-01T00:00:00Z">
        <w:r>
          <w:t xml:space="preserve">For</w:t>
        </w:r>
      </w:ins>
      <w:ins w:id="296" w:author="PR Preview" w:date="2026-01-01T00:00:00Z">
        <w:r>
          <w:t xml:space="preserve"> </w:t>
        </w:r>
      </w:ins>
      <w:hyperlink w:anchor="def-irls">
        <w:ins w:id="297" w:author="PR Preview" w:date="2026-01-01T00:00:00Z">
          <w:r>
            <w:rPr>
              <w:rStyle w:val="Hyperlink"/>
            </w:rPr>
            <w:t xml:space="preserve">IRLS</w:t>
          </w:r>
        </w:ins>
      </w:hyperlink>
      <w:ins w:id="298" w:author="PR Preview" w:date="2026-01-01T00:00:00Z">
        <w:r>
          <w:t xml:space="preserve">, the working responses satisfy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  </w:r>
      </w:ins>
      <w:ins w:id="301" w:author="PR Preview" w:date="2026-01-01T00:00:00Z">
        <w:r>
          <w:t xml:space="preserve">, so</w:t>
        </w:r>
      </w:ins>
    </w:p>
    <w:p>
      <w:pPr>
        <w:pStyle w:val="BodyText"/>
      </w:pPr>
      <w:ins w:id="302" w:author="PR Preview" w:date="2026-01-01T00:00:00Z">
        <w:r>
  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  </w:r>
      </w:ins>
    </w:p>
    <w:bookmarkStart w:id="37" w:name="exm-irls-six-patients"/>
    <w:p>
      <w:pPr>
        <w:pStyle w:val="FirstParagraph"/>
      </w:pPr>
      <w:ins w:id="303" w:author="PR Preview" w:date="2026-01-01T00:00:00Z">
        <w:r>
          <w:rPr>
            <w:b/>
            <w:bCs/>
          </w:rPr>
          <w:t xml:space="preserve">Example 2 (IRLS on the six-patient trial)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The code runs</w:t>
        </w:r>
      </w:ins>
      <w:ins w:id="306" w:author="PR Preview" w:date="2026-01-01T00:00:00Z">
        <w:r>
          <w:t xml:space="preserve"> </w:t>
        </w:r>
      </w:ins>
      <w:hyperlink w:anchor="def-irls">
        <w:ins w:id="307" w:author="PR Preview" w:date="2026-01-01T00:00:00Z">
          <w:r>
            <w:rPr>
              <w:rStyle w:val="Hyperlink"/>
            </w:rPr>
            <w:t xml:space="preserve">IRLS</w:t>
          </w:r>
        </w:ins>
      </w:hyperlink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from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$\mathord{\smash[b]{\underset{\raise.3ex\hbox{$\scriptstyle\sim$}}{\beta}}\vphantom{\beta}}^* = \mathord{\smash[b]{\underset{\raise.3ex\hbox{$\scriptstyle\sim$}}{0}}\vphantom{0}}$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on the data of the</w:t>
        </w:r>
      </w:ins>
      <w:ins w:id="314" w:author="PR Preview" w:date="2026-01-01T00:00:00Z">
        <w:r>
          <w:t xml:space="preserve"> </w:t>
        </w:r>
      </w:ins>
      <w:hyperlink w:anchor="exm-logistic-regression">
        <w:ins w:id="315" w:author="PR Preview" w:date="2026-01-01T00:00:00Z">
          <w:r>
            <w:rPr>
              <w:rStyle w:val="Hyperlink"/>
            </w:rPr>
            <w:t xml:space="preserve">six-patient trial</w:t>
          </w:r>
        </w:ins>
      </w:hyperlink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and compares the result with the coefficients from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rPr>
            <w:rStyle w:val="VerbatimChar"/>
          </w:rPr>
          <w:t xml:space="preserve">glm()</w:t>
        </w:r>
      </w:ins>
      <w:ins w:id="320" w:author="PR Preview" w:date="2026-01-01T00:00:00Z">
        <w:r>
          <w:t xml:space="preserve">.</w:t>
        </w:r>
      </w:ins>
    </w:p>
    <w:p>
      <w:pPr>
        <w:pStyle w:val="SourceCode"/>
      </w:pPr>
      <w:ins w:id="321" w:author="PR Preview" w:date="2026-01-01T00:00:00Z">
        <w:r>
          <w:rPr>
            <w:rStyle w:val="CommentTok"/>
          </w:rPr>
          <w:t xml:space="preserve"># design matrix: intercept, group (-1 control, +1 treatment); y = 1: recovered</w:t>
        </w:r>
      </w:ins>
      <w:ins w:id="322" w:author="PR Preview" w:date="2026-01-01T00:00:00Z">
        <w:r>
          <w:br/>
        </w:r>
      </w:ins>
      <w:ins w:id="323" w:author="PR Preview" w:date="2026-01-01T00:00:00Z">
        <w:r>
          <w:rPr>
            <w:rStyle w:val="NormalTok"/>
          </w:rPr>
          <w:t xml:space="preserve">irls_x </w:t>
        </w:r>
      </w:ins>
      <w:ins w:id="324" w:author="PR Preview" w:date="2026-01-01T00:00:00Z">
        <w:r>
          <w:rPr>
            <w:rStyle w:val="OtherTok"/>
          </w:rPr>
          <w:t xml:space="preserve">&lt;-</w:t>
        </w:r>
      </w:ins>
      <w:ins w:id="325" w:author="PR Preview" w:date="2026-01-01T00:00:00Z">
        <w:r>
          <w:rPr>
            <w:rStyle w:val="NormalTok"/>
          </w:rPr>
          <w:t xml:space="preserve"> </w:t>
        </w:r>
      </w:ins>
      <w:ins w:id="326" w:author="PR Preview" w:date="2026-01-01T00:00:00Z">
        <w:r>
          <w:rPr>
            <w:rStyle w:val="FunctionTok"/>
          </w:rPr>
          <w:t xml:space="preserve">cbind</w:t>
        </w:r>
      </w:ins>
      <w:ins w:id="327" w:author="PR Preview" w:date="2026-01-01T00:00:00Z">
        <w:r>
          <w:rPr>
            <w:rStyle w:val="NormalTok"/>
          </w:rPr>
          <w:t xml:space="preserve">(</w:t>
        </w:r>
      </w:ins>
      <w:ins w:id="328" w:author="PR Preview" w:date="2026-01-01T00:00:00Z">
        <w:r>
          <w:rPr>
            <w:rStyle w:val="DecValTok"/>
          </w:rPr>
          <w:t xml:space="preserve">1</w:t>
        </w:r>
      </w:ins>
      <w:ins w:id="329" w:author="PR Preview" w:date="2026-01-01T00:00:00Z">
        <w:r>
          <w:rPr>
            <w:rStyle w:val="NormalTok"/>
          </w:rPr>
          <w:t xml:space="preserve">, </w:t>
        </w:r>
      </w:ins>
      <w:ins w:id="330" w:author="PR Preview" w:date="2026-01-01T00:00:00Z">
        <w:r>
          <w:rPr>
            <w:rStyle w:val="FunctionTok"/>
          </w:rPr>
          <w:t xml:space="preserve">rep</w:t>
        </w:r>
      </w:ins>
      <w:ins w:id="331" w:author="PR Preview" w:date="2026-01-01T00:00:00Z">
        <w:r>
          <w:rPr>
            <w:rStyle w:val="NormalTok"/>
          </w:rPr>
          <w:t xml:space="preserve">(</w:t>
        </w:r>
      </w:ins>
      <w:ins w:id="332" w:author="PR Preview" w:date="2026-01-01T00:00:00Z">
        <w:r>
          <w:rPr>
            <w:rStyle w:val="FunctionTok"/>
          </w:rPr>
          <w:t xml:space="preserve">c</w:t>
        </w:r>
      </w:ins>
      <w:ins w:id="333" w:author="PR Preview" w:date="2026-01-01T00:00:00Z">
        <w:r>
          <w:rPr>
            <w:rStyle w:val="NormalTok"/>
          </w:rPr>
          <w:t xml:space="preserve">(</w:t>
        </w:r>
      </w:ins>
      <w:ins w:id="334" w:author="PR Preview" w:date="2026-01-01T00:00:00Z">
        <w:r>
          <w:rPr>
            <w:rStyle w:val="SpecialCharTok"/>
          </w:rPr>
          <w:t xml:space="preserve">-</w:t>
        </w:r>
      </w:ins>
      <w:ins w:id="335" w:author="PR Preview" w:date="2026-01-01T00:00:00Z">
        <w:r>
          <w:rPr>
            <w:rStyle w:val="DecValTok"/>
          </w:rPr>
          <w:t xml:space="preserve">1</w:t>
        </w:r>
      </w:ins>
      <w:ins w:id="336" w:author="PR Preview" w:date="2026-01-01T00:00:00Z">
        <w:r>
          <w:rPr>
            <w:rStyle w:val="NormalTok"/>
          </w:rPr>
          <w:t xml:space="preserve">, </w:t>
        </w:r>
      </w:ins>
      <w:ins w:id="337" w:author="PR Preview" w:date="2026-01-01T00:00:00Z">
        <w:r>
          <w:rPr>
            <w:rStyle w:val="DecValTok"/>
          </w:rPr>
          <w:t xml:space="preserve">1</w:t>
        </w:r>
      </w:ins>
      <w:ins w:id="338" w:author="PR Preview" w:date="2026-01-01T00:00:00Z">
        <w:r>
          <w:rPr>
            <w:rStyle w:val="NormalTok"/>
          </w:rPr>
          <w:t xml:space="preserve">), </w:t>
        </w:r>
      </w:ins>
      <w:ins w:id="339" w:author="PR Preview" w:date="2026-01-01T00:00:00Z">
        <w:r>
          <w:rPr>
            <w:rStyle w:val="AttributeTok"/>
          </w:rPr>
          <w:t xml:space="preserve">each =</w:t>
        </w:r>
      </w:ins>
      <w:ins w:id="340" w:author="PR Preview" w:date="2026-01-01T00:00:00Z">
        <w:r>
          <w:rPr>
            <w:rStyle w:val="NormalTok"/>
          </w:rPr>
          <w:t xml:space="preserve"> </w:t>
        </w:r>
      </w:ins>
      <w:ins w:id="341" w:author="PR Preview" w:date="2026-01-01T00:00:00Z">
        <w:r>
          <w:rPr>
            <w:rStyle w:val="DecValTok"/>
          </w:rPr>
          <w:t xml:space="preserve">3</w:t>
        </w:r>
      </w:ins>
      <w:ins w:id="342" w:author="PR Preview" w:date="2026-01-01T00:00:00Z">
        <w:r>
          <w:rPr>
            <w:rStyle w:val="NormalTok"/>
          </w:rPr>
          <w:t xml:space="preserve">))</w:t>
        </w:r>
      </w:ins>
      <w:ins w:id="343" w:author="PR Preview" w:date="2026-01-01T00:00:00Z">
        <w:r>
          <w:br/>
        </w:r>
      </w:ins>
      <w:ins w:id="344" w:author="PR Preview" w:date="2026-01-01T00:00:00Z">
        <w:r>
          <w:rPr>
            <w:rStyle w:val="NormalTok"/>
          </w:rPr>
          <w:t xml:space="preserve">irls_y </w:t>
        </w:r>
      </w:ins>
      <w:ins w:id="345" w:author="PR Preview" w:date="2026-01-01T00:00:00Z">
        <w:r>
          <w:rPr>
            <w:rStyle w:val="OtherTok"/>
          </w:rPr>
          <w:t xml:space="preserve">&lt;-</w:t>
        </w:r>
      </w:ins>
      <w:ins w:id="346" w:author="PR Preview" w:date="2026-01-01T00:00:00Z">
        <w:r>
          <w:rPr>
            <w:rStyle w:val="NormalTok"/>
          </w:rPr>
          <w:t xml:space="preserve"> </w:t>
        </w:r>
      </w:ins>
      <w:ins w:id="347" w:author="PR Preview" w:date="2026-01-01T00:00:00Z">
        <w:r>
          <w:rPr>
            <w:rStyle w:val="FunctionTok"/>
          </w:rPr>
          <w:t xml:space="preserve">c</w:t>
        </w:r>
      </w:ins>
      <w:ins w:id="348" w:author="PR Preview" w:date="2026-01-01T00:00:00Z">
        <w:r>
          <w:rPr>
            <w:rStyle w:val="NormalTok"/>
          </w:rPr>
          <w:t xml:space="preserve">(</w:t>
        </w:r>
      </w:ins>
      <w:ins w:id="349" w:author="PR Preview" w:date="2026-01-01T00:00:00Z">
        <w:r>
          <w:rPr>
            <w:rStyle w:val="DecValTok"/>
          </w:rPr>
          <w:t xml:space="preserve">0</w:t>
        </w:r>
      </w:ins>
      <w:ins w:id="350" w:author="PR Preview" w:date="2026-01-01T00:00:00Z">
        <w:r>
          <w:rPr>
            <w:rStyle w:val="NormalTok"/>
          </w:rPr>
          <w:t xml:space="preserve">, </w:t>
        </w:r>
      </w:ins>
      <w:ins w:id="351" w:author="PR Preview" w:date="2026-01-01T00:00:00Z">
        <w:r>
          <w:rPr>
            <w:rStyle w:val="DecValTok"/>
          </w:rPr>
          <w:t xml:space="preserve">0</w:t>
        </w:r>
      </w:ins>
      <w:ins w:id="352" w:author="PR Preview" w:date="2026-01-01T00:00:00Z">
        <w:r>
          <w:rPr>
            <w:rStyle w:val="NormalTok"/>
          </w:rPr>
          <w:t xml:space="preserve">, </w:t>
        </w:r>
      </w:ins>
      <w:ins w:id="353" w:author="PR Preview" w:date="2026-01-01T00:00:00Z">
        <w:r>
          <w:rPr>
            <w:rStyle w:val="DecValTok"/>
          </w:rPr>
          <w:t xml:space="preserve">1</w:t>
        </w:r>
      </w:ins>
      <w:ins w:id="354" w:author="PR Preview" w:date="2026-01-01T00:00:00Z">
        <w:r>
          <w:rPr>
            <w:rStyle w:val="NormalTok"/>
          </w:rPr>
          <w:t xml:space="preserve">, </w:t>
        </w:r>
      </w:ins>
      <w:ins w:id="355" w:author="PR Preview" w:date="2026-01-01T00:00:00Z">
        <w:r>
          <w:rPr>
            <w:rStyle w:val="DecValTok"/>
          </w:rPr>
          <w:t xml:space="preserve">0</w:t>
        </w:r>
      </w:ins>
      <w:ins w:id="356" w:author="PR Preview" w:date="2026-01-01T00:00:00Z">
        <w:r>
          <w:rPr>
            <w:rStyle w:val="NormalTok"/>
          </w:rPr>
          <w:t xml:space="preserve">, </w:t>
        </w:r>
      </w:ins>
      <w:ins w:id="357" w:author="PR Preview" w:date="2026-01-01T00:00:00Z">
        <w:r>
          <w:rPr>
            <w:rStyle w:val="DecValTok"/>
          </w:rPr>
          <w:t xml:space="preserve">1</w:t>
        </w:r>
      </w:ins>
      <w:ins w:id="358" w:author="PR Preview" w:date="2026-01-01T00:00:00Z">
        <w:r>
          <w:rPr>
            <w:rStyle w:val="NormalTok"/>
          </w:rPr>
          <w:t xml:space="preserve">, </w:t>
        </w:r>
      </w:ins>
      <w:ins w:id="359" w:author="PR Preview" w:date="2026-01-01T00:00:00Z">
        <w:r>
          <w:rPr>
            <w:rStyle w:val="DecValTok"/>
          </w:rPr>
          <w:t xml:space="preserve">1</w:t>
        </w:r>
      </w:ins>
      <w:ins w:id="360" w:author="PR Preview" w:date="2026-01-01T00:00:00Z">
        <w:r>
          <w:rPr>
            <w:rStyle w:val="NormalTok"/>
          </w:rPr>
          <w:t xml:space="preserve">)</w:t>
        </w:r>
      </w:ins>
      <w:ins w:id="361" w:author="PR Preview" w:date="2026-01-01T00:00:00Z">
        <w:r>
          <w:br/>
        </w:r>
      </w:ins>
      <w:ins w:id="362" w:author="PR Preview" w:date="2026-01-01T00:00:00Z">
        <w:r>
          <w:rPr>
            <w:rStyle w:val="CommentTok"/>
          </w:rPr>
          <w:t xml:space="preserve"># start from zero coefficients and take six IRLS steps</w:t>
        </w:r>
      </w:ins>
      <w:ins w:id="363" w:author="PR Preview" w:date="2026-01-01T00:00:00Z">
        <w:r>
          <w:br/>
        </w:r>
      </w:ins>
      <w:ins w:id="364" w:author="PR Preview" w:date="2026-01-01T00:00:00Z">
        <w:r>
          <w:rPr>
            <w:rStyle w:val="NormalTok"/>
          </w:rPr>
          <w:t xml:space="preserve">irls_coef </w:t>
        </w:r>
      </w:ins>
      <w:ins w:id="365" w:author="PR Preview" w:date="2026-01-01T00:00:00Z">
        <w:r>
          <w:rPr>
            <w:rStyle w:val="OtherTok"/>
          </w:rPr>
          <w:t xml:space="preserve">&lt;-</w:t>
        </w:r>
      </w:ins>
      <w:ins w:id="366" w:author="PR Preview" w:date="2026-01-01T00:00:00Z">
        <w:r>
          <w:rPr>
            <w:rStyle w:val="NormalTok"/>
          </w:rPr>
          <w:t xml:space="preserve"> </w:t>
        </w:r>
      </w:ins>
      <w:ins w:id="367" w:author="PR Preview" w:date="2026-01-01T00:00:00Z">
        <w:r>
          <w:rPr>
            <w:rStyle w:val="FunctionTok"/>
          </w:rPr>
          <w:t xml:space="preserve">c</w:t>
        </w:r>
      </w:ins>
      <w:ins w:id="368" w:author="PR Preview" w:date="2026-01-01T00:00:00Z">
        <w:r>
          <w:rPr>
            <w:rStyle w:val="NormalTok"/>
          </w:rPr>
          <w:t xml:space="preserve">(</w:t>
        </w:r>
      </w:ins>
      <w:ins w:id="369" w:author="PR Preview" w:date="2026-01-01T00:00:00Z">
        <w:r>
          <w:rPr>
            <w:rStyle w:val="DecValTok"/>
          </w:rPr>
          <w:t xml:space="preserve">0</w:t>
        </w:r>
      </w:ins>
      <w:ins w:id="370" w:author="PR Preview" w:date="2026-01-01T00:00:00Z">
        <w:r>
          <w:rPr>
            <w:rStyle w:val="NormalTok"/>
          </w:rPr>
          <w:t xml:space="preserve">, </w:t>
        </w:r>
      </w:ins>
      <w:ins w:id="371" w:author="PR Preview" w:date="2026-01-01T00:00:00Z">
        <w:r>
          <w:rPr>
            <w:rStyle w:val="DecValTok"/>
          </w:rPr>
          <w:t xml:space="preserve">0</w:t>
        </w:r>
      </w:ins>
      <w:ins w:id="372" w:author="PR Preview" w:date="2026-01-01T00:00:00Z">
        <w:r>
          <w:rPr>
            <w:rStyle w:val="NormalTok"/>
          </w:rPr>
          <w:t xml:space="preserve">)</w:t>
        </w:r>
      </w:ins>
      <w:ins w:id="373" w:author="PR Preview" w:date="2026-01-01T00:00:00Z">
        <w:r>
          <w:br/>
        </w:r>
      </w:ins>
      <w:ins w:id="374" w:author="PR Preview" w:date="2026-01-01T00:00:00Z">
        <w:r>
          <w:rPr>
            <w:rStyle w:val="NormalTok"/>
          </w:rPr>
          <w:t xml:space="preserve">irls_path </w:t>
        </w:r>
      </w:ins>
      <w:ins w:id="375" w:author="PR Preview" w:date="2026-01-01T00:00:00Z">
        <w:r>
          <w:rPr>
            <w:rStyle w:val="OtherTok"/>
          </w:rPr>
          <w:t xml:space="preserve">&lt;-</w:t>
        </w:r>
      </w:ins>
      <w:ins w:id="376" w:author="PR Preview" w:date="2026-01-01T00:00:00Z">
        <w:r>
          <w:rPr>
            <w:rStyle w:val="NormalTok"/>
          </w:rPr>
          <w:t xml:space="preserve"> </w:t>
        </w:r>
      </w:ins>
      <w:ins w:id="377" w:author="PR Preview" w:date="2026-01-01T00:00:00Z">
        <w:r>
          <w:rPr>
            <w:rStyle w:val="FunctionTok"/>
          </w:rPr>
          <w:t xml:space="preserve">data.frame</w:t>
        </w:r>
      </w:ins>
      <w:ins w:id="378" w:author="PR Preview" w:date="2026-01-01T00:00:00Z">
        <w:r>
          <w:rPr>
            <w:rStyle w:val="NormalTok"/>
          </w:rPr>
          <w:t xml:space="preserve">(</w:t>
        </w:r>
      </w:ins>
      <w:ins w:id="379" w:author="PR Preview" w:date="2026-01-01T00:00:00Z">
        <w:r>
          <w:rPr>
            <w:rStyle w:val="AttributeTok"/>
          </w:rPr>
          <w:t xml:space="preserve">step =</w:t>
        </w:r>
      </w:ins>
      <w:ins w:id="380" w:author="PR Preview" w:date="2026-01-01T00:00:00Z">
        <w:r>
          <w:rPr>
            <w:rStyle w:val="NormalTok"/>
          </w:rPr>
          <w:t xml:space="preserve"> </w:t>
        </w:r>
      </w:ins>
      <w:ins w:id="381" w:author="PR Preview" w:date="2026-01-01T00:00:00Z">
        <w:r>
          <w:rPr>
            <w:rStyle w:val="DecValTok"/>
          </w:rPr>
          <w:t xml:space="preserve">0</w:t>
        </w:r>
      </w:ins>
      <w:ins w:id="382" w:author="PR Preview" w:date="2026-01-01T00:00:00Z">
        <w:r>
          <w:rPr>
            <w:rStyle w:val="NormalTok"/>
          </w:rPr>
          <w:t xml:space="preserve">, </w:t>
        </w:r>
      </w:ins>
      <w:ins w:id="383" w:author="PR Preview" w:date="2026-01-01T00:00:00Z">
        <w:r>
          <w:rPr>
            <w:rStyle w:val="AttributeTok"/>
          </w:rPr>
          <w:t xml:space="preserve">intercept =</w:t>
        </w:r>
      </w:ins>
      <w:ins w:id="384" w:author="PR Preview" w:date="2026-01-01T00:00:00Z">
        <w:r>
          <w:rPr>
            <w:rStyle w:val="NormalTok"/>
          </w:rPr>
          <w:t xml:space="preserve"> </w:t>
        </w:r>
      </w:ins>
      <w:ins w:id="385" w:author="PR Preview" w:date="2026-01-01T00:00:00Z">
        <w:r>
          <w:rPr>
            <w:rStyle w:val="DecValTok"/>
          </w:rPr>
          <w:t xml:space="preserve">0</w:t>
        </w:r>
      </w:ins>
      <w:ins w:id="386" w:author="PR Preview" w:date="2026-01-01T00:00:00Z">
        <w:r>
          <w:rPr>
            <w:rStyle w:val="NormalTok"/>
          </w:rPr>
          <w:t xml:space="preserve">, </w:t>
        </w:r>
      </w:ins>
      <w:ins w:id="387" w:author="PR Preview" w:date="2026-01-01T00:00:00Z">
        <w:r>
          <w:rPr>
            <w:rStyle w:val="AttributeTok"/>
          </w:rPr>
          <w:t xml:space="preserve">slope =</w:t>
        </w:r>
      </w:ins>
      <w:ins w:id="388" w:author="PR Preview" w:date="2026-01-01T00:00:00Z">
        <w:r>
          <w:rPr>
            <w:rStyle w:val="NormalTok"/>
          </w:rPr>
          <w:t xml:space="preserve"> </w:t>
        </w:r>
      </w:ins>
      <w:ins w:id="389" w:author="PR Preview" w:date="2026-01-01T00:00:00Z">
        <w:r>
          <w:rPr>
            <w:rStyle w:val="DecValTok"/>
          </w:rPr>
          <w:t xml:space="preserve">0</w:t>
        </w:r>
      </w:ins>
      <w:ins w:id="390" w:author="PR Preview" w:date="2026-01-01T00:00:00Z">
        <w:r>
          <w:rPr>
            <w:rStyle w:val="NormalTok"/>
          </w:rPr>
          <w:t xml:space="preserve">)</w:t>
        </w:r>
      </w:ins>
      <w:ins w:id="391" w:author="PR Preview" w:date="2026-01-01T00:00:00Z">
        <w:r>
          <w:br/>
        </w:r>
      </w:ins>
      <w:ins w:id="392" w:author="PR Preview" w:date="2026-01-01T00:00:00Z">
        <w:r>
          <w:rPr>
            <w:rStyle w:val="ControlFlowTok"/>
          </w:rPr>
          <w:t xml:space="preserve">for</w:t>
        </w:r>
      </w:ins>
      <w:ins w:id="393" w:author="PR Preview" w:date="2026-01-01T00:00:00Z">
        <w:r>
          <w:rPr>
            <w:rStyle w:val="NormalTok"/>
          </w:rPr>
          <w:t xml:space="preserve"> (step </w:t>
        </w:r>
      </w:ins>
      <w:ins w:id="394" w:author="PR Preview" w:date="2026-01-01T00:00:00Z">
        <w:r>
          <w:rPr>
            <w:rStyle w:val="ControlFlowTok"/>
          </w:rPr>
          <w:t xml:space="preserve">in</w:t>
        </w:r>
      </w:ins>
      <w:ins w:id="395" w:author="PR Preview" w:date="2026-01-01T00:00:00Z">
        <w:r>
          <w:rPr>
            <w:rStyle w:val="NormalTok"/>
          </w:rPr>
          <w:t xml:space="preserve"> </w:t>
        </w:r>
      </w:ins>
      <w:ins w:id="396" w:author="PR Preview" w:date="2026-01-01T00:00:00Z">
        <w:r>
          <w:rPr>
            <w:rStyle w:val="DecValTok"/>
          </w:rPr>
          <w:t xml:space="preserve">1</w:t>
        </w:r>
      </w:ins>
      <w:ins w:id="397" w:author="PR Preview" w:date="2026-01-01T00:00:00Z">
        <w:r>
          <w:rPr>
            <w:rStyle w:val="SpecialCharTok"/>
          </w:rPr>
          <w:t xml:space="preserve">:</w:t>
        </w:r>
      </w:ins>
      <w:ins w:id="398" w:author="PR Preview" w:date="2026-01-01T00:00:00Z">
        <w:r>
          <w:rPr>
            <w:rStyle w:val="DecValTok"/>
          </w:rPr>
          <w:t xml:space="preserve">6</w:t>
        </w:r>
      </w:ins>
      <w:ins w:id="399" w:author="PR Preview" w:date="2026-01-01T00:00:00Z">
        <w:r>
          <w:rPr>
            <w:rStyle w:val="NormalTok"/>
          </w:rPr>
          <w:t xml:space="preserve">) {</w:t>
        </w:r>
      </w:ins>
      <w:ins w:id="400" w:author="PR Preview" w:date="2026-01-01T00:00:00Z">
        <w:r>
          <w:br/>
        </w:r>
      </w:ins>
      <w:ins w:id="401" w:author="PR Preview" w:date="2026-01-01T00:00:00Z">
        <w:r>
          <w:rPr>
            <w:rStyle w:val="NormalTok"/>
          </w:rPr>
          <w:t xml:space="preserve">  prob </w:t>
        </w:r>
      </w:ins>
      <w:ins w:id="402" w:author="PR Preview" w:date="2026-01-01T00:00:00Z">
        <w:r>
          <w:rPr>
            <w:rStyle w:val="OtherTok"/>
          </w:rPr>
          <w:t xml:space="preserve">&lt;-</w:t>
        </w:r>
      </w:ins>
      <w:ins w:id="403" w:author="PR Preview" w:date="2026-01-01T00:00:00Z">
        <w:r>
          <w:rPr>
            <w:rStyle w:val="NormalTok"/>
          </w:rPr>
          <w:t xml:space="preserve"> </w:t>
        </w:r>
      </w:ins>
      <w:ins w:id="404" w:author="PR Preview" w:date="2026-01-01T00:00:00Z">
        <w:r>
          <w:rPr>
            <w:rStyle w:val="FunctionTok"/>
          </w:rPr>
          <w:t xml:space="preserve">plogis</w:t>
        </w:r>
      </w:ins>
      <w:ins w:id="405" w:author="PR Preview" w:date="2026-01-01T00:00:00Z">
        <w:r>
          <w:rPr>
            <w:rStyle w:val="NormalTok"/>
          </w:rPr>
          <w:t xml:space="preserve">(</w:t>
        </w:r>
      </w:ins>
      <w:ins w:id="406" w:author="PR Preview" w:date="2026-01-01T00:00:00Z">
        <w:r>
          <w:rPr>
            <w:rStyle w:val="FunctionTok"/>
          </w:rPr>
          <w:t xml:space="preserve">drop</w:t>
        </w:r>
      </w:ins>
      <w:ins w:id="407" w:author="PR Preview" w:date="2026-01-01T00:00:00Z">
        <w:r>
          <w:rPr>
            <w:rStyle w:val="NormalTok"/>
          </w:rPr>
          <w:t xml:space="preserve">(irls_x </w:t>
        </w:r>
      </w:ins>
      <w:ins w:id="408" w:author="PR Preview" w:date="2026-01-01T00:00:00Z">
        <w:r>
          <w:rPr>
            <w:rStyle w:val="SpecialCharTok"/>
          </w:rPr>
          <w:t xml:space="preserve">%*%</w:t>
        </w:r>
      </w:ins>
      <w:ins w:id="409" w:author="PR Preview" w:date="2026-01-01T00:00:00Z">
        <w:r>
          <w:rPr>
            <w:rStyle w:val="NormalTok"/>
          </w:rPr>
          <w:t xml:space="preserve"> irls_coef))</w:t>
        </w:r>
      </w:ins>
      <w:ins w:id="410" w:author="PR Preview" w:date="2026-01-01T00:00:00Z">
        <w:r>
          <w:br/>
        </w:r>
      </w:ins>
      <w:ins w:id="411" w:author="PR Preview" w:date="2026-01-01T00:00:00Z">
        <w:r>
          <w:rPr>
            <w:rStyle w:val="NormalTok"/>
          </w:rPr>
          <w:t xml:space="preserve">  weight </w:t>
        </w:r>
      </w:ins>
      <w:ins w:id="412" w:author="PR Preview" w:date="2026-01-01T00:00:00Z">
        <w:r>
          <w:rPr>
            <w:rStyle w:val="OtherTok"/>
          </w:rPr>
          <w:t xml:space="preserve">&lt;-</w:t>
        </w:r>
      </w:ins>
      <w:ins w:id="413" w:author="PR Preview" w:date="2026-01-01T00:00:00Z">
        <w:r>
          <w:rPr>
            <w:rStyle w:val="NormalTok"/>
          </w:rPr>
          <w:t xml:space="preserve"> prob </w:t>
        </w:r>
      </w:ins>
      <w:ins w:id="414" w:author="PR Preview" w:date="2026-01-01T00:00:00Z">
        <w:r>
          <w:rPr>
            <w:rStyle w:val="SpecialCharTok"/>
          </w:rPr>
          <w:t xml:space="preserve">*</w:t>
        </w:r>
      </w:ins>
      <w:ins w:id="415" w:author="PR Preview" w:date="2026-01-01T00:00:00Z">
        <w:r>
          <w:rPr>
            <w:rStyle w:val="NormalTok"/>
          </w:rPr>
          <w:t xml:space="preserve"> (</w:t>
        </w:r>
      </w:ins>
      <w:ins w:id="416" w:author="PR Preview" w:date="2026-01-01T00:00:00Z">
        <w:r>
          <w:rPr>
            <w:rStyle w:val="DecValTok"/>
          </w:rPr>
          <w:t xml:space="preserve">1</w:t>
        </w:r>
      </w:ins>
      <w:ins w:id="417" w:author="PR Preview" w:date="2026-01-01T00:00:00Z">
        <w:r>
          <w:rPr>
            <w:rStyle w:val="NormalTok"/>
          </w:rPr>
          <w:t xml:space="preserve"> </w:t>
        </w:r>
      </w:ins>
      <w:ins w:id="418" w:author="PR Preview" w:date="2026-01-01T00:00:00Z">
        <w:r>
          <w:rPr>
            <w:rStyle w:val="SpecialCharTok"/>
          </w:rPr>
          <w:t xml:space="preserve">-</w:t>
        </w:r>
      </w:ins>
      <w:ins w:id="419" w:author="PR Preview" w:date="2026-01-01T00:00:00Z">
        <w:r>
          <w:rPr>
            <w:rStyle w:val="NormalTok"/>
          </w:rPr>
          <w:t xml:space="preserve"> prob)</w:t>
        </w:r>
      </w:ins>
      <w:ins w:id="420" w:author="PR Preview" w:date="2026-01-01T00:00:00Z">
        <w:r>
          <w:br/>
        </w:r>
      </w:ins>
      <w:ins w:id="421" w:author="PR Preview" w:date="2026-01-01T00:00:00Z">
        <w:r>
          <w:rPr>
            <w:rStyle w:val="NormalTok"/>
          </w:rPr>
          <w:t xml:space="preserve">  work_resp </w:t>
        </w:r>
      </w:ins>
      <w:ins w:id="422" w:author="PR Preview" w:date="2026-01-01T00:00:00Z">
        <w:r>
          <w:rPr>
            <w:rStyle w:val="OtherTok"/>
          </w:rPr>
          <w:t xml:space="preserve">&lt;-</w:t>
        </w:r>
      </w:ins>
      <w:ins w:id="423" w:author="PR Preview" w:date="2026-01-01T00:00:00Z">
        <w:r>
          <w:rPr>
            <w:rStyle w:val="NormalTok"/>
          </w:rPr>
          <w:t xml:space="preserve"> </w:t>
        </w:r>
      </w:ins>
      <w:ins w:id="424" w:author="PR Preview" w:date="2026-01-01T00:00:00Z">
        <w:r>
          <w:rPr>
            <w:rStyle w:val="FunctionTok"/>
          </w:rPr>
          <w:t xml:space="preserve">drop</w:t>
        </w:r>
      </w:ins>
      <w:ins w:id="425" w:author="PR Preview" w:date="2026-01-01T00:00:00Z">
        <w:r>
          <w:rPr>
            <w:rStyle w:val="NormalTok"/>
          </w:rPr>
          <w:t xml:space="preserve">(irls_x </w:t>
        </w:r>
      </w:ins>
      <w:ins w:id="426" w:author="PR Preview" w:date="2026-01-01T00:00:00Z">
        <w:r>
          <w:rPr>
            <w:rStyle w:val="SpecialCharTok"/>
          </w:rPr>
          <w:t xml:space="preserve">%*%</w:t>
        </w:r>
      </w:ins>
      <w:ins w:id="427" w:author="PR Preview" w:date="2026-01-01T00:00:00Z">
        <w:r>
          <w:rPr>
            <w:rStyle w:val="NormalTok"/>
          </w:rPr>
          <w:t xml:space="preserve"> irls_coef) </w:t>
        </w:r>
      </w:ins>
      <w:ins w:id="428" w:author="PR Preview" w:date="2026-01-01T00:00:00Z">
        <w:r>
          <w:rPr>
            <w:rStyle w:val="SpecialCharTok"/>
          </w:rPr>
          <w:t xml:space="preserve">+</w:t>
        </w:r>
      </w:ins>
      <w:ins w:id="429" w:author="PR Preview" w:date="2026-01-01T00:00:00Z">
        <w:r>
          <w:rPr>
            <w:rStyle w:val="NormalTok"/>
          </w:rPr>
          <w:t xml:space="preserve"> (irls_y </w:t>
        </w:r>
      </w:ins>
      <w:ins w:id="430" w:author="PR Preview" w:date="2026-01-01T00:00:00Z">
        <w:r>
          <w:rPr>
            <w:rStyle w:val="SpecialCharTok"/>
          </w:rPr>
          <w:t xml:space="preserve">-</w:t>
        </w:r>
      </w:ins>
      <w:ins w:id="431" w:author="PR Preview" w:date="2026-01-01T00:00:00Z">
        <w:r>
          <w:rPr>
            <w:rStyle w:val="NormalTok"/>
          </w:rPr>
          <w:t xml:space="preserve"> prob) </w:t>
        </w:r>
      </w:ins>
      <w:ins w:id="432" w:author="PR Preview" w:date="2026-01-01T00:00:00Z">
        <w:r>
          <w:rPr>
            <w:rStyle w:val="SpecialCharTok"/>
          </w:rPr>
          <w:t xml:space="preserve">/</w:t>
        </w:r>
      </w:ins>
      <w:ins w:id="433" w:author="PR Preview" w:date="2026-01-01T00:00:00Z">
        <w:r>
          <w:rPr>
            <w:rStyle w:val="NormalTok"/>
          </w:rPr>
          <w:t xml:space="preserve"> weight</w:t>
        </w:r>
      </w:ins>
      <w:ins w:id="434" w:author="PR Preview" w:date="2026-01-01T00:00:00Z">
        <w:r>
          <w:br/>
        </w:r>
      </w:ins>
      <w:ins w:id="435" w:author="PR Preview" w:date="2026-01-01T00:00:00Z">
        <w:r>
          <w:rPr>
            <w:rStyle w:val="NormalTok"/>
          </w:rPr>
          <w:t xml:space="preserve">  irls_coef </w:t>
        </w:r>
      </w:ins>
      <w:ins w:id="436" w:author="PR Preview" w:date="2026-01-01T00:00:00Z">
        <w:r>
          <w:rPr>
            <w:rStyle w:val="OtherTok"/>
          </w:rPr>
          <w:t xml:space="preserve">&lt;-</w:t>
        </w:r>
      </w:ins>
      <w:ins w:id="437" w:author="PR Preview" w:date="2026-01-01T00:00:00Z">
        <w:r>
          <w:rPr>
            <w:rStyle w:val="NormalTok"/>
          </w:rPr>
          <w:t xml:space="preserve"> </w:t>
        </w:r>
      </w:ins>
      <w:ins w:id="438" w:author="PR Preview" w:date="2026-01-01T00:00:00Z">
        <w:r>
          <w:rPr>
            <w:rStyle w:val="FunctionTok"/>
          </w:rPr>
          <w:t xml:space="preserve">drop</w:t>
        </w:r>
      </w:ins>
      <w:ins w:id="439" w:author="PR Preview" w:date="2026-01-01T00:00:00Z">
        <w:r>
          <w:rPr>
            <w:rStyle w:val="NormalTok"/>
          </w:rPr>
          <w:t xml:space="preserve">(</w:t>
        </w:r>
      </w:ins>
      <w:ins w:id="440" w:author="PR Preview" w:date="2026-01-01T00:00:00Z">
        <w:r>
          <w:rPr>
            <w:rStyle w:val="FunctionTok"/>
          </w:rPr>
          <w:t xml:space="preserve">solve</w:t>
        </w:r>
      </w:ins>
      <w:ins w:id="441" w:author="PR Preview" w:date="2026-01-01T00:00:00Z">
        <w:r>
          <w:rPr>
            <w:rStyle w:val="NormalTok"/>
          </w:rPr>
          <w:t xml:space="preserve">(</w:t>
        </w:r>
      </w:ins>
      <w:ins w:id="442" w:author="PR Preview" w:date="2026-01-01T00:00:00Z">
        <w:r>
          <w:rPr>
            <w:rStyle w:val="FunctionTok"/>
          </w:rPr>
          <w:t xml:space="preserve">crossprod</w:t>
        </w:r>
      </w:ins>
      <w:ins w:id="443" w:author="PR Preview" w:date="2026-01-01T00:00:00Z">
        <w:r>
          <w:rPr>
            <w:rStyle w:val="NormalTok"/>
          </w:rPr>
          <w:t xml:space="preserve">(irls_x, weight </w:t>
        </w:r>
      </w:ins>
      <w:ins w:id="444" w:author="PR Preview" w:date="2026-01-01T00:00:00Z">
        <w:r>
          <w:rPr>
            <w:rStyle w:val="SpecialCharTok"/>
          </w:rPr>
          <w:t xml:space="preserve">*</w:t>
        </w:r>
      </w:ins>
      <w:ins w:id="445" w:author="PR Preview" w:date="2026-01-01T00:00:00Z">
        <w:r>
          <w:rPr>
            <w:rStyle w:val="NormalTok"/>
          </w:rPr>
          <w:t xml:space="preserve"> irls_x),</w:t>
        </w:r>
      </w:ins>
      <w:ins w:id="446" w:author="PR Preview" w:date="2026-01-01T00:00:00Z">
        <w:r>
          <w:br/>
        </w:r>
      </w:ins>
      <w:ins w:id="447" w:author="PR Preview" w:date="2026-01-01T00:00:00Z">
        <w:r>
          <w:rPr>
            <w:rStyle w:val="NormalTok"/>
          </w:rPr>
          <w:t xml:space="preserve">                          </w:t>
        </w:r>
      </w:ins>
      <w:ins w:id="448" w:author="PR Preview" w:date="2026-01-01T00:00:00Z">
        <w:r>
          <w:rPr>
            <w:rStyle w:val="FunctionTok"/>
          </w:rPr>
          <w:t xml:space="preserve">crossprod</w:t>
        </w:r>
      </w:ins>
      <w:ins w:id="449" w:author="PR Preview" w:date="2026-01-01T00:00:00Z">
        <w:r>
          <w:rPr>
            <w:rStyle w:val="NormalTok"/>
          </w:rPr>
          <w:t xml:space="preserve">(irls_x, weight </w:t>
        </w:r>
      </w:ins>
      <w:ins w:id="450" w:author="PR Preview" w:date="2026-01-01T00:00:00Z">
        <w:r>
          <w:rPr>
            <w:rStyle w:val="SpecialCharTok"/>
          </w:rPr>
          <w:t xml:space="preserve">*</w:t>
        </w:r>
      </w:ins>
      <w:ins w:id="451" w:author="PR Preview" w:date="2026-01-01T00:00:00Z">
        <w:r>
          <w:rPr>
            <w:rStyle w:val="NormalTok"/>
          </w:rPr>
          <w:t xml:space="preserve"> work_resp)))</w:t>
        </w:r>
      </w:ins>
      <w:ins w:id="452" w:author="PR Preview" w:date="2026-01-01T00:00:00Z">
        <w:r>
          <w:br/>
        </w:r>
      </w:ins>
      <w:ins w:id="453" w:author="PR Preview" w:date="2026-01-01T00:00:00Z">
        <w:r>
          <w:rPr>
            <w:rStyle w:val="NormalTok"/>
          </w:rPr>
          <w:t xml:space="preserve">  irls_path[step </w:t>
        </w:r>
      </w:ins>
      <w:ins w:id="454" w:author="PR Preview" w:date="2026-01-01T00:00:00Z">
        <w:r>
          <w:rPr>
            <w:rStyle w:val="SpecialCharTok"/>
          </w:rPr>
          <w:t xml:space="preserve">+</w:t>
        </w:r>
      </w:ins>
      <w:ins w:id="455" w:author="PR Preview" w:date="2026-01-01T00:00:00Z">
        <w:r>
          <w:rPr>
            <w:rStyle w:val="NormalTok"/>
          </w:rPr>
          <w:t xml:space="preserve"> </w:t>
        </w:r>
      </w:ins>
      <w:ins w:id="456" w:author="PR Preview" w:date="2026-01-01T00:00:00Z">
        <w:r>
          <w:rPr>
            <w:rStyle w:val="DecValTok"/>
          </w:rPr>
          <w:t xml:space="preserve">1</w:t>
        </w:r>
      </w:ins>
      <w:ins w:id="457" w:author="PR Preview" w:date="2026-01-01T00:00:00Z">
        <w:r>
          <w:rPr>
            <w:rStyle w:val="NormalTok"/>
          </w:rPr>
          <w:t xml:space="preserve">, ] </w:t>
        </w:r>
      </w:ins>
      <w:ins w:id="458" w:author="PR Preview" w:date="2026-01-01T00:00:00Z">
        <w:r>
          <w:rPr>
            <w:rStyle w:val="OtherTok"/>
          </w:rPr>
          <w:t xml:space="preserve">&lt;-</w:t>
        </w:r>
      </w:ins>
      <w:ins w:id="459" w:author="PR Preview" w:date="2026-01-01T00:00:00Z">
        <w:r>
          <w:rPr>
            <w:rStyle w:val="NormalTok"/>
          </w:rPr>
          <w:t xml:space="preserve"> </w:t>
        </w:r>
      </w:ins>
      <w:ins w:id="460" w:author="PR Preview" w:date="2026-01-01T00:00:00Z">
        <w:r>
          <w:rPr>
            <w:rStyle w:val="FunctionTok"/>
          </w:rPr>
          <w:t xml:space="preserve">c</w:t>
        </w:r>
      </w:ins>
      <w:ins w:id="461" w:author="PR Preview" w:date="2026-01-01T00:00:00Z">
        <w:r>
          <w:rPr>
            <w:rStyle w:val="NormalTok"/>
          </w:rPr>
          <w:t xml:space="preserve">(step, irls_coef)</w:t>
        </w:r>
      </w:ins>
      <w:ins w:id="462" w:author="PR Preview" w:date="2026-01-01T00:00:00Z">
        <w:r>
          <w:br/>
        </w:r>
      </w:ins>
      <w:ins w:id="463" w:author="PR Preview" w:date="2026-01-01T00:00:00Z">
        <w:r>
          <w:rPr>
            <w:rStyle w:val="NormalTok"/>
          </w:rPr>
          <w:t xml:space="preserve">}</w:t>
        </w:r>
      </w:ins>
      <w:ins w:id="464" w:author="PR Preview" w:date="2026-01-01T00:00:00Z">
        <w:r>
          <w:br/>
        </w:r>
      </w:ins>
      <w:ins w:id="465" w:author="PR Preview" w:date="2026-01-01T00:00:00Z">
        <w:r>
          <w:rPr>
            <w:rStyle w:val="NormalTok"/>
          </w:rPr>
          <w:t xml:space="preserve">irls_path</w:t>
        </w:r>
      </w:ins>
      <w:ins w:id="466" w:author="PR Preview" w:date="2026-01-01T00:00:00Z">
        <w:r>
          <w:br/>
        </w:r>
      </w:ins>
      <w:ins w:id="467" w:author="PR Preview" w:date="2026-01-01T00:00:00Z">
        <w:r>
          <w:rPr>
            <w:rStyle w:val="CommentTok"/>
          </w:rPr>
          <w:t xml:space="preserve">#&gt; # A tibble: 7 × 3</w:t>
        </w:r>
      </w:ins>
      <w:ins w:id="468" w:author="PR Preview" w:date="2026-01-01T00:00:00Z">
        <w:r>
          <w:br/>
        </w:r>
      </w:ins>
      <w:ins w:id="469" w:author="PR Preview" w:date="2026-01-01T00:00:00Z">
        <w:r>
          <w:rPr>
            <w:rStyle w:val="CommentTok"/>
          </w:rPr>
          <w:t xml:space="preserve">#&gt;    step intercept slope</w:t>
        </w:r>
      </w:ins>
      <w:ins w:id="470" w:author="PR Preview" w:date="2026-01-01T00:00:00Z">
        <w:r>
          <w:br/>
        </w:r>
      </w:ins>
      <w:ins w:id="471" w:author="PR Preview" w:date="2026-01-01T00:00:00Z">
        <w:r>
          <w:rPr>
            <w:rStyle w:val="CommentTok"/>
          </w:rPr>
          <w:t xml:space="preserve">#&gt;   &lt;dbl&gt;     &lt;dbl&gt; &lt;dbl&gt;</w:t>
        </w:r>
      </w:ins>
      <w:ins w:id="472" w:author="PR Preview" w:date="2026-01-01T00:00:00Z">
        <w:r>
          <w:br/>
        </w:r>
      </w:ins>
      <w:ins w:id="473" w:author="PR Preview" w:date="2026-01-01T00:00:00Z">
        <w:r>
          <w:rPr>
            <w:rStyle w:val="CommentTok"/>
          </w:rPr>
          <w:t xml:space="preserve">#&gt; 1     0  0        0    </w:t>
        </w:r>
      </w:ins>
      <w:ins w:id="474" w:author="PR Preview" w:date="2026-01-01T00:00:00Z">
        <w:r>
          <w:br/>
        </w:r>
      </w:ins>
      <w:ins w:id="475" w:author="PR Preview" w:date="2026-01-01T00:00:00Z">
        <w:r>
          <w:rPr>
            <w:rStyle w:val="CommentTok"/>
          </w:rPr>
          <w:t xml:space="preserve">#&gt; 2     1  0        0.667</w:t>
        </w:r>
      </w:ins>
      <w:ins w:id="476" w:author="PR Preview" w:date="2026-01-01T00:00:00Z">
        <w:r>
          <w:br/>
        </w:r>
      </w:ins>
      <w:ins w:id="477" w:author="PR Preview" w:date="2026-01-01T00:00:00Z">
        <w:r>
          <w:rPr>
            <w:rStyle w:val="CommentTok"/>
          </w:rPr>
          <w:t xml:space="preserve">#&gt; 3     2 -2.48e-16 0.693</w:t>
        </w:r>
      </w:ins>
      <w:ins w:id="478" w:author="PR Preview" w:date="2026-01-01T00:00:00Z">
        <w:r>
          <w:br/>
        </w:r>
      </w:ins>
      <w:ins w:id="479" w:author="PR Preview" w:date="2026-01-01T00:00:00Z">
        <w:r>
          <w:rPr>
            <w:rStyle w:val="CommentTok"/>
          </w:rPr>
          <w:t xml:space="preserve">#&gt; 4     3  5.44e-17 0.693</w:t>
        </w:r>
      </w:ins>
      <w:ins w:id="480" w:author="PR Preview" w:date="2026-01-01T00:00:00Z">
        <w:r>
          <w:br/>
        </w:r>
      </w:ins>
      <w:ins w:id="481" w:author="PR Preview" w:date="2026-01-01T00:00:00Z">
        <w:r>
          <w:rPr>
            <w:rStyle w:val="CommentTok"/>
          </w:rPr>
          <w:t xml:space="preserve">#&gt; 5     4 -1.12e-16 0.693</w:t>
        </w:r>
      </w:ins>
      <w:ins w:id="482" w:author="PR Preview" w:date="2026-01-01T00:00:00Z">
        <w:r>
          <w:br/>
        </w:r>
      </w:ins>
      <w:ins w:id="483" w:author="PR Preview" w:date="2026-01-01T00:00:00Z">
        <w:r>
          <w:rPr>
            <w:rStyle w:val="CommentTok"/>
          </w:rPr>
          <w:t xml:space="preserve">#&gt; 6     5  2.21e-16 0.693</w:t>
        </w:r>
      </w:ins>
      <w:ins w:id="484" w:author="PR Preview" w:date="2026-01-01T00:00:00Z">
        <w:r>
          <w:br/>
        </w:r>
      </w:ins>
      <w:ins w:id="485" w:author="PR Preview" w:date="2026-01-01T00:00:00Z">
        <w:r>
          <w:rPr>
            <w:rStyle w:val="CommentTok"/>
          </w:rPr>
          <w:t xml:space="preserve">#&gt; 7     6  5.77e-17 0.693</w:t>
        </w:r>
      </w:ins>
      <w:ins w:id="486" w:author="PR Preview" w:date="2026-01-01T00:00:00Z">
        <w:r>
          <w:br/>
        </w:r>
      </w:ins>
      <w:ins w:id="487" w:author="PR Preview" w:date="2026-01-01T00:00:00Z">
        <w:r>
          <w:rPr>
            <w:rStyle w:val="CommentTok"/>
          </w:rPr>
          <w:t xml:space="preserve"># the maximum likelihood fit from glm()</w:t>
        </w:r>
      </w:ins>
      <w:ins w:id="488" w:author="PR Preview" w:date="2026-01-01T00:00:00Z">
        <w:r>
          <w:br/>
        </w:r>
      </w:ins>
      <w:ins w:id="489" w:author="PR Preview" w:date="2026-01-01T00:00:00Z">
        <w:r>
          <w:rPr>
            <w:rStyle w:val="FunctionTok"/>
          </w:rPr>
          <w:t xml:space="preserve">coef</w:t>
        </w:r>
      </w:ins>
      <w:ins w:id="490" w:author="PR Preview" w:date="2026-01-01T00:00:00Z">
        <w:r>
          <w:rPr>
            <w:rStyle w:val="NormalTok"/>
          </w:rPr>
          <w:t xml:space="preserve">(</w:t>
        </w:r>
      </w:ins>
      <w:ins w:id="491" w:author="PR Preview" w:date="2026-01-01T00:00:00Z">
        <w:r>
          <w:rPr>
            <w:rStyle w:val="FunctionTok"/>
          </w:rPr>
          <w:t xml:space="preserve">glm</w:t>
        </w:r>
      </w:ins>
      <w:ins w:id="492" w:author="PR Preview" w:date="2026-01-01T00:00:00Z">
        <w:r>
          <w:rPr>
            <w:rStyle w:val="NormalTok"/>
          </w:rPr>
          <w:t xml:space="preserve">(irls_y </w:t>
        </w:r>
      </w:ins>
      <w:ins w:id="493" w:author="PR Preview" w:date="2026-01-01T00:00:00Z">
        <w:r>
          <w:rPr>
            <w:rStyle w:val="SpecialCharTok"/>
          </w:rPr>
          <w:t xml:space="preserve">~</w:t>
        </w:r>
      </w:ins>
      <w:ins w:id="494" w:author="PR Preview" w:date="2026-01-01T00:00:00Z">
        <w:r>
          <w:rPr>
            <w:rStyle w:val="NormalTok"/>
          </w:rPr>
          <w:t xml:space="preserve"> irls_x[, </w:t>
        </w:r>
      </w:ins>
      <w:ins w:id="495" w:author="PR Preview" w:date="2026-01-01T00:00:00Z">
        <w:r>
          <w:rPr>
            <w:rStyle w:val="DecValTok"/>
          </w:rPr>
          <w:t xml:space="preserve">2</w:t>
        </w:r>
      </w:ins>
      <w:ins w:id="496" w:author="PR Preview" w:date="2026-01-01T00:00:00Z">
        <w:r>
          <w:rPr>
            <w:rStyle w:val="NormalTok"/>
          </w:rPr>
          <w:t xml:space="preserve">], </w:t>
        </w:r>
      </w:ins>
      <w:ins w:id="497" w:author="PR Preview" w:date="2026-01-01T00:00:00Z">
        <w:r>
          <w:rPr>
            <w:rStyle w:val="AttributeTok"/>
          </w:rPr>
          <w:t xml:space="preserve">family =</w:t>
        </w:r>
      </w:ins>
      <w:ins w:id="498" w:author="PR Preview" w:date="2026-01-01T00:00:00Z">
        <w:r>
          <w:rPr>
            <w:rStyle w:val="NormalTok"/>
          </w:rPr>
          <w:t xml:space="preserve"> binomial))</w:t>
        </w:r>
      </w:ins>
      <w:ins w:id="499" w:author="PR Preview" w:date="2026-01-01T00:00:00Z">
        <w:r>
          <w:br/>
        </w:r>
      </w:ins>
      <w:ins w:id="500" w:author="PR Preview" w:date="2026-01-01T00:00:00Z">
        <w:r>
          <w:rPr>
            <w:rStyle w:val="CommentTok"/>
          </w:rPr>
          <w:t xml:space="preserve">#&gt;  (Intercept)  irls_x[, 2] </w:t>
        </w:r>
      </w:ins>
      <w:ins w:id="501" w:author="PR Preview" w:date="2026-01-01T00:00:00Z">
        <w:r>
          <w:br/>
        </w:r>
      </w:ins>
      <w:ins w:id="502" w:author="PR Preview" w:date="2026-01-01T00:00:00Z">
        <w:r>
          <w:rPr>
            <w:rStyle w:val="CommentTok"/>
          </w:rPr>
          <w:t xml:space="preserve">#&gt; -3.45716e-18  6.93147e-01</w:t>
        </w:r>
      </w:ins>
    </w:p>
    <w:p>
      <w:pPr>
        <w:pStyle w:val="FirstParagraph"/>
      </w:pPr>
      <w:ins w:id="503" w:author="PR Preview" w:date="2026-01-01T00:00:00Z">
        <w:r>
          <w:t xml:space="preserve">The first step moves the</w:t>
        </w:r>
      </w:ins>
      <w:ins w:id="504" w:author="PR Preview" w:date="2026-01-01T00:00:00Z">
        <w:r>
          <w:t xml:space="preserve"> </w:t>
        </w:r>
      </w:ins>
      <w:hyperlink r:id="rId26">
        <w:ins w:id="505" w:author="PR Preview" w:date="2026-01-01T00:00:00Z">
          <w:r>
            <w:rPr>
              <w:rStyle w:val="Hyperlink"/>
            </w:rPr>
            <w:t xml:space="preserve">slope</w:t>
          </w:r>
        </w:ins>
      </w:hyperlink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to</w:t>
        </w:r>
      </w:ins>
      <w:ins w:id="508" w:author="PR Preview" w:date="2026-01-01T00:00:00Z">
        <w:r>
          <w:t xml:space="preserve"> </w:t>
        </w:r>
      </w:ins>
      <m:oMath>
        <m:r>
          <m:t>0.6667</m:t>
        </m:r>
      </m:oMath>
      <w:ins w:id="509" w:author="PR Preview" w:date="2026-01-01T00:00:00Z">
        <w:r>
          <w:t xml:space="preserve">, which is</w:t>
        </w:r>
      </w:ins>
      <w:ins w:id="51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/</m:t>
        </m:r>
        <m:r>
          <m:t>3</m:t>
        </m:r>
      </m:oMath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(</w:t>
        </w:r>
      </w:ins>
      <w:hyperlink w:anchor="exr-irls-step">
        <w:ins w:id="513" w:author="PR Preview" w:date="2026-01-01T00:00:00Z">
          <w:r>
            <w:rPr>
              <w:rStyle w:val="Hyperlink"/>
            </w:rPr>
            <w:t xml:space="preserve">the hand computation</w:t>
          </w:r>
        </w:ins>
      </w:hyperlink>
      <w:ins w:id="514" w:author="PR Preview" w:date="2026-01-01T00:00:00Z">
        <w:r>
          <w:t xml:space="preserve">).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After six steps the slope is</w:t>
        </w:r>
      </w:ins>
      <w:ins w:id="517" w:author="PR Preview" w:date="2026-01-01T00:00:00Z">
        <w:r>
          <w:t xml:space="preserve"> </w:t>
        </w:r>
      </w:ins>
      <m:oMath>
        <m:r>
          <m:t>0.693147</m:t>
        </m:r>
      </m:oMath>
      <w:ins w:id="518" w:author="PR Preview" w:date="2026-01-01T00:00:00Z">
        <w:r>
          <w:t xml:space="preserve">,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and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rPr>
            <w:rStyle w:val="VerbatimChar"/>
          </w:rPr>
          <w:t xml:space="preserve">glm()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reports</w:t>
        </w:r>
      </w:ins>
      <w:ins w:id="525" w:author="PR Preview" w:date="2026-01-01T00:00:00Z">
        <w:r>
          <w:t xml:space="preserve"> </w:t>
        </w:r>
      </w:ins>
      <m:oMath>
        <m:r>
          <m:t>0.693147</m:t>
        </m:r>
      </m:oMath>
      <w:ins w:id="526" w:author="PR Preview" w:date="2026-01-01T00:00:00Z">
        <w:r>
          <w:t xml:space="preserve">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The slope settles at</w:t>
        </w:r>
      </w:ins>
      <w:ins w:id="529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ins w:id="530" w:author="PR Preview" w:date="2026-01-01T00:00:00Z">
        <w:r>
          <w:t xml:space="preserve">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half the natural logarithm of the</w:t>
        </w:r>
      </w:ins>
      <w:ins w:id="533" w:author="PR Preview" w:date="2026-01-01T00:00:00Z">
        <w:r>
          <w:t xml:space="preserve"> </w:t>
        </w:r>
      </w:ins>
      <w:hyperlink r:id="rId35">
        <w:ins w:id="534" w:author="PR Preview" w:date="2026-01-01T00:00:00Z">
          <w:r>
            <w:rPr>
              <w:rStyle w:val="Hyperlink"/>
            </w:rPr>
            <w:t xml:space="preserve">odds ratio</w:t>
          </w:r>
        </w:ins>
      </w:hyperlink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between the treatment group (recovery</w:t>
        </w:r>
      </w:ins>
      <w:ins w:id="537" w:author="PR Preview" w:date="2026-01-01T00:00:00Z">
        <w:r>
          <w:t xml:space="preserve"> </w:t>
        </w:r>
      </w:ins>
      <w:hyperlink r:id="rId36">
        <w:ins w:id="538" w:author="PR Preview" w:date="2026-01-01T00:00:00Z">
          <w:r>
            <w:rPr>
              <w:rStyle w:val="Hyperlink"/>
            </w:rPr>
            <w:t xml:space="preserve">odds</w:t>
          </w:r>
        </w:ins>
      </w:hyperlink>
      <w:ins w:id="539" w:author="PR Preview" w:date="2026-01-01T00:00:00Z">
        <w:r>
          <w:t xml:space="preserve"> </w:t>
        </w:r>
      </w:ins>
      <m:oMath>
        <m:r>
          <m:t>2</m:t>
        </m:r>
      </m:oMath>
      <w:ins w:id="540" w:author="PR Preview" w:date="2026-01-01T00:00:00Z">
        <w:r>
          <w:t xml:space="preserve">) and the other group (recovery odds</w:t>
        </w:r>
      </w:ins>
      <w:ins w:id="54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542" w:author="PR Preview" w:date="2026-01-01T00:00:00Z">
        <w:r>
          <w:t xml:space="preserve">), since the groups are coded</w:t>
        </w:r>
      </w:ins>
      <w:ins w:id="543" w:author="PR Preview" w:date="2026-01-01T00:00:00Z">
        <w:r>
          <w:t xml:space="preserve"> </w:t>
        </w:r>
      </w:ins>
      <m:oMath>
        <m:r>
          <m:rPr>
            <m:sty m:val="p"/>
          </m:rPr>
          <m:t>±</m:t>
        </m:r>
        <m:r>
          <m:t>1</m:t>
        </m:r>
      </m:oMath>
      <w:ins w:id="544" w:author="PR Preview" w:date="2026-01-01T00:00:00Z">
        <w:r>
          <w:t xml:space="preserve">.</w:t>
        </w:r>
      </w:ins>
    </w:p>
    <w:bookmarkEnd w:id="37"/>
    <w:bookmarkEnd w:id="38"/>
    <w:bookmarkStart w:id="55" w:name="deviance"/>
    <w:p>
      <w:pPr>
        <w:pStyle w:val="Heading2"/>
      </w:pPr>
      <w:ins w:id="545" w:author="PR Preview" w:date="2026-01-01T00:00:00Z">
        <w:r>
          <w:t xml:space="preserve">3 Deviance</w:t>
        </w:r>
      </w:ins>
    </w:p>
    <w:bookmarkStart w:id="40" w:name="def-deviance"/>
    <w:p>
      <w:pPr>
        <w:pStyle w:val="FirstParagraph"/>
      </w:pPr>
      <w:ins w:id="546" w:author="PR Preview" w:date="2026-01-01T00:00:00Z">
        <w:r>
          <w:rPr>
            <w:b/>
            <w:bCs/>
          </w:rPr>
          <w:t xml:space="preserve">Definition 3 (Deviance)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The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rPr>
            <w:b/>
            <w:bCs/>
          </w:rPr>
          <w:t xml:space="preserve">deviance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of a fitted logistic regression with labels</w:t>
        </w:r>
      </w:ins>
      <w:ins w:id="55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is minus twice its maximized log-likelihood:</w:t>
        </w:r>
      </w:ins>
    </w:p>
    <w:p>
      <w:pPr>
        <w:pStyle w:val="BodyText"/>
      </w:pPr>
      <w:bookmarkStart w:id="39" w:name="eq-deviance"/>
      <w:ins w:id="556" w:author="PR Preview" w:date="2026-01-01T00:00:00Z">
        <w:r>
  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  </w:r>
      </w:ins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del w:id="557" w:author="PR Preview" w:date="2026-01-01T00:00:00Z">
        <w:r>
          <w:delText xml:space="preserve">Source: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Wikipedia contributors [3]</w:delText>
        </w:r>
      </w:del>
      <w:del w:id="560" w:author="PR Preview" w:date="2026-01-01T00:00:00Z">
        <w:r>
          <w:delText xml:space="preserve">.</w:delText>
        </w:r>
      </w:del>
    </w:p>
    <w:p>
      <w:pPr>
        <w:pStyle w:val="BodyText"/>
      </w:pPr>
      <w:del w:id="561" w:author="PR Preview" w:date="2026-01-01T00:00:00Z">
        <w:r>
          <w:rPr>
            <w:b/>
            <w:bCs/>
          </w:rPr>
          <w:delText xml:space="preserve">Example 2 (The deviance of the six-patient trial)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For the fit of</w:delText>
        </w:r>
      </w:del>
      <w:del w:id="564" w:author="PR Preview" w:date="2026-01-01T00:00:00Z">
        <w:r>
          <w:delText xml:space="preserve"> </w:delText>
        </w:r>
      </w:del>
      <w:hyperlink w:anchor="exm-logistic-regression">
        <w:del w:id="565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566" w:author="PR Preview" w:date="2026-01-01T00:00:00Z">
        <w:r>
          <w:delText xml:space="preserve">, R’s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rPr>
            <w:rStyle w:val="VerbatimChar"/>
          </w:rPr>
          <w:delText xml:space="preserve">glm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reports the deviance.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We check it against</w:delText>
        </w:r>
      </w:del>
      <w:del w:id="573" w:author="PR Preview" w:date="2026-01-01T00:00:00Z">
        <w:r>
          <w:delText xml:space="preserve"> </w:delText>
        </w:r>
      </w:del>
      <w:hyperlink w:anchor="eq-deviance">
        <w:del w:id="574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computed by hand.</w:delText>
        </w:r>
      </w:del>
    </w:p>
    <w:p>
      <w:pPr>
        <w:pStyle w:val="BodyText"/>
      </w:pPr>
      <w:ins w:id="577" w:author="PR Preview" w:date="2026-01-01T00:00:00Z">
        <w:r>
          <w:t xml:space="preserve">Source: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Wikipedia contributors [4]</w:t>
        </w:r>
      </w:ins>
      <w:ins w:id="580" w:author="PR Preview" w:date="2026-01-01T00:00:00Z">
        <w:r>
          <w:t xml:space="preserve">.</w:t>
        </w:r>
      </w:ins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ins w:id="581" w:author="PR Preview" w:date="2026-01-01T00:00:00Z">
        <w:r>
          <w:rPr>
            <w:b/>
            <w:bCs/>
          </w:rPr>
          <w:t xml:space="preserve">Example 3 (The deviance of the six-patient trial)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For the fit of</w:t>
        </w:r>
      </w:ins>
      <w:ins w:id="584" w:author="PR Preview" w:date="2026-01-01T00:00:00Z">
        <w:r>
          <w:t xml:space="preserve"> </w:t>
        </w:r>
      </w:ins>
      <w:hyperlink w:anchor="exm-logistic-regression">
        <w:ins w:id="585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586" w:author="PR Preview" w:date="2026-01-01T00:00:00Z">
        <w:r>
          <w:t xml:space="preserve">, R’s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rPr>
            <w:rStyle w:val="VerbatimChar"/>
          </w:rPr>
          <w:t xml:space="preserve">glm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reports the deviance.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We check it against</w:t>
        </w:r>
      </w:ins>
      <w:ins w:id="593" w:author="PR Preview" w:date="2026-01-01T00:00:00Z">
        <w:r>
          <w:t xml:space="preserve"> </w:t>
        </w:r>
      </w:ins>
      <w:hyperlink w:anchor="eq-deviance">
        <w:ins w:id="594" w:author="PR Preview" w:date="2026-01-01T00:00:00Z">
          <w:r>
            <w:rPr>
              <w:rStyle w:val="Hyperlink"/>
            </w:rPr>
            <w:t xml:space="preserve">Equation 3</w:t>
          </w:r>
        </w:ins>
      </w:hyperlink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computed by hand.</w:t>
        </w:r>
      </w:ins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del w:id="597" w:author="PR Preview" w:date="2026-01-01T00:00:00Z">
        <w:r>
          <w:rPr>
            <w:i/>
            <w:iCs/>
          </w:rPr>
          <w:delText xml:space="preserve">Remark 1</w:delText>
        </w:r>
      </w:del>
      <w:del w:id="598" w:author="PR Preview" w:date="2026-01-01T00:00:00Z">
        <w:r>
          <w:delText xml:space="preserve"> (Why the deviance measures a shortfall). </w:delText>
        </w:r>
      </w:del>
      <w:del w:id="599" w:author="PR Preview" w:date="2026-01-01T00:00:00Z">
        <w:r>
          <w:delText xml:space="preserve">For labels</w:delText>
        </w:r>
      </w:del>
      <w:del w:id="60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the largest log-likelihood any model can reach is</w:delText>
        </w:r>
      </w:del>
      <w:del w:id="603" w:author="PR Preview" w:date="2026-01-01T00:00:00Z">
        <w:r>
          <w:delText xml:space="preserve"> </w:delText>
        </w:r>
      </w:del>
      <m:oMath>
        <m:r>
          <m:t>0</m:t>
        </m:r>
      </m:oMath>
      <w:del w:id="604" w:author="PR Preview" w:date="2026-01-01T00:00:00Z">
        <w:r>
          <w:delText xml:space="preserve">, by giving each label probability</w:delText>
        </w:r>
      </w:del>
      <w:del w:id="605" w:author="PR Preview" w:date="2026-01-01T00:00:00Z">
        <w:r>
          <w:delText xml:space="preserve"> </w:delText>
        </w:r>
      </w:del>
      <m:oMath>
        <m:r>
          <m:t>1</m:t>
        </m:r>
      </m:oMath>
      <w:del w:id="606" w:author="PR Preview" w:date="2026-01-01T00:00:00Z">
        <w:r>
          <w:delText xml:space="preserve">.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So</w:delText>
        </w:r>
      </w:del>
      <w:del w:id="609" w:author="PR Preview" w:date="2026-01-01T00:00:00Z">
        <w:r>
          <w:delText xml:space="preserve"> </w:delText>
        </w:r>
      </w:del>
      <m:oMath>
        <m:r>
          <m:rPr>
            <m:sty m:val="p"/>
          </m:rPr>
          <m:t>dev</m:t>
        </m:r>
      </m:oMath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is twice the amount by which the maximized log-likelihood falls short of that largest value.</w:delText>
        </w:r>
      </w:del>
    </w:p>
    <w:p>
      <w:pPr>
        <w:pStyle w:val="BodyText"/>
      </w:pPr>
      <w:del w:id="612" w:author="PR Preview" w:date="2026-01-01T00:00:00Z">
        <w:r>
          <w:rPr>
            <w:b/>
            <w:bCs/>
          </w:rPr>
          <w:delText xml:space="preserve">Definition 3 (Null deviance)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The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rPr>
            <w:b/>
            <w:bCs/>
          </w:rPr>
          <w:delText xml:space="preserve">null deviance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is the</w:delText>
        </w:r>
      </w:del>
      <w:del w:id="619" w:author="PR Preview" w:date="2026-01-01T00:00:00Z">
        <w:r>
          <w:delText xml:space="preserve"> </w:delText>
        </w:r>
      </w:del>
      <w:hyperlink w:anchor="def-deviance">
        <w:del w:id="620" w:author="PR Preview" w:date="2026-01-01T00:00:00Z">
          <w:r>
            <w:rPr>
              <w:rStyle w:val="Hyperlink"/>
            </w:rPr>
            <w:delText xml:space="preserve">deviance</w:delText>
          </w:r>
        </w:del>
      </w:hyperlink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of the model with an intercept and no other predictors:</w:delText>
        </w:r>
      </w:del>
    </w:p>
    <w:p>
      <w:pPr>
        <w:pStyle w:val="BodyText"/>
      </w:pPr>
      <w:ins w:id="623" w:author="PR Preview" w:date="2026-01-01T00:00:00Z">
        <w:r>
          <w:rPr>
            <w:i/>
            <w:iCs/>
          </w:rPr>
          <w:t xml:space="preserve">Remark 2</w:t>
        </w:r>
      </w:ins>
      <w:ins w:id="624" w:author="PR Preview" w:date="2026-01-01T00:00:00Z">
        <w:r>
          <w:t xml:space="preserve"> (Why the deviance measures a shortfall). </w:t>
        </w:r>
      </w:ins>
      <w:ins w:id="625" w:author="PR Preview" w:date="2026-01-01T00:00:00Z">
        <w:r>
          <w:t xml:space="preserve">For labels</w:t>
        </w:r>
      </w:ins>
      <w:ins w:id="62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the largest log-likelihood any model can reach is</w:t>
        </w:r>
      </w:ins>
      <w:ins w:id="629" w:author="PR Preview" w:date="2026-01-01T00:00:00Z">
        <w:r>
          <w:t xml:space="preserve"> </w:t>
        </w:r>
      </w:ins>
      <m:oMath>
        <m:r>
          <m:t>0</m:t>
        </m:r>
      </m:oMath>
      <w:ins w:id="630" w:author="PR Preview" w:date="2026-01-01T00:00:00Z">
        <w:r>
          <w:t xml:space="preserve">, by giving each label probability</w:t>
        </w:r>
      </w:ins>
      <w:ins w:id="631" w:author="PR Preview" w:date="2026-01-01T00:00:00Z">
        <w:r>
          <w:t xml:space="preserve"> </w:t>
        </w:r>
      </w:ins>
      <m:oMath>
        <m:r>
          <m:t>1</m:t>
        </m:r>
      </m:oMath>
      <w:ins w:id="632" w:author="PR Preview" w:date="2026-01-01T00:00:00Z">
        <w:r>
          <w:t xml:space="preserve">.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So</w:t>
        </w:r>
      </w:ins>
      <w:ins w:id="635" w:author="PR Preview" w:date="2026-01-01T00:00:00Z">
        <w:r>
          <w:t xml:space="preserve"> </w:t>
        </w:r>
      </w:ins>
      <m:oMath>
        <m:r>
          <m:rPr>
            <m:sty m:val="p"/>
          </m:rPr>
          <m:t>dev</m:t>
        </m:r>
      </m:oMath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is twice the amount by which the maximized log-likelihood falls short of that largest value.</w:t>
        </w:r>
      </w:ins>
    </w:p>
    <w:bookmarkEnd w:id="44"/>
    <w:bookmarkStart w:id="46" w:name="def-null-deviance"/>
    <w:p>
      <w:pPr>
        <w:pStyle w:val="BodyText"/>
      </w:pPr>
      <w:ins w:id="638" w:author="PR Preview" w:date="2026-01-01T00:00:00Z">
        <w:r>
          <w:rPr>
            <w:b/>
            <w:bCs/>
          </w:rPr>
          <w:t xml:space="preserve">Definition 4 (Null deviance)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The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rPr>
            <w:b/>
            <w:bCs/>
          </w:rPr>
          <w:t xml:space="preserve">null deviance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is the</w:t>
        </w:r>
      </w:ins>
      <w:ins w:id="645" w:author="PR Preview" w:date="2026-01-01T00:00:00Z">
        <w:r>
          <w:t xml:space="preserve"> </w:t>
        </w:r>
      </w:ins>
      <w:hyperlink w:anchor="def-deviance">
        <w:ins w:id="646" w:author="PR Preview" w:date="2026-01-01T00:00:00Z">
          <w:r>
            <w:rPr>
              <w:rStyle w:val="Hyperlink"/>
            </w:rPr>
            <w:t xml:space="preserve">deviance</w:t>
          </w:r>
        </w:ins>
      </w:hyperlink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of the model with an intercept and no other predictors:</w:t>
        </w:r>
      </w:ins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del w:id="649" w:author="PR Preview" w:date="2026-01-01T00:00:00Z">
        <w:r>
          <w:rPr>
            <w:b/>
            <w:bCs/>
          </w:rPr>
          <w:delText xml:space="preserve">Example 3 (The null deviance of the six-patient trial)</w:delText>
        </w:r>
      </w:del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Three of the six patients recovered, so</w:delText>
        </w:r>
      </w:del>
      <w:del w:id="652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and</w:delText>
        </w:r>
      </w:del>
      <w:del w:id="655" w:author="PR Preview" w:date="2026-01-01T00:00:00Z">
        <w:r>
          <w:delText xml:space="preserve"> </w:delText>
        </w:r>
      </w:del>
      <w:hyperlink w:anchor="eq-null-deviance">
        <w:del w:id="656" w:author="PR Preview" w:date="2026-01-01T00:00:00Z">
          <w:r>
            <w:rPr>
              <w:rStyle w:val="Hyperlink"/>
            </w:rPr>
            <w:delText xml:space="preserve">Equation 3</w:delText>
          </w:r>
        </w:del>
      </w:hyperlink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gives</w:delText>
        </w:r>
      </w:del>
      <w:del w:id="65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del w:id="660" w:author="PR Preview" w:date="2026-01-01T00:00:00Z">
        <w:r>
          <w:delText xml:space="preserve">.</w:delText>
        </w:r>
      </w:del>
    </w:p>
    <w:p>
      <w:pPr>
        <w:pStyle w:val="BodyText"/>
      </w:pPr>
      <w:ins w:id="661" w:author="PR Preview" w:date="2026-01-01T00:00:00Z">
        <w:r>
          <w:rPr>
            <w:b/>
            <w:bCs/>
          </w:rPr>
          <w:t xml:space="preserve">Example 4 (The null deviance of the six-patient trial)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Three of the six patients recovered, so</w:t>
        </w:r>
      </w:ins>
      <w:ins w:id="66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and</w:t>
        </w:r>
      </w:ins>
      <w:ins w:id="667" w:author="PR Preview" w:date="2026-01-01T00:00:00Z">
        <w:r>
          <w:t xml:space="preserve"> </w:t>
        </w:r>
      </w:ins>
      <w:hyperlink w:anchor="eq-null-deviance">
        <w:ins w:id="668" w:author="PR Preview" w:date="2026-01-01T00:00:00Z">
          <w:r>
            <w:rPr>
              <w:rStyle w:val="Hyperlink"/>
            </w:rPr>
            <w:t xml:space="preserve">Equation 4</w:t>
          </w:r>
        </w:ins>
      </w:hyperlink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gives</w:t>
        </w:r>
      </w:ins>
      <w:ins w:id="67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ins w:id="672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del w:id="673" w:author="PR Preview" w:date="2026-01-01T00:00:00Z">
        <w:r>
          <w:rPr>
            <w:i/>
            <w:iCs/>
          </w:rPr>
          <w:delText xml:space="preserve">Remark 2</w:delText>
        </w:r>
      </w:del>
      <w:del w:id="674" w:author="PR Preview" w:date="2026-01-01T00:00:00Z">
        <w:r>
          <w:delText xml:space="preserve"> (Where the null deviance formula comes from). </w:delText>
        </w:r>
      </w:del>
      <w:del w:id="675" w:author="PR Preview" w:date="2026-01-01T00:00:00Z">
        <w:r>
          <w:delText xml:space="preserve">The intercept-only model gives every observation the same fitted probability, and the maximizing value is the overall fraction</w:delText>
        </w:r>
      </w:del>
      <w:del w:id="676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of labels equal to</w:delText>
        </w:r>
      </w:del>
      <w:del w:id="679" w:author="PR Preview" w:date="2026-01-01T00:00:00Z">
        <w:r>
          <w:delText xml:space="preserve"> </w:delText>
        </w:r>
      </w:del>
      <m:oMath>
        <m:r>
          <m:t>1</m:t>
        </m:r>
      </m:oMath>
      <w:del w:id="680" w:author="PR Preview" w:date="2026-01-01T00:00:00Z">
        <w:r>
          <w:delText xml:space="preserve">.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Substituting</w:delText>
        </w:r>
      </w:del>
      <w:del w:id="683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for each</w:delText>
        </w:r>
      </w:del>
      <w:del w:id="68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in</w:delText>
        </w:r>
      </w:del>
      <w:del w:id="689" w:author="PR Preview" w:date="2026-01-01T00:00:00Z">
        <w:r>
          <w:delText xml:space="preserve"> </w:delText>
        </w:r>
      </w:del>
      <w:hyperlink w:anchor="eq-deviance">
        <w:del w:id="690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gives</w:delText>
        </w:r>
      </w:del>
      <w:del w:id="693" w:author="PR Preview" w:date="2026-01-01T00:00:00Z">
        <w:r>
          <w:delText xml:space="preserve"> </w:delText>
        </w:r>
      </w:del>
      <w:hyperlink w:anchor="eq-null-deviance">
        <w:del w:id="694" w:author="PR Preview" w:date="2026-01-01T00:00:00Z">
          <w:r>
            <w:rPr>
              <w:rStyle w:val="Hyperlink"/>
            </w:rPr>
            <w:delText xml:space="preserve">Equation 3</w:delText>
          </w:r>
        </w:del>
      </w:hyperlink>
      <w:del w:id="695" w:author="PR Preview" w:date="2026-01-01T00:00:00Z">
        <w:r>
          <w:delText xml:space="preserve">.</w:delText>
        </w:r>
      </w:del>
    </w:p>
    <w:p>
      <w:pPr>
        <w:pStyle w:val="BodyText"/>
      </w:pPr>
      <w:del w:id="696" w:author="PR Preview" w:date="2026-01-01T00:00:00Z">
        <w:r>
          <w:rPr>
            <w:b/>
            <w:bCs/>
          </w:rPr>
          <w:delText xml:space="preserve">Theorem 1 (The drop in deviance is the likelihood ratio statistic)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Let</w:delText>
        </w:r>
      </w:del>
      <w:del w:id="69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be the</w:delText>
        </w:r>
      </w:del>
      <w:del w:id="702" w:author="PR Preview" w:date="2026-01-01T00:00:00Z">
        <w:r>
          <w:delText xml:space="preserve"> </w:delText>
        </w:r>
      </w:del>
      <w:hyperlink w:anchor="def-null-deviance">
        <w:del w:id="703" w:author="PR Preview" w:date="2026-01-01T00:00:00Z">
          <w:r>
            <w:rPr>
              <w:rStyle w:val="Hyperlink"/>
            </w:rPr>
            <w:delText xml:space="preserve">null deviance</w:delText>
          </w:r>
        </w:del>
      </w:hyperlink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and</w:delText>
        </w:r>
      </w:del>
      <w:del w:id="706" w:author="PR Preview" w:date="2026-01-01T00:00:00Z">
        <w:r>
          <w:delText xml:space="preserve"> </w:delText>
        </w:r>
      </w:del>
      <m:oMath>
        <m:r>
          <m:rPr>
            <m:sty m:val="p"/>
          </m:rPr>
          <m:t>dev</m:t>
        </m:r>
      </m:oMath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the</w:delText>
        </w:r>
      </w:del>
      <w:del w:id="709" w:author="PR Preview" w:date="2026-01-01T00:00:00Z">
        <w:r>
          <w:delText xml:space="preserve"> </w:delText>
        </w:r>
      </w:del>
      <w:hyperlink w:anchor="def-deviance">
        <w:del w:id="710" w:author="PR Preview" w:date="2026-01-01T00:00:00Z">
          <w:r>
            <w:rPr>
              <w:rStyle w:val="Hyperlink"/>
            </w:rPr>
            <w:delText xml:space="preserve">deviance</w:delText>
          </w:r>
        </w:del>
      </w:hyperlink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of a logistic regression with</w:delText>
        </w:r>
      </w:del>
      <w:del w:id="713" w:author="PR Preview" w:date="2026-01-01T00:00:00Z">
        <w:r>
          <w:delText xml:space="preserve"> </w:delText>
        </w:r>
      </w:del>
      <m:oMath>
        <m:r>
          <m:t>q</m:t>
        </m:r>
      </m:oMath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predictors besides the intercept.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Then the</w:delText>
        </w:r>
      </w:del>
      <w:del w:id="718" w:author="PR Preview" w:date="2026-01-01T00:00:00Z">
        <w:r>
          <w:delText xml:space="preserve"> </w:delText>
        </w:r>
      </w:del>
      <w:hyperlink r:id="rId49">
        <w:del w:id="719" w:author="PR Preview" w:date="2026-01-01T00:00:00Z">
          <w:r>
            <w:rPr>
              <w:rStyle w:val="Hyperlink"/>
            </w:rPr>
            <w:delText xml:space="preserve">likelihood ratio statistic</w:delText>
          </w:r>
        </w:del>
      </w:hyperlink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of</w:delText>
        </w:r>
      </w:del>
      <w:del w:id="722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723" w:author="PR Preview" w:date="2026-01-01T00:00:00Z">
        <w:r>
          <w:delText xml:space="preserve">: all</w:delText>
        </w:r>
      </w:del>
      <w:del w:id="724" w:author="PR Preview" w:date="2026-01-01T00:00:00Z">
        <w:r>
          <w:delText xml:space="preserve"> </w:delText>
        </w:r>
      </w:del>
      <m:oMath>
        <m:r>
          <m:t>q</m:t>
        </m:r>
      </m:oMath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slopes are zero is</w:delText>
        </w:r>
      </w:del>
    </w:p>
    <w:p>
      <w:pPr>
        <w:pStyle w:val="BodyText"/>
      </w:pPr>
      <w:ins w:id="727" w:author="PR Preview" w:date="2026-01-01T00:00:00Z">
        <w:r>
          <w:rPr>
            <w:i/>
            <w:iCs/>
          </w:rPr>
          <w:t xml:space="preserve">Remark 3</w:t>
        </w:r>
      </w:ins>
      <w:ins w:id="728" w:author="PR Preview" w:date="2026-01-01T00:00:00Z">
        <w:r>
          <w:t xml:space="preserve"> (Where the null deviance formula comes from). </w:t>
        </w:r>
      </w:ins>
      <w:ins w:id="729" w:author="PR Preview" w:date="2026-01-01T00:00:00Z">
        <w:r>
          <w:t xml:space="preserve">The intercept-only model gives every observation the same fitted probability, and the maximizing value is the overall fraction</w:t>
        </w:r>
      </w:ins>
      <w:ins w:id="730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of labels equal to</w:t>
        </w:r>
      </w:ins>
      <w:ins w:id="733" w:author="PR Preview" w:date="2026-01-01T00:00:00Z">
        <w:r>
          <w:t xml:space="preserve"> </w:t>
        </w:r>
      </w:ins>
      <m:oMath>
        <m:r>
          <m:t>1</m:t>
        </m:r>
      </m:oMath>
      <w:ins w:id="734" w:author="PR Preview" w:date="2026-01-01T00:00:00Z">
        <w:r>
          <w:t xml:space="preserve">.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Substituting</w:t>
        </w:r>
      </w:ins>
      <w:ins w:id="73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for each</w:t>
        </w:r>
      </w:ins>
      <w:ins w:id="74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in</w:t>
        </w:r>
      </w:ins>
      <w:ins w:id="743" w:author="PR Preview" w:date="2026-01-01T00:00:00Z">
        <w:r>
          <w:t xml:space="preserve"> </w:t>
        </w:r>
      </w:ins>
      <w:hyperlink w:anchor="eq-deviance">
        <w:ins w:id="744" w:author="PR Preview" w:date="2026-01-01T00:00:00Z">
          <w:r>
            <w:rPr>
              <w:rStyle w:val="Hyperlink"/>
            </w:rPr>
            <w:t xml:space="preserve">Equation 3</w:t>
          </w:r>
        </w:ins>
      </w:hyperlink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gives</w:t>
        </w:r>
      </w:ins>
      <w:ins w:id="747" w:author="PR Preview" w:date="2026-01-01T00:00:00Z">
        <w:r>
          <w:t xml:space="preserve"> </w:t>
        </w:r>
      </w:ins>
      <w:hyperlink w:anchor="eq-null-deviance">
        <w:ins w:id="748" w:author="PR Preview" w:date="2026-01-01T00:00:00Z">
          <w:r>
            <w:rPr>
              <w:rStyle w:val="Hyperlink"/>
            </w:rPr>
            <w:t xml:space="preserve">Equation 4</w:t>
          </w:r>
        </w:ins>
      </w:hyperlink>
      <w:ins w:id="749" w:author="PR Preview" w:date="2026-01-01T00:00:00Z">
        <w:r>
          <w:t xml:space="preserve">.</w:t>
        </w:r>
      </w:ins>
    </w:p>
    <w:bookmarkEnd w:id="48"/>
    <w:bookmarkStart w:id="50" w:name="thm-deviance-drop"/>
    <w:p>
      <w:pPr>
        <w:pStyle w:val="BodyText"/>
      </w:pPr>
      <w:ins w:id="750" w:author="PR Preview" w:date="2026-01-01T00:00:00Z">
        <w:r>
          <w:rPr>
            <w:b/>
            <w:bCs/>
          </w:rPr>
          <w:t xml:space="preserve">Theorem 2 (The drop in deviance is the likelihood ratio statistic)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Let</w:t>
        </w:r>
      </w:ins>
      <w:ins w:id="75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be the</w:t>
        </w:r>
      </w:ins>
      <w:ins w:id="756" w:author="PR Preview" w:date="2026-01-01T00:00:00Z">
        <w:r>
          <w:t xml:space="preserve"> </w:t>
        </w:r>
      </w:ins>
      <w:hyperlink w:anchor="def-null-deviance">
        <w:ins w:id="757" w:author="PR Preview" w:date="2026-01-01T00:00:00Z">
          <w:r>
            <w:rPr>
              <w:rStyle w:val="Hyperlink"/>
            </w:rPr>
            <w:t xml:space="preserve">null deviance</w:t>
          </w:r>
        </w:ins>
      </w:hyperlink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and</w:t>
        </w:r>
      </w:ins>
      <w:ins w:id="760" w:author="PR Preview" w:date="2026-01-01T00:00:00Z">
        <w:r>
          <w:t xml:space="preserve"> </w:t>
        </w:r>
      </w:ins>
      <m:oMath>
        <m:r>
          <m:rPr>
            <m:sty m:val="p"/>
          </m:rPr>
          <m:t>dev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the</w:t>
        </w:r>
      </w:ins>
      <w:ins w:id="763" w:author="PR Preview" w:date="2026-01-01T00:00:00Z">
        <w:r>
          <w:t xml:space="preserve"> </w:t>
        </w:r>
      </w:ins>
      <w:hyperlink w:anchor="def-deviance">
        <w:ins w:id="764" w:author="PR Preview" w:date="2026-01-01T00:00:00Z">
          <w:r>
            <w:rPr>
              <w:rStyle w:val="Hyperlink"/>
            </w:rPr>
            <w:t xml:space="preserve">deviance</w:t>
          </w:r>
        </w:ins>
      </w:hyperlink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of a logistic regression with</w:t>
        </w:r>
      </w:ins>
      <w:ins w:id="767" w:author="PR Preview" w:date="2026-01-01T00:00:00Z">
        <w:r>
          <w:t xml:space="preserve"> </w:t>
        </w:r>
      </w:ins>
      <m:oMath>
        <m:r>
          <m:t>q</m:t>
        </m:r>
      </m:oMath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predictors besides the intercept.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Then the</w:t>
        </w:r>
      </w:ins>
      <w:ins w:id="772" w:author="PR Preview" w:date="2026-01-01T00:00:00Z">
        <w:r>
          <w:t xml:space="preserve"> </w:t>
        </w:r>
      </w:ins>
      <w:hyperlink r:id="rId49">
        <w:ins w:id="773" w:author="PR Preview" w:date="2026-01-01T00:00:00Z">
          <w:r>
            <w:rPr>
              <w:rStyle w:val="Hyperlink"/>
            </w:rPr>
            <w:t xml:space="preserve">likelihood ratio statistic</w:t>
          </w:r>
        </w:ins>
      </w:hyperlink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of</w:t>
        </w:r>
      </w:ins>
      <w:ins w:id="77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777" w:author="PR Preview" w:date="2026-01-01T00:00:00Z">
        <w:r>
          <w:t xml:space="preserve">: all</w:t>
        </w:r>
      </w:ins>
      <w:ins w:id="778" w:author="PR Preview" w:date="2026-01-01T00:00:00Z">
        <w:r>
          <w:t xml:space="preserve"> </w:t>
        </w:r>
      </w:ins>
      <m:oMath>
        <m:r>
          <m:t>q</m:t>
        </m:r>
      </m:oMath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slopes are zero 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del w:id="781" w:author="PR Preview" w:date="2026-01-01T00:00:00Z">
        <w:r>
          <w:rPr>
            <w:b/>
            <w:bCs/>
          </w:rPr>
          <w:delText xml:space="preserve">Example 4 (The likelihood ratio statistic of the treatment effect)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In the six-patient trial,</w:delText>
        </w:r>
      </w:del>
      <w:del w:id="784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785" w:author="PR Preview" w:date="2026-01-01T00:00:00Z">
        <w:r>
          <w:delText xml:space="preserve">.</w:delText>
        </w:r>
      </w:del>
    </w:p>
    <w:p>
      <w:pPr>
        <w:pStyle w:val="BodyText"/>
      </w:pPr>
      <w:ins w:id="786" w:author="PR Preview" w:date="2026-01-01T00:00:00Z">
        <w:r>
          <w:rPr>
            <w:b/>
            <w:bCs/>
          </w:rPr>
          <w:t xml:space="preserve">Example 5 (The likelihood ratio statistic of the treatment effect)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In the six-patient trial,</w:t>
        </w:r>
      </w:ins>
      <w:ins w:id="789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790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del w:id="791" w:author="PR Preview" w:date="2026-01-01T00:00:00Z">
        <w:r>
          <w:rPr>
            <w:i/>
            <w:iCs/>
          </w:rPr>
          <w:delText xml:space="preserve">Proof</w:delText>
        </w:r>
      </w:del>
      <w:del w:id="792" w:author="PR Preview" w:date="2026-01-01T00:00:00Z">
        <w:r>
          <w:delText xml:space="preserve">. </w:delText>
        </w:r>
      </w:del>
      <w:del w:id="793" w:author="PR Preview" w:date="2026-01-01T00:00:00Z">
        <w:r>
          <w:delText xml:space="preserve">By</w:delText>
        </w:r>
      </w:del>
      <w:del w:id="794" w:author="PR Preview" w:date="2026-01-01T00:00:00Z">
        <w:r>
          <w:delText xml:space="preserve"> </w:delText>
        </w:r>
      </w:del>
      <w:hyperlink w:anchor="thm-deviance-drop">
        <w:del w:id="795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the drop in deviance is the likelihood ratio statistic of</w:delText>
        </w:r>
      </w:del>
      <w:del w:id="798" w:author="PR Preview" w:date="2026-01-01T00:00:00Z">
        <w:r>
          <w:delText xml:space="preserve"> </w:delText>
        </w:r>
      </w:del>
      <m:oMath>
        <m:r>
          <m:t>q</m:t>
        </m:r>
      </m:oMath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constraints, and</w:delText>
        </w:r>
      </w:del>
      <w:del w:id="801" w:author="PR Preview" w:date="2026-01-01T00:00:00Z">
        <w:r>
          <w:delText xml:space="preserve"> </w:delText>
        </w:r>
      </w:del>
      <w:hyperlink r:id="rId52">
        <w:del w:id="802" w:author="PR Preview" w:date="2026-01-01T00:00:00Z">
          <w:r>
            <w:rPr>
              <w:rStyle w:val="Hyperlink"/>
            </w:rPr>
            <w:delText xml:space="preserve">Wilks’ theorem</w:delText>
          </w:r>
        </w:del>
      </w:hyperlink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gives its approximate distribution.</w:delText>
        </w:r>
      </w:del>
    </w:p>
    <w:p>
      <w:pPr>
        <w:pStyle w:val="BodyText"/>
      </w:pPr>
      <w:del w:id="805" w:author="PR Preview" w:date="2026-01-01T00:00:00Z">
        <w:r>
          <w:rPr>
            <w:b/>
            <w:bCs/>
          </w:rPr>
          <w:delText xml:space="preserve">Example 5 (Testing the treatment effect)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For the statistic of</w:delText>
        </w:r>
      </w:del>
      <w:del w:id="808" w:author="PR Preview" w:date="2026-01-01T00:00:00Z">
        <w:r>
          <w:delText xml:space="preserve"> </w:delText>
        </w:r>
      </w:del>
      <w:hyperlink w:anchor="exm-deviance-drop">
        <w:del w:id="809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810" w:author="PR Preview" w:date="2026-01-01T00:00:00Z">
        <w:r>
          <w:delText xml:space="preserve">, the p-value comes from the chi-square distribution with</w:delText>
        </w:r>
      </w:del>
      <w:del w:id="811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degree of freedom.</w:delText>
        </w:r>
      </w:del>
    </w:p>
    <w:p>
      <w:pPr>
        <w:pStyle w:val="BodyText"/>
      </w:pPr>
      <w:ins w:id="814" w:author="PR Preview" w:date="2026-01-01T00:00:00Z">
        <w:r>
          <w:rPr>
            <w:i/>
            <w:iCs/>
          </w:rPr>
          <w:t xml:space="preserve">Proof</w:t>
        </w:r>
      </w:ins>
      <w:ins w:id="815" w:author="PR Preview" w:date="2026-01-01T00:00:00Z">
        <w:r>
          <w:t xml:space="preserve">. </w:t>
        </w:r>
      </w:ins>
      <w:ins w:id="816" w:author="PR Preview" w:date="2026-01-01T00:00:00Z">
        <w:r>
          <w:t xml:space="preserve">By</w:t>
        </w:r>
      </w:ins>
      <w:ins w:id="817" w:author="PR Preview" w:date="2026-01-01T00:00:00Z">
        <w:r>
          <w:t xml:space="preserve"> </w:t>
        </w:r>
      </w:ins>
      <w:hyperlink w:anchor="thm-deviance-drop">
        <w:ins w:id="818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the drop in deviance is the likelihood ratio statistic of</w:t>
        </w:r>
      </w:ins>
      <w:ins w:id="821" w:author="PR Preview" w:date="2026-01-01T00:00:00Z">
        <w:r>
          <w:t xml:space="preserve"> </w:t>
        </w:r>
      </w:ins>
      <m:oMath>
        <m:r>
          <m:t>q</m:t>
        </m:r>
      </m:oMath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constraints, and</w:t>
        </w:r>
      </w:ins>
      <w:ins w:id="824" w:author="PR Preview" w:date="2026-01-01T00:00:00Z">
        <w:r>
          <w:t xml:space="preserve"> </w:t>
        </w:r>
      </w:ins>
      <w:hyperlink r:id="rId52">
        <w:ins w:id="825" w:author="PR Preview" w:date="2026-01-01T00:00:00Z">
          <w:r>
            <w:rPr>
              <w:rStyle w:val="Hyperlink"/>
            </w:rPr>
            <w:t xml:space="preserve">Wilks’ theorem</w:t>
          </w:r>
        </w:ins>
      </w:hyperlink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gives its approximate distribution.</w:t>
        </w:r>
      </w:ins>
    </w:p>
    <w:bookmarkStart w:id="54" w:name="exm-deviance-drop-distribution"/>
    <w:p>
      <w:pPr>
        <w:pStyle w:val="BodyText"/>
      </w:pPr>
      <w:ins w:id="828" w:author="PR Preview" w:date="2026-01-01T00:00:00Z">
        <w:r>
          <w:rPr>
            <w:b/>
            <w:bCs/>
          </w:rPr>
          <w:t xml:space="preserve">Example 6 (Testing the treatment effect)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For the statistic of</w:t>
        </w:r>
      </w:ins>
      <w:ins w:id="831" w:author="PR Preview" w:date="2026-01-01T00:00:00Z">
        <w:r>
          <w:t xml:space="preserve"> </w:t>
        </w:r>
      </w:ins>
      <w:hyperlink w:anchor="exm-deviance-drop">
        <w:ins w:id="832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833" w:author="PR Preview" w:date="2026-01-01T00:00:00Z">
        <w:r>
          <w:t xml:space="preserve">, the p-value comes from the chi-square distribution with</w:t>
        </w:r>
      </w:ins>
      <w:ins w:id="83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degree of freedom.</w:t>
        </w:r>
      </w:ins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del w:id="837" w:author="PR Preview" w:date="2026-01-01T00:00:00Z">
        <w:r>
          <w:delText xml:space="preserve">3 Covariate patterns and the saturated model</w:delText>
        </w:r>
      </w:del>
    </w:p>
    <w:p>
      <w:pPr>
        <w:pStyle w:val="FirstParagraph"/>
      </w:pPr>
      <w:del w:id="838" w:author="PR Preview" w:date="2026-01-01T00:00:00Z">
        <w:r>
          <w:rPr>
            <w:b/>
            <w:bCs/>
          </w:rPr>
          <w:delText xml:space="preserve">Definition 4 (Covariate pattern)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A</w:delText>
        </w:r>
      </w:del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rPr>
            <w:b/>
            <w:bCs/>
          </w:rPr>
          <w:delText xml:space="preserve">covariate pattern</w:delText>
        </w:r>
      </w:del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is a distinct value of the predictor vector among the observations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$\mathord{\smash[b]{\underset{\raise.3ex\hbox{$\scriptstyle\sim$}}{x}}\vphantom{x}}_1, \dots, \mathord{\smash[b]{\underset{\raise.3ex\hbox{$\scriptstyle\sim$}}{x}}\vphantom{x}}_n$</w:delText>
        </w:r>
      </w:del>
      <w:del w:id="847" w:author="PR Preview" w:date="2026-01-01T00:00:00Z">
        <w:r>
          <w:delText xml:space="preserve">.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The</w:delText>
        </w:r>
      </w:del>
      <w:del w:id="850" w:author="PR Preview" w:date="2026-01-01T00:00:00Z">
        <w:r>
          <w:delText xml:space="preserve"> </w:delText>
        </w:r>
      </w:del>
      <m:oMath>
        <m:r>
          <m:t>K</m:t>
        </m:r>
      </m:oMath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distinct values are written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$\mathord{\smash[b]{\underset{\raise.3ex\hbox{$\scriptstyle\sim$}}{x}}\vphantom{x}}^{(1)}, \dots, \mathord{\smash[b]{\underset{\raise.3ex\hbox{$\scriptstyle\sim$}}{x}}\vphantom{x}}^{(K)}$</w:delText>
        </w:r>
      </w:del>
      <w:del w:id="855" w:author="PR Preview" w:date="2026-01-01T00:00:00Z">
        <w:r>
          <w:delText xml:space="preserve">, so</w:delText>
        </w:r>
      </w:del>
      <w:del w:id="85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≤</m:t>
        </m:r>
        <m:r>
          <m:t>n</m:t>
        </m:r>
      </m:oMath>
      <w:del w:id="857" w:author="PR Preview" w:date="2026-01-01T00:00:00Z">
        <w:r>
          <w:delText xml:space="preserve">.</w:delText>
        </w:r>
      </w:del>
    </w:p>
    <w:p>
      <w:pPr>
        <w:pStyle w:val="BodyText"/>
      </w:pPr>
      <w:del w:id="858" w:author="PR Preview" w:date="2026-01-01T00:00:00Z">
        <w:r>
          <w:rPr>
            <w:b/>
            <w:bCs/>
          </w:rPr>
          <w:delText xml:space="preserve">Definition 5 (Replicates)</w:delText>
        </w:r>
      </w:del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The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rPr>
            <w:b/>
            <w:bCs/>
          </w:rPr>
          <w:delText xml:space="preserve">replicates</w:delText>
        </w:r>
      </w:del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of the</w:delText>
        </w:r>
      </w:del>
      <w:del w:id="865" w:author="PR Preview" w:date="2026-01-01T00:00:00Z">
        <w:r>
          <w:delText xml:space="preserve"> </w:delText>
        </w:r>
      </w:del>
      <w:hyperlink w:anchor="def-covariate-pattern">
        <w:del w:id="866" w:author="PR Preview" w:date="2026-01-01T00:00:00Z">
          <w:r>
            <w:rPr>
              <w:rStyle w:val="Hyperlink"/>
            </w:rPr>
            <w:delText xml:space="preserve">covariate pattern</w:delText>
          </w:r>
        </w:del>
      </w:hyperlink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$\mathord{\smash[b]{\underset{\raise.3ex\hbox{$\scriptstyle\sim$}}{x}}\vphantom{x}}^{(k)}$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are the observations</w:delText>
        </w:r>
      </w:del>
      <w:del w:id="871" w:author="PR Preview" w:date="2026-01-01T00:00:00Z">
        <w:r>
          <w:delText xml:space="preserve"> </w:delText>
        </w:r>
      </w:del>
      <m:oMath>
        <m:r>
          <m:t>i</m:t>
        </m:r>
      </m:oMath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with</w:delText>
        </w:r>
      </w:del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$\mathord{\smash[b]{\underset{\raise.3ex\hbox{$\scriptstyle\sim$}}{x}}\vphantom{x}}_i= \mathord{\smash[b]{\underset{\raise.3ex\hbox{$\scriptstyle\sim$}}{x}}\vphantom{x}}^{(k)}$</w:delText>
        </w:r>
      </w:del>
      <w:del w:id="876" w:author="PR Preview" w:date="2026-01-01T00:00:00Z">
        <w:r>
          <w:delText xml:space="preserve">.</w:delText>
        </w:r>
      </w:del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Their number is written</w:delText>
        </w:r>
      </w:del>
      <w:del w:id="879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k</m:t>
            </m:r>
          </m:sub>
        </m:sSub>
      </m:oMath>
      <w:del w:id="880" w:author="PR Preview" w:date="2026-01-01T00:00:00Z">
        <w:r>
          <w:delText xml:space="preserve">, so</w:delText>
        </w:r>
      </w:del>
      <w:del w:id="88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del w:id="882" w:author="PR Preview" w:date="2026-01-01T00:00:00Z">
        <w:r>
          <w:delText xml:space="preserve">.</w:delText>
        </w:r>
      </w:del>
    </w:p>
    <w:p>
      <w:pPr>
        <w:pStyle w:val="BodyText"/>
      </w:pPr>
      <w:del w:id="883" w:author="PR Preview" w:date="2026-01-01T00:00:00Z">
        <w:r>
          <w:rPr>
            <w:b/>
            <w:bCs/>
          </w:rPr>
          <w:delText xml:space="preserve">Definition 6 (Events at a covariate pattern)</w:delText>
        </w:r>
      </w:del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The number of</w:delText>
        </w:r>
      </w:del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rPr>
            <w:b/>
            <w:bCs/>
          </w:rPr>
          <w:delText xml:space="preserve">events</w:delText>
        </w:r>
      </w:del>
      <w:del w:id="888" w:author="PR Preview" w:date="2026-01-01T00:00:00Z">
        <w:r>
          <w:delText xml:space="preserve"> </w:delText>
        </w:r>
      </w:del>
      <w:del w:id="889" w:author="PR Preview" w:date="2026-01-01T00:00:00Z">
        <w:r>
          <w:delText xml:space="preserve">at the</w:delText>
        </w:r>
      </w:del>
      <w:del w:id="890" w:author="PR Preview" w:date="2026-01-01T00:00:00Z">
        <w:r>
          <w:delText xml:space="preserve"> </w:delText>
        </w:r>
      </w:del>
      <w:hyperlink w:anchor="def-covariate-pattern">
        <w:del w:id="891" w:author="PR Preview" w:date="2026-01-01T00:00:00Z">
          <w:r>
            <w:rPr>
              <w:rStyle w:val="Hyperlink"/>
            </w:rPr>
            <w:delText xml:space="preserve">covariate pattern</w:delText>
          </w:r>
        </w:del>
      </w:hyperlink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$\mathord{\smash[b]{\underset{\raise.3ex\hbox{$\scriptstyle\sim$}}{x}}\vphantom{x}}^{(k)}$</w:delText>
        </w:r>
      </w:del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delText xml:space="preserve">is the sum of the binary outcomes over its</w:delText>
        </w:r>
      </w:del>
      <w:del w:id="896" w:author="PR Preview" w:date="2026-01-01T00:00:00Z">
        <w:r>
          <w:delText xml:space="preserve"> </w:delText>
        </w:r>
      </w:del>
      <w:hyperlink w:anchor="def-replicates">
        <w:del w:id="897" w:author="PR Preview" w:date="2026-01-01T00:00:00Z">
          <w:r>
            <w:rPr>
              <w:rStyle w:val="Hyperlink"/>
            </w:rPr>
            <w:delText xml:space="preserve">replicates</w:delText>
          </w:r>
        </w:del>
      </w:hyperlink>
      <w:del w:id="898" w:author="PR Preview" w:date="2026-01-01T00:00:00Z">
        <w:r>
          <w:delText xml:space="preserve">:</w:delText>
        </w:r>
      </w:del>
    </w:p>
    <w:p>
      <w:pPr>
        <w:pStyle w:val="Heading2"/>
      </w:pPr>
      <w:ins w:id="899" w:author="PR Preview" w:date="2026-01-01T00:00:00Z">
        <w:r>
          <w:t xml:space="preserve">4 Covariate patterns and the saturated model</w:t>
        </w:r>
      </w:ins>
    </w:p>
    <w:bookmarkStart w:id="56" w:name="def-covariate-pattern"/>
    <w:p>
      <w:pPr>
        <w:pStyle w:val="FirstParagraph"/>
      </w:pPr>
      <w:ins w:id="900" w:author="PR Preview" w:date="2026-01-01T00:00:00Z">
        <w:r>
          <w:rPr>
            <w:b/>
            <w:bCs/>
          </w:rPr>
          <w:t xml:space="preserve">Definition 5 (Covariate pattern)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A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rPr>
            <w:b/>
            <w:bCs/>
          </w:rPr>
          <w:t xml:space="preserve">covariate pattern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is a distinct value of the predictor vector among the observations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$\mathord{\smash[b]{\underset{\raise.3ex\hbox{$\scriptstyle\sim$}}{x}}\vphantom{x}}_1, \dots, \mathord{\smash[b]{\underset{\raise.3ex\hbox{$\scriptstyle\sim$}}{x}}\vphantom{x}}_n$</w:t>
        </w:r>
      </w:ins>
      <w:ins w:id="909" w:author="PR Preview" w:date="2026-01-01T00:00:00Z">
        <w:r>
          <w:t xml:space="preserve">.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The</w:t>
        </w:r>
      </w:ins>
      <w:ins w:id="912" w:author="PR Preview" w:date="2026-01-01T00:00:00Z">
        <w:r>
          <w:t xml:space="preserve"> </w:t>
        </w:r>
      </w:ins>
      <m:oMath>
        <m:r>
          <m:t>K</m:t>
        </m:r>
      </m:oMath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distinct values are written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$\mathord{\smash[b]{\underset{\raise.3ex\hbox{$\scriptstyle\sim$}}{x}}\vphantom{x}}^{(1)}, \dots, \mathord{\smash[b]{\underset{\raise.3ex\hbox{$\scriptstyle\sim$}}{x}}\vphantom{x}}^{(K)}$</w:t>
        </w:r>
      </w:ins>
      <w:ins w:id="917" w:author="PR Preview" w:date="2026-01-01T00:00:00Z">
        <w:r>
          <w:t xml:space="preserve">, so</w:t>
        </w:r>
      </w:ins>
      <w:ins w:id="91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≤</m:t>
        </m:r>
        <m:r>
          <m:t>n</m:t>
        </m:r>
      </m:oMath>
      <w:ins w:id="919" w:author="PR Preview" w:date="2026-01-01T00:00:00Z">
        <w:r>
          <w:t xml:space="preserve">.</w:t>
        </w:r>
      </w:ins>
    </w:p>
    <w:bookmarkEnd w:id="56"/>
    <w:bookmarkStart w:id="57" w:name="def-replicates"/>
    <w:p>
      <w:pPr>
        <w:pStyle w:val="BodyText"/>
      </w:pPr>
      <w:ins w:id="920" w:author="PR Preview" w:date="2026-01-01T00:00:00Z">
        <w:r>
          <w:rPr>
            <w:b/>
            <w:bCs/>
          </w:rPr>
          <w:t xml:space="preserve">Definition 6 (Replicates)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The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rPr>
            <w:b/>
            <w:bCs/>
          </w:rPr>
          <w:t xml:space="preserve">replicates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of the</w:t>
        </w:r>
      </w:ins>
      <w:ins w:id="927" w:author="PR Preview" w:date="2026-01-01T00:00:00Z">
        <w:r>
          <w:t xml:space="preserve"> </w:t>
        </w:r>
      </w:ins>
      <w:hyperlink w:anchor="def-covariate-pattern">
        <w:ins w:id="928" w:author="PR Preview" w:date="2026-01-01T00:00:00Z">
          <w:r>
            <w:rPr>
              <w:rStyle w:val="Hyperlink"/>
            </w:rPr>
            <w:t xml:space="preserve">covariate pattern</w:t>
          </w:r>
        </w:ins>
      </w:hyperlink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$\mathord{\smash[b]{\underset{\raise.3ex\hbox{$\scriptstyle\sim$}}{x}}\vphantom{x}}^{(k)}$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are the observations</w:t>
        </w:r>
      </w:ins>
      <w:ins w:id="933" w:author="PR Preview" w:date="2026-01-01T00:00:00Z">
        <w:r>
          <w:t xml:space="preserve"> </w:t>
        </w:r>
      </w:ins>
      <m:oMath>
        <m:r>
          <m:t>i</m:t>
        </m:r>
      </m:oMath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with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$\mathord{\smash[b]{\underset{\raise.3ex\hbox{$\scriptstyle\sim$}}{x}}\vphantom{x}}_i= \mathord{\smash[b]{\underset{\raise.3ex\hbox{$\scriptstyle\sim$}}{x}}\vphantom{x}}^{(k)}$</w:t>
        </w:r>
      </w:ins>
      <w:ins w:id="938" w:author="PR Preview" w:date="2026-01-01T00:00:00Z">
        <w:r>
          <w:t xml:space="preserve">.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Their number is written</w:t>
        </w:r>
      </w:ins>
      <w:ins w:id="941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k</m:t>
            </m:r>
          </m:sub>
        </m:sSub>
      </m:oMath>
      <w:ins w:id="942" w:author="PR Preview" w:date="2026-01-01T00:00:00Z">
        <w:r>
          <w:t xml:space="preserve">, so</w:t>
        </w:r>
      </w:ins>
      <w:ins w:id="94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ins w:id="944" w:author="PR Preview" w:date="2026-01-01T00:00:00Z">
        <w:r>
          <w:t xml:space="preserve">.</w:t>
        </w:r>
      </w:ins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ins w:id="945" w:author="PR Preview" w:date="2026-01-01T00:00:00Z">
        <w:r>
          <w:rPr>
            <w:b/>
            <w:bCs/>
          </w:rPr>
          <w:t xml:space="preserve">Definition 7 (Events at a covariate pattern)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The number of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rPr>
            <w:b/>
            <w:bCs/>
          </w:rPr>
          <w:t xml:space="preserve">events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at the</w:t>
        </w:r>
      </w:ins>
      <w:ins w:id="952" w:author="PR Preview" w:date="2026-01-01T00:00:00Z">
        <w:r>
          <w:t xml:space="preserve"> </w:t>
        </w:r>
      </w:ins>
      <w:hyperlink w:anchor="def-covariate-pattern">
        <w:ins w:id="953" w:author="PR Preview" w:date="2026-01-01T00:00:00Z">
          <w:r>
            <w:rPr>
              <w:rStyle w:val="Hyperlink"/>
            </w:rPr>
            <w:t xml:space="preserve">covariate pattern</w:t>
          </w:r>
        </w:ins>
      </w:hyperlink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$\mathord{\smash[b]{\underset{\raise.3ex\hbox{$\scriptstyle\sim$}}{x}}\vphantom{x}}^{(k)}$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is the sum of the binary outcomes over its</w:t>
        </w:r>
      </w:ins>
      <w:ins w:id="958" w:author="PR Preview" w:date="2026-01-01T00:00:00Z">
        <w:r>
          <w:t xml:space="preserve"> </w:t>
        </w:r>
      </w:ins>
      <w:hyperlink w:anchor="def-replicates">
        <w:ins w:id="959" w:author="PR Preview" w:date="2026-01-01T00:00:00Z">
          <w:r>
            <w:rPr>
              <w:rStyle w:val="Hyperlink"/>
            </w:rPr>
            <w:t xml:space="preserve">replicates</w:t>
          </w:r>
        </w:ins>
      </w:hyperlink>
      <w:ins w:id="960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del w:id="961" w:author="PR Preview" w:date="2026-01-01T00:00:00Z">
        <w:r>
          <w:rPr>
            <w:b/>
            <w:bCs/>
          </w:rPr>
          <w:delText xml:space="preserve">Example 6 (Covariate patterns in the low-birth-weight data)</w:delText>
        </w:r>
      </w:del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The</w:delText>
        </w:r>
      </w:del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rPr>
            <w:rStyle w:val="VerbatimChar"/>
          </w:rPr>
          <w:delText xml:space="preserve">birthwt</w:delText>
        </w:r>
      </w:del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data record whether each of 189 babies had low birth weight</w:delText>
        </w:r>
      </w:del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(</w:delText>
        </w:r>
      </w:del>
      <w:del w:id="970" w:author="PR Preview" w:date="2026-01-01T00:00:00Z">
        <w:r>
          <w:rPr>
            <w:rStyle w:val="VerbatimChar"/>
          </w:rPr>
          <w:delText xml:space="preserve">low = 1</w:delText>
        </w:r>
      </w:del>
      <w:del w:id="971" w:author="PR Preview" w:date="2026-01-01T00:00:00Z">
        <w:r>
          <w:delText xml:space="preserve">, under 2.5 kg), along with the mother’s smoking status and race, among other predictors</w:delText>
        </w:r>
      </w:del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[7]</w:delText>
        </w:r>
      </w:del>
      <w:del w:id="974" w:author="PR Preview" w:date="2026-01-01T00:00:00Z">
        <w:r>
          <w:delText xml:space="preserve">.</w:delText>
        </w:r>
      </w:del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Take</w:delText>
        </w:r>
      </w:del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rPr>
            <w:rStyle w:val="VerbatimChar"/>
          </w:rPr>
          <w:delText xml:space="preserve">smoke</w:delText>
        </w:r>
      </w:del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(0 or 1) and</w:delText>
        </w:r>
      </w:del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rPr>
            <w:rStyle w:val="VerbatimChar"/>
          </w:rPr>
          <w:delText xml:space="preserve">race</w:delText>
        </w:r>
      </w:del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(1, 2 or 3) as the predictors.</w:delText>
        </w:r>
      </w:del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Counting the distinct pairs, and the babies and low-weight births at each, gives one row per</w:delText>
        </w:r>
      </w:del>
      <w:del w:id="987" w:author="PR Preview" w:date="2026-01-01T00:00:00Z">
        <w:r>
          <w:delText xml:space="preserve"> </w:delText>
        </w:r>
      </w:del>
      <w:hyperlink w:anchor="def-covariate-pattern">
        <w:del w:id="988" w:author="PR Preview" w:date="2026-01-01T00:00:00Z">
          <w:r>
            <w:rPr>
              <w:rStyle w:val="Hyperlink"/>
            </w:rPr>
            <w:delText xml:space="preserve">covariate pattern</w:delText>
          </w:r>
        </w:del>
      </w:hyperlink>
      <w:del w:id="989" w:author="PR Preview" w:date="2026-01-01T00:00:00Z">
        <w:r>
          <w:delText xml:space="preserve">.</w:delText>
        </w:r>
      </w:del>
    </w:p>
    <w:p>
      <w:pPr>
        <w:pStyle w:val="BodyText"/>
      </w:pPr>
      <w:ins w:id="990" w:author="PR Preview" w:date="2026-01-01T00:00:00Z">
        <w:r>
          <w:rPr>
            <w:b/>
            <w:bCs/>
          </w:rPr>
          <w:t xml:space="preserve">Example 7 (Covariate patterns in the low-birth-weight data)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The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rPr>
            <w:rStyle w:val="VerbatimChar"/>
          </w:rPr>
          <w:t xml:space="preserve">birthwt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data record whether each of 189 babies had low birth weight</w:t>
        </w:r>
      </w:ins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(</w:t>
        </w:r>
      </w:ins>
      <w:ins w:id="999" w:author="PR Preview" w:date="2026-01-01T00:00:00Z">
        <w:r>
          <w:rPr>
            <w:rStyle w:val="VerbatimChar"/>
          </w:rPr>
          <w:t xml:space="preserve">low = 1</w:t>
        </w:r>
      </w:ins>
      <w:ins w:id="1000" w:author="PR Preview" w:date="2026-01-01T00:00:00Z">
        <w:r>
          <w:t xml:space="preserve">, under 2.5 kg), along with the mother’s smoking status and race, among other predictors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[8]</w:t>
        </w:r>
      </w:ins>
      <w:ins w:id="1003" w:author="PR Preview" w:date="2026-01-01T00:00:00Z">
        <w:r>
          <w:t xml:space="preserve">.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Take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rPr>
            <w:rStyle w:val="VerbatimChar"/>
          </w:rPr>
          <w:t xml:space="preserve">smoke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(0 or 1) and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rPr>
            <w:rStyle w:val="VerbatimChar"/>
          </w:rPr>
          <w:t xml:space="preserve">race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(1, 2 or 3) as the predictors.</w:t>
        </w:r>
      </w:ins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Counting the distinct pairs, and the babies and low-weight births at each, gives one row per</w:t>
        </w:r>
      </w:ins>
      <w:ins w:id="1016" w:author="PR Preview" w:date="2026-01-01T00:00:00Z">
        <w:r>
          <w:t xml:space="preserve"> </w:t>
        </w:r>
      </w:ins>
      <w:hyperlink w:anchor="def-covariate-pattern">
        <w:ins w:id="1017" w:author="PR Preview" w:date="2026-01-01T00:00:00Z">
          <w:r>
            <w:rPr>
              <w:rStyle w:val="Hyperlink"/>
            </w:rPr>
            <w:t xml:space="preserve">covariate pattern</w:t>
          </w:r>
        </w:ins>
      </w:hyperlink>
      <w:ins w:id="1018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del w:id="1019" w:author="PR Preview" w:date="2026-01-01T00:00:00Z">
        <w:r>
          <w:rPr>
            <w:b/>
            <w:bCs/>
          </w:rPr>
          <w:delText xml:space="preserve">Definition 7 (Saturated model (full model, maximal model))</w:delText>
        </w:r>
      </w:del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The</w:delText>
        </w:r>
      </w:del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rPr>
            <w:b/>
            <w:bCs/>
          </w:rPr>
          <w:delText xml:space="preserve">saturated model</w:delText>
        </w:r>
      </w:del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(also called the</w:delText>
        </w:r>
      </w:del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rPr>
            <w:b/>
            <w:bCs/>
          </w:rPr>
          <w:delText xml:space="preserve">full model</w:delText>
        </w:r>
      </w:del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or</w:delText>
        </w:r>
      </w:del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rPr>
            <w:b/>
            <w:bCs/>
          </w:rPr>
          <w:delText xml:space="preserve">maximal model</w:delText>
        </w:r>
      </w:del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[6, Sec. 5.5]</w:delText>
        </w:r>
      </w:del>
      <w:del w:id="1034" w:author="PR Preview" w:date="2026-01-01T00:00:00Z">
        <w:r>
          <w:delText xml:space="preserve">) for binary outcomes gives each pattern its own free event</w:delText>
        </w:r>
      </w:del>
      <w:del w:id="1035" w:author="PR Preview" w:date="2026-01-01T00:00:00Z">
        <w:r>
          <w:delText xml:space="preserve"> </w:delText>
        </w:r>
      </w:del>
      <w:hyperlink r:id="rId22">
        <w:del w:id="1036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1037" w:author="PR Preview" w:date="2026-01-01T00:00:00Z">
        <w:r>
          <w:delText xml:space="preserve">:</w:delText>
        </w:r>
      </w:del>
    </w:p>
    <w:p>
      <w:pPr>
        <w:pStyle w:val="BodyText"/>
      </w:pPr>
      <w:bookmarkStart w:id="40" w:name="eq-saturated-model"/>
      <w:del w:id="1038" w:author="PR Preview" w:date="2026-01-01T00:00:00Z">
        <w:r>
          <w:delTex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delText>
        </w:r>
      </w:del>
      <w:bookmarkEnd w:id="40"/>
    </w:p>
    <w:p>
      <w:pPr>
        <w:pStyle w:val="BodyText"/>
      </w:pPr>
      <w:ins w:id="1039" w:author="PR Preview" w:date="2026-01-01T00:00:00Z">
        <w:r>
          <w:rPr>
            <w:b/>
            <w:bCs/>
          </w:rPr>
          <w:t xml:space="preserve">Definition 8 (Saturated model (full model, maximal model))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The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rPr>
            <w:b/>
            <w:bCs/>
          </w:rPr>
          <w:t xml:space="preserve">saturated model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(also called the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rPr>
            <w:b/>
            <w:bCs/>
          </w:rPr>
          <w:t xml:space="preserve">full model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or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rPr>
            <w:b/>
            <w:bCs/>
          </w:rPr>
          <w:t xml:space="preserve">maximal model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[7, Sec. 5.5]</w:t>
        </w:r>
      </w:ins>
      <w:ins w:id="1054" w:author="PR Preview" w:date="2026-01-01T00:00:00Z">
        <w:r>
          <w:t xml:space="preserve">) for binary outcomes gives each pattern its own free event</w:t>
        </w:r>
      </w:ins>
      <w:ins w:id="1055" w:author="PR Preview" w:date="2026-01-01T00:00:00Z">
        <w:r>
          <w:t xml:space="preserve"> </w:t>
        </w:r>
      </w:ins>
      <w:hyperlink r:id="rId22">
        <w:ins w:id="1056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057" w:author="PR Preview" w:date="2026-01-01T00:00:00Z">
        <w:r>
          <w:t xml:space="preserve">:</w:t>
        </w:r>
      </w:ins>
    </w:p>
    <w:p>
      <w:pPr>
        <w:pStyle w:val="BodyText"/>
      </w:pPr>
      <w:bookmarkStart w:id="62" w:name="eq-saturated-model"/>
      <w:ins w:id="1058" w:author="PR Preview" w:date="2026-01-01T00:00:00Z">
        <w:r>
  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  </w:r>
      </w:ins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del w:id="1059" w:author="PR Preview" w:date="2026-01-01T00:00:00Z">
        <w:r>
          <w:delText xml:space="preserve">Source:</w:delText>
        </w:r>
      </w:del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Wikipedia contributors [8]</w:delText>
        </w:r>
      </w:del>
      <w:del w:id="1062" w:author="PR Preview" w:date="2026-01-01T00:00:00Z">
        <w:r>
          <w:delText xml:space="preserve">.</w:delText>
        </w:r>
      </w:del>
    </w:p>
    <w:p>
      <w:pPr>
        <w:pStyle w:val="BodyText"/>
      </w:pPr>
      <w:del w:id="1063" w:author="PR Preview" w:date="2026-01-01T00:00:00Z">
        <w:r>
          <w:rPr>
            <w:b/>
            <w:bCs/>
          </w:rPr>
          <w:delText xml:space="preserve">Theorem 2 (The saturated model fits each pattern’s observed proportion)</w:delText>
        </w:r>
      </w:del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The maximum likelihood estimate of</w:delText>
        </w:r>
      </w:del>
      <w:del w:id="1066" w:author="PR Preview" w:date="2026-01-01T00:00:00Z">
        <w:r>
          <w:delText xml:space="preserve"> </w:delText>
        </w:r>
      </w:del>
      <m:oMath>
        <m:sSub>
          <m:e>
            <m:r>
              <m:t>π</m:t>
            </m:r>
          </m:e>
          <m:sub>
            <m:r>
              <m:t>k</m:t>
            </m:r>
          </m:sub>
        </m:sSub>
      </m:oMath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in the</w:delText>
        </w:r>
      </w:del>
      <w:del w:id="1069" w:author="PR Preview" w:date="2026-01-01T00:00:00Z">
        <w:r>
          <w:delText xml:space="preserve"> </w:delText>
        </w:r>
      </w:del>
      <w:hyperlink w:anchor="def-saturated-model">
        <w:del w:id="1070" w:author="PR Preview" w:date="2026-01-01T00:00:00Z">
          <w:r>
            <w:rPr>
              <w:rStyle w:val="Hyperlink"/>
            </w:rPr>
            <w:delText xml:space="preserve">saturated model</w:delText>
          </w:r>
        </w:del>
      </w:hyperlink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is the observed proportion of</w:delText>
        </w:r>
      </w:del>
      <w:del w:id="1073" w:author="PR Preview" w:date="2026-01-01T00:00:00Z">
        <w:r>
          <w:delText xml:space="preserve"> </w:delText>
        </w:r>
      </w:del>
      <w:hyperlink w:anchor="def-pattern-events">
        <w:del w:id="1074" w:author="PR Preview" w:date="2026-01-01T00:00:00Z">
          <w:r>
            <w:rPr>
              <w:rStyle w:val="Hyperlink"/>
            </w:rPr>
            <w:delText xml:space="preserve">events</w:delText>
          </w:r>
        </w:del>
      </w:hyperlink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among the replicates of pattern</w:delText>
        </w:r>
      </w:del>
      <w:del w:id="1077" w:author="PR Preview" w:date="2026-01-01T00:00:00Z">
        <w:r>
          <w:delText xml:space="preserve"> </w:delText>
        </w:r>
      </w:del>
      <m:oMath>
        <m:r>
          <m:t>k</m:t>
        </m:r>
      </m:oMath>
      <w:del w:id="1078" w:author="PR Preview" w:date="2026-01-01T00:00:00Z">
        <w:r>
          <w:delText xml:space="preserve">:</w:delText>
        </w:r>
      </w:del>
    </w:p>
    <w:p>
      <w:pPr>
        <w:pStyle w:val="BodyText"/>
      </w:pPr>
      <w:ins w:id="1079" w:author="PR Preview" w:date="2026-01-01T00:00:00Z">
        <w:r>
          <w:t xml:space="preserve">Source: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Wikipedia contributors [9]</w:t>
        </w:r>
      </w:ins>
      <w:ins w:id="1082" w:author="PR Preview" w:date="2026-01-01T00:00:00Z">
        <w:r>
          <w:t xml:space="preserve">.</w:t>
        </w:r>
      </w:ins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ins w:id="1083" w:author="PR Preview" w:date="2026-01-01T00:00:00Z">
        <w:r>
          <w:rPr>
            <w:b/>
            <w:bCs/>
          </w:rPr>
          <w:t xml:space="preserve">Theorem 3 (The saturated model fits each pattern’s observed proportion)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The maximum likelihood estimate of</w:t>
        </w:r>
      </w:ins>
      <w:ins w:id="1086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k</m:t>
            </m:r>
          </m:sub>
        </m:sSub>
      </m:oMath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in the</w:t>
        </w:r>
      </w:ins>
      <w:ins w:id="1089" w:author="PR Preview" w:date="2026-01-01T00:00:00Z">
        <w:r>
          <w:t xml:space="preserve"> </w:t>
        </w:r>
      </w:ins>
      <w:hyperlink w:anchor="def-saturated-model">
        <w:ins w:id="1090" w:author="PR Preview" w:date="2026-01-01T00:00:00Z">
          <w:r>
            <w:rPr>
              <w:rStyle w:val="Hyperlink"/>
            </w:rPr>
            <w:t xml:space="preserve">saturated model</w:t>
          </w:r>
        </w:ins>
      </w:hyperlink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is the observed proportion of</w:t>
        </w:r>
      </w:ins>
      <w:ins w:id="1093" w:author="PR Preview" w:date="2026-01-01T00:00:00Z">
        <w:r>
          <w:t xml:space="preserve"> </w:t>
        </w:r>
      </w:ins>
      <w:hyperlink w:anchor="def-pattern-events">
        <w:ins w:id="1094" w:author="PR Preview" w:date="2026-01-01T00:00:00Z">
          <w:r>
            <w:rPr>
              <w:rStyle w:val="Hyperlink"/>
            </w:rPr>
            <w:t xml:space="preserve">events</w:t>
          </w:r>
        </w:ins>
      </w:hyperlink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among the replicates of pattern</w:t>
        </w:r>
      </w:ins>
      <w:ins w:id="1097" w:author="PR Preview" w:date="2026-01-01T00:00:00Z">
        <w:r>
          <w:t xml:space="preserve"> </w:t>
        </w:r>
      </w:ins>
      <m:oMath>
        <m:r>
          <m:t>k</m:t>
        </m:r>
      </m:oMath>
      <w:ins w:id="109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del w:id="1099" w:author="PR Preview" w:date="2026-01-01T00:00:00Z">
        <w:r>
          <w:rPr>
            <w:b/>
            <w:bCs/>
          </w:rPr>
          <w:delText xml:space="preserve">Definition 8 (Deviance relative to the saturated model)</w:delText>
        </w:r>
      </w:del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The</w:delText>
        </w:r>
      </w:del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rPr>
            <w:b/>
            <w:bCs/>
          </w:rPr>
          <w:delText xml:space="preserve">deviance relative to the saturated model</w:delText>
        </w:r>
      </w:del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of a fitted model is twice the amount by which its maximized log-likelihood</w:delText>
        </w:r>
      </w:del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${\ell\mathopen{}\left(\hat{\mathord{\smash[b]{\underset{\raise.3ex\hbox{$\scriptstyle\sim$}}{\beta}}\vphantom{\beta}}}\right)\mathclose{}}$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falls short of the maximized log-likelihood</w:delText>
        </w:r>
      </w:del>
      <w:del w:id="111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of the</w:delText>
        </w:r>
      </w:del>
      <w:del w:id="1113" w:author="PR Preview" w:date="2026-01-01T00:00:00Z">
        <w:r>
          <w:delText xml:space="preserve"> </w:delText>
        </w:r>
      </w:del>
      <w:hyperlink w:anchor="def-saturated-model">
        <w:del w:id="1114" w:author="PR Preview" w:date="2026-01-01T00:00:00Z">
          <w:r>
            <w:rPr>
              <w:rStyle w:val="Hyperlink"/>
            </w:rPr>
            <w:delText xml:space="preserve">saturated model</w:delText>
          </w:r>
        </w:del>
      </w:hyperlink>
      <w:del w:id="1115" w:author="PR Preview" w:date="2026-01-01T00:00:00Z">
        <w:r>
          <w:delText xml:space="preserve">:</w:delText>
        </w:r>
      </w:del>
    </w:p>
    <w:p>
      <w:pPr>
        <w:pStyle w:val="BodyText"/>
      </w:pPr>
      <w:bookmarkStart w:id="46" w:name="eq-saturated-deviance"/>
      <w:del w:id="1116" w:author="PR Preview" w:date="2026-01-01T00:00:00Z">
        <w:r>
          <w:delTex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delText>
        </w:r>
      </w:del>
      <w:bookmarkEnd w:id="46"/>
    </w:p>
    <w:p>
      <w:pPr>
        <w:pStyle w:val="FirstParagraph"/>
      </w:pPr>
      <w:del w:id="1117" w:author="PR Preview" w:date="2026-01-01T00:00:00Z">
        <w:r>
          <w:rPr>
            <w:b/>
            <w:bCs/>
          </w:rPr>
          <w:delText xml:space="preserve">Theorem 3 (The deviance relative to the saturated model, from grouped counts)</w:delText>
        </w:r>
      </w:del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For a fitted logistic regression with fitted event probabilities</w:delText>
        </w:r>
      </w:del>
      <w:del w:id="112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at the</w:delText>
        </w:r>
      </w:del>
      <w:del w:id="1123" w:author="PR Preview" w:date="2026-01-01T00:00:00Z">
        <w:r>
          <w:delText xml:space="preserve"> </w:delText>
        </w:r>
      </w:del>
      <m:oMath>
        <m:r>
          <m:t>K</m:t>
        </m:r>
      </m:oMath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covariate patterns,</w:delText>
        </w:r>
      </w:del>
    </w:p>
    <w:p>
      <w:pPr>
        <w:pStyle w:val="BodyText"/>
      </w:pPr>
      <w:ins w:id="1126" w:author="PR Preview" w:date="2026-01-01T00:00:00Z">
        <w:r>
          <w:rPr>
            <w:b/>
            <w:bCs/>
          </w:rPr>
          <w:t xml:space="preserve">Definition 9 (Deviance relative to the saturated model)</w:t>
        </w:r>
      </w:ins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The</w:t>
        </w:r>
      </w:ins>
      <w:ins w:id="1129" w:author="PR Preview" w:date="2026-01-01T00:00:00Z">
        <w:r>
          <w:t xml:space="preserve"> </w:t>
        </w:r>
      </w:ins>
      <w:ins w:id="1130" w:author="PR Preview" w:date="2026-01-01T00:00:00Z">
        <w:r>
          <w:rPr>
            <w:b/>
            <w:bCs/>
          </w:rPr>
          <w:t xml:space="preserve">deviance relative to the saturated model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of a fitted model is twice the amount by which its maximized log-likelihood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${\ell\mathopen{}\left(\hat{\mathord{\smash[b]{\underset{\raise.3ex\hbox{$\scriptstyle\sim$}}{\beta}}\vphantom{\beta}}}\right)\mathclose{}}$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falls short of the maximized log-likelihood</w:t>
        </w:r>
      </w:ins>
      <w:ins w:id="113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of the</w:t>
        </w:r>
      </w:ins>
      <w:ins w:id="1140" w:author="PR Preview" w:date="2026-01-01T00:00:00Z">
        <w:r>
          <w:t xml:space="preserve"> </w:t>
        </w:r>
      </w:ins>
      <w:hyperlink w:anchor="def-saturated-model">
        <w:ins w:id="1141" w:author="PR Preview" w:date="2026-01-01T00:00:00Z">
          <w:r>
            <w:rPr>
              <w:rStyle w:val="Hyperlink"/>
            </w:rPr>
            <w:t xml:space="preserve">saturated model</w:t>
          </w:r>
        </w:ins>
      </w:hyperlink>
      <w:ins w:id="1142" w:author="PR Preview" w:date="2026-01-01T00:00:00Z">
        <w:r>
          <w:t xml:space="preserve">:</w:t>
        </w:r>
      </w:ins>
    </w:p>
    <w:p>
      <w:pPr>
        <w:pStyle w:val="BodyText"/>
      </w:pPr>
      <w:bookmarkStart w:id="67" w:name="eq-saturated-deviance"/>
      <w:ins w:id="1143" w:author="PR Preview" w:date="2026-01-01T00:00:00Z">
        <w:r>
  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  </w:r>
      </w:ins>
      <w:bookmarkEnd w:id="67"/>
    </w:p>
    <w:bookmarkEnd w:id="68"/>
    <w:bookmarkStart w:id="70" w:name="thm-saturated-deviance"/>
    <w:p>
      <w:pPr>
        <w:pStyle w:val="FirstParagraph"/>
      </w:pPr>
      <w:ins w:id="1144" w:author="PR Preview" w:date="2026-01-01T00:00:00Z">
        <w:r>
          <w:rPr>
            <w:b/>
            <w:bCs/>
          </w:rPr>
          <w:t xml:space="preserve">Theorem 4 (The deviance relative to the saturated model, from grouped counts)</w:t>
        </w:r>
      </w:ins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For a fitted logistic regression with fitted event probabilities</w:t>
        </w:r>
      </w:ins>
      <w:ins w:id="114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at the</w:t>
        </w:r>
      </w:ins>
      <w:ins w:id="1150" w:author="PR Preview" w:date="2026-01-01T00:00:00Z">
        <w:r>
          <w:t xml:space="preserve"> </w:t>
        </w:r>
      </w:ins>
      <m:oMath>
        <m:r>
          <m:t>K</m:t>
        </m:r>
      </m:oMath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covariate patterns,</w:t>
        </w:r>
      </w:ins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del w:id="1153" w:author="PR Preview" w:date="2026-01-01T00:00:00Z">
        <w:r>
          <w:rPr>
            <w:i/>
            <w:iCs/>
          </w:rPr>
          <w:delText xml:space="preserve">Proof</w:delText>
        </w:r>
      </w:del>
      <w:del w:id="1154" w:author="PR Preview" w:date="2026-01-01T00:00:00Z">
        <w:r>
          <w:delText xml:space="preserve">. </w:delText>
        </w:r>
      </w:del>
      <w:del w:id="1155" w:author="PR Preview" w:date="2026-01-01T00:00:00Z">
        <w:r>
          <w:delText xml:space="preserve">Grouping the outcomes by pattern, the</w:delText>
        </w:r>
      </w:del>
      <w:del w:id="1156" w:author="PR Preview" w:date="2026-01-01T00:00:00Z">
        <w:r>
          <w:delText xml:space="preserve"> </w:delText>
        </w:r>
      </w:del>
      <w:hyperlink r:id="rId71">
        <w:del w:id="1157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158" w:author="PR Preview" w:date="2026-01-01T00:00:00Z">
        <w:r>
          <w:delText xml:space="preserve">’s</w:delText>
        </w:r>
      </w:del>
      <w:del w:id="1159" w:author="PR Preview" w:date="2026-01-01T00:00:00Z">
        <w:r>
          <w:delText xml:space="preserve"> </w:delText>
        </w:r>
      </w:del>
      <w:hyperlink r:id="rId29">
        <w:del w:id="1160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is</w:delText>
        </w:r>
      </w:del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delText>
        </w:r>
      </w:del>
      <w:del w:id="1165" w:author="PR Preview" w:date="2026-01-01T00:00:00Z">
        <w:r>
          <w:delText xml:space="preserve">.</w:delText>
        </w:r>
      </w:del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By</w:delText>
        </w:r>
      </w:del>
      <w:del w:id="1168" w:author="PR Preview" w:date="2026-01-01T00:00:00Z">
        <w:r>
          <w:delText xml:space="preserve"> </w:delText>
        </w:r>
      </w:del>
      <w:hyperlink w:anchor="thm-saturated-mle">
        <w:del w:id="1169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170" w:author="PR Preview" w:date="2026-01-01T00:00:00Z">
        <w:r>
          <w:delText xml:space="preserve">, the saturated log-likelihood is the same sum with</w:delText>
        </w:r>
      </w:del>
      <w:del w:id="117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del w:id="1172" w:author="PR Preview" w:date="2026-01-01T00:00:00Z">
        <w:r>
          <w:delText xml:space="preserve"> </w:delText>
        </w:r>
      </w:del>
      <w:del w:id="1173" w:author="PR Preview" w:date="2026-01-01T00:00:00Z">
        <w:r>
          <w:delText xml:space="preserve">replaced by</w:delText>
        </w:r>
      </w:del>
      <w:del w:id="117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del w:id="1175" w:author="PR Preview" w:date="2026-01-01T00:00:00Z">
        <w:r>
          <w:delText xml:space="preserve">.</w:delText>
        </w:r>
      </w:del>
      <w:del w:id="1176" w:author="PR Preview" w:date="2026-01-01T00:00:00Z">
        <w:r>
          <w:delText xml:space="preserve"> </w:delText>
        </w:r>
      </w:del>
      <w:del w:id="1177" w:author="PR Preview" w:date="2026-01-01T00:00:00Z">
        <w:r>
          <w:delText xml:space="preserve">Subtracting the fitted from the saturated log-likelihood, term by term, replaces each</w:delText>
        </w:r>
      </w:del>
      <w:del w:id="1178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by</w:delText>
        </w:r>
      </w:del>
      <w:del w:id="1181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del w:id="1182" w:author="PR Preview" w:date="2026-01-01T00:00:00Z">
        <w:r>
          <w:delText xml:space="preserve">, and likewise for the non-events.</w:delText>
        </w:r>
      </w:del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Multiplying by</w:delText>
        </w:r>
      </w:del>
      <w:del w:id="1185" w:author="PR Preview" w:date="2026-01-01T00:00:00Z">
        <w:r>
          <w:delText xml:space="preserve"> </w:delText>
        </w:r>
      </w:del>
      <m:oMath>
        <m:r>
          <m:t>2</m:t>
        </m:r>
      </m:oMath>
      <w:del w:id="1186" w:author="PR Preview" w:date="2026-01-01T00:00:00Z">
        <w:r>
          <w:delText xml:space="preserve">, as</w:delText>
        </w:r>
      </w:del>
      <w:del w:id="1187" w:author="PR Preview" w:date="2026-01-01T00:00:00Z">
        <w:r>
          <w:delText xml:space="preserve"> </w:delText>
        </w:r>
      </w:del>
      <w:hyperlink w:anchor="eq-saturated-deviance">
        <w:del w:id="1188" w:author="PR Preview" w:date="2026-01-01T00:00:00Z">
          <w:r>
            <w:rPr>
              <w:rStyle w:val="Hyperlink"/>
            </w:rPr>
            <w:delText xml:space="preserve">Equation 5</w:delText>
          </w:r>
        </w:del>
      </w:hyperlink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does, gives</w:delText>
        </w:r>
      </w:del>
      <w:del w:id="1191" w:author="PR Preview" w:date="2026-01-01T00:00:00Z">
        <w:r>
          <w:delText xml:space="preserve"> </w:delText>
        </w:r>
      </w:del>
      <w:hyperlink w:anchor="eq-saturated-deviance-grouped">
        <w:del w:id="1192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1193" w:author="PR Preview" w:date="2026-01-01T00:00:00Z">
        <w:r>
          <w:delText xml:space="preserve">.</w:delText>
        </w:r>
      </w:del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A count of</w:delText>
        </w:r>
      </w:del>
      <w:del w:id="1196" w:author="PR Preview" w:date="2026-01-01T00:00:00Z">
        <w:r>
          <w:delText xml:space="preserve"> </w:delText>
        </w:r>
      </w:del>
      <m:oMath>
        <m:r>
          <m:t>0</m:t>
        </m:r>
      </m:oMath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times</w:delText>
        </w:r>
      </w:del>
      <w:del w:id="1199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0</m:t>
        </m:r>
      </m:oMath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is taken as</w:delText>
        </w:r>
      </w:del>
      <w:del w:id="1202" w:author="PR Preview" w:date="2026-01-01T00:00:00Z">
        <w:r>
          <w:delText xml:space="preserve"> </w:delText>
        </w:r>
      </w:del>
      <m:oMath>
        <m:r>
          <m:t>0</m:t>
        </m:r>
      </m:oMath>
      <w:del w:id="1203" w:author="PR Preview" w:date="2026-01-01T00:00:00Z">
        <w:r>
          <w:delText xml:space="preserve">, its limit.</w:delText>
        </w:r>
      </w:del>
    </w:p>
    <w:p>
      <w:pPr>
        <w:pStyle w:val="BodyText"/>
      </w:pPr>
      <w:ins w:id="1204" w:author="PR Preview" w:date="2026-01-01T00:00:00Z">
        <w:r>
          <w:rPr>
            <w:i/>
            <w:iCs/>
          </w:rPr>
          <w:t xml:space="preserve">Proof</w:t>
        </w:r>
      </w:ins>
      <w:ins w:id="1205" w:author="PR Preview" w:date="2026-01-01T00:00:00Z">
        <w:r>
          <w:t xml:space="preserve">. </w:t>
        </w:r>
      </w:ins>
      <w:ins w:id="1206" w:author="PR Preview" w:date="2026-01-01T00:00:00Z">
        <w:r>
          <w:t xml:space="preserve">Grouping the outcomes by pattern, the</w:t>
        </w:r>
      </w:ins>
      <w:ins w:id="1207" w:author="PR Preview" w:date="2026-01-01T00:00:00Z">
        <w:r>
          <w:t xml:space="preserve"> </w:t>
        </w:r>
      </w:ins>
      <w:hyperlink r:id="rId71">
        <w:ins w:id="1208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209" w:author="PR Preview" w:date="2026-01-01T00:00:00Z">
        <w:r>
          <w:t xml:space="preserve">’s</w:t>
        </w:r>
      </w:ins>
      <w:ins w:id="1210" w:author="PR Preview" w:date="2026-01-01T00:00:00Z">
        <w:r>
          <w:t xml:space="preserve"> </w:t>
        </w:r>
      </w:ins>
      <w:hyperlink r:id="rId29">
        <w:ins w:id="1211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is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  </w:r>
      </w:ins>
      <w:ins w:id="1216" w:author="PR Preview" w:date="2026-01-01T00:00:00Z">
        <w:r>
          <w:t xml:space="preserve">.</w:t>
        </w:r>
      </w:ins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By</w:t>
        </w:r>
      </w:ins>
      <w:ins w:id="1219" w:author="PR Preview" w:date="2026-01-01T00:00:00Z">
        <w:r>
          <w:t xml:space="preserve"> </w:t>
        </w:r>
      </w:ins>
      <w:hyperlink w:anchor="thm-saturated-mle">
        <w:ins w:id="1220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221" w:author="PR Preview" w:date="2026-01-01T00:00:00Z">
        <w:r>
          <w:t xml:space="preserve">, the saturated log-likelihood is the same sum with</w:t>
        </w:r>
      </w:ins>
      <w:ins w:id="122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replaced by</w:t>
        </w:r>
      </w:ins>
      <w:ins w:id="122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ins w:id="1226" w:author="PR Preview" w:date="2026-01-01T00:00:00Z">
        <w:r>
          <w:t xml:space="preserve">.</w:t>
        </w:r>
      </w:ins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Subtracting the fitted from the saturated log-likelihood, term by term, replaces each</w:t>
        </w:r>
      </w:ins>
      <w:ins w:id="1229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by</w:t>
        </w:r>
      </w:ins>
      <w:ins w:id="1232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ins w:id="1233" w:author="PR Preview" w:date="2026-01-01T00:00:00Z">
        <w:r>
          <w:t xml:space="preserve">, and likewise for the non-events.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Multiplying by</w:t>
        </w:r>
      </w:ins>
      <w:ins w:id="1236" w:author="PR Preview" w:date="2026-01-01T00:00:00Z">
        <w:r>
          <w:t xml:space="preserve"> </w:t>
        </w:r>
      </w:ins>
      <m:oMath>
        <m:r>
          <m:t>2</m:t>
        </m:r>
      </m:oMath>
      <w:ins w:id="1237" w:author="PR Preview" w:date="2026-01-01T00:00:00Z">
        <w:r>
          <w:t xml:space="preserve">, as</w:t>
        </w:r>
      </w:ins>
      <w:ins w:id="1238" w:author="PR Preview" w:date="2026-01-01T00:00:00Z">
        <w:r>
          <w:t xml:space="preserve"> </w:t>
        </w:r>
      </w:ins>
      <w:hyperlink w:anchor="eq-saturated-deviance">
        <w:ins w:id="1239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does, gives</w:t>
        </w:r>
      </w:ins>
      <w:ins w:id="1242" w:author="PR Preview" w:date="2026-01-01T00:00:00Z">
        <w:r>
          <w:t xml:space="preserve"> </w:t>
        </w:r>
      </w:ins>
      <w:hyperlink w:anchor="eq-saturated-deviance-grouped">
        <w:ins w:id="1243" w:author="PR Preview" w:date="2026-01-01T00:00:00Z">
          <w:r>
            <w:rPr>
              <w:rStyle w:val="Hyperlink"/>
            </w:rPr>
            <w:t xml:space="preserve">Equation 7</w:t>
          </w:r>
        </w:ins>
      </w:hyperlink>
      <w:ins w:id="1244" w:author="PR Preview" w:date="2026-01-01T00:00:00Z">
        <w:r>
          <w:t xml:space="preserve">.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A count of</w:t>
        </w:r>
      </w:ins>
      <w:ins w:id="1247" w:author="PR Preview" w:date="2026-01-01T00:00:00Z">
        <w:r>
          <w:t xml:space="preserve"> </w:t>
        </w:r>
      </w:ins>
      <m:oMath>
        <m:r>
          <m:t>0</m:t>
        </m:r>
      </m:oMath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times</w:t>
        </w:r>
      </w:ins>
      <w:ins w:id="1250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0</m:t>
        </m:r>
      </m:oMath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is taken as</w:t>
        </w:r>
      </w:ins>
      <w:ins w:id="1253" w:author="PR Preview" w:date="2026-01-01T00:00:00Z">
        <w:r>
          <w:t xml:space="preserve"> </w:t>
        </w:r>
      </w:ins>
      <m:oMath>
        <m:r>
          <m:t>0</m:t>
        </m:r>
      </m:oMath>
      <w:ins w:id="1254" w:author="PR Preview" w:date="2026-01-01T00:00:00Z">
        <w:r>
          <w:t xml:space="preserve">, its limit.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del w:id="1255" w:author="PR Preview" w:date="2026-01-01T00:00:00Z">
        <w:r>
          <w:rPr>
            <w:i/>
            <w:iCs/>
          </w:rPr>
          <w:delText xml:space="preserve">Proof</w:delText>
        </w:r>
      </w:del>
      <w:del w:id="1256" w:author="PR Preview" w:date="2026-01-01T00:00:00Z">
        <w:r>
          <w:delText xml:space="preserve">. </w:delText>
        </w:r>
      </w:del>
      <w:hyperlink w:anchor="def-deviance">
        <w:del w:id="1257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gives</w:delText>
        </w:r>
      </w:del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$\operatorname{dev}= -2 {\ell\mathopen{}\left(\hat{\mathord{\smash[b]{\underset{\raise.3ex\hbox{$\scriptstyle\sim$}}{\beta}}\vphantom{\beta}}}\right)\mathclose{}}$</w:delText>
        </w:r>
      </w:del>
      <w:del w:id="1262" w:author="PR Preview" w:date="2026-01-01T00:00:00Z">
        <w:r>
          <w:delText xml:space="preserve">.</w:delText>
        </w:r>
      </w:del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Distributing the</w:delText>
        </w:r>
      </w:del>
      <w:del w:id="1265" w:author="PR Preview" w:date="2026-01-01T00:00:00Z">
        <w:r>
          <w:delText xml:space="preserve"> </w:delText>
        </w:r>
      </w:del>
      <m:oMath>
        <m:r>
          <m:t>2</m:t>
        </m:r>
      </m:oMath>
      <w:del w:id="1266" w:author="PR Preview" w:date="2026-01-01T00:00:00Z">
        <w:r>
          <w:delText xml:space="preserve"> </w:delText>
        </w:r>
      </w:del>
      <w:del w:id="1267" w:author="PR Preview" w:date="2026-01-01T00:00:00Z">
        <w:r>
          <w:delText xml:space="preserve">in</w:delText>
        </w:r>
      </w:del>
      <w:del w:id="1268" w:author="PR Preview" w:date="2026-01-01T00:00:00Z">
        <w:r>
          <w:delText xml:space="preserve"> </w:delText>
        </w:r>
      </w:del>
      <w:hyperlink w:anchor="eq-saturated-deviance">
        <w:del w:id="1269" w:author="PR Preview" w:date="2026-01-01T00:00:00Z">
          <w:r>
            <w:rPr>
              <w:rStyle w:val="Hyperlink"/>
            </w:rPr>
            <w:delText xml:space="preserve">Equation 5</w:delText>
          </w:r>
        </w:del>
      </w:hyperlink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gives</w:delText>
        </w:r>
      </w:del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$\operatorname{dev}_{\mathrm{sat}}= 2 \ell_{\mathrm{sat}}- 2 {\ell\mathopen{}\left(\hat{\mathord{\smash[b]{\underset{\raise.3ex\hbox{$\scriptstyle\sim$}}{\beta}}\vphantom{\beta}}}\right)\mathclose{}}$</w:delText>
        </w:r>
      </w:del>
      <w:del w:id="1274" w:author="PR Preview" w:date="2026-01-01T00:00:00Z">
        <w:r>
          <w:delText xml:space="preserve">.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Substituting</w:delText>
        </w:r>
      </w:del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delText xml:space="preserve">$\operatorname{dev}= -2 {\ell\mathopen{}\left(\hat{\mathord{\smash[b]{\underset{\raise.3ex\hbox{$\scriptstyle\sim$}}{\beta}}\vphantom{\beta}}}\right)\mathclose{}}$</w:delText>
        </w:r>
      </w:del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into this expression gives</w:delText>
        </w:r>
      </w:del>
      <w:del w:id="128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del w:id="1282" w:author="PR Preview" w:date="2026-01-01T00:00:00Z">
        <w:r>
          <w:delText xml:space="preserve">.</w:delText>
        </w:r>
      </w:del>
      <w:del w:id="1283" w:author="PR Preview" w:date="2026-01-01T00:00:00Z">
        <w:r>
          <w:delText xml:space="preserve"> </w:delText>
        </w:r>
      </w:del>
      <w:del w:id="1284" w:author="PR Preview" w:date="2026-01-01T00:00:00Z">
        <w:r>
          <w:delText xml:space="preserve">Subtracting</w:delText>
        </w:r>
      </w:del>
      <w:del w:id="1285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from both sides gives the claim.</w:delText>
        </w:r>
      </w:del>
    </w:p>
    <w:p>
      <w:pPr>
        <w:pStyle w:val="BodyText"/>
      </w:pPr>
      <w:del w:id="1288" w:author="PR Preview" w:date="2026-01-01T00:00:00Z">
        <w:r>
          <w:rPr>
            <w:i/>
            <w:iCs/>
          </w:rPr>
          <w:delText xml:space="preserve">Remark 6</w:delText>
        </w:r>
      </w:del>
      <w:del w:id="1289" w:author="PR Preview" w:date="2026-01-01T00:00:00Z">
        <w:r>
          <w:delText xml:space="preserve"> (Why the shift does not change the drop in deviance). </w:delText>
        </w:r>
      </w:del>
      <w:del w:id="1290" w:author="PR Preview" w:date="2026-01-01T00:00:00Z">
        <w:r>
          <w:delText xml:space="preserve">The constant</w:delText>
        </w:r>
      </w:del>
      <w:del w:id="1291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in</w:delText>
        </w:r>
      </w:del>
      <w:del w:id="1294" w:author="PR Preview" w:date="2026-01-01T00:00:00Z">
        <w:r>
          <w:delText xml:space="preserve"> </w:delText>
        </w:r>
      </w:del>
      <w:hyperlink w:anchor="cor-deviance-shift">
        <w:del w:id="1295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is the same for every model fit to the same data, because the saturated model depends only on the data.</w:delText>
        </w:r>
      </w:del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So the difference between the deviances of two models, such as the drop in deviance of</w:delText>
        </w:r>
      </w:del>
      <w:del w:id="1300" w:author="PR Preview" w:date="2026-01-01T00:00:00Z">
        <w:r>
          <w:delText xml:space="preserve"> </w:delText>
        </w:r>
      </w:del>
      <w:hyperlink w:anchor="thm-deviance-drop">
        <w:del w:id="1301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302" w:author="PR Preview" w:date="2026-01-01T00:00:00Z">
        <w:r>
          <w:delText xml:space="preserve">, is the same whether it is computed from</w:delText>
        </w:r>
      </w:del>
      <w:del w:id="1303" w:author="PR Preview" w:date="2026-01-01T00:00:00Z">
        <w:r>
          <w:delText xml:space="preserve"> </w:delText>
        </w:r>
      </w:del>
      <m:oMath>
        <m:r>
          <m:rPr>
            <m:sty m:val="p"/>
          </m:rPr>
          <m:t>dev</m:t>
        </m:r>
      </m:oMath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or from</w:delText>
        </w:r>
      </w:del>
      <w:del w:id="130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del w:id="1307" w:author="PR Preview" w:date="2026-01-01T00:00:00Z">
        <w:r>
          <w:delText xml:space="preserve">.</w:delText>
        </w:r>
      </w:del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The two deviances differ in their size, though: when every pattern has one replicate, the saturated model fits every label exactly,</w:delText>
        </w:r>
      </w:del>
      <w:del w:id="131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del w:id="1311" w:author="PR Preview" w:date="2026-01-01T00:00:00Z">
        <w:r>
          <w:delText xml:space="preserve">, and</w:delText>
        </w:r>
      </w:del>
      <w:del w:id="131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del w:id="1313" w:author="PR Preview" w:date="2026-01-01T00:00:00Z">
        <w:r>
          <w:delText xml:space="preserve">.</w:delText>
        </w:r>
      </w:del>
    </w:p>
    <w:p>
      <w:pPr>
        <w:pStyle w:val="BodyText"/>
      </w:pPr>
      <w:del w:id="1314" w:author="PR Preview" w:date="2026-01-01T00:00:00Z">
        <w:r>
          <w:rPr>
            <w:b/>
            <w:bCs/>
          </w:rPr>
          <w:delText xml:space="preserve">Example 7 (The deviance of the low-birth-weight model, ungrouped and grouped)</w:delText>
        </w:r>
      </w:del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delText xml:space="preserve">Fit a logistic regression of low birth weight on smoking and race, once to the 189 individual babies</w:delText>
        </w:r>
      </w:del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and once to the 6 grouped counts of</w:delText>
        </w:r>
      </w:del>
      <w:del w:id="1319" w:author="PR Preview" w:date="2026-01-01T00:00:00Z">
        <w:r>
          <w:delText xml:space="preserve"> </w:delText>
        </w:r>
      </w:del>
      <w:hyperlink w:anchor="exm-covariate-patterns">
        <w:del w:id="1320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1321" w:author="PR Preview" w:date="2026-01-01T00:00:00Z">
        <w:r>
          <w:delText xml:space="preserve">.</w:delText>
        </w:r>
      </w:del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R’s</w:delText>
        </w:r>
      </w:del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rPr>
            <w:rStyle w:val="VerbatimChar"/>
          </w:rPr>
          <w:delText xml:space="preserve">deviance()</w:delText>
        </w:r>
      </w:del>
      <w:del w:id="1326" w:author="PR Preview" w:date="2026-01-01T00:00:00Z">
        <w:r>
          <w:delText xml:space="preserve"> </w:delText>
        </w:r>
      </w:del>
      <w:del w:id="1327" w:author="PR Preview" w:date="2026-01-01T00:00:00Z">
        <w:r>
          <w:delText xml:space="preserve">is the deviance of</w:delText>
        </w:r>
      </w:del>
      <w:del w:id="1328" w:author="PR Preview" w:date="2026-01-01T00:00:00Z">
        <w:r>
          <w:delText xml:space="preserve"> </w:delText>
        </w:r>
      </w:del>
      <w:hyperlink w:anchor="def-deviance">
        <w:del w:id="1329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330" w:author="PR Preview" w:date="2026-01-01T00:00:00Z">
        <w:r>
          <w:delText xml:space="preserve"> </w:delText>
        </w:r>
      </w:del>
      <w:del w:id="1331" w:author="PR Preview" w:date="2026-01-01T00:00:00Z">
        <w:r>
          <w:delText xml:space="preserve">for the first fit</w:delText>
        </w:r>
      </w:del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and the deviance relative to the saturated model of</w:delText>
        </w:r>
      </w:del>
      <w:del w:id="1334" w:author="PR Preview" w:date="2026-01-01T00:00:00Z">
        <w:r>
          <w:delText xml:space="preserve"> </w:delText>
        </w:r>
      </w:del>
      <w:hyperlink w:anchor="def-saturated-deviance">
        <w:del w:id="1335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336" w:author="PR Preview" w:date="2026-01-01T00:00:00Z">
        <w:r>
          <w:delText xml:space="preserve"> </w:delText>
        </w:r>
      </w:del>
      <w:del w:id="1337" w:author="PR Preview" w:date="2026-01-01T00:00:00Z">
        <w:r>
          <w:delText xml:space="preserve">for the second.</w:delText>
        </w:r>
      </w:del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We check the second against</w:delText>
        </w:r>
      </w:del>
      <w:del w:id="1340" w:author="PR Preview" w:date="2026-01-01T00:00:00Z">
        <w:r>
          <w:delText xml:space="preserve"> </w:delText>
        </w:r>
      </w:del>
      <w:hyperlink w:anchor="eq-saturated-deviance-grouped">
        <w:del w:id="1341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1342" w:author="PR Preview" w:date="2026-01-01T00:00:00Z">
        <w:r>
          <w:delText xml:space="preserve"> </w:delText>
        </w:r>
      </w:del>
      <w:del w:id="1343" w:author="PR Preview" w:date="2026-01-01T00:00:00Z">
        <w:r>
          <w:delText xml:space="preserve">computed by hand.</w:delText>
        </w:r>
      </w:del>
    </w:p>
    <w:p>
      <w:pPr>
        <w:pStyle w:val="FirstParagraph"/>
      </w:pPr>
      <w:ins w:id="1344" w:author="PR Preview" w:date="2026-01-01T00:00:00Z">
        <w:r>
          <w:rPr>
            <w:i/>
            <w:iCs/>
          </w:rPr>
          <w:t xml:space="preserve">Proof</w:t>
        </w:r>
      </w:ins>
      <w:ins w:id="1345" w:author="PR Preview" w:date="2026-01-01T00:00:00Z">
        <w:r>
          <w:t xml:space="preserve">. </w:t>
        </w:r>
      </w:ins>
      <w:hyperlink w:anchor="def-deviance">
        <w:ins w:id="1346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gives</w:t>
        </w:r>
      </w:ins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$\operatorname{dev}= -2 {\ell\mathopen{}\left(\hat{\mathord{\smash[b]{\underset{\raise.3ex\hbox{$\scriptstyle\sim$}}{\beta}}\vphantom{\beta}}}\right)\mathclose{}}$</w:t>
        </w:r>
      </w:ins>
      <w:ins w:id="1351" w:author="PR Preview" w:date="2026-01-01T00:00:00Z">
        <w:r>
          <w:t xml:space="preserve">.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Distributing the</w:t>
        </w:r>
      </w:ins>
      <w:ins w:id="1354" w:author="PR Preview" w:date="2026-01-01T00:00:00Z">
        <w:r>
          <w:t xml:space="preserve"> </w:t>
        </w:r>
      </w:ins>
      <m:oMath>
        <m:r>
          <m:t>2</m:t>
        </m:r>
      </m:oMath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in</w:t>
        </w:r>
      </w:ins>
      <w:ins w:id="1357" w:author="PR Preview" w:date="2026-01-01T00:00:00Z">
        <w:r>
          <w:t xml:space="preserve"> </w:t>
        </w:r>
      </w:ins>
      <w:hyperlink w:anchor="eq-saturated-deviance">
        <w:ins w:id="1358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gives</w:t>
        </w:r>
      </w:ins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$\operatorname{dev}_{\mathrm{sat}}= 2 \ell_{\mathrm{sat}}- 2 {\ell\mathopen{}\left(\hat{\mathord{\smash[b]{\underset{\raise.3ex\hbox{$\scriptstyle\sim$}}{\beta}}\vphantom{\beta}}}\right)\mathclose{}}$</w:t>
        </w:r>
      </w:ins>
      <w:ins w:id="1363" w:author="PR Preview" w:date="2026-01-01T00:00:00Z">
        <w:r>
          <w:t xml:space="preserve">.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Substituting</w:t>
        </w:r>
      </w:ins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$\operatorname{dev}= -2 {\ell\mathopen{}\left(\hat{\mathord{\smash[b]{\underset{\raise.3ex\hbox{$\scriptstyle\sim$}}{\beta}}\vphantom{\beta}}}\right)\mathclose{}}$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into this expression gives</w:t>
        </w:r>
      </w:ins>
      <w:ins w:id="137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ins w:id="1371" w:author="PR Preview" w:date="2026-01-01T00:00:00Z">
        <w:r>
          <w:t xml:space="preserve">.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Subtracting</w:t>
        </w:r>
      </w:ins>
      <w:ins w:id="1374" w:author="PR Preview" w:date="2026-01-01T00:00:00Z">
        <w:r>
          <w:t xml:space="preserve"> </w:t>
        </w:r>
      </w:ins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from both sides gives the claim.</w:t>
        </w:r>
      </w:ins>
    </w:p>
    <w:bookmarkStart w:id="75" w:name="rem-deviance-shift"/>
    <w:p>
      <w:pPr>
        <w:pStyle w:val="BodyText"/>
      </w:pPr>
      <w:ins w:id="1377" w:author="PR Preview" w:date="2026-01-01T00:00:00Z">
        <w:r>
          <w:rPr>
            <w:i/>
            <w:iCs/>
          </w:rPr>
          <w:t xml:space="preserve">Remark 7</w:t>
        </w:r>
      </w:ins>
      <w:ins w:id="1378" w:author="PR Preview" w:date="2026-01-01T00:00:00Z">
        <w:r>
          <w:t xml:space="preserve"> (Why the shift does not change the drop in deviance). </w:t>
        </w:r>
      </w:ins>
      <w:ins w:id="1379" w:author="PR Preview" w:date="2026-01-01T00:00:00Z">
        <w:r>
          <w:t xml:space="preserve">The constant</w:t>
        </w:r>
      </w:ins>
      <w:ins w:id="1380" w:author="PR Preview" w:date="2026-01-01T00:00:00Z">
        <w:r>
          <w:t xml:space="preserve"> </w:t>
        </w:r>
      </w:ins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in</w:t>
        </w:r>
      </w:ins>
      <w:ins w:id="1383" w:author="PR Preview" w:date="2026-01-01T00:00:00Z">
        <w:r>
          <w:t xml:space="preserve"> </w:t>
        </w:r>
      </w:ins>
      <w:hyperlink w:anchor="cor-deviance-shift">
        <w:ins w:id="1384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is the same for every model fit to the same data, because the saturated model depends only on the data.</w:t>
        </w:r>
      </w:ins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So the difference between the deviances of two models, such as the drop in deviance of</w:t>
        </w:r>
      </w:ins>
      <w:ins w:id="1389" w:author="PR Preview" w:date="2026-01-01T00:00:00Z">
        <w:r>
          <w:t xml:space="preserve"> </w:t>
        </w:r>
      </w:ins>
      <w:hyperlink w:anchor="thm-deviance-drop">
        <w:ins w:id="1390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391" w:author="PR Preview" w:date="2026-01-01T00:00:00Z">
        <w:r>
          <w:t xml:space="preserve">, is the same whether it is computed from</w:t>
        </w:r>
      </w:ins>
      <w:ins w:id="1392" w:author="PR Preview" w:date="2026-01-01T00:00:00Z">
        <w:r>
          <w:t xml:space="preserve"> </w:t>
        </w:r>
      </w:ins>
      <m:oMath>
        <m:r>
          <m:rPr>
            <m:sty m:val="p"/>
          </m:rPr>
          <m:t>dev</m:t>
        </m:r>
      </m:oMath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or from</w:t>
        </w:r>
      </w:ins>
      <w:ins w:id="139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ins w:id="1396" w:author="PR Preview" w:date="2026-01-01T00:00:00Z">
        <w:r>
          <w:t xml:space="preserve">.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The two deviances differ in their size, though: when every pattern has one replicate, the saturated model fits every label exactly,</w:t>
        </w:r>
      </w:ins>
      <w:ins w:id="139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ins w:id="1400" w:author="PR Preview" w:date="2026-01-01T00:00:00Z">
        <w:r>
          <w:t xml:space="preserve">, and</w:t>
        </w:r>
      </w:ins>
      <w:ins w:id="140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ins w:id="1402" w:author="PR Preview" w:date="2026-01-01T00:00:00Z">
        <w:r>
          <w:t xml:space="preserve">.</w:t>
        </w:r>
      </w:ins>
    </w:p>
    <w:bookmarkEnd w:id="75"/>
    <w:bookmarkStart w:id="76" w:name="exm-saturated-deviance"/>
    <w:p>
      <w:pPr>
        <w:pStyle w:val="BodyText"/>
      </w:pPr>
      <w:ins w:id="1403" w:author="PR Preview" w:date="2026-01-01T00:00:00Z">
        <w:r>
          <w:rPr>
            <w:b/>
            <w:bCs/>
          </w:rPr>
          <w:t xml:space="preserve">Example 8 (The deviance of the low-birth-weight model, ungrouped and grouped)</w:t>
        </w:r>
      </w:ins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Fit a logistic regression of low birth weight on smoking and race, once to the 189 individual babies</w:t>
        </w:r>
      </w:ins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and once to the 6 grouped counts of</w:t>
        </w:r>
      </w:ins>
      <w:ins w:id="1408" w:author="PR Preview" w:date="2026-01-01T00:00:00Z">
        <w:r>
          <w:t xml:space="preserve"> </w:t>
        </w:r>
      </w:ins>
      <w:hyperlink w:anchor="exm-covariate-patterns">
        <w:ins w:id="1409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1410" w:author="PR Preview" w:date="2026-01-01T00:00:00Z">
        <w:r>
          <w:t xml:space="preserve">.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R’s</w:t>
        </w:r>
      </w:ins>
      <w:ins w:id="1413" w:author="PR Preview" w:date="2026-01-01T00:00:00Z">
        <w:r>
          <w:t xml:space="preserve"> </w:t>
        </w:r>
      </w:ins>
      <w:ins w:id="1414" w:author="PR Preview" w:date="2026-01-01T00:00:00Z">
        <w:r>
          <w:rPr>
            <w:rStyle w:val="VerbatimChar"/>
          </w:rPr>
          <w:t xml:space="preserve">deviance()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is the deviance of</w:t>
        </w:r>
      </w:ins>
      <w:ins w:id="1417" w:author="PR Preview" w:date="2026-01-01T00:00:00Z">
        <w:r>
          <w:t xml:space="preserve"> </w:t>
        </w:r>
      </w:ins>
      <w:hyperlink w:anchor="def-deviance">
        <w:ins w:id="1418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for the first fit</w:t>
        </w:r>
      </w:ins>
      <w:ins w:id="1421" w:author="PR Preview" w:date="2026-01-01T00:00:00Z">
        <w:r>
          <w:t xml:space="preserve"> </w:t>
        </w:r>
      </w:ins>
      <w:ins w:id="1422" w:author="PR Preview" w:date="2026-01-01T00:00:00Z">
        <w:r>
          <w:t xml:space="preserve">and the deviance relative to the saturated model of</w:t>
        </w:r>
      </w:ins>
      <w:ins w:id="1423" w:author="PR Preview" w:date="2026-01-01T00:00:00Z">
        <w:r>
          <w:t xml:space="preserve"> </w:t>
        </w:r>
      </w:ins>
      <w:hyperlink w:anchor="def-saturated-deviance">
        <w:ins w:id="142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for the second.</w:t>
        </w:r>
      </w:ins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We check the second against</w:t>
        </w:r>
      </w:ins>
      <w:ins w:id="1429" w:author="PR Preview" w:date="2026-01-01T00:00:00Z">
        <w:r>
          <w:t xml:space="preserve"> </w:t>
        </w:r>
      </w:ins>
      <w:hyperlink w:anchor="eq-saturated-deviance-grouped">
        <w:ins w:id="1430" w:author="PR Preview" w:date="2026-01-01T00:00:00Z">
          <w:r>
            <w:rPr>
              <w:rStyle w:val="Hyperlink"/>
            </w:rPr>
            <w:t xml:space="preserve">Equation 7</w:t>
          </w:r>
        </w:ins>
      </w:hyperlink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computed by hand.</w:t>
        </w:r>
      </w:ins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del w:id="1433" w:author="PR Preview" w:date="2026-01-01T00:00:00Z">
        <w:r>
          <w:rPr>
            <w:b/>
            <w:bCs/>
          </w:rPr>
          <w:delText xml:space="preserve">Example 8 (The shift between the two deviances)</w:delText>
        </w:r>
      </w:del>
      <w:del w:id="1434" w:author="PR Preview" w:date="2026-01-01T00:00:00Z">
        <w:r>
          <w:delText xml:space="preserve"> </w:delText>
        </w:r>
      </w:del>
      <w:del w:id="1435" w:author="PR Preview" w:date="2026-01-01T00:00:00Z">
        <w:r>
          <w:delText xml:space="preserve">For the two fits of</w:delText>
        </w:r>
      </w:del>
      <w:del w:id="1436" w:author="PR Preview" w:date="2026-01-01T00:00:00Z">
        <w:r>
          <w:delText xml:space="preserve"> </w:delText>
        </w:r>
      </w:del>
      <w:hyperlink w:anchor="exm-saturated-deviance">
        <w:del w:id="1437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1438" w:author="PR Preview" w:date="2026-01-01T00:00:00Z">
        <w:r>
          <w:delText xml:space="preserve">,</w:delText>
        </w:r>
      </w:del>
      <w:del w:id="1439" w:author="PR Preview" w:date="2026-01-01T00:00:00Z">
        <w:r>
          <w:delText xml:space="preserve"> </w:delText>
        </w:r>
      </w:del>
      <w:hyperlink w:anchor="cor-deviance-shift">
        <w:del w:id="1440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says that</w:delText>
        </w:r>
      </w:del>
      <w:del w:id="1443" w:author="PR Preview" w:date="2026-01-01T00:00:00Z">
        <w:r>
          <w:delText xml:space="preserve"> </w:delText>
        </w:r>
      </w:del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del w:id="1444" w:author="PR Preview" w:date="2026-01-01T00:00:00Z">
        <w:r>
          <w:delText xml:space="preserve">.</w:delText>
        </w:r>
      </w:del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The left side is 216.818.</w:delText>
        </w:r>
      </w:del>
      <w:del w:id="1447" w:author="PR Preview" w:date="2026-01-01T00:00:00Z">
        <w:r>
          <w:delText xml:space="preserve"> </w:delText>
        </w:r>
      </w:del>
      <w:del w:id="1448" w:author="PR Preview" w:date="2026-01-01T00:00:00Z">
        <w:r>
          <w:delText xml:space="preserve">We compute the right side from the observed proportions of</w:delText>
        </w:r>
      </w:del>
      <w:del w:id="1449" w:author="PR Preview" w:date="2026-01-01T00:00:00Z">
        <w:r>
          <w:delText xml:space="preserve"> </w:delText>
        </w:r>
      </w:del>
      <w:hyperlink w:anchor="thm-saturated-mle">
        <w:del w:id="1450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451" w:author="PR Preview" w:date="2026-01-01T00:00:00Z">
        <w:r>
          <w:delText xml:space="preserve">.</w:delText>
        </w:r>
      </w:del>
    </w:p>
    <w:p>
      <w:pPr>
        <w:pStyle w:val="BodyText"/>
      </w:pPr>
      <w:ins w:id="1452" w:author="PR Preview" w:date="2026-01-01T00:00:00Z">
        <w:r>
          <w:rPr>
            <w:b/>
            <w:bCs/>
          </w:rPr>
          <w:t xml:space="preserve">Example 9 (The shift between the two deviances)</w:t>
        </w:r>
      </w:ins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For the two fits of</w:t>
        </w:r>
      </w:ins>
      <w:ins w:id="1455" w:author="PR Preview" w:date="2026-01-01T00:00:00Z">
        <w:r>
          <w:t xml:space="preserve"> </w:t>
        </w:r>
      </w:ins>
      <w:hyperlink w:anchor="exm-saturated-deviance">
        <w:ins w:id="1456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457" w:author="PR Preview" w:date="2026-01-01T00:00:00Z">
        <w:r>
          <w:t xml:space="preserve">,</w:t>
        </w:r>
      </w:ins>
      <w:ins w:id="1458" w:author="PR Preview" w:date="2026-01-01T00:00:00Z">
        <w:r>
          <w:t xml:space="preserve"> </w:t>
        </w:r>
      </w:ins>
      <w:hyperlink w:anchor="cor-deviance-shift">
        <w:ins w:id="1459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says that</w:t>
        </w:r>
      </w:ins>
      <w:ins w:id="1462" w:author="PR Preview" w:date="2026-01-01T00:00:00Z">
        <w:r>
          <w:t xml:space="preserve"> </w:t>
        </w:r>
      </w:ins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ins w:id="1463" w:author="PR Preview" w:date="2026-01-01T00:00:00Z">
        <w:r>
          <w:t xml:space="preserve">.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The left side is 216.818.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We compute the right side from the observed proportions of</w:t>
        </w:r>
      </w:ins>
      <w:ins w:id="1468" w:author="PR Preview" w:date="2026-01-01T00:00:00Z">
        <w:r>
          <w:t xml:space="preserve"> </w:t>
        </w:r>
      </w:ins>
      <w:hyperlink w:anchor="thm-saturated-mle">
        <w:ins w:id="146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470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del w:id="1471" w:author="PR Preview" w:date="2026-01-01T00:00:00Z">
        <w:r>
          <w:delText xml:space="preserve">4 Confidence intervals for the coefficients</w:delText>
        </w:r>
      </w:del>
    </w:p>
    <w:p>
      <w:pPr>
        <w:pStyle w:val="FirstParagraph"/>
      </w:pPr>
      <w:del w:id="1472" w:author="PR Preview" w:date="2026-01-01T00:00:00Z">
        <w:r>
          <w:rPr>
            <w:b/>
            <w:bCs/>
          </w:rPr>
          <w:delText xml:space="preserve">Theorem 4 (Approximate distribution of the fitted coefficients)</w:delText>
        </w:r>
      </w:del>
      <w:del w:id="1473" w:author="PR Preview" w:date="2026-01-01T00:00:00Z">
        <w:r>
          <w:delText xml:space="preserve"> </w:delText>
        </w:r>
      </w:del>
      <w:del w:id="1474" w:author="PR Preview" w:date="2026-01-01T00:00:00Z">
        <w:r>
          <w:delText xml:space="preserve">Suppose the outcomes follow the</w:delText>
        </w:r>
      </w:del>
      <w:del w:id="1475" w:author="PR Preview" w:date="2026-01-01T00:00:00Z">
        <w:r>
          <w:delText xml:space="preserve"> </w:delText>
        </w:r>
      </w:del>
      <w:hyperlink w:anchor="def-logistic-regression">
        <w:del w:id="1476" w:author="PR Preview" w:date="2026-01-01T00:00:00Z">
          <w:r>
            <w:rPr>
              <w:rStyle w:val="Hyperlink"/>
            </w:rPr>
            <w:delText xml:space="preserve">logistic regression model</w:delText>
          </w:r>
        </w:del>
      </w:hyperlink>
      <w:del w:id="1477" w:author="PR Preview" w:date="2026-01-01T00:00:00Z">
        <w:r>
          <w:delText xml:space="preserve">.</w:delText>
        </w:r>
      </w:del>
      <w:del w:id="1478" w:author="PR Preview" w:date="2026-01-01T00:00:00Z">
        <w:r>
          <w:delText xml:space="preserve"> </w:delText>
        </w:r>
      </w:del>
      <w:del w:id="1479" w:author="PR Preview" w:date="2026-01-01T00:00:00Z">
        <w:r>
          <w:delText xml:space="preserve">Let</w:delText>
        </w:r>
      </w:del>
      <w:del w:id="1480" w:author="PR Preview" w:date="2026-01-01T00:00:00Z">
        <w:r>
          <w:delText xml:space="preserve"> </w:delText>
        </w:r>
      </w:del>
      <m:oMath>
        <m:r>
          <m:t>X</m:t>
        </m:r>
      </m:oMath>
      <w:del w:id="1481" w:author="PR Preview" w:date="2026-01-01T00:00:00Z">
        <w:r>
          <w:delText xml:space="preserve"> </w:delText>
        </w:r>
      </w:del>
      <w:del w:id="1482" w:author="PR Preview" w:date="2026-01-01T00:00:00Z">
        <w:r>
          <w:delText xml:space="preserve">be the matrix whose rows are</w:delText>
        </w:r>
      </w:del>
      <w:del w:id="1483" w:author="PR Preview" w:date="2026-01-01T00:00:00Z">
        <w:r>
          <w:delText xml:space="preserve"> </w:delText>
        </w:r>
      </w:del>
      <w:del w:id="1484" w:author="PR Preview" w:date="2026-01-01T00:00:00Z">
        <w:r>
          <w:delText xml:space="preserve">${\mathord{\smash[b]{\underset{\raise.3ex\hbox{$\scriptstyle\sim$}}{x}}\vphantom{x}}_i}^{\top}$</w:delText>
        </w:r>
      </w:del>
      <w:del w:id="1485" w:author="PR Preview" w:date="2026-01-01T00:00:00Z">
        <w:r>
          <w:delText xml:space="preserve">,</w:delText>
        </w:r>
      </w:del>
      <w:del w:id="1486" w:author="PR Preview" w:date="2026-01-01T00:00:00Z">
        <w:r>
          <w:delText xml:space="preserve"> </w:delText>
        </w:r>
      </w:del>
      <w:del w:id="1487" w:author="PR Preview" w:date="2026-01-01T00:00:00Z">
        <w:r>
          <w:delText xml:space="preserve">and let</w:delText>
        </w:r>
      </w:del>
      <w:del w:id="1488" w:author="PR Preview" w:date="2026-01-01T00:00:00Z">
        <w:r>
          <w:delText xml:space="preserve"> </w:delText>
        </w:r>
      </w:del>
      <m:oMath>
        <m:r>
          <m:t>W</m:t>
        </m:r>
      </m:oMath>
      <w:del w:id="1489" w:author="PR Preview" w:date="2026-01-01T00:00:00Z">
        <w:r>
          <w:delText xml:space="preserve"> </w:delText>
        </w:r>
      </w:del>
      <w:del w:id="1490" w:author="PR Preview" w:date="2026-01-01T00:00:00Z">
        <w:r>
          <w:delText xml:space="preserve">be the diagonal matrix with entries</w:delText>
        </w:r>
      </w:del>
      <w:del w:id="1491" w:author="PR Preview" w:date="2026-01-01T00:00:00Z">
        <w:r>
          <w:delText xml:space="preserve"> </w:delText>
        </w:r>
      </w:del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1492" w:author="PR Preview" w:date="2026-01-01T00:00:00Z">
        <w:r>
          <w:delText xml:space="preserve">.</w:delText>
        </w:r>
      </w:del>
      <w:del w:id="1493" w:author="PR Preview" w:date="2026-01-01T00:00:00Z">
        <w:r>
          <w:delText xml:space="preserve"> </w:delText>
        </w:r>
      </w:del>
      <w:del w:id="1494" w:author="PR Preview" w:date="2026-01-01T00:00:00Z">
        <w:r>
          <w:delText xml:space="preserve">Under regularity conditions, for a large sample the fitted coefficients are approximately Gaussian,</w:delText>
        </w:r>
      </w:del>
    </w:p>
    <w:p>
      <w:pPr>
        <w:pStyle w:val="BodyText"/>
      </w:pPr>
      <w:bookmarkStart w:id="58" w:name="eq-logistic-mle-distribution"/>
      <w:del w:id="1495" w:author="PR Preview" w:date="2026-01-01T00:00:00Z">
        <w:r>
          <w:delTex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delText>
        </w:r>
      </w:del>
      <w:bookmarkEnd w:id="58"/>
    </w:p>
    <w:p>
      <w:pPr>
        <w:pStyle w:val="FirstParagraph"/>
      </w:pPr>
      <w:del w:id="1496" w:author="PR Preview" w:date="2026-01-01T00:00:00Z">
        <w:r>
          <w:rPr>
            <w:i/>
            <w:iCs/>
          </w:rPr>
          <w:delText xml:space="preserve">Proof</w:delText>
        </w:r>
      </w:del>
      <w:del w:id="1497" w:author="PR Preview" w:date="2026-01-01T00:00:00Z">
        <w:r>
          <w:delText xml:space="preserve">. </w:delText>
        </w:r>
      </w:del>
      <w:del w:id="1498" w:author="PR Preview" w:date="2026-01-01T00:00:00Z">
        <w:r>
          <w:delText xml:space="preserve">The log-likelihood has score</w:delText>
        </w:r>
      </w:del>
      <w:del w:id="1499" w:author="PR Preview" w:date="2026-01-01T00:00:00Z">
        <w:r>
          <w:delText xml:space="preserve"> </w:delText>
        </w:r>
      </w:del>
      <w:del w:id="1500" w:author="PR Preview" w:date="2026-01-01T00:00:00Z">
        <w:r>
          <w:delText xml:space="preserve">${X}^{\top} \mathopen{}\left(\mathord{\smash[b]{\underset{\raise.3ex\hbox{$\scriptstyle\sim$}}{y}}\vphantom{y}}- \mathord{\smash[b]{\underset{\raise.3ex\hbox{$\scriptstyle\sim$}}{\pi}}\vphantom{\pi}}\right)\mathclose{}$</w:delText>
        </w:r>
      </w:del>
      <w:del w:id="1501" w:author="PR Preview" w:date="2026-01-01T00:00:00Z">
        <w:r>
          <w:delText xml:space="preserve">,</w:delText>
        </w:r>
      </w:del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delText xml:space="preserve">and its Hessian is</w:delText>
        </w:r>
      </w:del>
      <w:del w:id="150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del w:id="1505" w:author="PR Preview" w:date="2026-01-01T00:00:00Z">
        <w:r>
          <w:delText xml:space="preserve">, which does not involve the outcomes.</w:delText>
        </w:r>
      </w:del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The observed and expected information are therefore both</w:delText>
        </w:r>
      </w:del>
      <w:del w:id="1508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del w:id="1509" w:author="PR Preview" w:date="2026-01-01T00:00:00Z">
        <w:r>
          <w:delText xml:space="preserve">.</w:delText>
        </w:r>
      </w:del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delText xml:space="preserve">The claim is the Gaussian approximation of the</w:delText>
        </w:r>
      </w:del>
      <w:del w:id="1512" w:author="PR Preview" w:date="2026-01-01T00:00:00Z">
        <w:r>
          <w:delText xml:space="preserve"> </w:delText>
        </w:r>
      </w:del>
      <w:hyperlink r:id="rId81">
        <w:del w:id="1513" w:author="PR Preview" w:date="2026-01-01T00:00:00Z">
          <w:r>
            <w:rPr>
              <w:rStyle w:val="Hyperlink"/>
            </w:rPr>
            <w:delText xml:space="preserve">central limit theorem for MLEs</w:delText>
          </w:r>
        </w:del>
      </w:hyperlink>
      <w:del w:id="1514" w:author="PR Preview" w:date="2026-01-01T00:00:00Z">
        <w:r>
          <w:delText xml:space="preserve">, with this information in place of the inverse covariance.</w:delText>
        </w:r>
      </w:del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The result is stated for logistic regression by</w:delText>
        </w:r>
      </w:del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Hastie et al. [5, Sec. 4.4.3]</w:delText>
        </w:r>
      </w:del>
      <w:del w:id="1519" w:author="PR Preview" w:date="2026-01-01T00:00:00Z">
        <w:r>
          <w:delText xml:space="preserve">.</w:delText>
        </w:r>
      </w:del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For independent but non-identically distributed outcomes it holds under conditions on the predictors that</w:delText>
        </w:r>
      </w:del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Fahrmeir and Kaufmann [9]</w:delText>
        </w:r>
      </w:del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give.</w:delText>
        </w:r>
      </w:del>
    </w:p>
    <w:p>
      <w:pPr>
        <w:pStyle w:val="Heading2"/>
      </w:pPr>
      <w:ins w:id="1526" w:author="PR Preview" w:date="2026-01-01T00:00:00Z">
        <w:r>
          <w:t xml:space="preserve">5 Confidence intervals for the coefficients</w:t>
        </w:r>
      </w:ins>
    </w:p>
    <w:bookmarkStart w:id="80" w:name="thm-logistic-mle-distribution"/>
    <w:p>
      <w:pPr>
        <w:pStyle w:val="FirstParagraph"/>
      </w:pPr>
      <w:ins w:id="1527" w:author="PR Preview" w:date="2026-01-01T00:00:00Z">
        <w:r>
          <w:rPr>
            <w:b/>
            <w:bCs/>
          </w:rPr>
          <w:t xml:space="preserve">Theorem 5 (Approximate distribution of the fitted coefficients)</w:t>
        </w:r>
      </w:ins>
      <w:ins w:id="1528" w:author="PR Preview" w:date="2026-01-01T00:00:00Z">
        <w:r>
          <w:t xml:space="preserve"> </w:t>
        </w:r>
      </w:ins>
      <w:ins w:id="1529" w:author="PR Preview" w:date="2026-01-01T00:00:00Z">
        <w:r>
          <w:t xml:space="preserve">Suppose the outcomes follow the</w:t>
        </w:r>
      </w:ins>
      <w:ins w:id="1530" w:author="PR Preview" w:date="2026-01-01T00:00:00Z">
        <w:r>
          <w:t xml:space="preserve"> </w:t>
        </w:r>
      </w:ins>
      <w:hyperlink w:anchor="def-logistic-regression">
        <w:ins w:id="1531" w:author="PR Preview" w:date="2026-01-01T00:00:00Z">
          <w:r>
            <w:rPr>
              <w:rStyle w:val="Hyperlink"/>
            </w:rPr>
            <w:t xml:space="preserve">logistic regression model</w:t>
          </w:r>
        </w:ins>
      </w:hyperlink>
      <w:ins w:id="1532" w:author="PR Preview" w:date="2026-01-01T00:00:00Z">
        <w:r>
          <w:t xml:space="preserve">.</w:t>
        </w:r>
      </w:ins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Let</w:t>
        </w:r>
      </w:ins>
      <w:ins w:id="1535" w:author="PR Preview" w:date="2026-01-01T00:00:00Z">
        <w:r>
          <w:t xml:space="preserve"> </w:t>
        </w:r>
      </w:ins>
      <m:oMath>
        <m:r>
          <m:t>X</m:t>
        </m:r>
      </m:oMath>
      <w:ins w:id="1536" w:author="PR Preview" w:date="2026-01-01T00:00:00Z">
        <w:r>
          <w:t xml:space="preserve"> </w:t>
        </w:r>
      </w:ins>
      <w:ins w:id="1537" w:author="PR Preview" w:date="2026-01-01T00:00:00Z">
        <w:r>
          <w:t xml:space="preserve">be the matrix whose rows are</w:t>
        </w:r>
      </w:ins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${\mathord{\smash[b]{\underset{\raise.3ex\hbox{$\scriptstyle\sim$}}{x}}\vphantom{x}}_i}^{\top}$</w:t>
        </w:r>
      </w:ins>
      <w:ins w:id="1540" w:author="PR Preview" w:date="2026-01-01T00:00:00Z">
        <w:r>
          <w:t xml:space="preserve">,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and let</w:t>
        </w:r>
      </w:ins>
      <w:ins w:id="1543" w:author="PR Preview" w:date="2026-01-01T00:00:00Z">
        <w:r>
          <w:t xml:space="preserve"> </w:t>
        </w:r>
      </w:ins>
      <m:oMath>
        <m:r>
          <m:t>W</m:t>
        </m:r>
      </m:oMath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be the diagonal matrix with entries</w:t>
        </w:r>
      </w:ins>
      <w:ins w:id="1546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1547" w:author="PR Preview" w:date="2026-01-01T00:00:00Z">
        <w:r>
          <w:t xml:space="preserve">.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Under regularity conditions, for a large sample the fitted coefficients are approximately Gaussian,</w:t>
        </w:r>
      </w:ins>
    </w:p>
    <w:p>
      <w:pPr>
        <w:pStyle w:val="BodyText"/>
      </w:pPr>
      <w:bookmarkStart w:id="79" w:name="eq-logistic-mle-distribution"/>
      <w:ins w:id="1550" w:author="PR Preview" w:date="2026-01-01T00:00:00Z">
        <w:r>
  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  </w:r>
      </w:ins>
      <w:bookmarkEnd w:id="79"/>
    </w:p>
    <w:bookmarkEnd w:id="80"/>
    <w:p>
      <w:pPr>
        <w:pStyle w:val="FirstParagraph"/>
      </w:pPr>
      <w:ins w:id="1551" w:author="PR Preview" w:date="2026-01-01T00:00:00Z">
        <w:r>
          <w:rPr>
            <w:i/>
            <w:iCs/>
          </w:rPr>
          <w:t xml:space="preserve">Proof</w:t>
        </w:r>
      </w:ins>
      <w:ins w:id="1552" w:author="PR Preview" w:date="2026-01-01T00:00:00Z">
        <w:r>
          <w:t xml:space="preserve">. </w:t>
        </w:r>
      </w:ins>
      <w:ins w:id="1553" w:author="PR Preview" w:date="2026-01-01T00:00:00Z">
        <w:r>
          <w:t xml:space="preserve">The log-likelihood has score</w:t>
        </w:r>
      </w:ins>
      <w:ins w:id="1554" w:author="PR Preview" w:date="2026-01-01T00:00:00Z">
        <w:r>
          <w:t xml:space="preserve"> </w:t>
        </w:r>
      </w:ins>
      <w:ins w:id="1555" w:author="PR Preview" w:date="2026-01-01T00:00:00Z">
        <w:r>
          <w:t xml:space="preserve">${X}^{\top} \mathopen{}\left(\mathord{\smash[b]{\underset{\raise.3ex\hbox{$\scriptstyle\sim$}}{y}}\vphantom{y}}- \mathord{\smash[b]{\underset{\raise.3ex\hbox{$\scriptstyle\sim$}}{\pi}}\vphantom{\pi}}\right)\mathclose{}$</w:t>
        </w:r>
      </w:ins>
      <w:ins w:id="1556" w:author="PR Preview" w:date="2026-01-01T00:00:00Z">
        <w:r>
          <w:t xml:space="preserve">,</w:t>
        </w:r>
      </w:ins>
      <w:ins w:id="1557" w:author="PR Preview" w:date="2026-01-01T00:00:00Z">
        <w:r>
          <w:t xml:space="preserve"> </w:t>
        </w:r>
      </w:ins>
      <w:ins w:id="1558" w:author="PR Preview" w:date="2026-01-01T00:00:00Z">
        <w:r>
          <w:t xml:space="preserve">and its Hessian is</w:t>
        </w:r>
      </w:ins>
      <w:ins w:id="155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ins w:id="1560" w:author="PR Preview" w:date="2026-01-01T00:00:00Z">
        <w:r>
          <w:t xml:space="preserve">, which does not involve the outcomes.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The observed and expected information are therefore both</w:t>
        </w:r>
      </w:ins>
      <w:ins w:id="156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ins w:id="1564" w:author="PR Preview" w:date="2026-01-01T00:00:00Z">
        <w:r>
          <w:t xml:space="preserve">.</w:t>
        </w:r>
      </w:ins>
      <w:ins w:id="1565" w:author="PR Preview" w:date="2026-01-01T00:00:00Z">
        <w:r>
          <w:t xml:space="preserve"> </w:t>
        </w:r>
      </w:ins>
      <w:ins w:id="1566" w:author="PR Preview" w:date="2026-01-01T00:00:00Z">
        <w:r>
          <w:t xml:space="preserve">The claim is the Gaussian approximation of the</w:t>
        </w:r>
      </w:ins>
      <w:ins w:id="1567" w:author="PR Preview" w:date="2026-01-01T00:00:00Z">
        <w:r>
          <w:t xml:space="preserve"> </w:t>
        </w:r>
      </w:ins>
      <w:hyperlink r:id="rId81">
        <w:ins w:id="1568" w:author="PR Preview" w:date="2026-01-01T00:00:00Z">
          <w:r>
            <w:rPr>
              <w:rStyle w:val="Hyperlink"/>
            </w:rPr>
            <w:t xml:space="preserve">central limit theorem for MLEs</w:t>
          </w:r>
        </w:ins>
      </w:hyperlink>
      <w:ins w:id="1569" w:author="PR Preview" w:date="2026-01-01T00:00:00Z">
        <w:r>
          <w:t xml:space="preserve">, with this information in place of the inverse covariance.</w:t>
        </w:r>
      </w:ins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The result is stated for logistic regression by</w:t>
        </w:r>
      </w:ins>
      <w:ins w:id="1572" w:author="PR Preview" w:date="2026-01-01T00:00:00Z">
        <w:r>
          <w:t xml:space="preserve"> </w:t>
        </w:r>
      </w:ins>
      <w:ins w:id="1573" w:author="PR Preview" w:date="2026-01-01T00:00:00Z">
        <w:r>
          <w:t xml:space="preserve">Hastie et al. [6, Sec. 4.4.3]</w:t>
        </w:r>
      </w:ins>
      <w:ins w:id="1574" w:author="PR Preview" w:date="2026-01-01T00:00:00Z">
        <w:r>
          <w:t xml:space="preserve">.</w:t>
        </w:r>
      </w:ins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For independent but non-identically distributed outcomes it holds under conditions on the predictors that</w:t>
        </w:r>
      </w:ins>
      <w:ins w:id="1577" w:author="PR Preview" w:date="2026-01-01T00:00:00Z">
        <w:r>
          <w:t xml:space="preserve"> </w:t>
        </w:r>
      </w:ins>
      <w:ins w:id="1578" w:author="PR Preview" w:date="2026-01-01T00:00:00Z">
        <w:r>
          <w:t xml:space="preserve">Fahrmeir and Kaufmann [10]</w:t>
        </w:r>
      </w:ins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give.</w:t>
        </w:r>
      </w:ins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del w:id="1581" w:author="PR Preview" w:date="2026-01-01T00:00:00Z">
        <w:r>
          <w:rPr>
            <w:b/>
            <w:bCs/>
          </w:rPr>
          <w:delText xml:space="preserve">Example 9 (A Wald interval from six patients)</w:delText>
        </w:r>
      </w:del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For the fit of</w:delText>
        </w:r>
      </w:del>
      <w:del w:id="1584" w:author="PR Preview" w:date="2026-01-01T00:00:00Z">
        <w:r>
          <w:delText xml:space="preserve"> </w:delText>
        </w:r>
      </w:del>
      <w:hyperlink w:anchor="exm-logistic-regression">
        <w:del w:id="1585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586" w:author="PR Preview" w:date="2026-01-01T00:00:00Z">
        <w:r>
          <w:delText xml:space="preserve">,</w:delText>
        </w:r>
      </w:del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rPr>
            <w:rStyle w:val="VerbatimChar"/>
          </w:rPr>
          <w:delText xml:space="preserve">vcov</w:delText>
        </w:r>
      </w:del>
      <w:del w:id="1589" w:author="PR Preview" w:date="2026-01-01T00:00:00Z">
        <w:r>
          <w:delText xml:space="preserve"> </w:delText>
        </w:r>
      </w:del>
      <w:del w:id="1590" w:author="PR Preview" w:date="2026-01-01T00:00:00Z">
        <w:r>
          <w:delText xml:space="preserve">returns</w:delText>
        </w:r>
      </w:del>
      <w:del w:id="1591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592" w:author="PR Preview" w:date="2026-01-01T00:00:00Z">
        <w:r>
          <w:delText xml:space="preserve">.</w:delText>
        </w:r>
      </w:del>
    </w:p>
    <w:p>
      <w:pPr>
        <w:pStyle w:val="FirstParagraph"/>
      </w:pPr>
      <w:ins w:id="1593" w:author="PR Preview" w:date="2026-01-01T00:00:00Z">
        <w:r>
          <w:rPr>
            <w:b/>
            <w:bCs/>
          </w:rPr>
          <w:t xml:space="preserve">Example 10 (A Wald interval from six patients)</w:t>
        </w:r>
      </w:ins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For the fit of</w:t>
        </w:r>
      </w:ins>
      <w:ins w:id="1596" w:author="PR Preview" w:date="2026-01-01T00:00:00Z">
        <w:r>
          <w:t xml:space="preserve"> </w:t>
        </w:r>
      </w:ins>
      <w:hyperlink w:anchor="exm-logistic-regression">
        <w:ins w:id="1597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598" w:author="PR Preview" w:date="2026-01-01T00:00:00Z">
        <w:r>
          <w:t xml:space="preserve">,</w:t>
        </w:r>
      </w:ins>
      <w:ins w:id="1599" w:author="PR Preview" w:date="2026-01-01T00:00:00Z">
        <w:r>
          <w:t xml:space="preserve"> </w:t>
        </w:r>
      </w:ins>
      <w:ins w:id="1600" w:author="PR Preview" w:date="2026-01-01T00:00:00Z">
        <w:r>
          <w:rPr>
            <w:rStyle w:val="VerbatimChar"/>
          </w:rPr>
          <w:t xml:space="preserve">vcov</w:t>
        </w:r>
      </w:ins>
      <w:ins w:id="1601" w:author="PR Preview" w:date="2026-01-01T00:00:00Z">
        <w:r>
          <w:t xml:space="preserve"> </w:t>
        </w:r>
      </w:ins>
      <w:ins w:id="1602" w:author="PR Preview" w:date="2026-01-01T00:00:00Z">
        <w:r>
          <w:t xml:space="preserve">returns</w:t>
        </w:r>
      </w:ins>
      <w:ins w:id="1603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604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del w:id="1605" w:author="PR Preview" w:date="2026-01-01T00:00:00Z">
        <w:r>
          <w:delText xml:space="preserve">The interval for</w:delText>
        </w:r>
      </w:del>
      <w:del w:id="1606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1</m:t>
            </m:r>
          </m:sub>
        </m:sSub>
      </m:oMath>
      <w:del w:id="1607" w:author="PR Preview" w:date="2026-01-01T00:00:00Z">
        <w:r>
          <w:delText xml:space="preserve"> </w:delText>
        </w:r>
      </w:del>
      <w:del w:id="1608" w:author="PR Preview" w:date="2026-01-01T00:00:00Z">
        <w:r>
          <w:delText xml:space="preserve">is</w:delText>
        </w:r>
      </w:del>
      <w:del w:id="160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del w:id="1610" w:author="PR Preview" w:date="2026-01-01T00:00:00Z">
        <w:r>
          <w:delText xml:space="preserve">.</w:delText>
        </w:r>
      </w:del>
      <w:del w:id="1611" w:author="PR Preview" w:date="2026-01-01T00:00:00Z">
        <w:r>
          <w:delText xml:space="preserve"> </w:delText>
        </w:r>
      </w:del>
      <w:del w:id="1612" w:author="PR Preview" w:date="2026-01-01T00:00:00Z">
        <w:r>
          <w:delText xml:space="preserve">It contains</w:delText>
        </w:r>
      </w:del>
      <w:del w:id="1613" w:author="PR Preview" w:date="2026-01-01T00:00:00Z">
        <w:r>
          <w:delText xml:space="preserve"> </w:delText>
        </w:r>
      </w:del>
      <m:oMath>
        <m:r>
          <m:t>0</m:t>
        </m:r>
      </m:oMath>
      <w:del w:id="1614" w:author="PR Preview" w:date="2026-01-01T00:00:00Z">
        <w:r>
          <w:delText xml:space="preserve">, consistent with the test of</w:delText>
        </w:r>
      </w:del>
      <w:del w:id="1615" w:author="PR Preview" w:date="2026-01-01T00:00:00Z">
        <w:r>
          <w:delText xml:space="preserve"> </w:delText>
        </w:r>
      </w:del>
      <w:hyperlink w:anchor="exm-deviance-drop-distribution">
        <w:del w:id="1616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1617" w:author="PR Preview" w:date="2026-01-01T00:00:00Z">
        <w:r>
          <w:delText xml:space="preserve">.</w:delText>
        </w:r>
      </w:del>
    </w:p>
    <w:p>
      <w:pPr>
        <w:pStyle w:val="FirstParagraph"/>
      </w:pPr>
      <w:ins w:id="1618" w:author="PR Preview" w:date="2026-01-01T00:00:00Z">
        <w:r>
          <w:t xml:space="preserve">The interval for</w:t>
        </w:r>
      </w:ins>
      <w:ins w:id="1619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1</m:t>
            </m:r>
          </m:sub>
        </m:sSub>
      </m:oMath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is</w:t>
        </w:r>
      </w:ins>
      <w:ins w:id="162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ins w:id="1623" w:author="PR Preview" w:date="2026-01-01T00:00:00Z">
        <w:r>
          <w:t xml:space="preserve">.</w:t>
        </w:r>
      </w:ins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It contains</w:t>
        </w:r>
      </w:ins>
      <w:ins w:id="1626" w:author="PR Preview" w:date="2026-01-01T00:00:00Z">
        <w:r>
          <w:t xml:space="preserve"> </w:t>
        </w:r>
      </w:ins>
      <m:oMath>
        <m:r>
          <m:t>0</m:t>
        </m:r>
      </m:oMath>
      <w:ins w:id="1627" w:author="PR Preview" w:date="2026-01-01T00:00:00Z">
        <w:r>
          <w:t xml:space="preserve">, consistent with the test of</w:t>
        </w:r>
      </w:ins>
      <w:ins w:id="1628" w:author="PR Preview" w:date="2026-01-01T00:00:00Z">
        <w:r>
          <w:t xml:space="preserve"> </w:t>
        </w:r>
      </w:ins>
      <w:hyperlink w:anchor="exm-deviance-drop-distribution">
        <w:ins w:id="1629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630" w:author="PR Preview" w:date="2026-01-01T00:00:00Z">
        <w:r>
          <w:t xml:space="preserve">.</w:t>
        </w:r>
      </w:ins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del w:id="1631" w:author="PR Preview" w:date="2026-01-01T00:00:00Z">
        <w:r>
          <w:rPr>
            <w:b/>
            <w:bCs/>
          </w:rPr>
          <w:delText xml:space="preserve">Example 10 (How little six patients tell us)</w:delText>
        </w:r>
      </w:del>
      <w:del w:id="1632" w:author="PR Preview" w:date="2026-01-01T00:00:00Z">
        <w:r>
          <w:delText xml:space="preserve"> </w:delText>
        </w:r>
      </w:del>
      <w:del w:id="1633" w:author="PR Preview" w:date="2026-01-01T00:00:00Z">
        <w:r>
          <w:delText xml:space="preserve">The two groups of</w:delText>
        </w:r>
      </w:del>
      <w:del w:id="1634" w:author="PR Preview" w:date="2026-01-01T00:00:00Z">
        <w:r>
          <w:delText xml:space="preserve"> </w:delText>
        </w:r>
      </w:del>
      <w:hyperlink w:anchor="exm-logistic-regression">
        <w:del w:id="1635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sit two units apart on the</w:delText>
        </w:r>
      </w:del>
      <w:del w:id="1638" w:author="PR Preview" w:date="2026-01-01T00:00:00Z">
        <w:r>
          <w:delText xml:space="preserve"> </w:delText>
        </w:r>
      </w:del>
      <m:oMath>
        <m:r>
          <m:t>x</m:t>
        </m:r>
      </m:oMath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scale, so the odds ratio between them is</w:delText>
        </w:r>
      </w:del>
      <w:del w:id="1641" w:author="PR Preview" w:date="2026-01-01T00:00:00Z">
        <w:r>
          <w:delText xml:space="preserve"> </w:delText>
        </w:r>
      </w:del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del w:id="1642" w:author="PR Preview" w:date="2026-01-01T00:00:00Z">
        <w:r>
          <w:delText xml:space="preserve">.</w:delText>
        </w:r>
      </w:del>
    </w:p>
    <w:p>
      <w:pPr>
        <w:pStyle w:val="BodyText"/>
      </w:pPr>
      <w:ins w:id="1643" w:author="PR Preview" w:date="2026-01-01T00:00:00Z">
        <w:r>
          <w:rPr>
            <w:b/>
            <w:bCs/>
          </w:rPr>
          <w:t xml:space="preserve">Example 11 (How little six patients tell us)</w:t>
        </w:r>
      </w:ins>
      <w:ins w:id="1644" w:author="PR Preview" w:date="2026-01-01T00:00:00Z">
        <w:r>
          <w:t xml:space="preserve"> </w:t>
        </w:r>
      </w:ins>
      <w:ins w:id="1645" w:author="PR Preview" w:date="2026-01-01T00:00:00Z">
        <w:r>
          <w:t xml:space="preserve">The two groups of</w:t>
        </w:r>
      </w:ins>
      <w:ins w:id="1646" w:author="PR Preview" w:date="2026-01-01T00:00:00Z">
        <w:r>
          <w:t xml:space="preserve"> </w:t>
        </w:r>
      </w:ins>
      <w:hyperlink w:anchor="exm-logistic-regression">
        <w:ins w:id="1647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sit two units apart on the</w:t>
        </w:r>
      </w:ins>
      <w:ins w:id="1650" w:author="PR Preview" w:date="2026-01-01T00:00:00Z">
        <w:r>
          <w:t xml:space="preserve"> </w:t>
        </w:r>
      </w:ins>
      <m:oMath>
        <m:r>
          <m:t>x</m:t>
        </m:r>
      </m:oMath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scale, so the odds ratio between them is</w:t>
        </w:r>
      </w:ins>
      <w:ins w:id="1653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ins w:id="1654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ins w:id="1655" w:author="PR Preview" w:date="2026-01-01T00:00:00Z">
        <w:r>
          <w:t xml:space="preserve">6 Further reading</w:t>
        </w:r>
      </w:ins>
    </w:p>
    <w:p>
      <w:pPr>
        <w:pStyle w:val="Compact"/>
        <w:numPr>
          <w:ilvl w:val="0"/>
          <w:numId w:val="1004"/>
        </w:numPr>
      </w:pPr>
      <w:hyperlink r:id="rId88">
        <w:ins w:id="1656" w:author="PR Preview" w:date="2026-01-01T00:00:00Z">
          <w:r>
            <w:rPr>
              <w:rStyle w:val="Hyperlink"/>
            </w:rPr>
            <w:t xml:space="preserve">Hua Zhou</w:t>
          </w:r>
        </w:ins>
      </w:hyperlink>
      <w:ins w:id="1657" w:author="PR Preview" w:date="2026-01-01T00:00:00Z">
        <w:r>
          <w:t xml:space="preserve">’s</w:t>
        </w:r>
      </w:ins>
      <w:ins w:id="1658" w:author="PR Preview" w:date="2026-01-01T00:00:00Z">
        <w:r>
          <w:t xml:space="preserve"> </w:t>
        </w:r>
      </w:ins>
      <w:hyperlink r:id="rId89">
        <w:ins w:id="1659" w:author="PR Preview" w:date="2026-01-01T00:00:00Z">
          <w:r>
            <w:rPr>
              <w:rStyle w:val="Hyperlink"/>
            </w:rPr>
            <w:t xml:space="preserve">course page for</w:t>
          </w:r>
        </w:ins>
        <w:ins w:id="1660" w:author="PR Preview" w:date="2026-01-01T00:00:00Z">
          <w:r>
            <w:rPr>
              <w:rStyle w:val="Hyperlink"/>
            </w:rPr>
            <w:t xml:space="preserve"> </w:t>
          </w:r>
        </w:ins>
        <w:ins w:id="1661" w:author="PR Preview" w:date="2026-01-01T00:00:00Z">
          <w:r>
            <w:rPr>
              <w:rStyle w:val="Hyperlink"/>
            </w:rPr>
            <w:t xml:space="preserve">“UCLA Biostat 257 - Statistical Computing”</w:t>
          </w:r>
        </w:ins>
        <w:ins w:id="1662" w:author="PR Preview" w:date="2026-01-01T00:00:00Z">
          <w:r>
            <w:rPr>
              <w:rStyle w:val="Hyperlink"/>
            </w:rPr>
            <w:t xml:space="preserve"> </w:t>
          </w:r>
        </w:ins>
        <w:ins w:id="1663" w:author="PR Preview" w:date="2026-01-01T00:00:00Z">
          <w:r>
            <w:rPr>
              <w:rStyle w:val="Hyperlink"/>
            </w:rPr>
            <w:t xml:space="preserve">(2025 Spring)</w:t>
          </w:r>
        </w:ins>
      </w:hyperlink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has lectures on fitting generalized linear models and on quasi-Newton optimization.</w:t>
        </w:r>
      </w:ins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Its source is</w:t>
        </w:r>
      </w:ins>
      <w:ins w:id="1668" w:author="PR Preview" w:date="2026-01-01T00:00:00Z">
        <w:r>
          <w:t xml:space="preserve"> </w:t>
        </w:r>
      </w:ins>
      <w:hyperlink r:id="rId90">
        <w:ins w:id="1669" w:author="PR Preview" w:date="2026-01-01T00:00:00Z">
          <w:r>
            <w:rPr>
              <w:rStyle w:val="Hyperlink"/>
            </w:rPr>
            <w:t xml:space="preserve">on GitHub</w:t>
          </w:r>
        </w:ins>
      </w:hyperlink>
      <w:ins w:id="1670" w:author="PR Preview" w:date="2026-01-01T00:00:00Z">
        <w:r>
          <w:t xml:space="preserve"> </w:t>
        </w:r>
      </w:ins>
      <w:ins w:id="1671" w:author="PR Preview" w:date="2026-01-01T00:00:00Z">
        <w:r>
          <w:t xml:space="preserve">under the MIT License.</w:t>
        </w:r>
      </w:ins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del w:id="1672" w:author="PR Preview" w:date="2026-01-01T00:00:00Z">
        <w:r>
          <w:delText xml:space="preserve">[3]</w:delText>
        </w:r>
      </w:del>
      <w:del w:id="1673" w:author="PR Preview" w:date="2026-01-01T00:00:00Z">
        <w:r>
          <w:delText xml:space="preserve"> </w:delText>
        </w:r>
      </w:del>
      <w:del w:id="1674" w:author="PR Preview" w:date="2026-01-01T00:00:00Z">
        <w:r>
          <w:delText xml:space="preserve">	</w:delText>
        </w:r>
      </w:del>
      <w:del w:id="1675" w:author="PR Preview" w:date="2026-01-01T00:00:00Z">
        <w:r>
          <w:delText xml:space="preserve">Wikipedia contributors,</w:delText>
        </w:r>
      </w:del>
      <w:del w:id="1676" w:author="PR Preview" w:date="2026-01-01T00:00:00Z">
        <w:r>
          <w:delText xml:space="preserve"> </w:delText>
        </w:r>
      </w:del>
      <w:del w:id="1677" w:author="PR Preview" w:date="2026-01-01T00:00:00Z">
        <w:r>
          <w:delText xml:space="preserve">“Deviance (statistics) —</w:delText>
        </w:r>
      </w:del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Wikipedia</w:delText>
        </w:r>
      </w:del>
      <w:del w:id="1680" w:author="PR Preview" w:date="2026-01-01T00:00:00Z">
        <w:r>
          <w:delText xml:space="preserve">,</w:delText>
        </w:r>
      </w:del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the free encyclopedia.”</w:delText>
        </w:r>
      </w:del>
      <w:del w:id="1683" w:author="PR Preview" w:date="2026-01-01T00:00:00Z">
        <w:r>
          <w:delText xml:space="preserve"> </w:delText>
        </w:r>
      </w:del>
      <w:del w:id="1684" w:author="PR Preview" w:date="2026-01-01T00:00:00Z">
        <w:r>
          <w:delText xml:space="preserve">2026. Available:</w:delText>
        </w:r>
      </w:del>
      <w:del w:id="1685" w:author="PR Preview" w:date="2026-01-01T00:00:00Z">
        <w:r>
          <w:delText xml:space="preserve"> </w:delText>
        </w:r>
      </w:del>
      <w:hyperlink r:id="rId98">
        <w:del w:id="1686" w:author="PR Preview" w:date="2026-01-01T00:00:00Z">
          <w:r>
            <w:rPr>
              <w:rStyle w:val="Hyperlink"/>
            </w:rPr>
            <w:delText xml:space="preserve">https://en.wikipedia.org/wiki/Deviance_%28statistics%29</w:delText>
          </w:r>
        </w:del>
      </w:hyperlink>
    </w:p>
    <w:p>
      <w:pPr>
        <w:pStyle w:val="Bibliography"/>
      </w:pPr>
      <w:del w:id="1687" w:author="PR Preview" w:date="2026-01-01T00:00:00Z">
        <w:r>
          <w:delText xml:space="preserve">[4]</w:delText>
        </w:r>
      </w:del>
      <w:del w:id="1688" w:author="PR Preview" w:date="2026-01-01T00:00:00Z">
        <w:r>
          <w:delText xml:space="preserve"> </w:delText>
        </w:r>
      </w:del>
      <w:del w:id="1689" w:author="PR Preview" w:date="2026-01-01T00:00:00Z">
        <w:r>
          <w:delText xml:space="preserve">	</w:delText>
        </w:r>
      </w:del>
      <w:del w:id="1690" w:author="PR Preview" w:date="2026-01-01T00:00:00Z">
        <w:r>
          <w:delText xml:space="preserve">J. A. Nelder and R. W. M. Wedderburn,</w:delText>
        </w:r>
      </w:del>
      <w:del w:id="1691" w:author="PR Preview" w:date="2026-01-01T00:00:00Z">
        <w:r>
          <w:delText xml:space="preserve"> </w:delText>
        </w:r>
      </w:del>
      <w:del w:id="1692" w:author="PR Preview" w:date="2026-01-01T00:00:00Z">
        <w:r>
          <w:delText xml:space="preserve">“Generalized linear models,”</w:delText>
        </w:r>
      </w:del>
      <w:del w:id="1693" w:author="PR Preview" w:date="2026-01-01T00:00:00Z">
        <w:r>
          <w:delText xml:space="preserve"> </w:delText>
        </w:r>
      </w:del>
      <w:del w:id="1694" w:author="PR Preview" w:date="2026-01-01T00:00:00Z">
        <w:r>
          <w:rPr>
            <w:i/>
            <w:iCs/>
          </w:rPr>
          <w:delText xml:space="preserve">Journal of the Royal Statistical Society: Series A (General)</w:delText>
        </w:r>
      </w:del>
      <w:del w:id="1695" w:author="PR Preview" w:date="2026-01-01T00:00:00Z">
        <w:r>
          <w:delText xml:space="preserve">, vol. 135, no. 3, pp. 370–384, 1972, doi:</w:delText>
        </w:r>
      </w:del>
      <w:del w:id="1696" w:author="PR Preview" w:date="2026-01-01T00:00:00Z">
        <w:r>
          <w:delText xml:space="preserve"> </w:delText>
        </w:r>
      </w:del>
      <w:hyperlink r:id="rId100">
        <w:del w:id="1697" w:author="PR Preview" w:date="2026-01-01T00:00:00Z">
          <w:r>
            <w:rPr>
              <w:rStyle w:val="Hyperlink"/>
            </w:rPr>
            <w:delText xml:space="preserve">10.2307/2344614</w:delText>
          </w:r>
        </w:del>
      </w:hyperlink>
      <w:del w:id="1698" w:author="PR Preview" w:date="2026-01-01T00:00:00Z">
        <w:r>
          <w:delText xml:space="preserve">.</w:delText>
        </w:r>
      </w:del>
    </w:p>
    <w:p>
      <w:pPr>
        <w:pStyle w:val="Bibliography"/>
      </w:pPr>
      <w:del w:id="1699" w:author="PR Preview" w:date="2026-01-01T00:00:00Z">
        <w:r>
          <w:delText xml:space="preserve">[5]</w:delText>
        </w:r>
      </w:del>
      <w:del w:id="1700" w:author="PR Preview" w:date="2026-01-01T00:00:00Z">
        <w:r>
          <w:delText xml:space="preserve"> </w:delText>
        </w:r>
      </w:del>
      <w:del w:id="1701" w:author="PR Preview" w:date="2026-01-01T00:00:00Z">
        <w:r>
          <w:delText xml:space="preserve">	</w:delText>
        </w:r>
      </w:del>
      <w:del w:id="1702" w:author="PR Preview" w:date="2026-01-01T00:00:00Z">
        <w:r>
          <w:delText xml:space="preserve">T. Hastie, R. Tibshirani, and J. Friedman,</w:delText>
        </w:r>
      </w:del>
      <w:del w:id="1703" w:author="PR Preview" w:date="2026-01-01T00:00:00Z">
        <w:r>
          <w:delText xml:space="preserve"> </w:delText>
        </w:r>
      </w:del>
      <w:del w:id="1704" w:author="PR Preview" w:date="2026-01-01T00:00:00Z">
        <w:r>
          <w:rPr>
            <w:i/>
            <w:iCs/>
          </w:rPr>
          <w:delText xml:space="preserve">The elements of statistical learning: Data mining, inference, and prediction</w:delText>
        </w:r>
      </w:del>
      <w:del w:id="1705" w:author="PR Preview" w:date="2026-01-01T00:00:00Z">
        <w:r>
          <w:delText xml:space="preserve">, 2nd ed. Springer, 2009. doi:</w:delText>
        </w:r>
      </w:del>
      <w:del w:id="1706" w:author="PR Preview" w:date="2026-01-01T00:00:00Z">
        <w:r>
          <w:delText xml:space="preserve"> </w:delText>
        </w:r>
      </w:del>
      <w:hyperlink r:id="rId102">
        <w:del w:id="1707" w:author="PR Preview" w:date="2026-01-01T00:00:00Z">
          <w:r>
            <w:rPr>
              <w:rStyle w:val="Hyperlink"/>
            </w:rPr>
            <w:delText xml:space="preserve">10.1007/978-0-387-84858-7</w:delText>
          </w:r>
        </w:del>
      </w:hyperlink>
      <w:del w:id="1708" w:author="PR Preview" w:date="2026-01-01T00:00:00Z">
        <w:r>
          <w:delText xml:space="preserve">.</w:delText>
        </w:r>
      </w:del>
    </w:p>
    <w:p>
      <w:pPr>
        <w:pStyle w:val="Bibliography"/>
      </w:pPr>
      <w:del w:id="1709" w:author="PR Preview" w:date="2026-01-01T00:00:00Z">
        <w:r>
          <w:delText xml:space="preserve">[6]</w:delText>
        </w:r>
      </w:del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delText xml:space="preserve">	</w:delText>
        </w:r>
      </w:del>
      <w:del w:id="1712" w:author="PR Preview" w:date="2026-01-01T00:00:00Z">
        <w:r>
          <w:delText xml:space="preserve">A. J. Dobson and A. G. Barnett,</w:delText>
        </w:r>
      </w:del>
      <w:del w:id="1713" w:author="PR Preview" w:date="2026-01-01T00:00:00Z">
        <w:r>
          <w:delText xml:space="preserve"> </w:delText>
        </w:r>
      </w:del>
      <w:del w:id="1714" w:author="PR Preview" w:date="2026-01-01T00:00:00Z">
        <w:r>
          <w:rPr>
            <w:i/>
            <w:iCs/>
          </w:rPr>
          <w:delText xml:space="preserve">An introduction to generalized linear models</w:delText>
        </w:r>
      </w:del>
      <w:del w:id="1715" w:author="PR Preview" w:date="2026-01-01T00:00:00Z">
        <w:r>
          <w:delText xml:space="preserve">, 4th ed. CRC press, 2018. doi:</w:delText>
        </w:r>
      </w:del>
      <w:del w:id="1716" w:author="PR Preview" w:date="2026-01-01T00:00:00Z">
        <w:r>
          <w:delText xml:space="preserve"> </w:delText>
        </w:r>
      </w:del>
      <w:hyperlink r:id="rId104">
        <w:del w:id="1717" w:author="PR Preview" w:date="2026-01-01T00:00:00Z">
          <w:r>
            <w:rPr>
              <w:rStyle w:val="Hyperlink"/>
            </w:rPr>
            <w:delText xml:space="preserve">10.1201/9781315182780</w:delText>
          </w:r>
        </w:del>
      </w:hyperlink>
      <w:del w:id="1718" w:author="PR Preview" w:date="2026-01-01T00:00:00Z">
        <w:r>
          <w:delText xml:space="preserve">.</w:delText>
        </w:r>
      </w:del>
    </w:p>
    <w:p>
      <w:pPr>
        <w:pStyle w:val="Bibliography"/>
      </w:pPr>
      <w:del w:id="1719" w:author="PR Preview" w:date="2026-01-01T00:00:00Z">
        <w:r>
          <w:delText xml:space="preserve">[7]</w:delText>
        </w:r>
      </w:del>
      <w:del w:id="1720" w:author="PR Preview" w:date="2026-01-01T00:00:00Z">
        <w:r>
          <w:delText xml:space="preserve"> </w:delText>
        </w:r>
      </w:del>
      <w:del w:id="1721" w:author="PR Preview" w:date="2026-01-01T00:00:00Z">
        <w:r>
          <w:delText xml:space="preserve">	</w:delText>
        </w:r>
      </w:del>
      <w:del w:id="1722" w:author="PR Preview" w:date="2026-01-01T00:00:00Z">
        <w:r>
          <w:delText xml:space="preserve">D. W. Hosmer and S. Lemeshow,</w:delText>
        </w:r>
      </w:del>
      <w:del w:id="1723" w:author="PR Preview" w:date="2026-01-01T00:00:00Z">
        <w:r>
          <w:delText xml:space="preserve"> </w:delText>
        </w:r>
      </w:del>
      <w:del w:id="1724" w:author="PR Preview" w:date="2026-01-01T00:00:00Z">
        <w:r>
          <w:rPr>
            <w:i/>
            <w:iCs/>
          </w:rPr>
          <w:delText xml:space="preserve">Applied logistic regression</w:delText>
        </w:r>
      </w:del>
      <w:del w:id="1725" w:author="PR Preview" w:date="2026-01-01T00:00:00Z">
        <w:r>
          <w:delText xml:space="preserve">. New York: Wiley, 1989.</w:delText>
        </w:r>
      </w:del>
    </w:p>
    <w:p>
      <w:pPr>
        <w:pStyle w:val="Bibliography"/>
      </w:pPr>
      <w:del w:id="1726" w:author="PR Preview" w:date="2026-01-01T00:00:00Z">
        <w:r>
          <w:delText xml:space="preserve">[8]</w:delText>
        </w:r>
      </w:del>
      <w:del w:id="1727" w:author="PR Preview" w:date="2026-01-01T00:00:00Z">
        <w:r>
          <w:delText xml:space="preserve"> </w:delText>
        </w:r>
      </w:del>
      <w:del w:id="1728" w:author="PR Preview" w:date="2026-01-01T00:00:00Z">
        <w:r>
          <w:delText xml:space="preserve">	</w:delText>
        </w:r>
      </w:del>
      <w:del w:id="1729" w:author="PR Preview" w:date="2026-01-01T00:00:00Z">
        <w:r>
          <w:delText xml:space="preserve">Wikipedia contributors,</w:delText>
        </w:r>
      </w:del>
      <w:del w:id="1730" w:author="PR Preview" w:date="2026-01-01T00:00:00Z">
        <w:r>
          <w:delText xml:space="preserve"> </w:delText>
        </w:r>
      </w:del>
      <w:del w:id="1731" w:author="PR Preview" w:date="2026-01-01T00:00:00Z">
        <w:r>
          <w:delText xml:space="preserve">“Saturated model —</w:delText>
        </w:r>
      </w:del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Wikipedia</w:delText>
        </w:r>
      </w:del>
      <w:del w:id="1734" w:author="PR Preview" w:date="2026-01-01T00:00:00Z">
        <w:r>
          <w:delText xml:space="preserve">,</w:delText>
        </w:r>
      </w:del>
      <w:del w:id="1735" w:author="PR Preview" w:date="2026-01-01T00:00:00Z">
        <w:r>
          <w:delText xml:space="preserve"> </w:delText>
        </w:r>
      </w:del>
      <w:del w:id="1736" w:author="PR Preview" w:date="2026-01-01T00:00:00Z">
        <w:r>
          <w:delText xml:space="preserve">the free encyclopedia.”</w:delText>
        </w:r>
      </w:del>
      <w:del w:id="1737" w:author="PR Preview" w:date="2026-01-01T00:00:00Z">
        <w:r>
          <w:delText xml:space="preserve"> </w:delText>
        </w:r>
      </w:del>
      <w:del w:id="1738" w:author="PR Preview" w:date="2026-01-01T00:00:00Z">
        <w:r>
          <w:delText xml:space="preserve">2026. Available:</w:delText>
        </w:r>
      </w:del>
      <w:del w:id="1739" w:author="PR Preview" w:date="2026-01-01T00:00:00Z">
        <w:r>
          <w:delText xml:space="preserve"> </w:delText>
        </w:r>
      </w:del>
      <w:hyperlink r:id="rId107">
        <w:del w:id="1740" w:author="PR Preview" w:date="2026-01-01T00:00:00Z">
          <w:r>
            <w:rPr>
              <w:rStyle w:val="Hyperlink"/>
            </w:rPr>
            <w:delText xml:space="preserve">https://en.wikipedia.org/wiki/Saturated_model</w:delText>
          </w:r>
        </w:del>
      </w:hyperlink>
    </w:p>
    <w:p>
      <w:pPr>
        <w:pStyle w:val="Bibliography"/>
      </w:pPr>
      <w:del w:id="1741" w:author="PR Preview" w:date="2026-01-01T00:00:00Z">
        <w:r>
          <w:delText xml:space="preserve">[9]</w:delText>
        </w:r>
      </w:del>
      <w:del w:id="1742" w:author="PR Preview" w:date="2026-01-01T00:00:00Z">
        <w:r>
          <w:delText xml:space="preserve"> </w:delText>
        </w:r>
      </w:del>
      <w:del w:id="1743" w:author="PR Preview" w:date="2026-01-01T00:00:00Z">
        <w:r>
          <w:delText xml:space="preserve">	</w:delText>
        </w:r>
      </w:del>
      <w:del w:id="1744" w:author="PR Preview" w:date="2026-01-01T00:00:00Z">
        <w:r>
          <w:delText xml:space="preserve">L. Fahrmeir and H. Kaufmann,</w:delText>
        </w:r>
      </w:del>
      <w:del w:id="1745" w:author="PR Preview" w:date="2026-01-01T00:00:00Z">
        <w:r>
          <w:delText xml:space="preserve"> </w:delText>
        </w:r>
      </w:del>
      <w:del w:id="1746" w:author="PR Preview" w:date="2026-01-01T00:00:00Z">
        <w:r>
          <w:delText xml:space="preserve">“Consistency and asymptotic normality of the maximum likelihood estimator in generalized linear models,”</w:delText>
        </w:r>
      </w:del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rPr>
            <w:i/>
            <w:iCs/>
          </w:rPr>
          <w:delText xml:space="preserve">The Annals of Statistics</w:delText>
        </w:r>
      </w:del>
      <w:del w:id="1749" w:author="PR Preview" w:date="2026-01-01T00:00:00Z">
        <w:r>
          <w:delText xml:space="preserve">, vol. 13, no. 1, pp. 342–368, 1985, doi:</w:delText>
        </w:r>
      </w:del>
      <w:del w:id="1750" w:author="PR Preview" w:date="2026-01-01T00:00:00Z">
        <w:r>
          <w:delText xml:space="preserve"> </w:delText>
        </w:r>
      </w:del>
      <w:hyperlink r:id="rId109">
        <w:del w:id="1751" w:author="PR Preview" w:date="2026-01-01T00:00:00Z">
          <w:r>
            <w:rPr>
              <w:rStyle w:val="Hyperlink"/>
            </w:rPr>
            <w:delText xml:space="preserve">10.1214/aos/1176346597</w:delText>
          </w:r>
        </w:del>
      </w:hyperlink>
      <w:del w:id="1752" w:author="PR Preview" w:date="2026-01-01T00:00:00Z">
        <w:r>
          <w:delText xml:space="preserve">.</w:delText>
        </w:r>
      </w:del>
    </w:p>
    <w:p>
      <w:pPr>
        <w:pStyle w:val="Bibliography"/>
      </w:pPr>
      <w:ins w:id="1753" w:author="PR Preview" w:date="2026-01-01T00:00:00Z">
        <w:r>
          <w:t xml:space="preserve">[3]</w:t>
        </w:r>
      </w:ins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	</w:t>
        </w:r>
      </w:ins>
      <w:ins w:id="1756" w:author="PR Preview" w:date="2026-01-01T00:00:00Z">
        <w:r>
          <w:t xml:space="preserve">H. Zhou,</w:t>
        </w:r>
      </w:ins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“</w:t>
        </w:r>
      </w:ins>
      <w:ins w:id="1759" w:author="PR Preview" w:date="2026-01-01T00:00:00Z">
        <w:r>
          <w:t xml:space="preserve">Newton</w:t>
        </w:r>
      </w:ins>
      <w:ins w:id="1760" w:author="PR Preview" w:date="2026-01-01T00:00:00Z">
        <w:r>
          <w:t xml:space="preserve">’s method and</w:t>
        </w:r>
      </w:ins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Fisher</w:t>
        </w:r>
      </w:ins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scoring.”</w:t>
        </w:r>
      </w:ins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Lecture notes for Biostat M257, Statistical Computing, University of California, Los Angeles, 2025. Accessed: Oct. 26, 2026. [Online]. Available:</w:t>
        </w:r>
      </w:ins>
      <w:ins w:id="1767" w:author="PR Preview" w:date="2026-01-01T00:00:00Z">
        <w:r>
          <w:t xml:space="preserve"> </w:t>
        </w:r>
      </w:ins>
      <w:hyperlink r:id="rId96">
        <w:ins w:id="1768" w:author="PR Preview" w:date="2026-01-01T00:00:00Z">
          <w:r>
            <w:rPr>
              <w:rStyle w:val="Hyperlink"/>
            </w:rPr>
            <w:t xml:space="preserve">https://ucla-biostat-257.github.io/2025spring/slides/23-newton/newton.html</w:t>
          </w:r>
        </w:ins>
      </w:hyperlink>
    </w:p>
    <w:bookmarkEnd w:id="97"/>
    <w:bookmarkStart w:id="99" w:name="ref-wikipedia_deviance_statistics"/>
    <w:p>
      <w:pPr>
        <w:pStyle w:val="Bibliography"/>
      </w:pPr>
      <w:ins w:id="1769" w:author="PR Preview" w:date="2026-01-01T00:00:00Z">
        <w:r>
          <w:t xml:space="preserve">[4]</w:t>
        </w:r>
      </w:ins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	</w:t>
        </w:r>
      </w:ins>
      <w:ins w:id="1772" w:author="PR Preview" w:date="2026-01-01T00:00:00Z">
        <w:r>
          <w:t xml:space="preserve">Wikipedia contributors,</w:t>
        </w:r>
      </w:ins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“Deviance (statistics) —</w:t>
        </w:r>
      </w:ins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Wikipedia</w:t>
        </w:r>
      </w:ins>
      <w:ins w:id="1777" w:author="PR Preview" w:date="2026-01-01T00:00:00Z">
        <w:r>
          <w:t xml:space="preserve">,</w:t>
        </w:r>
      </w:ins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the free encyclopedia.”</w:t>
        </w:r>
      </w:ins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2026. Available:</w:t>
        </w:r>
      </w:ins>
      <w:ins w:id="1782" w:author="PR Preview" w:date="2026-01-01T00:00:00Z">
        <w:r>
          <w:t xml:space="preserve"> </w:t>
        </w:r>
      </w:ins>
      <w:hyperlink r:id="rId98">
        <w:ins w:id="1783" w:author="PR Preview" w:date="2026-01-01T00:00:00Z">
          <w:r>
            <w:rPr>
              <w:rStyle w:val="Hyperlink"/>
            </w:rPr>
            <w:t xml:space="preserve">https://en.wikipedia.org/wiki/Deviance_%28statistics%29</w:t>
          </w:r>
        </w:ins>
      </w:hyperlink>
    </w:p>
    <w:bookmarkEnd w:id="99"/>
    <w:bookmarkStart w:id="101" w:name="ref-nelder1972generalized"/>
    <w:p>
      <w:pPr>
        <w:pStyle w:val="Bibliography"/>
      </w:pPr>
      <w:ins w:id="1784" w:author="PR Preview" w:date="2026-01-01T00:00:00Z">
        <w:r>
          <w:t xml:space="preserve">[5]</w:t>
        </w:r>
      </w:ins>
      <w:ins w:id="1785" w:author="PR Preview" w:date="2026-01-01T00:00:00Z">
        <w:r>
          <w:t xml:space="preserve"> </w:t>
        </w:r>
      </w:ins>
      <w:ins w:id="1786" w:author="PR Preview" w:date="2026-01-01T00:00:00Z">
        <w:r>
          <w:t xml:space="preserve">	</w:t>
        </w:r>
      </w:ins>
      <w:ins w:id="1787" w:author="PR Preview" w:date="2026-01-01T00:00:00Z">
        <w:r>
          <w:t xml:space="preserve">J. A. Nelder and R. W. M. Wedderburn,</w:t>
        </w:r>
      </w:ins>
      <w:ins w:id="1788" w:author="PR Preview" w:date="2026-01-01T00:00:00Z">
        <w:r>
          <w:t xml:space="preserve"> </w:t>
        </w:r>
      </w:ins>
      <w:ins w:id="1789" w:author="PR Preview" w:date="2026-01-01T00:00:00Z">
        <w:r>
          <w:t xml:space="preserve">“Generalized linear models,”</w:t>
        </w:r>
      </w:ins>
      <w:ins w:id="1790" w:author="PR Preview" w:date="2026-01-01T00:00:00Z">
        <w:r>
          <w:t xml:space="preserve"> </w:t>
        </w:r>
      </w:ins>
      <w:ins w:id="1791" w:author="PR Preview" w:date="2026-01-01T00:00:00Z">
        <w:r>
          <w:rPr>
            <w:i/>
            <w:iCs/>
          </w:rPr>
          <w:t xml:space="preserve">Journal of the Royal Statistical Society: Series A (General)</w:t>
        </w:r>
      </w:ins>
      <w:ins w:id="1792" w:author="PR Preview" w:date="2026-01-01T00:00:00Z">
        <w:r>
          <w:t xml:space="preserve">, vol. 135, no. 3, pp. 370–384, 1972, doi:</w:t>
        </w:r>
      </w:ins>
      <w:ins w:id="1793" w:author="PR Preview" w:date="2026-01-01T00:00:00Z">
        <w:r>
          <w:t xml:space="preserve"> </w:t>
        </w:r>
      </w:ins>
      <w:hyperlink r:id="rId100">
        <w:ins w:id="1794" w:author="PR Preview" w:date="2026-01-01T00:00:00Z">
          <w:r>
            <w:rPr>
              <w:rStyle w:val="Hyperlink"/>
            </w:rPr>
            <w:t xml:space="preserve">10.2307/2344614</w:t>
          </w:r>
        </w:ins>
      </w:hyperlink>
      <w:ins w:id="1795" w:author="PR Preview" w:date="2026-01-01T00:00:00Z">
        <w:r>
          <w:t xml:space="preserve">.</w:t>
        </w:r>
      </w:ins>
    </w:p>
    <w:bookmarkEnd w:id="101"/>
    <w:bookmarkStart w:id="103" w:name="ref-hastie2009elements"/>
    <w:p>
      <w:pPr>
        <w:pStyle w:val="Bibliography"/>
      </w:pPr>
      <w:ins w:id="1796" w:author="PR Preview" w:date="2026-01-01T00:00:00Z">
        <w:r>
          <w:t xml:space="preserve">[6]</w:t>
        </w:r>
      </w:ins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	</w:t>
        </w:r>
      </w:ins>
      <w:ins w:id="1799" w:author="PR Preview" w:date="2026-01-01T00:00:00Z">
        <w:r>
          <w:t xml:space="preserve">T. Hastie, R. Tibshirani, and J. Friedman,</w:t>
        </w:r>
      </w:ins>
      <w:ins w:id="1800" w:author="PR Preview" w:date="2026-01-01T00:00:00Z">
        <w:r>
          <w:t xml:space="preserve"> </w:t>
        </w:r>
      </w:ins>
      <w:ins w:id="1801" w:author="PR Preview" w:date="2026-01-01T00:00:00Z">
        <w:r>
          <w:rPr>
            <w:i/>
            <w:iCs/>
          </w:rPr>
          <w:t xml:space="preserve">The elements of statistical learning: Data mining, inference, and prediction</w:t>
        </w:r>
      </w:ins>
      <w:ins w:id="1802" w:author="PR Preview" w:date="2026-01-01T00:00:00Z">
        <w:r>
          <w:t xml:space="preserve">, 2nd ed. Springer, 2009. doi:</w:t>
        </w:r>
      </w:ins>
      <w:ins w:id="1803" w:author="PR Preview" w:date="2026-01-01T00:00:00Z">
        <w:r>
          <w:t xml:space="preserve"> </w:t>
        </w:r>
      </w:ins>
      <w:hyperlink r:id="rId102">
        <w:ins w:id="1804" w:author="PR Preview" w:date="2026-01-01T00:00:00Z">
          <w:r>
            <w:rPr>
              <w:rStyle w:val="Hyperlink"/>
            </w:rPr>
            <w:t xml:space="preserve">10.1007/978-0-387-84858-7</w:t>
          </w:r>
        </w:ins>
      </w:hyperlink>
      <w:ins w:id="1805" w:author="PR Preview" w:date="2026-01-01T00:00:00Z">
        <w:r>
          <w:t xml:space="preserve">.</w:t>
        </w:r>
      </w:ins>
    </w:p>
    <w:bookmarkEnd w:id="103"/>
    <w:bookmarkStart w:id="105" w:name="ref-dobson4e"/>
    <w:p>
      <w:pPr>
        <w:pStyle w:val="Bibliography"/>
      </w:pPr>
      <w:ins w:id="1806" w:author="PR Preview" w:date="2026-01-01T00:00:00Z">
        <w:r>
          <w:t xml:space="preserve">[7]</w:t>
        </w:r>
      </w:ins>
      <w:ins w:id="1807" w:author="PR Preview" w:date="2026-01-01T00:00:00Z">
        <w:r>
          <w:t xml:space="preserve"> </w:t>
        </w:r>
      </w:ins>
      <w:ins w:id="1808" w:author="PR Preview" w:date="2026-01-01T00:00:00Z">
        <w:r>
          <w:t xml:space="preserve">	</w:t>
        </w:r>
      </w:ins>
      <w:ins w:id="1809" w:author="PR Preview" w:date="2026-01-01T00:00:00Z">
        <w:r>
          <w:t xml:space="preserve">A. J. Dobson and A. G. Barnett,</w:t>
        </w:r>
      </w:ins>
      <w:ins w:id="1810" w:author="PR Preview" w:date="2026-01-01T00:00:00Z">
        <w:r>
          <w:t xml:space="preserve"> </w:t>
        </w:r>
      </w:ins>
      <w:ins w:id="1811" w:author="PR Preview" w:date="2026-01-01T00:00:00Z">
        <w:r>
          <w:rPr>
            <w:i/>
            <w:iCs/>
          </w:rPr>
          <w:t xml:space="preserve">An introduction to generalized linear models</w:t>
        </w:r>
      </w:ins>
      <w:ins w:id="1812" w:author="PR Preview" w:date="2026-01-01T00:00:00Z">
        <w:r>
          <w:t xml:space="preserve">, 4th ed. CRC press, 2018. doi:</w:t>
        </w:r>
      </w:ins>
      <w:ins w:id="1813" w:author="PR Preview" w:date="2026-01-01T00:00:00Z">
        <w:r>
          <w:t xml:space="preserve"> </w:t>
        </w:r>
      </w:ins>
      <w:hyperlink r:id="rId104">
        <w:ins w:id="1814" w:author="PR Preview" w:date="2026-01-01T00:00:00Z">
          <w:r>
            <w:rPr>
              <w:rStyle w:val="Hyperlink"/>
            </w:rPr>
            <w:t xml:space="preserve">10.1201/9781315182780</w:t>
          </w:r>
        </w:ins>
      </w:hyperlink>
      <w:ins w:id="1815" w:author="PR Preview" w:date="2026-01-01T00:00:00Z">
        <w:r>
          <w:t xml:space="preserve">.</w:t>
        </w:r>
      </w:ins>
    </w:p>
    <w:bookmarkEnd w:id="105"/>
    <w:bookmarkStart w:id="106" w:name="ref-hosmer1989applied"/>
    <w:p>
      <w:pPr>
        <w:pStyle w:val="Bibliography"/>
      </w:pPr>
      <w:ins w:id="1816" w:author="PR Preview" w:date="2026-01-01T00:00:00Z">
        <w:r>
          <w:t xml:space="preserve">[8]</w:t>
        </w:r>
      </w:ins>
      <w:ins w:id="1817" w:author="PR Preview" w:date="2026-01-01T00:00:00Z">
        <w:r>
          <w:t xml:space="preserve"> </w:t>
        </w:r>
      </w:ins>
      <w:ins w:id="1818" w:author="PR Preview" w:date="2026-01-01T00:00:00Z">
        <w:r>
          <w:t xml:space="preserve">	</w:t>
        </w:r>
      </w:ins>
      <w:ins w:id="1819" w:author="PR Preview" w:date="2026-01-01T00:00:00Z">
        <w:r>
          <w:t xml:space="preserve">D. W. Hosmer and S. Lemeshow,</w:t>
        </w:r>
      </w:ins>
      <w:ins w:id="1820" w:author="PR Preview" w:date="2026-01-01T00:00:00Z">
        <w:r>
          <w:t xml:space="preserve"> </w:t>
        </w:r>
      </w:ins>
      <w:ins w:id="1821" w:author="PR Preview" w:date="2026-01-01T00:00:00Z">
        <w:r>
          <w:rPr>
            <w:i/>
            <w:iCs/>
          </w:rPr>
          <w:t xml:space="preserve">Applied logistic regression</w:t>
        </w:r>
      </w:ins>
      <w:ins w:id="1822" w:author="PR Preview" w:date="2026-01-01T00:00:00Z">
        <w:r>
          <w:t xml:space="preserve">. New York: Wiley, 1989.</w:t>
        </w:r>
      </w:ins>
    </w:p>
    <w:bookmarkEnd w:id="106"/>
    <w:bookmarkStart w:id="108" w:name="ref-wikipedia_saturated_model"/>
    <w:p>
      <w:pPr>
        <w:pStyle w:val="Bibliography"/>
      </w:pPr>
      <w:ins w:id="1823" w:author="PR Preview" w:date="2026-01-01T00:00:00Z">
        <w:r>
          <w:t xml:space="preserve">[9]</w:t>
        </w:r>
      </w:ins>
      <w:ins w:id="1824" w:author="PR Preview" w:date="2026-01-01T00:00:00Z">
        <w:r>
          <w:t xml:space="preserve"> </w:t>
        </w:r>
      </w:ins>
      <w:ins w:id="1825" w:author="PR Preview" w:date="2026-01-01T00:00:00Z">
        <w:r>
          <w:t xml:space="preserve">	</w:t>
        </w:r>
      </w:ins>
      <w:ins w:id="1826" w:author="PR Preview" w:date="2026-01-01T00:00:00Z">
        <w:r>
          <w:t xml:space="preserve">Wikipedia contributors,</w:t>
        </w:r>
      </w:ins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“Saturated model —</w:t>
        </w:r>
      </w:ins>
      <w:ins w:id="1829" w:author="PR Preview" w:date="2026-01-01T00:00:00Z">
        <w:r>
          <w:t xml:space="preserve"> </w:t>
        </w:r>
      </w:ins>
      <w:ins w:id="1830" w:author="PR Preview" w:date="2026-01-01T00:00:00Z">
        <w:r>
          <w:t xml:space="preserve">Wikipedia</w:t>
        </w:r>
      </w:ins>
      <w:ins w:id="1831" w:author="PR Preview" w:date="2026-01-01T00:00:00Z">
        <w:r>
          <w:t xml:space="preserve">,</w:t>
        </w:r>
      </w:ins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the free encyclopedia.”</w:t>
        </w:r>
      </w:ins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2026. Available:</w:t>
        </w:r>
      </w:ins>
      <w:ins w:id="1836" w:author="PR Preview" w:date="2026-01-01T00:00:00Z">
        <w:r>
          <w:t xml:space="preserve"> </w:t>
        </w:r>
      </w:ins>
      <w:hyperlink r:id="rId107">
        <w:ins w:id="1837" w:author="PR Preview" w:date="2026-01-01T00:00:00Z">
          <w:r>
            <w:rPr>
              <w:rStyle w:val="Hyperlink"/>
            </w:rPr>
            <w:t xml:space="preserve">https://en.wikipedia.org/wiki/Saturated_model</w:t>
          </w:r>
        </w:ins>
      </w:hyperlink>
    </w:p>
    <w:bookmarkEnd w:id="108"/>
    <w:bookmarkStart w:id="110" w:name="ref-fahrmeir1985consistency"/>
    <w:p>
      <w:pPr>
        <w:pStyle w:val="Bibliography"/>
      </w:pPr>
      <w:ins w:id="1838" w:author="PR Preview" w:date="2026-01-01T00:00:00Z">
        <w:r>
          <w:t xml:space="preserve">[10]</w:t>
        </w:r>
      </w:ins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	</w:t>
        </w:r>
      </w:ins>
      <w:ins w:id="1841" w:author="PR Preview" w:date="2026-01-01T00:00:00Z">
        <w:r>
          <w:t xml:space="preserve">L. Fahrmeir and H. Kaufmann,</w:t>
        </w:r>
      </w:ins>
      <w:ins w:id="1842" w:author="PR Preview" w:date="2026-01-01T00:00:00Z">
        <w:r>
          <w:t xml:space="preserve"> </w:t>
        </w:r>
      </w:ins>
      <w:ins w:id="1843" w:author="PR Preview" w:date="2026-01-01T00:00:00Z">
        <w:r>
          <w:t xml:space="preserve">“Consistency and asymptotic normality of the maximum likelihood estimator in generalized linear models,”</w:t>
        </w:r>
      </w:ins>
      <w:ins w:id="1844" w:author="PR Preview" w:date="2026-01-01T00:00:00Z">
        <w:r>
          <w:t xml:space="preserve"> </w:t>
        </w:r>
      </w:ins>
      <w:ins w:id="1845" w:author="PR Preview" w:date="2026-01-01T00:00:00Z">
        <w:r>
          <w:rPr>
            <w:i/>
            <w:iCs/>
          </w:rPr>
          <w:t xml:space="preserve">The Annals of Statistics</w:t>
        </w:r>
      </w:ins>
      <w:ins w:id="1846" w:author="PR Preview" w:date="2026-01-01T00:00:00Z">
        <w:r>
          <w:t xml:space="preserve">, vol. 13, no. 1, pp. 342–368, 1985, doi:</w:t>
        </w:r>
      </w:ins>
      <w:ins w:id="1847" w:author="PR Preview" w:date="2026-01-01T00:00:00Z">
        <w:r>
          <w:t xml:space="preserve"> </w:t>
        </w:r>
      </w:ins>
      <w:hyperlink r:id="rId109">
        <w:ins w:id="1848" w:author="PR Preview" w:date="2026-01-01T00:00:00Z">
          <w:r>
            <w:rPr>
              <w:rStyle w:val="Hyperlink"/>
            </w:rPr>
            <w:t xml:space="preserve">10.1214/aos/1176346597</w:t>
          </w:r>
        </w:ins>
      </w:hyperlink>
      <w:ins w:id="1849" w:author="PR Preview" w:date="2026-01-01T00:00:00Z">
        <w:r>
          <w:t xml:space="preserve">.</w:t>
        </w:r>
      </w:ins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2026-10-26T09:25:36Z</dcterms:created>
  <dcterms:modified xsi:type="dcterms:W3CDTF">2026-10-26T09:25:36Z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