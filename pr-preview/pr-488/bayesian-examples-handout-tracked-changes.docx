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2026-10-26 16:37:41 (PDT)</w:delText>
        </w:r>
      </w:del>
    </w:p>
    <w:p>
      <w:pPr>
        <w:pStyle w:val="FirstParagraph"/>
      </w:pPr>
      <w:del w:id="2" w:author="PR Preview" w:date="2026-01-01T00:00:00Z">
        <w:r>
          <w:delText xml:space="preserve">This page fits models by Bayesian inference,</w:delText>
        </w:r>
      </w:del>
      <w:del w:id="3" w:author="PR Preview" w:date="2026-01-01T00:00:00Z">
        <w:r>
          <w:delText xml:space="preserve"> </w:delText>
        </w:r>
      </w:del>
      <w:del w:id="4" w:author="PR Preview" w:date="2026-01-01T00:00:00Z">
        <w:r>
          <w:delText xml:space="preserve">using the JAGS sampler driven from R: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a single proportion,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a logistic regression,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a survival model,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and a random-effects model,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and then averages over linear regression models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[1, Ch. 14]</w:delText>
        </w:r>
      </w:del>
      <w:del w:id="17" w:author="PR Preview" w:date="2026-01-01T00:00:00Z">
        <w:r>
          <w:delText xml:space="preserve">.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It uses the priors of the</w:delText>
        </w:r>
      </w:del>
      <w:del w:id="20" w:author="PR Preview" w:date="2026-01-01T00:00:00Z">
        <w:r>
          <w:delText xml:space="preserve"> </w:delText>
        </w:r>
      </w:del>
      <w:hyperlink r:id="rId9">
        <w:del w:id="21" w:author="PR Preview" w:date="2026-01-01T00:00:00Z">
          <w:r>
            <w:rPr>
              <w:rStyle w:val="Hyperlink"/>
            </w:rPr>
            <w:delText xml:space="preserve">Bayesian Inference</w:delText>
          </w:r>
        </w:del>
      </w:hyperlink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page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and the sampling and convergence checks of the</w:delText>
        </w:r>
      </w:del>
      <w:del w:id="26" w:author="PR Preview" w:date="2026-01-01T00:00:00Z">
        <w:r>
          <w:delText xml:space="preserve"> </w:delText>
        </w:r>
      </w:del>
      <w:hyperlink r:id="rId10">
        <w:del w:id="27" w:author="PR Preview" w:date="2026-01-01T00:00:00Z">
          <w:r>
            <w:rPr>
              <w:rStyle w:val="Hyperlink"/>
            </w:rPr>
            <w:delText xml:space="preserve">Markov Chain Monte Carlo</w:delText>
          </w:r>
        </w:del>
      </w:hyperlink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page.</w:delText>
        </w:r>
      </w:del>
    </w:p>
    <w:p>
      <w:pPr>
        <w:pStyle w:val="Date"/>
      </w:pPr>
      <w:ins w:id="30" w:author="PR Preview" w:date="2026-01-01T00:00:00Z">
        <w:r>
          <w:t xml:space="preserve">Last modified: 2026-10-26 17:10:42 (PDT)</w:t>
        </w:r>
      </w:ins>
    </w:p>
    <w:p>
      <w:pPr>
        <w:pStyle w:val="FirstParagraph"/>
      </w:pPr>
      <w:ins w:id="31" w:author="PR Preview" w:date="2026-01-01T00:00:00Z">
        <w:r>
          <w:t xml:space="preserve">This page fits models by Bayesian inference,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using the JAGS sampler driven from R: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a single proportion,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a logistic regression,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a survival model,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and a random-effects model,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and then averages over linear regression models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[1, Ch. 14]</w:t>
        </w:r>
      </w:ins>
      <w:ins w:id="46" w:author="PR Preview" w:date="2026-01-01T00:00:00Z">
        <w:r>
          <w:t xml:space="preserve">.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After the first example, the page compares JAGS with Stan on the same model.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It uses the priors of the</w:t>
        </w:r>
      </w:ins>
      <w:ins w:id="51" w:author="PR Preview" w:date="2026-01-01T00:00:00Z">
        <w:r>
          <w:t xml:space="preserve"> </w:t>
        </w:r>
      </w:ins>
      <w:hyperlink r:id="rId9">
        <w:ins w:id="52" w:author="PR Preview" w:date="2026-01-01T00:00:00Z">
          <w:r>
            <w:rPr>
              <w:rStyle w:val="Hyperlink"/>
            </w:rPr>
            <w:t xml:space="preserve">Bayesian Inference</w:t>
          </w:r>
        </w:ins>
      </w:hyperlink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page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and the sampling and convergence checks of the</w:t>
        </w:r>
      </w:ins>
      <w:ins w:id="57" w:author="PR Preview" w:date="2026-01-01T00:00:00Z">
        <w:r>
          <w:t xml:space="preserve"> </w:t>
        </w:r>
      </w:ins>
      <w:hyperlink r:id="rId10">
        <w:ins w:id="58" w:author="PR Preview" w:date="2026-01-01T00:00:00Z">
          <w:r>
            <w:rPr>
              <w:rStyle w:val="Hyperlink"/>
            </w:rPr>
            <w:t xml:space="preserve">Markov Chain Monte Carlo</w:t>
          </w:r>
        </w:ins>
      </w:hyperlink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page.</w:t>
        </w:r>
      </w:ins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29" w:name="sec-bayes-examples-stan-jags"/>
    <w:p>
      <w:pPr>
        <w:pStyle w:val="Heading2"/>
      </w:pPr>
      <w:del w:id="61" w:author="PR Preview" w:date="2026-01-01T00:00:00Z">
        <w:r>
          <w:delText xml:space="preserve">2 Binary outcomes: logistic regression</w:delText>
        </w:r>
      </w:del>
    </w:p>
    <w:p>
      <w:pPr>
        <w:pStyle w:val="Heading2"/>
      </w:pPr>
      <w:ins w:id="62" w:author="PR Preview" w:date="2026-01-01T00:00:00Z">
        <w:r>
          <w:t xml:space="preserve">2 Comparing Stan and JAGS</w:t>
        </w:r>
      </w:ins>
    </w:p>
    <w:p>
      <w:pPr>
        <w:pStyle w:val="FirstParagraph"/>
      </w:pPr>
      <w:ins w:id="63" w:author="PR Preview" w:date="2026-01-01T00:00:00Z">
        <w:r>
          <w:t xml:space="preserve">JAGS is not the only program that turns a model description into an MCMC sampler.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Stan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[2]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is a widely used alternative.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Both take a model written in their own language,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accept data from R,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and return draws from the</w:t>
        </w:r>
      </w:ins>
      <w:ins w:id="76" w:author="PR Preview" w:date="2026-01-01T00:00:00Z">
        <w:r>
          <w:t xml:space="preserve"> </w:t>
        </w:r>
      </w:ins>
      <w:hyperlink r:id="rId15">
        <w:ins w:id="77" w:author="PR Preview" w:date="2026-01-01T00:00:00Z">
          <w:r>
            <w:rPr>
              <w:rStyle w:val="Hyperlink"/>
            </w:rPr>
            <w:t xml:space="preserve">posterior</w:t>
          </w:r>
        </w:ins>
      </w:hyperlink>
      <w:ins w:id="78" w:author="PR Preview" w:date="2026-01-01T00:00:00Z">
        <w:r>
          <w:t xml:space="preserve">.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They differ in how they draw and in what a model may contain.</w:t>
        </w:r>
      </w:ins>
    </w:p>
    <w:p>
      <w:pPr>
        <w:pStyle w:val="BodyText"/>
      </w:pPr>
      <w:ins w:id="81" w:author="PR Preview" w:date="2026-01-01T00:00:00Z">
        <w:r>
          <w:t xml:space="preserve">JAGS updates one node of the model at a time,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in the manner of a</w:t>
        </w:r>
      </w:ins>
      <w:ins w:id="84" w:author="PR Preview" w:date="2026-01-01T00:00:00Z">
        <w:r>
          <w:t xml:space="preserve"> </w:t>
        </w:r>
      </w:ins>
      <w:hyperlink r:id="rId16">
        <w:ins w:id="85" w:author="PR Preview" w:date="2026-01-01T00:00:00Z">
          <w:r>
            <w:rPr>
              <w:rStyle w:val="Hyperlink"/>
            </w:rPr>
            <w:t xml:space="preserve">Gibbs sampler</w:t>
          </w:r>
        </w:ins>
      </w:hyperlink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[3], [4]</w:t>
        </w:r>
      </w:ins>
      <w:ins w:id="88" w:author="PR Preview" w:date="2026-01-01T00:00:00Z">
        <w:r>
          <w:t xml:space="preserve">.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For each</w:t>
        </w:r>
      </w:ins>
      <w:ins w:id="91" w:author="PR Preview" w:date="2026-01-01T00:00:00Z">
        <w:r>
          <w:t xml:space="preserve"> </w:t>
        </w:r>
      </w:ins>
      <w:hyperlink r:id="rId17">
        <w:ins w:id="92" w:author="PR Preview" w:date="2026-01-01T00:00:00Z">
          <w:r>
            <w:rPr>
              <w:rStyle w:val="Hyperlink"/>
            </w:rPr>
            <w:t xml:space="preserve">full conditional</w:t>
          </w:r>
        </w:ins>
      </w:hyperlink>
      <w:ins w:id="93" w:author="PR Preview" w:date="2026-01-01T00:00:00Z">
        <w:r>
          <w:t xml:space="preserve">,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it uses a</w:t>
        </w:r>
      </w:ins>
      <w:ins w:id="96" w:author="PR Preview" w:date="2026-01-01T00:00:00Z">
        <w:r>
          <w:t xml:space="preserve"> </w:t>
        </w:r>
      </w:ins>
      <w:hyperlink r:id="rId18">
        <w:ins w:id="97" w:author="PR Preview" w:date="2026-01-01T00:00:00Z">
          <w:r>
            <w:rPr>
              <w:rStyle w:val="Hyperlink"/>
            </w:rPr>
            <w:t xml:space="preserve">conjugate</w:t>
          </w:r>
        </w:ins>
      </w:hyperlink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sampler where it recognizes one,</w:t>
        </w:r>
      </w:ins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and slice sampling otherwise.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Stan uses Hamiltonian Monte Carlo,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which proposes moves along the gradient of the logarithm of the</w:t>
        </w:r>
      </w:ins>
      <w:ins w:id="106" w:author="PR Preview" w:date="2026-01-01T00:00:00Z">
        <w:r>
          <w:t xml:space="preserve"> </w:t>
        </w:r>
      </w:ins>
      <w:hyperlink r:id="rId15">
        <w:ins w:id="107" w:author="PR Preview" w:date="2026-01-01T00:00:00Z">
          <w:r>
            <w:rPr>
              <w:rStyle w:val="Hyperlink"/>
            </w:rPr>
            <w:t xml:space="preserve">posterior</w:t>
          </w:r>
        </w:ins>
      </w:hyperlink>
      <w:ins w:id="108" w:author="PR Preview" w:date="2026-01-01T00:00:00Z">
        <w:r>
          <w:t xml:space="preserve">,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in the adaptive form called the No-U-Turn sampler (NUTS)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[5]</w:t>
        </w:r>
      </w:ins>
      <w:ins w:id="113" w:author="PR Preview" w:date="2026-01-01T00:00:00Z">
        <w:r>
          <w:t xml:space="preserve">.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Using the gradient is why Stan cannot draw a</w:t>
        </w:r>
      </w:ins>
      <w:ins w:id="116" w:author="PR Preview" w:date="2026-01-01T00:00:00Z">
        <w:r>
          <w:t xml:space="preserve"> </w:t>
        </w:r>
      </w:ins>
      <w:hyperlink r:id="rId19">
        <w:ins w:id="117" w:author="PR Preview" w:date="2026-01-01T00:00:00Z">
          <w:r>
            <w:rPr>
              <w:rStyle w:val="Hyperlink"/>
            </w:rPr>
            <w:t xml:space="preserve">discrete</w:t>
          </w:r>
        </w:ins>
      </w:hyperlink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parameter: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a discrete parameter has no gradient.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A Stan model sums a discrete quantity out of the</w:t>
        </w:r>
      </w:ins>
      <w:ins w:id="124" w:author="PR Preview" w:date="2026-01-01T00:00:00Z">
        <w:r>
          <w:t xml:space="preserve"> </w:t>
        </w:r>
      </w:ins>
      <w:hyperlink r:id="rId20">
        <w:ins w:id="125" w:author="PR Preview" w:date="2026-01-01T00:00:00Z">
          <w:r>
            <w:rPr>
              <w:rStyle w:val="Hyperlink"/>
            </w:rPr>
            <w:t xml:space="preserve">likelihood</w:t>
          </w:r>
        </w:ins>
      </w:hyperlink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instead</w:t>
        </w:r>
      </w:ins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[6], chapter</w:t>
        </w:r>
      </w:ins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“Latent Discrete Parameters”</w:t>
        </w:r>
      </w:ins>
      <w:ins w:id="132" w:author="PR Preview" w:date="2026-01-01T00:00:00Z">
        <w:r>
          <w:t xml:space="preserve">.</w:t>
        </w:r>
      </w:ins>
      <w:ins w:id="133" w:author="PR Preview" w:date="2026-01-01T00:00:00Z">
        <w:r>
          <w:t xml:space="preserve"> </w:t>
        </w:r>
      </w:ins>
      <w:hyperlink w:anchor="tbl-stan-vs-jags">
        <w:ins w:id="134" w:author="PR Preview" w:date="2026-01-01T00:00:00Z">
          <w:r>
            <w:rPr>
              <w:rStyle w:val="Hyperlink"/>
            </w:rPr>
            <w:t xml:space="preserve">Table 1</w:t>
          </w:r>
        </w:ins>
      </w:hyperlink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lists the practical differences,</w:t>
        </w:r>
      </w:ins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taken from the JAGS manual</w:t>
        </w:r>
      </w:ins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[4]</w:t>
        </w:r>
      </w:ins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and the Stan User’s Guide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[6]</w:t>
        </w:r>
      </w:ins>
      <w:ins w:id="145" w:author="PR Preview" w:date="2026-01-01T00:00:00Z">
        <w:r>
          <w:t xml:space="preserve">: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stan-vs-jag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JAGS and Stan compared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5"/>
              <w:gridCol w:w="3811"/>
              <w:gridCol w:w="351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Sampling algorithm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Updates one node at a time, as in Gibbs sampling, with conjugate samplers where it recognizes them and slice sampling otherwise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Hamiltonian Monte Carlo, in its No-U-Turn form (NUTS)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 language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BUGS-style description of a graphical model; the order of the statements does not matter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typed program in blocks (</w:t>
                  </w:r>
                  <w:r>
                    <w:rPr>
                      <w:rStyle w:val="VerbatimChar"/>
                    </w:rPr>
                    <w:t xml:space="preserve">data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parameters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model</w:t>
                  </w:r>
                  <w:r>
                    <w:t xml:space="preserve">); the statements run in order and accumulate the log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Normal distribution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dnorm(mean, precision)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normal(mean, sd)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Discrete parameters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Allowed; JAGS samples them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 allowed; they are summed out of the likelihood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Execution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Interpreted by the JAGS library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Translated to C++ and compiled before sampling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Convergence checks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computed from the draws with the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coda</w:t>
                  </w:r>
                  <w:r>
                    <w:t xml:space="preserve"> </w:t>
                  </w:r>
                  <w:r>
                    <w:t xml:space="preserve">package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plus sampler checks such as divergent transitions and tree depth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 interfaces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rjags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runjags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rstan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cmdstanr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Official site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mcmc-jags.sourceforge.io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mc-stan.org</w:t>
                    </w:r>
                  </w:hyperlink>
                </w:p>
              </w:tc>
            </w:tr>
          </w:tbl>
          <w:bookmarkEnd w:id="23"/>
          <w:p/>
        </w:tc>
      </w:tr>
    </w:tbl>
    <w:p>
      <w:pPr>
        <w:pStyle w:val="BodyText"/>
      </w:pPr>
      <w:ins w:id="146" w:author="PR Preview" w:date="2026-01-01T00:00:00Z">
        <w:r>
          <w:t xml:space="preserve">The table’s rows are in</w:t>
        </w:r>
      </w:ins>
      <w:ins w:id="147" w:author="PR Preview" w:date="2026-01-01T00:00:00Z">
        <w:r>
          <w:t xml:space="preserve"> </w:t>
        </w:r>
      </w:ins>
      <w:hyperlink r:id="rId24">
        <w:ins w:id="148" w:author="PR Preview" w:date="2026-01-01T00:00:00Z">
          <w:r>
            <w:rPr>
              <w:rStyle w:val="VerbatimChar"/>
            </w:rPr>
            <w:t xml:space="preserve">data/bayes-software.csv</w:t>
          </w:r>
        </w:ins>
      </w:hyperlink>
      <w:ins w:id="149" w:author="PR Preview" w:date="2026-01-01T00:00:00Z">
        <w:r>
          <w:t xml:space="preserve">.</w:t>
        </w:r>
      </w:ins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The next example fits the model of</w:t>
        </w:r>
      </w:ins>
      <w:ins w:id="152" w:author="PR Preview" w:date="2026-01-01T00:00:00Z">
        <w:r>
          <w:t xml:space="preserve"> </w:t>
        </w:r>
      </w:ins>
      <w:hyperlink w:anchor="exm-bayes-proportion">
        <w:ins w:id="153" w:author="PR Preview" w:date="2026-01-01T00:00:00Z">
          <w:r>
            <w:rPr>
              <w:rStyle w:val="Hyperlink"/>
            </w:rPr>
            <w:t xml:space="preserve">the first example</w:t>
          </w:r>
        </w:ins>
      </w:hyperlink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in Stan,</w:t>
        </w:r>
      </w:ins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so the two programs can be compared on one problem.</w:t>
        </w:r>
      </w:ins>
    </w:p>
    <w:bookmarkStart w:id="27" w:name="exm-bayes-proportion-stan"/>
    <w:p>
      <w:pPr>
        <w:pStyle w:val="BodyText"/>
      </w:pPr>
      <w:ins w:id="158" w:author="PR Preview" w:date="2026-01-01T00:00:00Z">
        <w:r>
          <w:rPr>
            <w:b/>
            <w:bCs/>
          </w:rPr>
          <w:t xml:space="preserve">Example 2 (The Bernoulli model fitted with Stan)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The data and the</w:t>
        </w:r>
      </w:ins>
      <w:ins w:id="161" w:author="PR Preview" w:date="2026-01-01T00:00:00Z">
        <w:r>
          <w:t xml:space="preserve"> </w:t>
        </w:r>
      </w:ins>
      <w:hyperlink r:id="rId25">
        <w:ins w:id="162" w:author="PR Preview" w:date="2026-01-01T00:00:00Z">
          <w:r>
            <w:rPr>
              <w:rStyle w:val="Hyperlink"/>
            </w:rPr>
            <w:t xml:space="preserve">uniform prior</w:t>
          </w:r>
        </w:ins>
      </w:hyperlink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are those of</w:t>
        </w:r>
      </w:ins>
      <w:ins w:id="165" w:author="PR Preview" w:date="2026-01-01T00:00:00Z">
        <w:r>
          <w:t xml:space="preserve"> </w:t>
        </w:r>
      </w:ins>
      <w:hyperlink w:anchor="exm-bayes-proportion">
        <w:ins w:id="166" w:author="PR Preview" w:date="2026-01-01T00:00:00Z">
          <w:r>
            <w:rPr>
              <w:rStyle w:val="Hyperlink"/>
            </w:rPr>
            <w:t xml:space="preserve">the JAGS example</w:t>
          </w:r>
        </w:ins>
      </w:hyperlink>
      <w:ins w:id="167" w:author="PR Preview" w:date="2026-01-01T00:00:00Z">
        <w:r>
          <w:t xml:space="preserve">.</w:t>
        </w:r>
      </w:ins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The Stan program declares the data and the parameter with their types and ranges,</w:t>
        </w:r>
      </w:ins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and the</w:t>
        </w:r>
      </w:ins>
      <w:ins w:id="172" w:author="PR Preview" w:date="2026-01-01T00:00:00Z">
        <w:r>
          <w:t xml:space="preserve"> </w:t>
        </w:r>
      </w:ins>
      <w:ins w:id="173" w:author="PR Preview" w:date="2026-01-01T00:00:00Z">
        <w:r>
          <w:rPr>
            <w:rStyle w:val="VerbatimChar"/>
          </w:rPr>
          <w:t xml:space="preserve">model</w:t>
        </w:r>
      </w:ins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block states the</w:t>
        </w:r>
      </w:ins>
      <w:ins w:id="176" w:author="PR Preview" w:date="2026-01-01T00:00:00Z">
        <w:r>
          <w:t xml:space="preserve"> </w:t>
        </w:r>
      </w:ins>
      <w:hyperlink r:id="rId26">
        <w:ins w:id="177" w:author="PR Preview" w:date="2026-01-01T00:00:00Z">
          <w:r>
            <w:rPr>
              <w:rStyle w:val="Hyperlink"/>
            </w:rPr>
            <w:t xml:space="preserve">prior</w:t>
          </w:r>
        </w:ins>
      </w:hyperlink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and the</w:t>
        </w:r>
      </w:ins>
      <w:ins w:id="180" w:author="PR Preview" w:date="2026-01-01T00:00:00Z">
        <w:r>
          <w:t xml:space="preserve"> </w:t>
        </w:r>
      </w:ins>
      <w:hyperlink r:id="rId20">
        <w:ins w:id="181" w:author="PR Preview" w:date="2026-01-01T00:00:00Z">
          <w:r>
            <w:rPr>
              <w:rStyle w:val="Hyperlink"/>
            </w:rPr>
            <w:t xml:space="preserve">likelihood</w:t>
          </w:r>
        </w:ins>
      </w:hyperlink>
      <w:ins w:id="182" w:author="PR Preview" w:date="2026-01-01T00:00:00Z">
        <w:r>
          <w:t xml:space="preserve">:</w:t>
        </w:r>
      </w:ins>
    </w:p>
    <w:p>
      <w:pPr>
        <w:pStyle w:val="SourceCode"/>
      </w:pPr>
      <w:ins w:id="183" w:author="PR Preview" w:date="2026-01-01T00:00:00Z">
        <w:r>
          <w:rPr>
            <w:rStyle w:val="NormalTok"/>
          </w:rPr>
          <w:t xml:space="preserve">bernoulli_stan </w:t>
        </w:r>
      </w:ins>
      <w:ins w:id="184" w:author="PR Preview" w:date="2026-01-01T00:00:00Z">
        <w:r>
          <w:rPr>
            <w:rStyle w:val="OtherTok"/>
          </w:rPr>
          <w:t xml:space="preserve">&lt;-</w:t>
        </w:r>
      </w:ins>
      <w:ins w:id="185" w:author="PR Preview" w:date="2026-01-01T00:00:00Z">
        <w:r>
          <w:rPr>
            <w:rStyle w:val="NormalTok"/>
          </w:rPr>
          <w:t xml:space="preserve"> </w:t>
        </w:r>
      </w:ins>
      <w:ins w:id="186" w:author="PR Preview" w:date="2026-01-01T00:00:00Z">
        <w:r>
          <w:rPr>
            <w:rStyle w:val="StringTok"/>
          </w:rPr>
          <w:t xml:space="preserve">"</w:t>
        </w:r>
      </w:ins>
      <w:ins w:id="187" w:author="PR Preview" w:date="2026-01-01T00:00:00Z">
        <w:r>
          <w:br/>
        </w:r>
      </w:ins>
      <w:ins w:id="188" w:author="PR Preview" w:date="2026-01-01T00:00:00Z">
        <w:r>
          <w:rPr>
            <w:rStyle w:val="StringTok"/>
          </w:rPr>
          <w:t xml:space="preserve">data {</w:t>
        </w:r>
      </w:ins>
      <w:ins w:id="189" w:author="PR Preview" w:date="2026-01-01T00:00:00Z">
        <w:r>
          <w:br/>
        </w:r>
      </w:ins>
      <w:ins w:id="190" w:author="PR Preview" w:date="2026-01-01T00:00:00Z">
        <w:r>
          <w:rPr>
            <w:rStyle w:val="StringTok"/>
          </w:rPr>
          <w:t xml:space="preserve">  int&lt;lower=0&gt; N;</w:t>
        </w:r>
      </w:ins>
      <w:ins w:id="191" w:author="PR Preview" w:date="2026-01-01T00:00:00Z">
        <w:r>
          <w:br/>
        </w:r>
      </w:ins>
      <w:ins w:id="192" w:author="PR Preview" w:date="2026-01-01T00:00:00Z">
        <w:r>
          <w:rPr>
            <w:rStyle w:val="StringTok"/>
          </w:rPr>
          <w:t xml:space="preserve">  array[N] int&lt;lower=0, upper=1&gt; y;</w:t>
        </w:r>
      </w:ins>
      <w:ins w:id="193" w:author="PR Preview" w:date="2026-01-01T00:00:00Z">
        <w:r>
          <w:br/>
        </w:r>
      </w:ins>
      <w:ins w:id="194" w:author="PR Preview" w:date="2026-01-01T00:00:00Z">
        <w:r>
          <w:rPr>
            <w:rStyle w:val="StringTok"/>
          </w:rPr>
          <w:t xml:space="preserve">}</w:t>
        </w:r>
      </w:ins>
      <w:ins w:id="195" w:author="PR Preview" w:date="2026-01-01T00:00:00Z">
        <w:r>
          <w:br/>
        </w:r>
      </w:ins>
      <w:ins w:id="196" w:author="PR Preview" w:date="2026-01-01T00:00:00Z">
        <w:r>
          <w:rPr>
            <w:rStyle w:val="StringTok"/>
          </w:rPr>
          <w:t xml:space="preserve">parameters {</w:t>
        </w:r>
      </w:ins>
      <w:ins w:id="197" w:author="PR Preview" w:date="2026-01-01T00:00:00Z">
        <w:r>
          <w:br/>
        </w:r>
      </w:ins>
      <w:ins w:id="198" w:author="PR Preview" w:date="2026-01-01T00:00:00Z">
        <w:r>
          <w:rPr>
            <w:rStyle w:val="StringTok"/>
          </w:rPr>
          <w:t xml:space="preserve">  real&lt;lower=0, upper=1&gt; p;</w:t>
        </w:r>
      </w:ins>
      <w:ins w:id="199" w:author="PR Preview" w:date="2026-01-01T00:00:00Z">
        <w:r>
          <w:br/>
        </w:r>
      </w:ins>
      <w:ins w:id="200" w:author="PR Preview" w:date="2026-01-01T00:00:00Z">
        <w:r>
          <w:rPr>
            <w:rStyle w:val="StringTok"/>
          </w:rPr>
          <w:t xml:space="preserve">}</w:t>
        </w:r>
      </w:ins>
      <w:ins w:id="201" w:author="PR Preview" w:date="2026-01-01T00:00:00Z">
        <w:r>
          <w:br/>
        </w:r>
      </w:ins>
      <w:ins w:id="202" w:author="PR Preview" w:date="2026-01-01T00:00:00Z">
        <w:r>
          <w:rPr>
            <w:rStyle w:val="StringTok"/>
          </w:rPr>
          <w:t xml:space="preserve">model {</w:t>
        </w:r>
      </w:ins>
      <w:ins w:id="203" w:author="PR Preview" w:date="2026-01-01T00:00:00Z">
        <w:r>
          <w:br/>
        </w:r>
      </w:ins>
      <w:ins w:id="204" w:author="PR Preview" w:date="2026-01-01T00:00:00Z">
        <w:r>
          <w:rPr>
            <w:rStyle w:val="StringTok"/>
          </w:rPr>
          <w:t xml:space="preserve">  p ~ beta(1, 1);</w:t>
        </w:r>
      </w:ins>
      <w:ins w:id="205" w:author="PR Preview" w:date="2026-01-01T00:00:00Z">
        <w:r>
          <w:br/>
        </w:r>
      </w:ins>
      <w:ins w:id="206" w:author="PR Preview" w:date="2026-01-01T00:00:00Z">
        <w:r>
          <w:rPr>
            <w:rStyle w:val="StringTok"/>
          </w:rPr>
          <w:t xml:space="preserve">  y ~ bernoulli(p);</w:t>
        </w:r>
      </w:ins>
      <w:ins w:id="207" w:author="PR Preview" w:date="2026-01-01T00:00:00Z">
        <w:r>
          <w:br/>
        </w:r>
      </w:ins>
      <w:ins w:id="208" w:author="PR Preview" w:date="2026-01-01T00:00:00Z">
        <w:r>
          <w:rPr>
            <w:rStyle w:val="StringTok"/>
          </w:rPr>
          <w:t xml:space="preserve">}</w:t>
        </w:r>
      </w:ins>
      <w:ins w:id="209" w:author="PR Preview" w:date="2026-01-01T00:00:00Z">
        <w:r>
          <w:br/>
        </w:r>
      </w:ins>
      <w:ins w:id="210" w:author="PR Preview" w:date="2026-01-01T00:00:00Z">
        <w:r>
          <w:rPr>
            <w:rStyle w:val="StringTok"/>
          </w:rPr>
          <w:t xml:space="preserve">"</w:t>
        </w:r>
      </w:ins>
      <w:ins w:id="211" w:author="PR Preview" w:date="2026-01-01T00:00:00Z">
        <w:r>
          <w:br/>
        </w:r>
      </w:ins>
      <w:ins w:id="212" w:author="PR Preview" w:date="2026-01-01T00:00:00Z">
        <w:r>
          <w:rPr>
            <w:rStyle w:val="NormalTok"/>
          </w:rPr>
          <w:t xml:space="preserve">stan_fit </w:t>
        </w:r>
      </w:ins>
      <w:ins w:id="213" w:author="PR Preview" w:date="2026-01-01T00:00:00Z">
        <w:r>
          <w:rPr>
            <w:rStyle w:val="OtherTok"/>
          </w:rPr>
          <w:t xml:space="preserve">&lt;-</w:t>
        </w:r>
      </w:ins>
      <w:ins w:id="214" w:author="PR Preview" w:date="2026-01-01T00:00:00Z">
        <w:r>
          <w:rPr>
            <w:rStyle w:val="NormalTok"/>
          </w:rPr>
          <w:t xml:space="preserve"> rstan</w:t>
        </w:r>
      </w:ins>
      <w:ins w:id="215" w:author="PR Preview" w:date="2026-01-01T00:00:00Z">
        <w:r>
          <w:rPr>
            <w:rStyle w:val="SpecialCharTok"/>
          </w:rPr>
          <w:t xml:space="preserve">::</w:t>
        </w:r>
      </w:ins>
      <w:ins w:id="216" w:author="PR Preview" w:date="2026-01-01T00:00:00Z">
        <w:r>
          <w:rPr>
            <w:rStyle w:val="FunctionTok"/>
          </w:rPr>
          <w:t xml:space="preserve">stan</w:t>
        </w:r>
      </w:ins>
      <w:ins w:id="217" w:author="PR Preview" w:date="2026-01-01T00:00:00Z">
        <w:r>
          <w:rPr>
            <w:rStyle w:val="NormalTok"/>
          </w:rPr>
          <w:t xml:space="preserve">(</w:t>
        </w:r>
      </w:ins>
      <w:ins w:id="218" w:author="PR Preview" w:date="2026-01-01T00:00:00Z">
        <w:r>
          <w:br/>
        </w:r>
      </w:ins>
      <w:ins w:id="219" w:author="PR Preview" w:date="2026-01-01T00:00:00Z">
        <w:r>
          <w:rPr>
            <w:rStyle w:val="NormalTok"/>
          </w:rPr>
          <w:t xml:space="preserve">  </w:t>
        </w:r>
      </w:ins>
      <w:ins w:id="220" w:author="PR Preview" w:date="2026-01-01T00:00:00Z">
        <w:r>
          <w:rPr>
            <w:rStyle w:val="AttributeTok"/>
          </w:rPr>
          <w:t xml:space="preserve">model_code =</w:t>
        </w:r>
      </w:ins>
      <w:ins w:id="221" w:author="PR Preview" w:date="2026-01-01T00:00:00Z">
        <w:r>
          <w:rPr>
            <w:rStyle w:val="NormalTok"/>
          </w:rPr>
          <w:t xml:space="preserve"> bernoulli_stan,</w:t>
        </w:r>
      </w:ins>
      <w:ins w:id="222" w:author="PR Preview" w:date="2026-01-01T00:00:00Z">
        <w:r>
          <w:br/>
        </w:r>
      </w:ins>
      <w:ins w:id="223" w:author="PR Preview" w:date="2026-01-01T00:00:00Z">
        <w:r>
          <w:rPr>
            <w:rStyle w:val="NormalTok"/>
          </w:rPr>
          <w:t xml:space="preserve">  </w:t>
        </w:r>
      </w:ins>
      <w:ins w:id="224" w:author="PR Preview" w:date="2026-01-01T00:00:00Z">
        <w:r>
          <w:rPr>
            <w:rStyle w:val="AttributeTok"/>
          </w:rPr>
          <w:t xml:space="preserve">data =</w:t>
        </w:r>
      </w:ins>
      <w:ins w:id="225" w:author="PR Preview" w:date="2026-01-01T00:00:00Z">
        <w:r>
          <w:rPr>
            <w:rStyle w:val="NormalTok"/>
          </w:rPr>
          <w:t xml:space="preserve"> </w:t>
        </w:r>
      </w:ins>
      <w:ins w:id="226" w:author="PR Preview" w:date="2026-01-01T00:00:00Z">
        <w:r>
          <w:rPr>
            <w:rStyle w:val="FunctionTok"/>
          </w:rPr>
          <w:t xml:space="preserve">list</w:t>
        </w:r>
      </w:ins>
      <w:ins w:id="227" w:author="PR Preview" w:date="2026-01-01T00:00:00Z">
        <w:r>
          <w:rPr>
            <w:rStyle w:val="NormalTok"/>
          </w:rPr>
          <w:t xml:space="preserve">(</w:t>
        </w:r>
      </w:ins>
      <w:ins w:id="228" w:author="PR Preview" w:date="2026-01-01T00:00:00Z">
        <w:r>
          <w:rPr>
            <w:rStyle w:val="AttributeTok"/>
          </w:rPr>
          <w:t xml:space="preserve">N =</w:t>
        </w:r>
      </w:ins>
      <w:ins w:id="229" w:author="PR Preview" w:date="2026-01-01T00:00:00Z">
        <w:r>
          <w:rPr>
            <w:rStyle w:val="NormalTok"/>
          </w:rPr>
          <w:t xml:space="preserve"> </w:t>
        </w:r>
      </w:ins>
      <w:ins w:id="230" w:author="PR Preview" w:date="2026-01-01T00:00:00Z">
        <w:r>
          <w:rPr>
            <w:rStyle w:val="FunctionTok"/>
          </w:rPr>
          <w:t xml:space="preserve">length</w:t>
        </w:r>
      </w:ins>
      <w:ins w:id="231" w:author="PR Preview" w:date="2026-01-01T00:00:00Z">
        <w:r>
          <w:rPr>
            <w:rStyle w:val="NormalTok"/>
          </w:rPr>
          <w:t xml:space="preserve">(y), </w:t>
        </w:r>
      </w:ins>
      <w:ins w:id="232" w:author="PR Preview" w:date="2026-01-01T00:00:00Z">
        <w:r>
          <w:rPr>
            <w:rStyle w:val="AttributeTok"/>
          </w:rPr>
          <w:t xml:space="preserve">y =</w:t>
        </w:r>
      </w:ins>
      <w:ins w:id="233" w:author="PR Preview" w:date="2026-01-01T00:00:00Z">
        <w:r>
          <w:rPr>
            <w:rStyle w:val="NormalTok"/>
          </w:rPr>
          <w:t xml:space="preserve"> y),</w:t>
        </w:r>
      </w:ins>
      <w:ins w:id="234" w:author="PR Preview" w:date="2026-01-01T00:00:00Z">
        <w:r>
          <w:br/>
        </w:r>
      </w:ins>
      <w:ins w:id="235" w:author="PR Preview" w:date="2026-01-01T00:00:00Z">
        <w:r>
          <w:rPr>
            <w:rStyle w:val="NormalTok"/>
          </w:rPr>
          <w:t xml:space="preserve">  </w:t>
        </w:r>
      </w:ins>
      <w:ins w:id="236" w:author="PR Preview" w:date="2026-01-01T00:00:00Z">
        <w:r>
          <w:rPr>
            <w:rStyle w:val="AttributeTok"/>
          </w:rPr>
          <w:t xml:space="preserve">chains =</w:t>
        </w:r>
      </w:ins>
      <w:ins w:id="237" w:author="PR Preview" w:date="2026-01-01T00:00:00Z">
        <w:r>
          <w:rPr>
            <w:rStyle w:val="NormalTok"/>
          </w:rPr>
          <w:t xml:space="preserve"> </w:t>
        </w:r>
      </w:ins>
      <w:ins w:id="238" w:author="PR Preview" w:date="2026-01-01T00:00:00Z">
        <w:r>
          <w:rPr>
            <w:rStyle w:val="DecValTok"/>
          </w:rPr>
          <w:t xml:space="preserve">2</w:t>
        </w:r>
      </w:ins>
      <w:ins w:id="239" w:author="PR Preview" w:date="2026-01-01T00:00:00Z">
        <w:r>
          <w:rPr>
            <w:rStyle w:val="NormalTok"/>
          </w:rPr>
          <w:t xml:space="preserve">,</w:t>
        </w:r>
      </w:ins>
      <w:ins w:id="240" w:author="PR Preview" w:date="2026-01-01T00:00:00Z">
        <w:r>
          <w:br/>
        </w:r>
      </w:ins>
      <w:ins w:id="241" w:author="PR Preview" w:date="2026-01-01T00:00:00Z">
        <w:r>
          <w:rPr>
            <w:rStyle w:val="NormalTok"/>
          </w:rPr>
          <w:t xml:space="preserve">  </w:t>
        </w:r>
      </w:ins>
      <w:ins w:id="242" w:author="PR Preview" w:date="2026-01-01T00:00:00Z">
        <w:r>
          <w:rPr>
            <w:rStyle w:val="AttributeTok"/>
          </w:rPr>
          <w:t xml:space="preserve">warmup =</w:t>
        </w:r>
      </w:ins>
      <w:ins w:id="243" w:author="PR Preview" w:date="2026-01-01T00:00:00Z">
        <w:r>
          <w:rPr>
            <w:rStyle w:val="NormalTok"/>
          </w:rPr>
          <w:t xml:space="preserve"> </w:t>
        </w:r>
      </w:ins>
      <w:ins w:id="244" w:author="PR Preview" w:date="2026-01-01T00:00:00Z">
        <w:r>
          <w:rPr>
            <w:rStyle w:val="DecValTok"/>
          </w:rPr>
          <w:t xml:space="preserve">1000</w:t>
        </w:r>
      </w:ins>
      <w:ins w:id="245" w:author="PR Preview" w:date="2026-01-01T00:00:00Z">
        <w:r>
          <w:rPr>
            <w:rStyle w:val="NormalTok"/>
          </w:rPr>
          <w:t xml:space="preserve">,</w:t>
        </w:r>
      </w:ins>
      <w:ins w:id="246" w:author="PR Preview" w:date="2026-01-01T00:00:00Z">
        <w:r>
          <w:br/>
        </w:r>
      </w:ins>
      <w:ins w:id="247" w:author="PR Preview" w:date="2026-01-01T00:00:00Z">
        <w:r>
          <w:rPr>
            <w:rStyle w:val="NormalTok"/>
          </w:rPr>
          <w:t xml:space="preserve">  </w:t>
        </w:r>
      </w:ins>
      <w:ins w:id="248" w:author="PR Preview" w:date="2026-01-01T00:00:00Z">
        <w:r>
          <w:rPr>
            <w:rStyle w:val="AttributeTok"/>
          </w:rPr>
          <w:t xml:space="preserve">iter =</w:t>
        </w:r>
      </w:ins>
      <w:ins w:id="249" w:author="PR Preview" w:date="2026-01-01T00:00:00Z">
        <w:r>
          <w:rPr>
            <w:rStyle w:val="NormalTok"/>
          </w:rPr>
          <w:t xml:space="preserve"> </w:t>
        </w:r>
      </w:ins>
      <w:ins w:id="250" w:author="PR Preview" w:date="2026-01-01T00:00:00Z">
        <w:r>
          <w:rPr>
            <w:rStyle w:val="DecValTok"/>
          </w:rPr>
          <w:t xml:space="preserve">5000</w:t>
        </w:r>
      </w:ins>
      <w:ins w:id="251" w:author="PR Preview" w:date="2026-01-01T00:00:00Z">
        <w:r>
          <w:rPr>
            <w:rStyle w:val="NormalTok"/>
          </w:rPr>
          <w:t xml:space="preserve">,</w:t>
        </w:r>
      </w:ins>
      <w:ins w:id="252" w:author="PR Preview" w:date="2026-01-01T00:00:00Z">
        <w:r>
          <w:br/>
        </w:r>
      </w:ins>
      <w:ins w:id="253" w:author="PR Preview" w:date="2026-01-01T00:00:00Z">
        <w:r>
          <w:rPr>
            <w:rStyle w:val="NormalTok"/>
          </w:rPr>
          <w:t xml:space="preserve">  </w:t>
        </w:r>
      </w:ins>
      <w:ins w:id="254" w:author="PR Preview" w:date="2026-01-01T00:00:00Z">
        <w:r>
          <w:rPr>
            <w:rStyle w:val="AttributeTok"/>
          </w:rPr>
          <w:t xml:space="preserve">seed =</w:t>
        </w:r>
      </w:ins>
      <w:ins w:id="255" w:author="PR Preview" w:date="2026-01-01T00:00:00Z">
        <w:r>
          <w:rPr>
            <w:rStyle w:val="NormalTok"/>
          </w:rPr>
          <w:t xml:space="preserve"> </w:t>
        </w:r>
      </w:ins>
      <w:ins w:id="256" w:author="PR Preview" w:date="2026-01-01T00:00:00Z">
        <w:r>
          <w:rPr>
            <w:rStyle w:val="DecValTok"/>
          </w:rPr>
          <w:t xml:space="preserve">1</w:t>
        </w:r>
      </w:ins>
      <w:ins w:id="257" w:author="PR Preview" w:date="2026-01-01T00:00:00Z">
        <w:r>
          <w:rPr>
            <w:rStyle w:val="NormalTok"/>
          </w:rPr>
          <w:t xml:space="preserve">,</w:t>
        </w:r>
      </w:ins>
      <w:ins w:id="258" w:author="PR Preview" w:date="2026-01-01T00:00:00Z">
        <w:r>
          <w:br/>
        </w:r>
      </w:ins>
      <w:ins w:id="259" w:author="PR Preview" w:date="2026-01-01T00:00:00Z">
        <w:r>
          <w:rPr>
            <w:rStyle w:val="NormalTok"/>
          </w:rPr>
          <w:t xml:space="preserve">  </w:t>
        </w:r>
      </w:ins>
      <w:ins w:id="260" w:author="PR Preview" w:date="2026-01-01T00:00:00Z">
        <w:r>
          <w:rPr>
            <w:rStyle w:val="AttributeTok"/>
          </w:rPr>
          <w:t xml:space="preserve">refresh =</w:t>
        </w:r>
      </w:ins>
      <w:ins w:id="261" w:author="PR Preview" w:date="2026-01-01T00:00:00Z">
        <w:r>
          <w:rPr>
            <w:rStyle w:val="NormalTok"/>
          </w:rPr>
          <w:t xml:space="preserve"> </w:t>
        </w:r>
      </w:ins>
      <w:ins w:id="262" w:author="PR Preview" w:date="2026-01-01T00:00:00Z">
        <w:r>
          <w:rPr>
            <w:rStyle w:val="DecValTok"/>
          </w:rPr>
          <w:t xml:space="preserve">0</w:t>
        </w:r>
      </w:ins>
      <w:ins w:id="263" w:author="PR Preview" w:date="2026-01-01T00:00:00Z">
        <w:r>
          <w:br/>
        </w:r>
      </w:ins>
      <w:ins w:id="264" w:author="PR Preview" w:date="2026-01-01T00:00:00Z">
        <w:r>
          <w:rPr>
            <w:rStyle w:val="NormalTok"/>
          </w:rPr>
          <w:t xml:space="preserve">)</w:t>
        </w:r>
      </w:ins>
      <w:ins w:id="265" w:author="PR Preview" w:date="2026-01-01T00:00:00Z">
        <w:r>
          <w:br/>
        </w:r>
      </w:ins>
      <w:ins w:id="266" w:author="PR Preview" w:date="2026-01-01T00:00:00Z">
        <w:r>
          <w:rPr>
            <w:rStyle w:val="NormalTok"/>
          </w:rPr>
          <w:t xml:space="preserve">stan_draws </w:t>
        </w:r>
      </w:ins>
      <w:ins w:id="267" w:author="PR Preview" w:date="2026-01-01T00:00:00Z">
        <w:r>
          <w:rPr>
            <w:rStyle w:val="OtherTok"/>
          </w:rPr>
          <w:t xml:space="preserve">&lt;-</w:t>
        </w:r>
      </w:ins>
      <w:ins w:id="268" w:author="PR Preview" w:date="2026-01-01T00:00:00Z">
        <w:r>
          <w:rPr>
            <w:rStyle w:val="NormalTok"/>
          </w:rPr>
          <w:t xml:space="preserve"> </w:t>
        </w:r>
      </w:ins>
      <w:ins w:id="269" w:author="PR Preview" w:date="2026-01-01T00:00:00Z">
        <w:r>
          <w:rPr>
            <w:rStyle w:val="FunctionTok"/>
          </w:rPr>
          <w:t xml:space="preserve">as.matrix</w:t>
        </w:r>
      </w:ins>
      <w:ins w:id="270" w:author="PR Preview" w:date="2026-01-01T00:00:00Z">
        <w:r>
          <w:rPr>
            <w:rStyle w:val="NormalTok"/>
          </w:rPr>
          <w:t xml:space="preserve">(stan_fit, </w:t>
        </w:r>
      </w:ins>
      <w:ins w:id="271" w:author="PR Preview" w:date="2026-01-01T00:00:00Z">
        <w:r>
          <w:rPr>
            <w:rStyle w:val="AttributeTok"/>
          </w:rPr>
          <w:t xml:space="preserve">pars =</w:t>
        </w:r>
      </w:ins>
      <w:ins w:id="272" w:author="PR Preview" w:date="2026-01-01T00:00:00Z">
        <w:r>
          <w:rPr>
            <w:rStyle w:val="NormalTok"/>
          </w:rPr>
          <w:t xml:space="preserve"> </w:t>
        </w:r>
      </w:ins>
      <w:ins w:id="273" w:author="PR Preview" w:date="2026-01-01T00:00:00Z">
        <w:r>
          <w:rPr>
            <w:rStyle w:val="StringTok"/>
          </w:rPr>
          <w:t xml:space="preserve">"p"</w:t>
        </w:r>
      </w:ins>
      <w:ins w:id="274" w:author="PR Preview" w:date="2026-01-01T00:00:00Z">
        <w:r>
          <w:rPr>
            <w:rStyle w:val="NormalTok"/>
          </w:rPr>
          <w:t xml:space="preserve">)[, </w:t>
        </w:r>
      </w:ins>
      <w:ins w:id="275" w:author="PR Preview" w:date="2026-01-01T00:00:00Z">
        <w:r>
          <w:rPr>
            <w:rStyle w:val="StringTok"/>
          </w:rPr>
          <w:t xml:space="preserve">"p"</w:t>
        </w:r>
      </w:ins>
      <w:ins w:id="276" w:author="PR Preview" w:date="2026-01-01T00:00:00Z">
        <w:r>
          <w:rPr>
            <w:rStyle w:val="NormalTok"/>
          </w:rPr>
          <w:t xml:space="preserve">]</w:t>
        </w:r>
      </w:ins>
      <w:ins w:id="277" w:author="PR Preview" w:date="2026-01-01T00:00:00Z">
        <w:r>
          <w:br/>
        </w:r>
      </w:ins>
      <w:ins w:id="278" w:author="PR Preview" w:date="2026-01-01T00:00:00Z">
        <w:r>
          <w:rPr>
            <w:rStyle w:val="NormalTok"/>
          </w:rPr>
          <w:t xml:space="preserve">stan_summary </w:t>
        </w:r>
      </w:ins>
      <w:ins w:id="279" w:author="PR Preview" w:date="2026-01-01T00:00:00Z">
        <w:r>
          <w:rPr>
            <w:rStyle w:val="OtherTok"/>
          </w:rPr>
          <w:t xml:space="preserve">&lt;-</w:t>
        </w:r>
      </w:ins>
      <w:ins w:id="280" w:author="PR Preview" w:date="2026-01-01T00:00:00Z">
        <w:r>
          <w:rPr>
            <w:rStyle w:val="NormalTok"/>
          </w:rPr>
          <w:t xml:space="preserve"> rstan</w:t>
        </w:r>
      </w:ins>
      <w:ins w:id="281" w:author="PR Preview" w:date="2026-01-01T00:00:00Z">
        <w:r>
          <w:rPr>
            <w:rStyle w:val="SpecialCharTok"/>
          </w:rPr>
          <w:t xml:space="preserve">::</w:t>
        </w:r>
      </w:ins>
      <w:ins w:id="282" w:author="PR Preview" w:date="2026-01-01T00:00:00Z">
        <w:r>
          <w:rPr>
            <w:rStyle w:val="FunctionTok"/>
          </w:rPr>
          <w:t xml:space="preserve">summary</w:t>
        </w:r>
      </w:ins>
      <w:ins w:id="283" w:author="PR Preview" w:date="2026-01-01T00:00:00Z">
        <w:r>
          <w:rPr>
            <w:rStyle w:val="NormalTok"/>
          </w:rPr>
          <w:t xml:space="preserve">(stan_fit, </w:t>
        </w:r>
      </w:ins>
      <w:ins w:id="284" w:author="PR Preview" w:date="2026-01-01T00:00:00Z">
        <w:r>
          <w:rPr>
            <w:rStyle w:val="AttributeTok"/>
          </w:rPr>
          <w:t xml:space="preserve">pars =</w:t>
        </w:r>
      </w:ins>
      <w:ins w:id="285" w:author="PR Preview" w:date="2026-01-01T00:00:00Z">
        <w:r>
          <w:rPr>
            <w:rStyle w:val="NormalTok"/>
          </w:rPr>
          <w:t xml:space="preserve"> </w:t>
        </w:r>
      </w:ins>
      <w:ins w:id="286" w:author="PR Preview" w:date="2026-01-01T00:00:00Z">
        <w:r>
          <w:rPr>
            <w:rStyle w:val="StringTok"/>
          </w:rPr>
          <w:t xml:space="preserve">"p"</w:t>
        </w:r>
      </w:ins>
      <w:ins w:id="287" w:author="PR Preview" w:date="2026-01-01T00:00:00Z">
        <w:r>
          <w:rPr>
            <w:rStyle w:val="NormalTok"/>
          </w:rPr>
          <w:t xml:space="preserve">)</w:t>
        </w:r>
      </w:ins>
      <w:ins w:id="288" w:author="PR Preview" w:date="2026-01-01T00:00:00Z">
        <w:r>
          <w:rPr>
            <w:rStyle w:val="SpecialCharTok"/>
          </w:rPr>
          <w:t xml:space="preserve">$</w:t>
        </w:r>
      </w:ins>
      <w:ins w:id="289" w:author="PR Preview" w:date="2026-01-01T00:00:00Z">
        <w:r>
          <w:rPr>
            <w:rStyle w:val="NormalTok"/>
          </w:rPr>
          <w:t xml:space="preserve">summary</w:t>
        </w:r>
      </w:ins>
      <w:ins w:id="290" w:author="PR Preview" w:date="2026-01-01T00:00:00Z">
        <w:r>
          <w:br/>
        </w:r>
      </w:ins>
      <w:ins w:id="291" w:author="PR Preview" w:date="2026-01-01T00:00:00Z">
        <w:r>
          <w:rPr>
            <w:rStyle w:val="FunctionTok"/>
          </w:rPr>
          <w:t xml:space="preserve">round</w:t>
        </w:r>
      </w:ins>
      <w:ins w:id="292" w:author="PR Preview" w:date="2026-01-01T00:00:00Z">
        <w:r>
          <w:rPr>
            <w:rStyle w:val="NormalTok"/>
          </w:rPr>
          <w:t xml:space="preserve">(stan_summary[, </w:t>
        </w:r>
      </w:ins>
      <w:ins w:id="293" w:author="PR Preview" w:date="2026-01-01T00:00:00Z">
        <w:r>
          <w:rPr>
            <w:rStyle w:val="FunctionTok"/>
          </w:rPr>
          <w:t xml:space="preserve">c</w:t>
        </w:r>
      </w:ins>
      <w:ins w:id="294" w:author="PR Preview" w:date="2026-01-01T00:00:00Z">
        <w:r>
          <w:rPr>
            <w:rStyle w:val="NormalTok"/>
          </w:rPr>
          <w:t xml:space="preserve">(</w:t>
        </w:r>
      </w:ins>
      <w:ins w:id="295" w:author="PR Preview" w:date="2026-01-01T00:00:00Z">
        <w:r>
          <w:rPr>
            <w:rStyle w:val="StringTok"/>
          </w:rPr>
          <w:t xml:space="preserve">"mean"</w:t>
        </w:r>
      </w:ins>
      <w:ins w:id="296" w:author="PR Preview" w:date="2026-01-01T00:00:00Z">
        <w:r>
          <w:rPr>
            <w:rStyle w:val="NormalTok"/>
          </w:rPr>
          <w:t xml:space="preserve">, </w:t>
        </w:r>
      </w:ins>
      <w:ins w:id="297" w:author="PR Preview" w:date="2026-01-01T00:00:00Z">
        <w:r>
          <w:rPr>
            <w:rStyle w:val="StringTok"/>
          </w:rPr>
          <w:t xml:space="preserve">"2.5%"</w:t>
        </w:r>
      </w:ins>
      <w:ins w:id="298" w:author="PR Preview" w:date="2026-01-01T00:00:00Z">
        <w:r>
          <w:rPr>
            <w:rStyle w:val="NormalTok"/>
          </w:rPr>
          <w:t xml:space="preserve">, </w:t>
        </w:r>
      </w:ins>
      <w:ins w:id="299" w:author="PR Preview" w:date="2026-01-01T00:00:00Z">
        <w:r>
          <w:rPr>
            <w:rStyle w:val="StringTok"/>
          </w:rPr>
          <w:t xml:space="preserve">"97.5%"</w:t>
        </w:r>
      </w:ins>
      <w:ins w:id="300" w:author="PR Preview" w:date="2026-01-01T00:00:00Z">
        <w:r>
          <w:rPr>
            <w:rStyle w:val="NormalTok"/>
          </w:rPr>
          <w:t xml:space="preserve">, </w:t>
        </w:r>
      </w:ins>
      <w:ins w:id="301" w:author="PR Preview" w:date="2026-01-01T00:00:00Z">
        <w:r>
          <w:rPr>
            <w:rStyle w:val="StringTok"/>
          </w:rPr>
          <w:t xml:space="preserve">"Rhat"</w:t>
        </w:r>
      </w:ins>
      <w:ins w:id="302" w:author="PR Preview" w:date="2026-01-01T00:00:00Z">
        <w:r>
          <w:rPr>
            <w:rStyle w:val="NormalTok"/>
          </w:rPr>
          <w:t xml:space="preserve">)], </w:t>
        </w:r>
      </w:ins>
      <w:ins w:id="303" w:author="PR Preview" w:date="2026-01-01T00:00:00Z">
        <w:r>
          <w:rPr>
            <w:rStyle w:val="DecValTok"/>
          </w:rPr>
          <w:t xml:space="preserve">3</w:t>
        </w:r>
      </w:ins>
      <w:ins w:id="304" w:author="PR Preview" w:date="2026-01-01T00:00:00Z">
        <w:r>
          <w:rPr>
            <w:rStyle w:val="NormalTok"/>
          </w:rPr>
          <w:t xml:space="preserve">)</w:t>
        </w:r>
      </w:ins>
      <w:ins w:id="305" w:author="PR Preview" w:date="2026-01-01T00:00:00Z">
        <w:r>
          <w:br/>
        </w:r>
      </w:ins>
      <w:ins w:id="306" w:author="PR Preview" w:date="2026-01-01T00:00:00Z">
        <w:r>
          <w:rPr>
            <w:rStyle w:val="CommentTok"/>
          </w:rPr>
          <w:t xml:space="preserve">#&gt;  mean  2.5% 97.5%  Rhat </w:t>
        </w:r>
      </w:ins>
      <w:ins w:id="307" w:author="PR Preview" w:date="2026-01-01T00:00:00Z">
        <w:r>
          <w:br/>
        </w:r>
      </w:ins>
      <w:ins w:id="308" w:author="PR Preview" w:date="2026-01-01T00:00:00Z">
        <w:r>
          <w:rPr>
            <w:rStyle w:val="CommentTok"/>
          </w:rPr>
          <w:t xml:space="preserve">#&gt; 0.602 0.501 0.698 1.000</w:t>
        </w:r>
      </w:ins>
    </w:p>
    <w:bookmarkEnd w:id="27"/>
    <w:p>
      <w:pPr>
        <w:pStyle w:val="FirstParagraph"/>
      </w:pPr>
      <w:hyperlink w:anchor="tbl-stan-jags-proportion">
        <w:ins w:id="309" w:author="PR Preview" w:date="2026-01-01T00:00:00Z">
          <w:r>
            <w:rPr>
              <w:rStyle w:val="Hyperlink"/>
            </w:rPr>
            <w:t xml:space="preserve">Table 2</w:t>
          </w:r>
        </w:ins>
      </w:hyperlink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puts the two programs beside the</w:t>
        </w:r>
      </w:ins>
      <w:ins w:id="312" w:author="PR Preview" w:date="2026-01-01T00:00:00Z">
        <w:r>
          <w:t xml:space="preserve"> </w:t>
        </w:r>
      </w:ins>
      <w:hyperlink r:id="rId15">
        <w:ins w:id="313" w:author="PR Preview" w:date="2026-01-01T00:00:00Z">
          <w:r>
            <w:rPr>
              <w:rStyle w:val="Hyperlink"/>
            </w:rPr>
            <w:t xml:space="preserve">posterior</w:t>
          </w:r>
        </w:ins>
      </w:hyperlink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of</w:t>
        </w:r>
      </w:ins>
      <w:ins w:id="316" w:author="PR Preview" w:date="2026-01-01T00:00:00Z">
        <w:r>
          <w:t xml:space="preserve"> </w:t>
        </w:r>
      </w:ins>
      <w:hyperlink r:id="rId11">
        <w:ins w:id="317" w:author="PR Preview" w:date="2026-01-01T00:00:00Z">
          <w:r>
            <w:rPr>
              <w:rStyle w:val="Hyperlink"/>
            </w:rPr>
            <w:t xml:space="preserve">the Beta-Bernoulli example</w:t>
          </w:r>
        </w:ins>
      </w:hyperlink>
      <w:ins w:id="318" w:author="PR Preview" w:date="2026-01-01T00:00:00Z">
        <w:r>
          <w:t xml:space="preserve">,</w:t>
        </w:r>
      </w:ins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whose Beta parameters come from the number of successes and failures: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stan-jags-proporti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Posterior of the proportion from JAGS, Stan and the Beta posterior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2.5%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97.5%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Beta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0.699</w:t>
                  </w:r>
                </w:p>
              </w:tc>
            </w:tr>
          </w:tbl>
          <w:bookmarkEnd w:id="28"/>
          <w:p/>
        </w:tc>
      </w:tr>
    </w:tbl>
    <w:p>
      <w:pPr>
        <w:pStyle w:val="BodyText"/>
      </w:pPr>
      <w:ins w:id="321" w:author="PR Preview" w:date="2026-01-01T00:00:00Z">
        <w:r>
          <w:t xml:space="preserve">Stan’s split</w:t>
        </w:r>
      </w:ins>
      <w:ins w:id="322" w:author="PR Preview" w:date="2026-01-01T00:00:00Z">
        <w:r>
          <w:t xml:space="preserve"> </w:t>
        </w:r>
      </w:ins>
      <w:hyperlink r:id="rId12">
        <w:ins w:id="323" w:author="PR Preview" w:date="2026-01-01T00:00:00Z">
          <w:r>
            <w:rPr>
              <w:rStyle w:val="Hyperlink"/>
            </w:rPr>
            <w:t xml:space="preserve">potential scale reduction factor</w:t>
          </w:r>
        </w:ins>
      </w:hyperlink>
      <w:ins w:id="324" w:author="PR Preview" w:date="2026-01-01T00:00:00Z">
        <w:r>
          <w:t xml:space="preserve"> </w:t>
        </w:r>
      </w:ins>
      <w:ins w:id="325" w:author="PR Preview" w:date="2026-01-01T00:00:00Z">
        <w:r>
          <w:t xml:space="preserve">is</w:t>
        </w:r>
      </w:ins>
      <w:ins w:id="326" w:author="PR Preview" w:date="2026-01-01T00:00:00Z">
        <w:r>
          <w:t xml:space="preserve"> </w:t>
        </w:r>
      </w:ins>
      <w:ins w:id="327" w:author="PR Preview" w:date="2026-01-01T00:00:00Z">
        <w:r>
          <w:t xml:space="preserve">1,</w:t>
        </w:r>
      </w:ins>
      <w:ins w:id="328" w:author="PR Preview" w:date="2026-01-01T00:00:00Z">
        <w:r>
          <w:t xml:space="preserve"> </w:t>
        </w:r>
      </w:ins>
      <w:ins w:id="329" w:author="PR Preview" w:date="2026-01-01T00:00:00Z">
        <w:r>
          <w:t xml:space="preserve">and the sampler reports</w:t>
        </w:r>
      </w:ins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0</w:t>
        </w:r>
      </w:ins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divergent transitions.</w:t>
        </w:r>
      </w:ins>
      <w:ins w:id="334" w:author="PR Preview" w:date="2026-01-01T00:00:00Z">
        <w:r>
          <w:t xml:space="preserve"> </w:t>
        </w:r>
      </w:ins>
      <w:ins w:id="335" w:author="PR Preview" w:date="2026-01-01T00:00:00Z">
        <w:r>
          <w:t xml:space="preserve">As</w:t>
        </w:r>
      </w:ins>
      <w:ins w:id="336" w:author="PR Preview" w:date="2026-01-01T00:00:00Z">
        <w:r>
          <w:t xml:space="preserve"> </w:t>
        </w:r>
      </w:ins>
      <w:hyperlink w:anchor="tbl-stan-jags-proportion">
        <w:ins w:id="337" w:author="PR Preview" w:date="2026-01-01T00:00:00Z">
          <w:r>
            <w:rPr>
              <w:rStyle w:val="Hyperlink"/>
            </w:rPr>
            <w:t xml:space="preserve">Table 2</w:t>
          </w:r>
        </w:ins>
      </w:hyperlink>
      <w:ins w:id="338" w:author="PR Preview" w:date="2026-01-01T00:00:00Z">
        <w:r>
          <w:t xml:space="preserve"> </w:t>
        </w:r>
      </w:ins>
      <w:ins w:id="339" w:author="PR Preview" w:date="2026-01-01T00:00:00Z">
        <w:r>
          <w:t xml:space="preserve">shows,</w:t>
        </w:r>
      </w:ins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the mean and interval from each program differ from the Beta</w:t>
        </w:r>
      </w:ins>
      <w:ins w:id="342" w:author="PR Preview" w:date="2026-01-01T00:00:00Z">
        <w:r>
          <w:t xml:space="preserve"> </w:t>
        </w:r>
      </w:ins>
      <w:hyperlink r:id="rId15">
        <w:ins w:id="343" w:author="PR Preview" w:date="2026-01-01T00:00:00Z">
          <w:r>
            <w:rPr>
              <w:rStyle w:val="Hyperlink"/>
            </w:rPr>
            <w:t xml:space="preserve">posterior</w:t>
          </w:r>
        </w:ins>
      </w:hyperlink>
      <w:ins w:id="344" w:author="PR Preview" w:date="2026-01-01T00:00:00Z">
        <w:r>
          <w:t xml:space="preserve">’s</w:t>
        </w:r>
      </w:ins>
      <w:ins w:id="345" w:author="PR Preview" w:date="2026-01-01T00:00:00Z">
        <w:r>
          <w:t xml:space="preserve"> </w:t>
        </w:r>
      </w:ins>
      <w:ins w:id="346" w:author="PR Preview" w:date="2026-01-01T00:00:00Z">
        <w:r>
          <w:t xml:space="preserve">by at most 0.002.</w:t>
        </w:r>
      </w:ins>
      <w:ins w:id="347" w:author="PR Preview" w:date="2026-01-01T00:00:00Z">
        <w:r>
          <w:t xml:space="preserve"> </w:t>
        </w:r>
      </w:ins>
      <w:ins w:id="348" w:author="PR Preview" w:date="2026-01-01T00:00:00Z">
        <w:r>
          <w:t xml:space="preserve">The programs differ in the model code:</w:t>
        </w:r>
      </w:ins>
      <w:ins w:id="349" w:author="PR Preview" w:date="2026-01-01T00:00:00Z">
        <w:r>
          <w:t xml:space="preserve"> </w:t>
        </w:r>
      </w:ins>
      <w:ins w:id="350" w:author="PR Preview" w:date="2026-01-01T00:00:00Z">
        <w:r>
          <w:t xml:space="preserve">the Stan program carries the types and ranges of its variables,</w:t>
        </w:r>
      </w:ins>
      <w:ins w:id="351" w:author="PR Preview" w:date="2026-01-01T00:00:00Z">
        <w:r>
          <w:t xml:space="preserve"> </w:t>
        </w:r>
      </w:ins>
      <w:ins w:id="352" w:author="PR Preview" w:date="2026-01-01T00:00:00Z">
        <w:r>
          <w:t xml:space="preserve">and it is compiled before it draws.</w:t>
        </w:r>
      </w:ins>
    </w:p>
    <w:bookmarkEnd w:id="29"/>
    <w:bookmarkStart w:id="34" w:name="sec-bayes-examples-logistic"/>
    <w:p>
      <w:pPr>
        <w:pStyle w:val="Heading2"/>
      </w:pPr>
      <w:ins w:id="353" w:author="PR Preview" w:date="2026-01-01T00:00:00Z">
        <w:r>
          <w:t xml:space="preserve">3 Binary outcomes: logistic regression</w:t>
        </w:r>
      </w:ins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33" w:name="exm-bayes-logistic"/>
    <w:p>
      <w:pPr>
        <w:pStyle w:val="BodyText"/>
      </w:pPr>
      <w:del w:id="354" w:author="PR Preview" w:date="2026-01-01T00:00:00Z">
        <w:r>
          <w:rPr>
            <w:b/>
            <w:bCs/>
          </w:rPr>
          <w:delText xml:space="preserve">Example 2 (Logistic regression fitted by Bayesian inference)</w:delText>
        </w:r>
      </w:del>
      <w:del w:id="355" w:author="PR Preview" w:date="2026-01-01T00:00:00Z">
        <w:r>
          <w:delText xml:space="preserve"> </w:delText>
        </w:r>
      </w:del>
      <w:del w:id="356" w:author="PR Preview" w:date="2026-01-01T00:00:00Z">
        <w:r>
          <w:delText xml:space="preserve">We simulate</w:delText>
        </w:r>
      </w:del>
      <w:del w:id="357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200</m:t>
        </m:r>
      </m:oMath>
      <w:del w:id="358" w:author="PR Preview" w:date="2026-01-01T00:00:00Z">
        <w:r>
          <w:delText xml:space="preserve"> </w:delText>
        </w:r>
      </w:del>
      <w:del w:id="359" w:author="PR Preview" w:date="2026-01-01T00:00:00Z">
        <w:r>
          <w:delText xml:space="preserve">observations from a logistic model</w:delText>
        </w:r>
      </w:del>
      <w:del w:id="360" w:author="PR Preview" w:date="2026-01-01T00:00:00Z">
        <w:r>
          <w:delText xml:space="preserve"> </w:delText>
        </w:r>
      </w:del>
      <w:del w:id="361" w:author="PR Preview" w:date="2026-01-01T00:00:00Z">
        <w:r>
          <w:delText xml:space="preserve">with one continuous predictor,</w:delText>
        </w:r>
      </w:del>
      <w:del w:id="362" w:author="PR Preview" w:date="2026-01-01T00:00:00Z">
        <w:r>
          <w:delText xml:space="preserve"> </w:delText>
        </w:r>
      </w:del>
      <w:del w:id="363" w:author="PR Preview" w:date="2026-01-01T00:00:00Z">
        <w:r>
          <w:delText xml:space="preserve">intercept</w:delText>
        </w:r>
      </w:del>
      <w:del w:id="364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del w:id="365" w:author="PR Preview" w:date="2026-01-01T00:00:00Z">
        <w:r>
          <w:delText xml:space="preserve"> </w:delText>
        </w:r>
      </w:del>
      <w:del w:id="366" w:author="PR Preview" w:date="2026-01-01T00:00:00Z">
        <w:r>
          <w:delText xml:space="preserve">and slope</w:delText>
        </w:r>
      </w:del>
      <w:del w:id="367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del w:id="368" w:author="PR Preview" w:date="2026-01-01T00:00:00Z">
        <w:r>
          <w:delText xml:space="preserve">,</w:delText>
        </w:r>
      </w:del>
      <w:del w:id="369" w:author="PR Preview" w:date="2026-01-01T00:00:00Z">
        <w:r>
          <w:delText xml:space="preserve"> </w:delText>
        </w:r>
      </w:del>
      <w:del w:id="370" w:author="PR Preview" w:date="2026-01-01T00:00:00Z">
        <w:r>
          <w:delText xml:space="preserve">and place a diffuse</w:delText>
        </w:r>
      </w:del>
      <w:del w:id="371" w:author="PR Preview" w:date="2026-01-01T00:00:00Z">
        <w:r>
          <w:delText xml:space="preserve"> </w:delText>
        </w:r>
      </w:del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372" w:author="PR Preview" w:date="2026-01-01T00:00:00Z">
        <w:r>
          <w:delText xml:space="preserve"> </w:delText>
        </w:r>
      </w:del>
      <w:del w:id="373" w:author="PR Preview" w:date="2026-01-01T00:00:00Z">
        <w:r>
          <w:delText xml:space="preserve">prior on each coefficient</w:delText>
        </w:r>
      </w:del>
      <w:del w:id="374" w:author="PR Preview" w:date="2026-01-01T00:00:00Z">
        <w:r>
          <w:delText xml:space="preserve"> </w:delText>
        </w:r>
      </w:del>
      <w:del w:id="375" w:author="PR Preview" w:date="2026-01-01T00:00:00Z">
        <w:r>
          <w:delText xml:space="preserve">(precision</w:delText>
        </w:r>
      </w:del>
      <w:del w:id="376" w:author="PR Preview" w:date="2026-01-01T00:00:00Z">
        <w:r>
          <w:delText xml:space="preserve"> </w:delText>
        </w:r>
      </w:del>
      <m:oMath>
        <m:r>
          <m:t>0.01</m:t>
        </m:r>
      </m:oMath>
      <w:del w:id="377" w:author="PR Preview" w:date="2026-01-01T00:00:00Z">
        <w:r>
          <w:delText xml:space="preserve"> </w:delText>
        </w:r>
      </w:del>
      <w:del w:id="378" w:author="PR Preview" w:date="2026-01-01T00:00:00Z">
        <w:r>
          <w:delText xml:space="preserve">in JAGS).</w:delText>
        </w:r>
      </w:del>
      <w:del w:id="379" w:author="PR Preview" w:date="2026-01-01T00:00:00Z">
        <w:r>
          <w:delText xml:space="preserve"> </w:delText>
        </w:r>
      </w:del>
      <w:del w:id="380" w:author="PR Preview" w:date="2026-01-01T00:00:00Z">
        <w:r>
          <w:delText xml:space="preserve">The JAGS program also monitors the odds ratio</w:delText>
        </w:r>
      </w:del>
      <w:del w:id="381" w:author="PR Preview" w:date="2026-01-01T00:00:00Z">
        <w:r>
          <w:delText xml:space="preserve"> </w:delText>
        </w:r>
      </w:del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del w:id="382" w:author="PR Preview" w:date="2026-01-01T00:00:00Z">
        <w:r>
          <w:delText xml:space="preserve"> </w:delText>
        </w:r>
      </w:del>
      <w:del w:id="383" w:author="PR Preview" w:date="2026-01-01T00:00:00Z">
        <w:r>
          <w:delText xml:space="preserve">for a one-unit increase in</w:delText>
        </w:r>
      </w:del>
      <w:del w:id="384" w:author="PR Preview" w:date="2026-01-01T00:00:00Z">
        <w:r>
          <w:delText xml:space="preserve"> </w:delText>
        </w:r>
      </w:del>
      <m:oMath>
        <m:r>
          <m:t>x</m:t>
        </m:r>
      </m:oMath>
      <w:del w:id="385" w:author="PR Preview" w:date="2026-01-01T00:00:00Z">
        <w:r>
          <w:delText xml:space="preserve">.</w:delText>
        </w:r>
      </w:del>
      <w:del w:id="386" w:author="PR Preview" w:date="2026-01-01T00:00:00Z">
        <w:r>
          <w:delText xml:space="preserve"> </w:delText>
        </w:r>
      </w:del>
      <w:del w:id="387" w:author="PR Preview" w:date="2026-01-01T00:00:00Z">
        <w:r>
          <w:delText xml:space="preserve">In the code,</w:delText>
        </w:r>
      </w:del>
      <w:del w:id="388" w:author="PR Preview" w:date="2026-01-01T00:00:00Z">
        <w:r>
          <w:delText xml:space="preserve"> </w:delText>
        </w:r>
      </w:del>
      <w:del w:id="389" w:author="PR Preview" w:date="2026-01-01T00:00:00Z">
        <w:r>
          <w:rPr>
            <w:rStyle w:val="VerbatimChar"/>
          </w:rPr>
          <w:delText xml:space="preserve">beta0</w:delText>
        </w:r>
      </w:del>
      <w:del w:id="390" w:author="PR Preview" w:date="2026-01-01T00:00:00Z">
        <w:r>
          <w:delText xml:space="preserve"> </w:delText>
        </w:r>
      </w:del>
      <w:del w:id="391" w:author="PR Preview" w:date="2026-01-01T00:00:00Z">
        <w:r>
          <w:delText xml:space="preserve">and</w:delText>
        </w:r>
      </w:del>
      <w:del w:id="392" w:author="PR Preview" w:date="2026-01-01T00:00:00Z">
        <w:r>
          <w:delText xml:space="preserve"> </w:delText>
        </w:r>
      </w:del>
      <w:del w:id="393" w:author="PR Preview" w:date="2026-01-01T00:00:00Z">
        <w:r>
          <w:rPr>
            <w:rStyle w:val="VerbatimChar"/>
          </w:rPr>
          <w:delText xml:space="preserve">beta1</w:delText>
        </w:r>
      </w:del>
      <w:del w:id="394" w:author="PR Preview" w:date="2026-01-01T00:00:00Z">
        <w:r>
          <w:delText xml:space="preserve"> </w:delText>
        </w:r>
      </w:del>
      <w:del w:id="395" w:author="PR Preview" w:date="2026-01-01T00:00:00Z">
        <w:r>
          <w:delText xml:space="preserve">are</w:delText>
        </w:r>
      </w:del>
      <w:del w:id="396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0</m:t>
            </m:r>
          </m:sub>
        </m:sSub>
      </m:oMath>
      <w:del w:id="397" w:author="PR Preview" w:date="2026-01-01T00:00:00Z">
        <w:r>
          <w:delText xml:space="preserve"> </w:delText>
        </w:r>
      </w:del>
      <w:del w:id="398" w:author="PR Preview" w:date="2026-01-01T00:00:00Z">
        <w:r>
          <w:delText xml:space="preserve">and</w:delText>
        </w:r>
      </w:del>
      <w:del w:id="399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x</m:t>
            </m:r>
          </m:sub>
        </m:sSub>
      </m:oMath>
      <w:del w:id="400" w:author="PR Preview" w:date="2026-01-01T00:00:00Z">
        <w:r>
          <w:delText xml:space="preserve">.</w:delText>
        </w:r>
      </w:del>
    </w:p>
    <w:p>
      <w:pPr>
        <w:pStyle w:val="BodyText"/>
      </w:pPr>
      <w:ins w:id="401" w:author="PR Preview" w:date="2026-01-01T00:00:00Z">
        <w:r>
          <w:rPr>
            <w:b/>
            <w:bCs/>
          </w:rPr>
          <w:t xml:space="preserve">Example 3 (Logistic regression fitted by Bayesian inference)</w:t>
        </w:r>
      </w:ins>
      <w:ins w:id="402" w:author="PR Preview" w:date="2026-01-01T00:00:00Z">
        <w:r>
          <w:t xml:space="preserve"> </w:t>
        </w:r>
      </w:ins>
      <w:ins w:id="403" w:author="PR Preview" w:date="2026-01-01T00:00:00Z">
        <w:r>
          <w:t xml:space="preserve">We simulate</w:t>
        </w:r>
      </w:ins>
      <w:ins w:id="40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200</m:t>
        </m:r>
      </m:oMath>
      <w:ins w:id="405" w:author="PR Preview" w:date="2026-01-01T00:00:00Z">
        <w:r>
          <w:t xml:space="preserve"> </w:t>
        </w:r>
      </w:ins>
      <w:ins w:id="406" w:author="PR Preview" w:date="2026-01-01T00:00:00Z">
        <w:r>
          <w:t xml:space="preserve">observations from a logistic model</w:t>
        </w:r>
      </w:ins>
      <w:ins w:id="407" w:author="PR Preview" w:date="2026-01-01T00:00:00Z">
        <w:r>
          <w:t xml:space="preserve"> </w:t>
        </w:r>
      </w:ins>
      <w:ins w:id="408" w:author="PR Preview" w:date="2026-01-01T00:00:00Z">
        <w:r>
          <w:t xml:space="preserve">with one continuous predictor,</w:t>
        </w:r>
      </w:ins>
      <w:ins w:id="409" w:author="PR Preview" w:date="2026-01-01T00:00:00Z">
        <w:r>
          <w:t xml:space="preserve"> </w:t>
        </w:r>
      </w:ins>
      <w:ins w:id="410" w:author="PR Preview" w:date="2026-01-01T00:00:00Z">
        <w:r>
          <w:t xml:space="preserve">intercept</w:t>
        </w:r>
      </w:ins>
      <w:ins w:id="411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ins w:id="412" w:author="PR Preview" w:date="2026-01-01T00:00:00Z">
        <w:r>
          <w:t xml:space="preserve"> </w:t>
        </w:r>
      </w:ins>
      <w:ins w:id="413" w:author="PR Preview" w:date="2026-01-01T00:00:00Z">
        <w:r>
          <w:t xml:space="preserve">and slope</w:t>
        </w:r>
      </w:ins>
      <w:ins w:id="414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ins w:id="415" w:author="PR Preview" w:date="2026-01-01T00:00:00Z">
        <w:r>
          <w:t xml:space="preserve">,</w:t>
        </w:r>
      </w:ins>
      <w:ins w:id="416" w:author="PR Preview" w:date="2026-01-01T00:00:00Z">
        <w:r>
          <w:t xml:space="preserve"> </w:t>
        </w:r>
      </w:ins>
      <w:ins w:id="417" w:author="PR Preview" w:date="2026-01-01T00:00:00Z">
        <w:r>
          <w:t xml:space="preserve">and place a diffuse</w:t>
        </w:r>
      </w:ins>
      <w:ins w:id="418" w:author="PR Preview" w:date="2026-01-01T00:00:00Z">
        <w:r>
          <w:t xml:space="preserve"> </w:t>
        </w:r>
      </w:ins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419" w:author="PR Preview" w:date="2026-01-01T00:00:00Z">
        <w:r>
          <w:t xml:space="preserve"> </w:t>
        </w:r>
      </w:ins>
      <w:ins w:id="420" w:author="PR Preview" w:date="2026-01-01T00:00:00Z">
        <w:r>
          <w:t xml:space="preserve">prior on each coefficient</w:t>
        </w:r>
      </w:ins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(precision</w:t>
        </w:r>
      </w:ins>
      <w:ins w:id="423" w:author="PR Preview" w:date="2026-01-01T00:00:00Z">
        <w:r>
          <w:t xml:space="preserve"> </w:t>
        </w:r>
      </w:ins>
      <m:oMath>
        <m:r>
          <m:t>0.01</m:t>
        </m:r>
      </m:oMath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in JAGS).</w:t>
        </w:r>
      </w:ins>
      <w:ins w:id="426" w:author="PR Preview" w:date="2026-01-01T00:00:00Z">
        <w:r>
          <w:t xml:space="preserve"> </w:t>
        </w:r>
      </w:ins>
      <w:ins w:id="427" w:author="PR Preview" w:date="2026-01-01T00:00:00Z">
        <w:r>
          <w:t xml:space="preserve">The JAGS program also monitors the odds ratio</w:t>
        </w:r>
      </w:ins>
      <w:ins w:id="428" w:author="PR Preview" w:date="2026-01-01T00:00:00Z">
        <w:r>
          <w:t xml:space="preserve"> </w:t>
        </w:r>
      </w:ins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for a one-unit increase in</w:t>
        </w:r>
      </w:ins>
      <w:ins w:id="431" w:author="PR Preview" w:date="2026-01-01T00:00:00Z">
        <w:r>
          <w:t xml:space="preserve"> </w:t>
        </w:r>
      </w:ins>
      <m:oMath>
        <m:r>
          <m:t>x</m:t>
        </m:r>
      </m:oMath>
      <w:ins w:id="432" w:author="PR Preview" w:date="2026-01-01T00:00:00Z">
        <w:r>
          <w:t xml:space="preserve">.</w:t>
        </w:r>
      </w:ins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In the code,</w:t>
        </w:r>
      </w:ins>
      <w:ins w:id="435" w:author="PR Preview" w:date="2026-01-01T00:00:00Z">
        <w:r>
          <w:t xml:space="preserve"> </w:t>
        </w:r>
      </w:ins>
      <w:ins w:id="436" w:author="PR Preview" w:date="2026-01-01T00:00:00Z">
        <w:r>
          <w:rPr>
            <w:rStyle w:val="VerbatimChar"/>
          </w:rPr>
          <w:t xml:space="preserve">beta0</w:t>
        </w:r>
      </w:ins>
      <w:ins w:id="437" w:author="PR Preview" w:date="2026-01-01T00:00:00Z">
        <w:r>
          <w:t xml:space="preserve"> </w:t>
        </w:r>
      </w:ins>
      <w:ins w:id="438" w:author="PR Preview" w:date="2026-01-01T00:00:00Z">
        <w:r>
          <w:t xml:space="preserve">and</w:t>
        </w:r>
      </w:ins>
      <w:ins w:id="439" w:author="PR Preview" w:date="2026-01-01T00:00:00Z">
        <w:r>
          <w:t xml:space="preserve"> </w:t>
        </w:r>
      </w:ins>
      <w:ins w:id="440" w:author="PR Preview" w:date="2026-01-01T00:00:00Z">
        <w:r>
          <w:rPr>
            <w:rStyle w:val="VerbatimChar"/>
          </w:rPr>
          <w:t xml:space="preserve">beta1</w:t>
        </w:r>
      </w:ins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are</w:t>
        </w:r>
      </w:ins>
      <w:ins w:id="443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0</m:t>
            </m:r>
          </m:sub>
        </m:sSub>
      </m:oMath>
      <w:ins w:id="444" w:author="PR Preview" w:date="2026-01-01T00:00:00Z">
        <w:r>
          <w:t xml:space="preserve"> </w:t>
        </w:r>
      </w:ins>
      <w:ins w:id="445" w:author="PR Preview" w:date="2026-01-01T00:00:00Z">
        <w:r>
          <w:t xml:space="preserve">and</w:t>
        </w:r>
      </w:ins>
      <w:ins w:id="446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x</m:t>
            </m:r>
          </m:sub>
        </m:sSub>
      </m:oMath>
      <w:ins w:id="447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32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33"/>
    <w:bookmarkEnd w:id="34"/>
    <w:bookmarkStart w:id="37" w:name="sec-bayes-examples-survival"/>
    <w:p>
      <w:pPr>
        <w:pStyle w:val="Heading2"/>
      </w:pPr>
      <w:del w:id="448" w:author="PR Preview" w:date="2026-01-01T00:00:00Z">
        <w:r>
          <w:delText xml:space="preserve">3 Survival analysis</w:delText>
        </w:r>
      </w:del>
    </w:p>
    <w:p>
      <w:pPr>
        <w:pStyle w:val="Heading2"/>
      </w:pPr>
      <w:ins w:id="449" w:author="PR Preview" w:date="2026-01-01T00:00:00Z">
        <w:r>
          <w:t xml:space="preserve">4 Survival analysis</w:t>
        </w:r>
      </w:ins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35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36" w:name="exm-bayes-survival"/>
    <w:p>
      <w:pPr>
        <w:pStyle w:val="BodyText"/>
      </w:pPr>
      <w:del w:id="450" w:author="PR Preview" w:date="2026-01-01T00:00:00Z">
        <w:r>
          <w:rPr>
            <w:b/>
            <w:bCs/>
          </w:rPr>
          <w:delText xml:space="preserve">Example 3 (Exponential survival regression fitted by Bayesian inference)</w:delText>
        </w:r>
      </w:del>
      <w:del w:id="451" w:author="PR Preview" w:date="2026-01-01T00:00:00Z">
        <w:r>
          <w:delText xml:space="preserve"> </w:delText>
        </w:r>
      </w:del>
      <w:del w:id="452" w:author="PR Preview" w:date="2026-01-01T00:00:00Z">
        <w:r>
          <w:delText xml:space="preserve">We simulate</w:delText>
        </w:r>
      </w:del>
      <w:del w:id="453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200</m:t>
        </m:r>
      </m:oMath>
      <w:del w:id="454" w:author="PR Preview" w:date="2026-01-01T00:00:00Z">
        <w:r>
          <w:delText xml:space="preserve"> </w:delText>
        </w:r>
      </w:del>
      <w:del w:id="455" w:author="PR Preview" w:date="2026-01-01T00:00:00Z">
        <w:r>
          <w:delText xml:space="preserve">right-censored exponential survival times,</w:delText>
        </w:r>
      </w:del>
      <w:del w:id="456" w:author="PR Preview" w:date="2026-01-01T00:00:00Z">
        <w:r>
          <w:delText xml:space="preserve"> </w:delText>
        </w:r>
      </w:del>
      <w:del w:id="457" w:author="PR Preview" w:date="2026-01-01T00:00:00Z">
        <w:r>
          <w:delText xml:space="preserve">with a binary covariate</w:delText>
        </w:r>
      </w:del>
      <w:del w:id="45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459" w:author="PR Preview" w:date="2026-01-01T00:00:00Z">
        <w:r>
          <w:delText xml:space="preserve"> </w:delText>
        </w:r>
      </w:del>
      <w:del w:id="460" w:author="PR Preview" w:date="2026-01-01T00:00:00Z">
        <w:r>
          <w:delText xml:space="preserve">(say, treatment)</w:delText>
        </w:r>
      </w:del>
      <w:del w:id="461" w:author="PR Preview" w:date="2026-01-01T00:00:00Z">
        <w:r>
          <w:delText xml:space="preserve"> </w:delText>
        </w:r>
      </w:del>
      <w:del w:id="462" w:author="PR Preview" w:date="2026-01-01T00:00:00Z">
        <w:r>
          <w:delText xml:space="preserve">and hazard</w:delText>
        </w:r>
      </w:del>
      <w:del w:id="463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del w:id="464" w:author="PR Preview" w:date="2026-01-01T00:00:00Z">
        <w:r>
          <w:delText xml:space="preserve">,</w:delText>
        </w:r>
      </w:del>
      <w:del w:id="465" w:author="PR Preview" w:date="2026-01-01T00:00:00Z">
        <w:r>
          <w:delText xml:space="preserve"> </w:delText>
        </w:r>
      </w:del>
      <w:del w:id="466" w:author="PR Preview" w:date="2026-01-01T00:00:00Z">
        <w:r>
          <w:delText xml:space="preserve">where the log baseline hazard is</w:delText>
        </w:r>
      </w:del>
      <w:del w:id="467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del w:id="468" w:author="PR Preview" w:date="2026-01-01T00:00:00Z">
        <w:r>
          <w:delText xml:space="preserve"> </w:delText>
        </w:r>
      </w:del>
      <w:del w:id="469" w:author="PR Preview" w:date="2026-01-01T00:00:00Z">
        <w:r>
          <w:delText xml:space="preserve">and the log hazard ratio is</w:delText>
        </w:r>
      </w:del>
      <w:del w:id="470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del w:id="471" w:author="PR Preview" w:date="2026-01-01T00:00:00Z">
        <w:r>
          <w:delText xml:space="preserve">.</w:delText>
        </w:r>
      </w:del>
      <w:del w:id="472" w:author="PR Preview" w:date="2026-01-01T00:00:00Z">
        <w:r>
          <w:delText xml:space="preserve"> </w:delText>
        </w:r>
      </w:del>
      <w:del w:id="473" w:author="PR Preview" w:date="2026-01-01T00:00:00Z">
        <w:r>
          <w:delText xml:space="preserve">With event indicator</w:delText>
        </w:r>
      </w:del>
      <w:del w:id="474" w:author="PR Preview" w:date="2026-01-01T00:00:00Z">
        <w:r>
          <w:delText xml:space="preserve"> </w:delText>
        </w:r>
      </w:del>
      <m:oMath>
        <m:sSub>
          <m:e>
            <m:r>
              <m:t>δ</m:t>
            </m:r>
          </m:e>
          <m:sub>
            <m:r>
              <m:t>i</m:t>
            </m:r>
          </m:sub>
        </m:sSub>
      </m:oMath>
      <w:del w:id="475" w:author="PR Preview" w:date="2026-01-01T00:00:00Z">
        <w:r>
          <w:delText xml:space="preserve"> </w:delText>
        </w:r>
      </w:del>
      <w:del w:id="476" w:author="PR Preview" w:date="2026-01-01T00:00:00Z">
        <w:r>
          <w:delText xml:space="preserve">(1 for an event, 0 for a censored time)</w:delText>
        </w:r>
      </w:del>
      <w:del w:id="477" w:author="PR Preview" w:date="2026-01-01T00:00:00Z">
        <w:r>
          <w:delText xml:space="preserve"> </w:delText>
        </w:r>
      </w:del>
      <w:del w:id="478" w:author="PR Preview" w:date="2026-01-01T00:00:00Z">
        <w:r>
          <w:delText xml:space="preserve">and follow-up time</w:delText>
        </w:r>
      </w:del>
      <w:del w:id="479" w:author="PR Preview" w:date="2026-01-01T00:00:00Z">
        <w:r>
          <w:delText xml:space="preserve"> </w:delText>
        </w:r>
      </w:del>
      <m:oMath>
        <m:sSub>
          <m:e>
            <m:r>
              <m:t>t</m:t>
            </m:r>
          </m:e>
          <m:sub>
            <m:r>
              <m:t>i</m:t>
            </m:r>
          </m:sub>
        </m:sSub>
      </m:oMath>
      <w:del w:id="480" w:author="PR Preview" w:date="2026-01-01T00:00:00Z">
        <w:r>
          <w:delText xml:space="preserve">,</w:delText>
        </w:r>
      </w:del>
      <w:del w:id="481" w:author="PR Preview" w:date="2026-01-01T00:00:00Z">
        <w:r>
          <w:delText xml:space="preserve"> </w:delText>
        </w:r>
      </w:del>
      <w:del w:id="482" w:author="PR Preview" w:date="2026-01-01T00:00:00Z">
        <w:r>
          <w:delText xml:space="preserve">the exponential density is</w:delText>
        </w:r>
      </w:del>
      <w:del w:id="483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del w:id="484" w:author="PR Preview" w:date="2026-01-01T00:00:00Z">
        <w:r>
          <w:delText xml:space="preserve"> </w:delText>
        </w:r>
      </w:del>
      <w:del w:id="485" w:author="PR Preview" w:date="2026-01-01T00:00:00Z">
        <w:r>
          <w:delText xml:space="preserve">and its survival function is</w:delText>
        </w:r>
      </w:del>
      <w:del w:id="486" w:author="PR Preview" w:date="2026-01-01T00:00:00Z">
        <w:r>
          <w:delText xml:space="preserve"> </w:delText>
        </w:r>
      </w:del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del w:id="487" w:author="PR Preview" w:date="2026-01-01T00:00:00Z">
        <w:r>
          <w:delText xml:space="preserve">,</w:delText>
        </w:r>
      </w:del>
      <w:del w:id="488" w:author="PR Preview" w:date="2026-01-01T00:00:00Z">
        <w:r>
          <w:delText xml:space="preserve"> </w:delText>
        </w:r>
      </w:del>
      <w:del w:id="489" w:author="PR Preview" w:date="2026-01-01T00:00:00Z">
        <w:r>
          <w:delText xml:space="preserve">so observation</w:delText>
        </w:r>
      </w:del>
      <w:del w:id="490" w:author="PR Preview" w:date="2026-01-01T00:00:00Z">
        <w:r>
          <w:delText xml:space="preserve"> </w:delText>
        </w:r>
      </w:del>
      <m:oMath>
        <m:r>
          <m:t>i</m:t>
        </m:r>
      </m:oMath>
      <w:del w:id="491" w:author="PR Preview" w:date="2026-01-01T00:00:00Z">
        <w:r>
          <w:delText xml:space="preserve"> </w:delText>
        </w:r>
      </w:del>
      <w:del w:id="492" w:author="PR Preview" w:date="2026-01-01T00:00:00Z">
        <w:r>
          <w:delText xml:space="preserve">contributes the log-likelihood</w:delText>
        </w:r>
      </w:del>
    </w:p>
    <w:p>
      <w:pPr>
        <w:pStyle w:val="BodyText"/>
      </w:pPr>
      <w:ins w:id="493" w:author="PR Preview" w:date="2026-01-01T00:00:00Z">
        <w:r>
          <w:rPr>
            <w:b/>
            <w:bCs/>
          </w:rPr>
          <w:t xml:space="preserve">Example 4 (Exponential survival regression fitted by Bayesian inference)</w:t>
        </w:r>
      </w:ins>
      <w:ins w:id="494" w:author="PR Preview" w:date="2026-01-01T00:00:00Z">
        <w:r>
          <w:t xml:space="preserve"> </w:t>
        </w:r>
      </w:ins>
      <w:ins w:id="495" w:author="PR Preview" w:date="2026-01-01T00:00:00Z">
        <w:r>
          <w:t xml:space="preserve">We simulate</w:t>
        </w:r>
      </w:ins>
      <w:ins w:id="49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200</m:t>
        </m:r>
      </m:oMath>
      <w:ins w:id="497" w:author="PR Preview" w:date="2026-01-01T00:00:00Z">
        <w:r>
          <w:t xml:space="preserve"> </w:t>
        </w:r>
      </w:ins>
      <w:ins w:id="498" w:author="PR Preview" w:date="2026-01-01T00:00:00Z">
        <w:r>
          <w:t xml:space="preserve">right-censored exponential survival times,</w:t>
        </w:r>
      </w:ins>
      <w:ins w:id="499" w:author="PR Preview" w:date="2026-01-01T00:00:00Z">
        <w:r>
          <w:t xml:space="preserve"> </w:t>
        </w:r>
      </w:ins>
      <w:ins w:id="500" w:author="PR Preview" w:date="2026-01-01T00:00:00Z">
        <w:r>
          <w:t xml:space="preserve">with a binary covariate</w:t>
        </w:r>
      </w:ins>
      <w:ins w:id="50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502" w:author="PR Preview" w:date="2026-01-01T00:00:00Z">
        <w:r>
          <w:t xml:space="preserve"> </w:t>
        </w:r>
      </w:ins>
      <w:ins w:id="503" w:author="PR Preview" w:date="2026-01-01T00:00:00Z">
        <w:r>
          <w:t xml:space="preserve">(say, treatment)</w:t>
        </w:r>
      </w:ins>
      <w:ins w:id="504" w:author="PR Preview" w:date="2026-01-01T00:00:00Z">
        <w:r>
          <w:t xml:space="preserve"> </w:t>
        </w:r>
      </w:ins>
      <w:ins w:id="505" w:author="PR Preview" w:date="2026-01-01T00:00:00Z">
        <w:r>
          <w:t xml:space="preserve">and hazard</w:t>
        </w:r>
      </w:ins>
      <w:ins w:id="506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ins w:id="507" w:author="PR Preview" w:date="2026-01-01T00:00:00Z">
        <w:r>
          <w:t xml:space="preserve">,</w:t>
        </w:r>
      </w:ins>
      <w:ins w:id="508" w:author="PR Preview" w:date="2026-01-01T00:00:00Z">
        <w:r>
          <w:t xml:space="preserve"> </w:t>
        </w:r>
      </w:ins>
      <w:ins w:id="509" w:author="PR Preview" w:date="2026-01-01T00:00:00Z">
        <w:r>
          <w:t xml:space="preserve">where the log baseline hazard is</w:t>
        </w:r>
      </w:ins>
      <w:ins w:id="510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ins w:id="511" w:author="PR Preview" w:date="2026-01-01T00:00:00Z">
        <w:r>
          <w:t xml:space="preserve"> </w:t>
        </w:r>
      </w:ins>
      <w:ins w:id="512" w:author="PR Preview" w:date="2026-01-01T00:00:00Z">
        <w:r>
          <w:t xml:space="preserve">and the log hazard ratio is</w:t>
        </w:r>
      </w:ins>
      <w:ins w:id="513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ins w:id="514" w:author="PR Preview" w:date="2026-01-01T00:00:00Z">
        <w:r>
          <w:t xml:space="preserve">.</w:t>
        </w:r>
      </w:ins>
      <w:ins w:id="515" w:author="PR Preview" w:date="2026-01-01T00:00:00Z">
        <w:r>
          <w:t xml:space="preserve"> </w:t>
        </w:r>
      </w:ins>
      <w:ins w:id="516" w:author="PR Preview" w:date="2026-01-01T00:00:00Z">
        <w:r>
          <w:t xml:space="preserve">With event indicator</w:t>
        </w:r>
      </w:ins>
      <w:ins w:id="517" w:author="PR Preview" w:date="2026-01-01T00:00:00Z">
        <w:r>
          <w:t xml:space="preserve"> </w:t>
        </w:r>
      </w:ins>
      <m:oMath>
        <m:sSub>
          <m:e>
            <m:r>
              <m:t>δ</m:t>
            </m:r>
          </m:e>
          <m:sub>
            <m:r>
              <m:t>i</m:t>
            </m:r>
          </m:sub>
        </m:sSub>
      </m:oMath>
      <w:ins w:id="518" w:author="PR Preview" w:date="2026-01-01T00:00:00Z">
        <w:r>
          <w:t xml:space="preserve"> </w:t>
        </w:r>
      </w:ins>
      <w:ins w:id="519" w:author="PR Preview" w:date="2026-01-01T00:00:00Z">
        <w:r>
          <w:t xml:space="preserve">(1 for an event, 0 for a censored time)</w:t>
        </w:r>
      </w:ins>
      <w:ins w:id="520" w:author="PR Preview" w:date="2026-01-01T00:00:00Z">
        <w:r>
          <w:t xml:space="preserve"> </w:t>
        </w:r>
      </w:ins>
      <w:ins w:id="521" w:author="PR Preview" w:date="2026-01-01T00:00:00Z">
        <w:r>
          <w:t xml:space="preserve">and follow-up time</w:t>
        </w:r>
      </w:ins>
      <w:ins w:id="522" w:author="PR Preview" w:date="2026-01-01T00:00:00Z">
        <w:r>
          <w:t xml:space="preserve"> </w:t>
        </w:r>
      </w:ins>
      <m:oMath>
        <m:sSub>
          <m:e>
            <m:r>
              <m:t>t</m:t>
            </m:r>
          </m:e>
          <m:sub>
            <m:r>
              <m:t>i</m:t>
            </m:r>
          </m:sub>
        </m:sSub>
      </m:oMath>
      <w:ins w:id="523" w:author="PR Preview" w:date="2026-01-01T00:00:00Z">
        <w:r>
          <w:t xml:space="preserve">,</w:t>
        </w:r>
      </w:ins>
      <w:ins w:id="524" w:author="PR Preview" w:date="2026-01-01T00:00:00Z">
        <w:r>
          <w:t xml:space="preserve"> </w:t>
        </w:r>
      </w:ins>
      <w:ins w:id="525" w:author="PR Preview" w:date="2026-01-01T00:00:00Z">
        <w:r>
          <w:t xml:space="preserve">the exponential density is</w:t>
        </w:r>
      </w:ins>
      <w:ins w:id="526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ins w:id="527" w:author="PR Preview" w:date="2026-01-01T00:00:00Z">
        <w:r>
          <w:t xml:space="preserve"> </w:t>
        </w:r>
      </w:ins>
      <w:ins w:id="528" w:author="PR Preview" w:date="2026-01-01T00:00:00Z">
        <w:r>
          <w:t xml:space="preserve">and its survival function is</w:t>
        </w:r>
      </w:ins>
      <w:ins w:id="529" w:author="PR Preview" w:date="2026-01-01T00:00:00Z">
        <w:r>
          <w:t xml:space="preserve"> </w:t>
        </w:r>
      </w:ins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ins w:id="530" w:author="PR Preview" w:date="2026-01-01T00:00:00Z">
        <w:r>
          <w:t xml:space="preserve">,</w:t>
        </w:r>
      </w:ins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so observation</w:t>
        </w:r>
      </w:ins>
      <w:ins w:id="533" w:author="PR Preview" w:date="2026-01-01T00:00:00Z">
        <w:r>
          <w:t xml:space="preserve"> </w:t>
        </w:r>
      </w:ins>
      <m:oMath>
        <m:r>
          <m:t>i</m:t>
        </m:r>
      </m:oMath>
      <w:ins w:id="534" w:author="PR Preview" w:date="2026-01-01T00:00:00Z">
        <w:r>
          <w:t xml:space="preserve"> </w:t>
        </w:r>
      </w:ins>
      <w:ins w:id="535" w:author="PR Preview" w:date="2026-01-01T00:00:00Z">
        <w:r>
          <w:t xml:space="preserve">contributes the log-likelihood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36"/>
    <w:bookmarkEnd w:id="37"/>
    <w:bookmarkStart w:id="43" w:name="sec-bayes-examples-random-effects"/>
    <w:p>
      <w:pPr>
        <w:pStyle w:val="Heading2"/>
      </w:pPr>
      <w:del w:id="536" w:author="PR Preview" w:date="2026-01-01T00:00:00Z">
        <w:r>
          <w:delText xml:space="preserve">4 Random effects</w:delText>
        </w:r>
      </w:del>
    </w:p>
    <w:p>
      <w:pPr>
        <w:pStyle w:val="FirstParagraph"/>
      </w:pPr>
      <w:del w:id="537" w:author="PR Preview" w:date="2026-01-01T00:00:00Z">
        <w:r>
          <w:delText xml:space="preserve">The</w:delText>
        </w:r>
      </w:del>
      <w:del w:id="538" w:author="PR Preview" w:date="2026-01-01T00:00:00Z">
        <w:r>
          <w:delText xml:space="preserve"> </w:delText>
        </w:r>
      </w:del>
      <w:hyperlink r:id="rId38">
        <w:del w:id="539" w:author="PR Preview" w:date="2026-01-01T00:00:00Z">
          <w:r>
            <w:rPr>
              <w:rStyle w:val="Hyperlink"/>
            </w:rPr>
            <w:delText xml:space="preserve">hierarchical model</w:delText>
          </w:r>
        </w:del>
      </w:hyperlink>
      <w:del w:id="540" w:author="PR Preview" w:date="2026-01-01T00:00:00Z">
        <w:r>
          <w:delText xml:space="preserve"> </w:delText>
        </w:r>
      </w:del>
      <w:del w:id="541" w:author="PR Preview" w:date="2026-01-01T00:00:00Z">
        <w:r>
          <w:delText xml:space="preserve">of</w:delText>
        </w:r>
      </w:del>
      <w:del w:id="542" w:author="PR Preview" w:date="2026-01-01T00:00:00Z">
        <w:r>
          <w:delText xml:space="preserve"> </w:delText>
        </w:r>
      </w:del>
      <w:hyperlink r:id="rId39">
        <w:del w:id="543" w:author="PR Preview" w:date="2026-01-01T00:00:00Z">
          <w:r>
            <w:rPr>
              <w:rStyle w:val="Hyperlink"/>
            </w:rPr>
            <w:delText xml:space="preserve">the two-level Gaussian example</w:delText>
          </w:r>
        </w:del>
      </w:hyperlink>
      <w:del w:id="544" w:author="PR Preview" w:date="2026-01-01T00:00:00Z">
        <w:r>
          <w:delText xml:space="preserve"> </w:delText>
        </w:r>
      </w:del>
      <w:del w:id="545" w:author="PR Preview" w:date="2026-01-01T00:00:00Z">
        <w:r>
          <w:delText xml:space="preserve">is the random-effects</w:delText>
        </w:r>
      </w:del>
      <w:del w:id="546" w:author="PR Preview" w:date="2026-01-01T00:00:00Z">
        <w:r>
          <w:delText xml:space="preserve"> </w:delText>
        </w:r>
      </w:del>
      <w:del w:id="547" w:author="PR Preview" w:date="2026-01-01T00:00:00Z">
        <w:r>
          <w:rPr>
            <w:i/>
            <w:iCs/>
          </w:rPr>
          <w:delText xml:space="preserve">model structure</w:delText>
        </w:r>
      </w:del>
      <w:del w:id="548" w:author="PR Preview" w:date="2026-01-01T00:00:00Z">
        <w:r>
          <w:delText xml:space="preserve">,</w:delText>
        </w:r>
      </w:del>
      <w:del w:id="549" w:author="PR Preview" w:date="2026-01-01T00:00:00Z">
        <w:r>
          <w:delText xml:space="preserve"> </w:delText>
        </w:r>
      </w:del>
      <w:del w:id="550" w:author="PR Preview" w:date="2026-01-01T00:00:00Z">
        <w:r>
          <w:delText xml:space="preserve">with group-level parameters</w:delText>
        </w:r>
      </w:del>
      <w:del w:id="551" w:author="PR Preview" w:date="2026-01-01T00:00:00Z">
        <w:r>
          <w:delText xml:space="preserve"> </w:delText>
        </w:r>
      </w:del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552" w:author="PR Preview" w:date="2026-01-01T00:00:00Z">
        <w:r>
          <w:delText xml:space="preserve"> </w:delText>
        </w:r>
      </w:del>
      <w:del w:id="553" w:author="PR Preview" w:date="2026-01-01T00:00:00Z">
        <w:r>
          <w:delText xml:space="preserve">drawn from a common distribution</w:delText>
        </w:r>
      </w:del>
      <w:del w:id="554" w:author="PR Preview" w:date="2026-01-01T00:00:00Z">
        <w:r>
          <w:delText xml:space="preserve"> </w:delText>
        </w:r>
      </w:del>
      <w:del w:id="555" w:author="PR Preview" w:date="2026-01-01T00:00:00Z">
        <w:r>
          <w:delText xml:space="preserve">[2]</w:delText>
        </w:r>
      </w:del>
      <w:del w:id="556" w:author="PR Preview" w:date="2026-01-01T00:00:00Z">
        <w:r>
          <w:delText xml:space="preserve">.</w:delText>
        </w:r>
      </w:del>
      <w:del w:id="557" w:author="PR Preview" w:date="2026-01-01T00:00:00Z">
        <w:r>
          <w:delText xml:space="preserve"> </w:delText>
        </w:r>
      </w:del>
      <w:del w:id="558" w:author="PR Preview" w:date="2026-01-01T00:00:00Z">
        <w:r>
          <w:delText xml:space="preserve">What changes here from a maximum likelihood fit is the</w:delText>
        </w:r>
      </w:del>
      <w:del w:id="559" w:author="PR Preview" w:date="2026-01-01T00:00:00Z">
        <w:r>
          <w:delText xml:space="preserve"> </w:delText>
        </w:r>
      </w:del>
      <w:del w:id="560" w:author="PR Preview" w:date="2026-01-01T00:00:00Z">
        <w:r>
          <w:rPr>
            <w:i/>
            <w:iCs/>
          </w:rPr>
          <w:delText xml:space="preserve">inference method</w:delText>
        </w:r>
      </w:del>
      <w:del w:id="561" w:author="PR Preview" w:date="2026-01-01T00:00:00Z">
        <w:r>
          <w:delText xml:space="preserve">:</w:delText>
        </w:r>
      </w:del>
      <w:del w:id="562" w:author="PR Preview" w:date="2026-01-01T00:00:00Z">
        <w:r>
          <w:delText xml:space="preserve"> </w:delText>
        </w:r>
      </w:del>
      <w:del w:id="563" w:author="PR Preview" w:date="2026-01-01T00:00:00Z">
        <w:r>
          <w:delText xml:space="preserve">the Bayesian analysis places priors on the hyperparameters</w:delText>
        </w:r>
      </w:del>
      <w:del w:id="564" w:author="PR Preview" w:date="2026-01-01T00:00:00Z">
        <w:r>
          <w:delText xml:space="preserve"> </w:delText>
        </w:r>
      </w:del>
      <m:oMath>
        <m:r>
          <m:t>μ</m:t>
        </m:r>
      </m:oMath>
      <w:del w:id="565" w:author="PR Preview" w:date="2026-01-01T00:00:00Z">
        <w:r>
          <w:delText xml:space="preserve"> </w:delText>
        </w:r>
      </w:del>
      <w:del w:id="566" w:author="PR Preview" w:date="2026-01-01T00:00:00Z">
        <w:r>
          <w:delText xml:space="preserve">and</w:delText>
        </w:r>
      </w:del>
      <w:del w:id="567" w:author="PR Preview" w:date="2026-01-01T00:00:00Z">
        <w:r>
          <w:delText xml:space="preserve"> </w:delText>
        </w:r>
      </w:del>
      <m:oMath>
        <m:r>
          <m:t>τ</m:t>
        </m:r>
      </m:oMath>
      <w:del w:id="568" w:author="PR Preview" w:date="2026-01-01T00:00:00Z">
        <w:r>
          <w:delText xml:space="preserve"> </w:delText>
        </w:r>
      </w:del>
      <w:del w:id="569" w:author="PR Preview" w:date="2026-01-01T00:00:00Z">
        <w:r>
          <w:delText xml:space="preserve">and samples their joint posterior together with the group-level parameters</w:delText>
        </w:r>
      </w:del>
      <w:del w:id="570" w:author="PR Preview" w:date="2026-01-01T00:00:00Z">
        <w:r>
          <w:delText xml:space="preserve"> </w:delText>
        </w:r>
      </w:del>
      <w:del w:id="571" w:author="PR Preview" w:date="2026-01-01T00:00:00Z">
        <w:r>
          <w:delText xml:space="preserve">[1, Ch. 14], p. 329</w:delText>
        </w:r>
      </w:del>
      <w:del w:id="572" w:author="PR Preview" w:date="2026-01-01T00:00:00Z">
        <w:r>
          <w:delText xml:space="preserve">.</w:delText>
        </w:r>
      </w:del>
      <w:del w:id="573" w:author="PR Preview" w:date="2026-01-01T00:00:00Z">
        <w:r>
          <w:delText xml:space="preserve"> </w:delText>
        </w:r>
      </w:del>
      <w:del w:id="574" w:author="PR Preview" w:date="2026-01-01T00:00:00Z">
        <w:r>
          <w:delText xml:space="preserve">The posterior shrinks each group’s estimate toward the overall mean,</w:delText>
        </w:r>
      </w:del>
      <w:del w:id="575" w:author="PR Preview" w:date="2026-01-01T00:00:00Z">
        <w:r>
          <w:delText xml:space="preserve"> </w:delText>
        </w:r>
      </w:del>
      <w:del w:id="576" w:author="PR Preview" w:date="2026-01-01T00:00:00Z">
        <w:r>
          <w:delText xml:space="preserve">by an amount the data determine through</w:delText>
        </w:r>
      </w:del>
      <w:del w:id="577" w:author="PR Preview" w:date="2026-01-01T00:00:00Z">
        <w:r>
          <w:delText xml:space="preserve"> </w:delText>
        </w:r>
      </w:del>
      <m:oMath>
        <m:r>
          <m:t>τ</m:t>
        </m:r>
      </m:oMath>
      <w:del w:id="578" w:author="PR Preview" w:date="2026-01-01T00:00:00Z">
        <w:r>
          <w:delText xml:space="preserve">,</w:delText>
        </w:r>
      </w:del>
      <w:del w:id="579" w:author="PR Preview" w:date="2026-01-01T00:00:00Z">
        <w:r>
          <w:delText xml:space="preserve"> </w:delText>
        </w:r>
      </w:del>
      <w:del w:id="580" w:author="PR Preview" w:date="2026-01-01T00:00:00Z">
        <w:r>
          <w:delText xml:space="preserve">and the posterior for</w:delText>
        </w:r>
      </w:del>
      <w:del w:id="581" w:author="PR Preview" w:date="2026-01-01T00:00:00Z">
        <w:r>
          <w:delText xml:space="preserve"> </w:delText>
        </w:r>
      </w:del>
      <m:oMath>
        <m:r>
          <m:t>τ</m:t>
        </m:r>
      </m:oMath>
      <w:del w:id="582" w:author="PR Preview" w:date="2026-01-01T00:00:00Z">
        <w:r>
          <w:delText xml:space="preserve"> </w:delText>
        </w:r>
      </w:del>
      <w:del w:id="583" w:author="PR Preview" w:date="2026-01-01T00:00:00Z">
        <w:r>
          <w:delText xml:space="preserve">carries the uncertainty about the between-group spread</w:delText>
        </w:r>
      </w:del>
      <w:del w:id="584" w:author="PR Preview" w:date="2026-01-01T00:00:00Z">
        <w:r>
          <w:delText xml:space="preserve"> </w:delText>
        </w:r>
      </w:del>
      <w:del w:id="585" w:author="PR Preview" w:date="2026-01-01T00:00:00Z">
        <w:r>
          <w:delText xml:space="preserve">into every group-level summary.</w:delText>
        </w:r>
      </w:del>
    </w:p>
    <w:p>
      <w:pPr>
        <w:pStyle w:val="BodyText"/>
      </w:pPr>
      <w:del w:id="586" w:author="PR Preview" w:date="2026-01-01T00:00:00Z">
        <w:r>
          <w:rPr>
            <w:b/>
            <w:bCs/>
          </w:rPr>
          <w:delText xml:space="preserve">Example 4 (A random-intercept model fitted by Bayesian inference)</w:delText>
        </w:r>
      </w:del>
      <w:del w:id="587" w:author="PR Preview" w:date="2026-01-01T00:00:00Z">
        <w:r>
          <w:delText xml:space="preserve"> </w:delText>
        </w:r>
      </w:del>
      <w:del w:id="588" w:author="PR Preview" w:date="2026-01-01T00:00:00Z">
        <w:r>
          <w:delText xml:space="preserve">We simulate</w:delText>
        </w:r>
      </w:del>
      <w:del w:id="589" w:author="PR Preview" w:date="2026-01-01T00:00:00Z">
        <w:r>
          <w:delText xml:space="preserve"> </w:delText>
        </w:r>
      </w:del>
      <m:oMath>
        <m:r>
          <m:t>J</m:t>
        </m:r>
        <m:r>
          <m:rPr>
            <m:sty m:val="p"/>
          </m:rPr>
          <m:t>=</m:t>
        </m:r>
        <m:r>
          <m:t>8</m:t>
        </m:r>
      </m:oMath>
      <w:del w:id="590" w:author="PR Preview" w:date="2026-01-01T00:00:00Z">
        <w:r>
          <w:delText xml:space="preserve"> </w:delText>
        </w:r>
      </w:del>
      <w:del w:id="591" w:author="PR Preview" w:date="2026-01-01T00:00:00Z">
        <w:r>
          <w:delText xml:space="preserve">groups of 12 observations each,</w:delText>
        </w:r>
      </w:del>
      <w:del w:id="592" w:author="PR Preview" w:date="2026-01-01T00:00:00Z">
        <w:r>
          <w:delText xml:space="preserve"> </w:delText>
        </w:r>
      </w:del>
      <w:del w:id="593" w:author="PR Preview" w:date="2026-01-01T00:00:00Z">
        <w:r>
          <w:delText xml:space="preserve">with group means drawn from</w:delText>
        </w:r>
      </w:del>
      <w:del w:id="594" w:author="PR Preview" w:date="2026-01-01T00:00:00Z">
        <w:r>
          <w:delText xml:space="preserve"> </w:delText>
        </w:r>
      </w:del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595" w:author="PR Preview" w:date="2026-01-01T00:00:00Z">
        <w:r>
          <w:delText xml:space="preserve"> </w:delText>
        </w:r>
      </w:del>
      <w:del w:id="596" w:author="PR Preview" w:date="2026-01-01T00:00:00Z">
        <w:r>
          <w:delText xml:space="preserve">(</w:delText>
        </w:r>
      </w:del>
      <m:oMath>
        <m:r>
          <m:t>μ</m:t>
        </m:r>
        <m:r>
          <m:rPr>
            <m:sty m:val="p"/>
          </m:rPr>
          <m:t>=</m:t>
        </m:r>
        <m:r>
          <m:t>5</m:t>
        </m:r>
      </m:oMath>
      <w:del w:id="597" w:author="PR Preview" w:date="2026-01-01T00:00:00Z">
        <w:r>
          <w:delText xml:space="preserve">,</w:delText>
        </w:r>
      </w:del>
      <w:del w:id="598" w:author="PR Preview" w:date="2026-01-01T00:00:00Z">
        <w:r>
          <w:delText xml:space="preserve"> </w:delText>
        </w:r>
      </w:del>
      <m:oMath>
        <m:r>
          <m:t>τ</m:t>
        </m:r>
        <m:r>
          <m:rPr>
            <m:sty m:val="p"/>
          </m:rPr>
          <m:t>=</m:t>
        </m:r>
        <m:r>
          <m:t>1.5</m:t>
        </m:r>
      </m:oMath>
      <w:del w:id="599" w:author="PR Preview" w:date="2026-01-01T00:00:00Z">
        <w:r>
          <w:delText xml:space="preserve">)</w:delText>
        </w:r>
      </w:del>
      <w:del w:id="600" w:author="PR Preview" w:date="2026-01-01T00:00:00Z">
        <w:r>
          <w:delText xml:space="preserve"> </w:delText>
        </w:r>
      </w:del>
      <w:del w:id="601" w:author="PR Preview" w:date="2026-01-01T00:00:00Z">
        <w:r>
          <w:delText xml:space="preserve">and within-group standard deviation</w:delText>
        </w:r>
      </w:del>
      <w:del w:id="602" w:author="PR Preview" w:date="2026-01-01T00:00:00Z">
        <w:r>
          <w:delText xml:space="preserve"> </w:delText>
        </w:r>
      </w:del>
      <m:oMath>
        <m:r>
          <m:t>σ</m:t>
        </m:r>
        <m:r>
          <m:rPr>
            <m:sty m:val="p"/>
          </m:rPr>
          <m:t>=</m:t>
        </m:r>
        <m:r>
          <m:t>2</m:t>
        </m:r>
      </m:oMath>
      <w:del w:id="603" w:author="PR Preview" w:date="2026-01-01T00:00:00Z">
        <w:r>
          <w:delText xml:space="preserve">.</w:delText>
        </w:r>
      </w:del>
      <w:del w:id="604" w:author="PR Preview" w:date="2026-01-01T00:00:00Z">
        <w:r>
          <w:delText xml:space="preserve"> </w:delText>
        </w:r>
      </w:del>
      <w:del w:id="605" w:author="PR Preview" w:date="2026-01-01T00:00:00Z">
        <w:r>
          <w:delText xml:space="preserve">The priors are a diffuse</w:delText>
        </w:r>
      </w:del>
      <w:del w:id="606" w:author="PR Preview" w:date="2026-01-01T00:00:00Z">
        <w:r>
          <w:delText xml:space="preserve"> </w:delText>
        </w:r>
      </w:del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607" w:author="PR Preview" w:date="2026-01-01T00:00:00Z">
        <w:r>
          <w:delText xml:space="preserve"> </w:delText>
        </w:r>
      </w:del>
      <w:del w:id="608" w:author="PR Preview" w:date="2026-01-01T00:00:00Z">
        <w:r>
          <w:delText xml:space="preserve">for</w:delText>
        </w:r>
      </w:del>
      <w:del w:id="609" w:author="PR Preview" w:date="2026-01-01T00:00:00Z">
        <w:r>
          <w:delText xml:space="preserve"> </w:delText>
        </w:r>
      </w:del>
      <m:oMath>
        <m:r>
          <m:t>μ</m:t>
        </m:r>
      </m:oMath>
      <w:del w:id="610" w:author="PR Preview" w:date="2026-01-01T00:00:00Z">
        <w:r>
          <w:delText xml:space="preserve"> </w:delText>
        </w:r>
      </w:del>
      <w:del w:id="611" w:author="PR Preview" w:date="2026-01-01T00:00:00Z">
        <w:r>
          <w:delText xml:space="preserve">and</w:delText>
        </w:r>
      </w:del>
      <w:del w:id="612" w:author="PR Preview" w:date="2026-01-01T00:00:00Z">
        <w:r>
          <w:delText xml:space="preserve"> </w:delText>
        </w:r>
      </w:del>
      <w:hyperlink r:id="rId25">
        <w:del w:id="613" w:author="PR Preview" w:date="2026-01-01T00:00:00Z">
          <w:r>
            <w:rPr>
              <w:rStyle w:val="Hyperlink"/>
            </w:rPr>
            <w:delText xml:space="preserve">flat priors</w:delText>
          </w:r>
        </w:del>
      </w:hyperlink>
      <w:del w:id="614" w:author="PR Preview" w:date="2026-01-01T00:00:00Z">
        <w:r>
          <w:delText xml:space="preserve"> </w:delText>
        </w:r>
      </w:del>
      <w:del w:id="615" w:author="PR Preview" w:date="2026-01-01T00:00:00Z">
        <w:r>
          <w:delText xml:space="preserve">on</w:delText>
        </w:r>
      </w:del>
      <w:del w:id="61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del w:id="617" w:author="PR Preview" w:date="2026-01-01T00:00:00Z">
        <w:r>
          <w:delText xml:space="preserve"> </w:delText>
        </w:r>
      </w:del>
      <w:del w:id="618" w:author="PR Preview" w:date="2026-01-01T00:00:00Z">
        <w:r>
          <w:delText xml:space="preserve">for the standard deviations</w:delText>
        </w:r>
      </w:del>
      <w:del w:id="619" w:author="PR Preview" w:date="2026-01-01T00:00:00Z">
        <w:r>
          <w:delText xml:space="preserve"> </w:delText>
        </w:r>
      </w:del>
      <m:oMath>
        <m:r>
          <m:t>τ</m:t>
        </m:r>
      </m:oMath>
      <w:del w:id="620" w:author="PR Preview" w:date="2026-01-01T00:00:00Z">
        <w:r>
          <w:delText xml:space="preserve"> </w:delText>
        </w:r>
      </w:del>
      <w:del w:id="621" w:author="PR Preview" w:date="2026-01-01T00:00:00Z">
        <w:r>
          <w:delText xml:space="preserve">and</w:delText>
        </w:r>
      </w:del>
      <w:del w:id="622" w:author="PR Preview" w:date="2026-01-01T00:00:00Z">
        <w:r>
          <w:delText xml:space="preserve"> </w:delText>
        </w:r>
      </w:del>
      <m:oMath>
        <m:r>
          <m:t>σ</m:t>
        </m:r>
      </m:oMath>
      <w:del w:id="623" w:author="PR Preview" w:date="2026-01-01T00:00:00Z">
        <w:r>
          <w:delText xml:space="preserve">.</w:delText>
        </w:r>
      </w:del>
      <w:del w:id="624" w:author="PR Preview" w:date="2026-01-01T00:00:00Z">
        <w:r>
          <w:delText xml:space="preserve"> </w:delText>
        </w:r>
      </w:del>
      <w:del w:id="625" w:author="PR Preview" w:date="2026-01-01T00:00:00Z">
        <w:r>
          <w:delText xml:space="preserve">Being flat on the standard-deviation scale is a choice:</w:delText>
        </w:r>
      </w:del>
      <w:del w:id="626" w:author="PR Preview" w:date="2026-01-01T00:00:00Z">
        <w:r>
          <w:delText xml:space="preserve"> </w:delText>
        </w:r>
      </w:del>
      <w:del w:id="627" w:author="PR Preview" w:date="2026-01-01T00:00:00Z">
        <w:r>
          <w:delText xml:space="preserve">as</w:delText>
        </w:r>
      </w:del>
      <w:del w:id="628" w:author="PR Preview" w:date="2026-01-01T00:00:00Z">
        <w:r>
          <w:delText xml:space="preserve"> </w:delText>
        </w:r>
      </w:del>
      <w:hyperlink r:id="rId40">
        <w:del w:id="629" w:author="PR Preview" w:date="2026-01-01T00:00:00Z">
          <w:r>
            <w:rPr>
              <w:rStyle w:val="Hyperlink"/>
            </w:rPr>
            <w:delText xml:space="preserve">a flat prior on the log-odds</w:delText>
          </w:r>
        </w:del>
      </w:hyperlink>
      <w:del w:id="630" w:author="PR Preview" w:date="2026-01-01T00:00:00Z">
        <w:r>
          <w:delText xml:space="preserve"> </w:delText>
        </w:r>
      </w:del>
      <w:del w:id="631" w:author="PR Preview" w:date="2026-01-01T00:00:00Z">
        <w:r>
          <w:delText xml:space="preserve">shows for a probability,</w:delText>
        </w:r>
      </w:del>
      <w:del w:id="632" w:author="PR Preview" w:date="2026-01-01T00:00:00Z">
        <w:r>
          <w:delText xml:space="preserve"> </w:delText>
        </w:r>
      </w:del>
      <w:del w:id="633" w:author="PR Preview" w:date="2026-01-01T00:00:00Z">
        <w:r>
          <w:delText xml:space="preserve">it is not flat on another scale, such as the variance.</w:delText>
        </w:r>
      </w:del>
    </w:p>
    <w:p>
      <w:pPr>
        <w:pStyle w:val="Heading2"/>
      </w:pPr>
      <w:ins w:id="634" w:author="PR Preview" w:date="2026-01-01T00:00:00Z">
        <w:r>
          <w:t xml:space="preserve">5 Random effects</w:t>
        </w:r>
      </w:ins>
    </w:p>
    <w:p>
      <w:pPr>
        <w:pStyle w:val="FirstParagraph"/>
      </w:pPr>
      <w:ins w:id="635" w:author="PR Preview" w:date="2026-01-01T00:00:00Z">
        <w:r>
          <w:t xml:space="preserve">The</w:t>
        </w:r>
      </w:ins>
      <w:ins w:id="636" w:author="PR Preview" w:date="2026-01-01T00:00:00Z">
        <w:r>
          <w:t xml:space="preserve"> </w:t>
        </w:r>
      </w:ins>
      <w:hyperlink r:id="rId38">
        <w:ins w:id="637" w:author="PR Preview" w:date="2026-01-01T00:00:00Z">
          <w:r>
            <w:rPr>
              <w:rStyle w:val="Hyperlink"/>
            </w:rPr>
            <w:t xml:space="preserve">hierarchical model</w:t>
          </w:r>
        </w:ins>
      </w:hyperlink>
      <w:ins w:id="638" w:author="PR Preview" w:date="2026-01-01T00:00:00Z">
        <w:r>
          <w:t xml:space="preserve"> </w:t>
        </w:r>
      </w:ins>
      <w:ins w:id="639" w:author="PR Preview" w:date="2026-01-01T00:00:00Z">
        <w:r>
          <w:t xml:space="preserve">of</w:t>
        </w:r>
      </w:ins>
      <w:ins w:id="640" w:author="PR Preview" w:date="2026-01-01T00:00:00Z">
        <w:r>
          <w:t xml:space="preserve"> </w:t>
        </w:r>
      </w:ins>
      <w:hyperlink r:id="rId39">
        <w:ins w:id="641" w:author="PR Preview" w:date="2026-01-01T00:00:00Z">
          <w:r>
            <w:rPr>
              <w:rStyle w:val="Hyperlink"/>
            </w:rPr>
            <w:t xml:space="preserve">the two-level Gaussian example</w:t>
          </w:r>
        </w:ins>
      </w:hyperlink>
      <w:ins w:id="642" w:author="PR Preview" w:date="2026-01-01T00:00:00Z">
        <w:r>
          <w:t xml:space="preserve"> </w:t>
        </w:r>
      </w:ins>
      <w:ins w:id="643" w:author="PR Preview" w:date="2026-01-01T00:00:00Z">
        <w:r>
          <w:t xml:space="preserve">is the random-effects</w:t>
        </w:r>
      </w:ins>
      <w:ins w:id="644" w:author="PR Preview" w:date="2026-01-01T00:00:00Z">
        <w:r>
          <w:t xml:space="preserve"> </w:t>
        </w:r>
      </w:ins>
      <w:ins w:id="645" w:author="PR Preview" w:date="2026-01-01T00:00:00Z">
        <w:r>
          <w:rPr>
            <w:i/>
            <w:iCs/>
          </w:rPr>
          <w:t xml:space="preserve">model structure</w:t>
        </w:r>
      </w:ins>
      <w:ins w:id="646" w:author="PR Preview" w:date="2026-01-01T00:00:00Z">
        <w:r>
          <w:t xml:space="preserve">,</w:t>
        </w:r>
      </w:ins>
      <w:ins w:id="647" w:author="PR Preview" w:date="2026-01-01T00:00:00Z">
        <w:r>
          <w:t xml:space="preserve"> </w:t>
        </w:r>
      </w:ins>
      <w:ins w:id="648" w:author="PR Preview" w:date="2026-01-01T00:00:00Z">
        <w:r>
          <w:t xml:space="preserve">with group-level parameters</w:t>
        </w:r>
      </w:ins>
      <w:ins w:id="649" w:author="PR Preview" w:date="2026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650" w:author="PR Preview" w:date="2026-01-01T00:00:00Z">
        <w:r>
          <w:t xml:space="preserve"> </w:t>
        </w:r>
      </w:ins>
      <w:ins w:id="651" w:author="PR Preview" w:date="2026-01-01T00:00:00Z">
        <w:r>
          <w:t xml:space="preserve">drawn from a common distribution</w:t>
        </w:r>
      </w:ins>
      <w:ins w:id="652" w:author="PR Preview" w:date="2026-01-01T00:00:00Z">
        <w:r>
          <w:t xml:space="preserve"> </w:t>
        </w:r>
      </w:ins>
      <w:ins w:id="653" w:author="PR Preview" w:date="2026-01-01T00:00:00Z">
        <w:r>
          <w:t xml:space="preserve">[7]</w:t>
        </w:r>
      </w:ins>
      <w:ins w:id="654" w:author="PR Preview" w:date="2026-01-01T00:00:00Z">
        <w:r>
          <w:t xml:space="preserve">.</w:t>
        </w:r>
      </w:ins>
      <w:ins w:id="655" w:author="PR Preview" w:date="2026-01-01T00:00:00Z">
        <w:r>
          <w:t xml:space="preserve"> </w:t>
        </w:r>
      </w:ins>
      <w:ins w:id="656" w:author="PR Preview" w:date="2026-01-01T00:00:00Z">
        <w:r>
          <w:t xml:space="preserve">What changes here from a maximum likelihood fit is the</w:t>
        </w:r>
      </w:ins>
      <w:ins w:id="657" w:author="PR Preview" w:date="2026-01-01T00:00:00Z">
        <w:r>
          <w:t xml:space="preserve"> </w:t>
        </w:r>
      </w:ins>
      <w:ins w:id="658" w:author="PR Preview" w:date="2026-01-01T00:00:00Z">
        <w:r>
          <w:rPr>
            <w:i/>
            <w:iCs/>
          </w:rPr>
          <w:t xml:space="preserve">inference method</w:t>
        </w:r>
      </w:ins>
      <w:ins w:id="659" w:author="PR Preview" w:date="2026-01-01T00:00:00Z">
        <w:r>
          <w:t xml:space="preserve">:</w:t>
        </w:r>
      </w:ins>
      <w:ins w:id="660" w:author="PR Preview" w:date="2026-01-01T00:00:00Z">
        <w:r>
          <w:t xml:space="preserve"> </w:t>
        </w:r>
      </w:ins>
      <w:ins w:id="661" w:author="PR Preview" w:date="2026-01-01T00:00:00Z">
        <w:r>
          <w:t xml:space="preserve">the Bayesian analysis places priors on the hyperparameters</w:t>
        </w:r>
      </w:ins>
      <w:ins w:id="662" w:author="PR Preview" w:date="2026-01-01T00:00:00Z">
        <w:r>
          <w:t xml:space="preserve"> </w:t>
        </w:r>
      </w:ins>
      <m:oMath>
        <m:r>
          <m:t>μ</m:t>
        </m:r>
      </m:oMath>
      <w:ins w:id="663" w:author="PR Preview" w:date="2026-01-01T00:00:00Z">
        <w:r>
          <w:t xml:space="preserve"> </w:t>
        </w:r>
      </w:ins>
      <w:ins w:id="664" w:author="PR Preview" w:date="2026-01-01T00:00:00Z">
        <w:r>
          <w:t xml:space="preserve">and</w:t>
        </w:r>
      </w:ins>
      <w:ins w:id="665" w:author="PR Preview" w:date="2026-01-01T00:00:00Z">
        <w:r>
          <w:t xml:space="preserve"> </w:t>
        </w:r>
      </w:ins>
      <m:oMath>
        <m:r>
          <m:t>τ</m:t>
        </m:r>
      </m:oMath>
      <w:ins w:id="666" w:author="PR Preview" w:date="2026-01-01T00:00:00Z">
        <w:r>
          <w:t xml:space="preserve"> </w:t>
        </w:r>
      </w:ins>
      <w:ins w:id="667" w:author="PR Preview" w:date="2026-01-01T00:00:00Z">
        <w:r>
          <w:t xml:space="preserve">and samples their joint posterior together with the group-level parameters</w:t>
        </w:r>
      </w:ins>
      <w:ins w:id="668" w:author="PR Preview" w:date="2026-01-01T00:00:00Z">
        <w:r>
          <w:t xml:space="preserve"> </w:t>
        </w:r>
      </w:ins>
      <w:ins w:id="669" w:author="PR Preview" w:date="2026-01-01T00:00:00Z">
        <w:r>
          <w:t xml:space="preserve">[1, Ch. 14], p. 329</w:t>
        </w:r>
      </w:ins>
      <w:ins w:id="670" w:author="PR Preview" w:date="2026-01-01T00:00:00Z">
        <w:r>
          <w:t xml:space="preserve">.</w:t>
        </w:r>
      </w:ins>
      <w:ins w:id="671" w:author="PR Preview" w:date="2026-01-01T00:00:00Z">
        <w:r>
          <w:t xml:space="preserve"> </w:t>
        </w:r>
      </w:ins>
      <w:ins w:id="672" w:author="PR Preview" w:date="2026-01-01T00:00:00Z">
        <w:r>
          <w:t xml:space="preserve">The posterior shrinks each group’s estimate toward the overall mean,</w:t>
        </w:r>
      </w:ins>
      <w:ins w:id="673" w:author="PR Preview" w:date="2026-01-01T00:00:00Z">
        <w:r>
          <w:t xml:space="preserve"> </w:t>
        </w:r>
      </w:ins>
      <w:ins w:id="674" w:author="PR Preview" w:date="2026-01-01T00:00:00Z">
        <w:r>
          <w:t xml:space="preserve">by an amount the data determine through</w:t>
        </w:r>
      </w:ins>
      <w:ins w:id="675" w:author="PR Preview" w:date="2026-01-01T00:00:00Z">
        <w:r>
          <w:t xml:space="preserve"> </w:t>
        </w:r>
      </w:ins>
      <m:oMath>
        <m:r>
          <m:t>τ</m:t>
        </m:r>
      </m:oMath>
      <w:ins w:id="676" w:author="PR Preview" w:date="2026-01-01T00:00:00Z">
        <w:r>
          <w:t xml:space="preserve">,</w:t>
        </w:r>
      </w:ins>
      <w:ins w:id="677" w:author="PR Preview" w:date="2026-01-01T00:00:00Z">
        <w:r>
          <w:t xml:space="preserve"> </w:t>
        </w:r>
      </w:ins>
      <w:ins w:id="678" w:author="PR Preview" w:date="2026-01-01T00:00:00Z">
        <w:r>
          <w:t xml:space="preserve">and the posterior for</w:t>
        </w:r>
      </w:ins>
      <w:ins w:id="679" w:author="PR Preview" w:date="2026-01-01T00:00:00Z">
        <w:r>
          <w:t xml:space="preserve"> </w:t>
        </w:r>
      </w:ins>
      <m:oMath>
        <m:r>
          <m:t>τ</m:t>
        </m:r>
      </m:oMath>
      <w:ins w:id="680" w:author="PR Preview" w:date="2026-01-01T00:00:00Z">
        <w:r>
          <w:t xml:space="preserve"> </w:t>
        </w:r>
      </w:ins>
      <w:ins w:id="681" w:author="PR Preview" w:date="2026-01-01T00:00:00Z">
        <w:r>
          <w:t xml:space="preserve">carries the uncertainty about the between-group spread</w:t>
        </w:r>
      </w:ins>
      <w:ins w:id="682" w:author="PR Preview" w:date="2026-01-01T00:00:00Z">
        <w:r>
          <w:t xml:space="preserve"> </w:t>
        </w:r>
      </w:ins>
      <w:ins w:id="683" w:author="PR Preview" w:date="2026-01-01T00:00:00Z">
        <w:r>
          <w:t xml:space="preserve">into every group-level summary.</w:t>
        </w:r>
      </w:ins>
    </w:p>
    <w:bookmarkStart w:id="42" w:name="exm-bayes-random-effects"/>
    <w:p>
      <w:pPr>
        <w:pStyle w:val="BodyText"/>
      </w:pPr>
      <w:ins w:id="684" w:author="PR Preview" w:date="2026-01-01T00:00:00Z">
        <w:r>
          <w:rPr>
            <w:b/>
            <w:bCs/>
          </w:rPr>
          <w:t xml:space="preserve">Example 5 (A random-intercept model fitted by Bayesian inference)</w:t>
        </w:r>
      </w:ins>
      <w:ins w:id="685" w:author="PR Preview" w:date="2026-01-01T00:00:00Z">
        <w:r>
          <w:t xml:space="preserve"> </w:t>
        </w:r>
      </w:ins>
      <w:ins w:id="686" w:author="PR Preview" w:date="2026-01-01T00:00:00Z">
        <w:r>
          <w:t xml:space="preserve">We simulate</w:t>
        </w:r>
      </w:ins>
      <w:ins w:id="687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=</m:t>
        </m:r>
        <m:r>
          <m:t>8</m:t>
        </m:r>
      </m:oMath>
      <w:ins w:id="688" w:author="PR Preview" w:date="2026-01-01T00:00:00Z">
        <w:r>
          <w:t xml:space="preserve"> </w:t>
        </w:r>
      </w:ins>
      <w:ins w:id="689" w:author="PR Preview" w:date="2026-01-01T00:00:00Z">
        <w:r>
          <w:t xml:space="preserve">groups of 12 observations each,</w:t>
        </w:r>
      </w:ins>
      <w:ins w:id="690" w:author="PR Preview" w:date="2026-01-01T00:00:00Z">
        <w:r>
          <w:t xml:space="preserve"> </w:t>
        </w:r>
      </w:ins>
      <w:ins w:id="691" w:author="PR Preview" w:date="2026-01-01T00:00:00Z">
        <w:r>
          <w:t xml:space="preserve">with group means drawn from</w:t>
        </w:r>
      </w:ins>
      <w:ins w:id="692" w:author="PR Preview" w:date="2026-01-01T00:00:00Z">
        <w:r>
          <w:t xml:space="preserve"> </w:t>
        </w:r>
      </w:ins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693" w:author="PR Preview" w:date="2026-01-01T00:00:00Z">
        <w:r>
          <w:t xml:space="preserve"> </w:t>
        </w:r>
      </w:ins>
      <w:ins w:id="694" w:author="PR Preview" w:date="2026-01-01T00:00:00Z">
        <w:r>
          <w:t xml:space="preserve">(</w:t>
        </w:r>
      </w:ins>
      <m:oMath>
        <m:r>
          <m:t>μ</m:t>
        </m:r>
        <m:r>
          <m:rPr>
            <m:sty m:val="p"/>
          </m:rPr>
          <m:t>=</m:t>
        </m:r>
        <m:r>
          <m:t>5</m:t>
        </m:r>
      </m:oMath>
      <w:ins w:id="695" w:author="PR Preview" w:date="2026-01-01T00:00:00Z">
        <w:r>
          <w:t xml:space="preserve">,</w:t>
        </w:r>
      </w:ins>
      <w:ins w:id="696" w:author="PR Preview" w:date="2026-01-01T00:00:00Z">
        <w:r>
          <w:t xml:space="preserve"> </w:t>
        </w:r>
      </w:ins>
      <m:oMath>
        <m:r>
          <m:t>τ</m:t>
        </m:r>
        <m:r>
          <m:rPr>
            <m:sty m:val="p"/>
          </m:rPr>
          <m:t>=</m:t>
        </m:r>
        <m:r>
          <m:t>1.5</m:t>
        </m:r>
      </m:oMath>
      <w:ins w:id="697" w:author="PR Preview" w:date="2026-01-01T00:00:00Z">
        <w:r>
          <w:t xml:space="preserve">)</w:t>
        </w:r>
      </w:ins>
      <w:ins w:id="698" w:author="PR Preview" w:date="2026-01-01T00:00:00Z">
        <w:r>
          <w:t xml:space="preserve"> </w:t>
        </w:r>
      </w:ins>
      <w:ins w:id="699" w:author="PR Preview" w:date="2026-01-01T00:00:00Z">
        <w:r>
          <w:t xml:space="preserve">and within-group standard deviation</w:t>
        </w:r>
      </w:ins>
      <w:ins w:id="700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=</m:t>
        </m:r>
        <m:r>
          <m:t>2</m:t>
        </m:r>
      </m:oMath>
      <w:ins w:id="701" w:author="PR Preview" w:date="2026-01-01T00:00:00Z">
        <w:r>
          <w:t xml:space="preserve">.</w:t>
        </w:r>
      </w:ins>
      <w:ins w:id="702" w:author="PR Preview" w:date="2026-01-01T00:00:00Z">
        <w:r>
          <w:t xml:space="preserve"> </w:t>
        </w:r>
      </w:ins>
      <w:ins w:id="703" w:author="PR Preview" w:date="2026-01-01T00:00:00Z">
        <w:r>
          <w:t xml:space="preserve">The priors are a diffuse</w:t>
        </w:r>
      </w:ins>
      <w:ins w:id="704" w:author="PR Preview" w:date="2026-01-01T00:00:00Z">
        <w:r>
          <w:t xml:space="preserve"> </w:t>
        </w:r>
      </w:ins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705" w:author="PR Preview" w:date="2026-01-01T00:00:00Z">
        <w:r>
          <w:t xml:space="preserve"> </w:t>
        </w:r>
      </w:ins>
      <w:ins w:id="706" w:author="PR Preview" w:date="2026-01-01T00:00:00Z">
        <w:r>
          <w:t xml:space="preserve">for</w:t>
        </w:r>
      </w:ins>
      <w:ins w:id="707" w:author="PR Preview" w:date="2026-01-01T00:00:00Z">
        <w:r>
          <w:t xml:space="preserve"> </w:t>
        </w:r>
      </w:ins>
      <m:oMath>
        <m:r>
          <m:t>μ</m:t>
        </m:r>
      </m:oMath>
      <w:ins w:id="708" w:author="PR Preview" w:date="2026-01-01T00:00:00Z">
        <w:r>
          <w:t xml:space="preserve"> </w:t>
        </w:r>
      </w:ins>
      <w:ins w:id="709" w:author="PR Preview" w:date="2026-01-01T00:00:00Z">
        <w:r>
          <w:t xml:space="preserve">and</w:t>
        </w:r>
      </w:ins>
      <w:ins w:id="710" w:author="PR Preview" w:date="2026-01-01T00:00:00Z">
        <w:r>
          <w:t xml:space="preserve"> </w:t>
        </w:r>
      </w:ins>
      <w:hyperlink r:id="rId25">
        <w:ins w:id="711" w:author="PR Preview" w:date="2026-01-01T00:00:00Z">
          <w:r>
            <w:rPr>
              <w:rStyle w:val="Hyperlink"/>
            </w:rPr>
            <w:t xml:space="preserve">flat priors</w:t>
          </w:r>
        </w:ins>
      </w:hyperlink>
      <w:ins w:id="712" w:author="PR Preview" w:date="2026-01-01T00:00:00Z">
        <w:r>
          <w:t xml:space="preserve"> </w:t>
        </w:r>
      </w:ins>
      <w:ins w:id="713" w:author="PR Preview" w:date="2026-01-01T00:00:00Z">
        <w:r>
          <w:t xml:space="preserve">on</w:t>
        </w:r>
      </w:ins>
      <w:ins w:id="71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ins w:id="715" w:author="PR Preview" w:date="2026-01-01T00:00:00Z">
        <w:r>
          <w:t xml:space="preserve"> </w:t>
        </w:r>
      </w:ins>
      <w:ins w:id="716" w:author="PR Preview" w:date="2026-01-01T00:00:00Z">
        <w:r>
          <w:t xml:space="preserve">for the standard deviations</w:t>
        </w:r>
      </w:ins>
      <w:ins w:id="717" w:author="PR Preview" w:date="2026-01-01T00:00:00Z">
        <w:r>
          <w:t xml:space="preserve"> </w:t>
        </w:r>
      </w:ins>
      <m:oMath>
        <m:r>
          <m:t>τ</m:t>
        </m:r>
      </m:oMath>
      <w:ins w:id="718" w:author="PR Preview" w:date="2026-01-01T00:00:00Z">
        <w:r>
          <w:t xml:space="preserve"> </w:t>
        </w:r>
      </w:ins>
      <w:ins w:id="719" w:author="PR Preview" w:date="2026-01-01T00:00:00Z">
        <w:r>
          <w:t xml:space="preserve">and</w:t>
        </w:r>
      </w:ins>
      <w:ins w:id="720" w:author="PR Preview" w:date="2026-01-01T00:00:00Z">
        <w:r>
          <w:t xml:space="preserve"> </w:t>
        </w:r>
      </w:ins>
      <m:oMath>
        <m:r>
          <m:t>σ</m:t>
        </m:r>
      </m:oMath>
      <w:ins w:id="721" w:author="PR Preview" w:date="2026-01-01T00:00:00Z">
        <w:r>
          <w:t xml:space="preserve">.</w:t>
        </w:r>
      </w:ins>
      <w:ins w:id="722" w:author="PR Preview" w:date="2026-01-01T00:00:00Z">
        <w:r>
          <w:t xml:space="preserve"> </w:t>
        </w:r>
      </w:ins>
      <w:ins w:id="723" w:author="PR Preview" w:date="2026-01-01T00:00:00Z">
        <w:r>
          <w:t xml:space="preserve">Being flat on the standard-deviation scale is a choice:</w:t>
        </w:r>
      </w:ins>
      <w:ins w:id="724" w:author="PR Preview" w:date="2026-01-01T00:00:00Z">
        <w:r>
          <w:t xml:space="preserve"> </w:t>
        </w:r>
      </w:ins>
      <w:ins w:id="725" w:author="PR Preview" w:date="2026-01-01T00:00:00Z">
        <w:r>
          <w:t xml:space="preserve">as</w:t>
        </w:r>
      </w:ins>
      <w:ins w:id="726" w:author="PR Preview" w:date="2026-01-01T00:00:00Z">
        <w:r>
          <w:t xml:space="preserve"> </w:t>
        </w:r>
      </w:ins>
      <w:hyperlink r:id="rId40">
        <w:ins w:id="727" w:author="PR Preview" w:date="2026-01-01T00:00:00Z">
          <w:r>
            <w:rPr>
              <w:rStyle w:val="Hyperlink"/>
            </w:rPr>
            <w:t xml:space="preserve">a flat prior on the log-odds</w:t>
          </w:r>
        </w:ins>
      </w:hyperlink>
      <w:ins w:id="728" w:author="PR Preview" w:date="2026-01-01T00:00:00Z">
        <w:r>
          <w:t xml:space="preserve"> </w:t>
        </w:r>
      </w:ins>
      <w:ins w:id="729" w:author="PR Preview" w:date="2026-01-01T00:00:00Z">
        <w:r>
          <w:t xml:space="preserve">shows for a probability,</w:t>
        </w:r>
      </w:ins>
      <w:ins w:id="730" w:author="PR Preview" w:date="2026-01-01T00:00:00Z">
        <w:r>
          <w:t xml:space="preserve"> </w:t>
        </w:r>
      </w:ins>
      <w:ins w:id="731" w:author="PR Preview" w:date="2026-01-01T00:00:00Z">
        <w:r>
          <w:t xml:space="preserve">it is not flat on another scale, such as the variance.</w:t>
        </w:r>
      </w:ins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41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42"/>
    <w:bookmarkEnd w:id="43"/>
    <w:bookmarkStart w:id="52" w:name="sec-bayes-examples-bma"/>
    <w:p>
      <w:pPr>
        <w:pStyle w:val="Heading2"/>
      </w:pPr>
      <w:del w:id="732" w:author="PR Preview" w:date="2026-01-01T00:00:00Z">
        <w:r>
          <w:delText xml:space="preserve">5 Bayesian model averaging</w:delText>
        </w:r>
      </w:del>
    </w:p>
    <w:p>
      <w:pPr>
        <w:pStyle w:val="Heading2"/>
      </w:pPr>
      <w:ins w:id="733" w:author="PR Preview" w:date="2026-01-01T00:00:00Z">
        <w:r>
          <w:t xml:space="preserve">6 Bayesian model averaging</w:t>
        </w:r>
      </w:ins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44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46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45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46"/>
    <w:bookmarkStart w:id="47" w:name="exm-posterior-model-probability"/>
    <w:p>
      <w:pPr>
        <w:pStyle w:val="FirstParagraph"/>
      </w:pPr>
      <w:del w:id="734" w:author="PR Preview" w:date="2026-01-01T00:00:00Z">
        <w:r>
          <w:rPr>
            <w:b/>
            <w:bCs/>
          </w:rPr>
          <w:delText xml:space="preserve">Example 5 (Posterior probabilities of two models)</w:delText>
        </w:r>
      </w:del>
      <w:del w:id="735" w:author="PR Preview" w:date="2026-01-01T00:00:00Z">
        <w:r>
          <w:delText xml:space="preserve"> </w:delText>
        </w:r>
      </w:del>
      <w:del w:id="736" w:author="PR Preview" w:date="2026-01-01T00:00:00Z">
        <w:r>
          <w:delText xml:space="preserve">Two models with equal prior probabilities</w:delText>
        </w:r>
      </w:del>
    </w:p>
    <w:p>
      <w:pPr>
        <w:pStyle w:val="FirstParagraph"/>
      </w:pPr>
      <w:ins w:id="737" w:author="PR Preview" w:date="2026-01-01T00:00:00Z">
        <w:r>
          <w:rPr>
            <w:b/>
            <w:bCs/>
          </w:rPr>
          <w:t xml:space="preserve">Example 6 (Posterior probabilities of two models)</w:t>
        </w:r>
      </w:ins>
      <w:ins w:id="738" w:author="PR Preview" w:date="2026-01-01T00:00:00Z">
        <w:r>
          <w:t xml:space="preserve"> </w:t>
        </w:r>
      </w:ins>
      <w:ins w:id="739" w:author="PR Preview" w:date="2026-01-01T00:00:00Z">
        <w:r>
          <w:t xml:space="preserve">Two models with equal prior probabilities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47"/>
    <w:bookmarkStart w:id="48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48"/>
    <w:bookmarkStart w:id="49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49"/>
    <w:bookmarkStart w:id="51" w:name="exm-bayes-bma"/>
    <w:p>
      <w:pPr>
        <w:pStyle w:val="BodyText"/>
      </w:pPr>
      <w:del w:id="740" w:author="PR Preview" w:date="2026-01-01T00:00:00Z">
        <w:r>
          <w:rPr>
            <w:b/>
            <w:bCs/>
          </w:rPr>
          <w:delText xml:space="preserve">Example 6 (A BIC approximation to Bayesian model averaging)</w:delText>
        </w:r>
      </w:del>
      <w:del w:id="741" w:author="PR Preview" w:date="2026-01-01T00:00:00Z">
        <w:r>
          <w:delText xml:space="preserve"> </w:delText>
        </w:r>
      </w:del>
      <w:del w:id="742" w:author="PR Preview" w:date="2026-01-01T00:00:00Z">
        <w:r>
          <w:delText xml:space="preserve">Marginal likelihoods are hard to compute,</w:delText>
        </w:r>
      </w:del>
      <w:del w:id="743" w:author="PR Preview" w:date="2026-01-01T00:00:00Z">
        <w:r>
          <w:delText xml:space="preserve"> </w:delText>
        </w:r>
      </w:del>
      <w:del w:id="744" w:author="PR Preview" w:date="2026-01-01T00:00:00Z">
        <w:r>
          <w:delText xml:space="preserve">but with equal prior probabilities for the models,</w:delText>
        </w:r>
      </w:del>
      <w:del w:id="745" w:author="PR Preview" w:date="2026-01-01T00:00:00Z">
        <w:r>
          <w:delText xml:space="preserve"> </w:delText>
        </w:r>
      </w:del>
      <w:del w:id="746" w:author="PR Preview" w:date="2026-01-01T00:00:00Z">
        <w:r>
          <w:delText xml:space="preserve">the</w:delText>
        </w:r>
      </w:del>
      <w:del w:id="747" w:author="PR Preview" w:date="2026-01-01T00:00:00Z">
        <w:r>
          <w:delText xml:space="preserve"> </w:delText>
        </w:r>
      </w:del>
      <w:hyperlink r:id="rId50">
        <w:del w:id="748" w:author="PR Preview" w:date="2026-01-01T00:00:00Z">
          <w:r>
            <w:rPr>
              <w:rStyle w:val="Hyperlink"/>
            </w:rPr>
            <w:delText xml:space="preserve">Bayesian information criterion</w:delText>
          </w:r>
        </w:del>
      </w:hyperlink>
      <w:del w:id="749" w:author="PR Preview" w:date="2026-01-01T00:00:00Z">
        <w:r>
          <w:delText xml:space="preserve"> </w:delText>
        </w:r>
      </w:del>
      <w:del w:id="750" w:author="PR Preview" w:date="2026-01-01T00:00:00Z">
        <w:r>
          <w:delText xml:space="preserve">gives a large-sample approximation to the posterior model probabilities</w:delText>
        </w:r>
      </w:del>
      <w:del w:id="751" w:author="PR Preview" w:date="2026-01-01T00:00:00Z">
        <w:r>
          <w:delText xml:space="preserve"> </w:delText>
        </w:r>
      </w:del>
      <w:del w:id="752" w:author="PR Preview" w:date="2026-01-01T00:00:00Z">
        <w:r>
          <w:delText xml:space="preserve">[3]</w:delText>
        </w:r>
      </w:del>
      <w:del w:id="753" w:author="PR Preview" w:date="2026-01-01T00:00:00Z">
        <w:r>
          <w:delText xml:space="preserve"> </w:delText>
        </w:r>
      </w:del>
      <w:del w:id="754" w:author="PR Preview" w:date="2026-01-01T00:00:00Z">
        <w:r>
          <w:delText xml:space="preserve">[4]</w:delText>
        </w:r>
      </w:del>
      <w:del w:id="755" w:author="PR Preview" w:date="2026-01-01T00:00:00Z">
        <w:r>
          <w:delText xml:space="preserve">:</w:delText>
        </w:r>
      </w:del>
    </w:p>
    <w:p>
      <w:pPr>
        <w:pStyle w:val="BodyText"/>
      </w:pPr>
      <w:ins w:id="756" w:author="PR Preview" w:date="2026-01-01T00:00:00Z">
        <w:r>
          <w:rPr>
            <w:b/>
            <w:bCs/>
          </w:rPr>
          <w:t xml:space="preserve">Example 7 (A BIC approximation to Bayesian model averaging)</w:t>
        </w:r>
      </w:ins>
      <w:ins w:id="757" w:author="PR Preview" w:date="2026-01-01T00:00:00Z">
        <w:r>
          <w:t xml:space="preserve"> </w:t>
        </w:r>
      </w:ins>
      <w:ins w:id="758" w:author="PR Preview" w:date="2026-01-01T00:00:00Z">
        <w:r>
          <w:t xml:space="preserve">Marginal likelihoods are hard to compute,</w:t>
        </w:r>
      </w:ins>
      <w:ins w:id="759" w:author="PR Preview" w:date="2026-01-01T00:00:00Z">
        <w:r>
          <w:t xml:space="preserve"> </w:t>
        </w:r>
      </w:ins>
      <w:ins w:id="760" w:author="PR Preview" w:date="2026-01-01T00:00:00Z">
        <w:r>
          <w:t xml:space="preserve">but with equal prior probabilities for the models,</w:t>
        </w:r>
      </w:ins>
      <w:ins w:id="761" w:author="PR Preview" w:date="2026-01-01T00:00:00Z">
        <w:r>
          <w:t xml:space="preserve"> </w:t>
        </w:r>
      </w:ins>
      <w:ins w:id="762" w:author="PR Preview" w:date="2026-01-01T00:00:00Z">
        <w:r>
          <w:t xml:space="preserve">the</w:t>
        </w:r>
      </w:ins>
      <w:ins w:id="763" w:author="PR Preview" w:date="2026-01-01T00:00:00Z">
        <w:r>
          <w:t xml:space="preserve"> </w:t>
        </w:r>
      </w:ins>
      <w:hyperlink r:id="rId50">
        <w:ins w:id="764" w:author="PR Preview" w:date="2026-01-01T00:00:00Z">
          <w:r>
            <w:rPr>
              <w:rStyle w:val="Hyperlink"/>
            </w:rPr>
            <w:t xml:space="preserve">Bayesian information criterion</w:t>
          </w:r>
        </w:ins>
      </w:hyperlink>
      <w:ins w:id="765" w:author="PR Preview" w:date="2026-01-01T00:00:00Z">
        <w:r>
          <w:t xml:space="preserve"> </w:t>
        </w:r>
      </w:ins>
      <w:ins w:id="766" w:author="PR Preview" w:date="2026-01-01T00:00:00Z">
        <w:r>
          <w:t xml:space="preserve">gives a large-sample approximation to the posterior model probabilities</w:t>
        </w:r>
      </w:ins>
      <w:ins w:id="767" w:author="PR Preview" w:date="2026-01-01T00:00:00Z">
        <w:r>
          <w:t xml:space="preserve"> </w:t>
        </w:r>
      </w:ins>
      <w:ins w:id="768" w:author="PR Preview" w:date="2026-01-01T00:00:00Z">
        <w:r>
          <w:t xml:space="preserve">[8]</w:t>
        </w:r>
      </w:ins>
      <w:ins w:id="769" w:author="PR Preview" w:date="2026-01-01T00:00:00Z">
        <w:r>
          <w:t xml:space="preserve"> </w:t>
        </w:r>
      </w:ins>
      <w:ins w:id="770" w:author="PR Preview" w:date="2026-01-01T00:00:00Z">
        <w:r>
          <w:t xml:space="preserve">[9]</w:t>
        </w:r>
      </w:ins>
      <w:ins w:id="771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51"/>
    <w:bookmarkEnd w:id="52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54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5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54"/>
    <w:bookmarkStart w:id="56" w:name="ref-carpenter2017stan"/>
    <w:p>
      <w:pPr>
        <w:pStyle w:val="Bibliography"/>
      </w:pPr>
      <w:del w:id="772" w:author="PR Preview" w:date="2026-01-01T00:00:00Z">
        <w:r>
          <w:delText xml:space="preserve">[2]</w:delText>
        </w:r>
      </w:del>
      <w:del w:id="773" w:author="PR Preview" w:date="2026-01-01T00:00:00Z">
        <w:r>
          <w:delText xml:space="preserve"> </w:delText>
        </w:r>
      </w:del>
      <w:del w:id="774" w:author="PR Preview" w:date="2026-01-01T00:00:00Z">
        <w:r>
          <w:delText xml:space="preserve">	</w:delText>
        </w:r>
      </w:del>
      <w:del w:id="775" w:author="PR Preview" w:date="2026-01-01T00:00:00Z">
        <w:r>
          <w:delText xml:space="preserve">Wikipedia contributors,</w:delText>
        </w:r>
      </w:del>
      <w:del w:id="776" w:author="PR Preview" w:date="2026-01-01T00:00:00Z">
        <w:r>
          <w:delText xml:space="preserve"> </w:delText>
        </w:r>
      </w:del>
      <w:del w:id="777" w:author="PR Preview" w:date="2026-01-01T00:00:00Z">
        <w:r>
          <w:delText xml:space="preserve">“Bayesian hierarchical modeling —</w:delText>
        </w:r>
      </w:del>
      <w:del w:id="778" w:author="PR Preview" w:date="2026-01-01T00:00:00Z">
        <w:r>
          <w:delText xml:space="preserve"> </w:delText>
        </w:r>
      </w:del>
      <w:del w:id="779" w:author="PR Preview" w:date="2026-01-01T00:00:00Z">
        <w:r>
          <w:delText xml:space="preserve">Wikipedia</w:delText>
        </w:r>
      </w:del>
      <w:del w:id="780" w:author="PR Preview" w:date="2026-01-01T00:00:00Z">
        <w:r>
          <w:delText xml:space="preserve">,</w:delText>
        </w:r>
      </w:del>
      <w:del w:id="781" w:author="PR Preview" w:date="2026-01-01T00:00:00Z">
        <w:r>
          <w:delText xml:space="preserve"> </w:delText>
        </w:r>
      </w:del>
      <w:del w:id="782" w:author="PR Preview" w:date="2026-01-01T00:00:00Z">
        <w:r>
          <w:delText xml:space="preserve">the free encyclopedia.”</w:delText>
        </w:r>
      </w:del>
      <w:del w:id="783" w:author="PR Preview" w:date="2026-01-01T00:00:00Z">
        <w:r>
          <w:delText xml:space="preserve"> </w:delText>
        </w:r>
      </w:del>
      <w:del w:id="784" w:author="PR Preview" w:date="2026-01-01T00:00:00Z">
        <w:r>
          <w:delText xml:space="preserve">2026. Available:</w:delText>
        </w:r>
      </w:del>
      <w:del w:id="785" w:author="PR Preview" w:date="2026-01-01T00:00:00Z">
        <w:r>
          <w:delText xml:space="preserve"> </w:delText>
        </w:r>
      </w:del>
      <w:hyperlink r:id="rId65">
        <w:del w:id="786" w:author="PR Preview" w:date="2026-01-01T00:00:00Z">
          <w:r>
            <w:rPr>
              <w:rStyle w:val="Hyperlink"/>
            </w:rPr>
            <w:delText xml:space="preserve">https://en.wikipedia.org/wiki/Bayesian_hierarchical_modeling</w:delText>
          </w:r>
        </w:del>
      </w:hyperlink>
    </w:p>
    <w:p>
      <w:pPr>
        <w:pStyle w:val="Bibliography"/>
      </w:pPr>
      <w:del w:id="787" w:author="PR Preview" w:date="2026-01-01T00:00:00Z">
        <w:r>
          <w:delText xml:space="preserve">[3]</w:delText>
        </w:r>
      </w:del>
      <w:del w:id="788" w:author="PR Preview" w:date="2026-01-01T00:00:00Z">
        <w:r>
          <w:delText xml:space="preserve"> </w:delText>
        </w:r>
      </w:del>
      <w:del w:id="789" w:author="PR Preview" w:date="2026-01-01T00:00:00Z">
        <w:r>
          <w:delText xml:space="preserve">	</w:delText>
        </w:r>
      </w:del>
      <w:del w:id="790" w:author="PR Preview" w:date="2026-01-01T00:00:00Z">
        <w:r>
          <w:delText xml:space="preserve">G. Schwarz,</w:delText>
        </w:r>
      </w:del>
      <w:del w:id="791" w:author="PR Preview" w:date="2026-01-01T00:00:00Z">
        <w:r>
          <w:delText xml:space="preserve"> </w:delText>
        </w:r>
      </w:del>
      <w:del w:id="792" w:author="PR Preview" w:date="2026-01-01T00:00:00Z">
        <w:r>
          <w:delText xml:space="preserve">“Estimating the dimension of a model,”</w:delText>
        </w:r>
      </w:del>
      <w:del w:id="793" w:author="PR Preview" w:date="2026-01-01T00:00:00Z">
        <w:r>
          <w:delText xml:space="preserve"> </w:delText>
        </w:r>
      </w:del>
      <w:del w:id="794" w:author="PR Preview" w:date="2026-01-01T00:00:00Z">
        <w:r>
          <w:rPr>
            <w:i/>
            <w:iCs/>
          </w:rPr>
          <w:delText xml:space="preserve">The Annals of Statistics</w:delText>
        </w:r>
      </w:del>
      <w:del w:id="795" w:author="PR Preview" w:date="2026-01-01T00:00:00Z">
        <w:r>
          <w:delText xml:space="preserve">, vol. 6, no. 2, pp. 461–464, 1978, doi:</w:delText>
        </w:r>
      </w:del>
      <w:del w:id="796" w:author="PR Preview" w:date="2026-01-01T00:00:00Z">
        <w:r>
          <w:delText xml:space="preserve"> </w:delText>
        </w:r>
      </w:del>
      <w:hyperlink r:id="rId67">
        <w:del w:id="797" w:author="PR Preview" w:date="2026-01-01T00:00:00Z">
          <w:r>
            <w:rPr>
              <w:rStyle w:val="Hyperlink"/>
            </w:rPr>
            <w:delText xml:space="preserve">10.1214/aos/1176344136</w:delText>
          </w:r>
        </w:del>
      </w:hyperlink>
      <w:del w:id="798" w:author="PR Preview" w:date="2026-01-01T00:00:00Z">
        <w:r>
          <w:delText xml:space="preserve">.</w:delText>
        </w:r>
      </w:del>
    </w:p>
    <w:p>
      <w:pPr>
        <w:pStyle w:val="Bibliography"/>
      </w:pPr>
      <w:del w:id="799" w:author="PR Preview" w:date="2026-01-01T00:00:00Z">
        <w:r>
          <w:delText xml:space="preserve">[4]</w:delText>
        </w:r>
      </w:del>
      <w:del w:id="800" w:author="PR Preview" w:date="2026-01-01T00:00:00Z">
        <w:r>
          <w:delText xml:space="preserve"> </w:delText>
        </w:r>
      </w:del>
      <w:del w:id="801" w:author="PR Preview" w:date="2026-01-01T00:00:00Z">
        <w:r>
          <w:delText xml:space="preserve">	</w:delText>
        </w:r>
      </w:del>
      <w:del w:id="802" w:author="PR Preview" w:date="2026-01-01T00:00:00Z">
        <w:r>
          <w:delText xml:space="preserve">Wikipedia contributors,</w:delText>
        </w:r>
      </w:del>
      <w:del w:id="803" w:author="PR Preview" w:date="2026-01-01T00:00:00Z">
        <w:r>
          <w:delText xml:space="preserve"> </w:delText>
        </w:r>
      </w:del>
      <w:del w:id="804" w:author="PR Preview" w:date="2026-01-01T00:00:00Z">
        <w:r>
          <w:delText xml:space="preserve">“Bayesian information criterion —</w:delText>
        </w:r>
      </w:del>
      <w:del w:id="805" w:author="PR Preview" w:date="2026-01-01T00:00:00Z">
        <w:r>
          <w:delText xml:space="preserve"> </w:delText>
        </w:r>
      </w:del>
      <w:del w:id="806" w:author="PR Preview" w:date="2026-01-01T00:00:00Z">
        <w:r>
          <w:delText xml:space="preserve">Wikipedia</w:delText>
        </w:r>
      </w:del>
      <w:del w:id="807" w:author="PR Preview" w:date="2026-01-01T00:00:00Z">
        <w:r>
          <w:delText xml:space="preserve">,</w:delText>
        </w:r>
      </w:del>
      <w:del w:id="808" w:author="PR Preview" w:date="2026-01-01T00:00:00Z">
        <w:r>
          <w:delText xml:space="preserve"> </w:delText>
        </w:r>
      </w:del>
      <w:del w:id="809" w:author="PR Preview" w:date="2026-01-01T00:00:00Z">
        <w:r>
          <w:delText xml:space="preserve">the free encyclopedia.”</w:delText>
        </w:r>
      </w:del>
      <w:del w:id="810" w:author="PR Preview" w:date="2026-01-01T00:00:00Z">
        <w:r>
          <w:delText xml:space="preserve"> </w:delText>
        </w:r>
      </w:del>
      <w:del w:id="811" w:author="PR Preview" w:date="2026-01-01T00:00:00Z">
        <w:r>
          <w:delText xml:space="preserve">2026. Available:</w:delText>
        </w:r>
      </w:del>
      <w:del w:id="812" w:author="PR Preview" w:date="2026-01-01T00:00:00Z">
        <w:r>
          <w:delText xml:space="preserve"> </w:delText>
        </w:r>
      </w:del>
      <w:hyperlink r:id="rId69">
        <w:del w:id="813" w:author="PR Preview" w:date="2026-01-01T00:00:00Z">
          <w:r>
            <w:rPr>
              <w:rStyle w:val="Hyperlink"/>
            </w:rPr>
            <w:delText xml:space="preserve">https://en.wikipedia.org/wiki/Bayesian_information_criterion</w:delText>
          </w:r>
        </w:del>
      </w:hyperlink>
    </w:p>
    <w:p>
      <w:pPr>
        <w:pStyle w:val="Bibliography"/>
      </w:pPr>
      <w:ins w:id="814" w:author="PR Preview" w:date="2026-01-01T00:00:00Z">
        <w:r>
          <w:t xml:space="preserve">[2]</w:t>
        </w:r>
      </w:ins>
      <w:ins w:id="815" w:author="PR Preview" w:date="2026-01-01T00:00:00Z">
        <w:r>
          <w:t xml:space="preserve"> </w:t>
        </w:r>
      </w:ins>
      <w:ins w:id="816" w:author="PR Preview" w:date="2026-01-01T00:00:00Z">
        <w:r>
          <w:t xml:space="preserve">	</w:t>
        </w:r>
      </w:ins>
      <w:ins w:id="817" w:author="PR Preview" w:date="2026-01-01T00:00:00Z">
        <w:r>
          <w:t xml:space="preserve">B. Carpenter</w:t>
        </w:r>
      </w:ins>
      <w:ins w:id="818" w:author="PR Preview" w:date="2026-01-01T00:00:00Z">
        <w:r>
          <w:t xml:space="preserve"> </w:t>
        </w:r>
      </w:ins>
      <w:ins w:id="819" w:author="PR Preview" w:date="2026-01-01T00:00:00Z">
        <w:r>
          <w:rPr>
            <w:i/>
            <w:iCs/>
          </w:rPr>
          <w:t xml:space="preserve">et al.</w:t>
        </w:r>
      </w:ins>
      <w:ins w:id="820" w:author="PR Preview" w:date="2026-01-01T00:00:00Z">
        <w:r>
          <w:t xml:space="preserve">,</w:t>
        </w:r>
      </w:ins>
      <w:ins w:id="821" w:author="PR Preview" w:date="2026-01-01T00:00:00Z">
        <w:r>
          <w:t xml:space="preserve"> </w:t>
        </w:r>
      </w:ins>
      <w:ins w:id="822" w:author="PR Preview" w:date="2026-01-01T00:00:00Z">
        <w:r>
          <w:t xml:space="preserve">“Stan: A probabilistic programming language,”</w:t>
        </w:r>
      </w:ins>
      <w:ins w:id="823" w:author="PR Preview" w:date="2026-01-01T00:00:00Z">
        <w:r>
          <w:t xml:space="preserve"> </w:t>
        </w:r>
      </w:ins>
      <w:ins w:id="824" w:author="PR Preview" w:date="2026-01-01T00:00:00Z">
        <w:r>
          <w:rPr>
            <w:i/>
            <w:iCs/>
          </w:rPr>
          <w:t xml:space="preserve">Journal of Statistical Software</w:t>
        </w:r>
      </w:ins>
      <w:ins w:id="825" w:author="PR Preview" w:date="2026-01-01T00:00:00Z">
        <w:r>
          <w:t xml:space="preserve">, vol. 76, no. 1, pp. 1–32, 2017, doi:</w:t>
        </w:r>
      </w:ins>
      <w:ins w:id="826" w:author="PR Preview" w:date="2026-01-01T00:00:00Z">
        <w:r>
          <w:t xml:space="preserve"> </w:t>
        </w:r>
      </w:ins>
      <w:hyperlink r:id="rId55">
        <w:ins w:id="827" w:author="PR Preview" w:date="2026-01-01T00:00:00Z">
          <w:r>
            <w:rPr>
              <w:rStyle w:val="Hyperlink"/>
            </w:rPr>
            <w:t xml:space="preserve">10.18637/jss.v076.i01</w:t>
          </w:r>
        </w:ins>
      </w:hyperlink>
      <w:ins w:id="828" w:author="PR Preview" w:date="2026-01-01T00:00:00Z">
        <w:r>
          <w:t xml:space="preserve">.</w:t>
        </w:r>
      </w:ins>
    </w:p>
    <w:bookmarkEnd w:id="56"/>
    <w:bookmarkStart w:id="58" w:name="ref-plummer2003jags"/>
    <w:p>
      <w:pPr>
        <w:pStyle w:val="Bibliography"/>
      </w:pPr>
      <w:ins w:id="829" w:author="PR Preview" w:date="2026-01-01T00:00:00Z">
        <w:r>
          <w:t xml:space="preserve">[3]</w:t>
        </w:r>
      </w:ins>
      <w:ins w:id="830" w:author="PR Preview" w:date="2026-01-01T00:00:00Z">
        <w:r>
          <w:t xml:space="preserve"> </w:t>
        </w:r>
      </w:ins>
      <w:ins w:id="831" w:author="PR Preview" w:date="2026-01-01T00:00:00Z">
        <w:r>
          <w:t xml:space="preserve">	</w:t>
        </w:r>
      </w:ins>
      <w:ins w:id="832" w:author="PR Preview" w:date="2026-01-01T00:00:00Z">
        <w:r>
          <w:t xml:space="preserve">M. Plummer,</w:t>
        </w:r>
      </w:ins>
      <w:ins w:id="833" w:author="PR Preview" w:date="2026-01-01T00:00:00Z">
        <w:r>
          <w:t xml:space="preserve"> </w:t>
        </w:r>
      </w:ins>
      <w:ins w:id="834" w:author="PR Preview" w:date="2026-01-01T00:00:00Z">
        <w:r>
          <w:t xml:space="preserve">“</w:t>
        </w:r>
      </w:ins>
      <w:ins w:id="835" w:author="PR Preview" w:date="2026-01-01T00:00:00Z">
        <w:r>
          <w:t xml:space="preserve">JAGS</w:t>
        </w:r>
      </w:ins>
      <w:ins w:id="836" w:author="PR Preview" w:date="2026-01-01T00:00:00Z">
        <w:r>
          <w:t xml:space="preserve">: A program for analysis of</w:t>
        </w:r>
      </w:ins>
      <w:ins w:id="837" w:author="PR Preview" w:date="2026-01-01T00:00:00Z">
        <w:r>
          <w:t xml:space="preserve"> </w:t>
        </w:r>
      </w:ins>
      <w:ins w:id="838" w:author="PR Preview" w:date="2026-01-01T00:00:00Z">
        <w:r>
          <w:t xml:space="preserve">Bayesian</w:t>
        </w:r>
      </w:ins>
      <w:ins w:id="839" w:author="PR Preview" w:date="2026-01-01T00:00:00Z">
        <w:r>
          <w:t xml:space="preserve"> </w:t>
        </w:r>
      </w:ins>
      <w:ins w:id="840" w:author="PR Preview" w:date="2026-01-01T00:00:00Z">
        <w:r>
          <w:t xml:space="preserve">graphical models using</w:t>
        </w:r>
      </w:ins>
      <w:ins w:id="841" w:author="PR Preview" w:date="2026-01-01T00:00:00Z">
        <w:r>
          <w:t xml:space="preserve"> </w:t>
        </w:r>
      </w:ins>
      <w:ins w:id="842" w:author="PR Preview" w:date="2026-01-01T00:00:00Z">
        <w:r>
          <w:t xml:space="preserve">Gibbs</w:t>
        </w:r>
      </w:ins>
      <w:ins w:id="843" w:author="PR Preview" w:date="2026-01-01T00:00:00Z">
        <w:r>
          <w:t xml:space="preserve"> </w:t>
        </w:r>
      </w:ins>
      <w:ins w:id="844" w:author="PR Preview" w:date="2026-01-01T00:00:00Z">
        <w:r>
          <w:t xml:space="preserve">sampling,”</w:t>
        </w:r>
      </w:ins>
      <w:ins w:id="845" w:author="PR Preview" w:date="2026-01-01T00:00:00Z">
        <w:r>
          <w:t xml:space="preserve"> </w:t>
        </w:r>
      </w:ins>
      <w:ins w:id="846" w:author="PR Preview" w:date="2026-01-01T00:00:00Z">
        <w:r>
          <w:t xml:space="preserve">in</w:t>
        </w:r>
      </w:ins>
      <w:ins w:id="847" w:author="PR Preview" w:date="2026-01-01T00:00:00Z">
        <w:r>
          <w:t xml:space="preserve"> </w:t>
        </w:r>
      </w:ins>
      <w:ins w:id="848" w:author="PR Preview" w:date="2026-01-01T00:00:00Z">
        <w:r>
          <w:rPr>
            <w:i/>
            <w:iCs/>
          </w:rPr>
          <w:t xml:space="preserve">Proceedings of the 3rd international workshop on distributed statistical computing</w:t>
        </w:r>
      </w:ins>
      <w:ins w:id="849" w:author="PR Preview" w:date="2026-01-01T00:00:00Z">
        <w:r>
          <w:t xml:space="preserve">, 2003. Available:</w:t>
        </w:r>
      </w:ins>
      <w:ins w:id="850" w:author="PR Preview" w:date="2026-01-01T00:00:00Z">
        <w:r>
          <w:t xml:space="preserve"> </w:t>
        </w:r>
      </w:ins>
      <w:hyperlink r:id="rId57">
        <w:ins w:id="851" w:author="PR Preview" w:date="2026-01-01T00:00:00Z">
          <w:r>
            <w:rPr>
              <w:rStyle w:val="Hyperlink"/>
            </w:rPr>
            <w:t xml:space="preserve">https://www.r-project.org/conferences/DSC-2003/Proceedings/Plummer.pdf</w:t>
          </w:r>
        </w:ins>
      </w:hyperlink>
    </w:p>
    <w:bookmarkEnd w:id="58"/>
    <w:bookmarkStart w:id="60" w:name="ref-plummer2017jagsmanual"/>
    <w:p>
      <w:pPr>
        <w:pStyle w:val="Bibliography"/>
      </w:pPr>
      <w:ins w:id="852" w:author="PR Preview" w:date="2026-01-01T00:00:00Z">
        <w:r>
          <w:t xml:space="preserve">[4]</w:t>
        </w:r>
      </w:ins>
      <w:ins w:id="853" w:author="PR Preview" w:date="2026-01-01T00:00:00Z">
        <w:r>
          <w:t xml:space="preserve"> </w:t>
        </w:r>
      </w:ins>
      <w:ins w:id="854" w:author="PR Preview" w:date="2026-01-01T00:00:00Z">
        <w:r>
          <w:t xml:space="preserve">	</w:t>
        </w:r>
      </w:ins>
      <w:ins w:id="855" w:author="PR Preview" w:date="2026-01-01T00:00:00Z">
        <w:r>
          <w:t xml:space="preserve">M. Plummer,</w:t>
        </w:r>
      </w:ins>
      <w:ins w:id="856" w:author="PR Preview" w:date="2026-01-01T00:00:00Z">
        <w:r>
          <w:t xml:space="preserve"> </w:t>
        </w:r>
      </w:ins>
      <w:ins w:id="857" w:author="PR Preview" w:date="2026-01-01T00:00:00Z">
        <w:r>
          <w:rPr>
            <w:i/>
            <w:iCs/>
          </w:rPr>
          <w:t xml:space="preserve">JAGS</w:t>
        </w:r>
      </w:ins>
      <w:ins w:id="858" w:author="PR Preview" w:date="2026-01-01T00:00:00Z">
        <w:r>
          <w:rPr>
            <w:i/>
            <w:iCs/>
          </w:rPr>
          <w:t xml:space="preserve"> </w:t>
        </w:r>
      </w:ins>
      <w:ins w:id="859" w:author="PR Preview" w:date="2026-01-01T00:00:00Z">
        <w:r>
          <w:rPr>
            <w:i/>
            <w:iCs/>
          </w:rPr>
          <w:t xml:space="preserve">version 4.3.0 user manual</w:t>
        </w:r>
      </w:ins>
      <w:ins w:id="860" w:author="PR Preview" w:date="2026-01-01T00:00:00Z">
        <w:r>
          <w:t xml:space="preserve">. 2017. Available:</w:t>
        </w:r>
      </w:ins>
      <w:ins w:id="861" w:author="PR Preview" w:date="2026-01-01T00:00:00Z">
        <w:r>
          <w:t xml:space="preserve"> </w:t>
        </w:r>
      </w:ins>
      <w:hyperlink r:id="rId59">
        <w:ins w:id="862" w:author="PR Preview" w:date="2026-01-01T00:00:00Z">
          <w:r>
            <w:rPr>
              <w:rStyle w:val="Hyperlink"/>
            </w:rPr>
            <w:t xml:space="preserve">https://sourceforge.net/projects/mcmc-jags/files/Manuals/4.x/</w:t>
          </w:r>
        </w:ins>
      </w:hyperlink>
    </w:p>
    <w:bookmarkEnd w:id="60"/>
    <w:bookmarkStart w:id="62" w:name="ref-hoffman2014nuts"/>
    <w:p>
      <w:pPr>
        <w:pStyle w:val="Bibliography"/>
      </w:pPr>
      <w:ins w:id="863" w:author="PR Preview" w:date="2026-01-01T00:00:00Z">
        <w:r>
          <w:t xml:space="preserve">[5]</w:t>
        </w:r>
      </w:ins>
      <w:ins w:id="864" w:author="PR Preview" w:date="2026-01-01T00:00:00Z">
        <w:r>
          <w:t xml:space="preserve"> </w:t>
        </w:r>
      </w:ins>
      <w:ins w:id="865" w:author="PR Preview" w:date="2026-01-01T00:00:00Z">
        <w:r>
          <w:t xml:space="preserve">	</w:t>
        </w:r>
      </w:ins>
      <w:ins w:id="866" w:author="PR Preview" w:date="2026-01-01T00:00:00Z">
        <w:r>
          <w:t xml:space="preserve">M. D. Hoffman and A. Gelman,</w:t>
        </w:r>
      </w:ins>
      <w:ins w:id="867" w:author="PR Preview" w:date="2026-01-01T00:00:00Z">
        <w:r>
          <w:t xml:space="preserve"> </w:t>
        </w:r>
      </w:ins>
      <w:ins w:id="868" w:author="PR Preview" w:date="2026-01-01T00:00:00Z">
        <w:r>
          <w:t xml:space="preserve">“The</w:t>
        </w:r>
      </w:ins>
      <w:ins w:id="869" w:author="PR Preview" w:date="2026-01-01T00:00:00Z">
        <w:r>
          <w:t xml:space="preserve"> </w:t>
        </w:r>
      </w:ins>
      <w:ins w:id="870" w:author="PR Preview" w:date="2026-01-01T00:00:00Z">
        <w:r>
          <w:t xml:space="preserve">No-U-Turn</w:t>
        </w:r>
      </w:ins>
      <w:ins w:id="871" w:author="PR Preview" w:date="2026-01-01T00:00:00Z">
        <w:r>
          <w:t xml:space="preserve"> </w:t>
        </w:r>
      </w:ins>
      <w:ins w:id="872" w:author="PR Preview" w:date="2026-01-01T00:00:00Z">
        <w:r>
          <w:t xml:space="preserve">sampler: Adaptively setting path lengths in</w:t>
        </w:r>
      </w:ins>
      <w:ins w:id="873" w:author="PR Preview" w:date="2026-01-01T00:00:00Z">
        <w:r>
          <w:t xml:space="preserve"> </w:t>
        </w:r>
      </w:ins>
      <w:ins w:id="874" w:author="PR Preview" w:date="2026-01-01T00:00:00Z">
        <w:r>
          <w:t xml:space="preserve">Hamiltonian Monte Carlo</w:t>
        </w:r>
      </w:ins>
      <w:ins w:id="875" w:author="PR Preview" w:date="2026-01-01T00:00:00Z">
        <w:r>
          <w:t xml:space="preserve">,”</w:t>
        </w:r>
      </w:ins>
      <w:ins w:id="876" w:author="PR Preview" w:date="2026-01-01T00:00:00Z">
        <w:r>
          <w:t xml:space="preserve"> </w:t>
        </w:r>
      </w:ins>
      <w:ins w:id="877" w:author="PR Preview" w:date="2026-01-01T00:00:00Z">
        <w:r>
          <w:rPr>
            <w:i/>
            <w:iCs/>
          </w:rPr>
          <w:t xml:space="preserve">Journal of Machine Learning Research</w:t>
        </w:r>
      </w:ins>
      <w:ins w:id="878" w:author="PR Preview" w:date="2026-01-01T00:00:00Z">
        <w:r>
          <w:t xml:space="preserve">, vol. 15, no. 47, pp. 1593–1623, 2014, Available:</w:t>
        </w:r>
      </w:ins>
      <w:ins w:id="879" w:author="PR Preview" w:date="2026-01-01T00:00:00Z">
        <w:r>
          <w:t xml:space="preserve"> </w:t>
        </w:r>
      </w:ins>
      <w:hyperlink r:id="rId61">
        <w:ins w:id="880" w:author="PR Preview" w:date="2026-01-01T00:00:00Z">
          <w:r>
            <w:rPr>
              <w:rStyle w:val="Hyperlink"/>
            </w:rPr>
            <w:t xml:space="preserve">https://jmlr.org/papers/v15/hoffman14a.html</w:t>
          </w:r>
        </w:ins>
      </w:hyperlink>
    </w:p>
    <w:bookmarkEnd w:id="62"/>
    <w:bookmarkStart w:id="64" w:name="ref-stanusersguide"/>
    <w:p>
      <w:pPr>
        <w:pStyle w:val="Bibliography"/>
      </w:pPr>
      <w:ins w:id="881" w:author="PR Preview" w:date="2026-01-01T00:00:00Z">
        <w:r>
          <w:t xml:space="preserve">[6]</w:t>
        </w:r>
      </w:ins>
      <w:ins w:id="882" w:author="PR Preview" w:date="2026-01-01T00:00:00Z">
        <w:r>
          <w:t xml:space="preserve"> </w:t>
        </w:r>
      </w:ins>
      <w:ins w:id="883" w:author="PR Preview" w:date="2026-01-01T00:00:00Z">
        <w:r>
          <w:t xml:space="preserve">	</w:t>
        </w:r>
      </w:ins>
      <w:ins w:id="884" w:author="PR Preview" w:date="2026-01-01T00:00:00Z">
        <w:r>
          <w:t xml:space="preserve">Stan Development Team,</w:t>
        </w:r>
      </w:ins>
      <w:ins w:id="885" w:author="PR Preview" w:date="2026-01-01T00:00:00Z">
        <w:r>
          <w:t xml:space="preserve"> </w:t>
        </w:r>
      </w:ins>
      <w:ins w:id="886" w:author="PR Preview" w:date="2026-01-01T00:00:00Z">
        <w:r>
          <w:rPr>
            <w:i/>
            <w:iCs/>
          </w:rPr>
          <w:t xml:space="preserve">Stan user’s guide</w:t>
        </w:r>
      </w:ins>
      <w:ins w:id="887" w:author="PR Preview" w:date="2026-01-01T00:00:00Z">
        <w:r>
          <w:t xml:space="preserve">. 2026. Available:</w:t>
        </w:r>
      </w:ins>
      <w:ins w:id="888" w:author="PR Preview" w:date="2026-01-01T00:00:00Z">
        <w:r>
          <w:t xml:space="preserve"> </w:t>
        </w:r>
      </w:ins>
      <w:hyperlink r:id="rId63">
        <w:ins w:id="889" w:author="PR Preview" w:date="2026-01-01T00:00:00Z">
          <w:r>
            <w:rPr>
              <w:rStyle w:val="Hyperlink"/>
            </w:rPr>
            <w:t xml:space="preserve">https://mc-stan.org/docs/stan-users-guide/</w:t>
          </w:r>
        </w:ins>
      </w:hyperlink>
    </w:p>
    <w:bookmarkEnd w:id="64"/>
    <w:bookmarkStart w:id="66" w:name="Xea103239a4db138db144761a8bb4f764e3355fe"/>
    <w:p>
      <w:pPr>
        <w:pStyle w:val="Bibliography"/>
      </w:pPr>
      <w:ins w:id="890" w:author="PR Preview" w:date="2026-01-01T00:00:00Z">
        <w:r>
          <w:t xml:space="preserve">[7]</w:t>
        </w:r>
      </w:ins>
      <w:ins w:id="891" w:author="PR Preview" w:date="2026-01-01T00:00:00Z">
        <w:r>
          <w:t xml:space="preserve"> </w:t>
        </w:r>
      </w:ins>
      <w:ins w:id="892" w:author="PR Preview" w:date="2026-01-01T00:00:00Z">
        <w:r>
          <w:t xml:space="preserve">	</w:t>
        </w:r>
      </w:ins>
      <w:ins w:id="893" w:author="PR Preview" w:date="2026-01-01T00:00:00Z">
        <w:r>
          <w:t xml:space="preserve">Wikipedia contributors,</w:t>
        </w:r>
      </w:ins>
      <w:ins w:id="894" w:author="PR Preview" w:date="2026-01-01T00:00:00Z">
        <w:r>
          <w:t xml:space="preserve"> </w:t>
        </w:r>
      </w:ins>
      <w:ins w:id="895" w:author="PR Preview" w:date="2026-01-01T00:00:00Z">
        <w:r>
          <w:t xml:space="preserve">“Bayesian hierarchical modeling —</w:t>
        </w:r>
      </w:ins>
      <w:ins w:id="896" w:author="PR Preview" w:date="2026-01-01T00:00:00Z">
        <w:r>
          <w:t xml:space="preserve"> </w:t>
        </w:r>
      </w:ins>
      <w:ins w:id="897" w:author="PR Preview" w:date="2026-01-01T00:00:00Z">
        <w:r>
          <w:t xml:space="preserve">Wikipedia</w:t>
        </w:r>
      </w:ins>
      <w:ins w:id="898" w:author="PR Preview" w:date="2026-01-01T00:00:00Z">
        <w:r>
          <w:t xml:space="preserve">,</w:t>
        </w:r>
      </w:ins>
      <w:ins w:id="899" w:author="PR Preview" w:date="2026-01-01T00:00:00Z">
        <w:r>
          <w:t xml:space="preserve"> </w:t>
        </w:r>
      </w:ins>
      <w:ins w:id="900" w:author="PR Preview" w:date="2026-01-01T00:00:00Z">
        <w:r>
          <w:t xml:space="preserve">the free encyclopedia.”</w:t>
        </w:r>
      </w:ins>
      <w:ins w:id="901" w:author="PR Preview" w:date="2026-01-01T00:00:00Z">
        <w:r>
          <w:t xml:space="preserve"> </w:t>
        </w:r>
      </w:ins>
      <w:ins w:id="902" w:author="PR Preview" w:date="2026-01-01T00:00:00Z">
        <w:r>
          <w:t xml:space="preserve">2026. Available:</w:t>
        </w:r>
      </w:ins>
      <w:ins w:id="903" w:author="PR Preview" w:date="2026-01-01T00:00:00Z">
        <w:r>
          <w:t xml:space="preserve"> </w:t>
        </w:r>
      </w:ins>
      <w:hyperlink r:id="rId65">
        <w:ins w:id="904" w:author="PR Preview" w:date="2026-01-01T00:00:00Z">
          <w:r>
            <w:rPr>
              <w:rStyle w:val="Hyperlink"/>
            </w:rPr>
            <w:t xml:space="preserve">https://en.wikipedia.org/wiki/Bayesian_hierarchical_modeling</w:t>
          </w:r>
        </w:ins>
      </w:hyperlink>
    </w:p>
    <w:bookmarkEnd w:id="66"/>
    <w:bookmarkStart w:id="68" w:name="ref-schwarz1978estimating"/>
    <w:p>
      <w:pPr>
        <w:pStyle w:val="Bibliography"/>
      </w:pPr>
      <w:ins w:id="905" w:author="PR Preview" w:date="2026-01-01T00:00:00Z">
        <w:r>
          <w:t xml:space="preserve">[8]</w:t>
        </w:r>
      </w:ins>
      <w:ins w:id="906" w:author="PR Preview" w:date="2026-01-01T00:00:00Z">
        <w:r>
          <w:t xml:space="preserve"> </w:t>
        </w:r>
      </w:ins>
      <w:ins w:id="907" w:author="PR Preview" w:date="2026-01-01T00:00:00Z">
        <w:r>
          <w:t xml:space="preserve">	</w:t>
        </w:r>
      </w:ins>
      <w:ins w:id="908" w:author="PR Preview" w:date="2026-01-01T00:00:00Z">
        <w:r>
          <w:t xml:space="preserve">G. Schwarz,</w:t>
        </w:r>
      </w:ins>
      <w:ins w:id="909" w:author="PR Preview" w:date="2026-01-01T00:00:00Z">
        <w:r>
          <w:t xml:space="preserve"> </w:t>
        </w:r>
      </w:ins>
      <w:ins w:id="910" w:author="PR Preview" w:date="2026-01-01T00:00:00Z">
        <w:r>
          <w:t xml:space="preserve">“Estimating the dimension of a model,”</w:t>
        </w:r>
      </w:ins>
      <w:ins w:id="911" w:author="PR Preview" w:date="2026-01-01T00:00:00Z">
        <w:r>
          <w:t xml:space="preserve"> </w:t>
        </w:r>
      </w:ins>
      <w:ins w:id="912" w:author="PR Preview" w:date="2026-01-01T00:00:00Z">
        <w:r>
          <w:rPr>
            <w:i/>
            <w:iCs/>
          </w:rPr>
          <w:t xml:space="preserve">The Annals of Statistics</w:t>
        </w:r>
      </w:ins>
      <w:ins w:id="913" w:author="PR Preview" w:date="2026-01-01T00:00:00Z">
        <w:r>
          <w:t xml:space="preserve">, vol. 6, no. 2, pp. 461–464, 1978, doi:</w:t>
        </w:r>
      </w:ins>
      <w:ins w:id="914" w:author="PR Preview" w:date="2026-01-01T00:00:00Z">
        <w:r>
          <w:t xml:space="preserve"> </w:t>
        </w:r>
      </w:ins>
      <w:hyperlink r:id="rId67">
        <w:ins w:id="915" w:author="PR Preview" w:date="2026-01-01T00:00:00Z">
          <w:r>
            <w:rPr>
              <w:rStyle w:val="Hyperlink"/>
            </w:rPr>
            <w:t xml:space="preserve">10.1214/aos/1176344136</w:t>
          </w:r>
        </w:ins>
      </w:hyperlink>
      <w:ins w:id="916" w:author="PR Preview" w:date="2026-01-01T00:00:00Z">
        <w:r>
          <w:t xml:space="preserve">.</w:t>
        </w:r>
      </w:ins>
    </w:p>
    <w:bookmarkEnd w:id="68"/>
    <w:bookmarkStart w:id="70" w:name="Xa584536cae7abc3c1159cccbd47cc37873a4d27"/>
    <w:p>
      <w:pPr>
        <w:pStyle w:val="Bibliography"/>
      </w:pPr>
      <w:ins w:id="917" w:author="PR Preview" w:date="2026-01-01T00:00:00Z">
        <w:r>
          <w:t xml:space="preserve">[9]</w:t>
        </w:r>
      </w:ins>
      <w:ins w:id="918" w:author="PR Preview" w:date="2026-01-01T00:00:00Z">
        <w:r>
          <w:t xml:space="preserve"> </w:t>
        </w:r>
      </w:ins>
      <w:ins w:id="919" w:author="PR Preview" w:date="2026-01-01T00:00:00Z">
        <w:r>
          <w:t xml:space="preserve">	</w:t>
        </w:r>
      </w:ins>
      <w:ins w:id="920" w:author="PR Preview" w:date="2026-01-01T00:00:00Z">
        <w:r>
          <w:t xml:space="preserve">Wikipedia contributors,</w:t>
        </w:r>
      </w:ins>
      <w:ins w:id="921" w:author="PR Preview" w:date="2026-01-01T00:00:00Z">
        <w:r>
          <w:t xml:space="preserve"> </w:t>
        </w:r>
      </w:ins>
      <w:ins w:id="922" w:author="PR Preview" w:date="2026-01-01T00:00:00Z">
        <w:r>
          <w:t xml:space="preserve">“Bayesian information criterion —</w:t>
        </w:r>
      </w:ins>
      <w:ins w:id="923" w:author="PR Preview" w:date="2026-01-01T00:00:00Z">
        <w:r>
          <w:t xml:space="preserve"> </w:t>
        </w:r>
      </w:ins>
      <w:ins w:id="924" w:author="PR Preview" w:date="2026-01-01T00:00:00Z">
        <w:r>
          <w:t xml:space="preserve">Wikipedia</w:t>
        </w:r>
      </w:ins>
      <w:ins w:id="925" w:author="PR Preview" w:date="2026-01-01T00:00:00Z">
        <w:r>
          <w:t xml:space="preserve">,</w:t>
        </w:r>
      </w:ins>
      <w:ins w:id="926" w:author="PR Preview" w:date="2026-01-01T00:00:00Z">
        <w:r>
          <w:t xml:space="preserve"> </w:t>
        </w:r>
      </w:ins>
      <w:ins w:id="927" w:author="PR Preview" w:date="2026-01-01T00:00:00Z">
        <w:r>
          <w:t xml:space="preserve">the free encyclopedia.”</w:t>
        </w:r>
      </w:ins>
      <w:ins w:id="928" w:author="PR Preview" w:date="2026-01-01T00:00:00Z">
        <w:r>
          <w:t xml:space="preserve"> </w:t>
        </w:r>
      </w:ins>
      <w:ins w:id="929" w:author="PR Preview" w:date="2026-01-01T00:00:00Z">
        <w:r>
          <w:t xml:space="preserve">2026. Available:</w:t>
        </w:r>
      </w:ins>
      <w:ins w:id="930" w:author="PR Preview" w:date="2026-01-01T00:00:00Z">
        <w:r>
          <w:t xml:space="preserve"> </w:t>
        </w:r>
      </w:ins>
      <w:hyperlink r:id="rId69">
        <w:ins w:id="931" w:author="PR Preview" w:date="2026-01-01T00:00:00Z">
          <w:r>
            <w:rPr>
              <w:rStyle w:val="Hyperlink"/>
            </w:rPr>
            <w:t xml:space="preserve">https://en.wikipedia.org/wiki/Bayesian_information_criterion</w:t>
          </w:r>
        </w:ins>
      </w:hyperlink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18" Type="http://schemas.openxmlformats.org/officeDocument/2006/relationships/hyperlink" Target="bayesian-inference.qmd#def-conjugate-prior" TargetMode="External"/><Relationship Id="rId25" Type="http://schemas.openxmlformats.org/officeDocument/2006/relationships/hyperlink" Target="bayesian-inference.qmd#def-flat-prior" TargetMode="External"/><Relationship Id="rId38" Type="http://schemas.openxmlformats.org/officeDocument/2006/relationships/hyperlink" Target="bayesian-inference.qmd#def-hierarchical-model" TargetMode="External"/><Relationship Id="rId45" Type="http://schemas.openxmlformats.org/officeDocument/2006/relationships/hyperlink" Target="bayesian-inference.qmd#def-marginal-likelihood" TargetMode="External"/><Relationship Id="rId15" Type="http://schemas.openxmlformats.org/officeDocument/2006/relationships/hyperlink" Target="bayesian-inference.qmd#def-posterior" TargetMode="External"/><Relationship Id="rId26" Type="http://schemas.openxmlformats.org/officeDocument/2006/relationships/hyperlink" Target="bayesian-inference.qmd#def-prior" TargetMode="External"/><Relationship Id="rId11" Type="http://schemas.openxmlformats.org/officeDocument/2006/relationships/hyperlink" Target="bayesian-inference.qmd#exm-beta-bernoulli" TargetMode="External"/><Relationship Id="rId40" Type="http://schemas.openxmlformats.org/officeDocument/2006/relationships/hyperlink" Target="bayesian-inference.qmd#exm-flat-prior-reparam" TargetMode="External"/><Relationship Id="rId39" Type="http://schemas.openxmlformats.org/officeDocument/2006/relationships/hyperlink" Target="bayesian-inference.qmd#exm-two-level-normal" TargetMode="External"/><Relationship Id="rId41" Type="http://schemas.openxmlformats.org/officeDocument/2006/relationships/hyperlink" Target="bayesian-inference.qmd#sec-bayes-hierarchies" TargetMode="External"/><Relationship Id="rId19" Type="http://schemas.openxmlformats.org/officeDocument/2006/relationships/hyperlink" Target="data.qmd#def-discrete-var" TargetMode="External"/><Relationship Id="rId24" Type="http://schemas.openxmlformats.org/officeDocument/2006/relationships/hyperlink" Target="data/bayes-software.csv" TargetMode="External"/><Relationship Id="rId53" Type="http://schemas.openxmlformats.org/officeDocument/2006/relationships/hyperlink" Target="https://doi.org/10.1201/9781315182780" TargetMode="External"/><Relationship Id="rId67" Type="http://schemas.openxmlformats.org/officeDocument/2006/relationships/hyperlink" Target="https://doi.org/10.1214/aos/1176344136" TargetMode="External"/><Relationship Id="rId55" Type="http://schemas.openxmlformats.org/officeDocument/2006/relationships/hyperlink" Target="https://doi.org/10.18637/jss.v076.i01" TargetMode="External"/><Relationship Id="rId65" Type="http://schemas.openxmlformats.org/officeDocument/2006/relationships/hyperlink" Target="https://en.wikipedia.org/wiki/Bayesian_hierarchical_modeling" TargetMode="External"/><Relationship Id="rId69" Type="http://schemas.openxmlformats.org/officeDocument/2006/relationships/hyperlink" Target="https://en.wikipedia.org/wiki/Bayesian_information_criterion" TargetMode="External"/><Relationship Id="rId61" Type="http://schemas.openxmlformats.org/officeDocument/2006/relationships/hyperlink" Target="https://jmlr.org/papers/v15/hoffman14a.html" TargetMode="External"/><Relationship Id="rId22" Type="http://schemas.openxmlformats.org/officeDocument/2006/relationships/hyperlink" Target="https://mc-stan.org/" TargetMode="External"/><Relationship Id="rId63" Type="http://schemas.openxmlformats.org/officeDocument/2006/relationships/hyperlink" Target="https://mc-stan.org/docs/stan-users-guide/" TargetMode="External"/><Relationship Id="rId21" Type="http://schemas.openxmlformats.org/officeDocument/2006/relationships/hyperlink" Target="https://mcmc-jags.sourceforge.io/" TargetMode="External"/><Relationship Id="rId50" Type="http://schemas.openxmlformats.org/officeDocument/2006/relationships/hyperlink" Target="https://morrison-lab.github.io/rme/chapters/Linear-models-overview.html#def-bic" TargetMode="External"/><Relationship Id="rId35" Type="http://schemas.openxmlformats.org/officeDocument/2006/relationships/hyperlink" Target="https://morrison-lab.github.io/rme/chapters/intro-to-survival-analysis.html#sec-likelihood-with-censoring" TargetMode="External"/><Relationship Id="rId30" Type="http://schemas.openxmlformats.org/officeDocument/2006/relationships/hyperlink" Target="https://morrison-lab.github.io/rme/chapters/logistic-regression.html" TargetMode="External"/><Relationship Id="rId44" Type="http://schemas.openxmlformats.org/officeDocument/2006/relationships/hyperlink" Target="https://morrison-lab.github.io/rme/chapters/predictor-selection.html" TargetMode="External"/><Relationship Id="rId59" Type="http://schemas.openxmlformats.org/officeDocument/2006/relationships/hyperlink" Target="https://sourceforge.net/projects/mcmc-jags/files/Manuals/4.x/" TargetMode="External"/><Relationship Id="rId57" Type="http://schemas.openxmlformats.org/officeDocument/2006/relationships/hyperlink" Target="https://www.r-project.org/conferences/DSC-2003/Proceedings/Plummer.pdf" TargetMode="External"/><Relationship Id="rId31" Type="http://schemas.openxmlformats.org/officeDocument/2006/relationships/hyperlink" Target="https://www.youtube.com/watch?v=RuBUVQELw-c" TargetMode="External"/><Relationship Id="rId20" Type="http://schemas.openxmlformats.org/officeDocument/2006/relationships/hyperlink" Target="intro-MLEs.qmd#def-lik" TargetMode="External"/><Relationship Id="rId10" Type="http://schemas.openxmlformats.org/officeDocument/2006/relationships/hyperlink" Target="mcmc.qmd" TargetMode="External"/><Relationship Id="rId17" Type="http://schemas.openxmlformats.org/officeDocument/2006/relationships/hyperlink" Target="mcmc.qmd#def-full-conditional" TargetMode="External"/><Relationship Id="rId16" Type="http://schemas.openxmlformats.org/officeDocument/2006/relationships/hyperlink" Target="mcmc.qmd#def-gibbs-sampler" TargetMode="External"/><Relationship Id="rId12" Type="http://schemas.openxmlformats.org/officeDocument/2006/relationships/hyperlink" Target="mcmc.qmd#def-psrf" TargetMode="External"/><Relationship Id="rId32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8" Type="http://schemas.openxmlformats.org/officeDocument/2006/relationships/hyperlink" Target="bayesian-inference.qmd#def-conjugate-prior" TargetMode="External"/><Relationship Id="rId25" Type="http://schemas.openxmlformats.org/officeDocument/2006/relationships/hyperlink" Target="bayesian-inference.qmd#def-flat-prior" TargetMode="External"/><Relationship Id="rId38" Type="http://schemas.openxmlformats.org/officeDocument/2006/relationships/hyperlink" Target="bayesian-inference.qmd#def-hierarchical-model" TargetMode="External"/><Relationship Id="rId45" Type="http://schemas.openxmlformats.org/officeDocument/2006/relationships/hyperlink" Target="bayesian-inference.qmd#def-marginal-likelihood" TargetMode="External"/><Relationship Id="rId15" Type="http://schemas.openxmlformats.org/officeDocument/2006/relationships/hyperlink" Target="bayesian-inference.qmd#def-posterior" TargetMode="External"/><Relationship Id="rId26" Type="http://schemas.openxmlformats.org/officeDocument/2006/relationships/hyperlink" Target="bayesian-inference.qmd#def-prior" TargetMode="External"/><Relationship Id="rId11" Type="http://schemas.openxmlformats.org/officeDocument/2006/relationships/hyperlink" Target="bayesian-inference.qmd#exm-beta-bernoulli" TargetMode="External"/><Relationship Id="rId40" Type="http://schemas.openxmlformats.org/officeDocument/2006/relationships/hyperlink" Target="bayesian-inference.qmd#exm-flat-prior-reparam" TargetMode="External"/><Relationship Id="rId39" Type="http://schemas.openxmlformats.org/officeDocument/2006/relationships/hyperlink" Target="bayesian-inference.qmd#exm-two-level-normal" TargetMode="External"/><Relationship Id="rId41" Type="http://schemas.openxmlformats.org/officeDocument/2006/relationships/hyperlink" Target="bayesian-inference.qmd#sec-bayes-hierarchies" TargetMode="External"/><Relationship Id="rId19" Type="http://schemas.openxmlformats.org/officeDocument/2006/relationships/hyperlink" Target="data.qmd#def-discrete-var" TargetMode="External"/><Relationship Id="rId24" Type="http://schemas.openxmlformats.org/officeDocument/2006/relationships/hyperlink" Target="data/bayes-software.csv" TargetMode="External"/><Relationship Id="rId53" Type="http://schemas.openxmlformats.org/officeDocument/2006/relationships/hyperlink" Target="https://doi.org/10.1201/9781315182780" TargetMode="External"/><Relationship Id="rId67" Type="http://schemas.openxmlformats.org/officeDocument/2006/relationships/hyperlink" Target="https://doi.org/10.1214/aos/1176344136" TargetMode="External"/><Relationship Id="rId55" Type="http://schemas.openxmlformats.org/officeDocument/2006/relationships/hyperlink" Target="https://doi.org/10.18637/jss.v076.i01" TargetMode="External"/><Relationship Id="rId65" Type="http://schemas.openxmlformats.org/officeDocument/2006/relationships/hyperlink" Target="https://en.wikipedia.org/wiki/Bayesian_hierarchical_modeling" TargetMode="External"/><Relationship Id="rId69" Type="http://schemas.openxmlformats.org/officeDocument/2006/relationships/hyperlink" Target="https://en.wikipedia.org/wiki/Bayesian_information_criterion" TargetMode="External"/><Relationship Id="rId61" Type="http://schemas.openxmlformats.org/officeDocument/2006/relationships/hyperlink" Target="https://jmlr.org/papers/v15/hoffman14a.html" TargetMode="External"/><Relationship Id="rId22" Type="http://schemas.openxmlformats.org/officeDocument/2006/relationships/hyperlink" Target="https://mc-stan.org/" TargetMode="External"/><Relationship Id="rId63" Type="http://schemas.openxmlformats.org/officeDocument/2006/relationships/hyperlink" Target="https://mc-stan.org/docs/stan-users-guide/" TargetMode="External"/><Relationship Id="rId21" Type="http://schemas.openxmlformats.org/officeDocument/2006/relationships/hyperlink" Target="https://mcmc-jags.sourceforge.io/" TargetMode="External"/><Relationship Id="rId50" Type="http://schemas.openxmlformats.org/officeDocument/2006/relationships/hyperlink" Target="https://morrison-lab.github.io/rme/chapters/Linear-models-overview.html#def-bic" TargetMode="External"/><Relationship Id="rId35" Type="http://schemas.openxmlformats.org/officeDocument/2006/relationships/hyperlink" Target="https://morrison-lab.github.io/rme/chapters/intro-to-survival-analysis.html#sec-likelihood-with-censoring" TargetMode="External"/><Relationship Id="rId30" Type="http://schemas.openxmlformats.org/officeDocument/2006/relationships/hyperlink" Target="https://morrison-lab.github.io/rme/chapters/logistic-regression.html" TargetMode="External"/><Relationship Id="rId44" Type="http://schemas.openxmlformats.org/officeDocument/2006/relationships/hyperlink" Target="https://morrison-lab.github.io/rme/chapters/predictor-selection.html" TargetMode="External"/><Relationship Id="rId59" Type="http://schemas.openxmlformats.org/officeDocument/2006/relationships/hyperlink" Target="https://sourceforge.net/projects/mcmc-jags/files/Manuals/4.x/" TargetMode="External"/><Relationship Id="rId57" Type="http://schemas.openxmlformats.org/officeDocument/2006/relationships/hyperlink" Target="https://www.r-project.org/conferences/DSC-2003/Proceedings/Plummer.pdf" TargetMode="External"/><Relationship Id="rId31" Type="http://schemas.openxmlformats.org/officeDocument/2006/relationships/hyperlink" Target="https://www.youtube.com/watch?v=RuBUVQELw-c" TargetMode="External"/><Relationship Id="rId20" Type="http://schemas.openxmlformats.org/officeDocument/2006/relationships/hyperlink" Target="intro-MLEs.qmd#def-lik" TargetMode="External"/><Relationship Id="rId10" Type="http://schemas.openxmlformats.org/officeDocument/2006/relationships/hyperlink" Target="mcmc.qmd" TargetMode="External"/><Relationship Id="rId17" Type="http://schemas.openxmlformats.org/officeDocument/2006/relationships/hyperlink" Target="mcmc.qmd#def-full-conditional" TargetMode="External"/><Relationship Id="rId16" Type="http://schemas.openxmlformats.org/officeDocument/2006/relationships/hyperlink" Target="mcmc.qmd#def-gibbs-sampler" TargetMode="External"/><Relationship Id="rId12" Type="http://schemas.openxmlformats.org/officeDocument/2006/relationships/hyperlink" Target="mcmc.qmd#def-psrf" TargetMode="External"/><Relationship Id="rId32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2026-10-27T00:18:42Z</dcterms:created>
  <dcterms:modified xsi:type="dcterms:W3CDTF">2026-10-27T00:18:42Z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17:10:42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