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09:04:24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ins w:id="3" w:author="PR Preview" w:date="2026-01-01T00:00:00Z">
        <w:r>
          <w:rPr>
            <w:i/>
            <w:iCs/>
          </w:rPr>
          <w:t xml:space="preserve">Remark 2</w:t>
        </w:r>
      </w:ins>
      <w:ins w:id="4" w:author="PR Preview" w:date="2026-01-01T00:00:00Z">
        <w:r>
          <w:t xml:space="preserve"> (Source: The Monte Carlo permutation p-value is valid). </w:t>
        </w:r>
      </w:ins>
      <w:ins w:id="5" w:author="PR Preview" w:date="2026-01-01T00:00:00Z">
        <w:r>
          <w:t xml:space="preserve">Phipson and Smyth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(2010)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show that the Monte Carlo p-value with the added 1 is valid for random permutations.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The proof is omitted here.</w:t>
        </w:r>
      </w:ins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del w:id="12" w:author="PR Preview" w:date="2026-01-01T00:00:00Z">
        <w:r>
          <w:rPr>
            <w:i/>
            <w:iCs/>
          </w:rPr>
          <w:delText xml:space="preserve">Remark 2</w:delText>
        </w:r>
      </w:del>
      <w:del w:id="13" w:author="PR Preview" w:date="2026-01-01T00:00:00Z">
        <w:r>
          <w:delText xml:space="preserve"> (Why add 1). </w:delText>
        </w:r>
      </w:del>
      <w:del w:id="14" w:author="PR Preview" w:date="2026-01-01T00:00:00Z">
        <w:r>
          <w:delText xml:space="preserve">Without the 1, a data set whose statistic exceeds all</w:delText>
        </w:r>
      </w:del>
      <w:del w:id="15" w:author="PR Preview" w:date="2026-01-01T00:00:00Z">
        <w:r>
          <w:delText xml:space="preserve"> </w:delText>
        </w:r>
      </w:del>
      <m:oMath>
        <m:r>
          <m:t>B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permuted statistics would get a p-value of 0,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which claims that the observed result is impossible under</w:delText>
        </w:r>
      </w:del>
      <w:del w:id="20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1" w:author="PR Preview" w:date="2026-01-01T00:00:00Z">
        <w:r>
          <w:delText xml:space="preserve">.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Under</w:delText>
        </w:r>
      </w:del>
      <w:del w:id="24" w:author="PR Preview" w:date="2026-01-01T00:00:00Z">
        <w:r>
          <w:delText xml:space="preserve"> </w:delText>
        </w:r>
      </w:del>
      <m:oMath>
        <m:sSub>
          <m:e>
            <m:r>
              <m:t>H</m:t>
            </m:r>
          </m:e>
          <m:sub>
            <m:r>
              <m:t>0</m:t>
            </m:r>
          </m:sub>
        </m:sSub>
      </m:oMath>
      <w:del w:id="25" w:author="PR Preview" w:date="2026-01-01T00:00:00Z">
        <w:r>
          <w:delText xml:space="preserve">, with no ties, that happens with probability</w:delText>
        </w:r>
      </w:del>
      <w:del w:id="26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27" w:author="PR Preview" w:date="2026-01-01T00:00:00Z">
        <w:r>
          <w:delText xml:space="preserve">,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because the observed statistic is equally likely to be any one of the</w:delText>
        </w:r>
      </w:del>
      <w:del w:id="30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+</m:t>
        </m:r>
        <m:r>
          <m:t>1</m:t>
        </m:r>
      </m:oMath>
      <w:del w:id="31" w:author="PR Preview" w:date="2026-01-01T00:00:00Z">
        <w:r>
          <w:delText xml:space="preserve"> </w:delText>
        </w:r>
      </w:del>
      <w:del w:id="32" w:author="PR Preview" w:date="2026-01-01T00:00:00Z">
        <w:r>
          <w:delText xml:space="preserve">values it is compared with.</w:delText>
        </w:r>
      </w:del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A p-value that equals 0 with positive probability is not valid.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With the 1, the smallest value of</w:delText>
        </w:r>
      </w:del>
      <w:del w:id="3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del w:id="38" w:author="PR Preview" w:date="2026-01-01T00:00:00Z">
        <w:r>
          <w:delText xml:space="preserve"> </w:delText>
        </w:r>
      </w:del>
      <w:del w:id="39" w:author="PR Preview" w:date="2026-01-01T00:00:00Z">
        <w:r>
          <w:delText xml:space="preserve">is</w:delText>
        </w:r>
      </w:del>
      <w:del w:id="4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del w:id="41" w:author="PR Preview" w:date="2026-01-01T00:00:00Z">
        <w:r>
          <w:delText xml:space="preserve">.</w:delText>
        </w:r>
      </w:del>
    </w:p>
    <w:p>
      <w:pPr>
        <w:pStyle w:val="BodyText"/>
      </w:pPr>
      <w:ins w:id="42" w:author="PR Preview" w:date="2026-01-01T00:00:00Z">
        <w:r>
          <w:rPr>
            <w:i/>
            <w:iCs/>
          </w:rPr>
          <w:t xml:space="preserve">Remark 3</w:t>
        </w:r>
      </w:ins>
      <w:ins w:id="43" w:author="PR Preview" w:date="2026-01-01T00:00:00Z">
        <w:r>
          <w:t xml:space="preserve"> (Why add 1). </w:t>
        </w:r>
      </w:ins>
      <w:ins w:id="44" w:author="PR Preview" w:date="2026-01-01T00:00:00Z">
        <w:r>
          <w:t xml:space="preserve">Without the 1, a data set whose statistic exceeds all</w:t>
        </w:r>
      </w:ins>
      <w:ins w:id="45" w:author="PR Preview" w:date="2026-01-01T00:00:00Z">
        <w:r>
          <w:t xml:space="preserve"> </w:t>
        </w:r>
      </w:ins>
      <m:oMath>
        <m:r>
          <m:t>B</m:t>
        </m:r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permuted statistics would get a p-value of 0,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which claims that the observed result is impossible under</w:t>
        </w:r>
      </w:ins>
      <w:ins w:id="50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51" w:author="PR Preview" w:date="2026-01-01T00:00:00Z">
        <w:r>
          <w:t xml:space="preserve">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Under</w:t>
        </w:r>
      </w:ins>
      <w:ins w:id="54" w:author="PR Preview" w:date="2026-01-01T00:00:00Z">
        <w:r>
          <w:t xml:space="preserve"> </w:t>
        </w:r>
      </w:ins>
      <m:oMath>
        <m:sSub>
          <m:e>
            <m:r>
              <m:t>H</m:t>
            </m:r>
          </m:e>
          <m:sub>
            <m:r>
              <m:t>0</m:t>
            </m:r>
          </m:sub>
        </m:sSub>
      </m:oMath>
      <w:ins w:id="55" w:author="PR Preview" w:date="2026-01-01T00:00:00Z">
        <w:r>
          <w:t xml:space="preserve">, with no ties, that happens with probability</w:t>
        </w:r>
      </w:ins>
      <w:ins w:id="56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57" w:author="PR Preview" w:date="2026-01-01T00:00:00Z">
        <w:r>
          <w:t xml:space="preserve">,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because the observed statistic is equally likely to be any one of the</w:t>
        </w:r>
      </w:ins>
      <w:ins w:id="6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+</m:t>
        </m:r>
        <m:r>
          <m:t>1</m:t>
        </m:r>
      </m:oMath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values it is compared with.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A p-value that equals 0 with positive probability is not valid.</w:t>
        </w:r>
      </w:ins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With the 1, the smallest value of</w:t>
        </w:r>
      </w:ins>
      <w:ins w:id="67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ins w:id="68" w:author="PR Preview" w:date="2026-01-01T00:00:00Z">
        <w:r>
          <w:t xml:space="preserve"> </w:t>
        </w:r>
      </w:ins>
      <w:ins w:id="69" w:author="PR Preview" w:date="2026-01-01T00:00:00Z">
        <w:r>
          <w:t xml:space="preserve">is</w:t>
        </w:r>
      </w:ins>
      <w:ins w:id="7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ins w:id="71" w:author="PR Preview" w:date="2026-01-01T00:00:00Z">
        <w:r>
          <w:t xml:space="preserve">.</w:t>
        </w:r>
      </w:ins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2026-10-15T16:45:12Z</dcterms:created>
  <dcterms:modified xsi:type="dcterms:W3CDTF">2026-10-15T16:45:12Z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