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Inference for Logistic Regression</w:t>
      </w:r>
    </w:p>
    <w:p>
      <w:pPr>
        <w:pStyle w:val="Date"/>
      </w:pPr>
      <w:del w:id="1" w:author="PR Preview" w:date="2026-01-01T00:00:00Z">
        <w:r>
          <w:delText xml:space="preserve">Last modified: 2026-10-19 09:39:54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09:45:06 (PDT)</w:t>
        </w:r>
      </w:ins>
    </w:p>
    <w:bookmarkStart w:id="1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Logistic regression models a binary outcome, such as whether a patient recovers, from one or more predictors.</w:t>
      </w:r>
      <w:r>
        <w:t xml:space="preserve"> </w:t>
      </w:r>
      <w:r>
        <w:t xml:space="preserve">Its fitted coefficients are maximum likelihood estimates,</w:t>
      </w:r>
      <w:r>
        <w:t xml:space="preserve"> </w:t>
      </w:r>
      <w:r>
        <w:t xml:space="preserve">so the likelihood theory of</w:t>
      </w:r>
      <w:r>
        <w:t xml:space="preserve"> </w:t>
      </w:r>
      <w:hyperlink r:id="rId9">
        <w:r>
          <w:rPr>
            <w:rStyle w:val="Hyperlink"/>
          </w:rPr>
          <w:t xml:space="preserve">Introduction to maximum likelihood</w:t>
        </w:r>
      </w:hyperlink>
      <w:r>
        <w:t xml:space="preserve"> </w:t>
      </w:r>
      <w:r>
        <w:t xml:space="preserve">gives them standard errors, confidence intervals and tests.</w:t>
      </w:r>
      <w:r>
        <w:t xml:space="preserve"> </w:t>
      </w:r>
      <w:r>
        <w:t xml:space="preserve">This page specializes that theory to the logistic model and introduces the deviance,</w:t>
      </w:r>
      <w:r>
        <w:t xml:space="preserve"> </w:t>
      </w:r>
      <w:r>
        <w:t xml:space="preserve">the measure of fit that the likelihood ratio test of a logistic model is built from</w:t>
      </w:r>
      <w:r>
        <w:t xml:space="preserve"> </w:t>
      </w:r>
      <w:r>
        <w:t xml:space="preserve">[1]</w:t>
      </w:r>
      <w:r>
        <w:t xml:space="preserve">.</w:t>
      </w:r>
    </w:p>
    <w:bookmarkStart w:id="12" w:name="def-logistic-regression"/>
    <w:p>
      <w:pPr>
        <w:pStyle w:val="BodyText"/>
      </w:pPr>
      <w:r>
        <w:rPr>
          <w:b/>
          <w:bCs/>
        </w:rPr>
        <w:t xml:space="preserve">Definition 1 (Logistic regression)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logistic regression</w:t>
      </w:r>
      <w:r>
        <w:t xml:space="preserve"> </w:t>
      </w:r>
      <w:r>
        <w:t xml:space="preserve">model for binary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with predictor vectors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 </w:t>
      </w:r>
      <w:r>
        <w:t xml:space="preserve">says that the outcomes are</w:t>
      </w:r>
      <w:r>
        <w:t xml:space="preserve"> </w:t>
      </w:r>
      <w:hyperlink r:id="rId10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and that</w:t>
      </w:r>
    </w:p>
    <w:p>
      <w:pPr>
        <w:pStyle w:val="BodyText"/>
      </w:pPr>
      <w:bookmarkStart w:id="11" w:name="eq-logistic-model"/>
      <w:r>
        <w:t xml:space="preserve">$$
    {\Pr\mathopen{}\left(Y_i= 1 \mid \mathord{\smash[b]{\underset{\raise.3ex\hbox{$\scriptstyle\sim$}}{x}}\vphantom{x}}_i\right)\mathclose{}} = \pi_i
    = {\sigma\mathopen{}\left(\mathord{\smash[b]{\underset{\raise.3ex\hbox{$\scriptstyle\sim$}}{\beta}}\vphantom{\beta}} \cdot \mathord{\smash[b]{\underset{\raise.3ex\hbox{$\scriptstyle\sim$}}{x}}\vphantom{x}}_i\right)\mathclose{}},
    \qquad
    {\sigma\mathopen{}\left(u\right)\mathclose{}} = \frac{1}{1 + e^{-u}},
     \qquad(1)$$</w:t>
      </w:r>
      <w:bookmarkEnd w:id="11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$\mathord{\smash[b]{\underset{\raise.3ex\hbox{$\scriptstyle\sim$}}{x}}\vphantom{x}}_i= {\mathopen{}\left(1, x_{i1}, \dots, x_{ip}\right)\mathclose{}}^{\top}$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$\mathord{\smash[b]{\underset{\raise.3ex\hbox{$\scriptstyle\sim$}}{\beta}}\vphantom{\beta}}= {\mathopen{}\left(\beta_{0}, \beta_{1}, \dots, \beta_{p}\right)\mathclose{}}^{\top}$</w:t>
      </w:r>
      <w:r>
        <w:t xml:space="preserve">.</w:t>
      </w:r>
      <w:r>
        <w:t xml:space="preserve"> </w:t>
      </w:r>
      <w:r>
        <w:t xml:space="preserve">The leading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makes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 intercept, and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the slope for the</w:t>
      </w:r>
      <w:r>
        <w:t xml:space="preserve"> </w:t>
      </w:r>
      <m:oMath>
        <m:r>
          <m:t>j</m:t>
        </m:r>
      </m:oMath>
      <w:r>
        <w:t xml:space="preserve">th predictor.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2"/>
    <w:bookmarkStart w:id="13" w:name="exm-logistic-regression"/>
    <w:p>
      <w:pPr>
        <w:pStyle w:val="BodyText"/>
      </w:pPr>
      <w:r>
        <w:rPr>
          <w:b/>
          <w:bCs/>
        </w:rPr>
        <w:t xml:space="preserve">Example 1 (A six-patient trial)</w:t>
      </w:r>
      <w:r>
        <w:t xml:space="preserve"> </w:t>
      </w:r>
      <w:r>
        <w:t xml:space="preserve">Six patients are split into a control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 a treatment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 patient recovered.</w:t>
      </w:r>
      <w:r>
        <w:t xml:space="preserve"> </w:t>
      </w:r>
      <w:r>
        <w:t xml:space="preserve">Fitting the model of</w:t>
      </w:r>
      <w:r>
        <w:t xml:space="preserve"> </w:t>
      </w:r>
      <w:hyperlink w:anchor="eq-logistic-model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by maximum likelihood gives the coefficients below.</w:t>
      </w:r>
    </w:p>
    <w:p>
      <w:pPr>
        <w:pStyle w:val="SourceCode"/>
      </w:pPr>
      <w:r>
        <w:rPr>
          <w:rStyle w:val="CommentTok"/>
        </w:rPr>
        <w:t xml:space="preserve"># group coded -1 (control) and +1 (treatment); y = 1 means recovered</w:t>
      </w:r>
      <w:r>
        <w:br/>
      </w:r>
      <w:r>
        <w:rPr>
          <w:rStyle w:val="NormalTok"/>
        </w:rPr>
        <w:t xml:space="preserve">wf_x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maximum likelihood fit of the logistic model</w:t>
      </w:r>
      <w:r>
        <w:br/>
      </w:r>
      <w:r>
        <w:rPr>
          <w:rStyle w:val="NormalTok"/>
        </w:rPr>
        <w:t xml:space="preserve">wf_fit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wf_x,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CommentTok"/>
        </w:rPr>
        <w:t xml:space="preserve"># the fitted intercept and slope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wf_x </w:t>
      </w:r>
      <w:r>
        <w:br/>
      </w:r>
      <w:r>
        <w:rPr>
          <w:rStyle w:val="CommentTok"/>
        </w:rPr>
        <w:t xml:space="preserve">#&gt;       0.000       0.693</w:t>
      </w:r>
    </w:p>
    <w:p>
      <w:pPr>
        <w:pStyle w:val="FirstParagraph"/>
      </w:pPr>
      <w:r>
        <w:t xml:space="preserve">The fitted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0.693</m:t>
        </m:r>
      </m:oMath>
      <w:r>
        <w:t xml:space="preserve">.</w:t>
      </w:r>
      <w:r>
        <w:t xml:space="preserve"> </w:t>
      </w:r>
      <w:r>
        <w:t xml:space="preserve">The control group recovered at rate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and the treatment group at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so the model fits both group proportions exactly.</w:t>
      </w:r>
    </w:p>
    <w:bookmarkEnd w:id="13"/>
    <w:bookmarkEnd w:id="14"/>
    <w:bookmarkStart w:id="32" w:name="deviance"/>
    <w:p>
      <w:pPr>
        <w:pStyle w:val="Heading2"/>
      </w:pPr>
      <w:r>
        <w:t xml:space="preserve">2 Deviance</w:t>
      </w:r>
    </w:p>
    <w:bookmarkStart w:id="16" w:name="def-deviance"/>
    <w:p>
      <w:pPr>
        <w:pStyle w:val="FirstParagraph"/>
      </w:pPr>
      <w:r>
        <w:rPr>
          <w:b/>
          <w:bCs/>
        </w:rPr>
        <w:t xml:space="preserve">Definition 2 (Deviance)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fitted logistic regression with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minus twice its maximized log-likelihood:</w:t>
      </w:r>
    </w:p>
    <w:p>
      <w:pPr>
        <w:pStyle w:val="BodyText"/>
      </w:pPr>
      <w:bookmarkStart w:id="15" w:name="eq-deviance"/>
      <w:r>
        <w:t xml:space="preserve">$$
    D\stackrel{\text{def}}{=}-2 \, {\ell\mathopen{}\left(\hat{\mathord{\smash[b]{\underset{\raise.3ex\hbox{$\scriptstyle\sim$}}{\beta}}\vphantom{\beta}}}\right)\mathclose{}}
    = -2 \sum_{i=1}^n\mathopen{}\left\{y_i\ln \hat\pi_i + \mathopen{}\left(1 - y_i\right)\mathclose{} {\ln\mathopen{}\left(1 - \hat\pi_i\right)\mathclose{}}\right\}\mathclose{},
     \qquad(2)$$</w:t>
      </w:r>
      <w:bookmarkEnd w:id="15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$\hat\pi_i = {\sigma\mathopen{}\left(\hat{\mathord{\smash[b]{\underset{\raise.3ex\hbox{$\scriptstyle\sim$}}{\beta}}\vphantom{\beta}}} \cdot \mathord{\smash[b]{\underset{\raise.3ex\hbox{$\scriptstyle\sim$}}{x}}\vphantom{x}}_i\right)\mathclose{}}$</w:t>
      </w:r>
      <w:r>
        <w:t xml:space="preserve"> </w:t>
      </w:r>
      <w:r>
        <w:t xml:space="preserve">is the fitted probability.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Nelder and Wedderburn [4]</w:t>
            </w:r>
            <w:r>
              <w:t xml:space="preserve"> </w:t>
            </w:r>
            <w:r>
              <w:t xml:space="preserve">introduced the deviance for the whole family of generalized linear models;</w:t>
            </w:r>
            <w:r>
              <w:t xml:space="preserve"> </w:t>
            </w:r>
            <w:r>
              <w:t xml:space="preserve">logistic regression is the case of Bernoulli outcomes with the logit link.</w:t>
            </w:r>
            <w:r>
              <w:t xml:space="preserve"> </w:t>
            </w:r>
            <w:r>
              <w:t xml:space="preserve">Hastie et al. [5, Sec. 4.4.2]</w:t>
            </w:r>
            <w:r>
              <w:t xml:space="preserve"> </w:t>
            </w:r>
            <w:r>
              <w:t xml:space="preserve">defines the residual deviance of a fitted logistic regression as minus twice its log-likelihood.</w:t>
            </w:r>
          </w:p>
        </w:tc>
      </w:tr>
    </w:tbl>
    <w:bookmarkStart w:id="20" w:name="exm-deviance"/>
    <w:p>
      <w:pPr>
        <w:pStyle w:val="BodyText"/>
      </w:pPr>
      <w:r>
        <w:rPr>
          <w:b/>
          <w:bCs/>
        </w:rPr>
        <w:t xml:space="preserve">Example 2 (The deviance of the six-patient trial)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 R’s</w:t>
      </w:r>
      <w:r>
        <w:t xml:space="preserve"> </w:t>
      </w:r>
      <w:r>
        <w:rPr>
          <w:rStyle w:val="VerbatimChar"/>
        </w:rPr>
        <w:t xml:space="preserve">glm</w:t>
      </w:r>
      <w:r>
        <w:t xml:space="preserve"> </w:t>
      </w:r>
      <w:r>
        <w:t xml:space="preserve">reports the deviance.</w:t>
      </w:r>
      <w:r>
        <w:t xml:space="preserve"> </w:t>
      </w:r>
      <w:r>
        <w:t xml:space="preserve">We check it against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fitted probabilities of recovery</w:t>
      </w:r>
      <w:r>
        <w:br/>
      </w:r>
      <w:r>
        <w:rPr>
          <w:rStyle w:val="NormalTok"/>
        </w:rPr>
        <w:t xml:space="preserve">wf_p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(wf_fit)</w:t>
      </w:r>
      <w:r>
        <w:br/>
      </w:r>
      <w:r>
        <w:rPr>
          <w:rStyle w:val="CommentTok"/>
        </w:rPr>
        <w:t xml:space="preserve"># minus twice the log-likelihood, from the formula</w:t>
      </w:r>
      <w:r>
        <w:br/>
      </w:r>
      <w:r>
        <w:rPr>
          <w:rStyle w:val="NormalTok"/>
        </w:rPr>
        <w:t xml:space="preserve">wf_dev_hand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(wf_p)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wf_p))</w:t>
      </w:r>
      <w:r>
        <w:br/>
      </w:r>
      <w:r>
        <w:rPr>
          <w:rStyle w:val="CommentTok"/>
        </w:rPr>
        <w:t xml:space="preserve"># the deviance that glm reports</w:t>
      </w:r>
      <w:r>
        <w:br/>
      </w:r>
      <w:r>
        <w:rPr>
          <w:rStyle w:val="NormalTok"/>
        </w:rPr>
        <w:t xml:space="preserve">wf_dev_glm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wf_dev_hand,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wf_dev_glm)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7.63817 7.63817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7.638</m:t>
        </m:r>
      </m:oMath>
      <w:r>
        <w:t xml:space="preserve">.</w:t>
      </w:r>
    </w:p>
    <w:bookmarkEnd w:id="20"/>
    <w:bookmarkStart w:id="21" w:name="rem-deviance-shortfall"/>
    <w:p>
      <w:pPr>
        <w:pStyle w:val="BodyText"/>
      </w:pPr>
      <w:r>
        <w:rPr>
          <w:i/>
          <w:iCs/>
        </w:rPr>
        <w:t xml:space="preserve">Remark 1</w:t>
      </w:r>
      <w:r>
        <w:t xml:space="preserve"> (Why the deviance measures a shortfall). </w:t>
      </w:r>
      <w:r>
        <w:t xml:space="preserve">For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largest log-likelihood any model can reach is</w:t>
      </w:r>
      <w:r>
        <w:t xml:space="preserve"> </w:t>
      </w:r>
      <m:oMath>
        <m:r>
          <m:t>0</m:t>
        </m:r>
      </m:oMath>
      <w:r>
        <w:t xml:space="preserve">, by giving each label probability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twice the amount by which the maximized log-likelihood falls short of that largest value.</w:t>
      </w:r>
    </w:p>
    <w:bookmarkEnd w:id="21"/>
    <w:bookmarkStart w:id="23" w:name="def-null-deviance"/>
    <w:p>
      <w:pPr>
        <w:pStyle w:val="BodyText"/>
      </w:pPr>
      <w:r>
        <w:rPr>
          <w:b/>
          <w:bCs/>
        </w:rPr>
        <w:t xml:space="preserve">Definition 3 (Null 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deviance</w:t>
      </w:r>
      <w:r>
        <w:t xml:space="preserve"> </w:t>
      </w:r>
      <w:r>
        <w:t xml:space="preserve">is 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the model with an intercept and no other predictors:</w:t>
      </w:r>
    </w:p>
    <w:p>
      <w:pPr>
        <w:pStyle w:val="BodyText"/>
      </w:pPr>
      <w:bookmarkStart w:id="22" w:name="eq-null-deviance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ln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the fraction of labels equal to</w:t>
      </w:r>
      <w:r>
        <w:t xml:space="preserve"> </w:t>
      </w:r>
      <m:oMath>
        <m:r>
          <m:t>1</m:t>
        </m:r>
      </m:oMath>
      <w:r>
        <w:t xml:space="preserve">.</w:t>
      </w:r>
    </w:p>
    <w:bookmarkEnd w:id="23"/>
    <w:bookmarkStart w:id="24" w:name="exm-null-deviance"/>
    <w:p>
      <w:pPr>
        <w:pStyle w:val="BodyText"/>
      </w:pPr>
      <w:r>
        <w:rPr>
          <w:b/>
          <w:bCs/>
        </w:rPr>
        <w:t xml:space="preserve">Example 3 (The null deviance of the six-patient trial)</w:t>
      </w:r>
      <w:r>
        <w:t xml:space="preserve"> </w:t>
      </w:r>
      <w:r>
        <w:t xml:space="preserve">Three of the six patients recovered, so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r>
          <m:t>6</m:t>
        </m:r>
        <m:r>
          <m:rPr>
            <m:sty m:val="p"/>
          </m:rPr>
          <m:t>ln</m:t>
        </m:r>
        <m:r>
          <m:t>2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null deviance from the formula with ybar = 1/2</w:t>
      </w:r>
      <w:r>
        <w:br/>
      </w:r>
      <w:r>
        <w:rPr>
          <w:rStyle w:val="NormalTok"/>
        </w:rPr>
        <w:t xml:space="preserve">wf_null_hand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null deviance that glm reports</w:t>
      </w:r>
      <w:r>
        <w:br/>
      </w:r>
      <w:r>
        <w:rPr>
          <w:rStyle w:val="NormalTok"/>
        </w:rPr>
        <w:t xml:space="preserve">wf_null_glm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wf_null_hand,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wf_null_glm)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8.31777 8.31777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8.318</m:t>
        </m:r>
      </m:oMath>
      <w:r>
        <w:t xml:space="preserve">.</w:t>
      </w:r>
    </w:p>
    <w:bookmarkEnd w:id="24"/>
    <w:bookmarkStart w:id="25" w:name="rem-null-deviance-fit"/>
    <w:p>
      <w:pPr>
        <w:pStyle w:val="BodyText"/>
      </w:pPr>
      <w:r>
        <w:rPr>
          <w:i/>
          <w:iCs/>
        </w:rPr>
        <w:t xml:space="preserve">Remark 2</w:t>
      </w:r>
      <w:r>
        <w:t xml:space="preserve"> (Where the null deviance formula comes from). </w:t>
      </w:r>
      <w:r>
        <w:t xml:space="preserve">The intercept-only model gives every observation the same fitted probability, and the maximizing value is the overall fraction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of labels equal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for each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gives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.</w:t>
      </w:r>
    </w:p>
    <w:bookmarkEnd w:id="25"/>
    <w:bookmarkStart w:id="27" w:name="thm-deviance-drop"/>
    <w:p>
      <w:pPr>
        <w:pStyle w:val="BodyText"/>
      </w:pPr>
      <w:r>
        <w:rPr>
          <w:b/>
          <w:bCs/>
        </w:rPr>
        <w:t xml:space="preserve">Theorem 1 (The drop in deviance is the likelihood ratio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null-deviance">
        <w:r>
          <w:rPr>
            <w:rStyle w:val="Hyperlink"/>
          </w:rPr>
          <w:t xml:space="preserve">null deviance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logistic regression 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predictors besides the intercept.</w:t>
      </w:r>
      <w:r>
        <w:t xml:space="preserve"> </w:t>
      </w:r>
      <w:r>
        <w:t xml:space="preserve">Then the</w:t>
      </w:r>
      <w:r>
        <w:t xml:space="preserve"> </w:t>
      </w:r>
      <w:hyperlink r:id="rId26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 all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slopes are zero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.</m:t>
          </m:r>
        </m:oMath>
      </m:oMathPara>
    </w:p>
    <w:bookmarkEnd w:id="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 the notation of the</w:t>
      </w:r>
      <w:r>
        <w:t xml:space="preserve"> </w:t>
      </w:r>
      <w:hyperlink r:id="rId26">
        <w:r>
          <w:rPr>
            <w:rStyle w:val="Hyperlink"/>
          </w:rPr>
          <w:t xml:space="preserve">likelihood ratio statistic</w:t>
        </w:r>
      </w:hyperlink>
      <w:r>
        <w:t xml:space="preserve">, the unrestricted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the fitted coefficient vector</w:t>
      </w:r>
      <w:r>
        <w:t xml:space="preserve"> </w:t>
      </w:r>
      <w:r>
        <w:t xml:space="preserve">$\hat{\mathord{\smash[b]{\underset{\raise.3ex\hbox{$\scriptstyle\sim$}}{\beta}}\vphantom{\beta}}}$</w:t>
      </w:r>
      <w:r>
        <w:t xml:space="preserve">, 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the fit of the intercept-only model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imposes.</w:t>
      </w:r>
      <w:r>
        <w:t xml:space="preserve"> </w:t>
      </w:r>
      <w:r>
        <w:t xml:space="preserve">Then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D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Substituting both into the definition 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D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+</m:t>
            </m:r>
            <m:sSub>
              <m:e>
                <m:r>
                  <m:t>D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.</w:t>
      </w:r>
    </w:p>
    <w:bookmarkStart w:id="28" w:name="exm-deviance-drop"/>
    <w:p>
      <w:pPr>
        <w:pStyle w:val="BodyText"/>
      </w:pPr>
      <w:r>
        <w:rPr>
          <w:b/>
          <w:bCs/>
        </w:rPr>
        <w:t xml:space="preserve">Example 4 (The likelihood ratio statistic of the treatment effect)</w:t>
      </w:r>
      <w:r>
        <w:t xml:space="preserve"> </w:t>
      </w:r>
      <w:r>
        <w:t xml:space="preserve">In the six-patient trial,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drop in deviance, the likelihood ratio statistic</w:t>
      </w:r>
      <w:r>
        <w:br/>
      </w:r>
      <w:r>
        <w:rPr>
          <w:rStyle w:val="NormalTok"/>
        </w:rPr>
        <w:t xml:space="preserve">wf_g2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NormalTok"/>
        </w:rPr>
        <w:t xml:space="preserve">wf_g2</w:t>
      </w:r>
      <w:r>
        <w:br/>
      </w:r>
      <w:r>
        <w:rPr>
          <w:rStyle w:val="CommentTok"/>
        </w:rPr>
        <w:t xml:space="preserve">#&gt; [1] 0.679596</w:t>
      </w:r>
    </w:p>
    <w:p>
      <w:pPr>
        <w:pStyle w:val="FirstParagraph"/>
      </w:pPr>
      <w:r>
        <w:t xml:space="preserve">The statistic is</w:t>
      </w:r>
      <w:r>
        <w:t xml:space="preserve"> </w:t>
      </w:r>
      <m:oMath>
        <m:r>
          <m:t>0.68</m:t>
        </m:r>
      </m:oMath>
      <w:r>
        <w:t xml:space="preserve">.</w:t>
      </w:r>
    </w:p>
    <w:bookmarkEnd w:id="28"/>
    <w:bookmarkStart w:id="30" w:name="cor-deviance-drop-distribution"/>
    <w:p>
      <w:pPr>
        <w:pStyle w:val="BodyText"/>
      </w:pPr>
      <w:r>
        <w:rPr>
          <w:b/>
          <w:bCs/>
        </w:rPr>
        <w:t xml:space="preserve">Corollary 1 (Distribution of the drop in deviance)</w:t>
      </w:r>
      <w:r>
        <w:t xml:space="preserve"> </w:t>
      </w:r>
      <w:r>
        <w:t xml:space="preserve">Suppose the regularity conditions of</w:t>
      </w:r>
      <w:r>
        <w:t xml:space="preserve"> </w:t>
      </w:r>
      <w:hyperlink r:id="rId29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hold for the logistic regression model. Then for a large sample the drop in deviance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</w:p>
    <w:bookmarkEnd w:id="3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 drop in deviance is the likelihood ratio statistic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and</w:t>
      </w:r>
      <w:r>
        <w:t xml:space="preserve"> </w:t>
      </w:r>
      <w:hyperlink r:id="rId29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gives its approximate distribution.</w:t>
      </w:r>
    </w:p>
    <w:bookmarkStart w:id="31" w:name="exm-deviance-drop-distribution"/>
    <w:p>
      <w:pPr>
        <w:pStyle w:val="BodyText"/>
      </w:pPr>
      <w:r>
        <w:rPr>
          <w:b/>
          <w:bCs/>
        </w:rPr>
        <w:t xml:space="preserve">Example 5 (Testing the treatment effect)</w:t>
      </w:r>
      <w:r>
        <w:t xml:space="preserve"> </w:t>
      </w:r>
      <w:r>
        <w:t xml:space="preserve">For the statistic of</w:t>
      </w:r>
      <w:r>
        <w:t xml:space="preserve"> </w:t>
      </w:r>
      <w:hyperlink w:anchor="exm-deviance-drop">
        <w:r>
          <w:rPr>
            <w:rStyle w:val="Hyperlink"/>
          </w:rPr>
          <w:t xml:space="preserve">Example 4</w:t>
        </w:r>
      </w:hyperlink>
      <w:r>
        <w:t xml:space="preserve">, the p-value comes from the chi-square distribution 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degree of freedom.</w:t>
      </w:r>
    </w:p>
    <w:p>
      <w:pPr>
        <w:pStyle w:val="SourceCode"/>
      </w:pPr>
      <w:r>
        <w:rPr>
          <w:rStyle w:val="CommentTok"/>
        </w:rPr>
        <w:t xml:space="preserve"># upper tail of the chi-square distribution with 1 degree of freedom</w:t>
      </w:r>
      <w:r>
        <w:br/>
      </w:r>
      <w:r>
        <w:rPr>
          <w:rStyle w:val="NormalTok"/>
        </w:rPr>
        <w:t xml:space="preserve">wf_g2_p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(wf_g2,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wf_g2_p</w:t>
      </w:r>
      <w:r>
        <w:br/>
      </w:r>
      <w:r>
        <w:rPr>
          <w:rStyle w:val="CommentTok"/>
        </w:rPr>
        <w:t xml:space="preserve">#&gt; [1] 0.409726</w:t>
      </w:r>
    </w:p>
    <w:p>
      <w:pPr>
        <w:pStyle w:val="FirstParagraph"/>
      </w:pPr>
      <w:r>
        <w:t xml:space="preserve">The p-value is</w:t>
      </w:r>
      <w:r>
        <w:t xml:space="preserve"> </w:t>
      </w:r>
      <m:oMath>
        <m:r>
          <m:t>0.41</m:t>
        </m:r>
      </m:oMath>
      <w:r>
        <w:t xml:space="preserve">,</w:t>
      </w:r>
      <w:r>
        <w:t xml:space="preserve"> </w:t>
      </w:r>
      <w:r>
        <w:t xml:space="preserve">so six patients give no evidence of a treatment effect.</w:t>
      </w:r>
    </w:p>
    <w:bookmarkEnd w:id="31"/>
    <w:bookmarkEnd w:id="32"/>
    <w:bookmarkStart w:id="57" w:name="X6921c8acb91e896e6cca408a54c848bac546047"/>
    <w:p>
      <w:pPr>
        <w:pStyle w:val="Heading2"/>
      </w:pPr>
      <w:r>
        <w:t xml:space="preserve">3 Covariate patterns and the saturated model</w:t>
      </w:r>
    </w:p>
    <w:bookmarkStart w:id="33" w:name="def-covariate-pattern"/>
    <w:p>
      <w:pPr>
        <w:pStyle w:val="FirstParagraph"/>
      </w:pPr>
      <w:r>
        <w:rPr>
          <w:b/>
          <w:bCs/>
        </w:rPr>
        <w:t xml:space="preserve">Definition 4 (Covariate pattern)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 pattern</w:t>
      </w:r>
      <w:r>
        <w:t xml:space="preserve"> </w:t>
      </w:r>
      <w:r>
        <w:t xml:space="preserve">is a distinct value of the predictor vector among the observations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distinct values are written</w:t>
      </w:r>
      <w:r>
        <w:t xml:space="preserve"> </w:t>
      </w:r>
      <w:r>
        <w:t xml:space="preserve">$\mathord{\smash[b]{\underset{\raise.3ex\hbox{$\scriptstyle\sim$}}{x}}\vphantom{x}}^{(1)}, \dots, \mathord{\smash[b]{\underset{\raise.3ex\hbox{$\scriptstyle\sim$}}{x}}\vphantom{x}}^{(K)}$</w:t>
      </w:r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</w:p>
    <w:bookmarkEnd w:id="33"/>
    <w:bookmarkStart w:id="34" w:name="def-replicates"/>
    <w:p>
      <w:pPr>
        <w:pStyle w:val="BodyText"/>
      </w:pPr>
      <w:r>
        <w:rPr>
          <w:b/>
          <w:bCs/>
        </w:rPr>
        <w:t xml:space="preserve">Definition 5 (Replicates)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replicates</w:t>
      </w:r>
      <w:r>
        <w:t xml:space="preserve"> </w:t>
      </w:r>
      <w:r>
        <w:t xml:space="preserve">of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are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$\mathord{\smash[b]{\underset{\raise.3ex\hbox{$\scriptstyle\sim$}}{x}}\vphantom{x}}_i= \mathord{\smash[b]{\underset{\raise.3ex\hbox{$\scriptstyle\sim$}}{x}}\vphantom{x}}^{(k)}$</w:t>
      </w:r>
      <w:r>
        <w:t xml:space="preserve">.</w:t>
      </w:r>
      <w:r>
        <w:t xml:space="preserve"> </w:t>
      </w:r>
      <w:r>
        <w:t xml:space="preserve">Their number is written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34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3: Source: covariate patterns and replicates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5.5]</w:t>
            </w:r>
            <w:r>
              <w:t xml:space="preserve"> </w:t>
            </w:r>
            <w:r>
              <w:t xml:space="preserve">introduces both terms: observations that share a combination of factor levels and the same values of any continuous predictors have the same covariate pattern, and are called replicates.</w:t>
            </w:r>
          </w:p>
        </w:tc>
      </w:tr>
    </w:tbl>
    <w:bookmarkStart w:id="37" w:name="def-pattern-events"/>
    <w:p>
      <w:pPr>
        <w:pStyle w:val="BodyText"/>
      </w:pPr>
      <w:r>
        <w:rPr>
          <w:b/>
          <w:bCs/>
        </w:rPr>
        <w:t xml:space="preserve">Definition 6 (Events at a covariate pattern)</w:t>
      </w:r>
      <w:r>
        <w:t xml:space="preserve"> </w:t>
      </w:r>
      <w:r>
        <w:t xml:space="preserve">The number of</w:t>
      </w:r>
      <w:r>
        <w:t xml:space="preserve"> </w:t>
      </w:r>
      <w:r>
        <w:rPr>
          <w:b/>
          <w:bCs/>
        </w:rPr>
        <w:t xml:space="preserve">events</w:t>
      </w:r>
      <w:r>
        <w:t xml:space="preserve"> </w:t>
      </w:r>
      <w:r>
        <w:t xml:space="preserve">at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is the sum of the binary outcomes over its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:</w:t>
      </w:r>
    </w:p>
    <w:p>
      <w:pPr>
        <w:pStyle w:val="BodyText"/>
      </w:pPr>
      <w:r>
        <w:t xml:space="preserve">$$
    s_k = \sum_{i:\, \mathord{\smash[b]{\underset{\raise.3ex\hbox{$\scriptstyle\sim$}}{x}}\vphantom{x}}_i= \mathord{\smash[b]{\underset{\raise.3ex\hbox{$\scriptstyle\sim$}}{x}}\vphantom{x}}^{(k)}} y_i,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7"/>
    <w:bookmarkStart w:id="38" w:name="exm-covariate-patterns"/>
    <w:p>
      <w:pPr>
        <w:pStyle w:val="BodyText"/>
      </w:pPr>
      <w:r>
        <w:rPr>
          <w:b/>
          <w:bCs/>
        </w:rPr>
        <w:t xml:space="preserve">Example 6 (Covariate patterns in the low-birth-weight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whether each of 189 babies had low birth weight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low = 1</w:t>
      </w:r>
      <w:r>
        <w:t xml:space="preserve">, under 2.5 kg), along with the mother’s smoking status and race, among other predictors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(0 or 1)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(1, 2 or 3) as the predictors.</w:t>
      </w:r>
      <w:r>
        <w:t xml:space="preserve"> </w:t>
      </w:r>
      <w:r>
        <w:t xml:space="preserve">Counting the distinct pairs, and the babies and low-weight births at each, gives one row per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race)</w:t>
      </w:r>
      <w:r>
        <w:br/>
      </w:r>
      <w:r>
        <w:rPr>
          <w:rStyle w:val="CommentTok"/>
        </w:rPr>
        <w:t xml:space="preserve"># one row per covariate pattern: replicates and events</w:t>
      </w:r>
      <w:r>
        <w:br/>
      </w:r>
      <w:r>
        <w:rPr>
          <w:rStyle w:val="NormalTok"/>
        </w:rPr>
        <w:t xml:space="preserve">bw_grouped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nreps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nevents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(low),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bw_grouped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smoke race  nreps nevents</w:t>
      </w:r>
      <w:r>
        <w:br/>
      </w:r>
      <w:r>
        <w:rPr>
          <w:rStyle w:val="CommentTok"/>
        </w:rPr>
        <w:t xml:space="preserve">#&gt;   &lt;int&gt; &lt;fct&gt; &lt;int&gt;   &lt;int&gt;</w:t>
      </w:r>
      <w:r>
        <w:br/>
      </w:r>
      <w:r>
        <w:rPr>
          <w:rStyle w:val="CommentTok"/>
        </w:rPr>
        <w:t xml:space="preserve">#&gt; 1     0 1        44       4</w:t>
      </w:r>
      <w:r>
        <w:br/>
      </w:r>
      <w:r>
        <w:rPr>
          <w:rStyle w:val="CommentTok"/>
        </w:rPr>
        <w:t xml:space="preserve">#&gt; 2     0 2        16       5</w:t>
      </w:r>
      <w:r>
        <w:br/>
      </w:r>
      <w:r>
        <w:rPr>
          <w:rStyle w:val="CommentTok"/>
        </w:rPr>
        <w:t xml:space="preserve">#&gt; 3     0 3        55      20</w:t>
      </w:r>
      <w:r>
        <w:br/>
      </w:r>
      <w:r>
        <w:rPr>
          <w:rStyle w:val="CommentTok"/>
        </w:rPr>
        <w:t xml:space="preserve">#&gt; 4     1 1        52      19</w:t>
      </w:r>
      <w:r>
        <w:br/>
      </w:r>
      <w:r>
        <w:rPr>
          <w:rStyle w:val="CommentTok"/>
        </w:rPr>
        <w:t xml:space="preserve">#&gt; 5     1 2        10       6</w:t>
      </w:r>
      <w:r>
        <w:br/>
      </w:r>
      <w:r>
        <w:rPr>
          <w:rStyle w:val="CommentTok"/>
        </w:rPr>
        <w:t xml:space="preserve">#&gt; 6     1 3        12       5</w:t>
      </w:r>
    </w:p>
    <w:p>
      <w:pPr>
        <w:pStyle w:val="FirstParagraph"/>
      </w:pPr>
      <w:r>
        <w:t xml:space="preserve">There are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covariate patterns among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189</m:t>
        </m:r>
      </m:oMath>
      <w:r>
        <w:t xml:space="preserve"> </w:t>
      </w:r>
      <w:r>
        <w:t xml:space="preserve">babies.</w:t>
      </w:r>
      <w:r>
        <w:t xml:space="preserve"> </w:t>
      </w:r>
      <w:r>
        <w:t xml:space="preserve">The pattern with the most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 </w:t>
      </w:r>
      <w:r>
        <w:t xml:space="preserve">has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= 0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= 3, and it has 55 of them.</w:t>
      </w:r>
    </w:p>
    <w:bookmarkEnd w:id="38"/>
    <w:bookmarkStart w:id="41" w:name="def-saturated-model"/>
    <w:p>
      <w:pPr>
        <w:pStyle w:val="BodyText"/>
      </w:pPr>
      <w:r>
        <w:rPr>
          <w:b/>
          <w:bCs/>
        </w:rPr>
        <w:t xml:space="preserve">Definition 7 (Saturated model (full model, maximal model))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saturated model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full model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maximal model</w:t>
      </w:r>
      <w:r>
        <w:t xml:space="preserve"> </w:t>
      </w:r>
      <w:r>
        <w:t xml:space="preserve">[6, Sec. 5.5]</w:t>
      </w:r>
      <w:r>
        <w:t xml:space="preserve">) for binary outcomes gives each pattern its own free event</w:t>
      </w:r>
      <w:r>
        <w:t xml:space="preserve"> </w:t>
      </w:r>
      <w:hyperlink r:id="rId39">
        <w:r>
          <w:rPr>
            <w:rStyle w:val="Hyperlink"/>
          </w:rPr>
          <w:t xml:space="preserve">probability</w:t>
        </w:r>
      </w:hyperlink>
      <w:r>
        <w:t xml:space="preserve">:</w:t>
      </w:r>
    </w:p>
    <w:p>
      <w:pPr>
        <w:pStyle w:val="BodyText"/>
      </w:pPr>
      <w:bookmarkStart w:id="40" w:name="eq-saturated-model"/>
      <w:r>
        <w:t xml:space="preserve">$$
    {\Pr\mathopen{}\left(Y_i= 1 \mid \mathord{\smash[b]{\underset{\raise.3ex\hbox{$\scriptstyle\sim$}}{x}}\vphantom{x}}_i= \mathord{\smash[b]{\underset{\raise.3ex\hbox{$\scriptstyle\sim$}}{x}}\vphantom{x}}^{(k)}\right)\mathclose{}} = \pi_k,
    \qquad k = 1, \dots, K,
     \qquad(4)$$</w:t>
      </w:r>
      <w:bookmarkEnd w:id="40"/>
    </w:p>
    <w:p>
      <w:pPr>
        <w:pStyle w:val="FirstParagraph"/>
      </w:pPr>
      <w:r>
        <w:t xml:space="preserve">with the outcomes independent given the predictors.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1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4: Source: saturated model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5.5]</w:t>
            </w:r>
            <w:r>
              <w:t xml:space="preserve"> </w:t>
            </w:r>
            <w:r>
              <w:t xml:space="preserve">defines the saturated model as the model with the maximum number of parameters that can be estimated, one per distinct covariate pattern, and says it is also called a maximal or full model.</w:t>
            </w:r>
            <w:r>
              <w:t xml:space="preserve"> </w:t>
            </w:r>
            <w:r>
              <w:t xml:space="preserve">In model selection,</w:t>
            </w:r>
            <w:r>
              <w:t xml:space="preserve"> </w:t>
            </w:r>
            <w:r>
              <w:t xml:space="preserve">“full model”</w:t>
            </w:r>
            <w:r>
              <w:t xml:space="preserve"> </w:t>
            </w:r>
            <w:r>
              <w:t xml:space="preserve">often means something else: the model with every candidate predictor</w:t>
            </w:r>
            <w:r>
              <w:t xml:space="preserve"> </w:t>
            </w:r>
            <w:r>
              <w:t xml:space="preserve">[6, Sec. 6.3]</w:t>
            </w:r>
            <w:r>
              <w:t xml:space="preserve">.</w:t>
            </w:r>
            <w:r>
              <w:t xml:space="preserve"> </w:t>
            </w:r>
            <w:r>
              <w:t xml:space="preserve">That model is generally smaller than the saturated model.</w:t>
            </w:r>
          </w:p>
        </w:tc>
      </w:tr>
    </w:tbl>
    <w:bookmarkStart w:id="44" w:name="thm-saturated-mle"/>
    <w:p>
      <w:pPr>
        <w:pStyle w:val="BodyText"/>
      </w:pPr>
      <w:r>
        <w:rPr>
          <w:b/>
          <w:bCs/>
        </w:rPr>
        <w:t xml:space="preserve">Theorem 2 (The saturated model fits each pattern’s observed proportion)</w:t>
      </w:r>
      <w:r>
        <w:t xml:space="preserve"> </w:t>
      </w:r>
      <w:r>
        <w:t xml:space="preserve">The maximum likelihood estimate of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 </w:t>
      </w:r>
      <w:r>
        <w:t xml:space="preserve">is the observed proportion of</w:t>
      </w:r>
      <w:r>
        <w:t xml:space="preserve"> </w:t>
      </w:r>
      <w:hyperlink w:anchor="def-pattern-events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among the replicates of pattern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Independence gives each pattern its own</w:t>
      </w:r>
      <w:r>
        <w:t xml:space="preserve"> </w:t>
      </w:r>
      <w:hyperlink r:id="rId45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term, and the outcomes at pattern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contribute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terms share no parameters, so each is maximized on its own.</w:t>
      </w:r>
      <w:r>
        <w:t xml:space="preserve"> </w:t>
      </w:r>
      <w:r>
        <w:t xml:space="preserve">First suppose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 that both logarithms are defined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Setting the derivative with respect to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zero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through by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Expanding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Adding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both sides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Dividing both sides by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 log-likelihood term increases to this point and decreases after it, so the point is a maximum.</w:t>
      </w:r>
      <w:r>
        <w:t xml:space="preserve"> </w:t>
      </w:r>
      <w:r>
        <w:t xml:space="preserve">Now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 a logarithm is taken as</w:t>
      </w:r>
      <w:r>
        <w:t xml:space="preserve"> </w:t>
      </w:r>
      <m:oMath>
        <m:r>
          <m:t>0</m:t>
        </m:r>
      </m:oMath>
      <w:r>
        <w:t xml:space="preserve">, so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 which decreases in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 so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Next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By the same convention,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, which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Both agree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Start w:id="47" w:name="def-saturated-deviance"/>
    <w:p>
      <w:pPr>
        <w:pStyle w:val="BodyText"/>
      </w:pPr>
      <w:r>
        <w:rPr>
          <w:b/>
          <w:bCs/>
        </w:rPr>
        <w:t xml:space="preserve">Definition 8 (Deviance relative to the saturated model)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relative to the saturated model</w:t>
      </w:r>
      <w:r>
        <w:t xml:space="preserve"> </w:t>
      </w:r>
      <w:r>
        <w:t xml:space="preserve">of a fitted model is twice the amount by which its maximized log-likelihood</w:t>
      </w:r>
      <w:r>
        <w:t xml:space="preserve"> </w:t>
      </w:r>
      <w:r>
        <w:t xml:space="preserve">${\ell\mathopen{}\left(\hat{\mathord{\smash[b]{\underset{\raise.3ex\hbox{$\scriptstyle\sim$}}{\beta}}\vphantom{\beta}}}\right)\mathclose{}}$</w:t>
      </w:r>
      <w:r>
        <w:t xml:space="preserve"> </w:t>
      </w:r>
      <w:r>
        <w:t xml:space="preserve">falls short of the maximized log-likelihood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:</w:t>
      </w:r>
    </w:p>
    <w:p>
      <w:pPr>
        <w:pStyle w:val="BodyText"/>
      </w:pPr>
      <w:bookmarkStart w:id="46" w:name="eq-saturated-deviance"/>
      <w:r>
        <w:t xml:space="preserve">$$
    D_{\mathrm{sat}}= 2 \mathopen{}\left(\ell_{\mathrm{sat}}- {\ell\mathopen{}\left(\hat{\mathord{\smash[b]{\underset{\raise.3ex\hbox{$\scriptstyle\sim$}}{\beta}}\vphantom{\beta}}}\right)\mathclose{}}\right)\mathclose{}.
     \qquad(5)$$</w:t>
      </w:r>
      <w:bookmarkEnd w:id="46"/>
    </w:p>
    <w:bookmarkEnd w:id="47"/>
    <w:bookmarkStart w:id="49" w:name="thm-saturated-deviance"/>
    <w:p>
      <w:pPr>
        <w:pStyle w:val="FirstParagraph"/>
      </w:pPr>
      <w:r>
        <w:rPr>
          <w:b/>
          <w:bCs/>
        </w:rPr>
        <w:t xml:space="preserve">Theorem 3 (The deviance relative to the saturated model, from grouped counts)</w:t>
      </w:r>
      <w:r>
        <w:t xml:space="preserve"> </w:t>
      </w:r>
      <w:r>
        <w:t xml:space="preserve">For a fitted logistic regression with fitted event probabilities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at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covariate patterns,</w:t>
      </w:r>
    </w:p>
    <w:p>
      <w:pPr>
        <w:pStyle w:val="BodyText"/>
      </w:pPr>
      <w:bookmarkStart w:id="48" w:name="eq-saturated-deviance-grouped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=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t>​</m:t>
              </m:r>
            </m:e>
          </m:nary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π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π</m:t>
                                  </m:r>
                                </m:e>
                              </m:acc>
                            </m:e>
                            <m:sub>
                              <m:r>
                                <m:t>k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den>
                  </m:f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48"/>
    </w:p>
    <w:p>
      <w:pPr>
        <w:pStyle w:val="FirstParagraph"/>
      </w:pPr>
      <w:r>
        <w:t xml:space="preserve">where a term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contributes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its zero-count part.</w:t>
      </w:r>
    </w:p>
    <w:bookmarkEnd w:id="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Grouping the outcomes by pattern, the</w:t>
      </w:r>
      <w:r>
        <w:t xml:space="preserve"> </w:t>
      </w:r>
      <w:hyperlink r:id="rId50">
        <w:r>
          <w:rPr>
            <w:rStyle w:val="Hyperlink"/>
          </w:rPr>
          <w:t xml:space="preserve">fitted model</w:t>
        </w:r>
      </w:hyperlink>
      <w:r>
        <w:t xml:space="preserve">’s</w:t>
      </w:r>
      <w:r>
        <w:t xml:space="preserve"> </w:t>
      </w:r>
      <w:hyperlink r:id="rId45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${\ell\mathopen{}\left(\hat{\mathord{\smash[b]{\underset{\raise.3ex\hbox{$\scriptstyle\sim$}}{\beta}}\vphantom{\beta}}}\right)\mathclose{}} = \sum_{k=1}^{K}\mathopen{}\left\{s_k \ln \hat\pi_k + \mathopen{}\left(m_k - s_k\right)\mathclose{} {\ln\mathopen{}\left(1 - \hat\pi_k\right)\mathclose{}}\right\}\mathclose{}$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, the saturated log-likelihood is the same sum with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replaced by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Subtracting the fitted from the saturated log-likelihood, term by term, replaces each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ln</m:t>
        </m:r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m</m:t>
                    </m:r>
                  </m:e>
                  <m:sub>
                    <m:r>
                      <m:t>k</m:t>
                    </m:r>
                  </m:sub>
                </m:sSub>
                <m:sSub>
                  <m:e>
                    <m:acc>
                      <m:accPr>
                        <m:chr m:val="̂"/>
                      </m:accPr>
                      <m:e>
                        <m:r>
                          <m:t>π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, and likewise for the non-events.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2</m:t>
        </m:r>
      </m:oMath>
      <w:r>
        <w:t xml:space="preserve">, as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does, gives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</w:t>
      </w:r>
      <w:r>
        <w:t xml:space="preserve"> </w:t>
      </w:r>
      <m:oMath>
        <m:r>
          <m:rPr>
            <m:sty m:val="p"/>
          </m:rPr>
          <m:t>ln</m:t>
        </m:r>
        <m:r>
          <m:t>0</m:t>
        </m:r>
      </m:oMath>
      <w:r>
        <w:t xml:space="preserve"> </w:t>
      </w:r>
      <w:r>
        <w:t xml:space="preserve">is taken as</w:t>
      </w:r>
      <w:r>
        <w:t xml:space="preserve"> </w:t>
      </w:r>
      <m:oMath>
        <m:r>
          <m:t>0</m:t>
        </m:r>
      </m:oMath>
      <w:r>
        <w:t xml:space="preserve">, its limit.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5: Source: deviance from grouped counts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5.6.1]</w:t>
            </w:r>
            <w:r>
              <w:t xml:space="preserve"> </w:t>
            </w:r>
            <w:r>
              <w:t xml:space="preserve">derives the deviance of a binomial model relative to the saturated model, and Section 7.5 writes it in the form of</w:t>
            </w:r>
            <w:r>
              <w:t xml:space="preserve"> </w:t>
            </w:r>
            <w:hyperlink w:anchor="eq-saturated-deviance-grouped">
              <w:r>
                <w:rPr>
                  <w:rStyle w:val="Hyperlink"/>
                </w:rPr>
                <w:t xml:space="preserve">Equation 6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Section 7.5 also notes that when every observation has its own covariate pattern, so each count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this deviance is not a useful measure of fit.</w:t>
            </w:r>
          </w:p>
        </w:tc>
      </w:tr>
    </w:tbl>
    <w:bookmarkStart w:id="53" w:name="cor-deviance-shift"/>
    <w:p>
      <w:pPr>
        <w:pStyle w:val="BodyText"/>
      </w:pPr>
      <w:r>
        <w:rPr>
          <w:b/>
          <w:bCs/>
        </w:rPr>
        <w:t xml:space="preserve">Corollary 2 (The deviance is the saturated-model deviance shifted by a constant)</w:t>
      </w:r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fitted logistic regression and its</w:t>
      </w:r>
      <w:r>
        <w:t xml:space="preserve"> </w:t>
      </w:r>
      <w:hyperlink w:anchor="def-saturated-deviance">
        <w:r>
          <w:rPr>
            <w:rStyle w:val="Hyperlink"/>
          </w:rPr>
          <w:t xml:space="preserve">deviance relative to the saturated model</w:t>
        </w:r>
      </w:hyperlink>
      <w:r>
        <w:t xml:space="preserve"> </w:t>
      </w:r>
      <w:r>
        <w:t xml:space="preserve">differ by a constant that depends on the data and not on the fitted model: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ℓ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$D= -2 {\ell\mathopen{}\left(\hat{\mathord{\smash[b]{\underset{\raise.3ex\hbox{$\scriptstyle\sim$}}{\beta}}\vphantom{\beta}}}\right)\mathclose{}}$</w:t>
      </w:r>
      <w:r>
        <w:t xml:space="preserve">.</w:t>
      </w:r>
      <w:r>
        <w:t xml:space="preserve"> </w:t>
      </w:r>
      <w:r>
        <w:t xml:space="preserve">Distributing the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in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$D_{\mathrm{sat}}= 2 \ell_{\mathrm{sat}}- 2 {\ell\mathopen{}\left(\hat{\mathord{\smash[b]{\underset{\raise.3ex\hbox{$\scriptstyle\sim$}}{\beta}}\vphantom{\beta}}}\right)\mathclose{}}$</w:t>
      </w:r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w:r>
        <w:t xml:space="preserve">$D= -2 {\ell\mathopen{}\left(\hat{\mathord{\smash[b]{\underset{\raise.3ex\hbox{$\scriptstyle\sim$}}{\beta}}\vphantom{\beta}}}\right)\mathclose{}}$</w:t>
      </w:r>
      <w:r>
        <w:t xml:space="preserve"> </w:t>
      </w:r>
      <w:r>
        <w:t xml:space="preserve">into this expression gives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+</m:t>
        </m:r>
        <m:r>
          <m:t>D</m:t>
        </m:r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from both sides gives the claim.</w:t>
      </w:r>
    </w:p>
    <w:bookmarkStart w:id="54" w:name="rem-deviance-shift"/>
    <w:p>
      <w:pPr>
        <w:pStyle w:val="BodyText"/>
      </w:pPr>
      <w:r>
        <w:rPr>
          <w:i/>
          <w:iCs/>
        </w:rPr>
        <w:t xml:space="preserve">Remark 6</w:t>
      </w:r>
      <w:r>
        <w:t xml:space="preserve"> (Why the shift does not change the drop in deviance). </w:t>
      </w:r>
      <w:r>
        <w:t xml:space="preserve">The constant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is the same for every model fit to the same data, because the saturated model depends only on the data.</w:t>
      </w:r>
      <w:r>
        <w:t xml:space="preserve"> </w:t>
      </w:r>
      <w:r>
        <w:t xml:space="preserve">So the difference between the deviances of two models, such as the drop in deviance of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, is the same whether it is computed from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or from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two deviances differ in their size, though: when every pattern has one replicate, the saturated model fits every label exactly,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54"/>
    <w:bookmarkStart w:id="55" w:name="exm-saturated-deviance"/>
    <w:p>
      <w:pPr>
        <w:pStyle w:val="BodyText"/>
      </w:pPr>
      <w:r>
        <w:rPr>
          <w:b/>
          <w:bCs/>
        </w:rPr>
        <w:t xml:space="preserve">Example 7 (The deviance of the low-birth-weight model, ungrouped and grouped)</w:t>
      </w:r>
      <w:r>
        <w:t xml:space="preserve"> </w:t>
      </w:r>
      <w:r>
        <w:t xml:space="preserve">Fit a logistic regression of low birth weight on smoking and race, once to the 189 individual babies</w:t>
      </w:r>
      <w:r>
        <w:t xml:space="preserve"> </w:t>
      </w:r>
      <w:r>
        <w:t xml:space="preserve">and once to the 6 grouped counts of</w:t>
      </w:r>
      <w:r>
        <w:t xml:space="preserve"> </w:t>
      </w:r>
      <w:hyperlink w:anchor="exm-covariate-patterns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deviance()</w:t>
      </w:r>
      <w:r>
        <w:t xml:space="preserve"> </w:t>
      </w:r>
      <w:r>
        <w:t xml:space="preserve">is the deviance of</w:t>
      </w:r>
      <w:r>
        <w:t xml:space="preserve">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 the first fit</w:t>
      </w:r>
      <w:r>
        <w:t xml:space="preserve"> </w:t>
      </w:r>
      <w:r>
        <w:t xml:space="preserve">and the deviance relative to the saturated model of</w:t>
      </w:r>
      <w:r>
        <w:t xml:space="preserve"> </w:t>
      </w:r>
      <w:hyperlink w:anchor="def-saturated-deviance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for the second.</w:t>
      </w:r>
      <w:r>
        <w:t xml:space="preserve"> </w:t>
      </w:r>
      <w:r>
        <w:t xml:space="preserve">We check the second against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 to the individual babies</w:t>
      </w:r>
      <w:r>
        <w:br/>
      </w:r>
      <w:r>
        <w:rPr>
          <w:rStyle w:val="NormalTok"/>
        </w:rPr>
        <w:t xml:space="preserve">bw_fit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(low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bw)</w:t>
      </w:r>
      <w:r>
        <w:br/>
      </w:r>
      <w:r>
        <w:rPr>
          <w:rStyle w:val="CommentTok"/>
        </w:rPr>
        <w:t xml:space="preserve"># fit to the grouped counts: events and non-events at each pattern</w:t>
      </w:r>
      <w:r>
        <w:br/>
      </w:r>
      <w:r>
        <w:rPr>
          <w:rStyle w:val="NormalTok"/>
        </w:rPr>
        <w:t xml:space="preserve">bw_fit_grouped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(nevents, 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nevents)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bw_grouped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fitted probability at each pattern</w:t>
      </w:r>
      <w:r>
        <w:br/>
      </w:r>
      <w:r>
        <w:rPr>
          <w:rStyle w:val="NormalTok"/>
        </w:rPr>
        <w:t xml:space="preserve">bw_phat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(bw_fit_grouped)</w:t>
      </w:r>
      <w:r>
        <w:br/>
      </w:r>
      <w:r>
        <w:rPr>
          <w:rStyle w:val="CommentTok"/>
        </w:rPr>
        <w:t xml:space="preserve"># one term of the grouped formula; a zero count contributes 0</w:t>
      </w:r>
      <w:r>
        <w:br/>
      </w:r>
      <w:r>
        <w:rPr>
          <w:rStyle w:val="NormalTok"/>
        </w:rPr>
        <w:t xml:space="preserve">bw_term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(count, expected)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count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bw_sat_dev_hand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bw_phat)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bw_sat_dev_hand,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glm_ungrouped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by_hand   glm_grouped glm_ungrouped </w:t>
      </w:r>
      <w:r>
        <w:br/>
      </w:r>
      <w:r>
        <w:rPr>
          <w:rStyle w:val="CommentTok"/>
        </w:rPr>
        <w:t xml:space="preserve">#&gt;       3.15694       3.15694     219.97471</w:t>
      </w:r>
    </w:p>
    <w:p>
      <w:pPr>
        <w:pStyle w:val="FirstParagraph"/>
      </w:pPr>
      <w:r>
        <w:t xml:space="preserve">The deviance relative to the saturated model is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3.157</m:t>
        </m:r>
      </m:oMath>
      <w:r>
        <w:t xml:space="preserve"> </w:t>
      </w:r>
      <w:r>
        <w:t xml:space="preserve">on the grouped counts,</w:t>
      </w:r>
      <w:r>
        <w:t xml:space="preserve"> </w:t>
      </w:r>
      <w:r>
        <w:t xml:space="preserve">and the deviance is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219.975</m:t>
        </m:r>
      </m:oMath>
      <w:r>
        <w:t xml:space="preserve"> </w:t>
      </w:r>
      <w:r>
        <w:t xml:space="preserve">on the individual babies.</w:t>
      </w:r>
    </w:p>
    <w:bookmarkEnd w:id="55"/>
    <w:bookmarkStart w:id="56" w:name="exm-deviance-shift"/>
    <w:p>
      <w:pPr>
        <w:pStyle w:val="BodyText"/>
      </w:pPr>
      <w:r>
        <w:rPr>
          <w:b/>
          <w:bCs/>
        </w:rPr>
        <w:t xml:space="preserve">Example 8 (The shift between the two deviances)</w:t>
      </w:r>
      <w:r>
        <w:t xml:space="preserve"> </w:t>
      </w:r>
      <w:r>
        <w:t xml:space="preserve">For the two fits of</w:t>
      </w:r>
      <w:r>
        <w:t xml:space="preserve"> </w:t>
      </w:r>
      <w:hyperlink w:anchor="exm-saturated-deviance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t>D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left side is 216.818.</w:t>
      </w:r>
      <w:r>
        <w:t xml:space="preserve"> </w:t>
      </w:r>
      <w:r>
        <w:t xml:space="preserve">We compute the right side from the observed proportions of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twice the saturated log-likelihood, from the observed proportions</w:t>
      </w:r>
      <w:r>
        <w:br/>
      </w:r>
      <w:r>
        <w:rPr>
          <w:rStyle w:val="NormalTok"/>
        </w:rPr>
        <w:t xml:space="preserve">bw_phat_sat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</w:t>
      </w:r>
      <w:r>
        <w:br/>
      </w:r>
      <w:r>
        <w:rPr>
          <w:rStyle w:val="NormalTok"/>
        </w:rPr>
        <w:t xml:space="preserve">bw_two_llik_sat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(bw_phat_sat))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bw_phat_sat)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minus_two_llik_sat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bw_two_llik_sat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difference minus_two_llik_sat </w:t>
      </w:r>
      <w:r>
        <w:br/>
      </w:r>
      <w:r>
        <w:rPr>
          <w:rStyle w:val="CommentTok"/>
        </w:rPr>
        <w:t xml:space="preserve">#&gt;            216.818            216.818</w:t>
      </w:r>
    </w:p>
    <w:bookmarkEnd w:id="56"/>
    <w:bookmarkEnd w:id="57"/>
    <w:bookmarkStart w:id="66" w:name="X840099c27253be6d59b8623dccfe2e383b0f72c"/>
    <w:p>
      <w:pPr>
        <w:pStyle w:val="Heading2"/>
      </w:pPr>
      <w:r>
        <w:t xml:space="preserve">4 Confidence intervals for the coefficients</w:t>
      </w:r>
    </w:p>
    <w:bookmarkStart w:id="59" w:name="thm-logistic-mle-distribution"/>
    <w:p>
      <w:pPr>
        <w:pStyle w:val="FirstParagraph"/>
      </w:pPr>
      <w:r>
        <w:rPr>
          <w:b/>
          <w:bCs/>
        </w:rPr>
        <w:t xml:space="preserve">Theorem 4 (Approximate distribution of the fitted coefficients)</w:t>
      </w:r>
      <w:r>
        <w:t xml:space="preserve"> </w:t>
      </w:r>
      <w:r>
        <w:t xml:space="preserve">Suppose the outcomes follow the</w:t>
      </w:r>
      <w:r>
        <w:t xml:space="preserve"> </w:t>
      </w:r>
      <w:hyperlink w:anchor="def-logistic-regression">
        <w:r>
          <w:rPr>
            <w:rStyle w:val="Hyperlink"/>
          </w:rPr>
          <w:t xml:space="preserve">logistic regression model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matrix whose rows are</w:t>
      </w:r>
      <w:r>
        <w:t xml:space="preserve"> </w:t>
      </w:r>
      <w:r>
        <w:t xml:space="preserve">${\mathord{\smash[b]{\underset{\raise.3ex\hbox{$\scriptstyle\sim$}}{x}}\vphantom{x}}_i}^{\top}$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diagonal matrix with entries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Under regularity conditions, for a large sample the fitted coefficients are approximately Gaussian,</w:t>
      </w:r>
    </w:p>
    <w:p>
      <w:pPr>
        <w:pStyle w:val="BodyText"/>
      </w:pPr>
      <w:bookmarkStart w:id="58" w:name="eq-logistic-mle-distribution"/>
      <w:r>
        <w:t xml:space="preserve">$$
    \hat{\mathord{\smash[b]{\underset{\raise.3ex\hbox{$\scriptstyle\sim$}}{\beta}}\vphantom{\beta}}}\approx \operatorname{N}\mathopen{}\left(\mathord{\smash[b]{\underset{\raise.3ex\hbox{$\scriptstyle\sim$}}{\beta}}\vphantom{\beta}}, {\mathopen{}\left({X}^{\top} W X\right)\mathclose{}}^{-1}\right)\mathclose{}.
     \qquad(7)$$</w:t>
      </w:r>
      <w:bookmarkEnd w:id="58"/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log-likelihood has score</w:t>
      </w:r>
      <w:r>
        <w:t xml:space="preserve"> </w:t>
      </w:r>
      <w:r>
        <w:t xml:space="preserve">${X}^{\top} \mathopen{}\left(\mathord{\smash[b]{\underset{\raise.3ex\hbox{$\scriptstyle\sim$}}{y}}\vphantom{y}}- \mathord{\smash[b]{\underset{\raise.3ex\hbox{$\scriptstyle\sim$}}{\pi}}\vphantom{\pi}}\right)\mathclose{}$</w:t>
      </w:r>
      <w:r>
        <w:t xml:space="preserve">,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, which does not involve the outcomes.</w:t>
      </w:r>
      <w:r>
        <w:t xml:space="preserve"> </w:t>
      </w:r>
      <w:r>
        <w:t xml:space="preserve">The observed and expected information are therefore both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.</w:t>
      </w:r>
      <w:r>
        <w:t xml:space="preserve"> </w:t>
      </w:r>
      <w:r>
        <w:t xml:space="preserve">The claim is the Gaussian approximation of the</w:t>
      </w:r>
      <w:r>
        <w:t xml:space="preserve"> </w:t>
      </w:r>
      <w:hyperlink r:id="rId60">
        <w:r>
          <w:rPr>
            <w:rStyle w:val="Hyperlink"/>
          </w:rPr>
          <w:t xml:space="preserve">central limit theorem for MLEs</w:t>
        </w:r>
      </w:hyperlink>
      <w:r>
        <w:t xml:space="preserve">, with this information in place of the inverse covariance.</w:t>
      </w:r>
      <w:r>
        <w:t xml:space="preserve"> </w:t>
      </w:r>
      <w:r>
        <w:t xml:space="preserve">The result is stated for logistic regression by</w:t>
      </w:r>
      <w:r>
        <w:t xml:space="preserve"> </w:t>
      </w:r>
      <w:r>
        <w:t xml:space="preserve">Hastie et al. [5, Sec. 4.4.3]</w:t>
      </w:r>
      <w:r>
        <w:t xml:space="preserve">.</w:t>
      </w:r>
      <w:r>
        <w:t xml:space="preserve"> </w:t>
      </w:r>
      <w:r>
        <w:t xml:space="preserve">For independent but non-identically distributed outcomes it holds under conditions on the predictors that</w:t>
      </w:r>
      <w:r>
        <w:t xml:space="preserve"> </w:t>
      </w:r>
      <w:r>
        <w:t xml:space="preserve">Fahrmeir and Kaufmann [9]</w:t>
      </w:r>
      <w:r>
        <w:t xml:space="preserve"> </w:t>
      </w:r>
      <w:r>
        <w:t xml:space="preserve">give.</w:t>
      </w:r>
    </w:p>
    <w:bookmarkStart w:id="62" w:name="cor-logistic-wald"/>
    <w:p>
      <w:pPr>
        <w:pStyle w:val="BodyText"/>
      </w:pPr>
      <w:r>
        <w:rPr>
          <w:b/>
          <w:bCs/>
        </w:rPr>
        <w:t xml:space="preserve">Corollary 3 (Wald interval for a logistic coefficient)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W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replaced by its fitted value.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the square root of the diagonal entry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the row and column of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; because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comes first, that is the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th diagonal entry counting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</w:t>
      </w:r>
      <w:r>
        <w:t xml:space="preserve"> </w:t>
      </w:r>
      <w:hyperlink r:id="rId61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with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2"/>
    <w:bookmarkStart w:id="63" w:name="exm-logistic-wald"/>
    <w:p>
      <w:pPr>
        <w:pStyle w:val="FirstParagraph"/>
      </w:pPr>
      <w:r>
        <w:rPr>
          <w:b/>
          <w:bCs/>
        </w:rPr>
        <w:t xml:space="preserve">Example 9 (A Wald interval from six patients)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vcov</w:t>
      </w:r>
      <w:r>
        <w:t xml:space="preserve"> </w:t>
      </w:r>
      <w:r>
        <w:t xml:space="preserve">returns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standard errors: square roots of the diagonal of (X'WX)^-1</w:t>
      </w:r>
      <w:r>
        <w:br/>
      </w:r>
      <w:r>
        <w:rPr>
          <w:rStyle w:val="NormalTok"/>
        </w:rPr>
        <w:t xml:space="preserve">wf_se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vcov</w:t>
      </w:r>
      <w:r>
        <w:rPr>
          <w:rStyle w:val="NormalTok"/>
        </w:rPr>
        <w:t xml:space="preserve">(wf_fit)))</w:t>
      </w:r>
      <w:r>
        <w:br/>
      </w:r>
      <w:r>
        <w:rPr>
          <w:rStyle w:val="NormalTok"/>
        </w:rPr>
        <w:t xml:space="preserve">wf_slope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CommentTok"/>
        </w:rPr>
        <w:t xml:space="preserve"># 95% Wald interval for the slope</w:t>
      </w:r>
      <w:r>
        <w:br/>
      </w:r>
      <w:r>
        <w:rPr>
          <w:rStyle w:val="NormalTok"/>
        </w:rPr>
        <w:t xml:space="preserve">wf_ci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wf_slope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wf_summary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wf_slope,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(wf_summary,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slope     se  lower  upper </w:t>
      </w:r>
      <w:r>
        <w:br/>
      </w:r>
      <w:r>
        <w:rPr>
          <w:rStyle w:val="CommentTok"/>
        </w:rPr>
        <w:t xml:space="preserve">#&gt;  0.693  0.866 -1.004  2.391</w:t>
      </w:r>
    </w:p>
    <w:p>
      <w:pPr>
        <w:pStyle w:val="FirstParagraph"/>
      </w:pPr>
      <w:r>
        <w:t xml:space="preserve">The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2.39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</m:oMath>
      <w:r>
        <w:t xml:space="preserve">, consistent with the test of</w:t>
      </w:r>
      <w:r>
        <w:t xml:space="preserve"> </w:t>
      </w:r>
      <w:hyperlink w:anchor="exm-deviance-drop-distributi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63"/>
    <w:bookmarkStart w:id="64" w:name="cor-logistic-odds-interval"/>
    <w:p>
      <w:pPr>
        <w:pStyle w:val="BodyText"/>
      </w:pPr>
      <w:r>
        <w:rPr>
          <w:b/>
          <w:bCs/>
        </w:rPr>
        <w:t xml:space="preserve">Corollary 4 (Interval for the odds factor of a logistic coefficient)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L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a confidence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cor-logistic-wald">
        <w:r>
          <w:rPr>
            <w:rStyle w:val="Hyperlink"/>
          </w:rPr>
          <w:t xml:space="preserve">Corollary 3</w:t>
        </w:r>
      </w:hyperlink>
      <w:r>
        <w:t xml:space="preserve">, then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e</m:t>
                </m:r>
              </m:e>
              <m:sup>
                <m:r>
                  <m:t>L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e</m:t>
                </m:r>
              </m:e>
              <m:sup>
                <m:r>
                  <m:t>U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a confidence interval with the same level for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</m:oMath>
      <w:r>
        <w:t xml:space="preserve">, the factor by which a one-unit increase in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holding the other predictors fixed, multiplies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exponential function is increasing, so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holds exactly when</w:t>
      </w:r>
      <w:r>
        <w:t xml:space="preserve"> </w:t>
      </w:r>
      <m:oMath>
        <m:sSup>
          <m:e>
            <m:r>
              <m:t>e</m:t>
            </m:r>
          </m:e>
          <m:sup>
            <m:r>
              <m:t>L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.</w:t>
      </w:r>
    </w:p>
    <w:bookmarkStart w:id="65" w:name="exm-logistic-odds-interval"/>
    <w:p>
      <w:pPr>
        <w:pStyle w:val="BodyText"/>
      </w:pPr>
      <w:r>
        <w:rPr>
          <w:b/>
          <w:bCs/>
        </w:rPr>
        <w:t xml:space="preserve">Example 10 (How little six patients tell us)</w:t>
      </w:r>
      <w:r>
        <w:t xml:space="preserve"> </w:t>
      </w:r>
      <w:r>
        <w:t xml:space="preserve">The two groups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sit two units apart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scale, so the odds ratio between them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fitted group odds ratio, and its interval: exponentiate twice the slope</w:t>
      </w:r>
      <w:r>
        <w:br/>
      </w:r>
      <w:r>
        <w:rPr>
          <w:rStyle w:val="NormalTok"/>
        </w:rPr>
        <w:t xml:space="preserve">wf_group_or_hat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wf_slope)</w:t>
      </w:r>
      <w:r>
        <w:br/>
      </w:r>
      <w:r>
        <w:rPr>
          <w:rStyle w:val="NormalTok"/>
        </w:rPr>
        <w:t xml:space="preserve">wf_group_or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wf_ci)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wf_group_or_hat,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estimate      lower      upper </w:t>
      </w:r>
      <w:r>
        <w:br/>
      </w:r>
      <w:r>
        <w:rPr>
          <w:rStyle w:val="CommentTok"/>
        </w:rPr>
        <w:t xml:space="preserve">#&gt;   4.000000   0.134195 119.229587</w:t>
      </w:r>
    </w:p>
    <w:p>
      <w:pPr>
        <w:pStyle w:val="FirstParagraph"/>
      </w:pPr>
      <w:r>
        <w:t xml:space="preserve">The fitted odds of recovery in the treatment group 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times those in the control group,</w:t>
      </w:r>
      <w:r>
        <w:t xml:space="preserve"> </w:t>
      </w:r>
      <w:r>
        <w:t xml:space="preserve">with interval</w:t>
      </w:r>
      <w:r>
        <w:t xml:space="preserve"> </w:t>
      </w:r>
      <m:oMath>
        <m:r>
          <m:rPr>
            <m:sty m:val="p"/>
          </m:rPr>
          <m:t>(</m:t>
        </m:r>
        <m:r>
          <m:t>0.13</m:t>
        </m:r>
        <m:r>
          <m:rPr>
            <m:sty m:val="p"/>
          </m:rPr>
          <m:t>,</m:t>
        </m:r>
        <m:r>
          <m:t>119.2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interval runs from a strong harm to a large benefit.</w:t>
      </w:r>
      <w:r>
        <w:t xml:space="preserve"> </w:t>
      </w:r>
      <w:r>
        <w:t xml:space="preserve">Its width shows how little information six observations carry about the slope.</w:t>
      </w:r>
    </w:p>
    <w:bookmarkEnd w:id="65"/>
    <w:bookmarkEnd w:id="66"/>
    <w:bookmarkStart w:id="85" w:name="references"/>
    <w:p>
      <w:pPr>
        <w:pStyle w:val="Heading2"/>
      </w:pPr>
      <w:r>
        <w:t xml:space="preserve">References</w:t>
      </w:r>
    </w:p>
    <w:bookmarkStart w:id="84" w:name="refs"/>
    <w:bookmarkStart w:id="68" w:name="ref-wikipedia_likelihood_ratio_test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“Likelihood-ratio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7">
        <w:r>
          <w:rPr>
            <w:rStyle w:val="Hyperlink"/>
          </w:rPr>
          <w:t xml:space="preserve">https://en.wikipedia.org/wiki/Likelihood-ratio_test</w:t>
        </w:r>
      </w:hyperlink>
    </w:p>
    <w:bookmarkEnd w:id="68"/>
    <w:bookmarkStart w:id="70" w:name="ref-wikipedia_logistic_regress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“Logistic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https://en.wikipedia.org/wiki/Logistic_regression</w:t>
        </w:r>
      </w:hyperlink>
    </w:p>
    <w:bookmarkEnd w:id="70"/>
    <w:bookmarkStart w:id="72" w:name="ref-wikipedia_deviance_statis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“Deviance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1">
        <w:r>
          <w:rPr>
            <w:rStyle w:val="Hyperlink"/>
          </w:rPr>
          <w:t xml:space="preserve">https://en.wikipedia.org/wiki/Deviance_%28statistics%29</w:t>
        </w:r>
      </w:hyperlink>
    </w:p>
    <w:bookmarkEnd w:id="72"/>
    <w:bookmarkStart w:id="74" w:name="ref-nelder1972generalized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A. Nelder and R. W. M. Wedderburn,</w:t>
      </w:r>
      <w:r>
        <w:t xml:space="preserve"> </w:t>
      </w:r>
      <w:r>
        <w:t xml:space="preserve">“Generalized linear models,”</w:t>
      </w:r>
      <w:r>
        <w:t xml:space="preserve"> </w:t>
      </w:r>
      <w:r>
        <w:rPr>
          <w:i/>
          <w:iCs/>
        </w:rPr>
        <w:t xml:space="preserve">Journal of the Royal Statistical Society: Series A (General)</w:t>
      </w:r>
      <w:r>
        <w:t xml:space="preserve">, vol. 135, no. 3, pp. 370–384, 1972, doi:</w:t>
      </w:r>
      <w:r>
        <w:t xml:space="preserve"> </w:t>
      </w:r>
      <w:hyperlink r:id="rId73">
        <w:r>
          <w:rPr>
            <w:rStyle w:val="Hyperlink"/>
          </w:rPr>
          <w:t xml:space="preserve">10.2307/2344614</w:t>
        </w:r>
      </w:hyperlink>
      <w:r>
        <w:t xml:space="preserve">.</w:t>
      </w:r>
    </w:p>
    <w:bookmarkEnd w:id="74"/>
    <w:bookmarkStart w:id="76" w:name="ref-hastie2009element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75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76"/>
    <w:bookmarkStart w:id="78" w:name="ref-dobson4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77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78"/>
    <w:bookmarkStart w:id="79" w:name="ref-hosmer1989applie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79"/>
    <w:bookmarkStart w:id="81" w:name="ref-wikipedia_saturated_mode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“Saturated model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https://en.wikipedia.org/wiki/Saturated_model</w:t>
        </w:r>
      </w:hyperlink>
    </w:p>
    <w:bookmarkEnd w:id="81"/>
    <w:bookmarkStart w:id="83" w:name="ref-fahrmeir1985consistenc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L. Fahrmeir and H. Kaufmann,</w:t>
      </w:r>
      <w:r>
        <w:t xml:space="preserve"> </w:t>
      </w:r>
      <w:r>
        <w:t xml:space="preserve">“Consistency and asymptotic normality of the maximum likelihood estimator in generalized linear models,”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13, no. 1, pp. 342–368, 1985, doi:</w:t>
      </w:r>
      <w:r>
        <w:t xml:space="preserve"> </w:t>
      </w:r>
      <w:hyperlink r:id="rId82">
        <w:r>
          <w:rPr>
            <w:rStyle w:val="Hyperlink"/>
          </w:rPr>
          <w:t xml:space="preserve">10.1214/aos/1176346597</w:t>
        </w:r>
      </w:hyperlink>
      <w:r>
        <w:t xml:space="preserve">.</w:t>
      </w:r>
    </w:p>
    <w:bookmarkEnd w:id="83"/>
    <w:bookmarkEnd w:id="84"/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image" Target="media/rId17.png"/><Relationship Id="rId75" Type="http://schemas.openxmlformats.org/officeDocument/2006/relationships/hyperlink" Target="https://doi.org/10.1007/978-0-387-84858-7" TargetMode="External"/><Relationship Id="rId77" Type="http://schemas.openxmlformats.org/officeDocument/2006/relationships/hyperlink" Target="https://doi.org/10.1201/9781315182780" TargetMode="External"/><Relationship Id="rId82" Type="http://schemas.openxmlformats.org/officeDocument/2006/relationships/hyperlink" Target="https://doi.org/10.1214/aos/1176346597" TargetMode="External"/><Relationship Id="rId73" Type="http://schemas.openxmlformats.org/officeDocument/2006/relationships/hyperlink" Target="https://doi.org/10.2307/2344614" TargetMode="External"/><Relationship Id="rId71" Type="http://schemas.openxmlformats.org/officeDocument/2006/relationships/hyperlink" Target="https://en.wikipedia.org/wiki/Deviance_%28statistics%29" TargetMode="External"/><Relationship Id="rId67" Type="http://schemas.openxmlformats.org/officeDocument/2006/relationships/hyperlink" Target="https://en.wikipedia.org/wiki/Likelihood-ratio_test" TargetMode="External"/><Relationship Id="rId69" Type="http://schemas.openxmlformats.org/officeDocument/2006/relationships/hyperlink" Target="https://en.wikipedia.org/wiki/Logistic_regression" TargetMode="External"/><Relationship Id="rId80" Type="http://schemas.openxmlformats.org/officeDocument/2006/relationships/hyperlink" Target="https://en.wikipedia.org/wiki/Saturated_model" TargetMode="External"/><Relationship Id="rId10" Type="http://schemas.openxmlformats.org/officeDocument/2006/relationships/hyperlink" Target="https://morrison-lab.github.io/pds/independence.html#def-indpt" TargetMode="External"/><Relationship Id="rId39" Type="http://schemas.openxmlformats.org/officeDocument/2006/relationships/hyperlink" Target="https://morrison-lab.github.io/pds/probability-basics.html#def-probability" TargetMode="External"/><Relationship Id="rId45" Type="http://schemas.openxmlformats.org/officeDocument/2006/relationships/hyperlink" Target="intro-MLEs.qmd#def-loglik" TargetMode="External"/><Relationship Id="rId26" Type="http://schemas.openxmlformats.org/officeDocument/2006/relationships/hyperlink" Target="intro-MLEs.qmd#def-lrt-stat" TargetMode="External"/><Relationship Id="rId61" Type="http://schemas.openxmlformats.org/officeDocument/2006/relationships/hyperlink" Target="intro-MLEs.qmd#def-wald-ci" TargetMode="External"/><Relationship Id="rId9" Type="http://schemas.openxmlformats.org/officeDocument/2006/relationships/hyperlink" Target="intro-MLEs.qmd#sec-intro-MLEs" TargetMode="External"/><Relationship Id="rId60" Type="http://schemas.openxmlformats.org/officeDocument/2006/relationships/hyperlink" Target="intro-MLEs.qmd#thm-dist-mle" TargetMode="External"/><Relationship Id="rId29" Type="http://schemas.openxmlformats.org/officeDocument/2006/relationships/hyperlink" Target="intro-MLEs.qmd#thm-wilks" TargetMode="External"/><Relationship Id="rId50" Type="http://schemas.openxmlformats.org/officeDocument/2006/relationships/hyperlink" Target="model-validation.qmd#def-fitted-model" TargetMode="External"/></Relationships>
</file>

<file path=word/_rels/footnotes.xml.rels><?xml version='1.0' encoding='UTF-8' standalone='yes'?>
<Relationships xmlns="http://schemas.openxmlformats.org/package/2006/relationships"><Relationship Id="rId75" Type="http://schemas.openxmlformats.org/officeDocument/2006/relationships/hyperlink" Target="https://doi.org/10.1007/978-0-387-84858-7" TargetMode="External"/><Relationship Id="rId77" Type="http://schemas.openxmlformats.org/officeDocument/2006/relationships/hyperlink" Target="https://doi.org/10.1201/9781315182780" TargetMode="External"/><Relationship Id="rId82" Type="http://schemas.openxmlformats.org/officeDocument/2006/relationships/hyperlink" Target="https://doi.org/10.1214/aos/1176346597" TargetMode="External"/><Relationship Id="rId73" Type="http://schemas.openxmlformats.org/officeDocument/2006/relationships/hyperlink" Target="https://doi.org/10.2307/2344614" TargetMode="External"/><Relationship Id="rId71" Type="http://schemas.openxmlformats.org/officeDocument/2006/relationships/hyperlink" Target="https://en.wikipedia.org/wiki/Deviance_%28statistics%29" TargetMode="External"/><Relationship Id="rId67" Type="http://schemas.openxmlformats.org/officeDocument/2006/relationships/hyperlink" Target="https://en.wikipedia.org/wiki/Likelihood-ratio_test" TargetMode="External"/><Relationship Id="rId69" Type="http://schemas.openxmlformats.org/officeDocument/2006/relationships/hyperlink" Target="https://en.wikipedia.org/wiki/Logistic_regression" TargetMode="External"/><Relationship Id="rId80" Type="http://schemas.openxmlformats.org/officeDocument/2006/relationships/hyperlink" Target="https://en.wikipedia.org/wiki/Saturated_model" TargetMode="External"/><Relationship Id="rId10" Type="http://schemas.openxmlformats.org/officeDocument/2006/relationships/hyperlink" Target="https://morrison-lab.github.io/pds/independence.html#def-indpt" TargetMode="External"/><Relationship Id="rId39" Type="http://schemas.openxmlformats.org/officeDocument/2006/relationships/hyperlink" Target="https://morrison-lab.github.io/pds/probability-basics.html#def-probability" TargetMode="External"/><Relationship Id="rId45" Type="http://schemas.openxmlformats.org/officeDocument/2006/relationships/hyperlink" Target="intro-MLEs.qmd#def-loglik" TargetMode="External"/><Relationship Id="rId26" Type="http://schemas.openxmlformats.org/officeDocument/2006/relationships/hyperlink" Target="intro-MLEs.qmd#def-lrt-stat" TargetMode="External"/><Relationship Id="rId61" Type="http://schemas.openxmlformats.org/officeDocument/2006/relationships/hyperlink" Target="intro-MLEs.qmd#def-wald-ci" TargetMode="External"/><Relationship Id="rId9" Type="http://schemas.openxmlformats.org/officeDocument/2006/relationships/hyperlink" Target="intro-MLEs.qmd#sec-intro-MLEs" TargetMode="External"/><Relationship Id="rId60" Type="http://schemas.openxmlformats.org/officeDocument/2006/relationships/hyperlink" Target="intro-MLEs.qmd#thm-dist-mle" TargetMode="External"/><Relationship Id="rId29" Type="http://schemas.openxmlformats.org/officeDocument/2006/relationships/hyperlink" Target="intro-MLEs.qmd#thm-wilks" TargetMode="External"/><Relationship Id="rId50" Type="http://schemas.openxmlformats.org/officeDocument/2006/relationships/hyperlink" Target="model-validation.qmd#def-fitted-mode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Inference for Logistic Regression</dc:title>
  <dc:creator/>
  <cp:keywords/>
  <dcterms:created xsi:type="dcterms:W3CDTF">2026-10-19T16:58:18Z</dcterms:created>
  <dcterms:modified xsi:type="dcterms:W3CDTF">2026-10-19T16:58:18Z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09:45:06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