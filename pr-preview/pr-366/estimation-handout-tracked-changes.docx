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01:09:03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(Scientific models)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rPr>
            <w:b/>
            <w:bCs/>
          </w:rPr>
          <w:delText xml:space="preserve">Scientific models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are attempts to describe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rPr>
            <w:i/>
            <w:iCs/>
          </w:rPr>
          <w:delText xml:space="preserve">physical conditions or changes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that occur in the world and universe around us.</w:delText>
        </w:r>
      </w:del>
    </w:p>
    <w:p>
      <w:pPr>
        <w:pStyle w:val="FirstParagraph"/>
      </w:pPr>
      <w:ins w:id="12" w:author="PR Preview" w:date="2026-01-01T00:00:00Z">
        <w:r>
          <w:rPr>
            <w:b/>
            <w:bCs/>
          </w:rPr>
          <w:t xml:space="preserve">Definition 1 (Scientific models)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rPr>
            <w:b/>
            <w:bCs/>
          </w:rPr>
          <w:t xml:space="preserve">Scientific models</w:t>
        </w:r>
      </w:ins>
      <w:ins w:id="15" w:author="PR Preview" w:date="2026-01-01T00:00:00Z">
        <w:r>
          <w:t xml:space="preserve"> </w:t>
        </w:r>
      </w:ins>
      <w:bookmarkStart w:id="9" w:name="def-model"/>
      <w:bookmarkEnd w:id="9"/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are attempts to describe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rPr>
            <w:i/>
            <w:iCs/>
          </w:rPr>
          <w:t xml:space="preserve">physical conditions or changes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that occur in the world and universe around us.</w:t>
        </w:r>
      </w:ins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8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6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1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60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3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3"/>
    <w:bookmarkStart w:id="64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4"/>
    <w:bookmarkStart w:id="65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7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6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0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8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0"/>
    <w:bookmarkStart w:id="72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2"/>
    <w:bookmarkStart w:id="73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3"/>
    <w:bookmarkStart w:id="74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4"/>
    <w:bookmarkStart w:id="75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5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6"/>
    <w:bookmarkStart w:id="90" w:name="sec-unbiased-estimators"/>
    <w:p>
      <w:pPr>
        <w:pStyle w:val="Heading3"/>
      </w:pPr>
      <w:r>
        <w:t xml:space="preserve">3.6 Unbiased estimators</w:t>
      </w:r>
    </w:p>
    <w:bookmarkStart w:id="77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7"/>
    <w:bookmarkStart w:id="78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8"/>
    <w:bookmarkStart w:id="79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9"/>
    <w:bookmarkStart w:id="81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0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1"/>
    <w:bookmarkStart w:id="82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2"/>
    <w:bookmarkStart w:id="83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3"/>
    <w:bookmarkStart w:id="84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4"/>
    <w:bookmarkStart w:id="85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8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6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bookmarkStart w:id="87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9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0"/>
    <w:bookmarkStart w:id="93" w:name="mean-absolute-error"/>
    <w:p>
      <w:pPr>
        <w:pStyle w:val="Heading3"/>
      </w:pPr>
      <w:r>
        <w:t xml:space="preserve">3.7 Population mean absolute error</w:t>
      </w:r>
    </w:p>
    <w:bookmarkStart w:id="91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1"/>
    <w:bookmarkStart w:id="92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2"/>
    <w:bookmarkEnd w:id="93"/>
    <w:bookmarkStart w:id="107" w:name="standard-error"/>
    <w:p>
      <w:pPr>
        <w:pStyle w:val="Heading3"/>
      </w:pPr>
      <w:r>
        <w:t xml:space="preserve">3.8 Standard error</w:t>
      </w:r>
    </w:p>
    <w:bookmarkStart w:id="95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5"/>
    <w:bookmarkStart w:id="96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6"/>
    <w:bookmarkStart w:id="97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7"/>
    <w:bookmarkStart w:id="98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8"/>
    <w:bookmarkStart w:id="99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0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0"/>
    <w:bookmarkStart w:id="101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3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4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4"/>
    <w:bookmarkStart w:id="105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5"/>
    <w:bookmarkStart w:id="106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7"/>
    <w:bookmarkEnd w:id="108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09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9"/>
    <w:bookmarkStart w:id="111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0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</w:p>
    <w:bookmarkEnd w:id="113"/>
    <w:bookmarkStart w:id="115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4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5"/>
    <w:bookmarkStart w:id="117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6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7"/>
    <w:bookmarkStart w:id="119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https://en.wikipedia.org/wiki/Estimand</w:t>
        </w:r>
      </w:hyperlink>
    </w:p>
    <w:bookmarkEnd w:id="119"/>
    <w:bookmarkStart w:id="121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https://en.wikipedia.org/wiki/Estimator</w:t>
        </w:r>
      </w:hyperlink>
    </w:p>
    <w:bookmarkEnd w:id="121"/>
    <w:bookmarkStart w:id="123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https://en.wikipedia.org/wiki/Sampling_distribution</w:t>
        </w:r>
      </w:hyperlink>
    </w:p>
    <w:bookmarkEnd w:id="123"/>
    <w:bookmarkStart w:id="124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4"/>
    <w:bookmarkStart w:id="126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6"/>
    <w:bookmarkStart w:id="127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7"/>
    <w:bookmarkStart w:id="129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https://en.wikipedia.org/wiki/Bias_of_an_estimator</w:t>
        </w:r>
      </w:hyperlink>
    </w:p>
    <w:bookmarkEnd w:id="129"/>
    <w:bookmarkStart w:id="131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https://en.wikipedia.org/wiki/Mean_squared_error</w:t>
        </w:r>
      </w:hyperlink>
    </w:p>
    <w:bookmarkEnd w:id="131"/>
    <w:bookmarkStart w:id="133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https://en.wikipedia.org/wiki/Root_mean_square_deviation</w:t>
        </w:r>
      </w:hyperlink>
    </w:p>
    <w:bookmarkEnd w:id="133"/>
    <w:bookmarkStart w:id="135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5"/>
    <w:bookmarkStart w:id="137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https://en.wikipedia.org/wiki/Mean_absolute_error</w:t>
        </w:r>
      </w:hyperlink>
    </w:p>
    <w:bookmarkEnd w:id="137"/>
    <w:bookmarkStart w:id="139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https://en.wikipedia.org/wiki/Standard_error</w:t>
        </w:r>
      </w:hyperlink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0" Type="http://schemas.openxmlformats.org/officeDocument/2006/relationships/hyperlink" Target="exploratory-descriptive.qmd#def-sample-variance" TargetMode="External"/><Relationship Id="rId110" Type="http://schemas.openxmlformats.org/officeDocument/2006/relationships/hyperlink" Target="https://doi.org/10.1007/978-1-4419-0118-7" TargetMode="External"/><Relationship Id="rId116" Type="http://schemas.openxmlformats.org/officeDocument/2006/relationships/hyperlink" Target="https://doi.org/10.1186/s41687-020-00218-5" TargetMode="External"/><Relationship Id="rId114" Type="http://schemas.openxmlformats.org/officeDocument/2006/relationships/hyperlink" Target="https://doi.org/10.3238/arztebl.m2021.0373" TargetMode="External"/><Relationship Id="rId128" Type="http://schemas.openxmlformats.org/officeDocument/2006/relationships/hyperlink" Target="https://en.wikipedia.org/wiki/Bias_of_an_estimator" TargetMode="External"/><Relationship Id="rId118" Type="http://schemas.openxmlformats.org/officeDocument/2006/relationships/hyperlink" Target="https://en.wikipedia.org/wiki/Estimand" TargetMode="External"/><Relationship Id="rId120" Type="http://schemas.openxmlformats.org/officeDocument/2006/relationships/hyperlink" Target="https://en.wikipedia.org/wiki/Estimator" TargetMode="External"/><Relationship Id="rId136" Type="http://schemas.openxmlformats.org/officeDocument/2006/relationships/hyperlink" Target="https://en.wikipedia.org/wiki/Mean_absolute_error" TargetMode="External"/><Relationship Id="rId130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2" Type="http://schemas.openxmlformats.org/officeDocument/2006/relationships/hyperlink" Target="https://en.wikipedia.org/wiki/Root_mean_square_deviation" TargetMode="External"/><Relationship Id="rId122" Type="http://schemas.openxmlformats.org/officeDocument/2006/relationships/hyperlink" Target="https://en.wikipedia.org/wiki/Sampling_distribution" TargetMode="External"/><Relationship Id="rId138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94" Type="http://schemas.openxmlformats.org/officeDocument/2006/relationships/hyperlink" Target="https://morrison-lab.github.io/pds/variance-covariance.html#def-sd" TargetMode="External"/><Relationship Id="rId71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25" Type="http://schemas.openxmlformats.org/officeDocument/2006/relationships/hyperlink" Target="https://www.cengage.com/c/statistical-inference-2e-casella-berger/9780534243128/" TargetMode="External"/><Relationship Id="rId13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sUFpzYNDn3Q" TargetMode="External"/><Relationship Id="rId69" Type="http://schemas.openxmlformats.org/officeDocument/2006/relationships/hyperlink" Target="model-validation.qmd#def-irreducible-error" TargetMode="External"/><Relationship Id="rId68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0" Type="http://schemas.openxmlformats.org/officeDocument/2006/relationships/hyperlink" Target="exploratory-descriptive.qmd#def-sample-variance" TargetMode="External"/><Relationship Id="rId110" Type="http://schemas.openxmlformats.org/officeDocument/2006/relationships/hyperlink" Target="https://doi.org/10.1007/978-1-4419-0118-7" TargetMode="External"/><Relationship Id="rId116" Type="http://schemas.openxmlformats.org/officeDocument/2006/relationships/hyperlink" Target="https://doi.org/10.1186/s41687-020-00218-5" TargetMode="External"/><Relationship Id="rId114" Type="http://schemas.openxmlformats.org/officeDocument/2006/relationships/hyperlink" Target="https://doi.org/10.3238/arztebl.m2021.0373" TargetMode="External"/><Relationship Id="rId128" Type="http://schemas.openxmlformats.org/officeDocument/2006/relationships/hyperlink" Target="https://en.wikipedia.org/wiki/Bias_of_an_estimator" TargetMode="External"/><Relationship Id="rId118" Type="http://schemas.openxmlformats.org/officeDocument/2006/relationships/hyperlink" Target="https://en.wikipedia.org/wiki/Estimand" TargetMode="External"/><Relationship Id="rId120" Type="http://schemas.openxmlformats.org/officeDocument/2006/relationships/hyperlink" Target="https://en.wikipedia.org/wiki/Estimator" TargetMode="External"/><Relationship Id="rId136" Type="http://schemas.openxmlformats.org/officeDocument/2006/relationships/hyperlink" Target="https://en.wikipedia.org/wiki/Mean_absolute_error" TargetMode="External"/><Relationship Id="rId130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2" Type="http://schemas.openxmlformats.org/officeDocument/2006/relationships/hyperlink" Target="https://en.wikipedia.org/wiki/Root_mean_square_deviation" TargetMode="External"/><Relationship Id="rId122" Type="http://schemas.openxmlformats.org/officeDocument/2006/relationships/hyperlink" Target="https://en.wikipedia.org/wiki/Sampling_distribution" TargetMode="External"/><Relationship Id="rId138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94" Type="http://schemas.openxmlformats.org/officeDocument/2006/relationships/hyperlink" Target="https://morrison-lab.github.io/pds/variance-covariance.html#def-sd" TargetMode="External"/><Relationship Id="rId71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25" Type="http://schemas.openxmlformats.org/officeDocument/2006/relationships/hyperlink" Target="https://www.cengage.com/c/statistical-inference-2e-casella-berger/9780534243128/" TargetMode="External"/><Relationship Id="rId13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sUFpzYNDn3Q" TargetMode="External"/><Relationship Id="rId69" Type="http://schemas.openxmlformats.org/officeDocument/2006/relationships/hyperlink" Target="model-validation.qmd#def-irreducible-error" TargetMode="External"/><Relationship Id="rId68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2026-10-19T08:28:09Z</dcterms:created>
  <dcterms:modified xsi:type="dcterms:W3CDTF">2026-10-19T08:28:09Z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