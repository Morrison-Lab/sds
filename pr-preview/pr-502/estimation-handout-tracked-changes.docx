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Proof</w:t>
        </w:r>
      </w:ins>
      <w:ins w:id="4" w:author="PR Preview" w:date="2026-01-01T00:00:00Z">
        <w:r>
          <w:t xml:space="preserve"> (Shorter proof). </w:t>
        </w:r>
      </w:ins>
      <w:ins w:id="5" w:author="PR Preview" w:date="2026-01-01T00:00:00Z">
        <w:r>
          <w:t xml:space="preserve">Apply the</w:t>
        </w:r>
      </w:ins>
      <w:ins w:id="6" w:author="PR Preview" w:date="2026-01-01T00:00:00Z">
        <w:r>
          <w:t xml:space="preserve"> </w:t>
        </w:r>
      </w:ins>
      <w:hyperlink r:id="rId69">
        <w:ins w:id="7" w:author="PR Preview" w:date="2026-01-01T00:00:00Z">
          <w:r>
            <w:rPr>
              <w:rStyle w:val="Hyperlink"/>
            </w:rPr>
            <w:t xml:space="preserve">second moment is variance plus squared mean</w:t>
          </w:r>
        </w:ins>
      </w:hyperlink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lemma to the</w:t>
        </w:r>
      </w:ins>
      <w:ins w:id="10" w:author="PR Preview" w:date="2026-01-01T00:00:00Z">
        <w:r>
          <w:t xml:space="preserve"> </w:t>
        </w:r>
      </w:ins>
      <w:hyperlink w:anchor="def-estimation-error">
        <w:ins w:id="11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ins w:id="14" w:author="PR Preview" w:date="2026-01-01T00:00:00Z">
        <w:r>
          <w:t xml:space="preserve">Unlike the</w:t>
        </w:r>
      </w:ins>
      <w:ins w:id="15" w:author="PR Preview" w:date="2026-01-01T00:00:00Z">
        <w:r>
          <w:t xml:space="preserve"> </w:t>
        </w:r>
      </w:ins>
      <w:hyperlink w:anchor="thm-mse-expand">
        <w:ins w:id="16" w:author="PR Preview" w:date="2026-01-01T00:00:00Z">
          <w:r>
            <w:rPr>
              <w:rStyle w:val="Hyperlink"/>
            </w:rPr>
            <w:t xml:space="preserve">expansion route</w:t>
          </w:r>
        </w:ins>
      </w:hyperlink>
      <w:ins w:id="17" w:author="PR Preview" w:date="2026-01-01T00:00:00Z">
        <w:r>
          <w:t xml:space="preserve">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this proof never expands the square.</w:t>
        </w:r>
      </w:ins>
    </w:p>
    <w:p>
      <w:pPr>
        <w:pStyle w:val="BodyText"/>
      </w:pPr>
      <w:ins w:id="20" w:author="PR Preview" w:date="2026-01-01T00:00:00Z">
        <w:r>
          <w:t xml:space="preserve">Source: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Wikipedia contributors [13]</w:t>
        </w:r>
      </w:ins>
      <w:ins w:id="23" w:author="PR Preview" w:date="2026-01-01T00:00:00Z">
        <w:r>
          <w:t xml:space="preserve">.</w:t>
        </w:r>
      </w:ins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2026-10-29T21:15:10Z</dcterms:created>
  <dcterms:modified xsi:type="dcterms:W3CDTF">2026-10-29T21:15:10Z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