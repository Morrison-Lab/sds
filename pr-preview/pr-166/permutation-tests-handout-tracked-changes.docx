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13:52:49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Lemma 1 (At most</w:t>
        </w:r>
      </w:ins>
      <w:ins w:id="4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5" w:author="PR Preview" w:date="2026-01-01T00:00:00Z">
        <w:r>
          <w:rPr>
            <w:b/>
            <w:bCs/>
          </w:rPr>
          <w:t xml:space="preserve"> </w:t>
        </w:r>
      </w:ins>
      <w:ins w:id="6" w:author="PR Preview" w:date="2026-01-01T00:00:00Z">
        <w:r>
          <w:rPr>
            <w:b/>
            <w:bCs/>
          </w:rPr>
          <w:t xml:space="preserve">values have</w:t>
        </w:r>
      </w:ins>
      <w:ins w:id="7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8" w:author="PR Preview" w:date="2026-01-01T00:00:00Z">
        <w:r>
          <w:rPr>
            <w:b/>
            <w:bCs/>
          </w:rPr>
          <w:t xml:space="preserve"> </w:t>
        </w:r>
      </w:ins>
      <w:ins w:id="9" w:author="PR Preview" w:date="2026-01-01T00:00:00Z">
        <w:r>
          <w:rPr>
            <w:b/>
            <w:bCs/>
          </w:rPr>
          <w:t xml:space="preserve">or fewer values at least as large)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Let</w:t>
        </w:r>
      </w:ins>
      <w:ins w:id="12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be real numbers,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for each</w:t>
        </w:r>
      </w:ins>
      <w:ins w:id="17" w:author="PR Preview" w:date="2026-01-01T00:00:00Z">
        <w:r>
          <w:t xml:space="preserve"> </w:t>
        </w:r>
      </w:ins>
      <m:oMath>
        <m:r>
          <m:t>j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let</w:t>
        </w:r>
      </w:ins>
      <w:ins w:id="2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be the number of indices</w:t>
        </w:r>
      </w:ins>
      <w:ins w:id="23" w:author="PR Preview" w:date="2026-01-01T00:00:00Z">
        <w:r>
          <w:t xml:space="preserve"> </w:t>
        </w:r>
      </w:ins>
      <m:oMath>
        <m:r>
          <m:t>i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with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(including</w:t>
        </w:r>
      </w:ins>
      <w:ins w:id="2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30" w:author="PR Preview" w:date="2026-01-01T00:00:00Z">
        <w:r>
          <w:t xml:space="preserve">).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Then for every integer</w:t>
        </w:r>
      </w:ins>
      <w:ins w:id="3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34" w:author="PR Preview" w:date="2026-01-01T00:00:00Z">
        <w:r>
          <w:t xml:space="preserve">, at most</w:t>
        </w:r>
      </w:ins>
      <w:ins w:id="35" w:author="PR Preview" w:date="2026-01-01T00:00:00Z">
        <w:r>
          <w:t xml:space="preserve"> </w:t>
        </w:r>
      </w:ins>
      <m:oMath>
        <m:r>
          <m:t>k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of the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are at most</w:t>
        </w:r>
      </w:ins>
      <w:ins w:id="41" w:author="PR Preview" w:date="2026-01-01T00:00:00Z">
        <w:r>
          <w:t xml:space="preserve"> </w:t>
        </w:r>
      </w:ins>
      <m:oMath>
        <m:r>
          <m:t>k</m:t>
        </m:r>
      </m:oMath>
      <w:ins w:id="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3" w:author="PR Preview" w:date="2026-01-01T00:00:00Z">
        <w:r>
          <w:t xml:space="preserve">where</w:t>
        </w:r>
      </w:ins>
      <w:ins w:id="4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</w:t>
        </w:r>
      </w:ins>
      <w:ins w:id="47" w:author="PR Preview" w:date="2026-01-01T00:00:00Z">
        <w:r>
          <w:t xml:space="preserve"> </w:t>
        </w:r>
      </w:ins>
      <m:oMath>
        <m:r>
          <m:t>1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if</w:t>
        </w:r>
      </w:ins>
      <w:ins w:id="50" w:author="PR Preview" w:date="2026-01-01T00:00:00Z">
        <w:r>
          <w:t xml:space="preserve"> </w:t>
        </w:r>
      </w:ins>
      <m:oMath>
        <m:r>
          <m:t>A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 true and</w:t>
        </w:r>
      </w:ins>
      <w:ins w:id="53" w:author="PR Preview" w:date="2026-01-01T00:00:00Z">
        <w:r>
          <w:t xml:space="preserve"> </w:t>
        </w:r>
      </w:ins>
      <m:oMath>
        <m:r>
          <m:t>0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otherwise.</w:t>
        </w:r>
      </w:ins>
    </w:p>
    <w:bookmarkEnd w:id="29"/>
    <w:p>
      <w:pPr>
        <w:pStyle w:val="BodyText"/>
      </w:pPr>
      <w:ins w:id="56" w:author="PR Preview" w:date="2026-01-01T00:00:00Z">
        <w:r>
          <w:rPr>
            <w:i/>
            <w:iCs/>
          </w:rPr>
          <w:t xml:space="preserve">Proof</w:t>
        </w:r>
      </w:ins>
      <w:ins w:id="57" w:author="PR Preview" w:date="2026-01-01T00:00:00Z">
        <w:r>
          <w:t xml:space="preserve">. </w:t>
        </w:r>
      </w:ins>
      <w:ins w:id="58" w:author="PR Preview" w:date="2026-01-01T00:00:00Z">
        <w:r>
          <w:t xml:space="preserve">This is the solution to</w:t>
        </w:r>
      </w:ins>
      <w:ins w:id="59" w:author="PR Preview" w:date="2026-01-01T00:00:00Z">
        <w:r>
          <w:t xml:space="preserve"> </w:t>
        </w:r>
      </w:ins>
      <w:hyperlink w:anchor="exr-top-k-count">
        <w:ins w:id="6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1" w:author="PR Preview" w:date="2026-01-01T00:00:00Z">
        <w:r>
          <w:t xml:space="preserve">, worked in</w:t>
        </w:r>
      </w:ins>
      <w:ins w:id="62" w:author="PR Preview" w:date="2026-01-01T00:00:00Z">
        <w:r>
          <w:t xml:space="preserve"> </w:t>
        </w:r>
      </w:ins>
      <w:hyperlink w:anchor="sol-top-k-count">
        <w:ins w:id="63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64" w:author="PR Preview" w:date="2026-01-01T00:00:00Z">
        <w:r>
          <w:t xml:space="preserve">.</w:t>
        </w:r>
      </w:ins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1"/>
    <w:bookmarkStart w:id="32" w:name="lem-relabeling-count"/>
    <w:p>
      <w:pPr>
        <w:pStyle w:val="FirstParagraph"/>
      </w:pPr>
      <w:ins w:id="65" w:author="PR Preview" w:date="2026-01-01T00:00:00Z">
        <w:r>
          <w:rPr>
            <w:b/>
            <w:bCs/>
          </w:rPr>
          <w:t xml:space="preserve">Lemma 2 (Relabeling the data permutes the relabelings)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Let</w:t>
        </w:r>
      </w:ins>
      <w:ins w:id="68" w:author="PR Preview" w:date="2026-01-01T00:00:00Z">
        <w:r>
          <w:t xml:space="preserve"> </w:t>
        </w:r>
      </w:ins>
      <m:oMath>
        <m:r>
          <m:t>T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be a statistic, let</w:t>
        </w:r>
      </w:ins>
      <w:ins w:id="7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be data,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let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be the set of permutations of</w:t>
        </w:r>
      </w:ins>
      <w:ins w:id="79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let</w:t>
        </w:r>
      </w:ins>
      <w:ins w:id="8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σ</m:t>
            </m:r>
          </m:sub>
        </m:sSub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be</w:t>
        </w:r>
      </w:ins>
      <w:ins w:id="86" w:author="PR Preview" w:date="2026-01-01T00:00:00Z">
        <w:r>
          <w:t xml:space="preserve"> </w:t>
        </w:r>
      </w:ins>
      <m:oMath>
        <m:r>
          <m:t>y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with its entries relabeled by</w:t>
        </w:r>
      </w:ins>
      <w:ins w:id="8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90" w:author="PR Preview" w:date="2026-01-01T00:00:00Z">
        <w:r>
          <w:t xml:space="preserve">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For</w:t>
        </w:r>
      </w:ins>
      <w:ins w:id="93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let</w:t>
        </w:r>
      </w:ins>
      <w:ins w:id="9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be the number of relabelings at least as extreme as</w:t>
        </w:r>
      </w:ins>
      <w:ins w:id="9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σ</m:t>
            </m:r>
          </m:sub>
        </m:sSub>
      </m:oMath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write</w:t>
        </w:r>
      </w:ins>
      <w:ins w:id="103" w:author="PR Preview" w:date="2026-01-01T00:00:00Z">
        <w:r>
          <w:t xml:space="preserve"> </w:t>
        </w:r>
      </w:ins>
      <m:oMath>
        <m:r>
          <m:t>ι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for the identity permutation,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so that</w:t>
        </w:r>
      </w:ins>
      <w:ins w:id="10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</w:t>
        </w:r>
      </w:ins>
      <w:ins w:id="1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times the</w:t>
        </w:r>
      </w:ins>
      <w:ins w:id="114" w:author="PR Preview" w:date="2026-01-01T00:00:00Z">
        <w:r>
          <w:t xml:space="preserve"> </w:t>
        </w:r>
      </w:ins>
      <w:hyperlink w:anchor="def-permutation-p-value">
        <w:ins w:id="115" w:author="PR Preview" w:date="2026-01-01T00:00:00Z">
          <w:r>
            <w:rPr>
              <w:rStyle w:val="Hyperlink"/>
            </w:rPr>
            <w:t xml:space="preserve">permutation p-value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of</w:t>
        </w:r>
      </w:ins>
      <w:ins w:id="11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Then relabeling the data by</w:t>
        </w:r>
      </w:ins>
      <w:ins w:id="122" w:author="PR Preview" w:date="2026-01-01T00:00:00Z">
        <w:r>
          <w:t xml:space="preserve"> </w:t>
        </w:r>
      </w:ins>
      <m:oMath>
        <m:r>
          <m:t>σ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turns</w:t>
        </w:r>
      </w:ins>
      <w:ins w:id="12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ι</m:t>
            </m:r>
          </m:sub>
        </m:sSub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into</w:t>
        </w:r>
      </w:ins>
      <w:ins w:id="12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σ</m:t>
            </m:r>
          </m:sub>
        </m:sSub>
      </m:oMath>
      <w:ins w:id="1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ins w:id="130" w:author="PR Preview" w:date="2026-01-01T00:00:00Z">
        <w:r>
          <w:rPr>
            <w:i/>
            <w:iCs/>
          </w:rPr>
          <w:t xml:space="preserve">Proof</w:t>
        </w:r>
      </w:ins>
      <w:ins w:id="131" w:author="PR Preview" w:date="2026-01-01T00:00:00Z">
        <w:r>
          <w:t xml:space="preserve">. </w:t>
        </w:r>
      </w:ins>
      <w:ins w:id="132" w:author="PR Preview" w:date="2026-01-01T00:00:00Z">
        <w:r>
          <w:t xml:space="preserve">This is the solution to</w:t>
        </w:r>
      </w:ins>
      <w:ins w:id="133" w:author="PR Preview" w:date="2026-01-01T00:00:00Z">
        <w:r>
          <w:t xml:space="preserve"> </w:t>
        </w:r>
      </w:ins>
      <w:hyperlink w:anchor="exr-relabeling-count">
        <w:ins w:id="13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35" w:author="PR Preview" w:date="2026-01-01T00:00:00Z">
        <w:r>
          <w:t xml:space="preserve">, worked in</w:t>
        </w:r>
      </w:ins>
      <w:ins w:id="136" w:author="PR Preview" w:date="2026-01-01T00:00:00Z">
        <w:r>
          <w:t xml:space="preserve"> </w:t>
        </w:r>
      </w:ins>
      <w:hyperlink w:anchor="sol-relabeling-count">
        <w:ins w:id="137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138" w:author="PR Preview" w:date="2026-01-01T00:00:00Z">
        <w:r>
          <w:t xml:space="preserve">.</w:t>
        </w:r>
      </w:ins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del w:id="139" w:author="PR Preview" w:date="2026-01-01T00:00:00Z">
        <w:r>
          <w:delText xml:space="preserve">The justifications of the third and the seventh line are</w:delText>
        </w:r>
      </w:del>
      <w:del w:id="140" w:author="PR Preview" w:date="2026-01-01T00:00:00Z">
        <w:r>
          <w:delText xml:space="preserve"> </w:delText>
        </w:r>
      </w:del>
      <w:hyperlink w:anchor="sol-relabeling-count">
        <w:del w:id="141" w:author="PR Preview" w:date="2026-01-01T00:00:00Z">
          <w:r>
            <w:rPr>
              <w:rStyle w:val="Hyperlink"/>
            </w:rPr>
            <w:delText xml:space="preserve">Solution 2</w:delText>
          </w:r>
        </w:del>
      </w:hyperlink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and</w:delText>
        </w:r>
      </w:del>
      <w:del w:id="144" w:author="PR Preview" w:date="2026-01-01T00:00:00Z">
        <w:r>
          <w:delText xml:space="preserve"> </w:delText>
        </w:r>
      </w:del>
      <w:hyperlink w:anchor="sol-top-k-count">
        <w:del w:id="145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146" w:author="PR Preview" w:date="2026-01-01T00:00:00Z">
        <w:r>
          <w:delText xml:space="preserve">.</w:delText>
        </w:r>
      </w:del>
    </w:p>
    <w:p>
      <w:pPr>
        <w:pStyle w:val="FirstParagraph"/>
      </w:pPr>
      <w:ins w:id="147" w:author="PR Preview" w:date="2026-01-01T00:00:00Z">
        <w:r>
          <w:t xml:space="preserve">The justifications of the third and the seventh line are</w:t>
        </w:r>
      </w:ins>
      <w:ins w:id="148" w:author="PR Preview" w:date="2026-01-01T00:00:00Z">
        <w:r>
          <w:t xml:space="preserve"> </w:t>
        </w:r>
      </w:ins>
      <w:hyperlink w:anchor="lem-relabeling-count">
        <w:ins w:id="149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and</w:t>
        </w:r>
      </w:ins>
      <w:ins w:id="152" w:author="PR Preview" w:date="2026-01-01T00:00:00Z">
        <w:r>
          <w:t xml:space="preserve"> </w:t>
        </w:r>
      </w:ins>
      <w:hyperlink w:anchor="lem-top-k-count">
        <w:ins w:id="153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54" w:author="PR Preview" w:date="2026-01-01T00:00:00Z">
        <w:r>
          <w:t xml:space="preserve">.</w:t>
        </w:r>
      </w:ins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2026-10-14T21:13:02Z</dcterms:created>
  <dcterms:modified xsi:type="dcterms:W3CDTF">2026-10-14T21:13:02Z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