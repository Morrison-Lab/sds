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Exponential Families</w:t>
      </w:r>
    </w:p>
    <w:p>
      <w:pPr>
        <w:pStyle w:val="Date"/>
      </w:pPr>
      <w:del w:id="1" w:author="PR Preview" w:date="2026-01-01T00:00:00Z">
        <w:r>
          <w:delText xml:space="preserve">Last modified: 2026-10-26 12:20:42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12:25:12 (PDT)</w:t>
        </w:r>
      </w:ins>
    </w:p>
    <w:p>
      <w:pPr>
        <w:pStyle w:val="FirstParagraph"/>
      </w:pPr>
      <w:r>
        <w:t xml:space="preserve">Many of the distributions in this course,</w:t>
      </w:r>
      <w:r>
        <w:t xml:space="preserve"> </w:t>
      </w:r>
      <w:r>
        <w:t xml:space="preserve">such as the</w:t>
      </w:r>
      <w:r>
        <w:t xml:space="preserve"> </w:t>
      </w:r>
      <w:hyperlink r:id="rId9">
        <w:r>
          <w:rPr>
            <w:rStyle w:val="Hyperlink"/>
          </w:rPr>
          <w:t xml:space="preserve">Bernoulli</w:t>
        </w:r>
      </w:hyperlink>
      <w:r>
        <w:t xml:space="preserve">,</w:t>
      </w:r>
      <w:r>
        <w:t xml:space="preserve"> </w:t>
      </w:r>
      <w:hyperlink r:id="rId10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Normal</w:t>
        </w:r>
      </w:hyperlink>
      <w:r>
        <w:t xml:space="preserve"> </w:t>
      </w:r>
      <w:r>
        <w:t xml:space="preserve">distributions,</w:t>
      </w:r>
      <w:r>
        <w:t xml:space="preserve"> </w:t>
      </w:r>
      <w:r>
        <w:t xml:space="preserve">share one algebraic form for their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or</w:t>
      </w:r>
      <w:r>
        <w:t xml:space="preserve"> </w:t>
      </w:r>
      <w:hyperlink r:id="rId13">
        <w:r>
          <w:rPr>
            <w:rStyle w:val="Hyperlink"/>
          </w:rPr>
          <w:t xml:space="preserve">density</w:t>
        </w:r>
      </w:hyperlink>
      <w:r>
        <w:t xml:space="preserve">.</w:t>
      </w:r>
      <w:r>
        <w:t xml:space="preserve"> </w:t>
      </w:r>
      <w:r>
        <w:t xml:space="preserve">Distributions with that form are called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and they share properties that make estimation easier.</w:t>
      </w:r>
      <w:r>
        <w:t xml:space="preserve"> </w:t>
      </w:r>
      <w:r>
        <w:t xml:space="preserve">This page defines the form and its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,</w:t>
      </w:r>
      <w:r>
        <w:t xml:space="preserve"> </w:t>
      </w:r>
      <w:r>
        <w:t xml:space="preserve">and checks the form for the</w:t>
      </w:r>
      <w:r>
        <w:t xml:space="preserve"> </w:t>
      </w:r>
      <w:hyperlink r:id="rId10">
        <w:r>
          <w:rPr>
            <w:rStyle w:val="Hyperlink"/>
          </w:rPr>
          <w:t xml:space="preserve">Poisson distribution</w:t>
        </w:r>
      </w:hyperlink>
      <w:r>
        <w:t xml:space="preserve"> </w:t>
      </w:r>
      <w:r>
        <w:t xml:space="preserve">on data.</w:t>
      </w:r>
    </w:p>
    <w:bookmarkStart w:id="24" w:name="sec-exponential-family"/>
    <w:p>
      <w:pPr>
        <w:pStyle w:val="Heading2"/>
      </w:pPr>
      <w:r>
        <w:t xml:space="preserve">1 The exponential family form</w:t>
      </w:r>
    </w:p>
    <w:bookmarkStart w:id="16" w:name="def-exponential-family"/>
    <w:p>
      <w:pPr>
        <w:pStyle w:val="FirstParagraph"/>
      </w:pPr>
      <w:r>
        <w:rPr>
          <w:b/>
          <w:bCs/>
        </w:rPr>
        <w:t xml:space="preserve">Definition 1 (Exponential family)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whose distribution depends on one parameter</w:t>
      </w:r>
      <w:r>
        <w:t xml:space="preserve"> </w:t>
      </w:r>
      <m:oMath>
        <m:r>
          <m:t>η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η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or</w:t>
      </w:r>
      <w:r>
        <w:t xml:space="preserve"> </w:t>
      </w:r>
      <w:hyperlink r:id="rId13">
        <w:r>
          <w:rPr>
            <w:rStyle w:val="Hyperlink"/>
          </w:rPr>
          <w:t xml:space="preserve">density</w:t>
        </w:r>
      </w:hyperlink>
      <w:r>
        <w:t xml:space="preserve">.</w:t>
      </w:r>
      <w:r>
        <w:t xml:space="preserve"> </w:t>
      </w:r>
      <w:r>
        <w:t xml:space="preserve">The distributions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form an</w:t>
      </w:r>
      <w:r>
        <w:t xml:space="preserve"> </w:t>
      </w:r>
      <w:r>
        <w:rPr>
          <w:b/>
          <w:bCs/>
        </w:rPr>
        <w:t xml:space="preserve">exponential family</w:t>
      </w:r>
      <w:r>
        <w:t xml:space="preserve"> </w:t>
      </w:r>
      <w:r>
        <w:t xml:space="preserve">if there are</w:t>
      </w:r>
      <w:r>
        <w:t xml:space="preserve"> </w:t>
      </w:r>
      <w:r>
        <w:t xml:space="preserve">a nonnegative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h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alone,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alone, such that</w:t>
      </w:r>
    </w:p>
    <w:p>
      <w:pPr>
        <w:pStyle w:val="BodyText"/>
      </w:pPr>
      <w:bookmarkStart w:id="15" w:name="eq-exponential-family"/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η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t> 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η</m:t>
              </m:r>
              <m:r>
                <m:t> 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η</m:t>
                  </m:r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for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allowed</w:t>
      </w:r>
      <w:r>
        <w:t xml:space="preserve"> </w:t>
      </w:r>
      <m:oMath>
        <m:r>
          <m:t>η</m:t>
        </m:r>
      </m:oMath>
      <w:r>
        <w:t xml:space="preserve">.</w:t>
      </w:r>
    </w:p>
    <w:bookmarkEnd w:id="16"/>
    <w:bookmarkStart w:id="18" w:name="rem-source-exponential-family"/>
    <w:p>
      <w:pPr>
        <w:pStyle w:val="BodyText"/>
      </w:pPr>
      <w:r>
        <w:rPr>
          <w:i/>
          <w:iCs/>
        </w:rPr>
        <w:t xml:space="preserve">Remark 1</w:t>
      </w:r>
      <w:r>
        <w:t xml:space="preserve"> (Source: Exponential family). </w:t>
      </w:r>
      <w:r>
        <w:t xml:space="preserve">Casella and Berger [1, Sec. 3.4], Eq. 3.4.1</w:t>
      </w:r>
      <w:r>
        <w:t xml:space="preserve"> </w:t>
      </w:r>
      <w:r>
        <w:t xml:space="preserve">write the family as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 inside the exponential,</w:t>
      </w:r>
      <w:r>
        <w:t xml:space="preserve"> </w:t>
      </w:r>
      <w:r>
        <w:t xml:space="preserve">each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the parameter times a function of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Dobson and Barnett [2, Sec. 3.2], Eq. 3.3</w:t>
      </w:r>
      <w:r>
        <w:t xml:space="preserve"> </w:t>
      </w:r>
      <w:r>
        <w:t xml:space="preserve">write it in the form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t>b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c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d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case of one term.</w:t>
      </w:r>
      <w:r>
        <w:t xml:space="preserve"> </w:t>
      </w:r>
      <w:r>
        <w:t xml:space="preserve">It is Dobson and Barnett’s canonical form when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</m:oMath>
      <w:r>
        <w:t xml:space="preserve"> </w:t>
      </w:r>
      <w:r>
        <w:t xml:space="preserve">plays the role of their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See the</w:t>
      </w:r>
      <w:r>
        <w:t xml:space="preserve"> </w:t>
      </w:r>
      <w:hyperlink r:id="rId17">
        <w:r>
          <w:rPr>
            <w:rStyle w:val="Hyperlink"/>
          </w:rPr>
          <w:t xml:space="preserve">notation choices</w:t>
        </w:r>
      </w:hyperlink>
      <w:r>
        <w:t xml:space="preserve"> </w:t>
      </w:r>
      <w:r>
        <w:t xml:space="preserve">for how the symbols line up.</w:t>
      </w:r>
    </w:p>
    <w:bookmarkEnd w:id="18"/>
    <w:bookmarkStart w:id="20" w:name="exm-poisson-exponential-family"/>
    <w:p>
      <w:pPr>
        <w:pStyle w:val="BodyText"/>
      </w:pPr>
      <w:r>
        <w:rPr>
          <w:b/>
          <w:bCs/>
        </w:rPr>
        <w:t xml:space="preserve">Example 1 (The Poisson distribution is an exponential family)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Poisson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has one factor free of</w:t>
      </w:r>
      <w:r>
        <w:t xml:space="preserve"> </w:t>
      </w:r>
      <m:oMath>
        <m:r>
          <m:t>λ</m:t>
        </m:r>
      </m:oMath>
      <w:r>
        <w:t xml:space="preserve">, and the factors</w:t>
      </w:r>
      <w:r>
        <w:t xml:space="preserve"> </w:t>
      </w:r>
      <m:oMath>
        <m:sSup>
          <m:e>
            <m:r>
              <m:t>λ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λ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rewrite it in the form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writing</w:t>
      </w:r>
      <w:r>
        <w:t xml:space="preserve"> </w:t>
      </w:r>
      <m:oMath>
        <m:sSup>
          <m:e>
            <m:r>
              <m:t>λ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as an exponential of a logarithm: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t> 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e>
                  </m:d>
                  <m:r>
                    <m:t>​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positive number is the exponential of its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t> 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logarithm of a power is the exponent times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t> 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product of exponentials is the exponential of the sum)</m:t>
              </m:r>
            </m:e>
          </m:eqArr>
        </m:oMath>
      </m:oMathPara>
    </w:p>
    <w:p>
      <w:pPr>
        <w:pStyle w:val="FirstParagraph"/>
      </w:pPr>
      <w:r>
        <w:t xml:space="preserve">So the Poisson distributions are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x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η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η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To check the algebra on data,</w:t>
      </w:r>
      <w:r>
        <w:t xml:space="preserve"> </w:t>
      </w:r>
      <w:r>
        <w:t xml:space="preserve">we use the number of tropical cyclones in northeastern Australia in each of 13 seasons</w:t>
      </w:r>
      <w:r>
        <w:t xml:space="preserve"> </w:t>
      </w:r>
      <w:r>
        <w:t xml:space="preserve">[2, Sec. 1.6.5]</w:t>
      </w:r>
      <w:r>
        <w:t xml:space="preserve">,</w:t>
      </w:r>
      <w:r>
        <w:t xml:space="preserve"> </w:t>
      </w:r>
      <w:r>
        <w:t xml:space="preserve">with the rate set to the</w:t>
      </w:r>
      <w:r>
        <w:t xml:space="preserve"> </w:t>
      </w:r>
      <w:hyperlink r:id="rId19">
        <w:r>
          <w:rPr>
            <w:rStyle w:val="Hyperlink"/>
          </w:rPr>
          <w:t xml:space="preserve">sample mean</w:t>
        </w:r>
      </w:hyperlink>
      <w:r>
        <w:t xml:space="preserve">.</w:t>
      </w:r>
      <w:r>
        <w:t xml:space="preserve"> </w:t>
      </w:r>
      <w:r>
        <w:t xml:space="preserve">We evaluate both sides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every observed count.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cyclones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(cyclones)</w:t>
      </w:r>
      <w:r>
        <w:br/>
      </w:r>
      <w:r>
        <w:br/>
      </w:r>
      <w:r>
        <w:rPr>
          <w:rStyle w:val="NormalTok"/>
        </w:rPr>
        <w:t xml:space="preserve">base_measure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factorial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natural_parameter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(rate)</w:t>
      </w:r>
      <w:r>
        <w:br/>
      </w:r>
      <w:r>
        <w:rPr>
          <w:rStyle w:val="NormalTok"/>
        </w:rPr>
        <w:t xml:space="preserve">log_partition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(eta)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(eta)</w:t>
      </w:r>
      <w:r>
        <w:br/>
      </w:r>
      <w:r>
        <w:br/>
      </w:r>
      <w:r>
        <w:rPr>
          <w:rStyle w:val="NormalTok"/>
        </w:rPr>
        <w:t xml:space="preserve">exponential_form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base_measure</w:t>
      </w:r>
      <w:r>
        <w:rPr>
          <w:rStyle w:val="NormalTok"/>
        </w:rPr>
        <w:t xml:space="preserve">(cyclones)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(natural_parameter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cyclones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log_partition</w:t>
      </w:r>
      <w:r>
        <w:rPr>
          <w:rStyle w:val="NormalTok"/>
        </w:rPr>
        <w:t xml:space="preserve">(natural_parameter))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cyclones,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poisson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(cyclones, rate),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exponential_form =</w:t>
      </w:r>
      <w:r>
        <w:rPr>
          <w:rStyle w:val="NormalTok"/>
        </w:rPr>
        <w:t xml:space="preserve"> exponential_form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13 × 3</w:t>
      </w:r>
      <w:r>
        <w:br/>
      </w:r>
      <w:r>
        <w:rPr>
          <w:rStyle w:val="CommentTok"/>
        </w:rPr>
        <w:t xml:space="preserve">#&gt;    count poisson exponential_form</w:t>
      </w:r>
      <w:r>
        <w:br/>
      </w:r>
      <w:r>
        <w:rPr>
          <w:rStyle w:val="CommentTok"/>
        </w:rPr>
        <w:t xml:space="preserve">#&gt;    &lt;dbl&gt;   &lt;dbl&gt;            &lt;dbl&gt;</w:t>
      </w:r>
      <w:r>
        <w:br/>
      </w:r>
      <w:r>
        <w:rPr>
          <w:rStyle w:val="CommentTok"/>
        </w:rPr>
        <w:t xml:space="preserve">#&gt;  1     6 0.158            0.158  </w:t>
      </w:r>
      <w:r>
        <w:br/>
      </w:r>
      <w:r>
        <w:rPr>
          <w:rStyle w:val="CommentTok"/>
        </w:rPr>
        <w:t xml:space="preserve">#&gt;  2     5 0.171            0.171  </w:t>
      </w:r>
      <w:r>
        <w:br/>
      </w:r>
      <w:r>
        <w:rPr>
          <w:rStyle w:val="CommentTok"/>
        </w:rPr>
        <w:t xml:space="preserve">#&gt;  3     4 0.154            0.154  </w:t>
      </w:r>
      <w:r>
        <w:br/>
      </w:r>
      <w:r>
        <w:rPr>
          <w:rStyle w:val="CommentTok"/>
        </w:rPr>
        <w:t xml:space="preserve">#&gt;  4     6 0.158            0.158  </w:t>
      </w:r>
      <w:r>
        <w:br/>
      </w:r>
      <w:r>
        <w:rPr>
          <w:rStyle w:val="CommentTok"/>
        </w:rPr>
        <w:t xml:space="preserve">#&gt;  5     6 0.158            0.158  </w:t>
      </w:r>
      <w:r>
        <w:br/>
      </w:r>
      <w:r>
        <w:rPr>
          <w:rStyle w:val="CommentTok"/>
        </w:rPr>
        <w:t xml:space="preserve">#&gt;  6     3 0.111            0.111  </w:t>
      </w:r>
      <w:r>
        <w:br/>
      </w:r>
      <w:r>
        <w:rPr>
          <w:rStyle w:val="CommentTok"/>
        </w:rPr>
        <w:t xml:space="preserve">#&gt;  7    12 0.00684          0.00684</w:t>
      </w:r>
      <w:r>
        <w:br/>
      </w:r>
      <w:r>
        <w:rPr>
          <w:rStyle w:val="CommentTok"/>
        </w:rPr>
        <w:t xml:space="preserve">#&gt;  8     7 0.125            0.125  </w:t>
      </w:r>
      <w:r>
        <w:br/>
      </w:r>
      <w:r>
        <w:rPr>
          <w:rStyle w:val="CommentTok"/>
        </w:rPr>
        <w:t xml:space="preserve">#&gt;  9     4 0.154            0.154  </w:t>
      </w:r>
      <w:r>
        <w:br/>
      </w:r>
      <w:r>
        <w:rPr>
          <w:rStyle w:val="CommentTok"/>
        </w:rPr>
        <w:t xml:space="preserve">#&gt; 10     2 0.0603           0.0603 </w:t>
      </w:r>
      <w:r>
        <w:br/>
      </w:r>
      <w:r>
        <w:rPr>
          <w:rStyle w:val="CommentTok"/>
        </w:rPr>
        <w:t xml:space="preserve">#&gt; 11     6 0.158            0.158  </w:t>
      </w:r>
      <w:r>
        <w:br/>
      </w:r>
      <w:r>
        <w:rPr>
          <w:rStyle w:val="CommentTok"/>
        </w:rPr>
        <w:t xml:space="preserve">#&gt; 12     7 0.125            0.125  </w:t>
      </w:r>
      <w:r>
        <w:br/>
      </w:r>
      <w:r>
        <w:rPr>
          <w:rStyle w:val="CommentTok"/>
        </w:rPr>
        <w:t xml:space="preserve">#&gt; 13     4 0.154            0.154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(cyclones, rate)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exponential_form))</w:t>
      </w:r>
      <w:r>
        <w:br/>
      </w:r>
      <w:r>
        <w:rPr>
          <w:rStyle w:val="CommentTok"/>
        </w:rPr>
        <w:t xml:space="preserve">#&gt; [1] 1.11022e-16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scipy.special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factorial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scipy.stats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poisson</w:t>
      </w:r>
      <w:r>
        <w:br/>
      </w:r>
      <w:r>
        <w:br/>
      </w:r>
      <w:r>
        <w:rPr>
          <w:rStyle w:val="NormalTok"/>
        </w:rPr>
        <w:t xml:space="preserve">cyclones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cyclones.mean()</w:t>
      </w:r>
      <w:r>
        <w:br/>
      </w:r>
      <w:r>
        <w:br/>
      </w:r>
      <w:r>
        <w:rPr>
          <w:rStyle w:val="NormalTok"/>
        </w:rPr>
        <w:t xml:space="preserve">natural_parameter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np.log(rate)</w:t>
      </w:r>
      <w:r>
        <w:br/>
      </w:r>
      <w:r>
        <w:rPr>
          <w:rStyle w:val="NormalTok"/>
        </w:rPr>
        <w:t xml:space="preserve">exponential_form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factorial(cyclones))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np.exp(</w:t>
      </w:r>
      <w:r>
        <w:br/>
      </w:r>
      <w:r>
        <w:rPr>
          <w:rStyle w:val="NormalTok"/>
        </w:rPr>
        <w:t xml:space="preserve">    natural_parameter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cyclones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np.exp(natural_parameter)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: cyclones,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"poisson"</w:t>
      </w:r>
      <w:r>
        <w:rPr>
          <w:rStyle w:val="NormalTok"/>
        </w:rPr>
        <w:t xml:space="preserve">: poisson.pmf(cyclones, rate),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"exponential_form"</w:t>
      </w:r>
      <w:r>
        <w:rPr>
          <w:rStyle w:val="NormalTok"/>
        </w:rPr>
        <w:t xml:space="preserve">: exponential_form,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(table)</w:t>
      </w:r>
      <w:r>
        <w:br/>
      </w:r>
      <w:r>
        <w:rPr>
          <w:rStyle w:val="CommentTok"/>
        </w:rPr>
        <w:t xml:space="preserve">#&gt;     count   poisson  exponential_form</w:t>
      </w:r>
      <w:r>
        <w:br/>
      </w:r>
      <w:r>
        <w:rPr>
          <w:rStyle w:val="CommentTok"/>
        </w:rPr>
        <w:t xml:space="preserve">#&gt; 0       6  0.157645          0.157645</w:t>
      </w:r>
      <w:r>
        <w:br/>
      </w:r>
      <w:r>
        <w:rPr>
          <w:rStyle w:val="CommentTok"/>
        </w:rPr>
        <w:t xml:space="preserve">#&gt; 1       5  0.170782          0.170782</w:t>
      </w:r>
      <w:r>
        <w:br/>
      </w:r>
      <w:r>
        <w:rPr>
          <w:rStyle w:val="CommentTok"/>
        </w:rPr>
        <w:t xml:space="preserve">#&gt; 2       4  0.154178          0.154178</w:t>
      </w:r>
      <w:r>
        <w:br/>
      </w:r>
      <w:r>
        <w:rPr>
          <w:rStyle w:val="CommentTok"/>
        </w:rPr>
        <w:t xml:space="preserve">#&gt; 3       6  0.157645          0.157645</w:t>
      </w:r>
      <w:r>
        <w:br/>
      </w:r>
      <w:r>
        <w:rPr>
          <w:rStyle w:val="CommentTok"/>
        </w:rPr>
        <w:t xml:space="preserve">#&gt; 4       6  0.157645          0.157645</w:t>
      </w:r>
      <w:r>
        <w:br/>
      </w:r>
      <w:r>
        <w:rPr>
          <w:rStyle w:val="CommentTok"/>
        </w:rPr>
        <w:t xml:space="preserve">#&gt; 5       3  0.111351          0.111351</w:t>
      </w:r>
      <w:r>
        <w:br/>
      </w:r>
      <w:r>
        <w:rPr>
          <w:rStyle w:val="CommentTok"/>
        </w:rPr>
        <w:t xml:space="preserve">#&gt; 6      12  0.006839          0.006839</w:t>
      </w:r>
      <w:r>
        <w:br/>
      </w:r>
      <w:r>
        <w:rPr>
          <w:rStyle w:val="CommentTok"/>
        </w:rPr>
        <w:t xml:space="preserve">#&gt; 7       7  0.124730          0.124730</w:t>
      </w:r>
      <w:r>
        <w:br/>
      </w:r>
      <w:r>
        <w:rPr>
          <w:rStyle w:val="CommentTok"/>
        </w:rPr>
        <w:t xml:space="preserve">#&gt; 8       4  0.154178          0.154178</w:t>
      </w:r>
      <w:r>
        <w:br/>
      </w:r>
      <w:r>
        <w:rPr>
          <w:rStyle w:val="CommentTok"/>
        </w:rPr>
        <w:t xml:space="preserve">#&gt; 9       2  0.060315          0.060315</w:t>
      </w:r>
      <w:r>
        <w:br/>
      </w:r>
      <w:r>
        <w:rPr>
          <w:rStyle w:val="CommentTok"/>
        </w:rPr>
        <w:t xml:space="preserve">#&gt; 10      6  0.157645          0.157645</w:t>
      </w:r>
      <w:r>
        <w:br/>
      </w:r>
      <w:r>
        <w:rPr>
          <w:rStyle w:val="CommentTok"/>
        </w:rPr>
        <w:t xml:space="preserve">#&gt; 11      7  0.124730          0.124730</w:t>
      </w:r>
      <w:r>
        <w:br/>
      </w:r>
      <w:r>
        <w:rPr>
          <w:rStyle w:val="CommentTok"/>
        </w:rPr>
        <w:t xml:space="preserve">#&gt; 12      4  0.154178          0.154178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(poisson.pmf(cyclones, rate)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exponential_form)))</w:t>
      </w:r>
      <w:r>
        <w:br/>
      </w:r>
      <w:r>
        <w:rPr>
          <w:rStyle w:val="CommentTok"/>
        </w:rPr>
        <w:t xml:space="preserve">#&gt; 5.551115123125783e-17</w:t>
      </w:r>
    </w:p>
    <w:p>
      <w:pPr>
        <w:pStyle w:val="FirstParagraph"/>
      </w:pPr>
      <w:r>
        <w:t xml:space="preserve">The two columns agree to within rounding error:</w:t>
      </w:r>
      <w:r>
        <w:t xml:space="preserve"> </w:t>
      </w:r>
      <w:r>
        <w:t xml:space="preserve">the largest difference is 1.1e-16.</w:t>
      </w:r>
    </w:p>
    <w:bookmarkEnd w:id="20"/>
    <w:bookmarkStart w:id="22" w:name="def-natural-parameter"/>
    <w:p>
      <w:pPr>
        <w:pStyle w:val="BodyText"/>
      </w:pPr>
      <w:r>
        <w:rPr>
          <w:b/>
          <w:bCs/>
        </w:rPr>
        <w:t xml:space="preserve">Definition 2 (Natural parameter)</w:t>
      </w:r>
      <w:r>
        <w:t xml:space="preserve"> </w:t>
      </w:r>
      <w:r>
        <w:t xml:space="preserve">In the form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the parameter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that multiplies the</w:t>
      </w:r>
      <w:r>
        <w:t xml:space="preserve"> </w:t>
      </w:r>
      <w:hyperlink r:id="rId21">
        <w:r>
          <w:rPr>
            <w:rStyle w:val="Hyperlink"/>
          </w:rPr>
          <w:t xml:space="preserve">statistic</w:t>
        </w:r>
      </w:hyperlink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exponential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natural parameter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canonical parameter</w:t>
      </w:r>
      <w:r>
        <w:t xml:space="preserve"> </w:t>
      </w:r>
      <w:r>
        <w:t xml:space="preserve">[2, Sec. 3.2]</w:t>
      </w:r>
      <w:r>
        <w:t xml:space="preserve">.</w:t>
      </w:r>
    </w:p>
    <w:bookmarkEnd w:id="22"/>
    <w:bookmarkStart w:id="23" w:name="exm-poisson-natural-parameter"/>
    <w:p>
      <w:pPr>
        <w:pStyle w:val="BodyText"/>
      </w:pPr>
      <w:r>
        <w:rPr>
          <w:b/>
          <w:bCs/>
        </w:rPr>
        <w:t xml:space="preserve">Example 2 (The natural parameter of the Poisson distribution is the log rate)</w:t>
      </w:r>
      <w:r>
        <w:t xml:space="preserve"> </w:t>
      </w:r>
      <w:r>
        <w:t xml:space="preserve">In</w:t>
      </w:r>
      <w:r>
        <w:t xml:space="preserve"> </w:t>
      </w:r>
      <w:hyperlink w:anchor="exm-poisson-exponential-family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the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</m:oMath>
      <w:r>
        <w:t xml:space="preserve"> </w:t>
      </w:r>
      <w:r>
        <w:t xml:space="preserve">are related by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λ</m:t>
              </m:r>
            </m:e>
          </m:d>
          <m:r>
            <m:t>​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r>
            <m:t>λ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η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the cyclone data, the rate set to the</w:t>
      </w:r>
      <w:r>
        <w:t xml:space="preserve"> </w:t>
      </w:r>
      <w:hyperlink r:id="rId19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5.538 cyclones per season,</w:t>
      </w:r>
      <w:r>
        <w:t xml:space="preserve"> </w:t>
      </w:r>
      <w:r>
        <w:t xml:space="preserve">so the natural parameter is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1.712</m:t>
        </m:r>
      </m:oMath>
      <w:r>
        <w:t xml:space="preserve">.</w:t>
      </w:r>
      <w:r>
        <w:t xml:space="preserve"> </w:t>
      </w:r>
      <w:r>
        <w:t xml:space="preserve">The natural parameter can be any real number,</w:t>
      </w:r>
      <w:r>
        <w:t xml:space="preserve"> </w:t>
      </w:r>
      <w:r>
        <w:t xml:space="preserve">while the rate must be greater than zero.</w:t>
      </w:r>
    </w:p>
    <w:bookmarkEnd w:id="23"/>
    <w:bookmarkEnd w:id="24"/>
    <w:bookmarkStart w:id="27" w:name="sec-exponential-families-reading"/>
    <w:p>
      <w:pPr>
        <w:pStyle w:val="Heading2"/>
      </w:pPr>
      <w:r>
        <w:t xml:space="preserve">2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</w:t>
      </w:r>
      <w:r>
        <w:t xml:space="preserve"> </w:t>
      </w:r>
      <w:hyperlink r:id="rId26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estimation.</w:t>
      </w:r>
    </w:p>
    <w:bookmarkEnd w:id="27"/>
    <w:bookmarkStart w:id="33" w:name="references"/>
    <w:p>
      <w:pPr>
        <w:pStyle w:val="Heading2"/>
      </w:pPr>
      <w:r>
        <w:t xml:space="preserve">References</w:t>
      </w:r>
    </w:p>
    <w:bookmarkStart w:id="32" w:name="refs"/>
    <w:bookmarkStart w:id="29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2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29"/>
    <w:bookmarkStart w:id="31" w:name="ref-dobson4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-mean" TargetMode="External"/><Relationship Id="rId30" Type="http://schemas.openxmlformats.org/officeDocument/2006/relationships/hyperlink" Target="https://doi.org/10.1201/9781315182780" TargetMode="External"/><Relationship Id="rId17" Type="http://schemas.openxmlformats.org/officeDocument/2006/relationships/hyperlink" Target="https://morrison-lab.github.io/macros/notation-choices.html#sec-exponential-family-notation" TargetMode="External"/><Relationship Id="rId14" Type="http://schemas.openxmlformats.org/officeDocument/2006/relationships/hyperlink" Target="https://morrison-lab.github.io/mds/functions.html#def-function" TargetMode="External"/><Relationship Id="rId10" Type="http://schemas.openxmlformats.org/officeDocument/2006/relationships/hyperlink" Target="https://morrison-lab.github.io/pds/distributions.html#def-poisson" TargetMode="External"/><Relationship Id="rId9" Type="http://schemas.openxmlformats.org/officeDocument/2006/relationships/hyperlink" Target="https://morrison-lab.github.io/pds/random-variables.html#def-bernoulli" TargetMode="External"/><Relationship Id="rId11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random-variables.html#def-pdf" TargetMode="External"/><Relationship Id="rId12" Type="http://schemas.openxmlformats.org/officeDocument/2006/relationships/hyperlink" Target="https://morrison-lab.github.io/pds/random-variables.html#def-pmf" TargetMode="External"/><Relationship Id="rId25" Type="http://schemas.openxmlformats.org/officeDocument/2006/relationships/hyperlink" Target="https://stat210a.berkeley.edu/fall-2024/" TargetMode="External"/><Relationship Id="rId28" Type="http://schemas.openxmlformats.org/officeDocument/2006/relationships/hyperlink" Target="https://www.cengage.com/c/statistical-inference-2e-casella-berger/9780534243128/" TargetMode="External"/><Relationship Id="rId21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-mean" TargetMode="External"/><Relationship Id="rId30" Type="http://schemas.openxmlformats.org/officeDocument/2006/relationships/hyperlink" Target="https://doi.org/10.1201/9781315182780" TargetMode="External"/><Relationship Id="rId17" Type="http://schemas.openxmlformats.org/officeDocument/2006/relationships/hyperlink" Target="https://morrison-lab.github.io/macros/notation-choices.html#sec-exponential-family-notation" TargetMode="External"/><Relationship Id="rId14" Type="http://schemas.openxmlformats.org/officeDocument/2006/relationships/hyperlink" Target="https://morrison-lab.github.io/mds/functions.html#def-function" TargetMode="External"/><Relationship Id="rId10" Type="http://schemas.openxmlformats.org/officeDocument/2006/relationships/hyperlink" Target="https://morrison-lab.github.io/pds/distributions.html#def-poisson" TargetMode="External"/><Relationship Id="rId9" Type="http://schemas.openxmlformats.org/officeDocument/2006/relationships/hyperlink" Target="https://morrison-lab.github.io/pds/random-variables.html#def-bernoulli" TargetMode="External"/><Relationship Id="rId11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random-variables.html#def-pdf" TargetMode="External"/><Relationship Id="rId12" Type="http://schemas.openxmlformats.org/officeDocument/2006/relationships/hyperlink" Target="https://morrison-lab.github.io/pds/random-variables.html#def-pmf" TargetMode="External"/><Relationship Id="rId25" Type="http://schemas.openxmlformats.org/officeDocument/2006/relationships/hyperlink" Target="https://stat210a.berkeley.edu/fall-2024/" TargetMode="External"/><Relationship Id="rId28" Type="http://schemas.openxmlformats.org/officeDocument/2006/relationships/hyperlink" Target="https://www.cengage.com/c/statistical-inference-2e-casella-berger/9780534243128/" TargetMode="External"/><Relationship Id="rId21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Exponential Families</dc:title>
  <dc:creator/>
  <cp:keywords/>
  <dcterms:created xsi:type="dcterms:W3CDTF">2026-10-26T19:32:47Z</dcterms:created>
  <dcterms:modified xsi:type="dcterms:W3CDTF">2026-10-26T19:32:47Z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12:25:12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