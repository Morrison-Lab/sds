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step to</w:delText>
        </w:r>
      </w:del>
      <w:del w:id="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uses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the</w:delText>
        </w:r>
      </w:del>
      <w:del w:id="9" w:author="PR Preview" w:date="2026-01-01T00:00:00Z">
        <w:r>
          <w:delText xml:space="preserve"> </w:delText>
        </w:r>
      </w:del>
      <w:hyperlink r:id="rId72">
        <w:del w:id="10" w:author="PR Preview" w:date="2026-01-01T00:00:00Z">
          <w:r>
            <w:rPr>
              <w:rStyle w:val="Hyperlink"/>
            </w:rPr>
            <w:delText xml:space="preserve">variance of a linear combination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whose covariance terms are all zero for independent variables.</w:delText>
        </w:r>
      </w:del>
    </w:p>
    <w:p>
      <w:pPr>
        <w:pStyle w:val="FirstParagraph"/>
      </w:pPr>
      <w:ins w:id="14" w:author="PR Preview" w:date="2026-01-01T00:00:00Z">
        <w:r>
          <w:t xml:space="preserve">The step to</w:t>
        </w:r>
      </w:ins>
      <w:ins w:id="1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uses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hyperlink r:id="rId72">
        <w:ins w:id="21" w:author="PR Preview" w:date="2026-01-01T00:00:00Z">
          <w:r>
            <w:rPr>
              <w:rStyle w:val="Hyperlink"/>
            </w:rPr>
            <w:t xml:space="preserve">variance of a linear combination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whose covariance terms are all zero for independent variables.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 result</w:t>
        </w:r>
      </w:ins>
      <w:ins w:id="2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the</w:t>
        </w:r>
      </w:ins>
      <w:ins w:id="30" w:author="PR Preview" w:date="2026-01-01T00:00:00Z">
        <w:r>
          <w:t xml:space="preserve"> </w:t>
        </w:r>
      </w:ins>
      <w:hyperlink r:id="rId73">
        <w:ins w:id="31" w:author="PR Preview" w:date="2026-01-01T00:00:00Z">
          <w:r>
            <w:rPr>
              <w:rStyle w:val="Hyperlink"/>
            </w:rPr>
            <w:t xml:space="preserve">variance of an IID sample mean</w:t>
          </w:r>
        </w:ins>
      </w:hyperlink>
      <w:ins w:id="32" w:author="PR Preview" w:date="2026-01-01T00:00:00Z">
        <w:r>
          <w:t xml:space="preserve">.</w:t>
        </w:r>
      </w:ins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2026-10-22T08:32:56Z</dcterms:created>
  <dcterms:modified xsi:type="dcterms:W3CDTF">2026-10-22T08:32:56Z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