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01:13:25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del w:id="3" w:author="PR Preview" w:date="2026-01-01T00:00:00Z">
        <w:r>
          <w:delTex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\eta+ n {\operatorname{log}\mathopen{}\left\{1 - \pi\right\}\mathclose{}}
    &amp;&amp; \text{(definition of $\eta\stackrel{\text{def}}{=}\operatorname{logit}(\pi)$)}
    \end{aligned}
    $$</w:delText>
        </w:r>
      </w:del>
    </w:p>
    <w:p>
      <w:pPr>
        <w:pStyle w:val="BodyText"/>
      </w:pPr>
      <w:ins w:id="4" w:author="PR Preview" w:date="2026-01-01T00:00:00Z">
        <w:r>
  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  </w:r>
      </w:ins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del w:id="5" w:author="PR Preview" w:date="2026-01-01T00:00:00Z">
        <w:r>
          <w:delText xml:space="preserve">$$\ell(\pi; \mathord{\smash[b]{\underset{\raise.3ex\hbox{$\scriptstyle\sim$}}{y}}\vphantom{y}}) = \mathopen{}\left(\sum_{i=1}^ny_i\right)\mathclose{} \eta+ n {\operatorname{log}\mathopen{}\left\{1 - \pi\right\}\mathclose{}}$$</w:delText>
        </w:r>
      </w:del>
    </w:p>
    <w:p>
      <w:pPr>
        <w:pStyle w:val="BodyText"/>
      </w:pPr>
      <w:ins w:id="6" w:author="PR Preview" w:date="2026-01-01T00:00:00Z">
        <w:r>
  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  </w:r>
      </w:ins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BodyText"/>
      </w:pPr>
      <w:del w:id="7" w:author="PR Preview" w:date="2026-01-01T00:00:00Z">
        <w:r>
          <w:rPr>
            <w:b/>
            <w:bCs/>
          </w:rPr>
          <w:delText xml:space="preserve">Definition 9 (Precision of a random variable)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precision</w:delText>
        </w:r>
      </w:del>
      <w:del w:id="12" w:author="PR Preview" w:date="2026-01-01T00:00:00Z">
        <w:r>
          <w:delText xml:space="preserve"> </w:delText>
        </w:r>
      </w:del>
      <m:oMath>
        <m:r>
          <m:t>τ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of a random variable</w:delText>
        </w:r>
      </w:del>
      <w:del w:id="15" w:author="PR Preview" w:date="2026-01-01T00:00:00Z">
        <w:r>
          <w:delText xml:space="preserve"> </w:delText>
        </w:r>
      </w:del>
      <m:oMath>
        <m:r>
          <m:t>Y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with nonzero</w:delText>
        </w:r>
      </w:del>
      <w:del w:id="18" w:author="PR Preview" w:date="2026-01-01T00:00:00Z">
        <w:r>
          <w:delText xml:space="preserve"> </w:delText>
        </w:r>
      </w:del>
      <w:hyperlink r:id="rId267">
        <w:del w:id="19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2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 the reciprocal of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del w:id="2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del w:id="25" w:author="PR Preview" w:date="2026-01-01T00:00:00Z">
        <w:r>
          <w:rPr>
            <w:b/>
            <w:bCs/>
          </w:rPr>
          <w:delText xml:space="preserve">Example 5 (Precision of a Bernoulli variable)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If</w:delText>
        </w:r>
      </w:del>
      <w:del w:id="2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with</w:delText>
        </w:r>
      </w:del>
      <w:del w:id="3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del w:id="32" w:author="PR Preview" w:date="2026-01-01T00:00:00Z">
        <w:r>
          <w:delText xml:space="preserve">,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then</w:delText>
        </w:r>
      </w:del>
      <w:del w:id="3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36" w:author="PR Preview" w:date="2026-01-01T00:00:00Z">
        <w:r>
          <w:delText xml:space="preserve">,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so the</w:delText>
        </w:r>
      </w:del>
      <w:del w:id="39" w:author="PR Preview" w:date="2026-01-01T00:00:00Z">
        <w:r>
          <w:delText xml:space="preserve"> </w:delText>
        </w:r>
      </w:del>
      <w:hyperlink w:anchor="def-precision-rv">
        <w:del w:id="40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of</w:delText>
        </w:r>
      </w:del>
      <w:del w:id="43" w:author="PR Preview" w:date="2026-01-01T00:00:00Z">
        <w:r>
          <w:delText xml:space="preserve"> </w:delText>
        </w:r>
      </w:del>
      <m:oMath>
        <m:r>
          <m:t>Y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</w:delText>
        </w:r>
      </w:del>
      <w:del w:id="46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7" w:author="PR Preview" w:date="2026-01-01T00:00:00Z">
        <w:r>
          <w:delText xml:space="preserve">.</w:delText>
        </w:r>
      </w:del>
    </w:p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del w:id="48" w:author="PR Preview" w:date="2026-01-01T00:00:00Z">
        <w:r>
          <w:rPr>
            <w:b/>
            <w:bCs/>
          </w:rPr>
          <w:delText xml:space="preserve">Definition 10 (Hessian)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The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rPr>
            <w:b/>
            <w:bCs/>
          </w:rPr>
          <w:delText xml:space="preserve">Hessian matrix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of the log-likelihood function</w:delText>
        </w:r>
      </w:del>
      <w:del w:id="55" w:author="PR Preview" w:date="2026-01-01T00:00:00Z">
        <w:r>
          <w:delText xml:space="preserve"> </w:delText>
        </w:r>
      </w:del>
      <w:del w:id="56" w:author="PR Preview" w:date="2026-01-01T00:00:00Z">
        <w:r>
          <w:delText xml:space="preserve">is the matrix of its second derivatives</w:delText>
        </w:r>
      </w:del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with respect to the parameters:</w:delText>
        </w:r>
      </w:del>
    </w:p>
    <w:p>
      <w:pPr>
        <w:pStyle w:val="FirstParagraph"/>
      </w:pPr>
      <w:ins w:id="59" w:author="PR Preview" w:date="2026-01-01T00:00:00Z">
        <w:r>
          <w:rPr>
            <w:b/>
            <w:bCs/>
          </w:rPr>
          <w:t xml:space="preserve">Definition 9 (Hessian)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b/>
            <w:bCs/>
          </w:rPr>
          <w:t xml:space="preserve">Hessian matrix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of the log-likelihood function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the matrix of its second derivatives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with respect to the parameters:</w:t>
        </w:r>
      </w:ins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del w:id="70" w:author="PR Preview" w:date="2026-01-01T00:00:00Z">
        <w:r>
          <w:rPr>
            <w:b/>
            <w:bCs/>
          </w:rPr>
          <w:delText xml:space="preserve">Definition 11 (Expected information matrix (Fisher information matrix, information matrix))</w:delText>
        </w:r>
      </w:del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The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rPr>
            <w:b/>
            <w:bCs/>
          </w:rPr>
          <w:delText xml:space="preserve">expected information matrix</w:delText>
        </w:r>
      </w:del>
      <w:del w:id="75" w:author="PR Preview" w:date="2026-01-01T00:00:00Z">
        <w:r>
          <w:delText xml:space="preserve">,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also called the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rPr>
            <w:b/>
            <w:bCs/>
          </w:rPr>
          <w:delText xml:space="preserve">Fisher information matrix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or just the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rPr>
            <w:b/>
            <w:bCs/>
          </w:rPr>
          <w:delText xml:space="preserve">information matrix</w:delText>
        </w:r>
      </w:del>
      <w:del w:id="84" w:author="PR Preview" w:date="2026-01-01T00:00:00Z">
        <w:r>
          <w:delText xml:space="preserve">,</w:delText>
        </w:r>
      </w:del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is written</w:delText>
        </w:r>
      </w:del>
      <w:del w:id="8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</m:oMath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and is the expected value of the negative</w:delText>
        </w:r>
      </w:del>
      <w:del w:id="91" w:author="PR Preview" w:date="2026-01-01T00:00:00Z">
        <w:r>
          <w:delText xml:space="preserve"> </w:delText>
        </w:r>
      </w:del>
      <w:hyperlink w:anchor="def-hessian">
        <w:del w:id="92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93" w:author="PR Preview" w:date="2026-01-01T00:00:00Z">
        <w:r>
          <w:delText xml:space="preserve"> </w:delText>
        </w:r>
      </w:del>
      <w:del w:id="94" w:author="PR Preview" w:date="2026-01-01T00:00:00Z">
        <w:r>
          <w:delText xml:space="preserve">of the log-likelihood,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with the data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$\mathord{\smash[b]{\underset{\raise.3ex\hbox{$\scriptstyle\sim$}}{X}}\vphantom{X}}$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treated as random:</w:delText>
        </w:r>
      </w:del>
    </w:p>
    <w:p>
      <w:pPr>
        <w:pStyle w:val="BodyText"/>
      </w:pPr>
      <w:ins w:id="101" w:author="PR Preview" w:date="2026-01-01T00:00:00Z">
        <w:r>
          <w:rPr>
            <w:b/>
            <w:bCs/>
          </w:rPr>
          <w:t xml:space="preserve">Definition 10 (Expected information matrix (Fisher information matrix, information matrix))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The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rPr>
            <w:b/>
            <w:bCs/>
          </w:rPr>
          <w:t xml:space="preserve">expected information matrix</w:t>
        </w:r>
      </w:ins>
      <w:ins w:id="106" w:author="PR Preview" w:date="2026-01-01T00:00:00Z">
        <w:r>
          <w:t xml:space="preserve">,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also called the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rPr>
            <w:b/>
            <w:bCs/>
          </w:rPr>
          <w:t xml:space="preserve">Fisher information matrix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or just the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rPr>
            <w:b/>
            <w:bCs/>
          </w:rPr>
          <w:t xml:space="preserve">information matrix</w:t>
        </w:r>
      </w:ins>
      <w:ins w:id="115" w:author="PR Preview" w:date="2026-01-01T00:00:00Z">
        <w:r>
          <w:t xml:space="preserve">,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is written</w:t>
        </w:r>
      </w:ins>
      <w:ins w:id="11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</m:oMath>
      <w:ins w:id="119" w:author="PR Preview" w:date="2026-01-01T00:00:00Z">
        <w:r>
          <w:t xml:space="preserve">,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and is the expected value of the negative</w:t>
        </w:r>
      </w:ins>
      <w:ins w:id="122" w:author="PR Preview" w:date="2026-01-01T00:00:00Z">
        <w:r>
          <w:t xml:space="preserve"> </w:t>
        </w:r>
      </w:ins>
      <w:hyperlink w:anchor="def-hessian">
        <w:ins w:id="123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of the log-likelihood,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with the data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$\mathord{\smash[b]{\underset{\raise.3ex\hbox{$\scriptstyle\sim$}}{X}}\vphantom{X}}$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treated as random:</w:t>
        </w:r>
      </w:ins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del w:id="132" w:author="PR Preview" w:date="2026-01-01T00:00:00Z">
        <w:r>
          <w:rPr>
            <w:b/>
            <w:bCs/>
          </w:rPr>
          <w:delText xml:space="preserve">Definition 12 (Observed information matrix)</w:delText>
        </w:r>
      </w:del>
      <w:del w:id="133" w:author="PR Preview" w:date="2026-01-01T00:00:00Z">
        <w:r>
          <w:delText xml:space="preserve"> </w:delText>
        </w:r>
      </w:del>
      <w:del w:id="134" w:author="PR Preview" w:date="2026-01-01T00:00:00Z">
        <w:r>
          <w:delText xml:space="preserve">The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rPr>
            <w:b/>
            <w:bCs/>
          </w:rPr>
          <w:delText xml:space="preserve">observed information matrix</w:delText>
        </w:r>
      </w:del>
      <w:del w:id="137" w:author="PR Preview" w:date="2026-01-01T00:00:00Z">
        <w:r>
          <w:delText xml:space="preserve">, written</w:delText>
        </w:r>
      </w:del>
      <w:del w:id="138" w:author="PR Preview" w:date="2026-01-01T00:00:00Z">
        <w:r>
          <w:delText xml:space="preserve"> </w:delText>
        </w:r>
      </w:del>
      <m:oMath>
        <m:r>
          <m:t>I</m:t>
        </m:r>
      </m:oMath>
      <w:del w:id="139" w:author="PR Preview" w:date="2026-01-01T00:00:00Z">
        <w:r>
          <w:delText xml:space="preserve">,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 the negative of the</w:delText>
        </w:r>
      </w:del>
      <w:del w:id="142" w:author="PR Preview" w:date="2026-01-01T00:00:00Z">
        <w:r>
          <w:delText xml:space="preserve"> </w:delText>
        </w:r>
      </w:del>
      <w:hyperlink w:anchor="def-hessian">
        <w:del w:id="143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of the log-likelihood,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evaluated at the observed data: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11 (Observed information matrix)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observed information matrix</w:t>
        </w:r>
      </w:ins>
      <w:ins w:id="153" w:author="PR Preview" w:date="2026-01-01T00:00:00Z">
        <w:r>
          <w:t xml:space="preserve">, written</w:t>
        </w:r>
      </w:ins>
      <w:ins w:id="154" w:author="PR Preview" w:date="2026-01-01T00:00:00Z">
        <w:r>
          <w:t xml:space="preserve"> </w:t>
        </w:r>
      </w:ins>
      <m:oMath>
        <m:r>
          <m:t>I</m:t>
        </m:r>
      </m:oMath>
      <w:ins w:id="155" w:author="PR Preview" w:date="2026-01-01T00:00:00Z">
        <w:r>
          <w:t xml:space="preserve">,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is the negative of the</w:t>
        </w:r>
      </w:ins>
      <w:ins w:id="158" w:author="PR Preview" w:date="2026-01-01T00:00:00Z">
        <w:r>
          <w:t xml:space="preserve"> </w:t>
        </w:r>
      </w:ins>
      <w:hyperlink w:anchor="def-hessian">
        <w:ins w:id="159" w:author="PR Preview" w:date="2026-01-01T00:00:00Z">
          <w:r>
            <w:rPr>
              <w:rStyle w:val="Hyperlink"/>
            </w:rPr>
            <w:t xml:space="preserve">Hessian</w:t>
          </w:r>
        </w:ins>
      </w:hyperlink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of the log-likelihood,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evaluated at the observed data:</w:t>
        </w:r>
      </w:ins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del w:id="164" w:author="PR Preview" w:date="2026-01-01T00:00:00Z">
        <w:r>
          <w:rPr>
            <w:b/>
            <w:bCs/>
          </w:rPr>
          <w:delText xml:space="preserve">Example 6 (Information for Poisson data)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For</w:delText>
        </w:r>
      </w:del>
      <w:del w:id="16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one observation’s score is</w:delText>
        </w:r>
      </w:del>
      <w:del w:id="171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(</w:delText>
        </w:r>
      </w:del>
      <w:hyperlink w:anchor="thm-pois-score">
        <w:del w:id="17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75" w:author="PR Preview" w:date="2026-01-01T00:00:00Z">
        <w:r>
          <w:delText xml:space="preserve">),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whose derivative with respect to</w:delText>
        </w:r>
      </w:del>
      <w:del w:id="178" w:author="PR Preview" w:date="2026-01-01T00:00:00Z">
        <w:r>
          <w:delText xml:space="preserve"> </w:delText>
        </w:r>
      </w:del>
      <m:oMath>
        <m:r>
          <m:t>λ</m:t>
        </m:r>
      </m:oMath>
      <w:del w:id="179" w:author="PR Preview" w:date="2026-01-01T00:00:00Z">
        <w:r>
          <w:delText xml:space="preserve"> </w:delText>
        </w:r>
      </w:del>
      <w:del w:id="180" w:author="PR Preview" w:date="2026-01-01T00:00:00Z">
        <w:r>
          <w:delText xml:space="preserve">is</w:delText>
        </w:r>
      </w:del>
      <w:del w:id="18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82" w:author="PR Preview" w:date="2026-01-01T00:00:00Z">
        <w:r>
          <w:delText xml:space="preserve">.</w:delText>
        </w:r>
      </w:del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Summing over the observations (</w:delText>
        </w:r>
      </w:del>
      <w:hyperlink w:anchor="thm-deriv-llik-iid">
        <w:del w:id="185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186" w:author="PR Preview" w:date="2026-01-01T00:00:00Z">
        <w:r>
          <w:delText xml:space="preserve">),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the Hessian is</w:delText>
        </w:r>
      </w:del>
      <w:del w:id="18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del w:id="190" w:author="PR Preview" w:date="2026-01-01T00:00:00Z">
        <w:r>
          <w:delText xml:space="preserve">, so:</w:delText>
        </w:r>
      </w:del>
    </w:p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Example 5 (Information for Poisson data)</w:t>
        </w:r>
      </w:ins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For</w:t>
        </w:r>
      </w:ins>
      <w:ins w:id="1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95" w:author="PR Preview" w:date="2026-01-01T00:00:00Z">
        <w:r>
          <w:t xml:space="preserve">,</w:t>
        </w:r>
      </w:ins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one observation’s score is</w:t>
        </w:r>
      </w:ins>
      <w:ins w:id="19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(</w:t>
        </w:r>
      </w:ins>
      <w:hyperlink w:anchor="thm-pois-score">
        <w:ins w:id="20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202" w:author="PR Preview" w:date="2026-01-01T00:00:00Z">
        <w:r>
          <w:t xml:space="preserve">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whose derivative with respect to</w:t>
        </w:r>
      </w:ins>
      <w:ins w:id="205" w:author="PR Preview" w:date="2026-01-01T00:00:00Z">
        <w:r>
          <w:t xml:space="preserve"> </w:t>
        </w:r>
      </w:ins>
      <m:oMath>
        <m:r>
          <m:t>λ</m:t>
        </m:r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is</w:t>
        </w:r>
      </w:ins>
      <w:ins w:id="208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209" w:author="PR Preview" w:date="2026-01-01T00:00:00Z">
        <w:r>
          <w:t xml:space="preserve">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Summing over the observations (</w:t>
        </w:r>
      </w:ins>
      <w:hyperlink w:anchor="thm-deriv-llik-iid">
        <w:ins w:id="21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213" w:author="PR Preview" w:date="2026-01-01T00:00:00Z">
        <w:r>
          <w:t xml:space="preserve">),</w:t>
        </w:r>
      </w:ins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the Hessian is</w:t>
        </w:r>
      </w:ins>
      <w:ins w:id="216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ins w:id="217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del w:id="218" w:author="PR Preview" w:date="2026-01-01T00:00:00Z">
        <w:r>
          <w:rPr>
            <w:b/>
            <w:bCs/>
          </w:rPr>
          <w:delText xml:space="preserve">Example 7 (Checking the information equality for Poisson data)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For</w:delText>
        </w:r>
      </w:del>
      <w:del w:id="22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22" w:author="PR Preview" w:date="2026-01-01T00:00:00Z">
        <w:r>
          <w:delText xml:space="preserve">,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score is</w:delText>
        </w:r>
      </w:del>
      <w:del w:id="22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(</w:delText>
        </w:r>
      </w:del>
      <w:hyperlink w:anchor="exm-information-poisson">
        <w:del w:id="228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29" w:author="PR Preview" w:date="2026-01-01T00:00:00Z">
        <w:r>
          <w:delText xml:space="preserve">). Then: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30" w:author="PR Preview" w:date="2026-01-01T00:00:00Z">
        <w:r>
          <w:delText xml:space="preserve">which matches</w:delText>
        </w:r>
      </w:del>
      <w:del w:id="23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from</w:delText>
        </w:r>
      </w:del>
      <w:del w:id="234" w:author="PR Preview" w:date="2026-01-01T00:00:00Z">
        <w:r>
          <w:delText xml:space="preserve"> </w:delText>
        </w:r>
      </w:del>
      <w:hyperlink w:anchor="exm-information-poisson">
        <w:del w:id="23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236" w:author="PR Preview" w:date="2026-01-01T00:00:00Z">
        <w:r>
          <w:delText xml:space="preserve">.</w:delText>
        </w:r>
      </w:del>
    </w:p>
    <w:p>
      <w:pPr>
        <w:pStyle w:val="BodyText"/>
      </w:pPr>
      <w:del w:id="237" w:author="PR Preview" w:date="2026-01-01T00:00:00Z">
        <w:r>
          <w:rPr>
            <w:b/>
            <w:bCs/>
          </w:rPr>
          <w:delText xml:space="preserve">Example 8 (When the support depends on the parameter)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Let</w:delText>
        </w:r>
      </w:del>
      <w:del w:id="2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241" w:author="PR Preview" w:date="2026-01-01T00:00:00Z">
        <w:r>
          <w:delText xml:space="preserve">.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The likelihood is</w:delText>
        </w:r>
      </w:del>
      <w:del w:id="2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for</w:delText>
        </w:r>
      </w:del>
      <w:del w:id="24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del w:id="248" w:author="PR Preview" w:date="2026-01-01T00:00:00Z">
        <w:r>
          <w:delText xml:space="preserve"> </w:delText>
        </w:r>
      </w:del>
      <w:del w:id="249" w:author="PR Preview" w:date="2026-01-01T00:00:00Z">
        <w:r>
          <w:delText xml:space="preserve">(and 0 otherwise),</w:delText>
        </w:r>
      </w:del>
      <w:del w:id="250" w:author="PR Preview" w:date="2026-01-01T00:00:00Z">
        <w:r>
          <w:delText xml:space="preserve"> </w:delText>
        </w:r>
      </w:del>
      <w:del w:id="251" w:author="PR Preview" w:date="2026-01-01T00:00:00Z">
        <w:r>
          <w:delText xml:space="preserve">so on that range</w:delText>
        </w:r>
      </w:del>
      <w:del w:id="252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del w:id="253" w:author="PR Preview" w:date="2026-01-01T00:00:00Z">
        <w:r>
          <w:delText xml:space="preserve"> </w:delText>
        </w:r>
      </w:del>
      <w:del w:id="254" w:author="PR Preview" w:date="2026-01-01T00:00:00Z">
        <w:r>
          <w:delText xml:space="preserve">and</w:delText>
        </w:r>
      </w:del>
      <w:del w:id="25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del w:id="256" w:author="PR Preview" w:date="2026-01-01T00:00:00Z">
        <w:r>
          <w:delText xml:space="preserve">.</w:delText>
        </w:r>
      </w:del>
      <w:del w:id="257" w:author="PR Preview" w:date="2026-01-01T00:00:00Z">
        <w:r>
          <w:delText xml:space="preserve"> </w:delText>
        </w:r>
      </w:del>
      <w:del w:id="258" w:author="PR Preview" w:date="2026-01-01T00:00:00Z">
        <w:r>
          <w:delText xml:space="preserve">The score is a nonzero constant,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so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del w:id="262" w:author="PR Preview" w:date="2026-01-01T00:00:00Z">
        <w:r>
          <w:delText xml:space="preserve">:</w:delText>
        </w:r>
      </w:del>
      <w:del w:id="263" w:author="PR Preview" w:date="2026-01-01T00:00:00Z">
        <w:r>
          <w:delText xml:space="preserve"> </w:delText>
        </w:r>
      </w:del>
      <w:hyperlink w:anchor="eq-score-mean-zero">
        <w:del w:id="264" w:author="PR Preview" w:date="2026-01-01T00:00:00Z">
          <w:r>
            <w:rPr>
              <w:rStyle w:val="Hyperlink"/>
            </w:rPr>
            <w:delText xml:space="preserve">Equation 12</w:delText>
          </w:r>
        </w:del>
      </w:hyperlink>
      <w:del w:id="265" w:author="PR Preview" w:date="2026-01-01T00:00:00Z">
        <w:r>
          <w:delText xml:space="preserve"> </w:delText>
        </w:r>
      </w:del>
      <w:del w:id="266" w:author="PR Preview" w:date="2026-01-01T00:00:00Z">
        <w:r>
          <w:delText xml:space="preserve">fails,</w:delText>
        </w:r>
      </w:del>
      <w:del w:id="267" w:author="PR Preview" w:date="2026-01-01T00:00:00Z">
        <w:r>
          <w:delText xml:space="preserve"> </w:delText>
        </w:r>
      </w:del>
      <w:del w:id="268" w:author="PR Preview" w:date="2026-01-01T00:00:00Z">
        <w:r>
          <w:delText xml:space="preserve">because the set of possible data values,</w:delText>
        </w:r>
      </w:del>
      <w:del w:id="2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del w:id="270" w:author="PR Preview" w:date="2026-01-01T00:00:00Z">
        <w:r>
          <w:delText xml:space="preserve">, depends on</w:delText>
        </w:r>
      </w:del>
      <w:del w:id="271" w:author="PR Preview" w:date="2026-01-01T00:00:00Z">
        <w:r>
          <w:delText xml:space="preserve"> </w:delText>
        </w:r>
      </w:del>
      <m:oMath>
        <m:r>
          <m:t>θ</m:t>
        </m:r>
      </m:oMath>
      <w:del w:id="272" w:author="PR Preview" w:date="2026-01-01T00:00:00Z">
        <w:r>
          <w:delText xml:space="preserve">.</w:delText>
        </w:r>
      </w:del>
    </w:p>
    <w:p>
      <w:pPr>
        <w:pStyle w:val="FirstParagraph"/>
      </w:pPr>
      <w:ins w:id="273" w:author="PR Preview" w:date="2026-01-01T00:00:00Z">
        <w:r>
          <w:rPr>
            <w:b/>
            <w:bCs/>
          </w:rPr>
          <w:t xml:space="preserve">Example 6 (Checking the information equality for Poisson data)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For</w:t>
        </w:r>
      </w:ins>
      <w:ins w:id="27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the score is</w:t>
        </w:r>
      </w:ins>
      <w:ins w:id="28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hyperlink w:anchor="exm-information-poisson">
        <w:ins w:id="283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84" w:author="PR Preview" w:date="2026-01-01T00:00:00Z">
        <w:r>
          <w:t xml:space="preserve">).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85" w:author="PR Preview" w:date="2026-01-01T00:00:00Z">
        <w:r>
          <w:t xml:space="preserve">which matches</w:t>
        </w:r>
      </w:ins>
      <w:ins w:id="28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from</w:t>
        </w:r>
      </w:ins>
      <w:ins w:id="289" w:author="PR Preview" w:date="2026-01-01T00:00:00Z">
        <w:r>
          <w:t xml:space="preserve"> </w:t>
        </w:r>
      </w:ins>
      <w:hyperlink w:anchor="exm-information-poisson">
        <w:ins w:id="290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91" w:author="PR Preview" w:date="2026-01-01T00:00:00Z">
        <w:r>
          <w:t xml:space="preserve">.</w:t>
        </w:r>
      </w:ins>
    </w:p>
    <w:bookmarkEnd w:id="108"/>
    <w:bookmarkStart w:id="109" w:name="exm-information-equality-fails"/>
    <w:p>
      <w:pPr>
        <w:pStyle w:val="BodyText"/>
      </w:pPr>
      <w:ins w:id="292" w:author="PR Preview" w:date="2026-01-01T00:00:00Z">
        <w:r>
          <w:rPr>
            <w:b/>
            <w:bCs/>
          </w:rPr>
          <w:t xml:space="preserve">Example 7 (When the support depends on the parameter)</w:t>
        </w:r>
      </w:ins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Let</w:t>
        </w:r>
      </w:ins>
      <w:ins w:id="295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296" w:author="PR Preview" w:date="2026-01-01T00:00:00Z">
        <w:r>
          <w:t xml:space="preserve">.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The likelihood is</w:t>
        </w:r>
      </w:ins>
      <w:ins w:id="29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for</w:t>
        </w:r>
      </w:ins>
      <w:ins w:id="302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(and 0 otherwise),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so on that range</w:t>
        </w:r>
      </w:ins>
      <w:ins w:id="307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</w:t>
        </w:r>
      </w:ins>
      <w:ins w:id="310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ins w:id="311" w:author="PR Preview" w:date="2026-01-01T00:00:00Z">
        <w:r>
          <w:t xml:space="preserve">.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The score is a nonzero constant,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so</w:t>
        </w:r>
      </w:ins>
      <w:ins w:id="31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ins w:id="317" w:author="PR Preview" w:date="2026-01-01T00:00:00Z">
        <w:r>
          <w:t xml:space="preserve">:</w:t>
        </w:r>
      </w:ins>
      <w:ins w:id="318" w:author="PR Preview" w:date="2026-01-01T00:00:00Z">
        <w:r>
          <w:t xml:space="preserve"> </w:t>
        </w:r>
      </w:ins>
      <w:hyperlink w:anchor="eq-score-mean-zero">
        <w:ins w:id="319" w:author="PR Preview" w:date="2026-01-01T00:00:00Z">
          <w:r>
            <w:rPr>
              <w:rStyle w:val="Hyperlink"/>
            </w:rPr>
            <w:t xml:space="preserve">Equation 12</w:t>
          </w:r>
        </w:ins>
      </w:hyperlink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fails,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because the set of possible data values,</w:t>
        </w:r>
      </w:ins>
      <w:ins w:id="32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325" w:author="PR Preview" w:date="2026-01-01T00:00:00Z">
        <w:r>
          <w:t xml:space="preserve">, depends on</w:t>
        </w:r>
      </w:ins>
      <w:ins w:id="326" w:author="PR Preview" w:date="2026-01-01T00:00:00Z">
        <w:r>
          <w:t xml:space="preserve"> </w:t>
        </w:r>
      </w:ins>
      <m:oMath>
        <m:r>
          <m:t>θ</m:t>
        </m:r>
      </m:oMath>
      <w:ins w:id="327" w:author="PR Preview" w:date="2026-01-01T00:00:00Z">
        <w:r>
          <w:t xml:space="preserve">.</w:t>
        </w:r>
      </w:ins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del w:id="328" w:author="PR Preview" w:date="2026-01-01T00:00:00Z">
        <w:r>
          <w:rPr>
            <w:i/>
            <w:iCs/>
          </w:rPr>
          <w:delText xml:space="preserve">Remark 5</w:delText>
        </w:r>
      </w:del>
      <w:del w:id="329" w:author="PR Preview" w:date="2026-01-01T00:00:00Z">
        <w:r>
          <w:delText xml:space="preserve"> (Consistent roots and global maximizers). </w:delText>
        </w:r>
      </w:del>
      <w:del w:id="330" w:author="PR Preview" w:date="2026-01-01T00:00:00Z">
        <w:r>
          <w:delText xml:space="preserve">These conditions guarantee a consistent root of the score equation;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that root is the global maximizer of the likelihood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under further conditions,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for example when the log-likelihood is strictly concave,</w:delText>
        </w:r>
      </w:del>
      <w:del w:id="337" w:author="PR Preview" w:date="2026-01-01T00:00:00Z">
        <w:r>
          <w:delText xml:space="preserve"> </w:delText>
        </w:r>
      </w:del>
      <w:del w:id="338" w:author="PR Preview" w:date="2026-01-01T00:00:00Z">
        <w:r>
          <w:delText xml:space="preserve">as for Poisson data, whose Hessian is negative for every</w:delText>
        </w:r>
      </w:del>
      <w:del w:id="339" w:author="PR Preview" w:date="2026-01-01T00:00:00Z">
        <w:r>
          <w:delText xml:space="preserve"> </w:delText>
        </w:r>
      </w:del>
      <m:oMath>
        <m:r>
          <m:t>λ</m:t>
        </m:r>
      </m:oMath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(</w:delText>
        </w:r>
      </w:del>
      <w:hyperlink w:anchor="exm-information-poisson">
        <w:del w:id="34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43" w:author="PR Preview" w:date="2026-01-01T00:00:00Z">
        <w:r>
          <w:delText xml:space="preserve">).</w:delText>
        </w:r>
      </w:del>
    </w:p>
    <w:p>
      <w:pPr>
        <w:pStyle w:val="BodyText"/>
      </w:pPr>
      <w:del w:id="344" w:author="PR Preview" w:date="2026-01-01T00:00:00Z">
        <w:r>
          <w:rPr>
            <w:b/>
            <w:bCs/>
          </w:rPr>
          <w:delText xml:space="preserve">Example 9 (Approximate distribution of the Poisson MLE)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For</w:delText>
        </w:r>
      </w:del>
      <w:del w:id="34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348" w:author="PR Preview" w:date="2026-01-01T00:00:00Z">
        <w:r>
          <w:delText xml:space="preserve">,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setting the score</w:delText>
        </w:r>
      </w:del>
      <w:del w:id="351" w:author="PR Preview" w:date="2026-01-01T00:00:00Z">
        <w:r>
          <w:delText xml:space="preserve"> </w:delText>
        </w:r>
      </w:del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(</w:delText>
        </w:r>
      </w:del>
      <w:hyperlink w:anchor="exm-information-equality">
        <w:del w:id="354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355" w:author="PR Preview" w:date="2026-01-01T00:00:00Z">
        <w:r>
          <w:delText xml:space="preserve">)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to zero gives</w:delText>
        </w:r>
      </w:del>
      <w:del w:id="35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359" w:author="PR Preview" w:date="2026-01-01T00:00:00Z">
        <w:r>
          <w:delText xml:space="preserve">,</w:delText>
        </w:r>
      </w:del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and</w:delText>
        </w:r>
      </w:del>
      <w:del w:id="36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(</w:delText>
        </w:r>
      </w:del>
      <w:hyperlink w:anchor="exm-information-poisson">
        <w:del w:id="365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366" w:author="PR Preview" w:date="2026-01-01T00:00:00Z">
        <w:r>
          <w:delText xml:space="preserve">),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so</w:delText>
        </w:r>
      </w:del>
      <w:del w:id="369" w:author="PR Preview" w:date="2026-01-01T00:00:00Z">
        <w:r>
          <w:delText xml:space="preserve"> </w:delText>
        </w:r>
      </w:del>
      <w:hyperlink w:anchor="thm-dist-mle">
        <w:del w:id="370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says that for large</w:delText>
        </w:r>
      </w:del>
      <w:del w:id="373" w:author="PR Preview" w:date="2026-01-01T00:00:00Z">
        <w:r>
          <w:delText xml:space="preserve"> </w:delText>
        </w:r>
      </w:del>
      <m:oMath>
        <m:r>
          <m:t>n</m:t>
        </m:r>
      </m:oMath>
      <w:del w:id="374" w:author="PR Preview" w:date="2026-01-01T00:00:00Z">
        <w:r>
          <w:delText xml:space="preserve">:</w:delText>
        </w:r>
      </w:del>
    </w:p>
    <w:p>
      <w:pPr>
        <w:pStyle w:val="BodyText"/>
      </w:pPr>
      <w:ins w:id="375" w:author="PR Preview" w:date="2026-01-01T00:00:00Z">
        <w:r>
          <w:rPr>
            <w:i/>
            <w:iCs/>
          </w:rPr>
          <w:t xml:space="preserve">Remark 5</w:t>
        </w:r>
      </w:ins>
      <w:ins w:id="376" w:author="PR Preview" w:date="2026-01-01T00:00:00Z">
        <w:r>
          <w:t xml:space="preserve"> (Consistent roots and global maximizers). </w:t>
        </w:r>
      </w:ins>
      <w:ins w:id="377" w:author="PR Preview" w:date="2026-01-01T00:00:00Z">
        <w:r>
          <w:t xml:space="preserve">These conditions guarantee a consistent root of the score equation;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that root is the global maximizer of the likelihood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under further conditions,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 example when the log-likelihood is strictly concave,</w:t>
        </w:r>
      </w:ins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as for Poisson data, whose Hessian is negative for every</w:t>
        </w:r>
      </w:ins>
      <w:ins w:id="386" w:author="PR Preview" w:date="2026-01-01T00:00:00Z">
        <w:r>
          <w:t xml:space="preserve"> </w:t>
        </w:r>
      </w:ins>
      <m:oMath>
        <m:r>
          <m:t>λ</m:t>
        </m:r>
      </m:oMath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(</w:t>
        </w:r>
      </w:ins>
      <w:hyperlink w:anchor="exm-information-poisson">
        <w:ins w:id="38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390" w:author="PR Preview" w:date="2026-01-01T00:00:00Z">
        <w:r>
          <w:t xml:space="preserve">).</w:t>
        </w:r>
      </w:ins>
    </w:p>
    <w:bookmarkEnd w:id="114"/>
    <w:bookmarkStart w:id="115" w:name="exm-dist-mle-poisson"/>
    <w:p>
      <w:pPr>
        <w:pStyle w:val="BodyText"/>
      </w:pPr>
      <w:ins w:id="391" w:author="PR Preview" w:date="2026-01-01T00:00:00Z">
        <w:r>
          <w:rPr>
            <w:b/>
            <w:bCs/>
          </w:rPr>
          <w:t xml:space="preserve">Example 8 (Approximate distribution of the Poisson MLE)</w:t>
        </w:r>
      </w:ins>
      <w:ins w:id="392" w:author="PR Preview" w:date="2026-01-01T00:00:00Z">
        <w:r>
          <w:t xml:space="preserve"> </w:t>
        </w:r>
      </w:ins>
      <w:ins w:id="393" w:author="PR Preview" w:date="2026-01-01T00:00:00Z">
        <w:r>
          <w:t xml:space="preserve">For</w:t>
        </w:r>
      </w:ins>
      <w:ins w:id="39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setting the score</w:t>
        </w:r>
      </w:ins>
      <w:ins w:id="398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(</w:t>
        </w:r>
      </w:ins>
      <w:hyperlink w:anchor="exm-information-equality">
        <w:ins w:id="401" w:author="PR Preview" w:date="2026-01-01T00:00:00Z">
          <w:r>
            <w:rPr>
              <w:rStyle w:val="Hyperlink"/>
            </w:rPr>
            <w:t xml:space="preserve">Example 6</w:t>
          </w:r>
        </w:ins>
      </w:hyperlink>
      <w:ins w:id="402" w:author="PR Preview" w:date="2026-01-01T00:00:00Z">
        <w:r>
          <w:t xml:space="preserve">)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to zero gives</w:t>
        </w:r>
      </w:ins>
      <w:ins w:id="405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406" w:author="PR Preview" w:date="2026-01-01T00:00:00Z">
        <w:r>
          <w:t xml:space="preserve">,</w:t>
        </w:r>
      </w:ins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and</w:t>
        </w:r>
      </w:ins>
      <w:ins w:id="40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(</w:t>
        </w:r>
      </w:ins>
      <w:hyperlink w:anchor="exm-information-poisson">
        <w:ins w:id="412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13" w:author="PR Preview" w:date="2026-01-01T00:00:00Z">
        <w:r>
          <w:t xml:space="preserve">),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so</w:t>
        </w:r>
      </w:ins>
      <w:ins w:id="416" w:author="PR Preview" w:date="2026-01-01T00:00:00Z">
        <w:r>
          <w:t xml:space="preserve"> </w:t>
        </w:r>
      </w:ins>
      <w:hyperlink w:anchor="thm-dist-mle">
        <w:ins w:id="417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says that for large</w:t>
        </w:r>
      </w:ins>
      <w:ins w:id="420" w:author="PR Preview" w:date="2026-01-01T00:00:00Z">
        <w:r>
          <w:t xml:space="preserve"> </w:t>
        </w:r>
      </w:ins>
      <m:oMath>
        <m:r>
          <m:t>n</m:t>
        </m:r>
      </m:oMath>
      <w:ins w:id="4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del w:id="422" w:author="PR Preview" w:date="2026-01-01T00:00:00Z">
        <w:r>
          <w:rPr>
            <w:b/>
            <w:bCs/>
          </w:rPr>
          <w:delText xml:space="preserve">Definition 13 (Wald confidence interval)</w:delText>
        </w:r>
      </w:del>
      <w:del w:id="423" w:author="PR Preview" w:date="2026-01-01T00:00:00Z">
        <w:r>
          <w:delText xml:space="preserve"> </w:delText>
        </w:r>
      </w:del>
      <w:del w:id="424" w:author="PR Preview" w:date="2026-01-01T00:00:00Z">
        <w:r>
          <w:delText xml:space="preserve">The approximate</w:delText>
        </w:r>
      </w:del>
      <w:del w:id="425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rPr>
            <w:b/>
            <w:bCs/>
          </w:rPr>
          <w:delText xml:space="preserve">Wald confidence interval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for the</w:delText>
        </w:r>
      </w:del>
      <w:del w:id="430" w:author="PR Preview" w:date="2026-01-01T00:00:00Z">
        <w:r>
          <w:delText xml:space="preserve"> </w:delText>
        </w:r>
      </w:del>
      <m:oMath>
        <m:r>
          <m:t>k</m:t>
        </m:r>
      </m:oMath>
      <w:del w:id="431" w:author="PR Preview" w:date="2026-01-01T00:00:00Z">
        <w:r>
          <w:delText xml:space="preserve">th entry</w:delText>
        </w:r>
      </w:del>
      <w:del w:id="432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k</m:t>
            </m:r>
          </m:sub>
        </m:sSub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of a parameter vector is</w:delText>
        </w:r>
      </w:del>
    </w:p>
    <w:p>
      <w:pPr>
        <w:pStyle w:val="FirstParagraph"/>
      </w:pPr>
      <w:ins w:id="435" w:author="PR Preview" w:date="2026-01-01T00:00:00Z">
        <w:r>
          <w:rPr>
            <w:b/>
            <w:bCs/>
          </w:rPr>
          <w:t xml:space="preserve">Definition 12 (Wald confidence interval)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The approximate</w:t>
        </w:r>
      </w:ins>
      <w:ins w:id="438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rPr>
            <w:b/>
            <w:bCs/>
          </w:rPr>
          <w:t xml:space="preserve">Wald confidence interval</w:t>
        </w:r>
      </w:ins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for the</w:t>
        </w:r>
      </w:ins>
      <w:ins w:id="443" w:author="PR Preview" w:date="2026-01-01T00:00:00Z">
        <w:r>
          <w:t xml:space="preserve"> </w:t>
        </w:r>
      </w:ins>
      <m:oMath>
        <m:r>
          <m:t>k</m:t>
        </m:r>
      </m:oMath>
      <w:ins w:id="444" w:author="PR Preview" w:date="2026-01-01T00:00:00Z">
        <w:r>
          <w:t xml:space="preserve">th entry</w:t>
        </w:r>
      </w:ins>
      <w:ins w:id="445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k</m:t>
            </m:r>
          </m:sub>
        </m:sSub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of a parameter vector 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del w:id="448" w:author="PR Preview" w:date="2026-01-01T00:00:00Z">
        <w:r>
          <w:rPr>
            <w:b/>
            <w:bCs/>
          </w:rPr>
          <w:delText xml:space="preserve">Definition 14 (Wald test)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The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rPr>
            <w:b/>
            <w:bCs/>
          </w:rPr>
          <w:delText xml:space="preserve">Wald test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of</w:delText>
        </w:r>
      </w:del>
      <w:del w:id="45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uses the</w:delText>
        </w:r>
      </w:del>
      <w:del w:id="458" w:author="PR Preview" w:date="2026-01-01T00:00:00Z">
        <w:r>
          <w:delText xml:space="preserve"> </w:delText>
        </w:r>
      </w:del>
      <w:hyperlink r:id="rId121">
        <w:del w:id="459" w:author="PR Preview" w:date="2026-01-01T00:00:00Z">
          <w:r>
            <w:rPr>
              <w:rStyle w:val="Hyperlink"/>
            </w:rPr>
            <w:delText xml:space="preserve">test statistic</w:delText>
          </w:r>
        </w:del>
      </w:hyperlink>
    </w:p>
    <w:p>
      <w:pPr>
        <w:pStyle w:val="FirstParagraph"/>
      </w:pPr>
      <w:ins w:id="460" w:author="PR Preview" w:date="2026-01-01T00:00:00Z">
        <w:r>
          <w:rPr>
            <w:b/>
            <w:bCs/>
          </w:rPr>
          <w:t xml:space="preserve">Definition 13 (Wald test)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The</w:t>
        </w:r>
      </w:ins>
      <w:ins w:id="463" w:author="PR Preview" w:date="2026-01-01T00:00:00Z">
        <w:r>
          <w:t xml:space="preserve"> </w:t>
        </w:r>
      </w:ins>
      <w:ins w:id="464" w:author="PR Preview" w:date="2026-01-01T00:00:00Z">
        <w:r>
          <w:rPr>
            <w:b/>
            <w:bCs/>
          </w:rPr>
          <w:t xml:space="preserve">Wald test</w:t>
        </w:r>
      </w:ins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of</w:t>
        </w:r>
      </w:ins>
      <w:ins w:id="46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uses the</w:t>
        </w:r>
      </w:ins>
      <w:ins w:id="470" w:author="PR Preview" w:date="2026-01-01T00:00:00Z">
        <w:r>
          <w:t xml:space="preserve"> </w:t>
        </w:r>
      </w:ins>
      <w:hyperlink r:id="rId121">
        <w:ins w:id="471" w:author="PR Preview" w:date="2026-01-01T00:00:00Z">
          <w:r>
            <w:rPr>
              <w:rStyle w:val="Hyperlink"/>
            </w:rPr>
            <w:t xml:space="preserve">test statistic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del w:id="472" w:author="PR Preview" w:date="2026-01-01T00:00:00Z">
        <w:r>
          <w:rPr>
            <w:b/>
            <w:bCs/>
          </w:rPr>
          <w:delText xml:space="preserve">Definition 15 (Wald statistic for several constraints)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For</w:delText>
        </w:r>
      </w:del>
      <w:del w:id="475" w:author="PR Preview" w:date="2026-01-01T00:00:00Z">
        <w:r>
          <w:delText xml:space="preserve"> </w:delText>
        </w:r>
      </w:del>
      <m:oMath>
        <m:r>
          <m:t>q</m:t>
        </m:r>
      </m:oMath>
      <w:del w:id="476" w:author="PR Preview" w:date="2026-01-01T00:00:00Z">
        <w:r>
          <w:delText xml:space="preserve"> </w:delText>
        </w:r>
      </w:del>
      <w:del w:id="477" w:author="PR Preview" w:date="2026-01-01T00:00:00Z">
        <w:r>
          <w:delText xml:space="preserve">constraints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$H_0: \mathord{\smash[b]{\underset{\raise.3ex\hbox{$\scriptstyle\sim$}}{\theta}}\vphantom{\theta}}_{(q)} = \mathord{\smash[b]{\underset{\raise.3ex\hbox{$\scriptstyle\sim$}}{\theta}}\vphantom{\theta}}_{(q),0}$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on a</w:delText>
        </w:r>
      </w:del>
      <w:del w:id="482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1</m:t>
        </m:r>
      </m:oMath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delText xml:space="preserve">subvector,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the</w:delText>
        </w:r>
      </w:del>
      <w:del w:id="487" w:author="PR Preview" w:date="2026-01-01T00:00:00Z">
        <w:r>
          <w:delText xml:space="preserve"> </w:delText>
        </w:r>
      </w:del>
      <w:del w:id="488" w:author="PR Preview" w:date="2026-01-01T00:00:00Z">
        <w:r>
          <w:rPr>
            <w:b/>
            <w:bCs/>
          </w:rPr>
          <w:delText xml:space="preserve">Wald statistic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is</w:delText>
        </w:r>
      </w:del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delText>
        </w:r>
      </w:del>
      <w:del w:id="493" w:author="PR Preview" w:date="2026-01-01T00:00:00Z">
        <w:r>
          <w:delText xml:space="preserve">,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where</w:delText>
        </w:r>
      </w:del>
      <w:del w:id="4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del w:id="497" w:author="PR Preview" w:date="2026-01-01T00:00:00Z">
        <w:r>
          <w:delText xml:space="preserve"> </w:delText>
        </w:r>
      </w:del>
      <w:del w:id="498" w:author="PR Preview" w:date="2026-01-01T00:00:00Z">
        <w:r>
          <w:delText xml:space="preserve">is the corresponding</w:delText>
        </w:r>
      </w:del>
      <w:del w:id="499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×</m:t>
        </m:r>
        <m:r>
          <m:t>q</m:t>
        </m:r>
      </m:oMath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block of</w:delText>
        </w:r>
      </w:del>
      <w:del w:id="502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03" w:author="PR Preview" w:date="2026-01-01T00:00:00Z">
        <w:r>
          <w:delText xml:space="preserve">.</w:delText>
        </w:r>
      </w:del>
    </w:p>
    <w:p>
      <w:pPr>
        <w:pStyle w:val="BodyText"/>
      </w:pPr>
      <w:del w:id="504" w:author="PR Preview" w:date="2026-01-01T00:00:00Z">
        <w:r>
          <w:rPr>
            <w:b/>
            <w:bCs/>
          </w:rPr>
          <w:delText xml:space="preserve">Example 10 (Wald interval and test for a Poisson rate)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For</w:delText>
        </w:r>
      </w:del>
      <w:del w:id="5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508" w:author="PR Preview" w:date="2026-01-01T00:00:00Z">
        <w:r>
          <w:delText xml:space="preserve">,</w:delText>
        </w:r>
      </w:del>
      <w:del w:id="5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and</w:delText>
        </w:r>
      </w:del>
      <w:del w:id="51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(</w:delText>
        </w:r>
      </w:del>
      <w:hyperlink w:anchor="exm-dist-mle-poisson">
        <w:del w:id="515" w:author="PR Preview" w:date="2026-01-01T00:00:00Z">
          <w:r>
            <w:rPr>
              <w:rStyle w:val="Hyperlink"/>
            </w:rPr>
            <w:delText xml:space="preserve">Example 9</w:delText>
          </w:r>
        </w:del>
      </w:hyperlink>
      <w:del w:id="516" w:author="PR Preview" w:date="2026-01-01T00:00:00Z">
        <w:r>
          <w:delText xml:space="preserve">),</w:delText>
        </w:r>
      </w:del>
      <w:del w:id="517" w:author="PR Preview" w:date="2026-01-01T00:00:00Z">
        <w:r>
          <w:delText xml:space="preserve"> </w:delText>
        </w:r>
      </w:del>
      <w:del w:id="518" w:author="PR Preview" w:date="2026-01-01T00:00:00Z">
        <w:r>
          <w:delText xml:space="preserve">so</w:delText>
        </w:r>
      </w:del>
      <w:del w:id="519" w:author="PR Preview" w:date="2026-01-01T00:00:00Z">
        <w:r>
          <w:delText xml:space="preserve"> </w:delText>
        </w:r>
      </w:del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520" w:author="PR Preview" w:date="2026-01-01T00:00:00Z">
        <w:r>
          <w:delText xml:space="preserve">.</w:delText>
        </w:r>
      </w:del>
      <w:del w:id="521" w:author="PR Preview" w:date="2026-01-01T00:00:00Z">
        <w:r>
          <w:delText xml:space="preserve"> </w:delText>
        </w:r>
      </w:del>
      <w:del w:id="522" w:author="PR Preview" w:date="2026-01-01T00:00:00Z">
        <w:r>
          <w:delText xml:space="preserve">With</w:delText>
        </w:r>
      </w:del>
      <w:del w:id="52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13</m:t>
        </m:r>
      </m:oMath>
      <w:del w:id="524" w:author="PR Preview" w:date="2026-01-01T00:00:00Z">
        <w:r>
          <w:delText xml:space="preserve"> </w:delText>
        </w:r>
      </w:del>
      <w:del w:id="525" w:author="PR Preview" w:date="2026-01-01T00:00:00Z">
        <w:r>
          <w:delText xml:space="preserve">and</w:delText>
        </w:r>
      </w:del>
      <w:del w:id="526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del w:id="527" w:author="PR Preview" w:date="2026-01-01T00:00:00Z">
        <w:r>
          <w:delText xml:space="preserve">,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the 95% Wald interval for</w:delText>
        </w:r>
      </w:del>
      <w:del w:id="530" w:author="PR Preview" w:date="2026-01-01T00:00:00Z">
        <w:r>
          <w:delText xml:space="preserve"> </w:delText>
        </w:r>
      </w:del>
      <m:oMath>
        <m:r>
          <m:t>λ</m:t>
        </m:r>
      </m:oMath>
      <w:del w:id="531" w:author="PR Preview" w:date="2026-01-01T00:00:00Z">
        <w:r>
          <w:delText xml:space="preserve">,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and the Wald test of</w:delText>
        </w:r>
      </w:del>
      <w:del w:id="53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del w:id="535" w:author="PR Preview" w:date="2026-01-01T00:00:00Z">
        <w:r>
          <w:delText xml:space="preserve">, are:</w:delText>
        </w:r>
      </w:del>
    </w:p>
    <w:p>
      <w:pPr>
        <w:pStyle w:val="BodyText"/>
      </w:pPr>
      <w:ins w:id="536" w:author="PR Preview" w:date="2026-01-01T00:00:00Z">
        <w:r>
          <w:rPr>
            <w:b/>
            <w:bCs/>
          </w:rPr>
          <w:t xml:space="preserve">Definition 14 (Wald statistic for several constraints)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For</w:t>
        </w:r>
      </w:ins>
      <w:ins w:id="539" w:author="PR Preview" w:date="2026-01-01T00:00:00Z">
        <w:r>
          <w:t xml:space="preserve"> </w:t>
        </w:r>
      </w:ins>
      <m:oMath>
        <m:r>
          <m:t>q</m:t>
        </m:r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constraints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$H_0: \mathord{\smash[b]{\underset{\raise.3ex\hbox{$\scriptstyle\sim$}}{\theta}}\vphantom{\theta}}_{(q)} = \mathord{\smash[b]{\underset{\raise.3ex\hbox{$\scriptstyle\sim$}}{\theta}}\vphantom{\theta}}_{(q),0}$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on a</w:t>
        </w:r>
      </w:ins>
      <w:ins w:id="546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1</m:t>
        </m:r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subvector,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the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rPr>
            <w:b/>
            <w:bCs/>
          </w:rPr>
          <w:t xml:space="preserve">Wald statistic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is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  </w:r>
      </w:ins>
      <w:ins w:id="557" w:author="PR Preview" w:date="2026-01-01T00:00:00Z">
        <w:r>
          <w:t xml:space="preserve">,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where</w:t>
        </w:r>
      </w:ins>
      <w:ins w:id="560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is the corresponding</w:t>
        </w:r>
      </w:ins>
      <w:ins w:id="56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×</m:t>
        </m:r>
        <m:r>
          <m:t>q</m:t>
        </m:r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block of</w:t>
        </w:r>
      </w:ins>
      <w:ins w:id="566" w:author="PR Preview" w:date="2026-01-01T00:00:00Z">
        <w:r>
          <w:t xml:space="preserve"> </w:t>
        </w:r>
      </w:ins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567" w:author="PR Preview" w:date="2026-01-01T00:00:00Z">
        <w:r>
          <w:t xml:space="preserve">.</w:t>
        </w:r>
      </w:ins>
    </w:p>
    <w:bookmarkEnd w:id="123"/>
    <w:bookmarkStart w:id="124" w:name="exm-wald-poisson"/>
    <w:p>
      <w:pPr>
        <w:pStyle w:val="BodyText"/>
      </w:pPr>
      <w:ins w:id="568" w:author="PR Preview" w:date="2026-01-01T00:00:00Z">
        <w:r>
          <w:rPr>
            <w:b/>
            <w:bCs/>
          </w:rPr>
          <w:t xml:space="preserve">Example 9 (Wald interval and test for a Poisson rate)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For</w:t>
        </w:r>
      </w:ins>
      <w:ins w:id="5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572" w:author="PR Preview" w:date="2026-01-01T00:00:00Z">
        <w:r>
          <w:t xml:space="preserve">,</w:t>
        </w:r>
      </w:ins>
      <w:ins w:id="57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and</w:t>
        </w:r>
      </w:ins>
      <w:ins w:id="57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(</w:t>
        </w:r>
      </w:ins>
      <w:hyperlink w:anchor="exm-dist-mle-poisson">
        <w:ins w:id="579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580" w:author="PR Preview" w:date="2026-01-01T00:00:00Z">
        <w:r>
          <w:t xml:space="preserve">),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so</w:t>
        </w:r>
      </w:ins>
      <w:ins w:id="583" w:author="PR Preview" w:date="2026-01-01T00:00:00Z">
        <w:r>
          <w:t xml:space="preserve"> </w:t>
        </w:r>
      </w:ins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584" w:author="PR Preview" w:date="2026-01-01T00:00:00Z">
        <w:r>
          <w:t xml:space="preserve">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With</w:t>
        </w:r>
      </w:ins>
      <w:ins w:id="58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13</m:t>
        </m:r>
      </m:oMath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and</w:t>
        </w:r>
      </w:ins>
      <w:ins w:id="590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ins w:id="591" w:author="PR Preview" w:date="2026-01-01T00:00:00Z">
        <w:r>
          <w:t xml:space="preserve">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the 95% Wald interval for</w:t>
        </w:r>
      </w:ins>
      <w:ins w:id="594" w:author="PR Preview" w:date="2026-01-01T00:00:00Z">
        <w:r>
          <w:t xml:space="preserve"> </w:t>
        </w:r>
      </w:ins>
      <m:oMath>
        <m:r>
          <m:t>λ</m:t>
        </m:r>
      </m:oMath>
      <w:ins w:id="595" w:author="PR Preview" w:date="2026-01-01T00:00:00Z">
        <w:r>
          <w:t xml:space="preserve">,</w:t>
        </w:r>
      </w:ins>
      <w:ins w:id="596" w:author="PR Preview" w:date="2026-01-01T00:00:00Z">
        <w:r>
          <w:t xml:space="preserve"> </w:t>
        </w:r>
      </w:ins>
      <w:ins w:id="597" w:author="PR Preview" w:date="2026-01-01T00:00:00Z">
        <w:r>
          <w:t xml:space="preserve">and the Wald test of</w:t>
        </w:r>
      </w:ins>
      <w:ins w:id="59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ins w:id="599" w:author="PR Preview" w:date="2026-01-01T00:00:00Z">
        <w:r>
          <w:t xml:space="preserve">, are:</w:t>
        </w:r>
      </w:ins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del w:id="600" w:author="PR Preview" w:date="2026-01-01T00:00:00Z">
        <w:r>
          <w:rPr>
            <w:i/>
            <w:iCs/>
          </w:rPr>
          <w:delText xml:space="preserve">Remark 7</w:delText>
        </w:r>
      </w:del>
      <w:del w:id="601" w:author="PR Preview" w:date="2026-01-01T00:00:00Z">
        <w:r>
          <w:delText xml:space="preserve"> (Null distributions of the Wald statistics). </w:delText>
        </w:r>
      </w:del>
      <w:del w:id="602" w:author="PR Preview" w:date="2026-01-01T00:00:00Z">
        <w:r>
          <w:delText xml:space="preserve">By</w:delText>
        </w:r>
      </w:del>
      <w:del w:id="603" w:author="PR Preview" w:date="2026-01-01T00:00:00Z">
        <w:r>
          <w:delText xml:space="preserve"> </w:delText>
        </w:r>
      </w:del>
      <w:hyperlink w:anchor="thm-dist-mle">
        <w:del w:id="60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605" w:author="PR Preview" w:date="2026-01-01T00:00:00Z">
        <w:r>
          <w:delText xml:space="preserve">, the statistic</w:delText>
        </w:r>
      </w:del>
      <w:del w:id="606" w:author="PR Preview" w:date="2026-01-01T00:00:00Z">
        <w:r>
          <w:delText xml:space="preserve"> </w:delText>
        </w:r>
      </w:del>
      <m:oMath>
        <m:r>
          <m:t>Z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of the</w:delText>
        </w:r>
      </w:del>
      <w:del w:id="609" w:author="PR Preview" w:date="2026-01-01T00:00:00Z">
        <w:r>
          <w:delText xml:space="preserve"> </w:delText>
        </w:r>
      </w:del>
      <w:hyperlink w:anchor="def-wald-test">
        <w:del w:id="610" w:author="PR Preview" w:date="2026-01-01T00:00:00Z">
          <w:r>
            <w:rPr>
              <w:rStyle w:val="Hyperlink"/>
            </w:rPr>
            <w:delText xml:space="preserve">Wald test</w:delText>
          </w:r>
        </w:del>
      </w:hyperlink>
      <w:del w:id="611" w:author="PR Preview" w:date="2026-01-01T00:00:00Z">
        <w:r>
          <w:delText xml:space="preserve"> </w:delText>
        </w:r>
      </w:del>
      <w:del w:id="612" w:author="PR Preview" w:date="2026-01-01T00:00:00Z">
        <w:r>
          <w:delText xml:space="preserve">has approximately a standard Gaussian distribution</w:delText>
        </w:r>
      </w:del>
      <w:del w:id="613" w:author="PR Preview" w:date="2026-01-01T00:00:00Z">
        <w:r>
          <w:delText xml:space="preserve"> </w:delText>
        </w:r>
      </w:del>
      <w:del w:id="614" w:author="PR Preview" w:date="2026-01-01T00:00:00Z">
        <w:r>
          <w:delText xml:space="preserve">under</w:delText>
        </w:r>
      </w:del>
      <w:del w:id="61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in large samples.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The Wald statistic for</w:delText>
        </w:r>
      </w:del>
      <w:del w:id="620" w:author="PR Preview" w:date="2026-01-01T00:00:00Z">
        <w:r>
          <w:delText xml:space="preserve"> </w:delText>
        </w:r>
      </w:del>
      <m:oMath>
        <m:r>
          <m:t>q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constraints (</w:delText>
        </w:r>
      </w:del>
      <w:hyperlink w:anchor="def-wald-statistic-q">
        <w:del w:id="623" w:author="PR Preview" w:date="2026-01-01T00:00:00Z">
          <w:r>
            <w:rPr>
              <w:rStyle w:val="Hyperlink"/>
            </w:rPr>
            <w:delText xml:space="preserve">Definition 15</w:delText>
          </w:r>
        </w:del>
      </w:hyperlink>
      <w:del w:id="624" w:author="PR Preview" w:date="2026-01-01T00:00:00Z">
        <w:r>
          <w:delText xml:space="preserve">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has approximately a</w:delText>
        </w:r>
      </w:del>
      <w:del w:id="627" w:author="PR Preview" w:date="2026-01-01T00:00:00Z">
        <w:r>
          <w:delText xml:space="preserve"> </w:delText>
        </w:r>
      </w:del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distribution under</w:delText>
        </w:r>
      </w:del>
      <w:del w:id="63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31" w:author="PR Preview" w:date="2026-01-01T00:00:00Z">
        <w:r>
          <w:delText xml:space="preserve">.</w:delText>
        </w:r>
      </w:del>
    </w:p>
    <w:p>
      <w:pPr>
        <w:pStyle w:val="FirstParagraph"/>
      </w:pPr>
      <w:ins w:id="632" w:author="PR Preview" w:date="2026-01-01T00:00:00Z">
        <w:r>
          <w:rPr>
            <w:i/>
            <w:iCs/>
          </w:rPr>
          <w:t xml:space="preserve">Remark 7</w:t>
        </w:r>
      </w:ins>
      <w:ins w:id="633" w:author="PR Preview" w:date="2026-01-01T00:00:00Z">
        <w:r>
          <w:t xml:space="preserve"> (Null distributions of the Wald statistics). </w:t>
        </w:r>
      </w:ins>
      <w:ins w:id="634" w:author="PR Preview" w:date="2026-01-01T00:00:00Z">
        <w:r>
          <w:t xml:space="preserve">By</w:t>
        </w:r>
      </w:ins>
      <w:ins w:id="635" w:author="PR Preview" w:date="2026-01-01T00:00:00Z">
        <w:r>
          <w:t xml:space="preserve"> </w:t>
        </w:r>
      </w:ins>
      <w:hyperlink w:anchor="thm-dist-mle">
        <w:ins w:id="636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637" w:author="PR Preview" w:date="2026-01-01T00:00:00Z">
        <w:r>
          <w:t xml:space="preserve">, the statistic</w:t>
        </w:r>
      </w:ins>
      <w:ins w:id="638" w:author="PR Preview" w:date="2026-01-01T00:00:00Z">
        <w:r>
          <w:t xml:space="preserve"> </w:t>
        </w:r>
      </w:ins>
      <m:oMath>
        <m:r>
          <m:t>Z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of the</w:t>
        </w:r>
      </w:ins>
      <w:ins w:id="641" w:author="PR Preview" w:date="2026-01-01T00:00:00Z">
        <w:r>
          <w:t xml:space="preserve"> </w:t>
        </w:r>
      </w:ins>
      <w:hyperlink w:anchor="def-wald-test">
        <w:ins w:id="642" w:author="PR Preview" w:date="2026-01-01T00:00:00Z">
          <w:r>
            <w:rPr>
              <w:rStyle w:val="Hyperlink"/>
            </w:rPr>
            <w:t xml:space="preserve">Wald test</w:t>
          </w:r>
        </w:ins>
      </w:hyperlink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has approximately a standard Gaussian distribution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under</w:t>
        </w:r>
      </w:ins>
      <w:ins w:id="64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in large samples.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The Wald statistic for</w:t>
        </w:r>
      </w:ins>
      <w:ins w:id="652" w:author="PR Preview" w:date="2026-01-01T00:00:00Z">
        <w:r>
          <w:t xml:space="preserve"> </w:t>
        </w:r>
      </w:ins>
      <m:oMath>
        <m:r>
          <m:t>q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constraints (</w:t>
        </w:r>
      </w:ins>
      <w:hyperlink w:anchor="def-wald-statistic-q">
        <w:ins w:id="655" w:author="PR Preview" w:date="2026-01-01T00:00:00Z">
          <w:r>
            <w:rPr>
              <w:rStyle w:val="Hyperlink"/>
            </w:rPr>
            <w:t xml:space="preserve">Definition 14</w:t>
          </w:r>
        </w:ins>
      </w:hyperlink>
      <w:ins w:id="656" w:author="PR Preview" w:date="2026-01-01T00:00:00Z">
        <w:r>
          <w:t xml:space="preserve">)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has approximately a</w:t>
        </w:r>
      </w:ins>
      <w:ins w:id="659" w:author="PR Preview" w:date="2026-01-01T00:00:00Z">
        <w:r>
          <w:t xml:space="preserve"> </w:t>
        </w:r>
      </w:ins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distribution under</w:t>
        </w:r>
      </w:ins>
      <w:ins w:id="66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63" w:author="PR Preview" w:date="2026-01-01T00:00:00Z">
        <w:r>
          <w:t xml:space="preserve">.</w:t>
        </w:r>
      </w:ins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del w:id="664" w:author="PR Preview" w:date="2026-01-01T00:00:00Z">
        <w:r>
          <w:rPr>
            <w:b/>
            <w:bCs/>
          </w:rPr>
          <w:delText xml:space="preserve">Definition 16 (Likelihood ratio statistic)</w:delText>
        </w:r>
      </w:del>
      <w:del w:id="665" w:author="PR Preview" w:date="2026-01-01T00:00:00Z">
        <w:r>
          <w:delText xml:space="preserve"> </w:delText>
        </w:r>
      </w:del>
      <w:del w:id="666" w:author="PR Preview" w:date="2026-01-01T00:00:00Z">
        <w:r>
          <w:delText xml:space="preserve">Suppose a null hypothesis</w:delText>
        </w:r>
      </w:del>
      <w:del w:id="667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68" w:author="PR Preview" w:date="2026-01-01T00:00:00Z">
        <w:r>
          <w:delText xml:space="preserve"> </w:delText>
        </w:r>
      </w:del>
      <w:del w:id="669" w:author="PR Preview" w:date="2026-01-01T00:00:00Z">
        <w:r>
          <w:delText xml:space="preserve">imposes</w:delText>
        </w:r>
      </w:del>
      <w:del w:id="670" w:author="PR Preview" w:date="2026-01-01T00:00:00Z">
        <w:r>
          <w:delText xml:space="preserve"> </w:delText>
        </w:r>
      </w:del>
      <m:oMath>
        <m:r>
          <m:t>q</m:t>
        </m:r>
      </m:oMath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constraints on the parameter vector</w:delText>
        </w:r>
      </w:del>
      <w:del w:id="673" w:author="PR Preview" w:date="2026-01-01T00:00:00Z">
        <w:r>
          <w:delText xml:space="preserve"> </w:delText>
        </w:r>
      </w:del>
      <w:del w:id="674" w:author="PR Preview" w:date="2026-01-01T00:00:00Z">
        <w:r>
          <w:delText xml:space="preserve">$\mathord{\smash[b]{\underset{\raise.3ex\hbox{$\scriptstyle\sim$}}{\theta}}\vphantom{\theta}}$</w:delText>
        </w:r>
      </w:del>
      <w:del w:id="675" w:author="PR Preview" w:date="2026-01-01T00:00:00Z">
        <w:r>
          <w:delText xml:space="preserve">.</w:delText>
        </w:r>
      </w:del>
      <w:del w:id="676" w:author="PR Preview" w:date="2026-01-01T00:00:00Z">
        <w:r>
          <w:delText xml:space="preserve"> </w:delText>
        </w:r>
      </w:del>
      <w:del w:id="677" w:author="PR Preview" w:date="2026-01-01T00:00:00Z">
        <w:r>
          <w:delText xml:space="preserve">Let</w:delText>
        </w:r>
      </w:del>
      <w:del w:id="67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679" w:author="PR Preview" w:date="2026-01-01T00:00:00Z">
        <w:r>
          <w:delText xml:space="preserve"> </w:delText>
        </w:r>
      </w:del>
      <w:del w:id="680" w:author="PR Preview" w:date="2026-01-01T00:00:00Z">
        <w:r>
          <w:delText xml:space="preserve">be the unrestricted MLE</w:delText>
        </w:r>
      </w:del>
      <w:del w:id="681" w:author="PR Preview" w:date="2026-01-01T00:00:00Z">
        <w:r>
          <w:delText xml:space="preserve"> </w:delText>
        </w:r>
      </w:del>
      <w:del w:id="682" w:author="PR Preview" w:date="2026-01-01T00:00:00Z">
        <w:r>
          <w:delText xml:space="preserve">and</w:delText>
        </w:r>
      </w:del>
      <w:del w:id="68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the MLE under</w:delText>
        </w:r>
      </w:del>
      <w:del w:id="686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687" w:author="PR Preview" w:date="2026-01-01T00:00:00Z">
        <w:r>
          <w:delText xml:space="preserve">.</w:delText>
        </w:r>
      </w:del>
      <w:del w:id="688" w:author="PR Preview" w:date="2026-01-01T00:00:00Z">
        <w:r>
          <w:delText xml:space="preserve"> </w:delText>
        </w:r>
      </w:del>
      <w:del w:id="689" w:author="PR Preview" w:date="2026-01-01T00:00:00Z">
        <w:r>
          <w:delText xml:space="preserve">The</w:delText>
        </w:r>
      </w:del>
      <w:del w:id="690" w:author="PR Preview" w:date="2026-01-01T00:00:00Z">
        <w:r>
          <w:delText xml:space="preserve"> </w:delText>
        </w:r>
      </w:del>
      <w:del w:id="691" w:author="PR Preview" w:date="2026-01-01T00:00:00Z">
        <w:r>
          <w:rPr>
            <w:b/>
            <w:bCs/>
          </w:rPr>
          <w:delText xml:space="preserve">likelihood ratio statistic</w:delText>
        </w:r>
      </w:del>
      <w:del w:id="692" w:author="PR Preview" w:date="2026-01-01T00:00:00Z">
        <w:r>
          <w:delText xml:space="preserve"> </w:delText>
        </w:r>
      </w:del>
      <w:del w:id="693" w:author="PR Preview" w:date="2026-01-01T00:00:00Z">
        <w:r>
          <w:delText xml:space="preserve">is</w:delText>
        </w:r>
      </w:del>
    </w:p>
    <w:p>
      <w:pPr>
        <w:pStyle w:val="FirstParagraph"/>
      </w:pPr>
      <w:ins w:id="694" w:author="PR Preview" w:date="2026-01-01T00:00:00Z">
        <w:r>
          <w:rPr>
            <w:b/>
            <w:bCs/>
          </w:rPr>
          <w:t xml:space="preserve">Definition 15 (Likelihood ratio statistic)</w:t>
        </w:r>
      </w:ins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Suppose a null hypothesis</w:t>
        </w:r>
      </w:ins>
      <w:ins w:id="697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imposes</w:t>
        </w:r>
      </w:ins>
      <w:ins w:id="700" w:author="PR Preview" w:date="2026-01-01T00:00:00Z">
        <w:r>
          <w:t xml:space="preserve"> </w:t>
        </w:r>
      </w:ins>
      <m:oMath>
        <m:r>
          <m:t>q</m:t>
        </m:r>
      </m:oMath>
      <w:ins w:id="701" w:author="PR Preview" w:date="2026-01-01T00:00:00Z">
        <w:r>
          <w:t xml:space="preserve"> </w:t>
        </w:r>
      </w:ins>
      <w:ins w:id="702" w:author="PR Preview" w:date="2026-01-01T00:00:00Z">
        <w:r>
          <w:t xml:space="preserve">constraints on the parameter vector</w:t>
        </w:r>
      </w:ins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$\mathord{\smash[b]{\underset{\raise.3ex\hbox{$\scriptstyle\sim$}}{\theta}}\vphantom{\theta}}$</w:t>
        </w:r>
      </w:ins>
      <w:ins w:id="705" w:author="PR Preview" w:date="2026-01-01T00:00:00Z">
        <w:r>
          <w:t xml:space="preserve">.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Let</w:t>
        </w:r>
      </w:ins>
      <w:ins w:id="708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be the unrestricted MLE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and</w:t>
        </w:r>
      </w:ins>
      <w:ins w:id="713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 MLE under</w:t>
        </w:r>
      </w:ins>
      <w:ins w:id="71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717" w:author="PR Preview" w:date="2026-01-01T00:00:00Z">
        <w:r>
          <w:t xml:space="preserve">.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The</w:t>
        </w:r>
      </w:ins>
      <w:ins w:id="720" w:author="PR Preview" w:date="2026-01-01T00:00:00Z">
        <w:r>
          <w:t xml:space="preserve"> </w:t>
        </w:r>
      </w:ins>
      <w:ins w:id="721" w:author="PR Preview" w:date="2026-01-01T00:00:00Z">
        <w:r>
          <w:rPr>
            <w:b/>
            <w:bCs/>
          </w:rPr>
          <w:t xml:space="preserve">likelihood ratio statistic</w:t>
        </w:r>
      </w:ins>
      <w:ins w:id="722" w:author="PR Preview" w:date="2026-01-01T00:00:00Z">
        <w:r>
          <w:t xml:space="preserve"> </w:t>
        </w:r>
      </w:ins>
      <w:ins w:id="72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del w:id="724" w:author="PR Preview" w:date="2026-01-01T00:00:00Z">
        <w:r>
          <w:rPr>
            <w:b/>
            <w:bCs/>
          </w:rPr>
          <w:delText xml:space="preserve">Example 11 (Likelihood ratio test for a Poisson rate)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For</w:delText>
        </w:r>
      </w:del>
      <w:del w:id="72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and</w:delText>
        </w:r>
      </w:del>
      <w:del w:id="73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del w:id="731" w:author="PR Preview" w:date="2026-01-01T00:00:00Z">
        <w:r>
          <w:delText xml:space="preserve">,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the log-likelihood is</w:delText>
        </w:r>
      </w:del>
      <w:del w:id="734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</w:delText>
        </w:r>
      </w:del>
      <w:del w:id="7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738" w:author="PR Preview" w:date="2026-01-01T00:00:00Z">
        <w:r>
          <w:delText xml:space="preserve">, so:</w:delText>
        </w:r>
      </w:del>
    </w:p>
    <w:p>
      <w:pPr>
        <w:pStyle w:val="BodyText"/>
      </w:pPr>
      <w:ins w:id="739" w:author="PR Preview" w:date="2026-01-01T00:00:00Z">
        <w:r>
          <w:rPr>
            <w:b/>
            <w:bCs/>
          </w:rPr>
          <w:t xml:space="preserve">Example 10 (Likelihood ratio test for a Poisson rate)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For</w:t>
        </w:r>
      </w:ins>
      <w:ins w:id="74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and</w:t>
        </w:r>
      </w:ins>
      <w:ins w:id="74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ins w:id="746" w:author="PR Preview" w:date="2026-01-01T00:00:00Z">
        <w:r>
          <w:t xml:space="preserve">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the log-likelihood is</w:t>
        </w:r>
      </w:ins>
      <w:ins w:id="749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and</w:t>
        </w:r>
      </w:ins>
      <w:ins w:id="752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753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del w:id="754" w:author="PR Preview" w:date="2026-01-01T00:00:00Z">
        <w:r>
          <w:rPr>
            <w:b/>
            <w:bCs/>
          </w:rPr>
          <w:delText xml:space="preserve">Definition 17 (Prediction interval)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A</w:delText>
        </w:r>
      </w:del>
      <w:del w:id="757" w:author="PR Preview" w:date="2026-01-01T00:00:00Z">
        <w:r>
          <w:delText xml:space="preserve"> </w:delText>
        </w:r>
      </w:del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rPr>
            <w:b/>
            <w:bCs/>
          </w:rPr>
          <w:delText xml:space="preserve">prediction interval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for a future random quantity</w:delText>
        </w:r>
      </w:del>
      <w:del w:id="762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763" w:author="PR Preview" w:date="2026-01-01T00:00:00Z">
        <w:r>
          <w:delText xml:space="preserve"> </w:delText>
        </w:r>
      </w:del>
      <w:del w:id="764" w:author="PR Preview" w:date="2026-01-01T00:00:00Z">
        <w:r>
          <w:delText xml:space="preserve">is a pair of statistics</w:delText>
        </w:r>
      </w:del>
      <w:del w:id="765" w:author="PR Preview" w:date="2026-01-01T00:00:00Z">
        <w:r>
          <w:delText xml:space="preserve"> </w:delText>
        </w:r>
      </w:del>
      <m:oMath>
        <m:r>
          <m:t>L</m:t>
        </m:r>
      </m:oMath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and</w:delText>
        </w:r>
      </w:del>
      <w:del w:id="768" w:author="PR Preview" w:date="2026-01-01T00:00:00Z">
        <w:r>
          <w:delText xml:space="preserve"> </w:delText>
        </w:r>
      </w:del>
      <m:oMath>
        <m:r>
          <m:t>U</m:t>
        </m:r>
      </m:oMath>
      <w:del w:id="769" w:author="PR Preview" w:date="2026-01-01T00:00:00Z">
        <w:r>
          <w:delText xml:space="preserve">, computed from the observed data,</w:delText>
        </w:r>
      </w:del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such that the interval from</w:delText>
        </w:r>
      </w:del>
      <w:del w:id="772" w:author="PR Preview" w:date="2026-01-01T00:00:00Z">
        <w:r>
          <w:delText xml:space="preserve"> </w:delText>
        </w:r>
      </w:del>
      <m:oMath>
        <m:r>
          <m:t>L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to</w:delText>
        </w:r>
      </w:del>
      <w:del w:id="775" w:author="PR Preview" w:date="2026-01-01T00:00:00Z">
        <w:r>
          <w:delText xml:space="preserve"> </w:delText>
        </w:r>
      </w:del>
      <m:oMath>
        <m:r>
          <m:t>U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contains</w:delText>
        </w:r>
      </w:del>
      <w:del w:id="778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with probability</w:delText>
        </w:r>
      </w:del>
      <w:del w:id="781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α</m:t>
        </m:r>
      </m:oMath>
      <w:del w:id="782" w:author="PR Preview" w:date="2026-01-01T00:00:00Z">
        <w:r>
          <w:delText xml:space="preserve">,</w:delText>
        </w:r>
      </w:del>
      <w:del w:id="783" w:author="PR Preview" w:date="2026-01-01T00:00:00Z">
        <w:r>
          <w:delText xml:space="preserve"> </w:delText>
        </w:r>
      </w:del>
      <w:del w:id="784" w:author="PR Preview" w:date="2026-01-01T00:00:00Z">
        <w:r>
          <w:delText xml:space="preserve">where the probability accounts for the randomness</w:delText>
        </w:r>
      </w:del>
      <w:del w:id="785" w:author="PR Preview" w:date="2026-01-01T00:00:00Z">
        <w:r>
          <w:delText xml:space="preserve"> </w:delText>
        </w:r>
      </w:del>
      <w:del w:id="786" w:author="PR Preview" w:date="2026-01-01T00:00:00Z">
        <w:r>
          <w:delText xml:space="preserve">of both the observed data and</w:delText>
        </w:r>
      </w:del>
      <w:del w:id="787" w:author="PR Preview" w:date="2026-01-01T00:00:00Z">
        <w:r>
          <w:delText xml:space="preserve"> </w:delText>
        </w:r>
      </w:del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del w:id="788" w:author="PR Preview" w:date="2026-01-01T00:00:00Z">
        <w:r>
          <w:delText xml:space="preserve">:</w:delText>
        </w:r>
      </w:del>
    </w:p>
    <w:p>
      <w:pPr>
        <w:pStyle w:val="FirstParagraph"/>
      </w:pPr>
      <w:ins w:id="789" w:author="PR Preview" w:date="2026-01-01T00:00:00Z">
        <w:r>
          <w:rPr>
            <w:b/>
            <w:bCs/>
          </w:rPr>
          <w:t xml:space="preserve">Definition 16 (Prediction interval)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</w:t>
        </w:r>
      </w:ins>
      <w:ins w:id="792" w:author="PR Preview" w:date="2026-01-01T00:00:00Z">
        <w:r>
          <w:t xml:space="preserve"> </w:t>
        </w:r>
      </w:ins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rPr>
            <w:b/>
            <w:bCs/>
          </w:rPr>
          <w:t xml:space="preserve">prediction interval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for a future random quantity</w:t>
        </w:r>
      </w:ins>
      <w:ins w:id="797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is a pair of statistics</w:t>
        </w:r>
      </w:ins>
      <w:ins w:id="800" w:author="PR Preview" w:date="2026-01-01T00:00:00Z">
        <w:r>
          <w:t xml:space="preserve"> </w:t>
        </w:r>
      </w:ins>
      <m:oMath>
        <m:r>
          <m:t>L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and</w:t>
        </w:r>
      </w:ins>
      <w:ins w:id="803" w:author="PR Preview" w:date="2026-01-01T00:00:00Z">
        <w:r>
          <w:t xml:space="preserve"> </w:t>
        </w:r>
      </w:ins>
      <m:oMath>
        <m:r>
          <m:t>U</m:t>
        </m:r>
      </m:oMath>
      <w:ins w:id="804" w:author="PR Preview" w:date="2026-01-01T00:00:00Z">
        <w:r>
          <w:t xml:space="preserve">, computed from the observed data,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such that the interval from</w:t>
        </w:r>
      </w:ins>
      <w:ins w:id="807" w:author="PR Preview" w:date="2026-01-01T00:00:00Z">
        <w:r>
          <w:t xml:space="preserve"> </w:t>
        </w:r>
      </w:ins>
      <m:oMath>
        <m:r>
          <m:t>L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to</w:t>
        </w:r>
      </w:ins>
      <w:ins w:id="810" w:author="PR Preview" w:date="2026-01-01T00:00:00Z">
        <w:r>
          <w:t xml:space="preserve"> </w:t>
        </w:r>
      </w:ins>
      <m:oMath>
        <m:r>
          <m:t>U</m:t>
        </m:r>
      </m:oMath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contains</w:t>
        </w:r>
      </w:ins>
      <w:ins w:id="813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with probability</w:t>
        </w:r>
      </w:ins>
      <w:ins w:id="81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α</m:t>
        </m:r>
      </m:oMath>
      <w:ins w:id="817" w:author="PR Preview" w:date="2026-01-01T00:00:00Z">
        <w:r>
          <w:t xml:space="preserve">,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where the probability accounts for the randomness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of both the observed data and</w:t>
        </w:r>
      </w:ins>
      <w:ins w:id="822" w:author="PR Preview" w:date="2026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ins w:id="8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del w:id="824" w:author="PR Preview" w:date="2026-01-01T00:00:00Z">
        <w:r>
          <w:rPr>
            <w:i/>
            <w:iCs/>
          </w:rPr>
          <w:delText xml:space="preserve">Remark 10</w:delText>
        </w:r>
      </w:del>
      <w:del w:id="825" w:author="PR Preview" w:date="2026-01-01T00:00:00Z">
        <w:r>
          <w:delText xml:space="preserve"> (Prediction intervals versus confidence intervals). </w:delText>
        </w:r>
      </w:del>
      <w:del w:id="826" w:author="PR Preview" w:date="2026-01-01T00:00:00Z">
        <w:r>
          <w:delText xml:space="preserve">A</w:delText>
        </w:r>
      </w:del>
      <w:del w:id="827" w:author="PR Preview" w:date="2026-01-01T00:00:00Z">
        <w:r>
          <w:delText xml:space="preserve"> </w:delText>
        </w:r>
      </w:del>
      <w:hyperlink r:id="rId148">
        <w:del w:id="828" w:author="PR Preview" w:date="2026-01-01T00:00:00Z">
          <w:r>
            <w:rPr>
              <w:rStyle w:val="Hyperlink"/>
            </w:rPr>
            <w:delText xml:space="preserve">confidence interval</w:delText>
          </w:r>
        </w:del>
      </w:hyperlink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covers a fixed parameter, such as the population mean</w:delText>
        </w:r>
      </w:del>
      <w:del w:id="831" w:author="PR Preview" w:date="2026-01-01T00:00:00Z">
        <w:r>
          <w:delText xml:space="preserve"> </w:delText>
        </w:r>
      </w:del>
      <m:oMath>
        <m:r>
          <m:t>μ</m:t>
        </m:r>
      </m:oMath>
      <w:del w:id="832" w:author="PR Preview" w:date="2026-01-01T00:00:00Z">
        <w:r>
          <w:delText xml:space="preserve">.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A prediction interval (</w:delText>
        </w:r>
      </w:del>
      <w:hyperlink w:anchor="def-prediction-interval">
        <w:del w:id="835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836" w:author="PR Preview" w:date="2026-01-01T00:00:00Z">
        <w:r>
          <w:delText xml:space="preserve">)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covers a random quantity,</w:delText>
        </w:r>
      </w:del>
      <w:del w:id="839" w:author="PR Preview" w:date="2026-01-01T00:00:00Z">
        <w:r>
          <w:delText xml:space="preserve"> </w:delText>
        </w:r>
      </w:del>
      <w:del w:id="840" w:author="PR Preview" w:date="2026-01-01T00:00:00Z">
        <w:r>
          <w:delText xml:space="preserve">such as a new outcome,</w:delText>
        </w:r>
      </w:del>
      <w:del w:id="841" w:author="PR Preview" w:date="2026-01-01T00:00:00Z">
        <w:r>
          <w:delText xml:space="preserve"> </w:delText>
        </w:r>
      </w:del>
      <w:del w:id="842" w:author="PR Preview" w:date="2026-01-01T00:00:00Z">
        <w:r>
          <w:delText xml:space="preserve">or, in the example above, the sample mean</w:delText>
        </w:r>
      </w:del>
      <w:del w:id="843" w:author="PR Preview" w:date="2026-01-01T00:00:00Z">
        <w:r>
          <w:delText xml:space="preserve"> </w:delText>
        </w:r>
      </w:del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844" w:author="PR Preview" w:date="2026-01-01T00:00:00Z">
        <w:r>
          <w:delText xml:space="preserve"> </w:delText>
        </w:r>
      </w:del>
      <w:del w:id="845" w:author="PR Preview" w:date="2026-01-01T00:00:00Z">
        <w:r>
          <w:delText xml:space="preserve">of</w:delText>
        </w:r>
      </w:del>
      <w:del w:id="846" w:author="PR Preview" w:date="2026-01-01T00:00:00Z">
        <w:r>
          <w:delText xml:space="preserve"> </w:delText>
        </w:r>
      </w:del>
      <m:oMath>
        <m:r>
          <m:t>m</m:t>
        </m:r>
      </m:oMath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new observations.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Its probability accounts for the randomness of the new observations,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not only of the observed data.</w:delText>
        </w:r>
      </w:del>
    </w:p>
    <w:p>
      <w:pPr>
        <w:pStyle w:val="BodyText"/>
      </w:pPr>
      <w:ins w:id="853" w:author="PR Preview" w:date="2026-01-01T00:00:00Z">
        <w:r>
          <w:rPr>
            <w:i/>
            <w:iCs/>
          </w:rPr>
          <w:t xml:space="preserve">Remark 10</w:t>
        </w:r>
      </w:ins>
      <w:ins w:id="854" w:author="PR Preview" w:date="2026-01-01T00:00:00Z">
        <w:r>
          <w:t xml:space="preserve"> (Prediction intervals versus confidence intervals). </w:t>
        </w:r>
      </w:ins>
      <w:ins w:id="855" w:author="PR Preview" w:date="2026-01-01T00:00:00Z">
        <w:r>
          <w:t xml:space="preserve">A</w:t>
        </w:r>
      </w:ins>
      <w:ins w:id="856" w:author="PR Preview" w:date="2026-01-01T00:00:00Z">
        <w:r>
          <w:t xml:space="preserve"> </w:t>
        </w:r>
      </w:ins>
      <w:hyperlink r:id="rId148">
        <w:ins w:id="857" w:author="PR Preview" w:date="2026-01-01T00:00:00Z">
          <w:r>
            <w:rPr>
              <w:rStyle w:val="Hyperlink"/>
            </w:rPr>
            <w:t xml:space="preserve">confidence interval</w:t>
          </w:r>
        </w:ins>
      </w:hyperlink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covers a fixed parameter, such as the population mean</w:t>
        </w:r>
      </w:ins>
      <w:ins w:id="860" w:author="PR Preview" w:date="2026-01-01T00:00:00Z">
        <w:r>
          <w:t xml:space="preserve"> </w:t>
        </w:r>
      </w:ins>
      <m:oMath>
        <m:r>
          <m:t>μ</m:t>
        </m:r>
      </m:oMath>
      <w:ins w:id="861" w:author="PR Preview" w:date="2026-01-01T00:00:00Z">
        <w:r>
          <w:t xml:space="preserve">.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A prediction interval (</w:t>
        </w:r>
      </w:ins>
      <w:hyperlink w:anchor="def-prediction-interval">
        <w:ins w:id="864" w:author="PR Preview" w:date="2026-01-01T00:00:00Z">
          <w:r>
            <w:rPr>
              <w:rStyle w:val="Hyperlink"/>
            </w:rPr>
            <w:t xml:space="preserve">Definition 16</w:t>
          </w:r>
        </w:ins>
      </w:hyperlink>
      <w:ins w:id="865" w:author="PR Preview" w:date="2026-01-01T00:00:00Z">
        <w:r>
          <w:t xml:space="preserve">)</w:t>
        </w:r>
      </w:ins>
      <w:ins w:id="866" w:author="PR Preview" w:date="2026-01-01T00:00:00Z">
        <w:r>
          <w:t xml:space="preserve"> </w:t>
        </w:r>
      </w:ins>
      <w:ins w:id="867" w:author="PR Preview" w:date="2026-01-01T00:00:00Z">
        <w:r>
          <w:t xml:space="preserve">covers a random quantity,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such as a new outcome,</w:t>
        </w:r>
      </w:ins>
      <w:ins w:id="870" w:author="PR Preview" w:date="2026-01-01T00:00:00Z">
        <w:r>
          <w:t xml:space="preserve"> </w:t>
        </w:r>
      </w:ins>
      <w:ins w:id="871" w:author="PR Preview" w:date="2026-01-01T00:00:00Z">
        <w:r>
          <w:t xml:space="preserve">or, in the example above, the sample mean</w:t>
        </w:r>
      </w:ins>
      <w:ins w:id="872" w:author="PR Preview" w:date="2026-01-01T00:00:00Z">
        <w:r>
          <w:t xml:space="preserve"> </w:t>
        </w:r>
      </w:ins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of</w:t>
        </w:r>
      </w:ins>
      <w:ins w:id="875" w:author="PR Preview" w:date="2026-01-01T00:00:00Z">
        <w:r>
          <w:t xml:space="preserve"> </w:t>
        </w:r>
      </w:ins>
      <m:oMath>
        <m:r>
          <m:t>m</m:t>
        </m:r>
      </m:oMath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new observations.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Its probability accounts for the randomness of the new observations,</w:t>
        </w:r>
      </w:ins>
      <w:ins w:id="880" w:author="PR Preview" w:date="2026-01-01T00:00:00Z">
        <w:r>
          <w:t xml:space="preserve"> </w:t>
        </w:r>
      </w:ins>
      <w:ins w:id="881" w:author="PR Preview" w:date="2026-01-01T00:00:00Z">
        <w:r>
          <w:t xml:space="preserve">not only of the observed data.</w:t>
        </w:r>
      </w:ins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del w:id="882" w:author="PR Preview" w:date="2026-01-01T00:00:00Z">
        <w:r>
          <w:rPr>
            <w:b/>
            <w:bCs/>
          </w:rPr>
          <w:delText xml:space="preserve">Definition 18 (Newton-Raphson algorithm)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The</w:delText>
        </w:r>
      </w:del>
      <w:del w:id="885" w:author="PR Preview" w:date="2026-01-01T00:00:00Z">
        <w:r>
          <w:delText xml:space="preserve"> </w:delText>
        </w:r>
      </w:del>
      <w:del w:id="886" w:author="PR Preview" w:date="2026-01-01T00:00:00Z">
        <w:r>
          <w:rPr>
            <w:b/>
            <w:bCs/>
          </w:rPr>
          <w:delText xml:space="preserve">Newton-Raphson algorithm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for solving the score equation</w:delText>
        </w:r>
      </w:del>
      <w:del w:id="889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starts from an initial guess</w:delText>
        </w:r>
      </w:del>
      <w:del w:id="892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and repeats the update</w:delText>
        </w:r>
      </w:del>
    </w:p>
    <w:p>
      <w:pPr>
        <w:pStyle w:val="BodyText"/>
      </w:pPr>
      <w:ins w:id="895" w:author="PR Preview" w:date="2026-01-01T00:00:00Z">
        <w:r>
          <w:rPr>
            <w:b/>
            <w:bCs/>
          </w:rPr>
          <w:t xml:space="preserve">Definition 17 (Newton-Raphson algorithm)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The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rPr>
            <w:b/>
            <w:bCs/>
          </w:rPr>
          <w:t xml:space="preserve">Newton-Raphson algorithm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for solving the score equation</w:t>
        </w:r>
      </w:ins>
      <w:ins w:id="902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starts from an initial guess</w:t>
        </w:r>
      </w:ins>
      <w:ins w:id="905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and repeats the update</w:t>
        </w:r>
      </w:ins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del w:id="908" w:author="PR Preview" w:date="2026-01-01T00:00:00Z">
        <w:r>
          <w:rPr>
            <w:b/>
            <w:bCs/>
          </w:rPr>
          <w:delText xml:space="preserve">Definition 19 (Fisher scoring (method of scoring))</w:delText>
        </w:r>
      </w:del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rPr>
            <w:b/>
            <w:bCs/>
          </w:rPr>
          <w:delText xml:space="preserve">Fisher scoring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(also called the</w:delText>
        </w:r>
      </w:del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rPr>
            <w:b/>
            <w:bCs/>
          </w:rPr>
          <w:delText xml:space="preserve">method of scoring</w:delText>
        </w:r>
      </w:del>
      <w:del w:id="915" w:author="PR Preview" w:date="2026-01-01T00:00:00Z">
        <w:r>
          <w:delText xml:space="preserve">)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is the</w:delText>
        </w:r>
      </w:del>
      <w:del w:id="918" w:author="PR Preview" w:date="2026-01-01T00:00:00Z">
        <w:r>
          <w:delText xml:space="preserve"> </w:delText>
        </w:r>
      </w:del>
      <w:hyperlink w:anchor="def-newton-raphson">
        <w:del w:id="919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920" w:author="PR Preview" w:date="2026-01-01T00:00:00Z">
        <w:r>
          <w:delText xml:space="preserve"> </w:delText>
        </w:r>
      </w:del>
      <w:del w:id="921" w:author="PR Preview" w:date="2026-01-01T00:00:00Z">
        <w:r>
          <w:delText xml:space="preserve">with the observed information</w:delText>
        </w:r>
      </w:del>
      <w:del w:id="922" w:author="PR Preview" w:date="2026-01-01T00:00:00Z">
        <w:r>
          <w:delText xml:space="preserve"> </w:delText>
        </w:r>
      </w:del>
      <w:del w:id="923" w:author="PR Preview" w:date="2026-01-01T00:00:00Z">
        <w:r>
          <w:delText xml:space="preserve">$I(\mathord{\smash[b]{\underset{\raise.3ex\hbox{$\scriptstyle\sim$}}{x}}\vphantom{x}}; {\widehat{\theta}}^*)$</w:delText>
        </w:r>
      </w:del>
      <w:del w:id="924" w:author="PR Preview" w:date="2026-01-01T00:00:00Z">
        <w:r>
          <w:delText xml:space="preserve"> </w:delText>
        </w:r>
      </w:del>
      <w:del w:id="925" w:author="PR Preview" w:date="2026-01-01T00:00:00Z">
        <w:r>
          <w:delText xml:space="preserve">in the update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replaced by the</w:delText>
        </w:r>
      </w:del>
      <w:del w:id="928" w:author="PR Preview" w:date="2026-01-01T00:00:00Z">
        <w:r>
          <w:delText xml:space="preserve"> </w:delText>
        </w:r>
      </w:del>
      <w:hyperlink w:anchor="def-einf">
        <w:del w:id="929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93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931" w:author="PR Preview" w:date="2026-01-01T00:00:00Z">
        <w:r>
          <w:delText xml:space="preserve">:</w:delText>
        </w:r>
      </w:del>
    </w:p>
    <w:p>
      <w:pPr>
        <w:pStyle w:val="BodyText"/>
      </w:pPr>
      <w:ins w:id="932" w:author="PR Preview" w:date="2026-01-01T00:00:00Z">
        <w:r>
          <w:rPr>
            <w:b/>
            <w:bCs/>
          </w:rPr>
          <w:t xml:space="preserve">Definition 18 (Fisher scoring (method of scoring))</w:t>
        </w:r>
      </w:ins>
      <w:ins w:id="933" w:author="PR Preview" w:date="2026-01-01T00:00:00Z">
        <w:r>
          <w:t xml:space="preserve"> </w:t>
        </w:r>
      </w:ins>
      <w:ins w:id="934" w:author="PR Preview" w:date="2026-01-01T00:00:00Z">
        <w:r>
          <w:rPr>
            <w:b/>
            <w:bCs/>
          </w:rPr>
          <w:t xml:space="preserve">Fisher scoring</w:t>
        </w:r>
      </w:ins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(also called the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rPr>
            <w:b/>
            <w:bCs/>
          </w:rPr>
          <w:t xml:space="preserve">method of scoring</w:t>
        </w:r>
      </w:ins>
      <w:ins w:id="939" w:author="PR Preview" w:date="2026-01-01T00:00:00Z">
        <w:r>
          <w:t xml:space="preserve">)</w:t>
        </w:r>
      </w:ins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is the</w:t>
        </w:r>
      </w:ins>
      <w:ins w:id="942" w:author="PR Preview" w:date="2026-01-01T00:00:00Z">
        <w:r>
          <w:t xml:space="preserve"> </w:t>
        </w:r>
      </w:ins>
      <w:hyperlink w:anchor="def-newton-raphson">
        <w:ins w:id="943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with the observed information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$I(\mathord{\smash[b]{\underset{\raise.3ex\hbox{$\scriptstyle\sim$}}{x}}\vphantom{x}}; {\widehat{\theta}}^*)$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in the update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replaced by the</w:t>
        </w:r>
      </w:ins>
      <w:ins w:id="952" w:author="PR Preview" w:date="2026-01-01T00:00:00Z">
        <w:r>
          <w:t xml:space="preserve"> </w:t>
        </w:r>
      </w:ins>
      <w:hyperlink w:anchor="def-einf">
        <w:ins w:id="953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95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95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del w:id="956" w:author="PR Preview" w:date="2026-01-01T00:00:00Z">
        <w:r>
          <w:rPr>
            <w:b/>
            <w:bCs/>
          </w:rPr>
          <w:delText xml:space="preserve">Example 12 (Fisher scoring for Poisson data)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For</w:delText>
        </w:r>
      </w:del>
      <w:del w:id="9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960" w:author="PR Preview" w:date="2026-01-01T00:00:00Z">
        <w:r>
          <w:delText xml:space="preserve">,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the score is</w:delText>
        </w:r>
      </w:del>
      <w:del w:id="963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and the expected information is</w:delText>
        </w:r>
      </w:del>
      <w:del w:id="966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del w:id="967" w:author="PR Preview" w:date="2026-01-01T00:00:00Z">
        <w:r>
          <w:delText xml:space="preserve"> </w:delText>
        </w:r>
      </w:del>
      <w:del w:id="968" w:author="PR Preview" w:date="2026-01-01T00:00:00Z">
        <w:r>
          <w:delText xml:space="preserve">(</w:delText>
        </w:r>
      </w:del>
      <w:hyperlink w:anchor="exm-information-poisson">
        <w:del w:id="969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970" w:author="PR Preview" w:date="2026-01-01T00:00:00Z">
        <w:r>
          <w:delText xml:space="preserve">), so one Fisher scoring step from any</w:delText>
        </w:r>
      </w:del>
      <w:del w:id="971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del w:id="972" w:author="PR Preview" w:date="2026-01-01T00:00:00Z">
        <w:r>
          <w:delText xml:space="preserve"> </w:delText>
        </w:r>
      </w:del>
      <w:del w:id="973" w:author="PR Preview" w:date="2026-01-01T00:00:00Z">
        <w:r>
          <w:delText xml:space="preserve">gives:</w:delText>
        </w:r>
      </w:del>
    </w:p>
    <w:p>
      <w:pPr>
        <w:pStyle w:val="BodyText"/>
      </w:pPr>
      <w:ins w:id="974" w:author="PR Preview" w:date="2026-01-01T00:00:00Z">
        <w:r>
          <w:rPr>
            <w:b/>
            <w:bCs/>
          </w:rPr>
          <w:t xml:space="preserve">Example 11 (Fisher scoring for Poisson data)</w:t>
        </w:r>
      </w:ins>
      <w:ins w:id="975" w:author="PR Preview" w:date="2026-01-01T00:00:00Z">
        <w:r>
          <w:t xml:space="preserve"> </w:t>
        </w:r>
      </w:ins>
      <w:ins w:id="976" w:author="PR Preview" w:date="2026-01-01T00:00:00Z">
        <w:r>
          <w:t xml:space="preserve">For</w:t>
        </w:r>
      </w:ins>
      <w:ins w:id="97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978" w:author="PR Preview" w:date="2026-01-01T00:00:00Z">
        <w:r>
          <w:t xml:space="preserve">,</w:t>
        </w:r>
      </w:ins>
      <w:ins w:id="979" w:author="PR Preview" w:date="2026-01-01T00:00:00Z">
        <w:r>
          <w:t xml:space="preserve"> </w:t>
        </w:r>
      </w:ins>
      <w:ins w:id="980" w:author="PR Preview" w:date="2026-01-01T00:00:00Z">
        <w:r>
          <w:t xml:space="preserve">the score is</w:t>
        </w:r>
      </w:ins>
      <w:ins w:id="981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and the expected information is</w:t>
        </w:r>
      </w:ins>
      <w:ins w:id="984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ins w:id="985" w:author="PR Preview" w:date="2026-01-01T00:00:00Z">
        <w:r>
          <w:t xml:space="preserve"> </w:t>
        </w:r>
      </w:ins>
      <w:ins w:id="986" w:author="PR Preview" w:date="2026-01-01T00:00:00Z">
        <w:r>
          <w:t xml:space="preserve">(</w:t>
        </w:r>
      </w:ins>
      <w:hyperlink w:anchor="exm-information-poisson">
        <w:ins w:id="987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988" w:author="PR Preview" w:date="2026-01-01T00:00:00Z">
        <w:r>
          <w:t xml:space="preserve">), so one Fisher scoring step from any</w:t>
        </w:r>
      </w:ins>
      <w:ins w:id="989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gives: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del w:id="992" w:author="PR Preview" w:date="2026-01-01T00:00:00Z">
        <w:r>
          <w:rPr>
            <w:b/>
            <w:bCs/>
          </w:rPr>
          <w:delText xml:space="preserve">Definition 20 (Empirical information matrix)</w:delText>
        </w:r>
      </w:del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For mutually independent observations,</w:delText>
        </w:r>
      </w:del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the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rPr>
            <w:b/>
            <w:bCs/>
          </w:rPr>
          <w:delText xml:space="preserve">empirical information matrix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is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[2]</w:delText>
        </w:r>
      </w:del>
      <w:del w:id="1003" w:author="PR Preview" w:date="2026-01-01T00:00:00Z">
        <w:r>
          <w:delText xml:space="preserve">:</w:delText>
        </w:r>
      </w:del>
    </w:p>
    <w:p>
      <w:pPr>
        <w:pStyle w:val="BodyText"/>
      </w:pPr>
      <w:ins w:id="1004" w:author="PR Preview" w:date="2026-01-01T00:00:00Z">
        <w:r>
          <w:rPr>
            <w:b/>
            <w:bCs/>
          </w:rPr>
          <w:t xml:space="preserve">Definition 19 (Empirical information matrix)</w:t>
        </w:r>
      </w:ins>
      <w:ins w:id="1005" w:author="PR Preview" w:date="2026-01-01T00:00:00Z">
        <w:r>
          <w:t xml:space="preserve"> </w:t>
        </w:r>
      </w:ins>
      <w:ins w:id="1006" w:author="PR Preview" w:date="2026-01-01T00:00:00Z">
        <w:r>
          <w:t xml:space="preserve">For mutually independent observations,</w:t>
        </w:r>
      </w:ins>
      <w:ins w:id="1007" w:author="PR Preview" w:date="2026-01-01T00:00:00Z">
        <w:r>
          <w:t xml:space="preserve"> </w:t>
        </w:r>
      </w:ins>
      <w:ins w:id="1008" w:author="PR Preview" w:date="2026-01-01T00:00:00Z">
        <w:r>
          <w:t xml:space="preserve">the</w:t>
        </w:r>
      </w:ins>
      <w:ins w:id="1009" w:author="PR Preview" w:date="2026-01-01T00:00:00Z">
        <w:r>
          <w:t xml:space="preserve"> </w:t>
        </w:r>
      </w:ins>
      <w:ins w:id="1010" w:author="PR Preview" w:date="2026-01-01T00:00:00Z">
        <w:r>
          <w:rPr>
            <w:b/>
            <w:bCs/>
          </w:rPr>
          <w:t xml:space="preserve">empirical information matrix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is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[2]</w:t>
        </w:r>
      </w:ins>
      <w:ins w:id="1015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del w:id="1016" w:author="PR Preview" w:date="2026-01-01T00:00:00Z">
        <w:r>
          <w:rPr>
            <w:b/>
            <w:bCs/>
          </w:rPr>
          <w:delText xml:space="preserve">Example 13 (Finding the MLE using the Newton-Raphson algorithm)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We found the MLE</w:delText>
        </w:r>
      </w:del>
      <w:del w:id="101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by solving the score equation</w:delText>
        </w:r>
      </w:del>
      <w:del w:id="102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algebraically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(</w:delText>
        </w:r>
      </w:del>
      <w:hyperlink w:anchor="exr-solve-score-equation">
        <w:del w:id="1027" w:author="PR Preview" w:date="2026-01-01T00:00:00Z">
          <w:r>
            <w:rPr>
              <w:rStyle w:val="Hyperlink"/>
            </w:rPr>
            <w:delText xml:space="preserve">Exercise 34</w:delText>
          </w:r>
        </w:del>
      </w:hyperlink>
      <w:del w:id="1028" w:author="PR Preview" w:date="2026-01-01T00:00:00Z">
        <w:r>
          <w:delText xml:space="preserve">).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If we could not have solved it,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we could instead start from an initial guess such as</w:delText>
        </w:r>
      </w:del>
      <w:del w:id="1033" w:author="PR Preview" w:date="2026-01-01T00:00:00Z">
        <w:r>
          <w:delText xml:space="preserve"> </w:delText>
        </w:r>
      </w:del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and apply the</w:delText>
        </w:r>
      </w:del>
      <w:del w:id="1036" w:author="PR Preview" w:date="2026-01-01T00:00:00Z">
        <w:r>
          <w:delText xml:space="preserve"> </w:delText>
        </w:r>
      </w:del>
      <w:hyperlink w:anchor="sec-newton-raphson">
        <w:del w:id="1037" w:author="PR Preview" w:date="2026-01-01T00:00:00Z">
          <w:r>
            <w:rPr>
              <w:rStyle w:val="Hyperlink"/>
            </w:rPr>
            <w:delText xml:space="preserve">Newton-Raphson algorithm</w:delText>
          </w:r>
        </w:del>
      </w:hyperlink>
      <w:del w:id="1038" w:author="PR Preview" w:date="2026-01-01T00:00:00Z">
        <w:r>
          <w:delText xml:space="preserve">.</w:delText>
        </w:r>
      </w:del>
    </w:p>
    <w:p>
      <w:pPr>
        <w:pStyle w:val="FirstParagraph"/>
      </w:pPr>
      <w:ins w:id="1039" w:author="PR Preview" w:date="2026-01-01T00:00:00Z">
        <w:r>
          <w:rPr>
            <w:b/>
            <w:bCs/>
          </w:rPr>
          <w:t xml:space="preserve">Example 12 (Finding the MLE using the Newton-Raphson algorithm)</w:t>
        </w:r>
      </w:ins>
      <w:ins w:id="1040" w:author="PR Preview" w:date="2026-01-01T00:00:00Z">
        <w:r>
          <w:t xml:space="preserve"> </w:t>
        </w:r>
      </w:ins>
      <w:ins w:id="1041" w:author="PR Preview" w:date="2026-01-01T00:00:00Z">
        <w:r>
          <w:t xml:space="preserve">We found the MLE</w:t>
        </w:r>
      </w:ins>
      <w:ins w:id="104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by solving the score equation</w:t>
        </w:r>
      </w:ins>
      <w:ins w:id="1045" w:author="PR Preview" w:date="2026-01-01T00:00:00Z">
        <w:r>
          <w:t xml:space="preserve"> </w:t>
        </w:r>
      </w:ins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algebraically</w:t>
        </w:r>
      </w:ins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(</w:t>
        </w:r>
      </w:ins>
      <w:hyperlink w:anchor="exr-solve-score-equation">
        <w:ins w:id="1050" w:author="PR Preview" w:date="2026-01-01T00:00:00Z">
          <w:r>
            <w:rPr>
              <w:rStyle w:val="Hyperlink"/>
            </w:rPr>
            <w:t xml:space="preserve">Exercise 34</w:t>
          </w:r>
        </w:ins>
      </w:hyperlink>
      <w:ins w:id="1051" w:author="PR Preview" w:date="2026-01-01T00:00:00Z">
        <w:r>
          <w:t xml:space="preserve">).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If we could not have solved it,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we could instead start from an initial guess such as</w:t>
        </w:r>
      </w:ins>
      <w:ins w:id="1056" w:author="PR Preview" w:date="2026-01-01T00:00:00Z">
        <w:r>
          <w:t xml:space="preserve"> </w:t>
        </w:r>
      </w:ins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and apply the</w:t>
        </w:r>
      </w:ins>
      <w:ins w:id="1059" w:author="PR Preview" w:date="2026-01-01T00:00:00Z">
        <w:r>
          <w:t xml:space="preserve"> </w:t>
        </w:r>
      </w:ins>
      <w:hyperlink w:anchor="sec-newton-raphson">
        <w:ins w:id="1060" w:author="PR Preview" w:date="2026-01-01T00:00:00Z">
          <w:r>
            <w:rPr>
              <w:rStyle w:val="Hyperlink"/>
            </w:rPr>
            <w:t xml:space="preserve">Newton-Raphson algorithm</w:t>
          </w:r>
        </w:ins>
      </w:hyperlink>
      <w:ins w:id="1061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del w:id="1062" w:author="PR Preview" w:date="2026-01-01T00:00:00Z">
        <w:r>
          <w:delText xml:space="preserve">3 Maximum likelihood for a Bernoulli model without covariates</w:delText>
        </w:r>
      </w:del>
    </w:p>
    <w:p>
      <w:pPr>
        <w:pStyle w:val="Heading3"/>
      </w:pPr>
      <w:del w:id="1063" w:author="PR Preview" w:date="2026-01-01T00:00:00Z">
        <w:r>
          <w:delText xml:space="preserve">3.1 Log-likelihood contributions</w:delText>
        </w:r>
      </w:del>
    </w:p>
    <w:p>
      <w:pPr>
        <w:pStyle w:val="FirstParagraph"/>
      </w:pPr>
      <w:del w:id="1064" w:author="PR Preview" w:date="2026-01-01T00:00:00Z">
        <w:r>
          <w:rPr>
            <w:b/>
            <w:bCs/>
          </w:rPr>
          <w:delText xml:space="preserve">Exercise 38 (Log-likelihood contribution of one binary outcome)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Let:</w:delText>
        </w:r>
      </w:del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067" w:author="PR Preview" w:date="2026-01-01T00:00:00Z">
        <w:r>
          <w:delText xml:space="preserve"> </w:delText>
        </w:r>
      </w:del>
      <w:del w:id="1068" w:author="PR Preview" w:date="2026-01-01T00:00:00Z">
        <w:r>
          <w:delText xml:space="preserve">for</w:delText>
        </w:r>
      </w:del>
      <w:del w:id="106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070" w:author="PR Preview" w:date="2026-01-01T00:00:00Z">
        <w:r>
          <w:delText xml:space="preserve">, with no</w:delText>
        </w:r>
      </w:del>
      <w:del w:id="1071" w:author="PR Preview" w:date="2026-01-01T00:00:00Z">
        <w:r>
          <w:delText xml:space="preserve"> </w:delText>
        </w:r>
      </w:del>
      <w:hyperlink r:id="rId9">
        <w:del w:id="1072" w:author="PR Preview" w:date="2026-01-01T00:00:00Z">
          <w:r>
            <w:rPr>
              <w:rStyle w:val="Hyperlink"/>
            </w:rPr>
            <w:delText xml:space="preserve">covariates</w:delText>
          </w:r>
        </w:del>
      </w:hyperlink>
      <w:del w:id="1073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074" w:author="PR Preview" w:date="2026-01-01T00:00:00Z">
        <w:r>
          <w:delText xml:space="preserve"> </w:delText>
        </w:r>
      </w:del>
      <w:del w:id="1075" w:author="PR Preview" w:date="2026-01-01T00:00:00Z">
        <w:r>
          <w:delText xml:space="preserve">be the observed value of</w:delText>
        </w:r>
      </w:del>
      <w:del w:id="107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077" w:author="PR Preview" w:date="2026-01-01T00:00:00Z">
        <w:r>
          <w:delText xml:space="preserve">.</w:delText>
        </w:r>
      </w:del>
    </w:p>
    <w:p>
      <w:pPr>
        <w:pStyle w:val="FirstParagraph"/>
      </w:pPr>
      <w:del w:id="1078" w:author="PR Preview" w:date="2026-01-01T00:00:00Z">
        <w:r>
          <w:delText xml:space="preserve">Derive the</w:delText>
        </w:r>
      </w:del>
      <w:del w:id="1079" w:author="PR Preview" w:date="2026-01-01T00:00:00Z">
        <w:r>
          <w:delText xml:space="preserve"> </w:delText>
        </w:r>
      </w:del>
      <w:hyperlink w:anchor="def-loglik">
        <w:del w:id="1080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contribution</w:delText>
        </w:r>
      </w:del>
      <w:del w:id="1083" w:author="PR Preview" w:date="2026-01-01T00:00:00Z">
        <w:r>
          <w:delText xml:space="preserve"> </w:delText>
        </w:r>
      </w:del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of observation</w:delText>
        </w:r>
      </w:del>
      <w:del w:id="1086" w:author="PR Preview" w:date="2026-01-01T00:00:00Z">
        <w:r>
          <w:delText xml:space="preserve"> </w:delText>
        </w:r>
      </w:del>
      <m:oMath>
        <m:r>
          <m:t>i</m:t>
        </m:r>
      </m:oMath>
      <w:del w:id="1087" w:author="PR Preview" w:date="2026-01-01T00:00:00Z">
        <w:r>
          <w:delText xml:space="preserve">,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the</w:delText>
        </w:r>
      </w:del>
      <w:del w:id="1090" w:author="PR Preview" w:date="2026-01-01T00:00:00Z">
        <w:r>
          <w:delText xml:space="preserve"> </w:delText>
        </w:r>
      </w:del>
      <w:hyperlink w:anchor="def-loglik">
        <w:del w:id="1091" w:author="PR Preview" w:date="2026-01-01T00:00:00Z">
          <w:r>
            <w:rPr>
              <w:rStyle w:val="Hyperlink"/>
            </w:rPr>
            <w:delText xml:space="preserve">log</w:delText>
          </w:r>
        </w:del>
      </w:hyperlink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of its</w:delText>
        </w:r>
      </w:del>
      <w:del w:id="1094" w:author="PR Preview" w:date="2026-01-01T00:00:00Z">
        <w:r>
          <w:delText xml:space="preserve"> </w:delText>
        </w:r>
      </w:del>
      <w:hyperlink w:anchor="def-lik-factor">
        <w:del w:id="1095" w:author="PR Preview" w:date="2026-01-01T00:00:00Z">
          <w:r>
            <w:rPr>
              <w:rStyle w:val="Hyperlink"/>
            </w:rPr>
            <w:delText xml:space="preserve">likelihood component</w:delText>
          </w:r>
        </w:del>
      </w:hyperlink>
      <w:del w:id="1096" w:author="PR Preview" w:date="2026-01-01T00:00:00Z">
        <w:r>
          <w:delText xml:space="preserve">.</w:delText>
        </w:r>
      </w:del>
    </w:p>
    <w:p>
      <w:pPr>
        <w:pStyle w:val="BodyText"/>
      </w:pPr>
      <w:del w:id="1097" w:author="PR Preview" w:date="2026-01-01T00:00:00Z">
        <w:r>
          <w:rPr>
            <w:i/>
            <w:iCs/>
          </w:rPr>
          <w:delText xml:space="preserve">Solution 38</w:delText>
        </w:r>
      </w:del>
      <w:del w:id="1098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del w:id="1099" w:author="PR Preview" w:date="2026-01-01T00:00:00Z">
        <w:r>
          <w:rPr>
            <w:b/>
            <w:bCs/>
          </w:rPr>
          <w:delText xml:space="preserve">Theorem 19 (Log-likelihood contribution of one binary outcome)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If</w:delText>
        </w:r>
      </w:del>
      <w:del w:id="110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103" w:author="PR Preview" w:date="2026-01-01T00:00:00Z">
        <w:r>
          <w:delText xml:space="preserve"> </w:delText>
        </w:r>
      </w:del>
      <w:del w:id="1104" w:author="PR Preview" w:date="2026-01-01T00:00:00Z">
        <w:r>
          <w:delText xml:space="preserve">has observed value</w:delText>
        </w:r>
      </w:del>
      <w:del w:id="110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106" w:author="PR Preview" w:date="2026-01-01T00:00:00Z">
        <w:r>
          <w:delText xml:space="preserve">,</w:delText>
        </w:r>
      </w:del>
      <w:del w:id="1107" w:author="PR Preview" w:date="2026-01-01T00:00:00Z">
        <w:r>
          <w:delText xml:space="preserve"> </w:delText>
        </w:r>
      </w:del>
      <w:del w:id="1108" w:author="PR Preview" w:date="2026-01-01T00:00:00Z">
        <w:r>
          <w:delText xml:space="preserve">its</w:delText>
        </w:r>
      </w:del>
      <w:del w:id="1109" w:author="PR Preview" w:date="2026-01-01T00:00:00Z">
        <w:r>
          <w:delText xml:space="preserve"> </w:delText>
        </w:r>
      </w:del>
      <w:hyperlink w:anchor="def-loglik">
        <w:del w:id="1110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contribution is: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del w:id="1113" w:author="PR Preview" w:date="2026-01-01T00:00:00Z">
        <w:r>
          <w:rPr>
            <w:i/>
            <w:iCs/>
          </w:rPr>
          <w:delText xml:space="preserve">Proof</w:delText>
        </w:r>
      </w:del>
      <w:del w:id="1114" w:author="PR Preview" w:date="2026-01-01T00:00:00Z">
        <w:r>
          <w:delText xml:space="preserve">. </w:delText>
        </w:r>
      </w:del>
      <w:del w:id="1115" w:author="PR Preview" w:date="2026-01-01T00:00:00Z">
        <w:r>
          <w:delText xml:space="preserve">This is the solution to</w:delText>
        </w:r>
      </w:del>
      <w:del w:id="1116" w:author="PR Preview" w:date="2026-01-01T00:00:00Z">
        <w:r>
          <w:delText xml:space="preserve"> </w:delText>
        </w:r>
      </w:del>
      <w:hyperlink w:anchor="exr-bernoulli-loglik-contribution">
        <w:del w:id="1117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1118" w:author="PR Preview" w:date="2026-01-01T00:00:00Z">
        <w:r>
          <w:delText xml:space="preserve">, worked in</w:delText>
        </w:r>
      </w:del>
      <w:del w:id="1119" w:author="PR Preview" w:date="2026-01-01T00:00:00Z">
        <w:r>
          <w:delText xml:space="preserve"> </w:delText>
        </w:r>
      </w:del>
      <w:hyperlink w:anchor="sol-bernoulli-loglik-contribution">
        <w:del w:id="1120" w:author="PR Preview" w:date="2026-01-01T00:00:00Z">
          <w:r>
            <w:rPr>
              <w:rStyle w:val="Hyperlink"/>
            </w:rPr>
            <w:delText xml:space="preserve">Solution 38</w:delText>
          </w:r>
        </w:del>
      </w:hyperlink>
      <w:del w:id="1121" w:author="PR Preview" w:date="2026-01-01T00:00:00Z">
        <w:r>
          <w:delText xml:space="preserve">.</w:delText>
        </w:r>
      </w:del>
      <w:del w:id="1122" w:author="PR Preview" w:date="2026-01-01T00:00:00Z">
        <w:r>
          <w:delText xml:space="preserve"> </w:delText>
        </w:r>
      </w:del>
      <w:del w:id="1123" w:author="PR Preview" w:date="2026-01-01T00:00:00Z">
        <w:r>
          <w:delText xml:space="preserve">Rewriting it with the</w:delText>
        </w:r>
      </w:del>
      <w:del w:id="1124" w:author="PR Preview" w:date="2026-01-01T00:00:00Z">
        <w:r>
          <w:delText xml:space="preserve"> </w:delText>
        </w:r>
      </w:del>
      <w:hyperlink r:id="rId10">
        <w:del w:id="1125" w:author="PR Preview" w:date="2026-01-01T00:00:00Z">
          <w:r>
            <w:rPr>
              <w:rStyle w:val="Hyperlink"/>
            </w:rPr>
            <w:delText xml:space="preserve">log-odds</w:delText>
          </w:r>
        </w:del>
      </w:hyperlink>
      <w:del w:id="1126" w:author="PR Preview" w:date="2026-01-01T00:00:00Z">
        <w:r>
          <w:delText xml:space="preserve"> </w:delText>
        </w:r>
      </w:del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delText xml:space="preserve">and summing over</w:delText>
        </w:r>
      </w:del>
      <w:del w:id="1129" w:author="PR Preview" w:date="2026-01-01T00:00:00Z">
        <w:r>
          <w:delText xml:space="preserve"> </w:delText>
        </w:r>
      </w:del>
      <m:oMath>
        <m:r>
          <m:t>i</m:t>
        </m:r>
      </m:oMath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gives</w:delText>
        </w:r>
      </w:del>
      <w:del w:id="1132" w:author="PR Preview" w:date="2026-01-01T00:00:00Z">
        <w:r>
          <w:delText xml:space="preserve"> </w:delText>
        </w:r>
      </w:del>
      <w:hyperlink w:anchor="thm-bernoulli-loglik-one-group">
        <w:del w:id="1133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1134" w:author="PR Preview" w:date="2026-01-01T00:00:00Z">
        <w:r>
          <w:delText xml:space="preserve">.</w:delText>
        </w:r>
      </w:del>
    </w:p>
    <w:p>
      <w:pPr>
        <w:pStyle w:val="Heading3"/>
      </w:pPr>
      <w:del w:id="1135" w:author="PR Preview" w:date="2026-01-01T00:00:00Z">
        <w:r>
          <w:delText xml:space="preserve">3.2 Score contributions</w:delText>
        </w:r>
      </w:del>
    </w:p>
    <w:p>
      <w:pPr>
        <w:pStyle w:val="FirstParagraph"/>
      </w:pPr>
      <w:del w:id="1136" w:author="PR Preview" w:date="2026-01-01T00:00:00Z">
        <w:r>
          <w:rPr>
            <w:b/>
            <w:bCs/>
          </w:rPr>
          <w:delText xml:space="preserve">Exercise 39 (Score contribution of one binary outcome)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In the setting of</w:delText>
        </w:r>
      </w:del>
      <w:del w:id="1139" w:author="PR Preview" w:date="2026-01-01T00:00:00Z">
        <w:r>
          <w:delText xml:space="preserve"> </w:delText>
        </w:r>
      </w:del>
      <w:hyperlink w:anchor="exr-bernoulli-loglik-contribution">
        <w:del w:id="1140" w:author="PR Preview" w:date="2026-01-01T00:00:00Z">
          <w:r>
            <w:rPr>
              <w:rStyle w:val="Hyperlink"/>
            </w:rPr>
            <w:delText xml:space="preserve">Exercise 38</w:delText>
          </w:r>
        </w:del>
      </w:hyperlink>
      <w:del w:id="1141" w:author="PR Preview" w:date="2026-01-01T00:00:00Z">
        <w:r>
          <w:delText xml:space="preserve">, let:</w:delText>
        </w:r>
      </w:del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del w:id="1142" w:author="PR Preview" w:date="2026-01-01T00:00:00Z">
        <w:r>
          <w:delText xml:space="preserve"> </w:delText>
        </w:r>
      </w:del>
      <w:del w:id="1143" w:author="PR Preview" w:date="2026-01-01T00:00:00Z">
        <w:r>
          <w:delText xml:space="preserve">be the</w:delText>
        </w:r>
      </w:del>
      <w:del w:id="1144" w:author="PR Preview" w:date="2026-01-01T00:00:00Z">
        <w:r>
          <w:delText xml:space="preserve"> </w:delText>
        </w:r>
      </w:del>
      <w:hyperlink w:anchor="def-precision-rv">
        <w:del w:id="1145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1146" w:author="PR Preview" w:date="2026-01-01T00:00:00Z">
        <w:r>
          <w:delText xml:space="preserve"> </w:delText>
        </w:r>
      </w:del>
      <w:del w:id="1147" w:author="PR Preview" w:date="2026-01-01T00:00:00Z">
        <w:r>
          <w:delText xml:space="preserve">of</w:delText>
        </w:r>
      </w:del>
      <w:del w:id="1148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149" w:author="PR Preview" w:date="2026-01-01T00:00:00Z">
        <w:r>
          <w:delText xml:space="preserve">.</w:delText>
        </w:r>
      </w:del>
    </w:p>
    <w:p>
      <w:pPr>
        <w:pStyle w:val="FirstParagraph"/>
      </w:pPr>
      <w:del w:id="1150" w:author="PR Preview" w:date="2026-01-01T00:00:00Z">
        <w:r>
          <w:delText xml:space="preserve">Derive the</w:delText>
        </w:r>
      </w:del>
      <w:del w:id="1151" w:author="PR Preview" w:date="2026-01-01T00:00:00Z">
        <w:r>
          <w:delText xml:space="preserve"> </w:delText>
        </w:r>
      </w:del>
      <w:hyperlink w:anchor="def-score">
        <w:del w:id="115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contribution</w:delText>
        </w:r>
      </w:del>
      <w:del w:id="1155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156" w:author="PR Preview" w:date="2026-01-01T00:00:00Z">
        <w:r>
          <w:delText xml:space="preserve"> </w:delText>
        </w:r>
      </w:del>
      <w:del w:id="1157" w:author="PR Preview" w:date="2026-01-01T00:00:00Z">
        <w:r>
          <w:delText xml:space="preserve">of observation</w:delText>
        </w:r>
      </w:del>
      <w:del w:id="1158" w:author="PR Preview" w:date="2026-01-01T00:00:00Z">
        <w:r>
          <w:delText xml:space="preserve"> </w:delText>
        </w:r>
      </w:del>
      <m:oMath>
        <m:r>
          <m:t>i</m:t>
        </m:r>
      </m:oMath>
      <w:del w:id="1159" w:author="PR Preview" w:date="2026-01-01T00:00:00Z">
        <w:r>
          <w:delText xml:space="preserve">,</w:delText>
        </w:r>
      </w:del>
      <w:del w:id="1160" w:author="PR Preview" w:date="2026-01-01T00:00:00Z">
        <w:r>
          <w:delText xml:space="preserve"> </w:delText>
        </w:r>
      </w:del>
      <w:del w:id="1161" w:author="PR Preview" w:date="2026-01-01T00:00:00Z">
        <w:r>
          <w:delText xml:space="preserve">and write it using</w:delText>
        </w:r>
      </w:del>
      <w:del w:id="1162" w:author="PR Preview" w:date="2026-01-01T00:00:00Z">
        <w:r>
          <w:delText xml:space="preserve"> </w:delText>
        </w:r>
      </w:del>
      <m:oMath>
        <m:r>
          <m:t>τ</m:t>
        </m:r>
      </m:oMath>
      <w:del w:id="1163" w:author="PR Preview" w:date="2026-01-01T00:00:00Z">
        <w:r>
          <w:delText xml:space="preserve">.</w:delText>
        </w:r>
      </w:del>
    </w:p>
    <w:p>
      <w:pPr>
        <w:pStyle w:val="BodyText"/>
      </w:pPr>
      <w:del w:id="1164" w:author="PR Preview" w:date="2026-01-01T00:00:00Z">
        <w:r>
          <w:rPr>
            <w:i/>
            <w:iCs/>
          </w:rPr>
          <w:delText xml:space="preserve">Solution 39</w:delText>
        </w:r>
      </w:del>
      <w:del w:id="1165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is its numerator times the reciprocal of its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166" w:author="PR Preview" w:date="2026-01-01T00:00:00Z">
        <w:r>
          <w:rPr>
            <w:b/>
            <w:bCs/>
          </w:rPr>
          <w:delText xml:space="preserve">Theorem 20 (Score contribution of one binary outcome)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If</w:delText>
        </w:r>
      </w:del>
      <w:del w:id="116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170" w:author="PR Preview" w:date="2026-01-01T00:00:00Z">
        <w:r>
          <w:delText xml:space="preserve"> </w:delText>
        </w:r>
      </w:del>
      <w:del w:id="1171" w:author="PR Preview" w:date="2026-01-01T00:00:00Z">
        <w:r>
          <w:delText xml:space="preserve">has observed value</w:delText>
        </w:r>
      </w:del>
      <w:del w:id="1172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173" w:author="PR Preview" w:date="2026-01-01T00:00:00Z">
        <w:r>
          <w:delText xml:space="preserve"> </w:delText>
        </w:r>
      </w:del>
      <w:del w:id="1174" w:author="PR Preview" w:date="2026-01-01T00:00:00Z">
        <w:r>
          <w:delText xml:space="preserve">and</w:delText>
        </w:r>
      </w:del>
      <w:del w:id="1175" w:author="PR Preview" w:date="2026-01-01T00:00:00Z">
        <w:r>
          <w:delText xml:space="preserve"> </w:delText>
        </w:r>
      </w:del>
      <w:hyperlink w:anchor="def-precision-rv">
        <w:del w:id="1176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1177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178" w:author="PR Preview" w:date="2026-01-01T00:00:00Z">
        <w:r>
          <w:delText xml:space="preserve">,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its</w:delText>
        </w:r>
      </w:del>
      <w:del w:id="1181" w:author="PR Preview" w:date="2026-01-01T00:00:00Z">
        <w:r>
          <w:delText xml:space="preserve"> </w:delText>
        </w:r>
      </w:del>
      <w:hyperlink w:anchor="def-score">
        <w:del w:id="1182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contribution is the precision times the</w:delText>
        </w:r>
      </w:del>
      <w:del w:id="1185" w:author="PR Preview" w:date="2026-01-01T00:00:00Z">
        <w:r>
          <w:delText xml:space="preserve"> </w:delText>
        </w:r>
      </w:del>
      <w:hyperlink r:id="rId268">
        <w:del w:id="1186" w:author="PR Preview" w:date="2026-01-01T00:00:00Z">
          <w:r>
            <w:rPr>
              <w:rStyle w:val="Hyperlink"/>
            </w:rPr>
            <w:delText xml:space="preserve">deviation</w:delText>
          </w:r>
        </w:del>
      </w:hyperlink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of</w:delText>
        </w:r>
      </w:del>
      <w:del w:id="118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from its mean</w:delText>
        </w:r>
      </w:del>
      <w:del w:id="1192" w:author="PR Preview" w:date="2026-01-01T00:00:00Z">
        <w:r>
          <w:delText xml:space="preserve"> </w:delText>
        </w:r>
      </w:del>
      <m:oMath>
        <m:r>
          <m:t>π</m:t>
        </m:r>
      </m:oMath>
      <w:del w:id="119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194" w:author="PR Preview" w:date="2026-01-01T00:00:00Z">
        <w:r>
          <w:delText xml:space="preserve">The precision</w:delText>
        </w:r>
      </w:del>
      <w:del w:id="1195" w:author="PR Preview" w:date="2026-01-01T00:00:00Z">
        <w:r>
          <w:delText xml:space="preserve"> </w:delText>
        </w:r>
      </w:del>
      <m:oMath>
        <m:r>
          <m:t>τ</m:t>
        </m:r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is the same for every</w:delText>
        </w:r>
      </w:del>
      <w:del w:id="1198" w:author="PR Preview" w:date="2026-01-01T00:00:00Z">
        <w:r>
          <w:delText xml:space="preserve"> </w:delText>
        </w:r>
      </w:del>
      <m:oMath>
        <m:r>
          <m:t>i</m:t>
        </m:r>
      </m:oMath>
      <w:del w:id="1199" w:author="PR Preview" w:date="2026-01-01T00:00:00Z">
        <w:r>
          <w:delText xml:space="preserve">, because all</w:delText>
        </w:r>
      </w:del>
      <w:del w:id="120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</m:oMath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share the</w:delText>
        </w:r>
      </w:del>
      <w:del w:id="1203" w:author="PR Preview" w:date="2026-01-01T00:00:00Z">
        <w:r>
          <w:delText xml:space="preserve"> </w:delText>
        </w:r>
      </w:del>
      <w:hyperlink r:id="rId11">
        <w:del w:id="1204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205" w:author="PR Preview" w:date="2026-01-01T00:00:00Z">
        <w:r>
          <w:delText xml:space="preserve"> </w:delText>
        </w:r>
      </w:del>
      <w:hyperlink r:id="rId13">
        <w:del w:id="1206" w:author="PR Preview" w:date="2026-01-01T00:00:00Z">
          <w:r>
            <w:rPr>
              <w:rStyle w:val="Hyperlink"/>
            </w:rPr>
            <w:delText xml:space="preserve">probability</w:delText>
          </w:r>
        </w:del>
      </w:hyperlink>
      <w:del w:id="1207" w:author="PR Preview" w:date="2026-01-01T00:00:00Z">
        <w:r>
          <w:delText xml:space="preserve"> </w:delText>
        </w:r>
      </w:del>
      <m:oMath>
        <m:r>
          <m:t>π</m:t>
        </m:r>
      </m:oMath>
      <w:del w:id="1208" w:author="PR Preview" w:date="2026-01-01T00:00:00Z">
        <w:r>
          <w:delText xml:space="preserve">.</w:delText>
        </w:r>
      </w:del>
    </w:p>
    <w:p>
      <w:pPr>
        <w:pStyle w:val="BodyText"/>
      </w:pPr>
      <w:del w:id="1209" w:author="PR Preview" w:date="2026-01-01T00:00:00Z">
        <w:r>
          <w:rPr>
            <w:i/>
            <w:iCs/>
          </w:rPr>
          <w:delText xml:space="preserve">Proof</w:delText>
        </w:r>
      </w:del>
      <w:del w:id="1210" w:author="PR Preview" w:date="2026-01-01T00:00:00Z">
        <w:r>
          <w:delText xml:space="preserve">. </w:delText>
        </w:r>
      </w:del>
      <w:del w:id="1211" w:author="PR Preview" w:date="2026-01-01T00:00:00Z">
        <w:r>
          <w:delText xml:space="preserve">This is the solution to</w:delText>
        </w:r>
      </w:del>
      <w:del w:id="1212" w:author="PR Preview" w:date="2026-01-01T00:00:00Z">
        <w:r>
          <w:delText xml:space="preserve"> </w:delText>
        </w:r>
      </w:del>
      <w:hyperlink w:anchor="exr-bernoulli-score-contribution">
        <w:del w:id="1213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1214" w:author="PR Preview" w:date="2026-01-01T00:00:00Z">
        <w:r>
          <w:delText xml:space="preserve">, worked in</w:delText>
        </w:r>
      </w:del>
      <w:del w:id="1215" w:author="PR Preview" w:date="2026-01-01T00:00:00Z">
        <w:r>
          <w:delText xml:space="preserve"> </w:delText>
        </w:r>
      </w:del>
      <w:hyperlink w:anchor="sol-bernoulli-score-contribution">
        <w:del w:id="1216" w:author="PR Preview" w:date="2026-01-01T00:00:00Z">
          <w:r>
            <w:rPr>
              <w:rStyle w:val="Hyperlink"/>
            </w:rPr>
            <w:delText xml:space="preserve">Solution 39</w:delText>
          </w:r>
        </w:del>
      </w:hyperlink>
      <w:del w:id="1217" w:author="PR Preview" w:date="2026-01-01T00:00:00Z">
        <w:r>
          <w:delText xml:space="preserve">.</w:delText>
        </w:r>
      </w:del>
    </w:p>
    <w:p>
      <w:pPr>
        <w:pStyle w:val="Heading3"/>
      </w:pPr>
      <w:del w:id="1218" w:author="PR Preview" w:date="2026-01-01T00:00:00Z">
        <w:r>
          <w:delText xml:space="preserve">3.3 The score function of the sample</w:delText>
        </w:r>
      </w:del>
    </w:p>
    <w:p>
      <w:pPr>
        <w:pStyle w:val="FirstParagraph"/>
      </w:pPr>
      <w:del w:id="1219" w:author="PR Preview" w:date="2026-01-01T00:00:00Z">
        <w:r>
          <w:rPr>
            <w:b/>
            <w:bCs/>
          </w:rPr>
          <w:delText xml:space="preserve">Exercise 40 (Score function of a binary sample)</w:delText>
        </w:r>
      </w:del>
      <w:del w:id="1220" w:author="PR Preview" w:date="2026-01-01T00:00:00Z">
        <w:r>
          <w:delText xml:space="preserve"> </w:delText>
        </w:r>
      </w:del>
      <w:del w:id="1221" w:author="PR Preview" w:date="2026-01-01T00:00:00Z">
        <w:r>
          <w:delText xml:space="preserve">In the setting of</w:delText>
        </w:r>
      </w:del>
      <w:del w:id="1222" w:author="PR Preview" w:date="2026-01-01T00:00:00Z">
        <w:r>
          <w:delText xml:space="preserve"> </w:delText>
        </w:r>
      </w:del>
      <w:hyperlink w:anchor="exr-bernoulli-score-contribution">
        <w:del w:id="1223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1224" w:author="PR Preview" w:date="2026-01-01T00:00:00Z">
        <w:r>
          <w:delText xml:space="preserve">,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let</w:delText>
        </w:r>
      </w:del>
      <w:del w:id="1227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be the</w:delText>
        </w:r>
      </w:del>
      <w:del w:id="1230" w:author="PR Preview" w:date="2026-01-01T00:00:00Z">
        <w:r>
          <w:delText xml:space="preserve"> </w:delText>
        </w:r>
      </w:del>
      <w:hyperlink r:id="rId14">
        <w:del w:id="1231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232" w:author="PR Preview" w:date="2026-01-01T00:00:00Z">
        <w:r>
          <w:delText xml:space="preserve"> </w:delText>
        </w:r>
      </w:del>
      <w:del w:id="1233" w:author="PR Preview" w:date="2026-01-01T00:00:00Z">
        <w:r>
          <w:delText xml:space="preserve">of the observed outcomes.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Assemble the</w:delText>
        </w:r>
      </w:del>
      <w:del w:id="1236" w:author="PR Preview" w:date="2026-01-01T00:00:00Z">
        <w:r>
          <w:delText xml:space="preserve"> </w:delText>
        </w:r>
      </w:del>
      <w:hyperlink w:anchor="def-score">
        <w:del w:id="1237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123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of the whole</w:delText>
        </w:r>
      </w:del>
      <w:del w:id="1241" w:author="PR Preview" w:date="2026-01-01T00:00:00Z">
        <w:r>
          <w:delText xml:space="preserve"> </w:delText>
        </w:r>
      </w:del>
      <w:hyperlink r:id="rId17">
        <w:del w:id="1242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1243" w:author="PR Preview" w:date="2026-01-01T00:00:00Z">
        <w:r>
          <w:delText xml:space="preserve"> </w:delText>
        </w:r>
      </w:del>
      <w:del w:id="1244" w:author="PR Preview" w:date="2026-01-01T00:00:00Z">
        <w:r>
          <w:delText xml:space="preserve">from the</w:delText>
        </w:r>
      </w:del>
      <w:del w:id="1245" w:author="PR Preview" w:date="2026-01-01T00:00:00Z">
        <w:r>
          <w:delText xml:space="preserve"> </w:delText>
        </w:r>
      </w:del>
      <w:hyperlink w:anchor="def-score">
        <w:del w:id="1246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contributions.</w:delText>
        </w:r>
      </w:del>
    </w:p>
    <w:p>
      <w:pPr>
        <w:pStyle w:val="BodyText"/>
      </w:pPr>
      <w:del w:id="1249" w:author="PR Preview" w:date="2026-01-01T00:00:00Z">
        <w:r>
          <w:rPr>
            <w:i/>
            <w:iCs/>
          </w:rPr>
          <w:delText xml:space="preserve">Solution 40</w:delText>
        </w:r>
      </w:del>
      <w:del w:id="1250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π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251" w:author="PR Preview" w:date="2026-01-01T00:00:00Z">
        <w:r>
          <w:rPr>
            <w:b/>
            <w:bCs/>
          </w:rPr>
          <w:delText xml:space="preserve">Theorem 21 (Score function of a binary sample)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If</w:delText>
        </w:r>
      </w:del>
      <w:del w:id="1254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for</w:delText>
        </w:r>
      </w:del>
      <w:del w:id="1257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258" w:author="PR Preview" w:date="2026-01-01T00:00:00Z">
        <w:r>
          <w:delText xml:space="preserve">,</w:delText>
        </w:r>
      </w:del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with observed</w:delText>
        </w:r>
      </w:del>
      <w:del w:id="1261" w:author="PR Preview" w:date="2026-01-01T00:00:00Z">
        <w:r>
          <w:delText xml:space="preserve"> </w:delText>
        </w:r>
      </w:del>
      <w:hyperlink r:id="rId14">
        <w:del w:id="1262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26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264" w:author="PR Preview" w:date="2026-01-01T00:00:00Z">
        <w:r>
          <w:delText xml:space="preserve"> </w:delText>
        </w:r>
      </w:del>
      <w:del w:id="1265" w:author="PR Preview" w:date="2026-01-01T00:00:00Z">
        <w:r>
          <w:delText xml:space="preserve">and</w:delText>
        </w:r>
      </w:del>
      <w:del w:id="1266" w:author="PR Preview" w:date="2026-01-01T00:00:00Z">
        <w:r>
          <w:delText xml:space="preserve"> </w:delText>
        </w:r>
      </w:del>
      <w:hyperlink w:anchor="def-precision-rv">
        <w:del w:id="1267" w:author="PR Preview" w:date="2026-01-01T00:00:00Z">
          <w:r>
            <w:rPr>
              <w:rStyle w:val="Hyperlink"/>
            </w:rPr>
            <w:delText xml:space="preserve">precision</w:delText>
          </w:r>
        </w:del>
      </w:hyperlink>
      <w:del w:id="126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269" w:author="PR Preview" w:date="2026-01-01T00:00:00Z">
        <w:r>
          <w:delText xml:space="preserve">,</w:delText>
        </w:r>
      </w:del>
      <w:del w:id="1270" w:author="PR Preview" w:date="2026-01-01T00:00:00Z">
        <w:r>
          <w:delText xml:space="preserve"> </w:delText>
        </w:r>
      </w:del>
      <w:del w:id="1271" w:author="PR Preview" w:date="2026-01-01T00:00:00Z">
        <w:r>
          <w:delText xml:space="preserve">the</w:delText>
        </w:r>
      </w:del>
      <w:del w:id="1272" w:author="PR Preview" w:date="2026-01-01T00:00:00Z">
        <w:r>
          <w:delText xml:space="preserve"> </w:delText>
        </w:r>
      </w:del>
      <w:hyperlink w:anchor="def-score">
        <w:del w:id="1273" w:author="PR Preview" w:date="2026-01-01T00:00:00Z">
          <w:r>
            <w:rPr>
              <w:rStyle w:val="Hyperlink"/>
            </w:rPr>
            <w:delText xml:space="preserve">score function</w:delText>
          </w:r>
        </w:del>
      </w:hyperlink>
      <w:del w:id="1274" w:author="PR Preview" w:date="2026-01-01T00:00:00Z">
        <w:r>
          <w:delText xml:space="preserve"> </w:delText>
        </w:r>
      </w:del>
      <w:del w:id="1275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276" w:author="PR Preview" w:date="2026-01-01T00:00:00Z">
        <w:r>
          <w:rPr>
            <w:i/>
            <w:iCs/>
          </w:rPr>
          <w:delText xml:space="preserve">Proof</w:delText>
        </w:r>
      </w:del>
      <w:del w:id="1277" w:author="PR Preview" w:date="2026-01-01T00:00:00Z">
        <w:r>
          <w:delText xml:space="preserve">. </w:delText>
        </w:r>
      </w:del>
      <w:del w:id="1278" w:author="PR Preview" w:date="2026-01-01T00:00:00Z">
        <w:r>
          <w:delText xml:space="preserve">This is the solution to</w:delText>
        </w:r>
      </w:del>
      <w:del w:id="1279" w:author="PR Preview" w:date="2026-01-01T00:00:00Z">
        <w:r>
          <w:delText xml:space="preserve"> </w:delText>
        </w:r>
      </w:del>
      <w:hyperlink w:anchor="exr-bernoulli-score-sum">
        <w:del w:id="1280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1281" w:author="PR Preview" w:date="2026-01-01T00:00:00Z">
        <w:r>
          <w:delText xml:space="preserve">, worked in</w:delText>
        </w:r>
      </w:del>
      <w:del w:id="1282" w:author="PR Preview" w:date="2026-01-01T00:00:00Z">
        <w:r>
          <w:delText xml:space="preserve"> </w:delText>
        </w:r>
      </w:del>
      <w:hyperlink w:anchor="sol-bernoulli-score-sum">
        <w:del w:id="1283" w:author="PR Preview" w:date="2026-01-01T00:00:00Z">
          <w:r>
            <w:rPr>
              <w:rStyle w:val="Hyperlink"/>
            </w:rPr>
            <w:delText xml:space="preserve">Solution 40</w:delText>
          </w:r>
        </w:del>
      </w:hyperlink>
      <w:del w:id="1284" w:author="PR Preview" w:date="2026-01-01T00:00:00Z">
        <w:r>
          <w:delText xml:space="preserve">.</w:delText>
        </w:r>
      </w:del>
    </w:p>
    <w:p>
      <w:pPr>
        <w:pStyle w:val="Heading3"/>
      </w:pPr>
      <w:del w:id="1285" w:author="PR Preview" w:date="2026-01-01T00:00:00Z">
        <w:r>
          <w:delText xml:space="preserve">3.4 Solving the score equation</w:delText>
        </w:r>
      </w:del>
    </w:p>
    <w:p>
      <w:pPr>
        <w:pStyle w:val="FirstParagraph"/>
      </w:pPr>
      <w:del w:id="1286" w:author="PR Preview" w:date="2026-01-01T00:00:00Z">
        <w:r>
          <w:rPr>
            <w:b/>
            <w:bCs/>
          </w:rPr>
          <w:delText xml:space="preserve">Exercise 41 (Solving the score equation of a binary sample)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In the setting of</w:delText>
        </w:r>
      </w:del>
      <w:del w:id="1289" w:author="PR Preview" w:date="2026-01-01T00:00:00Z">
        <w:r>
          <w:delText xml:space="preserve"> </w:delText>
        </w:r>
      </w:del>
      <w:hyperlink w:anchor="exr-bernoulli-score-sum">
        <w:del w:id="1290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1291" w:author="PR Preview" w:date="2026-01-01T00:00:00Z">
        <w:r>
          <w:delText xml:space="preserve">, assume</w:delText>
        </w:r>
      </w:del>
      <w:del w:id="1292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1293" w:author="PR Preview" w:date="2026-01-01T00:00:00Z">
        <w:r>
          <w:delText xml:space="preserve">:</w:delText>
        </w:r>
      </w:del>
      <w:del w:id="1294" w:author="PR Preview" w:date="2026-01-01T00:00:00Z">
        <w:r>
          <w:delText xml:space="preserve"> </w:delText>
        </w:r>
      </w:del>
      <w:del w:id="1295" w:author="PR Preview" w:date="2026-01-01T00:00:00Z">
        <w:r>
          <w:delText xml:space="preserve">the</w:delText>
        </w:r>
      </w:del>
      <w:del w:id="1296" w:author="PR Preview" w:date="2026-01-01T00:00:00Z">
        <w:r>
          <w:delText xml:space="preserve"> </w:delText>
        </w:r>
      </w:del>
      <w:hyperlink r:id="rId17">
        <w:del w:id="1297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1298" w:author="PR Preview" w:date="2026-01-01T00:00:00Z">
        <w:r>
          <w:delText xml:space="preserve"> </w:delText>
        </w:r>
      </w:del>
      <w:del w:id="1299" w:author="PR Preview" w:date="2026-01-01T00:00:00Z">
        <w:r>
          <w:delText xml:space="preserve">has at least one</w:delText>
        </w:r>
      </w:del>
      <w:del w:id="1300" w:author="PR Preview" w:date="2026-01-01T00:00:00Z">
        <w:r>
          <w:delText xml:space="preserve"> </w:delText>
        </w:r>
      </w:del>
      <w:hyperlink r:id="rId11">
        <w:del w:id="1301" w:author="PR Preview" w:date="2026-01-01T00:00:00Z">
          <w:r>
            <w:rPr>
              <w:rStyle w:val="Hyperlink"/>
            </w:rPr>
            <w:delText xml:space="preserve">event</w:delText>
          </w:r>
        </w:del>
      </w:hyperlink>
      <w:del w:id="1302" w:author="PR Preview" w:date="2026-01-01T00:00:00Z">
        <w:r>
          <w:delText xml:space="preserve"> </w:delText>
        </w:r>
      </w:del>
      <w:del w:id="1303" w:author="PR Preview" w:date="2026-01-01T00:00:00Z">
        <w:r>
          <w:delText xml:space="preserve">and at least one non-event.</w:delText>
        </w:r>
      </w:del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Solve the</w:delText>
        </w:r>
      </w:del>
      <w:del w:id="1306" w:author="PR Preview" w:date="2026-01-01T00:00:00Z">
        <w:r>
          <w:delText xml:space="preserve"> </w:delText>
        </w:r>
      </w:del>
      <w:hyperlink w:anchor="def-score-equation">
        <w:del w:id="1307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30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for</w:delText>
        </w:r>
      </w:del>
      <w:del w:id="1311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12" w:author="PR Preview" w:date="2026-01-01T00:00:00Z">
        <w:r>
          <w:delText xml:space="preserve">.</w:delText>
        </w:r>
      </w:del>
    </w:p>
    <w:p>
      <w:pPr>
        <w:pStyle w:val="BodyText"/>
      </w:pPr>
      <w:del w:id="1313" w:author="PR Preview" w:date="2026-01-01T00:00:00Z">
        <w:r>
          <w:rPr>
            <w:i/>
            <w:iCs/>
          </w:rPr>
          <w:delText xml:space="preserve">Solution 41</w:delText>
        </w:r>
      </w:del>
      <w:del w:id="1314" w:author="PR Preview" w:date="2026-01-01T00:00:00Z">
        <w:r>
          <w:delText xml:space="preserve">. </w:delText>
        </w:r>
      </w:del>
      <w:del w:id="1315" w:author="PR Preview" w:date="2026-01-01T00:00:00Z">
        <w:r>
          <w:delText xml:space="preserve">For</w:delText>
        </w:r>
      </w:del>
      <w:del w:id="131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17" w:author="PR Preview" w:date="2026-01-01T00:00:00Z">
        <w:r>
          <w:delText xml:space="preserve">,</w:delText>
        </w:r>
      </w:del>
      <w:del w:id="1318" w:author="PR Preview" w:date="2026-01-01T00:00:00Z">
        <w:r>
          <w:delText xml:space="preserve"> </w:delText>
        </w:r>
      </w:del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is finite and positive,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 </w:delText>
        </w:r>
      </w:del>
      <w:del w:id="1323" w:author="PR Preview" w:date="2026-01-01T00:00:00Z">
        <w:r>
          <w:delText xml:space="preserve">and</w:delText>
        </w:r>
      </w:del>
      <w:del w:id="132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1325" w:author="PR Preview" w:date="2026-01-01T00:00:00Z">
        <w:r>
          <w:delText xml:space="preserve">, so</w:delText>
        </w:r>
      </w:del>
      <w:del w:id="1326" w:author="PR Preview" w:date="2026-01-01T00:00:00Z">
        <w:r>
          <w:delText xml:space="preserve"> </w:delText>
        </w:r>
      </w:del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del w:id="1327" w:author="PR Preview" w:date="2026-01-01T00:00:00Z">
        <w:r>
          <w:delText xml:space="preserve">.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del w:id="1328" w:author="PR Preview" w:date="2026-01-01T00:00:00Z">
        <w:r>
          <w:delText xml:space="preserve">Since</w:delText>
        </w:r>
      </w:del>
      <w:del w:id="1329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1330" w:author="PR Preview" w:date="2026-01-01T00:00:00Z">
        <w:r>
          <w:delText xml:space="preserve">, this solution lies in</w:delText>
        </w:r>
      </w:del>
      <w:del w:id="133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32" w:author="PR Preview" w:date="2026-01-01T00:00:00Z">
        <w:r>
          <w:delText xml:space="preserve">.</w:delText>
        </w:r>
      </w:del>
    </w:p>
    <w:p>
      <w:pPr>
        <w:pStyle w:val="BodyText"/>
      </w:pPr>
      <w:del w:id="1333" w:author="PR Preview" w:date="2026-01-01T00:00:00Z">
        <w:r>
          <w:rPr>
            <w:b/>
            <w:bCs/>
          </w:rPr>
          <w:delText xml:space="preserve">Theorem 22 (Solution of the score equation of a binary sample)</w:delText>
        </w:r>
      </w:del>
      <w:del w:id="1334" w:author="PR Preview" w:date="2026-01-01T00:00:00Z">
        <w:r>
          <w:delText xml:space="preserve"> </w:delText>
        </w:r>
      </w:del>
      <w:del w:id="1335" w:author="PR Preview" w:date="2026-01-01T00:00:00Z">
        <w:r>
          <w:delText xml:space="preserve">If</w:delText>
        </w:r>
      </w:del>
      <w:del w:id="1336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337" w:author="PR Preview" w:date="2026-01-01T00:00:00Z">
        <w:r>
          <w:delText xml:space="preserve"> </w:delText>
        </w:r>
      </w:del>
      <w:del w:id="1338" w:author="PR Preview" w:date="2026-01-01T00:00:00Z">
        <w:r>
          <w:delText xml:space="preserve">for</w:delText>
        </w:r>
      </w:del>
      <w:del w:id="1339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340" w:author="PR Preview" w:date="2026-01-01T00:00:00Z">
        <w:r>
          <w:delText xml:space="preserve"> </w:delText>
        </w:r>
      </w:del>
      <w:del w:id="1341" w:author="PR Preview" w:date="2026-01-01T00:00:00Z">
        <w:r>
          <w:delText xml:space="preserve">and the observed</w:delText>
        </w:r>
      </w:del>
      <w:del w:id="1342" w:author="PR Preview" w:date="2026-01-01T00:00:00Z">
        <w:r>
          <w:delText xml:space="preserve"> </w:delText>
        </w:r>
      </w:del>
      <w:hyperlink r:id="rId14">
        <w:del w:id="1343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344" w:author="PR Preview" w:date="2026-01-01T00:00:00Z">
        <w:r>
          <w:delText xml:space="preserve"> </w:delText>
        </w:r>
      </w:del>
      <w:del w:id="1345" w:author="PR Preview" w:date="2026-01-01T00:00:00Z">
        <w:r>
          <w:delText xml:space="preserve">satisfies</w:delText>
        </w:r>
      </w:del>
      <w:del w:id="1346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1347" w:author="PR Preview" w:date="2026-01-01T00:00:00Z">
        <w:r>
          <w:delText xml:space="preserve">,</w:delText>
        </w:r>
      </w:del>
      <w:del w:id="1348" w:author="PR Preview" w:date="2026-01-01T00:00:00Z">
        <w:r>
          <w:delText xml:space="preserve"> </w:delText>
        </w:r>
      </w:del>
      <w:del w:id="1349" w:author="PR Preview" w:date="2026-01-01T00:00:00Z">
        <w:r>
          <w:delText xml:space="preserve">then the</w:delText>
        </w:r>
      </w:del>
      <w:del w:id="1350" w:author="PR Preview" w:date="2026-01-01T00:00:00Z">
        <w:r>
          <w:delText xml:space="preserve"> </w:delText>
        </w:r>
      </w:del>
      <w:hyperlink w:anchor="def-score-equation">
        <w:del w:id="1351" w:author="PR Preview" w:date="2026-01-01T00:00:00Z">
          <w:r>
            <w:rPr>
              <w:rStyle w:val="Hyperlink"/>
            </w:rPr>
            <w:delText xml:space="preserve">score equation</w:delText>
          </w:r>
        </w:del>
      </w:hyperlink>
      <w:del w:id="1352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353" w:author="PR Preview" w:date="2026-01-01T00:00:00Z">
        <w:r>
          <w:delText xml:space="preserve"> </w:delText>
        </w:r>
      </w:del>
      <w:del w:id="1354" w:author="PR Preview" w:date="2026-01-01T00:00:00Z">
        <w:r>
          <w:delText xml:space="preserve">has exactly one solution in</w:delText>
        </w:r>
      </w:del>
      <w:del w:id="13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356" w:author="PR Preview" w:date="2026-01-01T00:00:00Z">
        <w:r>
          <w:delText xml:space="preserve">:</w:delText>
        </w:r>
      </w:del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the sample mean</w:delText>
        </w:r>
      </w:del>
      <w:del w:id="1359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1360" w:author="PR Preview" w:date="2026-01-01T00:00:00Z">
        <w:r>
          <w:delText xml:space="preserve">.</w:delText>
        </w:r>
      </w:del>
    </w:p>
    <w:p>
      <w:pPr>
        <w:pStyle w:val="BodyText"/>
      </w:pPr>
      <w:del w:id="1361" w:author="PR Preview" w:date="2026-01-01T00:00:00Z">
        <w:r>
          <w:rPr>
            <w:i/>
            <w:iCs/>
          </w:rPr>
          <w:delText xml:space="preserve">Proof</w:delText>
        </w:r>
      </w:del>
      <w:del w:id="1362" w:author="PR Preview" w:date="2026-01-01T00:00:00Z">
        <w:r>
          <w:delText xml:space="preserve">. </w:delText>
        </w:r>
      </w:del>
      <w:del w:id="1363" w:author="PR Preview" w:date="2026-01-01T00:00:00Z">
        <w:r>
          <w:delText xml:space="preserve">This is the solution to</w:delText>
        </w:r>
      </w:del>
      <w:del w:id="1364" w:author="PR Preview" w:date="2026-01-01T00:00:00Z">
        <w:r>
          <w:delText xml:space="preserve"> </w:delText>
        </w:r>
      </w:del>
      <w:hyperlink w:anchor="exr-bernoulli-score-equation">
        <w:del w:id="1365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1366" w:author="PR Preview" w:date="2026-01-01T00:00:00Z">
        <w:r>
          <w:delText xml:space="preserve">, worked in</w:delText>
        </w:r>
      </w:del>
      <w:del w:id="1367" w:author="PR Preview" w:date="2026-01-01T00:00:00Z">
        <w:r>
          <w:delText xml:space="preserve"> </w:delText>
        </w:r>
      </w:del>
      <w:hyperlink w:anchor="sol-bernoulli-score-equation">
        <w:del w:id="1368" w:author="PR Preview" w:date="2026-01-01T00:00:00Z">
          <w:r>
            <w:rPr>
              <w:rStyle w:val="Hyperlink"/>
            </w:rPr>
            <w:delText xml:space="preserve">Solution 41</w:delText>
          </w:r>
        </w:del>
      </w:hyperlink>
      <w:del w:id="1369" w:author="PR Preview" w:date="2026-01-01T00:00:00Z">
        <w:r>
          <w:delText xml:space="preserve">.</w:delText>
        </w:r>
      </w:del>
    </w:p>
    <w:p>
      <w:pPr>
        <w:pStyle w:val="Heading3"/>
      </w:pPr>
      <w:del w:id="1370" w:author="PR Preview" w:date="2026-01-01T00:00:00Z">
        <w:r>
          <w:delText xml:space="preserve">3.5 Hessian contributions</w:delText>
        </w:r>
      </w:del>
    </w:p>
    <w:p>
      <w:pPr>
        <w:pStyle w:val="FirstParagraph"/>
      </w:pPr>
      <w:del w:id="1371" w:author="PR Preview" w:date="2026-01-01T00:00:00Z">
        <w:r>
          <w:rPr>
            <w:b/>
            <w:bCs/>
          </w:rPr>
          <w:delText xml:space="preserve">Exercise 42 (Hessian contribution of one binary outcome)</w:delText>
        </w:r>
      </w:del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In the setting of</w:delText>
        </w:r>
      </w:del>
      <w:del w:id="1374" w:author="PR Preview" w:date="2026-01-01T00:00:00Z">
        <w:r>
          <w:delText xml:space="preserve"> </w:delText>
        </w:r>
      </w:del>
      <w:hyperlink w:anchor="exr-bernoulli-score-contribution">
        <w:del w:id="1375" w:author="PR Preview" w:date="2026-01-01T00:00:00Z">
          <w:r>
            <w:rPr>
              <w:rStyle w:val="Hyperlink"/>
            </w:rPr>
            <w:delText xml:space="preserve">Exercise 39</w:delText>
          </w:r>
        </w:del>
      </w:hyperlink>
      <w:del w:id="1376" w:author="PR Preview" w:date="2026-01-01T00:00:00Z">
        <w:r>
          <w:delText xml:space="preserve">,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derive the</w:delText>
        </w:r>
      </w:del>
      <w:del w:id="1379" w:author="PR Preview" w:date="2026-01-01T00:00:00Z">
        <w:r>
          <w:delText xml:space="preserve"> </w:delText>
        </w:r>
      </w:del>
      <w:hyperlink w:anchor="def-hessian">
        <w:del w:id="138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contribution</w:delText>
        </w:r>
      </w:del>
      <w:del w:id="1383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of observation</w:delText>
        </w:r>
      </w:del>
      <w:del w:id="1386" w:author="PR Preview" w:date="2026-01-01T00:00:00Z">
        <w:r>
          <w:delText xml:space="preserve"> </w:delText>
        </w:r>
      </w:del>
      <m:oMath>
        <m:r>
          <m:t>i</m:t>
        </m:r>
      </m:oMath>
      <w:del w:id="1387" w:author="PR Preview" w:date="2026-01-01T00:00:00Z">
        <w:r>
          <w:delText xml:space="preserve">.</w:delText>
        </w:r>
      </w:del>
      <w:del w:id="1388" w:author="PR Preview" w:date="2026-01-01T00:00:00Z">
        <w:r>
          <w:delText xml:space="preserve"> </w:delText>
        </w:r>
      </w:del>
      <w:del w:id="1389" w:author="PR Preview" w:date="2026-01-01T00:00:00Z">
        <w:r>
          <w:delText xml:space="preserve">Start from the</w:delText>
        </w:r>
      </w:del>
      <w:del w:id="1390" w:author="PR Preview" w:date="2026-01-01T00:00:00Z">
        <w:r>
          <w:delText xml:space="preserve"> </w:delText>
        </w:r>
      </w:del>
      <w:hyperlink w:anchor="def-score">
        <w:del w:id="1391" w:author="PR Preview" w:date="2026-01-01T00:00:00Z">
          <w:r>
            <w:rPr>
              <w:rStyle w:val="Hyperlink"/>
            </w:rPr>
            <w:delText xml:space="preserve">score</w:delText>
          </w:r>
        </w:del>
      </w:hyperlink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contribution written as a difference of two fractions,</w:delText>
        </w:r>
      </w:del>
      <w:del w:id="1394" w:author="PR Preview" w:date="2026-01-01T00:00:00Z">
        <w:r>
          <w:delText xml:space="preserve"> </w:delText>
        </w:r>
      </w:del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del w:id="1395" w:author="PR Preview" w:date="2026-01-01T00:00:00Z">
        <w:r>
          <w:delText xml:space="preserve">,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the form in</w:delText>
        </w:r>
      </w:del>
      <w:del w:id="1398" w:author="PR Preview" w:date="2026-01-01T00:00:00Z">
        <w:r>
          <w:delText xml:space="preserve"> </w:delText>
        </w:r>
      </w:del>
      <w:hyperlink w:anchor="sol-derive-bernoulli-score">
        <w:del w:id="1399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before its fractions are combined.</w:delText>
        </w:r>
      </w:del>
    </w:p>
    <w:p>
      <w:pPr>
        <w:pStyle w:val="BodyText"/>
      </w:pPr>
      <w:del w:id="1402" w:author="PR Preview" w:date="2026-01-01T00:00:00Z">
        <w:r>
          <w:rPr>
            <w:i/>
            <w:iCs/>
          </w:rPr>
          <w:delText xml:space="preserve">Solution 42</w:delText>
        </w:r>
      </w:del>
      <w:del w:id="1403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del w:id="1404" w:author="PR Preview" w:date="2026-01-01T00:00:00Z">
        <w:r>
          <w:delText xml:space="preserve">The first derivative is:</w:delText>
        </w:r>
      </w:del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del w:id="1405" w:author="PR Preview" w:date="2026-01-01T00:00:00Z">
        <w:r>
          <w:delText xml:space="preserve">The second derivative needs the chain rule: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del w:id="1406" w:author="PR Preview" w:date="2026-01-01T00:00:00Z">
        <w:r>
          <w:delText xml:space="preserve">Substituting both derivatives back in: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del w:id="1407" w:author="PR Preview" w:date="2026-01-01T00:00:00Z">
        <w:r>
          <w:rPr>
            <w:b/>
            <w:bCs/>
          </w:rPr>
          <w:delText xml:space="preserve">Theorem 23 (Hessian contribution of one binary outcome)</w:delText>
        </w:r>
      </w:del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If</w:delText>
        </w:r>
      </w:del>
      <w:del w:id="1410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has observed value</w:delText>
        </w:r>
      </w:del>
      <w:del w:id="141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414" w:author="PR Preview" w:date="2026-01-01T00:00:00Z">
        <w:r>
          <w:delText xml:space="preserve">,</w:delText>
        </w:r>
      </w:del>
      <w:del w:id="1415" w:author="PR Preview" w:date="2026-01-01T00:00:00Z">
        <w:r>
          <w:delText xml:space="preserve"> </w:delText>
        </w:r>
      </w:del>
      <w:del w:id="1416" w:author="PR Preview" w:date="2026-01-01T00:00:00Z">
        <w:r>
          <w:delText xml:space="preserve">its</w:delText>
        </w:r>
      </w:del>
      <w:del w:id="1417" w:author="PR Preview" w:date="2026-01-01T00:00:00Z">
        <w:r>
          <w:delText xml:space="preserve"> </w:delText>
        </w:r>
      </w:del>
      <w:hyperlink w:anchor="def-hessian">
        <w:del w:id="1418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19" w:author="PR Preview" w:date="2026-01-01T00:00:00Z">
        <w:r>
          <w:delText xml:space="preserve"> </w:delText>
        </w:r>
      </w:del>
      <w:del w:id="1420" w:author="PR Preview" w:date="2026-01-01T00:00:00Z">
        <w:r>
          <w:delText xml:space="preserve">contribution is:</w:delText>
        </w:r>
      </w:del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1421" w:author="PR Preview" w:date="2026-01-01T00:00:00Z">
        <w:r>
          <w:rPr>
            <w:i/>
            <w:iCs/>
          </w:rPr>
          <w:delText xml:space="preserve">Proof</w:delText>
        </w:r>
      </w:del>
      <w:del w:id="1422" w:author="PR Preview" w:date="2026-01-01T00:00:00Z">
        <w:r>
          <w:delText xml:space="preserve">. </w:delText>
        </w:r>
      </w:del>
      <w:del w:id="1423" w:author="PR Preview" w:date="2026-01-01T00:00:00Z">
        <w:r>
          <w:delText xml:space="preserve">This is the solution to</w:delText>
        </w:r>
      </w:del>
      <w:del w:id="1424" w:author="PR Preview" w:date="2026-01-01T00:00:00Z">
        <w:r>
          <w:delText xml:space="preserve"> </w:delText>
        </w:r>
      </w:del>
      <w:hyperlink w:anchor="exr-bernoulli-hessian-contribution">
        <w:del w:id="1425" w:author="PR Preview" w:date="2026-01-01T00:00:00Z">
          <w:r>
            <w:rPr>
              <w:rStyle w:val="Hyperlink"/>
            </w:rPr>
            <w:delText xml:space="preserve">Exercise 42</w:delText>
          </w:r>
        </w:del>
      </w:hyperlink>
      <w:del w:id="1426" w:author="PR Preview" w:date="2026-01-01T00:00:00Z">
        <w:r>
          <w:delText xml:space="preserve">, worked in</w:delText>
        </w:r>
      </w:del>
      <w:del w:id="1427" w:author="PR Preview" w:date="2026-01-01T00:00:00Z">
        <w:r>
          <w:delText xml:space="preserve"> </w:delText>
        </w:r>
      </w:del>
      <w:hyperlink w:anchor="sol-bernoulli-hessian-contribution">
        <w:del w:id="1428" w:author="PR Preview" w:date="2026-01-01T00:00:00Z">
          <w:r>
            <w:rPr>
              <w:rStyle w:val="Hyperlink"/>
            </w:rPr>
            <w:delText xml:space="preserve">Solution 42</w:delText>
          </w:r>
        </w:del>
      </w:hyperlink>
      <w:del w:id="1429" w:author="PR Preview" w:date="2026-01-01T00:00:00Z">
        <w:r>
          <w:delText xml:space="preserve">.</w:delText>
        </w:r>
      </w:del>
    </w:p>
    <w:p>
      <w:pPr>
        <w:pStyle w:val="Heading3"/>
      </w:pPr>
      <w:del w:id="1430" w:author="PR Preview" w:date="2026-01-01T00:00:00Z">
        <w:r>
          <w:delText xml:space="preserve">3.6 The Hessian of the sample</w:delText>
        </w:r>
      </w:del>
    </w:p>
    <w:p>
      <w:pPr>
        <w:pStyle w:val="FirstParagraph"/>
      </w:pPr>
      <w:del w:id="1431" w:author="PR Preview" w:date="2026-01-01T00:00:00Z">
        <w:r>
          <w:rPr>
            <w:b/>
            <w:bCs/>
          </w:rPr>
          <w:delText xml:space="preserve">Exercise 43 (Hessian of a binary sample)</w:delText>
        </w:r>
      </w:del>
      <w:del w:id="1432" w:author="PR Preview" w:date="2026-01-01T00:00:00Z">
        <w:r>
          <w:delText xml:space="preserve"> </w:delText>
        </w:r>
      </w:del>
      <w:del w:id="1433" w:author="PR Preview" w:date="2026-01-01T00:00:00Z">
        <w:r>
          <w:delText xml:space="preserve">In the setting of</w:delText>
        </w:r>
      </w:del>
      <w:del w:id="1434" w:author="PR Preview" w:date="2026-01-01T00:00:00Z">
        <w:r>
          <w:delText xml:space="preserve"> </w:delText>
        </w:r>
      </w:del>
      <w:hyperlink w:anchor="exr-bernoulli-score-sum">
        <w:del w:id="1435" w:author="PR Preview" w:date="2026-01-01T00:00:00Z">
          <w:r>
            <w:rPr>
              <w:rStyle w:val="Hyperlink"/>
            </w:rPr>
            <w:delText xml:space="preserve">Exercise 40</w:delText>
          </w:r>
        </w:del>
      </w:hyperlink>
      <w:del w:id="1436" w:author="PR Preview" w:date="2026-01-01T00:00:00Z">
        <w:r>
          <w:delText xml:space="preserve">,</w:delText>
        </w:r>
      </w:del>
      <w:del w:id="1437" w:author="PR Preview" w:date="2026-01-01T00:00:00Z">
        <w:r>
          <w:delText xml:space="preserve"> </w:delText>
        </w:r>
      </w:del>
      <w:del w:id="1438" w:author="PR Preview" w:date="2026-01-01T00:00:00Z">
        <w:r>
          <w:delText xml:space="preserve">assemble the</w:delText>
        </w:r>
      </w:del>
      <w:del w:id="1439" w:author="PR Preview" w:date="2026-01-01T00:00:00Z">
        <w:r>
          <w:delText xml:space="preserve"> </w:delText>
        </w:r>
      </w:del>
      <w:hyperlink w:anchor="def-hessian">
        <w:del w:id="1440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41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442" w:author="PR Preview" w:date="2026-01-01T00:00:00Z">
        <w:r>
          <w:delText xml:space="preserve"> </w:delText>
        </w:r>
      </w:del>
      <w:del w:id="1443" w:author="PR Preview" w:date="2026-01-01T00:00:00Z">
        <w:r>
          <w:delText xml:space="preserve">of the whole</w:delText>
        </w:r>
      </w:del>
      <w:del w:id="1444" w:author="PR Preview" w:date="2026-01-01T00:00:00Z">
        <w:r>
          <w:delText xml:space="preserve"> </w:delText>
        </w:r>
      </w:del>
      <w:hyperlink r:id="rId17">
        <w:del w:id="1445" w:author="PR Preview" w:date="2026-01-01T00:00:00Z">
          <w:r>
            <w:rPr>
              <w:rStyle w:val="Hyperlink"/>
            </w:rPr>
            <w:delText xml:space="preserve">sample</w:delText>
          </w:r>
        </w:del>
      </w:hyperlink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from the Hessian contributions.</w:delText>
        </w:r>
      </w:del>
    </w:p>
    <w:p>
      <w:pPr>
        <w:pStyle w:val="BodyText"/>
      </w:pPr>
      <w:del w:id="1448" w:author="PR Preview" w:date="2026-01-01T00:00:00Z">
        <w:r>
          <w:rPr>
            <w:i/>
            <w:iCs/>
          </w:rPr>
          <w:delText xml:space="preserve">Solution 43</w:delText>
        </w:r>
      </w:del>
      <w:del w:id="1449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sum is the sum of the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the denominators do not depend on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450" w:author="PR Preview" w:date="2026-01-01T00:00:00Z">
        <w:r>
          <w:rPr>
            <w:b/>
            <w:bCs/>
          </w:rPr>
          <w:delText xml:space="preserve">Theorem 24 (Hessian of a binary sample)</w:delText>
        </w:r>
      </w:del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If</w:delText>
        </w:r>
      </w:del>
      <w:del w:id="145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454" w:author="PR Preview" w:date="2026-01-01T00:00:00Z">
        <w:r>
          <w:delText xml:space="preserve"> </w:delText>
        </w:r>
      </w:del>
      <w:del w:id="1455" w:author="PR Preview" w:date="2026-01-01T00:00:00Z">
        <w:r>
          <w:delText xml:space="preserve">for</w:delText>
        </w:r>
      </w:del>
      <w:del w:id="1456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457" w:author="PR Preview" w:date="2026-01-01T00:00:00Z">
        <w:r>
          <w:delText xml:space="preserve">, with observed</w:delText>
        </w:r>
      </w:del>
      <w:del w:id="1458" w:author="PR Preview" w:date="2026-01-01T00:00:00Z">
        <w:r>
          <w:delText xml:space="preserve"> </w:delText>
        </w:r>
      </w:del>
      <w:hyperlink r:id="rId14">
        <w:del w:id="1459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460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461" w:author="PR Preview" w:date="2026-01-01T00:00:00Z">
        <w:r>
          <w:delText xml:space="preserve">,</w:delText>
        </w:r>
      </w:del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the</w:delText>
        </w:r>
      </w:del>
      <w:del w:id="1464" w:author="PR Preview" w:date="2026-01-01T00:00:00Z">
        <w:r>
          <w:delText xml:space="preserve"> </w:delText>
        </w:r>
      </w:del>
      <w:hyperlink w:anchor="def-hessian">
        <w:del w:id="1465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of the</w:delText>
        </w:r>
      </w:del>
      <w:del w:id="1468" w:author="PR Preview" w:date="2026-01-01T00:00:00Z">
        <w:r>
          <w:delText xml:space="preserve"> </w:delText>
        </w:r>
      </w:del>
      <w:hyperlink w:anchor="def-loglik">
        <w:del w:id="1469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470" w:author="PR Preview" w:date="2026-01-01T00:00:00Z">
        <w:r>
          <w:delText xml:space="preserve"> </w:delText>
        </w:r>
      </w:del>
      <w:del w:id="1471" w:author="PR Preview" w:date="2026-01-01T00:00:00Z">
        <w:r>
          <w:delText xml:space="preserve">is the</w:delText>
        </w:r>
      </w:del>
      <w:del w:id="1472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matrix whose only entry is: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del w:id="1475" w:author="PR Preview" w:date="2026-01-01T00:00:00Z">
        <w:r>
          <w:rPr>
            <w:i/>
            <w:iCs/>
          </w:rPr>
          <w:delText xml:space="preserve">Proof</w:delText>
        </w:r>
      </w:del>
      <w:del w:id="1476" w:author="PR Preview" w:date="2026-01-01T00:00:00Z">
        <w:r>
          <w:delText xml:space="preserve">. </w:delText>
        </w:r>
      </w:del>
      <w:del w:id="1477" w:author="PR Preview" w:date="2026-01-01T00:00:00Z">
        <w:r>
          <w:delText xml:space="preserve">This is the solution to</w:delText>
        </w:r>
      </w:del>
      <w:del w:id="1478" w:author="PR Preview" w:date="2026-01-01T00:00:00Z">
        <w:r>
          <w:delText xml:space="preserve"> </w:delText>
        </w:r>
      </w:del>
      <w:hyperlink w:anchor="exr-bernoulli-hessian-sum">
        <w:del w:id="1479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1480" w:author="PR Preview" w:date="2026-01-01T00:00:00Z">
        <w:r>
          <w:delText xml:space="preserve">, worked in</w:delText>
        </w:r>
      </w:del>
      <w:del w:id="1481" w:author="PR Preview" w:date="2026-01-01T00:00:00Z">
        <w:r>
          <w:delText xml:space="preserve"> </w:delText>
        </w:r>
      </w:del>
      <w:hyperlink w:anchor="sol-bernoulli-hessian-sum">
        <w:del w:id="1482" w:author="PR Preview" w:date="2026-01-01T00:00:00Z">
          <w:r>
            <w:rPr>
              <w:rStyle w:val="Hyperlink"/>
            </w:rPr>
            <w:delText xml:space="preserve">Solution 43</w:delText>
          </w:r>
        </w:del>
      </w:hyperlink>
      <w:del w:id="1483" w:author="PR Preview" w:date="2026-01-01T00:00:00Z">
        <w:r>
          <w:delText xml:space="preserve">.</w:delText>
        </w:r>
      </w:del>
    </w:p>
    <w:p>
      <w:pPr>
        <w:pStyle w:val="Heading3"/>
      </w:pPr>
      <w:del w:id="1484" w:author="PR Preview" w:date="2026-01-01T00:00:00Z">
        <w:r>
          <w:delText xml:space="preserve">3.7 Checking that the Hessian is negative definite</w:delText>
        </w:r>
      </w:del>
    </w:p>
    <w:p>
      <w:pPr>
        <w:pStyle w:val="FirstParagraph"/>
      </w:pPr>
      <w:del w:id="1485" w:author="PR Preview" w:date="2026-01-01T00:00:00Z">
        <w:r>
          <w:rPr>
            <w:b/>
            <w:bCs/>
          </w:rPr>
          <w:delText xml:space="preserve">Exercise 44 (Negative definiteness of the Hessian of a binary sample)</w:delText>
        </w:r>
      </w:del>
      <w:del w:id="1486" w:author="PR Preview" w:date="2026-01-01T00:00:00Z">
        <w:r>
          <w:delText xml:space="preserve"> </w:delText>
        </w:r>
      </w:del>
      <w:del w:id="1487" w:author="PR Preview" w:date="2026-01-01T00:00:00Z">
        <w:r>
          <w:delText xml:space="preserve">In the setting of</w:delText>
        </w:r>
      </w:del>
      <w:del w:id="1488" w:author="PR Preview" w:date="2026-01-01T00:00:00Z">
        <w:r>
          <w:delText xml:space="preserve"> </w:delText>
        </w:r>
      </w:del>
      <w:hyperlink w:anchor="exr-bernoulli-hessian-sum">
        <w:del w:id="1489" w:author="PR Preview" w:date="2026-01-01T00:00:00Z">
          <w:r>
            <w:rPr>
              <w:rStyle w:val="Hyperlink"/>
            </w:rPr>
            <w:delText xml:space="preserve">Exercise 43</w:delText>
          </w:r>
        </w:del>
      </w:hyperlink>
      <w:del w:id="1490" w:author="PR Preview" w:date="2026-01-01T00:00:00Z">
        <w:r>
          <w:delText xml:space="preserve">,</w:delText>
        </w:r>
      </w:del>
      <w:del w:id="1491" w:author="PR Preview" w:date="2026-01-01T00:00:00Z">
        <w:r>
          <w:delText xml:space="preserve"> </w:delText>
        </w:r>
      </w:del>
      <w:del w:id="1492" w:author="PR Preview" w:date="2026-01-01T00:00:00Z">
        <w:r>
          <w:delText xml:space="preserve">show that the</w:delText>
        </w:r>
      </w:del>
      <w:del w:id="1493" w:author="PR Preview" w:date="2026-01-01T00:00:00Z">
        <w:r>
          <w:delText xml:space="preserve"> </w:delText>
        </w:r>
      </w:del>
      <w:hyperlink w:anchor="def-hessian">
        <w:del w:id="1494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495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496" w:author="PR Preview" w:date="2026-01-01T00:00:00Z">
        <w:r>
          <w:delText xml:space="preserve"> </w:delText>
        </w:r>
      </w:del>
      <w:del w:id="1497" w:author="PR Preview" w:date="2026-01-01T00:00:00Z">
        <w:r>
          <w:delText xml:space="preserve">is negative definite for every</w:delText>
        </w:r>
      </w:del>
      <w:del w:id="1498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499" w:author="PR Preview" w:date="2026-01-01T00:00:00Z">
        <w:r>
          <w:delText xml:space="preserve">.</w:delText>
        </w:r>
      </w:del>
      <w:del w:id="1500" w:author="PR Preview" w:date="2026-01-01T00:00:00Z">
        <w:r>
          <w:delText xml:space="preserve"> </w:delText>
        </w:r>
      </w:del>
    </w:p>
    <w:p>
      <w:pPr>
        <w:pStyle w:val="BodyText"/>
      </w:pPr>
      <w:del w:id="1501" w:author="PR Preview" w:date="2026-01-01T00:00:00Z">
        <w:r>
          <w:rPr>
            <w:i/>
            <w:iCs/>
          </w:rPr>
          <w:delText xml:space="preserve">Solution 44</w:delText>
        </w:r>
      </w:del>
      <w:del w:id="1502" w:author="PR Preview" w:date="2026-01-01T00:00:00Z">
        <w:r>
          <w:delText xml:space="preserve">. </w:delText>
        </w:r>
      </w:del>
      <w:del w:id="1503" w:author="PR Preview" w:date="2026-01-01T00:00:00Z">
        <w:r>
          <w:delText xml:space="preserve">A</w:delText>
        </w:r>
      </w:del>
      <w:del w:id="150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1</m:t>
        </m:r>
      </m:oMath>
      <w:del w:id="1505" w:author="PR Preview" w:date="2026-01-01T00:00:00Z">
        <w:r>
          <w:delText xml:space="preserve"> </w:delText>
        </w:r>
      </w:del>
      <w:del w:id="1506" w:author="PR Preview" w:date="2026-01-01T00:00:00Z">
        <w:r>
          <w:delText xml:space="preserve">matrix is negative definite exactly when its only entry is negative,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 </w:delText>
        </w:r>
      </w:del>
      <w:del w:id="1509" w:author="PR Preview" w:date="2026-01-01T00:00:00Z">
        <w:r>
          <w:delText xml:space="preserve">so it is enough to show</w:delText>
        </w:r>
      </w:del>
      <w:del w:id="1510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del w:id="1511" w:author="PR Preview" w:date="2026-01-01T00:00:00Z">
        <w:r>
          <w:delText xml:space="preserve">.</w:delText>
        </w:r>
      </w:del>
    </w:p>
    <w:p>
      <w:pPr>
        <w:pStyle w:val="BodyText"/>
      </w:pPr>
      <w:del w:id="1512" w:author="PR Preview" w:date="2026-01-01T00:00:00Z">
        <w:r>
          <w:delText xml:space="preserve">Fix</w:delText>
        </w:r>
      </w:del>
      <w:del w:id="1513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14" w:author="PR Preview" w:date="2026-01-01T00:00:00Z">
        <w:r>
          <w:delText xml:space="preserve">.</w:delText>
        </w:r>
      </w:del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Then:</w:delText>
        </w:r>
      </w:del>
    </w:p>
    <w:p>
      <w:pPr>
        <w:pStyle w:val="Compact"/>
        <w:numPr>
          <w:ilvl w:val="0"/>
          <w:numId w:val="1008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delText xml:space="preserve">and</w:delText>
        </w:r>
      </w:del>
      <w:del w:id="1519" w:author="PR Preview" w:date="2026-01-01T00:00:00Z">
        <w:r>
          <w:delText xml:space="preserve"> </w:delText>
        </w:r>
      </w:del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52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del w:id="1521" w:author="PR Preview" w:date="2026-01-01T00:00:00Z">
        <w:r>
          <w:delText xml:space="preserve"> </w:delText>
        </w:r>
      </w:del>
      <w:del w:id="1522" w:author="PR Preview" w:date="2026-01-01T00:00:00Z">
        <w:r>
          <w:delText xml:space="preserve">and</w:delText>
        </w:r>
      </w:del>
      <w:del w:id="1523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del w:id="1524" w:author="PR Preview" w:date="2026-01-01T00:00:00Z">
        <w:r>
          <w:delText xml:space="preserve">, because</w:delText>
        </w:r>
      </w:del>
      <w:del w:id="152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1526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0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del w:id="1527" w:author="PR Preview" w:date="2026-01-01T00:00:00Z">
        <w:r>
          <w:delText xml:space="preserve"> </w:delText>
        </w:r>
      </w:del>
      <w:del w:id="1528" w:author="PR Preview" w:date="2026-01-01T00:00:00Z">
        <w:r>
          <w:delText xml:space="preserve">and</w:delText>
        </w:r>
      </w:del>
      <w:del w:id="152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del w:id="1530" w:author="PR Preview" w:date="2026-01-01T00:00:00Z">
        <w:r>
          <w:delText xml:space="preserve"> </w:delText>
        </w:r>
      </w:del>
      <w:del w:id="1531" w:author="PR Preview" w:date="2026-01-01T00:00:00Z">
        <w:r>
          <w:delText xml:space="preserve">are not both zero, because they sum to</w:delText>
        </w:r>
      </w:del>
      <w:del w:id="1532" w:author="PR Preview" w:date="2026-01-01T00:00:00Z">
        <w:r>
          <w:delText xml:space="preserve"> </w:delText>
        </w:r>
      </w:del>
      <m:oMath>
        <m:r>
          <m:t>1</m:t>
        </m:r>
      </m:oMath>
      <w:del w:id="1533" w:author="PR Preview" w:date="2026-01-01T00:00:00Z">
        <w:r>
          <w:delText xml:space="preserve">.</w:delText>
        </w:r>
      </w:del>
    </w:p>
    <w:p>
      <w:pPr>
        <w:pStyle w:val="FirstParagraph"/>
      </w:pPr>
      <w:del w:id="1534" w:author="PR Preview" w:date="2026-01-01T00:00:00Z">
        <w:r>
          <w:delText xml:space="preserve">So</w:delText>
        </w:r>
      </w:del>
      <w:del w:id="153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del w:id="1536" w:author="PR Preview" w:date="2026-01-01T00:00:00Z">
        <w:r>
          <w:delText xml:space="preserve"> </w:delText>
        </w:r>
      </w:del>
      <w:del w:id="1537" w:author="PR Preview" w:date="2026-01-01T00:00:00Z">
        <w:r>
          <w:delText xml:space="preserve">is a sum of two nonnegative terms, at least one of them positive.</w:delText>
        </w:r>
      </w:del>
      <w:del w:id="1538" w:author="PR Preview" w:date="2026-01-01T00:00:00Z">
        <w:r>
          <w:delText xml:space="preserve"> </w:delText>
        </w:r>
      </w:del>
      <w:del w:id="1539" w:author="PR Preview" w:date="2026-01-01T00:00:00Z">
        <w:r>
          <w:delText xml:space="preserve"> </w:delText>
        </w:r>
      </w:del>
      <w:del w:id="1540" w:author="PR Preview" w:date="2026-01-01T00:00:00Z">
        <w:r>
          <w:delText xml:space="preserve">It is therefore positive, and with</w:delText>
        </w:r>
      </w:del>
      <w:del w:id="154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&gt;</m:t>
        </m:r>
        <m:r>
          <m:t>0</m:t>
        </m:r>
      </m:oMath>
      <w:del w:id="154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del w:id="1543" w:author="PR Preview" w:date="2026-01-01T00:00:00Z">
        <w:r>
          <w:delText xml:space="preserve">This holds for every</w:delText>
        </w:r>
      </w:del>
      <w:del w:id="1544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45" w:author="PR Preview" w:date="2026-01-01T00:00:00Z">
        <w:r>
          <w:delText xml:space="preserve">.</w:delText>
        </w:r>
      </w:del>
    </w:p>
    <w:p>
      <w:pPr>
        <w:pStyle w:val="BodyText"/>
      </w:pPr>
      <w:del w:id="1546" w:author="PR Preview" w:date="2026-01-01T00:00:00Z">
        <w:r>
          <w:rPr>
            <w:b/>
            <w:bCs/>
          </w:rPr>
          <w:delText xml:space="preserve">Theorem 25 (Negative definiteness of the Hessian of a binary sample)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If</w:delText>
        </w:r>
      </w:del>
      <w:del w:id="1549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for</w:delText>
        </w:r>
      </w:del>
      <w:del w:id="1552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553" w:author="PR Preview" w:date="2026-01-01T00:00:00Z">
        <w:r>
          <w:delText xml:space="preserve">,</w:delText>
        </w:r>
      </w:del>
      <w:del w:id="1554" w:author="PR Preview" w:date="2026-01-01T00:00:00Z">
        <w:r>
          <w:delText xml:space="preserve"> </w:delText>
        </w:r>
      </w:del>
      <w:del w:id="1555" w:author="PR Preview" w:date="2026-01-01T00:00:00Z">
        <w:r>
          <w:delText xml:space="preserve">the</w:delText>
        </w:r>
      </w:del>
      <w:del w:id="1556" w:author="PR Preview" w:date="2026-01-01T00:00:00Z">
        <w:r>
          <w:delText xml:space="preserve"> </w:delText>
        </w:r>
      </w:del>
      <w:hyperlink w:anchor="def-hessian">
        <w:del w:id="1557" w:author="PR Preview" w:date="2026-01-01T00:00:00Z">
          <w:r>
            <w:rPr>
              <w:rStyle w:val="Hyperlink"/>
            </w:rPr>
            <w:delText xml:space="preserve">Hessian</w:delText>
          </w:r>
        </w:del>
      </w:hyperlink>
      <w:del w:id="1558" w:author="PR Preview" w:date="2026-01-01T00:00:00Z">
        <w:r>
          <w:delText xml:space="preserve"> </w:delText>
        </w:r>
      </w:del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559" w:author="PR Preview" w:date="2026-01-01T00:00:00Z">
        <w:r>
          <w:delText xml:space="preserve"> </w:delText>
        </w:r>
      </w:del>
      <w:del w:id="1560" w:author="PR Preview" w:date="2026-01-01T00:00:00Z">
        <w:r>
          <w:delText xml:space="preserve">of the</w:delText>
        </w:r>
      </w:del>
      <w:del w:id="1561" w:author="PR Preview" w:date="2026-01-01T00:00:00Z">
        <w:r>
          <w:delText xml:space="preserve"> </w:delText>
        </w:r>
      </w:del>
      <w:hyperlink w:anchor="def-loglik">
        <w:del w:id="1562" w:author="PR Preview" w:date="2026-01-01T00:00:00Z">
          <w:r>
            <w:rPr>
              <w:rStyle w:val="Hyperlink"/>
            </w:rPr>
            <w:delText xml:space="preserve">log-likelihood</w:delText>
          </w:r>
        </w:del>
      </w:hyperlink>
      <w:del w:id="1563" w:author="PR Preview" w:date="2026-01-01T00:00:00Z">
        <w:r>
          <w:delText xml:space="preserve"> </w:delText>
        </w:r>
      </w:del>
      <w:del w:id="1564" w:author="PR Preview" w:date="2026-01-01T00:00:00Z">
        <w:r>
          <w:delText xml:space="preserve">is negative definite for every</w:delText>
        </w:r>
      </w:del>
      <w:del w:id="1565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66" w:author="PR Preview" w:date="2026-01-01T00:00:00Z">
        <w:r>
          <w:delText xml:space="preserve">,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 </w:delText>
        </w:r>
      </w:del>
      <w:del w:id="1569" w:author="PR Preview" w:date="2026-01-01T00:00:00Z">
        <w:r>
          <w:delText xml:space="preserve">whatever the observed outcomes.</w:delText>
        </w:r>
      </w:del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Hence the log-likelihood is strictly concave on</w:delText>
        </w:r>
      </w:del>
      <w:del w:id="157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573" w:author="PR Preview" w:date="2026-01-01T00:00:00Z">
        <w:r>
          <w:delText xml:space="preserve">.</w:delText>
        </w:r>
      </w:del>
    </w:p>
    <w:p>
      <w:pPr>
        <w:pStyle w:val="BodyText"/>
      </w:pPr>
      <w:del w:id="1574" w:author="PR Preview" w:date="2026-01-01T00:00:00Z">
        <w:r>
          <w:rPr>
            <w:i/>
            <w:iCs/>
          </w:rPr>
          <w:delText xml:space="preserve">Proof</w:delText>
        </w:r>
      </w:del>
      <w:del w:id="1575" w:author="PR Preview" w:date="2026-01-01T00:00:00Z">
        <w:r>
          <w:delText xml:space="preserve">. </w:delText>
        </w:r>
      </w:del>
      <w:del w:id="1576" w:author="PR Preview" w:date="2026-01-01T00:00:00Z">
        <w:r>
          <w:delText xml:space="preserve">This is the solution to</w:delText>
        </w:r>
      </w:del>
      <w:del w:id="1577" w:author="PR Preview" w:date="2026-01-01T00:00:00Z">
        <w:r>
          <w:delText xml:space="preserve"> </w:delText>
        </w:r>
      </w:del>
      <w:hyperlink w:anchor="exr-bernoulli-hessian-nd">
        <w:del w:id="1578" w:author="PR Preview" w:date="2026-01-01T00:00:00Z">
          <w:r>
            <w:rPr>
              <w:rStyle w:val="Hyperlink"/>
            </w:rPr>
            <w:delText xml:space="preserve">Exercise 44</w:delText>
          </w:r>
        </w:del>
      </w:hyperlink>
      <w:del w:id="1579" w:author="PR Preview" w:date="2026-01-01T00:00:00Z">
        <w:r>
          <w:delText xml:space="preserve">, worked in</w:delText>
        </w:r>
      </w:del>
      <w:del w:id="1580" w:author="PR Preview" w:date="2026-01-01T00:00:00Z">
        <w:r>
          <w:delText xml:space="preserve"> </w:delText>
        </w:r>
      </w:del>
      <w:hyperlink w:anchor="sol-bernoulli-hessian-nd">
        <w:del w:id="1581" w:author="PR Preview" w:date="2026-01-01T00:00:00Z">
          <w:r>
            <w:rPr>
              <w:rStyle w:val="Hyperlink"/>
            </w:rPr>
            <w:delText xml:space="preserve">Solution 44</w:delText>
          </w:r>
        </w:del>
      </w:hyperlink>
      <w:del w:id="1582" w:author="PR Preview" w:date="2026-01-01T00:00:00Z">
        <w:r>
          <w:delText xml:space="preserve">.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It builds on</w:delText>
        </w:r>
      </w:del>
      <w:del w:id="1585" w:author="PR Preview" w:date="2026-01-01T00:00:00Z">
        <w:r>
          <w:delText xml:space="preserve"> </w:delText>
        </w:r>
      </w:del>
      <w:hyperlink w:anchor="thm-bernoulli-hessian-sum">
        <w:del w:id="1586" w:author="PR Preview" w:date="2026-01-01T00:00:00Z">
          <w:r>
            <w:rPr>
              <w:rStyle w:val="Hyperlink"/>
            </w:rPr>
            <w:delText xml:space="preserve">Theorem 24</w:delText>
          </w:r>
        </w:del>
      </w:hyperlink>
      <w:del w:id="1587" w:author="PR Preview" w:date="2026-01-01T00:00:00Z">
        <w:r>
          <w:delText xml:space="preserve">.</w:delText>
        </w:r>
      </w:del>
    </w:p>
    <w:p>
      <w:pPr>
        <w:pStyle w:val="Heading3"/>
      </w:pPr>
      <w:del w:id="1588" w:author="PR Preview" w:date="2026-01-01T00:00:00Z">
        <w:r>
          <w:delText xml:space="preserve">3.8 The maximum likelihood estimate</w:delText>
        </w:r>
      </w:del>
    </w:p>
    <w:p>
      <w:pPr>
        <w:pStyle w:val="FirstParagraph"/>
      </w:pPr>
      <w:del w:id="1589" w:author="PR Preview" w:date="2026-01-01T00:00:00Z">
        <w:r>
          <w:rPr>
            <w:b/>
            <w:bCs/>
          </w:rPr>
          <w:delText xml:space="preserve">Exercise 45 (Maximum likelihood estimate of a binary sample)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In the setting of</w:delText>
        </w:r>
      </w:del>
      <w:del w:id="1592" w:author="PR Preview" w:date="2026-01-01T00:00:00Z">
        <w:r>
          <w:delText xml:space="preserve"> </w:delText>
        </w:r>
      </w:del>
      <w:hyperlink w:anchor="exr-bernoulli-score-equation">
        <w:del w:id="1593" w:author="PR Preview" w:date="2026-01-01T00:00:00Z">
          <w:r>
            <w:rPr>
              <w:rStyle w:val="Hyperlink"/>
            </w:rPr>
            <w:delText xml:space="preserve">Exercise 41</w:delText>
          </w:r>
        </w:del>
      </w:hyperlink>
      <w:del w:id="1594" w:author="PR Preview" w:date="2026-01-01T00:00:00Z">
        <w:r>
          <w:delText xml:space="preserve">,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use</w:delText>
        </w:r>
      </w:del>
      <w:del w:id="1597" w:author="PR Preview" w:date="2026-01-01T00:00:00Z">
        <w:r>
          <w:delText xml:space="preserve"> </w:delText>
        </w:r>
      </w:del>
      <w:hyperlink w:anchor="thm-bernoulli-hessian-nd">
        <w:del w:id="1598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1599" w:author="PR Preview" w:date="2026-01-01T00:00:00Z">
        <w:r>
          <w:delText xml:space="preserve"> </w:delText>
        </w:r>
      </w:del>
      <w:del w:id="1600" w:author="PR Preview" w:date="2026-01-01T00:00:00Z">
        <w:r>
          <w:delText xml:space="preserve">to find the</w:delText>
        </w:r>
      </w:del>
      <w:del w:id="1601" w:author="PR Preview" w:date="2026-01-01T00:00:00Z">
        <w:r>
          <w:delText xml:space="preserve"> </w:delText>
        </w:r>
      </w:del>
      <w:hyperlink w:anchor="def-mle">
        <w:del w:id="1602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160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of</w:delText>
        </w:r>
      </w:del>
      <w:del w:id="1606" w:author="PR Preview" w:date="2026-01-01T00:00:00Z">
        <w:r>
          <w:delText xml:space="preserve"> </w:delText>
        </w:r>
      </w:del>
      <m:oMath>
        <m:r>
          <m:t>π</m:t>
        </m:r>
      </m:oMath>
      <w:del w:id="1607" w:author="PR Preview" w:date="2026-01-01T00:00:00Z">
        <w:r>
          <w:delText xml:space="preserve">.</w:delText>
        </w:r>
      </w:del>
    </w:p>
    <w:p>
      <w:pPr>
        <w:pStyle w:val="BodyText"/>
      </w:pPr>
      <w:del w:id="1608" w:author="PR Preview" w:date="2026-01-01T00:00:00Z">
        <w:r>
          <w:rPr>
            <w:i/>
            <w:iCs/>
          </w:rPr>
          <w:delText xml:space="preserve">Solution 45</w:delText>
        </w:r>
      </w:del>
      <w:del w:id="1609" w:author="PR Preview" w:date="2026-01-01T00:00:00Z">
        <w:r>
          <w:delText xml:space="preserve">. </w:delText>
        </w:r>
      </w:del>
      <w:del w:id="1610" w:author="PR Preview" w:date="2026-01-01T00:00:00Z">
        <w:r>
          <w:delText xml:space="preserve">By</w:delText>
        </w:r>
      </w:del>
      <w:del w:id="1611" w:author="PR Preview" w:date="2026-01-01T00:00:00Z">
        <w:r>
          <w:delText xml:space="preserve"> </w:delText>
        </w:r>
      </w:del>
      <w:hyperlink w:anchor="thm-bernoulli-hessian-nd">
        <w:del w:id="1612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1613" w:author="PR Preview" w:date="2026-01-01T00:00:00Z">
        <w:r>
          <w:delText xml:space="preserve">,</w:delText>
        </w:r>
      </w:del>
      <w:del w:id="1614" w:author="PR Preview" w:date="2026-01-01T00:00:00Z">
        <w:r>
          <w:delText xml:space="preserve"> </w:delText>
        </w:r>
      </w:del>
      <m:oMath>
        <m:r>
          <m:t>ℓ</m:t>
        </m:r>
      </m:oMath>
      <w:del w:id="1615" w:author="PR Preview" w:date="2026-01-01T00:00:00Z">
        <w:r>
          <w:delText xml:space="preserve"> </w:delText>
        </w:r>
      </w:del>
      <w:del w:id="1616" w:author="PR Preview" w:date="2026-01-01T00:00:00Z">
        <w:r>
          <w:delText xml:space="preserve">is strictly concave on</w:delText>
        </w:r>
      </w:del>
      <w:del w:id="161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18" w:author="PR Preview" w:date="2026-01-01T00:00:00Z">
        <w:r>
          <w:delText xml:space="preserve">.</w:delText>
        </w:r>
      </w:del>
      <w:del w:id="1619" w:author="PR Preview" w:date="2026-01-01T00:00:00Z">
        <w:r>
          <w:delText xml:space="preserve"> </w:delText>
        </w:r>
      </w:del>
      <w:del w:id="1620" w:author="PR Preview" w:date="2026-01-01T00:00:00Z">
        <w:r>
          <w:delText xml:space="preserve">A strictly concave</w:delText>
        </w:r>
      </w:del>
      <w:del w:id="1621" w:author="PR Preview" w:date="2026-01-01T00:00:00Z">
        <w:r>
          <w:delText xml:space="preserve"> </w:delText>
        </w:r>
      </w:del>
      <w:hyperlink r:id="rId18">
        <w:del w:id="1622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623" w:author="PR Preview" w:date="2026-01-01T00:00:00Z">
        <w:r>
          <w:delText xml:space="preserve"> </w:delText>
        </w:r>
      </w:del>
      <w:del w:id="1624" w:author="PR Preview" w:date="2026-01-01T00:00:00Z">
        <w:r>
          <w:delText xml:space="preserve">that has a</w:delText>
        </w:r>
      </w:del>
      <w:del w:id="1625" w:author="PR Preview" w:date="2026-01-01T00:00:00Z">
        <w:r>
          <w:delText xml:space="preserve"> </w:delText>
        </w:r>
      </w:del>
      <w:hyperlink w:anchor="def-critical-point">
        <w:del w:id="1626" w:author="PR Preview" w:date="2026-01-01T00:00:00Z">
          <w:r>
            <w:rPr>
              <w:rStyle w:val="Hyperlink"/>
            </w:rPr>
            <w:delText xml:space="preserve">critical point</w:delText>
          </w:r>
        </w:del>
      </w:hyperlink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is maximized there, and nowhere else.</w:delText>
        </w:r>
      </w:del>
      <w:del w:id="1629" w:author="PR Preview" w:date="2026-01-01T00:00:00Z">
        <w:r>
          <w:delText xml:space="preserve"> </w:delText>
        </w:r>
      </w:del>
      <w:del w:id="1630" w:author="PR Preview" w:date="2026-01-01T00:00:00Z">
        <w:r>
          <w:delText xml:space="preserve">With</w:delText>
        </w:r>
      </w:del>
      <w:del w:id="1631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1632" w:author="PR Preview" w:date="2026-01-01T00:00:00Z">
        <w:r>
          <w:delText xml:space="preserve">,</w:delText>
        </w:r>
      </w:del>
      <w:del w:id="1633" w:author="PR Preview" w:date="2026-01-01T00:00:00Z">
        <w:r>
          <w:delText xml:space="preserve"> </w:delText>
        </w:r>
      </w:del>
      <w:hyperlink w:anchor="thm-bernoulli-score-equation">
        <w:del w:id="1634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1635" w:author="PR Preview" w:date="2026-01-01T00:00:00Z">
        <w:r>
          <w:delText xml:space="preserve"> </w:delText>
        </w:r>
      </w:del>
      <w:del w:id="1636" w:author="PR Preview" w:date="2026-01-01T00:00:00Z">
        <w:r>
          <w:delText xml:space="preserve">says the only critical point of</w:delText>
        </w:r>
      </w:del>
      <w:del w:id="1637" w:author="PR Preview" w:date="2026-01-01T00:00:00Z">
        <w:r>
          <w:delText xml:space="preserve"> </w:delText>
        </w:r>
      </w:del>
      <m:oMath>
        <m:r>
          <m:t>ℓ</m:t>
        </m:r>
      </m:oMath>
      <w:del w:id="1638" w:author="PR Preview" w:date="2026-01-01T00:00:00Z">
        <w:r>
          <w:delText xml:space="preserve"> </w:delText>
        </w:r>
      </w:del>
      <w:del w:id="1639" w:author="PR Preview" w:date="2026-01-01T00:00:00Z">
        <w:r>
          <w:delText xml:space="preserve">in</w:delText>
        </w:r>
      </w:del>
      <w:del w:id="16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41" w:author="PR Preview" w:date="2026-01-01T00:00:00Z">
        <w:r>
          <w:delText xml:space="preserve"> </w:delText>
        </w:r>
      </w:del>
      <w:del w:id="1642" w:author="PR Preview" w:date="2026-01-01T00:00:00Z">
        <w:r>
          <w:delText xml:space="preserve">is</w:delText>
        </w:r>
      </w:del>
      <w:del w:id="164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</m:oMath>
      <w:del w:id="1644" w:author="PR Preview" w:date="2026-01-01T00:00:00Z">
        <w:r>
          <w:delText xml:space="preserve">.</w:delText>
        </w:r>
      </w:del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So</w:delText>
        </w:r>
      </w:del>
      <w:del w:id="1647" w:author="PR Preview" w:date="2026-01-01T00:00:00Z">
        <w:r>
          <w:delText xml:space="preserve"> </w:delText>
        </w:r>
      </w:del>
      <m:oMath>
        <m:r>
          <m:t>ℓ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is maximized at</w:delText>
        </w:r>
      </w:del>
      <w:del w:id="1650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del w:id="1651" w:author="PR Preview" w:date="2026-01-01T00:00:00Z">
        <w:r>
          <w:delText xml:space="preserve">.</w:delText>
        </w:r>
      </w:del>
    </w:p>
    <w:p>
      <w:pPr>
        <w:pStyle w:val="BodyText"/>
      </w:pPr>
      <w:del w:id="1652" w:author="PR Preview" w:date="2026-01-01T00:00:00Z">
        <w:r>
          <w:rPr>
            <w:b/>
            <w:bCs/>
          </w:rPr>
          <w:delText xml:space="preserve">Theorem 26 (Maximum likelihood estimate of a binary sample)</w:delText>
        </w:r>
      </w:del>
      <w:del w:id="1653" w:author="PR Preview" w:date="2026-01-01T00:00:00Z">
        <w:r>
          <w:delText xml:space="preserve"> </w:delText>
        </w:r>
      </w:del>
      <w:del w:id="1654" w:author="PR Preview" w:date="2026-01-01T00:00:00Z">
        <w:r>
          <w:delText xml:space="preserve">If</w:delText>
        </w:r>
      </w:del>
      <w:del w:id="1655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del w:id="1656" w:author="PR Preview" w:date="2026-01-01T00:00:00Z">
        <w:r>
          <w:delText xml:space="preserve"> </w:delText>
        </w:r>
      </w:del>
      <w:del w:id="1657" w:author="PR Preview" w:date="2026-01-01T00:00:00Z">
        <w:r>
          <w:delText xml:space="preserve">for</w:delText>
        </w:r>
      </w:del>
      <w:del w:id="1658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del w:id="1659" w:author="PR Preview" w:date="2026-01-01T00:00:00Z">
        <w:r>
          <w:delText xml:space="preserve"> </w:delText>
        </w:r>
      </w:del>
      <w:del w:id="1660" w:author="PR Preview" w:date="2026-01-01T00:00:00Z">
        <w:r>
          <w:delText xml:space="preserve">and the observed</w:delText>
        </w:r>
      </w:del>
      <w:del w:id="1661" w:author="PR Preview" w:date="2026-01-01T00:00:00Z">
        <w:r>
          <w:delText xml:space="preserve"> </w:delText>
        </w:r>
      </w:del>
      <w:hyperlink r:id="rId14">
        <w:del w:id="1662" w:author="PR Preview" w:date="2026-01-01T00:00:00Z">
          <w:r>
            <w:rPr>
              <w:rStyle w:val="Hyperlink"/>
            </w:rPr>
            <w:delText xml:space="preserve">sample mean</w:delText>
          </w:r>
        </w:del>
      </w:hyperlink>
      <w:del w:id="1663" w:author="PR Preview" w:date="2026-01-01T00:00:00Z">
        <w:r>
          <w:delText xml:space="preserve"> </w:delText>
        </w:r>
      </w:del>
      <w:del w:id="1664" w:author="PR Preview" w:date="2026-01-01T00:00:00Z">
        <w:r>
          <w:delText xml:space="preserve">satisfies</w:delText>
        </w:r>
      </w:del>
      <w:del w:id="1665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del w:id="1666" w:author="PR Preview" w:date="2026-01-01T00:00:00Z">
        <w:r>
          <w:delText xml:space="preserve">,</w:delText>
        </w:r>
      </w:del>
      <w:del w:id="1667" w:author="PR Preview" w:date="2026-01-01T00:00:00Z">
        <w:r>
          <w:delText xml:space="preserve"> </w:delText>
        </w:r>
      </w:del>
      <w:del w:id="1668" w:author="PR Preview" w:date="2026-01-01T00:00:00Z">
        <w:r>
          <w:delText xml:space="preserve">the</w:delText>
        </w:r>
      </w:del>
      <w:del w:id="1669" w:author="PR Preview" w:date="2026-01-01T00:00:00Z">
        <w:r>
          <w:delText xml:space="preserve"> </w:delText>
        </w:r>
      </w:del>
      <w:hyperlink w:anchor="def-mle">
        <w:del w:id="1670" w:author="PR Preview" w:date="2026-01-01T00:00:00Z">
          <w:r>
            <w:rPr>
              <w:rStyle w:val="Hyperlink"/>
            </w:rPr>
            <w:delText xml:space="preserve">maximum likelihood estimate</w:delText>
          </w:r>
        </w:del>
      </w:hyperlink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of</w:delText>
        </w:r>
      </w:del>
      <w:del w:id="1673" w:author="PR Preview" w:date="2026-01-01T00:00:00Z">
        <w:r>
          <w:delText xml:space="preserve"> </w:delText>
        </w:r>
      </w:del>
      <m:oMath>
        <m:r>
          <m:t>π</m:t>
        </m:r>
      </m:oMath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is the sample mean: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del w:id="1676" w:author="PR Preview" w:date="2026-01-01T00:00:00Z">
        <w:r>
          <w:rPr>
            <w:i/>
            <w:iCs/>
          </w:rPr>
          <w:delText xml:space="preserve">Proof</w:delText>
        </w:r>
      </w:del>
      <w:del w:id="1677" w:author="PR Preview" w:date="2026-01-01T00:00:00Z">
        <w:r>
          <w:delText xml:space="preserve">. </w:delText>
        </w:r>
      </w:del>
      <w:del w:id="1678" w:author="PR Preview" w:date="2026-01-01T00:00:00Z">
        <w:r>
          <w:delText xml:space="preserve">This is the solution to</w:delText>
        </w:r>
      </w:del>
      <w:del w:id="1679" w:author="PR Preview" w:date="2026-01-01T00:00:00Z">
        <w:r>
          <w:delText xml:space="preserve"> </w:delText>
        </w:r>
      </w:del>
      <w:hyperlink w:anchor="exr-bernoulli-mle">
        <w:del w:id="1680" w:author="PR Preview" w:date="2026-01-01T00:00:00Z">
          <w:r>
            <w:rPr>
              <w:rStyle w:val="Hyperlink"/>
            </w:rPr>
            <w:delText xml:space="preserve">Exercise 45</w:delText>
          </w:r>
        </w:del>
      </w:hyperlink>
      <w:del w:id="1681" w:author="PR Preview" w:date="2026-01-01T00:00:00Z">
        <w:r>
          <w:delText xml:space="preserve">, worked in</w:delText>
        </w:r>
      </w:del>
      <w:del w:id="1682" w:author="PR Preview" w:date="2026-01-01T00:00:00Z">
        <w:r>
          <w:delText xml:space="preserve"> </w:delText>
        </w:r>
      </w:del>
      <w:hyperlink w:anchor="sol-bernoulli-mle">
        <w:del w:id="1683" w:author="PR Preview" w:date="2026-01-01T00:00:00Z">
          <w:r>
            <w:rPr>
              <w:rStyle w:val="Hyperlink"/>
            </w:rPr>
            <w:delText xml:space="preserve">Solution 45</w:delText>
          </w:r>
        </w:del>
      </w:hyperlink>
      <w:del w:id="1684" w:author="PR Preview" w:date="2026-01-01T00:00:00Z">
        <w:r>
          <w:delText xml:space="preserve">.</w:delText>
        </w:r>
      </w:del>
      <w:del w:id="1685" w:author="PR Preview" w:date="2026-01-01T00:00:00Z">
        <w:r>
          <w:delText xml:space="preserve"> </w:delText>
        </w:r>
      </w:del>
      <w:del w:id="1686" w:author="PR Preview" w:date="2026-01-01T00:00:00Z">
        <w:r>
          <w:delText xml:space="preserve">It builds on</w:delText>
        </w:r>
      </w:del>
      <w:del w:id="1687" w:author="PR Preview" w:date="2026-01-01T00:00:00Z">
        <w:r>
          <w:delText xml:space="preserve"> </w:delText>
        </w:r>
      </w:del>
      <w:hyperlink w:anchor="thm-bernoulli-score-equation">
        <w:del w:id="1688" w:author="PR Preview" w:date="2026-01-01T00:00:00Z">
          <w:r>
            <w:rPr>
              <w:rStyle w:val="Hyperlink"/>
            </w:rPr>
            <w:delText xml:space="preserve">Theorem 22</w:delText>
          </w:r>
        </w:del>
      </w:hyperlink>
      <w:del w:id="1689" w:author="PR Preview" w:date="2026-01-01T00:00:00Z">
        <w:r>
          <w:delText xml:space="preserve"> </w:delText>
        </w:r>
      </w:del>
      <w:del w:id="1690" w:author="PR Preview" w:date="2026-01-01T00:00:00Z">
        <w:r>
          <w:delText xml:space="preserve">and</w:delText>
        </w:r>
      </w:del>
      <w:del w:id="1691" w:author="PR Preview" w:date="2026-01-01T00:00:00Z">
        <w:r>
          <w:delText xml:space="preserve"> </w:delText>
        </w:r>
      </w:del>
      <w:hyperlink w:anchor="thm-bernoulli-hessian-nd">
        <w:del w:id="1692" w:author="PR Preview" w:date="2026-01-01T00:00:00Z">
          <w:r>
            <w:rPr>
              <w:rStyle w:val="Hyperlink"/>
            </w:rPr>
            <w:delText xml:space="preserve">Theorem 25</w:delText>
          </w:r>
        </w:del>
      </w:hyperlink>
      <w:del w:id="1693" w:author="PR Preview" w:date="2026-01-01T00:00:00Z">
        <w:r>
          <w:delText xml:space="preserve">.</w:delText>
        </w:r>
      </w:del>
    </w:p>
    <w:p>
      <w:pPr>
        <w:pStyle w:val="Heading2"/>
      </w:pPr>
      <w:del w:id="1694" w:author="PR Preview" w:date="2026-01-01T00:00:00Z">
        <w:r>
          <w:delText xml:space="preserve">4 Maximum likelihood for univariate Gaussian models</w:delText>
        </w:r>
      </w:del>
    </w:p>
    <w:p>
      <w:pPr>
        <w:pStyle w:val="Heading2"/>
      </w:pPr>
      <w:ins w:id="1695" w:author="PR Preview" w:date="2026-01-01T00:00:00Z">
        <w:r>
          <w:t xml:space="preserve">3 Maximum likelihood for univariate Gaussian models</w:t>
        </w:r>
      </w:ins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del w:id="1696" w:author="PR Preview" w:date="2026-01-01T00:00:00Z">
        <w:r>
          <w:delText xml:space="preserve">4.1 The score function</w:delText>
        </w:r>
      </w:del>
    </w:p>
    <w:p>
      <w:pPr>
        <w:pStyle w:val="Heading3"/>
      </w:pPr>
      <w:ins w:id="1697" w:author="PR Preview" w:date="2026-01-01T00:00:00Z">
        <w:r>
          <w:t xml:space="preserve">3.1 The score function</w:t>
        </w:r>
      </w:ins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del w:id="1698" w:author="PR Preview" w:date="2026-01-01T00:00:00Z">
        <w:r>
          <w:delText xml:space="preserve">4.2 MLE of</w:delText>
        </w:r>
      </w:del>
      <w:del w:id="1699" w:author="PR Preview" w:date="2026-01-01T00:00:00Z">
        <w:r>
          <w:delText xml:space="preserve"> </w:delText>
        </w:r>
      </w:del>
      <m:oMath>
        <m:r>
          <m:t>μ</m:t>
        </m:r>
      </m:oMath>
    </w:p>
    <w:p>
      <w:pPr>
        <w:pStyle w:val="Heading3"/>
      </w:pPr>
      <w:ins w:id="1700" w:author="PR Preview" w:date="2026-01-01T00:00:00Z">
        <w:r>
          <w:t xml:space="preserve">3.2 MLE of</w:t>
        </w:r>
      </w:ins>
      <w:ins w:id="1701" w:author="PR Preview" w:date="2026-01-01T00:00:00Z">
        <w:r>
          <w:t xml:space="preserve"> </w:t>
        </w:r>
      </w:ins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del w:id="1702" w:author="PR Preview" w:date="2026-01-01T00:00:00Z">
        <w:r>
          <w:delText xml:space="preserve">4.3 MLE of</w:delText>
        </w:r>
      </w:del>
      <w:del w:id="170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del w:id="1704" w:author="PR Preview" w:date="2026-01-01T00:00:00Z">
        <w:r>
          <w:rPr>
            <w:b/>
            <w:bCs/>
          </w:rPr>
          <w:delText xml:space="preserve">Definition 21 (Profile log-likelihood)</w:delText>
        </w:r>
      </w:del>
      <w:del w:id="1705" w:author="PR Preview" w:date="2026-01-01T00:00:00Z">
        <w:r>
          <w:delText xml:space="preserve"> </w:delText>
        </w:r>
      </w:del>
      <w:del w:id="1706" w:author="PR Preview" w:date="2026-01-01T00:00:00Z">
        <w:r>
          <w:delText xml:space="preserve">Split a parameter vector into</w:delText>
        </w:r>
      </w:del>
      <w:del w:id="17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1708" w:author="PR Preview" w:date="2026-01-01T00:00:00Z">
        <w:r>
          <w:delText xml:space="preserve">,</w:delText>
        </w:r>
      </w:del>
      <w:del w:id="1709" w:author="PR Preview" w:date="2026-01-01T00:00:00Z">
        <w:r>
          <w:delText xml:space="preserve"> </w:delText>
        </w:r>
      </w:del>
      <w:del w:id="1710" w:author="PR Preview" w:date="2026-01-01T00:00:00Z">
        <w:r>
          <w:delText xml:space="preserve">and for each fixed value of</w:delText>
        </w:r>
      </w:del>
      <w:del w:id="1711" w:author="PR Preview" w:date="2026-01-01T00:00:00Z">
        <w:r>
          <w:delText xml:space="preserve"> </w:delText>
        </w:r>
      </w:del>
      <m:oMath>
        <m:r>
          <m:t>ψ</m:t>
        </m:r>
      </m:oMath>
      <w:del w:id="1712" w:author="PR Preview" w:date="2026-01-01T00:00:00Z">
        <w:r>
          <w:delText xml:space="preserve"> </w:delText>
        </w:r>
      </w:del>
      <w:del w:id="1713" w:author="PR Preview" w:date="2026-01-01T00:00:00Z">
        <w:r>
          <w:delText xml:space="preserve">let</w:delText>
        </w:r>
      </w:del>
      <w:del w:id="17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maximize</w:delText>
        </w:r>
      </w:del>
      <w:del w:id="1717" w:author="PR Preview" w:date="2026-01-01T00:00:00Z">
        <w:r>
          <w:delText xml:space="preserve"> </w:delText>
        </w:r>
      </w:del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del w:id="1718" w:author="PR Preview" w:date="2026-01-01T00:00:00Z">
        <w:r>
          <w:delText xml:space="preserve"> </w:delText>
        </w:r>
      </w:del>
      <w:del w:id="1719" w:author="PR Preview" w:date="2026-01-01T00:00:00Z">
        <w:r>
          <w:delText xml:space="preserve">over</w:delText>
        </w:r>
      </w:del>
      <w:del w:id="1720" w:author="PR Preview" w:date="2026-01-01T00:00:00Z">
        <w:r>
          <w:delText xml:space="preserve"> </w:delText>
        </w:r>
      </w:del>
      <m:oMath>
        <m:r>
          <m:t>λ</m:t>
        </m:r>
      </m:oMath>
      <w:del w:id="1721" w:author="PR Preview" w:date="2026-01-01T00:00:00Z">
        <w:r>
          <w:delText xml:space="preserve">.</w:delText>
        </w:r>
      </w:del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The</w:delText>
        </w:r>
      </w:del>
      <w:del w:id="1724" w:author="PR Preview" w:date="2026-01-01T00:00:00Z">
        <w:r>
          <w:delText xml:space="preserve"> </w:delText>
        </w:r>
      </w:del>
      <w:del w:id="1725" w:author="PR Preview" w:date="2026-01-01T00:00:00Z">
        <w:r>
          <w:rPr>
            <w:b/>
            <w:bCs/>
          </w:rPr>
          <w:delText xml:space="preserve">profile log-likelihood</w:delText>
        </w:r>
      </w:del>
      <w:del w:id="1726" w:author="PR Preview" w:date="2026-01-01T00:00:00Z">
        <w:r>
          <w:delText xml:space="preserve"> </w:delText>
        </w:r>
      </w:del>
      <w:del w:id="1727" w:author="PR Preview" w:date="2026-01-01T00:00:00Z">
        <w:r>
          <w:delText xml:space="preserve">of</w:delText>
        </w:r>
      </w:del>
      <w:del w:id="1728" w:author="PR Preview" w:date="2026-01-01T00:00:00Z">
        <w:r>
          <w:delText xml:space="preserve"> </w:delText>
        </w:r>
      </w:del>
      <m:oMath>
        <m:r>
          <m:t>ψ</m:t>
        </m:r>
      </m:oMath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731" w:author="PR Preview" w:date="2026-01-01T00:00:00Z">
        <w:r>
          <w:rPr>
            <w:b/>
            <w:bCs/>
          </w:rPr>
          <w:delText xml:space="preserve">Example 14 (Profile log-likelihood of a Gaussian variance)</w:delText>
        </w:r>
      </w:del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In the Gaussian model,</w:delText>
        </w:r>
      </w:del>
      <w:del w:id="173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735" w:author="PR Preview" w:date="2026-01-01T00:00:00Z">
        <w:r>
          <w:delText xml:space="preserve"> </w:delText>
        </w:r>
      </w:del>
      <w:del w:id="1736" w:author="PR Preview" w:date="2026-01-01T00:00:00Z">
        <w:r>
          <w:delText xml:space="preserve">maximizes</w:delText>
        </w:r>
      </w:del>
      <w:del w:id="1737" w:author="PR Preview" w:date="2026-01-01T00:00:00Z">
        <w:r>
          <w:delText xml:space="preserve"> </w:delText>
        </w:r>
      </w:del>
      <m:oMath>
        <m:r>
          <m:t>ℓ</m:t>
        </m:r>
      </m:oMath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delText xml:space="preserve">over</w:delText>
        </w:r>
      </w:del>
      <w:del w:id="1740" w:author="PR Preview" w:date="2026-01-01T00:00:00Z">
        <w:r>
          <w:delText xml:space="preserve"> </w:delText>
        </w:r>
      </w:del>
      <m:oMath>
        <m:r>
          <m:t>μ</m:t>
        </m:r>
      </m:oMath>
      <w:del w:id="1741" w:author="PR Preview" w:date="2026-01-01T00:00:00Z">
        <w:r>
          <w:delText xml:space="preserve"> </w:delText>
        </w:r>
      </w:del>
      <w:del w:id="1742" w:author="PR Preview" w:date="2026-01-01T00:00:00Z">
        <w:r>
          <w:delText xml:space="preserve">for every value of</w:delText>
        </w:r>
      </w:del>
      <w:del w:id="1743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44" w:author="PR Preview" w:date="2026-01-01T00:00:00Z">
        <w:r>
          <w:delText xml:space="preserve"> </w:delText>
        </w:r>
      </w:del>
      <w:del w:id="1745" w:author="PR Preview" w:date="2026-01-01T00:00:00Z">
        <w:r>
          <w:delText xml:space="preserve">(</w:delText>
        </w:r>
      </w:del>
      <w:hyperlink w:anchor="sec-gaussian-mle">
        <w:del w:id="1746" w:author="PR Preview" w:date="2026-01-01T00:00:00Z">
          <w:r>
            <w:rPr>
              <w:rStyle w:val="Hyperlink"/>
            </w:rPr>
            <w:delText xml:space="preserve">Section 4</w:delText>
          </w:r>
        </w:del>
      </w:hyperlink>
      <w:del w:id="1747" w:author="PR Preview" w:date="2026-01-01T00:00:00Z">
        <w:r>
          <w:delText xml:space="preserve">),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so the profile log-likelihood of</w:delText>
        </w:r>
      </w:del>
      <w:del w:id="175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751" w:author="PR Preview" w:date="2026-01-01T00:00:00Z">
        <w:r>
          <w:delText xml:space="preserve"> </w:delText>
        </w:r>
      </w:del>
      <w:del w:id="1752" w:author="PR Preview" w:date="2026-01-01T00:00:00Z">
        <w:r>
          <w:delText xml:space="preserve">is</w:delText>
        </w:r>
      </w:del>
    </w:p>
    <w:p>
      <w:pPr>
        <w:pStyle w:val="Heading3"/>
      </w:pPr>
      <w:ins w:id="1753" w:author="PR Preview" w:date="2026-01-01T00:00:00Z">
        <w:r>
          <w:t xml:space="preserve">3.3 MLE of</w:t>
        </w:r>
      </w:ins>
      <w:ins w:id="175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ins w:id="1755" w:author="PR Preview" w:date="2026-01-01T00:00:00Z">
        <w:r>
          <w:rPr>
            <w:b/>
            <w:bCs/>
          </w:rPr>
          <w:t xml:space="preserve">Definition 20 (Profile log-likelihood)</w:t>
        </w:r>
      </w:ins>
      <w:ins w:id="1756" w:author="PR Preview" w:date="2026-01-01T00:00:00Z">
        <w:r>
          <w:t xml:space="preserve"> </w:t>
        </w:r>
      </w:ins>
      <w:ins w:id="1757" w:author="PR Preview" w:date="2026-01-01T00:00:00Z">
        <w:r>
          <w:t xml:space="preserve">Split a parameter vector into</w:t>
        </w:r>
      </w:ins>
      <w:ins w:id="17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1759" w:author="PR Preview" w:date="2026-01-01T00:00:00Z">
        <w:r>
          <w:t xml:space="preserve">,</w:t>
        </w:r>
      </w:ins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and for each fixed value of</w:t>
        </w:r>
      </w:ins>
      <w:ins w:id="1762" w:author="PR Preview" w:date="2026-01-01T00:00:00Z">
        <w:r>
          <w:t xml:space="preserve"> </w:t>
        </w:r>
      </w:ins>
      <m:oMath>
        <m:r>
          <m:t>ψ</m:t>
        </m:r>
      </m:oMath>
      <w:ins w:id="1763" w:author="PR Preview" w:date="2026-01-01T00:00:00Z">
        <w:r>
          <w:t xml:space="preserve"> </w:t>
        </w:r>
      </w:ins>
      <w:ins w:id="1764" w:author="PR Preview" w:date="2026-01-01T00:00:00Z">
        <w:r>
          <w:t xml:space="preserve">let</w:t>
        </w:r>
      </w:ins>
      <w:ins w:id="176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ins w:id="1766" w:author="PR Preview" w:date="2026-01-01T00:00:00Z">
        <w:r>
          <w:t xml:space="preserve"> </w:t>
        </w:r>
      </w:ins>
      <w:ins w:id="1767" w:author="PR Preview" w:date="2026-01-01T00:00:00Z">
        <w:r>
          <w:t xml:space="preserve">maximize</w:t>
        </w:r>
      </w:ins>
      <w:ins w:id="1768" w:author="PR Preview" w:date="2026-01-01T00:00:00Z">
        <w:r>
          <w:t xml:space="preserve"> </w:t>
        </w:r>
      </w:ins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ins w:id="1769" w:author="PR Preview" w:date="2026-01-01T00:00:00Z">
        <w:r>
          <w:t xml:space="preserve"> </w:t>
        </w:r>
      </w:ins>
      <w:ins w:id="1770" w:author="PR Preview" w:date="2026-01-01T00:00:00Z">
        <w:r>
          <w:t xml:space="preserve">over</w:t>
        </w:r>
      </w:ins>
      <w:ins w:id="1771" w:author="PR Preview" w:date="2026-01-01T00:00:00Z">
        <w:r>
          <w:t xml:space="preserve"> </w:t>
        </w:r>
      </w:ins>
      <m:oMath>
        <m:r>
          <m:t>λ</m:t>
        </m:r>
      </m:oMath>
      <w:ins w:id="1772" w:author="PR Preview" w:date="2026-01-01T00:00:00Z">
        <w:r>
          <w:t xml:space="preserve">.</w:t>
        </w:r>
      </w:ins>
      <w:ins w:id="1773" w:author="PR Preview" w:date="2026-01-01T00:00:00Z">
        <w:r>
          <w:t xml:space="preserve"> </w:t>
        </w:r>
      </w:ins>
      <w:ins w:id="1774" w:author="PR Preview" w:date="2026-01-01T00:00:00Z">
        <w:r>
          <w:t xml:space="preserve">The</w:t>
        </w:r>
      </w:ins>
      <w:ins w:id="1775" w:author="PR Preview" w:date="2026-01-01T00:00:00Z">
        <w:r>
          <w:t xml:space="preserve"> </w:t>
        </w:r>
      </w:ins>
      <w:ins w:id="1776" w:author="PR Preview" w:date="2026-01-01T00:00:00Z">
        <w:r>
          <w:rPr>
            <w:b/>
            <w:bCs/>
          </w:rPr>
          <w:t xml:space="preserve">profile log-likelihood</w:t>
        </w:r>
      </w:ins>
      <w:ins w:id="1777" w:author="PR Preview" w:date="2026-01-01T00:00:00Z">
        <w:r>
          <w:t xml:space="preserve"> </w:t>
        </w:r>
      </w:ins>
      <w:ins w:id="1778" w:author="PR Preview" w:date="2026-01-01T00:00:00Z">
        <w:r>
          <w:t xml:space="preserve">of</w:t>
        </w:r>
      </w:ins>
      <w:ins w:id="1779" w:author="PR Preview" w:date="2026-01-01T00:00:00Z">
        <w:r>
          <w:t xml:space="preserve"> </w:t>
        </w:r>
      </w:ins>
      <m:oMath>
        <m:r>
          <m:t>ψ</m:t>
        </m:r>
      </m:oMath>
      <w:ins w:id="1780" w:author="PR Preview" w:date="2026-01-01T00:00:00Z">
        <w:r>
          <w:t xml:space="preserve"> </w:t>
        </w:r>
      </w:ins>
      <w:ins w:id="1781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ins w:id="1782" w:author="PR Preview" w:date="2026-01-01T00:00:00Z">
        <w:r>
          <w:rPr>
            <w:b/>
            <w:bCs/>
          </w:rPr>
          <w:t xml:space="preserve">Example 13 (Profile log-likelihood of a Gaussian variance)</w:t>
        </w:r>
      </w:ins>
      <w:ins w:id="1783" w:author="PR Preview" w:date="2026-01-01T00:00:00Z">
        <w:r>
          <w:t xml:space="preserve"> </w:t>
        </w:r>
      </w:ins>
      <w:ins w:id="1784" w:author="PR Preview" w:date="2026-01-01T00:00:00Z">
        <w:r>
          <w:t xml:space="preserve">In the Gaussian model,</w:t>
        </w:r>
      </w:ins>
      <w:ins w:id="178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786" w:author="PR Preview" w:date="2026-01-01T00:00:00Z">
        <w:r>
          <w:t xml:space="preserve"> </w:t>
        </w:r>
      </w:ins>
      <w:ins w:id="1787" w:author="PR Preview" w:date="2026-01-01T00:00:00Z">
        <w:r>
          <w:t xml:space="preserve">maximizes</w:t>
        </w:r>
      </w:ins>
      <w:ins w:id="1788" w:author="PR Preview" w:date="2026-01-01T00:00:00Z">
        <w:r>
          <w:t xml:space="preserve"> </w:t>
        </w:r>
      </w:ins>
      <m:oMath>
        <m:r>
          <m:t>ℓ</m:t>
        </m:r>
      </m:oMath>
      <w:ins w:id="1789" w:author="PR Preview" w:date="2026-01-01T00:00:00Z">
        <w:r>
          <w:t xml:space="preserve"> </w:t>
        </w:r>
      </w:ins>
      <w:ins w:id="1790" w:author="PR Preview" w:date="2026-01-01T00:00:00Z">
        <w:r>
          <w:t xml:space="preserve">over</w:t>
        </w:r>
      </w:ins>
      <w:ins w:id="1791" w:author="PR Preview" w:date="2026-01-01T00:00:00Z">
        <w:r>
          <w:t xml:space="preserve"> </w:t>
        </w:r>
      </w:ins>
      <m:oMath>
        <m:r>
          <m:t>μ</m:t>
        </m:r>
      </m:oMath>
      <w:ins w:id="1792" w:author="PR Preview" w:date="2026-01-01T00:00:00Z">
        <w:r>
          <w:t xml:space="preserve"> </w:t>
        </w:r>
      </w:ins>
      <w:ins w:id="1793" w:author="PR Preview" w:date="2026-01-01T00:00:00Z">
        <w:r>
          <w:t xml:space="preserve">for every value of</w:t>
        </w:r>
      </w:ins>
      <w:ins w:id="179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(</w:t>
        </w:r>
      </w:ins>
      <w:hyperlink w:anchor="sec-gaussian-mle">
        <w:ins w:id="1797" w:author="PR Preview" w:date="2026-01-01T00:00:00Z">
          <w:r>
            <w:rPr>
              <w:rStyle w:val="Hyperlink"/>
            </w:rPr>
            <w:t xml:space="preserve">Section 3</w:t>
          </w:r>
        </w:ins>
      </w:hyperlink>
      <w:ins w:id="1798" w:author="PR Preview" w:date="2026-01-01T00:00:00Z">
        <w:r>
          <w:t xml:space="preserve">),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so the profile log-likelihood of</w:t>
        </w:r>
      </w:ins>
      <w:ins w:id="180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04" w:author="PR Preview" w:date="2026-01-01T00:00:00Z">
        <w:r>
          <w:delText xml:space="preserve">Substituting the maximizer</w:delText>
        </w:r>
      </w:del>
      <w:del w:id="180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del w:id="1806" w:author="PR Preview" w:date="2026-01-01T00:00:00Z">
        <w:r>
          <w:delText xml:space="preserve">,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which does not depend on</w:delText>
        </w:r>
      </w:del>
      <w:del w:id="180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810" w:author="PR Preview" w:date="2026-01-01T00:00:00Z">
        <w:r>
          <w:delText xml:space="preserve">,</w:delText>
        </w:r>
      </w:del>
      <w:del w:id="1811" w:author="PR Preview" w:date="2026-01-01T00:00:00Z">
        <w:r>
          <w:delText xml:space="preserve"> </w:delText>
        </w:r>
      </w:del>
      <w:del w:id="1812" w:author="PR Preview" w:date="2026-01-01T00:00:00Z">
        <w:r>
          <w:delText xml:space="preserve">maximizes the</w:delText>
        </w:r>
      </w:del>
      <w:del w:id="1813" w:author="PR Preview" w:date="2026-01-01T00:00:00Z">
        <w:r>
          <w:delText xml:space="preserve"> </w:delText>
        </w:r>
      </w:del>
      <w:hyperlink w:anchor="def-profile-loglik">
        <w:del w:id="1814" w:author="PR Preview" w:date="2026-01-01T00:00:00Z">
          <w:r>
            <w:rPr>
              <w:rStyle w:val="Hyperlink"/>
            </w:rPr>
            <w:delText xml:space="preserve">profile log-likelihood</w:delText>
          </w:r>
        </w:del>
      </w:hyperlink>
      <w:del w:id="1815" w:author="PR Preview" w:date="2026-01-01T00:00:00Z">
        <w:r>
          <w:delText xml:space="preserve"> </w:delText>
        </w:r>
      </w:del>
      <w:del w:id="1816" w:author="PR Preview" w:date="2026-01-01T00:00:00Z">
        <w:r>
          <w:delText xml:space="preserve">of</w:delText>
        </w:r>
      </w:del>
      <w:del w:id="1817" w:author="PR Preview" w:date="2026-01-01T00:00:00Z">
        <w:r>
          <w:delText xml:space="preserve"> </w:delText>
        </w:r>
      </w:del>
      <w:hyperlink w:anchor="exm-profile-loglik">
        <w:del w:id="1818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1819" w:author="PR Preview" w:date="2026-01-01T00:00:00Z">
        <w:r>
          <w:delText xml:space="preserve">, and gives:</w:delText>
        </w:r>
      </w:del>
    </w:p>
    <w:p>
      <w:pPr>
        <w:pStyle w:val="FirstParagraph"/>
      </w:pPr>
      <w:ins w:id="1820" w:author="PR Preview" w:date="2026-01-01T00:00:00Z">
        <w:r>
          <w:t xml:space="preserve">Substituting the maximizer</w:t>
        </w:r>
      </w:ins>
      <w:ins w:id="1821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ins w:id="1822" w:author="PR Preview" w:date="2026-01-01T00:00:00Z">
        <w:r>
          <w:t xml:space="preserve">,</w:t>
        </w:r>
      </w:ins>
      <w:ins w:id="1823" w:author="PR Preview" w:date="2026-01-01T00:00:00Z">
        <w:r>
          <w:t xml:space="preserve"> </w:t>
        </w:r>
      </w:ins>
      <w:ins w:id="1824" w:author="PR Preview" w:date="2026-01-01T00:00:00Z">
        <w:r>
          <w:t xml:space="preserve">which does not depend on</w:t>
        </w:r>
      </w:ins>
      <w:ins w:id="182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826" w:author="PR Preview" w:date="2026-01-01T00:00:00Z">
        <w:r>
          <w:t xml:space="preserve">,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maximizes the</w:t>
        </w:r>
      </w:ins>
      <w:ins w:id="1829" w:author="PR Preview" w:date="2026-01-01T00:00:00Z">
        <w:r>
          <w:t xml:space="preserve"> </w:t>
        </w:r>
      </w:ins>
      <w:hyperlink w:anchor="def-profile-loglik">
        <w:ins w:id="1830" w:author="PR Preview" w:date="2026-01-01T00:00:00Z">
          <w:r>
            <w:rPr>
              <w:rStyle w:val="Hyperlink"/>
            </w:rPr>
            <w:t xml:space="preserve">profile log-likelihood</w:t>
          </w:r>
        </w:ins>
      </w:hyperlink>
      <w:ins w:id="1831" w:author="PR Preview" w:date="2026-01-01T00:00:00Z">
        <w:r>
          <w:t xml:space="preserve"> </w:t>
        </w:r>
      </w:ins>
      <w:ins w:id="1832" w:author="PR Preview" w:date="2026-01-01T00:00:00Z">
        <w:r>
          <w:t xml:space="preserve">of</w:t>
        </w:r>
      </w:ins>
      <w:ins w:id="1833" w:author="PR Preview" w:date="2026-01-01T00:00:00Z">
        <w:r>
          <w:t xml:space="preserve"> </w:t>
        </w:r>
      </w:ins>
      <w:hyperlink w:anchor="exm-profile-loglik">
        <w:ins w:id="1834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1835" w:author="PR Preview" w:date="2026-01-01T00:00:00Z">
        <w:r>
          <w:t xml:space="preserve">, and gives:</w:t>
        </w:r>
      </w:ins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del w:id="1836" w:author="PR Preview" w:date="2026-01-01T00:00:00Z">
        <w:r>
          <w:delText xml:space="preserve">4.4 Second derivatives</w:delText>
        </w:r>
      </w:del>
    </w:p>
    <w:p>
      <w:pPr>
        <w:pStyle w:val="Heading3"/>
      </w:pPr>
      <w:ins w:id="1837" w:author="PR Preview" w:date="2026-01-01T00:00:00Z">
        <w:r>
          <w:t xml:space="preserve">3.4 Second derivatives</w:t>
        </w:r>
      </w:ins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del w:id="1838" w:author="PR Preview" w:date="2026-01-01T00:00:00Z">
        <w:r>
          <w:delText xml:space="preserve">4.5 Information matrix and standard errors</w:delText>
        </w:r>
      </w:del>
    </w:p>
    <w:p>
      <w:pPr>
        <w:pStyle w:val="Heading3"/>
      </w:pPr>
      <w:ins w:id="1839" w:author="PR Preview" w:date="2026-01-01T00:00:00Z">
        <w:r>
          <w:t xml:space="preserve">3.5 Information matrix and standard errors</w:t>
        </w:r>
      </w:ins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del w:id="1840" w:author="PR Preview" w:date="2026-01-01T00:00:00Z">
        <w:r>
          <w:delText xml:space="preserve">5 Example: hormone therapy study</w:delText>
        </w:r>
      </w:del>
    </w:p>
    <w:p>
      <w:pPr>
        <w:pStyle w:val="Heading2"/>
      </w:pPr>
      <w:ins w:id="1841" w:author="PR Preview" w:date="2026-01-01T00:00:00Z">
        <w:r>
          <w:t xml:space="preserve">4 Example: hormone therapy study</w:t>
        </w:r>
      </w:ins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del w:id="1842" w:author="PR Preview" w:date="2026-01-01T00:00:00Z">
        <w:r>
          <w:delText xml:space="preserve">5.1 Data</w:delText>
        </w:r>
      </w:del>
    </w:p>
    <w:p>
      <w:pPr>
        <w:pStyle w:val="Heading3"/>
      </w:pPr>
      <w:ins w:id="1843" w:author="PR Preview" w:date="2026-01-01T00:00:00Z">
        <w:r>
          <w:t xml:space="preserve">4.1 Data</w:t>
        </w:r>
      </w:ins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del w:id="1844" w:author="PR Preview" w:date="2026-01-01T00:00:00Z">
        <w:r>
          <w:delText xml:space="preserve">5.2 Maximum likelihood estimates</w:delText>
        </w:r>
      </w:del>
    </w:p>
    <w:p>
      <w:pPr>
        <w:pStyle w:val="Heading3"/>
      </w:pPr>
      <w:ins w:id="1845" w:author="PR Preview" w:date="2026-01-01T00:00:00Z">
        <w:r>
          <w:t xml:space="preserve">4.2 Maximum likelihood estimates</w:t>
        </w:r>
      </w:ins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del w:id="1846" w:author="PR Preview" w:date="2026-01-01T00:00:00Z">
        <w:r>
          <w:delText xml:space="preserve">5.3 Likelihood and log-likelihood functions</w:delText>
        </w:r>
      </w:del>
    </w:p>
    <w:p>
      <w:pPr>
        <w:pStyle w:val="Heading3"/>
      </w:pPr>
      <w:ins w:id="1847" w:author="PR Preview" w:date="2026-01-01T00:00:00Z">
        <w:r>
          <w:t xml:space="preserve">4.3 Likelihood and log-likelihood functions</w:t>
        </w:r>
      </w:ins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del w:id="1848" w:author="PR Preview" w:date="2026-01-01T00:00:00Z">
        <w:r>
          <w:delText xml:space="preserve">5.4 Log-likelihood surface</w:delText>
        </w:r>
      </w:del>
    </w:p>
    <w:p>
      <w:pPr>
        <w:pStyle w:val="Heading3"/>
      </w:pPr>
      <w:ins w:id="1849" w:author="PR Preview" w:date="2026-01-01T00:00:00Z">
        <w:r>
          <w:t xml:space="preserve">4.4 Log-likelihood surface</w:t>
        </w:r>
      </w:ins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del w:id="1850" w:author="PR Preview" w:date="2026-01-01T00:00:00Z">
        <w:r>
          <w:delText xml:space="preserve">5.5 Standard errors by sample size</w:delText>
        </w:r>
      </w:del>
    </w:p>
    <w:p>
      <w:pPr>
        <w:pStyle w:val="FirstParagraph"/>
      </w:pPr>
      <w:del w:id="1851" w:author="PR Preview" w:date="2026-01-01T00:00:00Z">
        <w:r>
          <w:delText xml:space="preserve">By</w:delText>
        </w:r>
      </w:del>
      <w:del w:id="1852" w:author="PR Preview" w:date="2026-01-01T00:00:00Z">
        <w:r>
          <w:delText xml:space="preserve"> </w:delText>
        </w:r>
      </w:del>
      <w:hyperlink w:anchor="sec-covariance-matrix">
        <w:del w:id="1853" w:author="PR Preview" w:date="2026-01-01T00:00:00Z">
          <w:r>
            <w:rPr>
              <w:rStyle w:val="Hyperlink"/>
            </w:rPr>
            <w:delText xml:space="preserve">Section 4.5</w:delText>
          </w:r>
        </w:del>
      </w:hyperlink>
      <w:del w:id="1854" w:author="PR Preview" w:date="2026-01-01T00:00:00Z">
        <w:r>
          <w:delText xml:space="preserve">,</w:delText>
        </w:r>
      </w:del>
      <w:del w:id="1855" w:author="PR Preview" w:date="2026-01-01T00:00:00Z">
        <w:r>
          <w:delText xml:space="preserve"> </w:delText>
        </w:r>
      </w:del>
      <w:del w:id="1856" w:author="PR Preview" w:date="2026-01-01T00:00:00Z">
        <w:r>
          <w:delText xml:space="preserve">the estimated standard error of</w:delText>
        </w:r>
      </w:del>
      <w:del w:id="185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del w:id="1858" w:author="PR Preview" w:date="2026-01-01T00:00:00Z">
        <w:r>
          <w:delText xml:space="preserve"> </w:delText>
        </w:r>
      </w:del>
      <w:del w:id="1859" w:author="PR Preview" w:date="2026-01-01T00:00:00Z">
        <w:r>
          <w:delText xml:space="preserve">is</w:delText>
        </w:r>
      </w:del>
    </w:p>
    <w:p>
      <w:pPr>
        <w:pStyle w:val="Heading3"/>
      </w:pPr>
      <w:ins w:id="1860" w:author="PR Preview" w:date="2026-01-01T00:00:00Z">
        <w:r>
          <w:t xml:space="preserve">4.5 Standard errors by sample size</w:t>
        </w:r>
      </w:ins>
    </w:p>
    <w:p>
      <w:pPr>
        <w:pStyle w:val="FirstParagraph"/>
      </w:pPr>
      <w:ins w:id="1861" w:author="PR Preview" w:date="2026-01-01T00:00:00Z">
        <w:r>
          <w:t xml:space="preserve">By</w:t>
        </w:r>
      </w:ins>
      <w:ins w:id="1862" w:author="PR Preview" w:date="2026-01-01T00:00:00Z">
        <w:r>
          <w:t xml:space="preserve"> </w:t>
        </w:r>
      </w:ins>
      <w:hyperlink w:anchor="sec-covariance-matrix">
        <w:ins w:id="1863" w:author="PR Preview" w:date="2026-01-01T00:00:00Z">
          <w:r>
            <w:rPr>
              <w:rStyle w:val="Hyperlink"/>
            </w:rPr>
            <w:t xml:space="preserve">Section 3.5</w:t>
          </w:r>
        </w:ins>
      </w:hyperlink>
      <w:ins w:id="1864" w:author="PR Preview" w:date="2026-01-01T00:00:00Z">
        <w:r>
          <w:t xml:space="preserve">,</w:t>
        </w:r>
      </w:ins>
      <w:ins w:id="1865" w:author="PR Preview" w:date="2026-01-01T00:00:00Z">
        <w:r>
          <w:t xml:space="preserve"> </w:t>
        </w:r>
      </w:ins>
      <w:ins w:id="1866" w:author="PR Preview" w:date="2026-01-01T00:00:00Z">
        <w:r>
          <w:t xml:space="preserve">the estimated standard error of</w:t>
        </w:r>
      </w:ins>
      <w:ins w:id="18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ins w:id="1868" w:author="PR Preview" w:date="2026-01-01T00:00:00Z">
        <w:r>
          <w:t xml:space="preserve"> </w:t>
        </w:r>
      </w:ins>
      <w:ins w:id="186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del w:id="1870" w:author="PR Preview" w:date="2026-01-01T00:00:00Z">
        <w:r>
          <w:delText xml:space="preserve">5.6 Power</w:delText>
        </w:r>
      </w:del>
    </w:p>
    <w:p>
      <w:pPr>
        <w:pStyle w:val="Heading3"/>
      </w:pPr>
      <w:ins w:id="1871" w:author="PR Preview" w:date="2026-01-01T00:00:00Z">
        <w:r>
          <w:t xml:space="preserve">4.6 Power</w:t>
        </w:r>
      </w:ins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del w:id="1872" w:author="PR Preview" w:date="2026-01-01T00:00:00Z">
        <w:r>
          <w:rPr>
            <w:b/>
            <w:bCs/>
          </w:rPr>
          <w:delText xml:space="preserve">Definition 22 (Power)</w:delText>
        </w:r>
      </w:del>
      <w:del w:id="1873" w:author="PR Preview" w:date="2026-01-01T00:00:00Z">
        <w:r>
          <w:delText xml:space="preserve"> </w:delText>
        </w:r>
      </w:del>
      <w:del w:id="1874" w:author="PR Preview" w:date="2026-01-01T00:00:00Z">
        <w:r>
          <w:delText xml:space="preserve">The</w:delText>
        </w:r>
      </w:del>
      <w:del w:id="1875" w:author="PR Preview" w:date="2026-01-01T00:00:00Z">
        <w:r>
          <w:delText xml:space="preserve"> </w:delText>
        </w:r>
      </w:del>
      <w:del w:id="1876" w:author="PR Preview" w:date="2026-01-01T00:00:00Z">
        <w:r>
          <w:rPr>
            <w:b/>
            <w:bCs/>
          </w:rPr>
          <w:delText xml:space="preserve">power</w:delText>
        </w:r>
      </w:del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of a test of a null hypothesis</w:delText>
        </w:r>
      </w:del>
      <w:del w:id="1879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880" w:author="PR Preview" w:date="2026-01-01T00:00:00Z">
        <w:r>
          <w:delText xml:space="preserve"> </w:delText>
        </w:r>
      </w:del>
      <w:del w:id="1881" w:author="PR Preview" w:date="2026-01-01T00:00:00Z">
        <w:r>
          <w:delText xml:space="preserve">about a parameter</w:delText>
        </w:r>
      </w:del>
      <w:del w:id="1882" w:author="PR Preview" w:date="2026-01-01T00:00:00Z">
        <w:r>
          <w:delText xml:space="preserve"> </w:delText>
        </w:r>
      </w:del>
      <m:oMath>
        <m:r>
          <m:t>θ</m:t>
        </m:r>
      </m:oMath>
      <w:del w:id="1883" w:author="PR Preview" w:date="2026-01-01T00:00:00Z">
        <w:r>
          <w:delText xml:space="preserve">,</w:delText>
        </w:r>
      </w:del>
      <w:del w:id="1884" w:author="PR Preview" w:date="2026-01-01T00:00:00Z">
        <w:r>
          <w:delText xml:space="preserve"> </w:delText>
        </w:r>
      </w:del>
      <w:del w:id="1885" w:author="PR Preview" w:date="2026-01-01T00:00:00Z">
        <w:r>
          <w:delText xml:space="preserve">against an alternative value</w:delText>
        </w:r>
      </w:del>
      <w:del w:id="1886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887" w:author="PR Preview" w:date="2026-01-01T00:00:00Z">
        <w:r>
          <w:delText xml:space="preserve">,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is the probability that the test rejects</w:delText>
        </w:r>
      </w:del>
      <w:del w:id="189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when</w:delText>
        </w:r>
      </w:del>
      <w:del w:id="1893" w:author="PR Preview" w:date="2026-01-01T00:00:00Z">
        <w:r>
          <w:delText xml:space="preserve"> </w:delText>
        </w:r>
      </w:del>
      <m:oMath>
        <m:r>
          <m:t>θ</m:t>
        </m:r>
      </m:oMath>
      <w:del w:id="1894" w:author="PR Preview" w:date="2026-01-01T00:00:00Z">
        <w:r>
          <w:delText xml:space="preserve"> </w:delText>
        </w:r>
      </w:del>
      <w:del w:id="1895" w:author="PR Preview" w:date="2026-01-01T00:00:00Z">
        <w:r>
          <w:delText xml:space="preserve">equals</w:delText>
        </w:r>
      </w:del>
      <w:del w:id="1896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1897" w:author="PR Preview" w:date="2026-01-01T00:00:00Z">
        <w:r>
          <w:delText xml:space="preserve">:</w:delText>
        </w:r>
      </w:del>
    </w:p>
    <w:p>
      <w:pPr>
        <w:pStyle w:val="FirstParagraph"/>
      </w:pPr>
      <w:ins w:id="1898" w:author="PR Preview" w:date="2026-01-01T00:00:00Z">
        <w:r>
          <w:rPr>
            <w:b/>
            <w:bCs/>
          </w:rPr>
          <w:t xml:space="preserve">Definition 21 (Power)</w:t>
        </w:r>
      </w:ins>
      <w:ins w:id="1899" w:author="PR Preview" w:date="2026-01-01T00:00:00Z">
        <w:r>
          <w:t xml:space="preserve"> </w:t>
        </w:r>
      </w:ins>
      <w:ins w:id="1900" w:author="PR Preview" w:date="2026-01-01T00:00:00Z">
        <w:r>
          <w:t xml:space="preserve">The</w:t>
        </w:r>
      </w:ins>
      <w:ins w:id="1901" w:author="PR Preview" w:date="2026-01-01T00:00:00Z">
        <w:r>
          <w:t xml:space="preserve"> </w:t>
        </w:r>
      </w:ins>
      <w:ins w:id="1902" w:author="PR Preview" w:date="2026-01-01T00:00:00Z">
        <w:r>
          <w:rPr>
            <w:b/>
            <w:bCs/>
          </w:rPr>
          <w:t xml:space="preserve">power</w:t>
        </w:r>
      </w:ins>
      <w:ins w:id="1903" w:author="PR Preview" w:date="2026-01-01T00:00:00Z">
        <w:r>
          <w:t xml:space="preserve"> </w:t>
        </w:r>
      </w:ins>
      <w:ins w:id="1904" w:author="PR Preview" w:date="2026-01-01T00:00:00Z">
        <w:r>
          <w:t xml:space="preserve">of a test of a null hypothesis</w:t>
        </w:r>
      </w:ins>
      <w:ins w:id="190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about a parameter</w:t>
        </w:r>
      </w:ins>
      <w:ins w:id="1908" w:author="PR Preview" w:date="2026-01-01T00:00:00Z">
        <w:r>
          <w:t xml:space="preserve"> </w:t>
        </w:r>
      </w:ins>
      <m:oMath>
        <m:r>
          <m:t>θ</m:t>
        </m:r>
      </m:oMath>
      <w:ins w:id="1909" w:author="PR Preview" w:date="2026-01-01T00:00:00Z">
        <w:r>
          <w:t xml:space="preserve">,</w:t>
        </w:r>
      </w:ins>
      <w:ins w:id="1910" w:author="PR Preview" w:date="2026-01-01T00:00:00Z">
        <w:r>
          <w:t xml:space="preserve"> </w:t>
        </w:r>
      </w:ins>
      <w:ins w:id="1911" w:author="PR Preview" w:date="2026-01-01T00:00:00Z">
        <w:r>
          <w:t xml:space="preserve">against an alternative value</w:t>
        </w:r>
      </w:ins>
      <w:ins w:id="1912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913" w:author="PR Preview" w:date="2026-01-01T00:00:00Z">
        <w:r>
          <w:t xml:space="preserve">,</w:t>
        </w:r>
      </w:ins>
      <w:ins w:id="1914" w:author="PR Preview" w:date="2026-01-01T00:00:00Z">
        <w:r>
          <w:t xml:space="preserve"> </w:t>
        </w:r>
      </w:ins>
      <w:ins w:id="1915" w:author="PR Preview" w:date="2026-01-01T00:00:00Z">
        <w:r>
          <w:t xml:space="preserve">is the probability that the test rejects</w:t>
        </w:r>
      </w:ins>
      <w:ins w:id="1916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when</w:t>
        </w:r>
      </w:ins>
      <w:ins w:id="1919" w:author="PR Preview" w:date="2026-01-01T00:00:00Z">
        <w:r>
          <w:t xml:space="preserve"> </w:t>
        </w:r>
      </w:ins>
      <m:oMath>
        <m:r>
          <m:t>θ</m:t>
        </m:r>
      </m:oMath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equals</w:t>
        </w:r>
      </w:ins>
      <w:ins w:id="1922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192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del w:id="1924" w:author="PR Preview" w:date="2026-01-01T00:00:00Z">
        <w:r>
          <w:delText xml:space="preserve">5.7 Simulation</w:delText>
        </w:r>
      </w:del>
    </w:p>
    <w:p>
      <w:pPr>
        <w:pStyle w:val="Heading3"/>
      </w:pPr>
      <w:ins w:id="1925" w:author="PR Preview" w:date="2026-01-01T00:00:00Z">
        <w:r>
          <w:t xml:space="preserve">4.7 Simulation</w:t>
        </w:r>
      </w:ins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del w:id="1926" w:author="PR Preview" w:date="2026-01-01T00:00:00Z">
        <w:r>
          <w:delText xml:space="preserve">6 Practice exercises</w:delText>
        </w:r>
      </w:del>
    </w:p>
    <w:p>
      <w:pPr>
        <w:pStyle w:val="FirstParagraph"/>
      </w:pPr>
      <w:del w:id="1927" w:author="PR Preview" w:date="2026-01-01T00:00:00Z">
        <w:r>
          <w:rPr>
            <w:b/>
            <w:bCs/>
          </w:rPr>
          <w:delText xml:space="preserve">Exercise 46 (Binomial likelihood (adapted from</w:delText>
        </w:r>
      </w:del>
      <w:del w:id="1928" w:author="PR Preview" w:date="2026-01-01T00:00:00Z">
        <w:r>
          <w:rPr>
            <w:b/>
            <w:bCs/>
          </w:rPr>
          <w:delText xml:space="preserve"> </w:delText>
        </w:r>
      </w:del>
      <w:del w:id="1929" w:author="PR Preview" w:date="2026-01-01T00:00:00Z">
        <w:r>
          <w:rPr>
            <w:b/>
            <w:bCs/>
          </w:rPr>
          <w:delText xml:space="preserve">Dobson and Barnett [1]</w:delText>
        </w:r>
      </w:del>
      <w:del w:id="1930" w:author="PR Preview" w:date="2026-01-01T00:00:00Z">
        <w:r>
          <w:rPr>
            <w:b/>
            <w:bCs/>
          </w:rPr>
          <w:delText xml:space="preserve">, Chapter 3))</w:delText>
        </w:r>
      </w:del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Let</w:delText>
        </w:r>
      </w:del>
      <w:del w:id="193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del w:id="1934" w:author="PR Preview" w:date="2026-01-01T00:00:00Z">
        <w:r>
          <w:delText xml:space="preserve">,</w:delText>
        </w:r>
      </w:del>
      <w:del w:id="1935" w:author="PR Preview" w:date="2026-01-01T00:00:00Z">
        <w:r>
          <w:delText xml:space="preserve"> </w:delText>
        </w:r>
      </w:del>
      <w:del w:id="1936" w:author="PR Preview" w:date="2026-01-01T00:00:00Z">
        <w:r>
          <w:delText xml:space="preserve">so that</w:delText>
        </w:r>
      </w:del>
    </w:p>
    <w:p>
      <w:pPr>
        <w:pStyle w:val="Heading2"/>
      </w:pPr>
      <w:ins w:id="1937" w:author="PR Preview" w:date="2026-01-01T00:00:00Z">
        <w:r>
          <w:t xml:space="preserve">5 Practice exercises</w:t>
        </w:r>
      </w:ins>
    </w:p>
    <w:bookmarkStart w:id="326" w:name="exr-prac-binom-lik"/>
    <w:p>
      <w:pPr>
        <w:pStyle w:val="FirstParagraph"/>
      </w:pPr>
      <w:ins w:id="1938" w:author="PR Preview" w:date="2026-01-01T00:00:00Z">
        <w:r>
          <w:rPr>
            <w:b/>
            <w:bCs/>
          </w:rPr>
          <w:t xml:space="preserve">Exercise 38 (Binomial likelihood (adapted from</w:t>
        </w:r>
      </w:ins>
      <w:ins w:id="1939" w:author="PR Preview" w:date="2026-01-01T00:00:00Z">
        <w:r>
          <w:rPr>
            <w:b/>
            <w:bCs/>
          </w:rPr>
          <w:t xml:space="preserve"> </w:t>
        </w:r>
      </w:ins>
      <w:ins w:id="1940" w:author="PR Preview" w:date="2026-01-01T00:00:00Z">
        <w:r>
          <w:rPr>
            <w:b/>
            <w:bCs/>
          </w:rPr>
          <w:t xml:space="preserve">Dobson and Barnett [1]</w:t>
        </w:r>
      </w:ins>
      <w:ins w:id="1941" w:author="PR Preview" w:date="2026-01-01T00:00:00Z">
        <w:r>
          <w:rPr>
            <w:b/>
            <w:bCs/>
          </w:rPr>
          <w:t xml:space="preserve">, Chapter 3))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Let</w:t>
        </w:r>
      </w:ins>
      <w:ins w:id="194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ins w:id="1945" w:author="PR Preview" w:date="2026-01-01T00:00:00Z">
        <w:r>
          <w:t xml:space="preserve">,</w:t>
        </w:r>
      </w:ins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del w:id="1948" w:author="PR Preview" w:date="2026-01-01T00:00:00Z">
        <w:r>
          <w:rPr>
            <w:i/>
            <w:iCs/>
          </w:rPr>
          <w:delText xml:space="preserve">Solution 46</w:delText>
        </w:r>
      </w:del>
      <w:del w:id="1949" w:author="PR Preview" w:date="2026-01-01T00:00:00Z">
        <w:r>
          <w:delText xml:space="preserve">. </w:delText>
        </w:r>
      </w:del>
      <w:del w:id="1950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951" w:author="PR Preview" w:date="2026-01-01T00:00:00Z">
        <w:r>
          <w:rPr>
            <w:i/>
            <w:iCs/>
          </w:rPr>
          <w:t xml:space="preserve">Solution 38</w:t>
        </w:r>
      </w:ins>
      <w:ins w:id="1952" w:author="PR Preview" w:date="2026-01-01T00:00:00Z">
        <w:r>
          <w:t xml:space="preserve">. </w:t>
        </w:r>
      </w:ins>
      <w:ins w:id="1953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del w:id="1954" w:author="PR Preview" w:date="2026-01-01T00:00:00Z">
        <w:r>
          <w:rPr>
            <w:b/>
            <w:bCs/>
          </w:rPr>
          <w:delText xml:space="preserve">Exercise 47 (Gaussian log-likelihood (adapted from</w:delText>
        </w:r>
      </w:del>
      <w:del w:id="1955" w:author="PR Preview" w:date="2026-01-01T00:00:00Z">
        <w:r>
          <w:rPr>
            <w:b/>
            <w:bCs/>
          </w:rPr>
          <w:delText xml:space="preserve"> </w:delText>
        </w:r>
      </w:del>
      <w:del w:id="1956" w:author="PR Preview" w:date="2026-01-01T00:00:00Z">
        <w:r>
          <w:rPr>
            <w:b/>
            <w:bCs/>
          </w:rPr>
          <w:delText xml:space="preserve">Kleinbaum et al. [26]</w:delText>
        </w:r>
      </w:del>
      <w:del w:id="1957" w:author="PR Preview" w:date="2026-01-01T00:00:00Z">
        <w:r>
          <w:rPr>
            <w:b/>
            <w:bCs/>
          </w:rPr>
          <w:delText xml:space="preserve">, Chapter 5))</w:delText>
        </w:r>
      </w:del>
      <w:del w:id="1958" w:author="PR Preview" w:date="2026-01-01T00:00:00Z">
        <w:r>
          <w:delText xml:space="preserve"> </w:delText>
        </w:r>
      </w:del>
      <w:del w:id="1959" w:author="PR Preview" w:date="2026-01-01T00:00:00Z">
        <w:r>
          <w:delText xml:space="preserve">Let</w:delText>
        </w:r>
      </w:del>
      <w:del w:id="196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961" w:author="PR Preview" w:date="2026-01-01T00:00:00Z">
        <w:r>
          <w:delText xml:space="preserve">.</w:delText>
        </w:r>
      </w:del>
    </w:p>
    <w:p>
      <w:pPr>
        <w:pStyle w:val="BodyText"/>
      </w:pPr>
      <w:ins w:id="1962" w:author="PR Preview" w:date="2026-01-01T00:00:00Z">
        <w:r>
          <w:rPr>
            <w:b/>
            <w:bCs/>
          </w:rPr>
          <w:t xml:space="preserve">Exercise 39 (Gaussian log-likelihood (adapted from</w:t>
        </w:r>
      </w:ins>
      <w:ins w:id="1963" w:author="PR Preview" w:date="2026-01-01T00:00:00Z">
        <w:r>
          <w:rPr>
            <w:b/>
            <w:bCs/>
          </w:rPr>
          <w:t xml:space="preserve"> </w:t>
        </w:r>
      </w:ins>
      <w:ins w:id="1964" w:author="PR Preview" w:date="2026-01-01T00:00:00Z">
        <w:r>
          <w:rPr>
            <w:b/>
            <w:bCs/>
          </w:rPr>
          <w:t xml:space="preserve">Kleinbaum et al. [26]</w:t>
        </w:r>
      </w:ins>
      <w:ins w:id="1965" w:author="PR Preview" w:date="2026-01-01T00:00:00Z">
        <w:r>
          <w:rPr>
            <w:b/>
            <w:bCs/>
          </w:rPr>
          <w:t xml:space="preserve">, Chapter 5))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Let</w:t>
        </w:r>
      </w:ins>
      <w:ins w:id="196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969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del w:id="1970" w:author="PR Preview" w:date="2026-01-01T00:00:00Z">
        <w:r>
          <w:rPr>
            <w:i/>
            <w:iCs/>
          </w:rPr>
          <w:delText xml:space="preserve">Solution 47</w:delText>
        </w:r>
      </w:del>
      <w:del w:id="1971" w:author="PR Preview" w:date="2026-01-01T00:00:00Z">
        <w:r>
          <w:delText xml:space="preserve">. </w:delText>
        </w:r>
      </w:del>
      <w:del w:id="1972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973" w:author="PR Preview" w:date="2026-01-01T00:00:00Z">
        <w:r>
          <w:rPr>
            <w:i/>
            <w:iCs/>
          </w:rPr>
          <w:t xml:space="preserve">Solution 39</w:t>
        </w:r>
      </w:ins>
      <w:ins w:id="1974" w:author="PR Preview" w:date="2026-01-01T00:00:00Z">
        <w:r>
          <w:t xml:space="preserve">. </w:t>
        </w:r>
      </w:ins>
      <w:ins w:id="1975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del w:id="1976" w:author="PR Preview" w:date="2026-01-01T00:00:00Z">
        <w:r>
          <w:rPr>
            <w:b/>
            <w:bCs/>
          </w:rPr>
          <w:delText xml:space="preserve">Exercise 48 (Score at the MLE (adapted from</w:delText>
        </w:r>
      </w:del>
      <w:del w:id="1977" w:author="PR Preview" w:date="2026-01-01T00:00:00Z">
        <w:r>
          <w:rPr>
            <w:b/>
            <w:bCs/>
          </w:rPr>
          <w:delText xml:space="preserve"> </w:delText>
        </w:r>
      </w:del>
      <w:del w:id="1978" w:author="PR Preview" w:date="2026-01-01T00:00:00Z">
        <w:r>
          <w:rPr>
            <w:b/>
            <w:bCs/>
          </w:rPr>
          <w:delText xml:space="preserve">Dobson and Barnett [1]</w:delText>
        </w:r>
      </w:del>
      <w:del w:id="1979" w:author="PR Preview" w:date="2026-01-01T00:00:00Z">
        <w:r>
          <w:rPr>
            <w:b/>
            <w:bCs/>
          </w:rPr>
          <w:delText xml:space="preserve">, Chapter 3))</w:delText>
        </w:r>
      </w:del>
      <w:del w:id="1980" w:author="PR Preview" w:date="2026-01-01T00:00:00Z">
        <w:r>
          <w:delText xml:space="preserve"> </w:delText>
        </w:r>
      </w:del>
      <w:del w:id="1981" w:author="PR Preview" w:date="2026-01-01T00:00:00Z">
        <w:r>
          <w:delText xml:space="preserve">Let</w:delText>
        </w:r>
      </w:del>
      <w:del w:id="198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1983" w:author="PR Preview" w:date="2026-01-01T00:00:00Z">
        <w:r>
          <w:delText xml:space="preserve">.</w:delText>
        </w:r>
      </w:del>
    </w:p>
    <w:p>
      <w:pPr>
        <w:pStyle w:val="BodyText"/>
      </w:pPr>
      <w:ins w:id="1984" w:author="PR Preview" w:date="2026-01-01T00:00:00Z">
        <w:r>
          <w:rPr>
            <w:b/>
            <w:bCs/>
          </w:rPr>
          <w:t xml:space="preserve">Exercise 40 (Score at the MLE (adapted from</w:t>
        </w:r>
      </w:ins>
      <w:ins w:id="1985" w:author="PR Preview" w:date="2026-01-01T00:00:00Z">
        <w:r>
          <w:rPr>
            <w:b/>
            <w:bCs/>
          </w:rPr>
          <w:t xml:space="preserve"> </w:t>
        </w:r>
      </w:ins>
      <w:ins w:id="1986" w:author="PR Preview" w:date="2026-01-01T00:00:00Z">
        <w:r>
          <w:rPr>
            <w:b/>
            <w:bCs/>
          </w:rPr>
          <w:t xml:space="preserve">Dobson and Barnett [1]</w:t>
        </w:r>
      </w:ins>
      <w:ins w:id="1987" w:author="PR Preview" w:date="2026-01-01T00:00:00Z">
        <w:r>
          <w:rPr>
            <w:b/>
            <w:bCs/>
          </w:rPr>
          <w:t xml:space="preserve">, Chapter 3))</w:t>
        </w:r>
      </w:ins>
      <w:ins w:id="1988" w:author="PR Preview" w:date="2026-01-01T00:00:00Z">
        <w:r>
          <w:t xml:space="preserve"> </w:t>
        </w:r>
      </w:ins>
      <w:ins w:id="1989" w:author="PR Preview" w:date="2026-01-01T00:00:00Z">
        <w:r>
          <w:t xml:space="preserve">Let</w:t>
        </w:r>
      </w:ins>
      <w:ins w:id="199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1991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del w:id="1992" w:author="PR Preview" w:date="2026-01-01T00:00:00Z">
        <w:r>
          <w:rPr>
            <w:i/>
            <w:iCs/>
          </w:rPr>
          <w:delText xml:space="preserve">Solution 48</w:delText>
        </w:r>
      </w:del>
      <w:del w:id="1993" w:author="PR Preview" w:date="2026-01-01T00:00:00Z">
        <w:r>
          <w:delText xml:space="preserve">. </w:delText>
        </w:r>
      </w:del>
      <w:del w:id="1994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1995" w:author="PR Preview" w:date="2026-01-01T00:00:00Z">
        <w:r>
          <w:rPr>
            <w:i/>
            <w:iCs/>
          </w:rPr>
          <w:t xml:space="preserve">Solution 40</w:t>
        </w:r>
      </w:ins>
      <w:ins w:id="1996" w:author="PR Preview" w:date="2026-01-01T00:00:00Z">
        <w:r>
          <w:t xml:space="preserve">. </w:t>
        </w:r>
      </w:ins>
      <w:ins w:id="1997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del w:id="1998" w:author="PR Preview" w:date="2026-01-01T00:00:00Z">
        <w:r>
          <w:rPr>
            <w:b/>
            <w:bCs/>
          </w:rPr>
          <w:delText xml:space="preserve">Exercise 49 (Standard error of an MLE (adapted from</w:delText>
        </w:r>
      </w:del>
      <w:del w:id="1999" w:author="PR Preview" w:date="2026-01-01T00:00:00Z">
        <w:r>
          <w:rPr>
            <w:b/>
            <w:bCs/>
          </w:rPr>
          <w:delText xml:space="preserve"> </w:delText>
        </w:r>
      </w:del>
      <w:del w:id="2000" w:author="PR Preview" w:date="2026-01-01T00:00:00Z">
        <w:r>
          <w:rPr>
            <w:b/>
            <w:bCs/>
          </w:rPr>
          <w:delText xml:space="preserve">Dobson and Barnett [1]</w:delText>
        </w:r>
      </w:del>
      <w:del w:id="2001" w:author="PR Preview" w:date="2026-01-01T00:00:00Z">
        <w:r>
          <w:rPr>
            <w:b/>
            <w:bCs/>
          </w:rPr>
          <w:delText xml:space="preserve">, Chapter 5))</w:delText>
        </w:r>
      </w:del>
      <w:del w:id="2002" w:author="PR Preview" w:date="2026-01-01T00:00:00Z">
        <w:r>
          <w:delText xml:space="preserve"> </w:delText>
        </w:r>
      </w:del>
      <w:del w:id="2003" w:author="PR Preview" w:date="2026-01-01T00:00:00Z">
        <w:r>
          <w:delText xml:space="preserve">Let</w:delText>
        </w:r>
      </w:del>
      <w:del w:id="200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del w:id="2005" w:author="PR Preview" w:date="2026-01-01T00:00:00Z">
        <w:r>
          <w:delText xml:space="preserve">.</w:delText>
        </w:r>
      </w:del>
    </w:p>
    <w:p>
      <w:pPr>
        <w:pStyle w:val="BodyText"/>
      </w:pPr>
      <w:ins w:id="2006" w:author="PR Preview" w:date="2026-01-01T00:00:00Z">
        <w:r>
          <w:rPr>
            <w:b/>
            <w:bCs/>
          </w:rPr>
          <w:t xml:space="preserve">Exercise 41 (Standard error of an MLE (adapted from</w:t>
        </w:r>
      </w:ins>
      <w:ins w:id="2007" w:author="PR Preview" w:date="2026-01-01T00:00:00Z">
        <w:r>
          <w:rPr>
            <w:b/>
            <w:bCs/>
          </w:rPr>
          <w:t xml:space="preserve"> </w:t>
        </w:r>
      </w:ins>
      <w:ins w:id="2008" w:author="PR Preview" w:date="2026-01-01T00:00:00Z">
        <w:r>
          <w:rPr>
            <w:b/>
            <w:bCs/>
          </w:rPr>
          <w:t xml:space="preserve">Dobson and Barnett [1]</w:t>
        </w:r>
      </w:ins>
      <w:ins w:id="2009" w:author="PR Preview" w:date="2026-01-01T00:00:00Z">
        <w:r>
          <w:rPr>
            <w:b/>
            <w:bCs/>
          </w:rPr>
          <w:t xml:space="preserve">, Chapter 5))</w:t>
        </w:r>
      </w:ins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Let</w:t>
        </w:r>
      </w:ins>
      <w:ins w:id="201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ins w:id="2013" w:author="PR Preview" w:date="2026-01-01T00:00:00Z">
        <w:r>
          <w:t xml:space="preserve">.</w:t>
        </w:r>
      </w:ins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del w:id="2014" w:author="PR Preview" w:date="2026-01-01T00:00:00Z">
        <w:r>
          <w:rPr>
            <w:i/>
            <w:iCs/>
          </w:rPr>
          <w:delText xml:space="preserve">Solution 49</w:delText>
        </w:r>
      </w:del>
      <w:del w:id="2015" w:author="PR Preview" w:date="2026-01-01T00:00:00Z">
        <w:r>
          <w:delText xml:space="preserve">. </w:delText>
        </w:r>
      </w:del>
      <w:del w:id="201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del w:id="2017" w:author="PR Preview" w:date="2026-01-01T00:00:00Z">
        <w:r>
          <w:delText xml:space="preserve">From</w:delText>
        </w:r>
      </w:del>
      <w:del w:id="2018" w:author="PR Preview" w:date="2026-01-01T00:00:00Z">
        <w:r>
          <w:delText xml:space="preserve"> </w:delText>
        </w:r>
      </w:del>
      <w:hyperlink w:anchor="exr-prac-score-zero">
        <w:del w:id="2019" w:author="PR Preview" w:date="2026-01-01T00:00:00Z">
          <w:r>
            <w:rPr>
              <w:rStyle w:val="Hyperlink"/>
            </w:rPr>
            <w:delText xml:space="preserve">Exercise 48</w:delText>
          </w:r>
        </w:del>
      </w:hyperlink>
      <w:del w:id="2020" w:author="PR Preview" w:date="2026-01-01T00:00:00Z">
        <w:r>
          <w:delText xml:space="preserve">,</w:delText>
        </w:r>
      </w:del>
      <w:del w:id="2021" w:author="PR Preview" w:date="2026-01-01T00:00:00Z">
        <w:r>
          <w:delText xml:space="preserve"> </w:delText>
        </w:r>
      </w:del>
      <w:del w:id="2022" w:author="PR Preview" w:date="2026-01-01T00:00:00Z">
        <w:r>
          <w:delText xml:space="preserve">$\ell'({\lambda}; \mathord{\smash[b]{\underset{\raise.3ex\hbox{$\scriptstyle\sim$}}{x}}\vphantom{x}}) = \frac{n\bar{x}}{{\lambda}} - n$</w:delText>
        </w:r>
      </w:del>
      <w:del w:id="2023" w:author="PR Preview" w:date="2026-01-01T00:00:00Z">
        <w:r>
          <w:delText xml:space="preserve">.</w:delText>
        </w:r>
      </w:del>
    </w:p>
    <w:p>
      <w:pPr>
        <w:pStyle w:val="BodyText"/>
      </w:pPr>
      <w:ins w:id="2024" w:author="PR Preview" w:date="2026-01-01T00:00:00Z">
        <w:r>
          <w:rPr>
            <w:i/>
            <w:iCs/>
          </w:rPr>
          <w:t xml:space="preserve">Solution 41</w:t>
        </w:r>
      </w:ins>
      <w:ins w:id="2025" w:author="PR Preview" w:date="2026-01-01T00:00:00Z">
        <w:r>
          <w:t xml:space="preserve">. </w:t>
        </w:r>
      </w:ins>
      <w:ins w:id="2026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ins w:id="2027" w:author="PR Preview" w:date="2026-01-01T00:00:00Z">
        <w:r>
          <w:t xml:space="preserve">From</w:t>
        </w:r>
      </w:ins>
      <w:ins w:id="2028" w:author="PR Preview" w:date="2026-01-01T00:00:00Z">
        <w:r>
          <w:t xml:space="preserve"> </w:t>
        </w:r>
      </w:ins>
      <w:hyperlink w:anchor="exr-prac-score-zero">
        <w:ins w:id="2029" w:author="PR Preview" w:date="2026-01-01T00:00:00Z">
          <w:r>
            <w:rPr>
              <w:rStyle w:val="Hyperlink"/>
            </w:rPr>
            <w:t xml:space="preserve">Exercise 40</w:t>
          </w:r>
        </w:ins>
      </w:hyperlink>
      <w:ins w:id="2030" w:author="PR Preview" w:date="2026-01-01T00:00:00Z">
        <w:r>
          <w:t xml:space="preserve">,</w:t>
        </w:r>
      </w:ins>
      <w:ins w:id="2031" w:author="PR Preview" w:date="2026-01-01T00:00:00Z">
        <w:r>
          <w:t xml:space="preserve"> </w:t>
        </w:r>
      </w:ins>
      <w:ins w:id="2032" w:author="PR Preview" w:date="2026-01-01T00:00:00Z">
        <w:r>
          <w:t xml:space="preserve">$\ell'({\lambda}; \mathord{\smash[b]{\underset{\raise.3ex\hbox{$\scriptstyle\sim$}}{x}}\vphantom{x}}) = \frac{n\bar{x}}{{\lambda}} - n$</w:t>
        </w:r>
      </w:ins>
      <w:ins w:id="2033" w:author="PR Preview" w:date="2026-01-01T00:00:00Z">
        <w:r>
          <w:t xml:space="preserve">.</w:t>
        </w:r>
      </w:ins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del w:id="2034" w:author="PR Preview" w:date="2026-01-01T00:00:00Z">
        <w:r>
          <w:rPr>
            <w:b/>
            <w:bCs/>
          </w:rPr>
          <w:delText xml:space="preserve">Exercise 50 (Exponential MLE (adapted from</w:delText>
        </w:r>
      </w:del>
      <w:del w:id="2035" w:author="PR Preview" w:date="2026-01-01T00:00:00Z">
        <w:r>
          <w:rPr>
            <w:b/>
            <w:bCs/>
          </w:rPr>
          <w:delText xml:space="preserve"> </w:delText>
        </w:r>
      </w:del>
      <w:del w:id="2036" w:author="PR Preview" w:date="2026-01-01T00:00:00Z">
        <w:r>
          <w:rPr>
            <w:b/>
            <w:bCs/>
          </w:rPr>
          <w:delText xml:space="preserve">Dobson and Barnett [1]</w:delText>
        </w:r>
      </w:del>
      <w:del w:id="2037" w:author="PR Preview" w:date="2026-01-01T00:00:00Z">
        <w:r>
          <w:rPr>
            <w:b/>
            <w:bCs/>
          </w:rPr>
          <w:delText xml:space="preserve">, Chapter 3))</w:delText>
        </w:r>
      </w:del>
      <w:del w:id="2038" w:author="PR Preview" w:date="2026-01-01T00:00:00Z">
        <w:r>
          <w:delText xml:space="preserve"> </w:delText>
        </w:r>
      </w:del>
      <w:del w:id="2039" w:author="PR Preview" w:date="2026-01-01T00:00:00Z">
        <w:r>
          <w:delText xml:space="preserve">Let</w:delText>
        </w:r>
      </w:del>
      <w:del w:id="2040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2041" w:author="PR Preview" w:date="2026-01-01T00:00:00Z">
        <w:r>
          <w:delText xml:space="preserve">,</w:delText>
        </w:r>
      </w:del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so that</w:delText>
        </w:r>
      </w:del>
    </w:p>
    <w:p>
      <w:pPr>
        <w:pStyle w:val="FirstParagraph"/>
      </w:pPr>
      <w:ins w:id="2044" w:author="PR Preview" w:date="2026-01-01T00:00:00Z">
        <w:r>
          <w:rPr>
            <w:b/>
            <w:bCs/>
          </w:rPr>
          <w:t xml:space="preserve">Exercise 42 (Exponential MLE (adapted from</w:t>
        </w:r>
      </w:ins>
      <w:ins w:id="2045" w:author="PR Preview" w:date="2026-01-01T00:00:00Z">
        <w:r>
          <w:rPr>
            <w:b/>
            <w:bCs/>
          </w:rPr>
          <w:t xml:space="preserve"> </w:t>
        </w:r>
      </w:ins>
      <w:ins w:id="2046" w:author="PR Preview" w:date="2026-01-01T00:00:00Z">
        <w:r>
          <w:rPr>
            <w:b/>
            <w:bCs/>
          </w:rPr>
          <w:t xml:space="preserve">Dobson and Barnett [1]</w:t>
        </w:r>
      </w:ins>
      <w:ins w:id="2047" w:author="PR Preview" w:date="2026-01-01T00:00:00Z">
        <w:r>
          <w:rPr>
            <w:b/>
            <w:bCs/>
          </w:rPr>
          <w:t xml:space="preserve">, Chapter 3))</w:t>
        </w:r>
      </w:ins>
      <w:ins w:id="2048" w:author="PR Preview" w:date="2026-01-01T00:00:00Z">
        <w:r>
          <w:t xml:space="preserve"> </w:t>
        </w:r>
      </w:ins>
      <w:ins w:id="2049" w:author="PR Preview" w:date="2026-01-01T00:00:00Z">
        <w:r>
          <w:t xml:space="preserve">Let</w:t>
        </w:r>
      </w:ins>
      <w:ins w:id="205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2051" w:author="PR Preview" w:date="2026-01-01T00:00:00Z">
        <w:r>
          <w:t xml:space="preserve">,</w:t>
        </w:r>
      </w:ins>
      <w:ins w:id="2052" w:author="PR Preview" w:date="2026-01-01T00:00:00Z">
        <w:r>
          <w:t xml:space="preserve"> </w:t>
        </w:r>
      </w:ins>
      <w:ins w:id="2053" w:author="PR Preview" w:date="2026-01-01T00:00:00Z">
        <w:r>
          <w:t xml:space="preserve">so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del w:id="2054" w:author="PR Preview" w:date="2026-01-01T00:00:00Z">
        <w:r>
          <w:rPr>
            <w:i/>
            <w:iCs/>
          </w:rPr>
          <w:delText xml:space="preserve">Solution 50</w:delText>
        </w:r>
      </w:del>
      <w:del w:id="2055" w:author="PR Preview" w:date="2026-01-01T00:00:00Z">
        <w:r>
          <w:delText xml:space="preserve">. </w:delText>
        </w:r>
      </w:del>
      <w:del w:id="2056" w:author="PR Preview" w:date="2026-01-01T00:00:00Z">
        <w:r>
          <w:rPr>
            <w:b/>
            <w:bCs/>
          </w:rPr>
          <w:delText xml:space="preserve">(a)</w:delText>
        </w:r>
      </w:del>
    </w:p>
    <w:p>
      <w:pPr>
        <w:pStyle w:val="BodyText"/>
      </w:pPr>
      <w:ins w:id="2057" w:author="PR Preview" w:date="2026-01-01T00:00:00Z">
        <w:r>
          <w:rPr>
            <w:i/>
            <w:iCs/>
          </w:rPr>
          <w:t xml:space="preserve">Solution 42</w:t>
        </w:r>
      </w:ins>
      <w:ins w:id="2058" w:author="PR Preview" w:date="2026-01-01T00:00:00Z">
        <w:r>
          <w:t xml:space="preserve">. </w:t>
        </w:r>
      </w:ins>
      <w:ins w:id="2059" w:author="PR Preview" w:date="2026-01-01T00:00:00Z">
        <w:r>
          <w:rPr>
            <w:b/>
            <w:bCs/>
          </w:rPr>
          <w:t xml:space="preserve">(a)</w:t>
        </w:r>
      </w:ins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Relationship Id="rId9" Type="http://schemas.openxmlformats.org/officeDocument/2006/relationships/hyperlink" Target="model-validation.qmd#def-covariate" TargetMode="External"/><Relationship Id="rId10" Type="http://schemas.openxmlformats.org/officeDocument/2006/relationships/hyperlink" Target="https://morrison-lab.github.io/pds/probability-basics.html#def-odds" TargetMode="External"/><Relationship Id="rId11" Type="http://schemas.openxmlformats.org/officeDocument/2006/relationships/hyperlink" Target="https://morrison-lab.github.io/pds/probability-basics.html#def-event" TargetMode="External"/><Relationship Id="rId13" Type="http://schemas.openxmlformats.org/officeDocument/2006/relationships/hyperlink" Target="https://morrison-lab.github.io/pds/probability-basics.html#def-probability" TargetMode="External"/><Relationship Id="rId14" Type="http://schemas.openxmlformats.org/officeDocument/2006/relationships/hyperlink" Target="exploratory-descriptive.qmd#def-sample-mean" TargetMode="External"/><Relationship Id="rId17" Type="http://schemas.openxmlformats.org/officeDocument/2006/relationships/hyperlink" Target="exploratory-descriptive.qmd#def-sample" TargetMode="External"/><Relationship Id="rId18" Type="http://schemas.openxmlformats.org/officeDocument/2006/relationships/hyperlink" Target="https://morrison-lab.github.io/mds/functions.html#def-function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2026-10-22T08:37:01Z</dcterms:created>
  <dcterms:modified xsi:type="dcterms:W3CDTF">2026-10-22T08:37:01Z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