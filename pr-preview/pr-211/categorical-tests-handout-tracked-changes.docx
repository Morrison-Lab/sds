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Title"/>
      </w:pPr>
      <w:r>
        <w:t xml:space="preserve">Comparing Proportions</w:t>
      </w:r>
    </w:p>
    <w:p>
      <w:pPr>
        <w:pStyle w:val="Date"/>
      </w:pPr>
      <w:del w:id="1" w:author="PR Preview" w:date="2026-01-01T00:00:00Z">
        <w:r>
          <w:delText xml:space="preserve">Last modified: 2026-10-15 09:35:18 (PDT)</w:delText>
        </w:r>
      </w:del>
    </w:p>
    <w:p>
      <w:pPr>
        <w:pStyle w:val="Date"/>
      </w:pPr>
      <w:ins w:id="2" w:author="PR Preview" w:date="2026-01-01T00:00:00Z">
        <w:r>
          <w:t xml:space="preserve">Last modified: 2026-10-15 09:31:11 (PDT)</w:t>
        </w:r>
      </w:ins>
    </w:p>
    <w:p>
      <w:pPr>
        <w:pStyle w:val="FirstParagraph"/>
      </w:pPr>
      <w:r>
        <w:t xml:space="preserve">This page reviews tests for comparing groups on a categorical outcome:</w:t>
      </w:r>
      <w:r>
        <w:t xml:space="preserve"> </w:t>
      </w:r>
      <w:r>
        <w:t xml:space="preserve">the chi-square test and Fisher’s exact test for contingency tables.</w:t>
      </w:r>
      <w:r>
        <w:t xml:space="preserve"> </w:t>
      </w:r>
      <w:r>
        <w:t xml:space="preserve">It uses the chi-square reference distribution</w:t>
      </w:r>
      <w:r>
        <w:t xml:space="preserve"> </w:t>
      </w:r>
      <w:r>
        <w:t xml:space="preserve">defined on the</w:t>
      </w:r>
      <w:r>
        <w:t xml:space="preserve"> </w:t>
      </w:r>
      <w:hyperlink r:id="rId9">
        <w:r>
          <w:rPr>
            <w:rStyle w:val="Hyperlink"/>
          </w:rPr>
          <w:t xml:space="preserve">Statistical Inference</w:t>
        </w:r>
      </w:hyperlink>
      <w:r>
        <w:t xml:space="preserve"> </w:t>
      </w:r>
      <w:r>
        <w:t xml:space="preserve">page.</w:t>
      </w:r>
      <w:r>
        <w:t xml:space="preserve"> </w:t>
      </w:r>
      <w:r>
        <w:t xml:space="preserve">This page is adapted from</w:t>
      </w:r>
      <w:r>
        <w:t xml:space="preserve"> </w:t>
      </w:r>
      <w:r>
        <w:t xml:space="preserve">Vittinghoff et al. (2012)</w:t>
      </w:r>
      <w:r>
        <w:t xml:space="preserve">, Chapter 3.</w:t>
      </w:r>
    </w:p>
    <w:bookmarkStart w:id="11" w:name="the-hers-data"/>
    <w:p>
      <w:pPr>
        <w:pStyle w:val="Heading2"/>
      </w:pPr>
      <w:r>
        <w:t xml:space="preserve">1 The HERS data</w:t>
      </w:r>
    </w:p>
    <w:p>
      <w:pPr>
        <w:pStyle w:val="FirstParagraph"/>
      </w:pPr>
      <w:r>
        <w:t xml:space="preserve">The examples on this page use the HERS data,</w:t>
      </w:r>
      <w:r>
        <w:t xml:space="preserve"> </w:t>
      </w:r>
      <w:r>
        <w:t xml:space="preserve">which the</w:t>
      </w:r>
      <w:r>
        <w:t xml:space="preserve"> </w:t>
      </w:r>
      <w:hyperlink r:id="rId10">
        <w:r>
          <w:rPr>
            <w:rStyle w:val="Hyperlink"/>
          </w:rPr>
          <w:t xml:space="preserve">Comparing Means</w:t>
        </w:r>
      </w:hyperlink>
      <w:r>
        <w:t xml:space="preserve"> </w:t>
      </w:r>
      <w:r>
        <w:t xml:space="preserve">page describes.</w:t>
      </w:r>
      <w:r>
        <w:t xml:space="preserve"> </w:t>
      </w:r>
      <w:r>
        <w:t xml:space="preserve">The</w:t>
      </w:r>
      <w:r>
        <w:t xml:space="preserve"> </w:t>
      </w:r>
      <w:r>
        <w:rPr>
          <w:rStyle w:val="VerbatimChar"/>
        </w:rPr>
        <w:t xml:space="preserve">rmb</w:t>
      </w:r>
      <w:r>
        <w:t xml:space="preserve"> </w:t>
      </w:r>
      <w:r>
        <w:t xml:space="preserve">R package includes the dataset;</w:t>
      </w:r>
      <w:r>
        <w:t xml:space="preserve"> </w:t>
      </w:r>
      <w:r>
        <w:rPr>
          <w:rStyle w:val="VerbatimChar"/>
        </w:rPr>
        <w:t xml:space="preserve">haven::as_factor()</w:t>
      </w:r>
      <w:r>
        <w:t xml:space="preserve"> </w:t>
      </w:r>
      <w:r>
        <w:t xml:space="preserve">converts its Stata value labels to factors:</w:t>
      </w:r>
    </w:p>
    <w:p>
      <w:pPr>
        <w:pStyle w:val="SourceCode"/>
      </w:pPr>
      <w:r>
        <w:rPr>
          <w:rStyle w:val="NormalTok"/>
        </w:rPr>
        <w:t xml:space="preserve">hers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rmb</w:t>
      </w:r>
      <w:r>
        <w:rPr>
          <w:rStyle w:val="SpecialCharTok"/>
        </w:rPr>
        <w:t xml:space="preserve">::</w:t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haven</w:t>
      </w:r>
      <w:r>
        <w:rPr>
          <w:rStyle w:val="SpecialCharTok"/>
        </w:rPr>
        <w:t xml:space="preserve">::</w:t>
      </w:r>
      <w:r>
        <w:rPr>
          <w:rStyle w:val="FunctionTok"/>
        </w:rPr>
        <w:t xml:space="preserve">as_factor</w:t>
      </w:r>
      <w:r>
        <w:rPr>
          <w:rStyle w:val="NormalTok"/>
        </w:rPr>
        <w:t xml:space="preserve">()</w:t>
      </w:r>
      <w:r>
        <w:br/>
      </w:r>
      <w:r>
        <w:rPr>
          <w:rStyle w:val="NormalTok"/>
        </w:rPr>
        <w:t xml:space="preserve">hers </w:t>
      </w:r>
      <w:r>
        <w:rPr>
          <w:rStyle w:val="SpecialCharTok"/>
        </w:rPr>
        <w:t xml:space="preserve">|&gt;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head</w:t>
      </w:r>
      <w:r>
        <w:rPr>
          <w:rStyle w:val="NormalTok"/>
        </w:rPr>
        <w:t xml:space="preserve">()</w:t>
      </w:r>
      <w:r>
        <w:br/>
      </w:r>
      <w:r>
        <w:rPr>
          <w:rStyle w:val="CommentTok"/>
        </w:rPr>
        <w:t xml:space="preserve">#&gt; # A tibble: 6 × 37</w:t>
      </w:r>
      <w:r>
        <w:br/>
      </w:r>
      <w:r>
        <w:rPr>
          <w:rStyle w:val="CommentTok"/>
        </w:rPr>
        <w:t xml:space="preserve">#&gt;   HT      age raceth nonwhite smoking drinkany exercise physact globrat poorfair</w:t>
      </w:r>
      <w:r>
        <w:br/>
      </w:r>
      <w:r>
        <w:rPr>
          <w:rStyle w:val="CommentTok"/>
        </w:rPr>
        <w:t xml:space="preserve">#&gt;   &lt;fct&gt; &lt;dbl&gt; &lt;fct&gt;  &lt;fct&gt;    &lt;fct&gt;   &lt;fct&gt;    &lt;fct&gt;    &lt;fct&gt;   &lt;fct&gt;   &lt;fct&gt;   </w:t>
      </w:r>
      <w:r>
        <w:br/>
      </w:r>
      <w:r>
        <w:rPr>
          <w:rStyle w:val="CommentTok"/>
        </w:rPr>
        <w:t xml:space="preserve">#&gt; 1 plac…    70 Afric… yes      no      no       no       much m… good    no      </w:t>
      </w:r>
      <w:r>
        <w:br/>
      </w:r>
      <w:r>
        <w:rPr>
          <w:rStyle w:val="CommentTok"/>
        </w:rPr>
        <w:t xml:space="preserve">#&gt; 2 plac…    62 Afric… yes      no      no       no       much l… good    no      </w:t>
      </w:r>
      <w:r>
        <w:br/>
      </w:r>
      <w:r>
        <w:rPr>
          <w:rStyle w:val="CommentTok"/>
        </w:rPr>
        <w:t xml:space="preserve">#&gt; 3 horm…    69 White  no       no      no       no       about … good    no      </w:t>
      </w:r>
      <w:r>
        <w:br/>
      </w:r>
      <w:r>
        <w:rPr>
          <w:rStyle w:val="CommentTok"/>
        </w:rPr>
        <w:t xml:space="preserve">#&gt; 4 plac…    64 White  no       yes     yes      no       much l… good    no      </w:t>
      </w:r>
      <w:r>
        <w:br/>
      </w:r>
      <w:r>
        <w:rPr>
          <w:rStyle w:val="CommentTok"/>
        </w:rPr>
        <w:t xml:space="preserve">#&gt; 5 plac…    65 White  no       no      no       no       somewh… good    no      </w:t>
      </w:r>
      <w:r>
        <w:br/>
      </w:r>
      <w:r>
        <w:rPr>
          <w:rStyle w:val="CommentTok"/>
        </w:rPr>
        <w:t xml:space="preserve">#&gt; 6 horm…    68 Afric… yes      no      yes      no       about … good    no      </w:t>
      </w:r>
      <w:r>
        <w:br/>
      </w:r>
      <w:r>
        <w:rPr>
          <w:rStyle w:val="CommentTok"/>
        </w:rPr>
        <w:t xml:space="preserve">#&gt; # ℹ 27 more variables: medcond &lt;dbl&gt;, htnmeds &lt;fct&gt;, statins &lt;fct&gt;,</w:t>
      </w:r>
      <w:r>
        <w:br/>
      </w:r>
      <w:r>
        <w:rPr>
          <w:rStyle w:val="CommentTok"/>
        </w:rPr>
        <w:t xml:space="preserve">#&gt; #   diabetes &lt;fct&gt;, dmpills &lt;fct&gt;, insulin &lt;fct&gt;, weight &lt;dbl&gt;, BMI &lt;dbl&gt;,</w:t>
      </w:r>
      <w:r>
        <w:br/>
      </w:r>
      <w:r>
        <w:rPr>
          <w:rStyle w:val="CommentTok"/>
        </w:rPr>
        <w:t xml:space="preserve">#&gt; #   waist &lt;dbl&gt;, WHR &lt;dbl&gt;, glucose &lt;dbl&gt;, weight1 &lt;dbl&gt;, BMI1 &lt;dbl&gt;,</w:t>
      </w:r>
      <w:r>
        <w:br/>
      </w:r>
      <w:r>
        <w:rPr>
          <w:rStyle w:val="CommentTok"/>
        </w:rPr>
        <w:t xml:space="preserve">#&gt; #   waist1 &lt;dbl&gt;, WHR1 &lt;dbl&gt;, glucose1 &lt;dbl&gt;, tchol &lt;dbl&gt;, LDL &lt;dbl&gt;,</w:t>
      </w:r>
      <w:r>
        <w:br/>
      </w:r>
      <w:r>
        <w:rPr>
          <w:rStyle w:val="CommentTok"/>
        </w:rPr>
        <w:t xml:space="preserve">#&gt; #   HDL &lt;dbl&gt;, TG &lt;dbl&gt;, tchol1 &lt;dbl&gt;, LDL1 &lt;dbl&gt;, HDL1 &lt;dbl&gt;, TG1 &lt;dbl&gt;,</w:t>
      </w:r>
      <w:r>
        <w:br/>
      </w:r>
      <w:r>
        <w:rPr>
          <w:rStyle w:val="CommentTok"/>
        </w:rPr>
        <w:t xml:space="preserve">#&gt; #   SBP &lt;dbl&gt;, DBP &lt;dbl&gt;, age10 &lt;dbl&gt;</w:t>
      </w:r>
    </w:p>
    <w:bookmarkEnd w:id="11"/>
    <w:bookmarkStart w:id="31" w:name="sec-two-group-categorical"/>
    <w:p>
      <w:pPr>
        <w:pStyle w:val="Heading2"/>
      </w:pPr>
      <w:r>
        <w:t xml:space="preserve">2 Comparing two groups: categorical outcomes</w:t>
      </w:r>
    </w:p>
    <w:bookmarkStart w:id="15" w:name="sec-contingency-tables"/>
    <w:p>
      <w:pPr>
        <w:pStyle w:val="Heading3"/>
      </w:pPr>
      <w:r>
        <w:t xml:space="preserve">2.1 Contingency tables</w:t>
      </w:r>
    </w:p>
    <w:bookmarkStart w:id="14" w:name="exm-hers-crosstab"/>
    <w:p>
      <w:pPr>
        <w:pStyle w:val="FirstParagraph"/>
      </w:pPr>
      <w:r>
        <w:rPr>
          <w:b/>
          <w:bCs/>
        </w:rPr>
        <w:t xml:space="preserve">Example 1 (Exercise by treatment group in HERS)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 </w:t>
      </w:r>
      <w:r>
        <w:t xml:space="preserve">cross-tabulates regular exercise at baseline</w:t>
      </w:r>
      <w:r>
        <w:t xml:space="preserve"> </w:t>
      </w:r>
      <w:r>
        <w:t xml:space="preserve">by treatment group, as a</w:t>
      </w:r>
      <w:r>
        <w:t xml:space="preserve"> </w:t>
      </w:r>
      <w:hyperlink r:id="rId12">
        <w:r>
          <w:rPr>
            <w:rStyle w:val="Hyperlink"/>
          </w:rPr>
          <w:t xml:space="preserve">contingency table</w:t>
        </w:r>
      </w:hyperlink>
      <w:r>
        <w:t xml:space="preserve"> </w:t>
      </w:r>
      <w:r>
        <w:t xml:space="preserve">with row percentages.</w:t>
      </w:r>
    </w:p>
    <w:tbl>
      <w:tblPr>
        <w:tblStyle w:val="Table"/>
        <w:tblW w:type="pct" w:w="5000"/>
        <w:tblLayout w:type="fixed"/>
        <w:tblLook w:firstRow="0" w:lastRow="0" w:firstColumn="0" w:lastColumn="0" w:noHBand="0" w:noVBand="0" w:val="0000"/>
      </w:tblPr>
      <w:tblGrid>
        <w:gridCol w:w="7920"/>
      </w:tblGrid>
      <w:tr>
        <w:tc>
          <w:tcPr/>
          <w:bookmarkStart w:id="13" w:name="tbl-hers-crosstab"/>
          <w:p>
            <w:pPr>
              <w:jc w:val="center"/>
            </w:pPr>
            <w:pPr>
              <w:jc w:val="left"/>
              <w:spacing w:before="200"/>
              <w:pStyle w:val="ImageCaption"/>
            </w:pPr>
            <w:r>
              <w:t xml:space="preserve">Table 1: Exercise by treatment group in HERS</w:t>
            </w:r>
          </w:p>
          <w:p>
            <w:pPr>
              <w:pStyle w:val="SourceCode"/>
              <w:jc w:val="center"/>
            </w:pPr>
            <w:r>
              <w:rPr>
                <w:rStyle w:val="NormalTok"/>
              </w:rPr>
              <w:t xml:space="preserve">hers </w:t>
            </w:r>
            <w:r>
              <w:rPr>
                <w:rStyle w:val="SpecialCharTok"/>
              </w:rPr>
              <w:t xml:space="preserve">|&gt;</w:t>
            </w:r>
            <w:r>
              <w:br/>
            </w:r>
            <w:r>
              <w:rPr>
                <w:rStyle w:val="NormalTok"/>
              </w:rPr>
              <w:t xml:space="preserve">  gtsummary</w:t>
            </w:r>
            <w:r>
              <w:rPr>
                <w:rStyle w:val="SpecialCharTok"/>
              </w:rPr>
              <w:t xml:space="preserve">::</w:t>
            </w:r>
            <w:r>
              <w:rPr>
                <w:rStyle w:val="FunctionTok"/>
              </w:rPr>
              <w:t xml:space="preserve">tbl_cross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row =</w:t>
            </w:r>
            <w:r>
              <w:rPr>
                <w:rStyle w:val="NormalTok"/>
              </w:rPr>
              <w:t xml:space="preserve"> exercise,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col =</w:t>
            </w:r>
            <w:r>
              <w:rPr>
                <w:rStyle w:val="NormalTok"/>
              </w:rPr>
              <w:t xml:space="preserve"> HT,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label =</w:t>
            </w:r>
            <w:r>
              <w:rPr>
                <w:rStyle w:val="NormalTok"/>
              </w:rPr>
              <w:t xml:space="preserve"> </w:t>
            </w:r>
            <w:r>
              <w:rPr>
                <w:rStyle w:val="FunctionTok"/>
              </w:rPr>
              <w:t xml:space="preserve">list</w:t>
            </w:r>
            <w:r>
              <w:rPr>
                <w:rStyle w:val="NormalTok"/>
              </w:rPr>
              <w:t xml:space="preserve">(</w:t>
            </w:r>
            <w:r>
              <w:br/>
            </w:r>
            <w:r>
              <w:rPr>
                <w:rStyle w:val="NormalTok"/>
              </w:rPr>
              <w:t xml:space="preserve">      exercise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"Exercises regularly"</w:t>
            </w:r>
            <w:r>
              <w:rPr>
                <w:rStyle w:val="NormalTok"/>
              </w:rPr>
              <w:t xml:space="preserve">,</w:t>
            </w:r>
            <w:r>
              <w:br/>
            </w:r>
            <w:r>
              <w:rPr>
                <w:rStyle w:val="NormalTok"/>
              </w:rPr>
              <w:t xml:space="preserve">      HT </w:t>
            </w:r>
            <w:r>
              <w:rPr>
                <w:rStyle w:val="SpecialCharTok"/>
              </w:rPr>
              <w:t xml:space="preserve">~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"Treatment group"</w:t>
            </w:r>
            <w:r>
              <w:br/>
            </w:r>
            <w:r>
              <w:rPr>
                <w:rStyle w:val="NormalTok"/>
              </w:rPr>
              <w:t xml:space="preserve">    ),</w:t>
            </w:r>
            <w:r>
              <w:br/>
            </w:r>
            <w:r>
              <w:rPr>
                <w:rStyle w:val="NormalTok"/>
              </w:rPr>
              <w:t xml:space="preserve">    </w:t>
            </w:r>
            <w:r>
              <w:rPr>
                <w:rStyle w:val="AttributeTok"/>
              </w:rPr>
              <w:t xml:space="preserve">percent =</w:t>
            </w:r>
            <w:r>
              <w:rPr>
                <w:rStyle w:val="NormalTok"/>
              </w:rPr>
              <w:t xml:space="preserve"> </w:t>
            </w:r>
            <w:r>
              <w:rPr>
                <w:rStyle w:val="StringTok"/>
              </w:rPr>
              <w:t xml:space="preserve">"row"</w:t>
            </w:r>
            <w:r>
              <w:br/>
            </w:r>
            <w:r>
              <w:rPr>
                <w:rStyle w:val="NormalTok"/>
              </w:rPr>
              <w:t xml:space="preserve">  )</w:t>
            </w:r>
          </w:p>
          <w:tbl xmlns:w="http://schemas.openxmlformats.org/wordprocessingml/2006/main" xmlns:wp="http://schemas.openxmlformats.org/drawingml/2006/wordprocessingDrawing" xmlns:r="http://schemas.openxmlformats.org/officeDocument/2006/relationships" xmlns:w14="http://schemas.microsoft.com/office/word/2010/wordml">
            <w:tblPr>
              <w:tblCellMar>
                <w:top w:w="0" w:type="dxa"/>
                <w:bottom w:w="0" w:type="dxa"/>
                <w:start w:w="60" w:type="dxa"/>
                <w:end w:w="60" w:type="dxa"/>
              </w:tblCellMar>
              <w:tblW w:type="auto" w:w="0"/>
              <w:tblLook w:firstRow="0" w:lastRow="0" w:firstColumn="0" w:lastColumn="0" w:noHBand="0" w:noVBand="0"/>
              <w:jc w:val="center"/>
            </w:tblPr>
            <w:tr>
              <w:trPr>
                <w:cantSplit/>
                <w:tblHeader/>
              </w:trPr>
              <w:tc>
                <w:tcPr>
                  <w:tcBorders>
                    <w:top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z="16" w:space="0" w:color="D3D3D3"/>
                    <w:bottom w:val="single" w:sz="16" w:space="0" w:color="D3D3D3"/>
                  </w:tcBorders>
                  <w:gridSpan w:val="2"/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Treatment group</w:t>
                  </w:r>
                </w:p>
              </w:tc>
              <w:tc>
                <w:tcPr>
                  <w:tcBorders>
                    <w:top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  <w:tblHeader/>
              </w:trPr>
              <w:tc>
                <w:tcPr>
                  <w:tcBorders>
                    <w:bottom w:val="single" w:sz="16" w:space="0" w:color="D3D3D3"/>
                    <w:start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placebo</w:t>
                  </w:r>
                </w:p>
              </w:tc>
              <w:tc>
                <w:tcPr>
                  <w:tcBorders>
                    <w:bottom w:val="single" w:sz="16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hormone therapy</w:t>
                  </w:r>
                </w:p>
              </w:tc>
              <w:tc>
                <w:tcPr>
                  <w:tcBorders>
                    <w:bottom w:val="single" w:sz="16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preserve">Total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Exercises regularly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/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no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853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842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1,695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    yes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538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1,068 (100%)</w:t>
                  </w:r>
                </w:p>
              </w:tc>
            </w:tr>
            <w:tr>
              <w:trPr>
                <w:cantSplit/>
              </w:trPr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start"/>
                  </w:pPr>
                  <w:r>
                    <w:rPr>
                      <w:rFonts w:ascii="Calibri" w:hAnsi="Calibri"/>
                      <w:sz w:val="20"/>
                    </w:rPr>
                    <w:t xml:space="default">Total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1,383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1,380 (50%)</w:t>
                  </w:r>
                </w:p>
              </w:tc>
              <w:tc>
                <w:tcPr>
                  <w:tcBorders>
                    <w:top w:val="single" w:space="0" w:color="D3D3D3"/>
                    <w:bottom w:val="single" w:space="0" w:color="D3D3D3"/>
                    <w:start w:val="single" w:space="0" w:color="D3D3D3"/>
                    <w:end w:val="single" w:space="0" w:color="D3D3D3"/>
                  </w:tcBorders>
                </w:tcPr>
                <w:p>
                  <w:pPr>
                    <w:spacing w:before="0" w:after="60"/>
                    <w:keepNext/>
                    <w:jc w:val="center"/>
                  </w:pPr>
                  <w:r>
                    <w:rPr>
                      <w:rFonts w:ascii="Calibri" w:hAnsi="Calibri"/>
                      <w:sz w:val="20"/>
                    </w:rPr>
                    <w:t xml:space="default">2,763 (100%)</w:t>
                  </w:r>
                </w:p>
              </w:tc>
            </w:tr>
          </w:tbl>
          <w:bookmarkEnd w:id="13"/>
        </w:tc>
      </w:tr>
    </w:tbl>
    <w:bookmarkEnd w:id="14"/>
    <w:bookmarkEnd w:id="15"/>
    <w:bookmarkStart w:id="24" w:name="sec-chi-square"/>
    <w:p>
      <w:pPr>
        <w:pStyle w:val="Heading3"/>
      </w:pPr>
      <w:r>
        <w:t xml:space="preserve">2.2 The chi-square test</w:t>
      </w:r>
    </w:p>
    <w:bookmarkStart w:id="16" w:name="def-expected-count"/>
    <w:p>
      <w:pPr>
        <w:pStyle w:val="FirstParagraph"/>
      </w:pPr>
      <w:r>
        <w:rPr>
          <w:b/>
          <w:bCs/>
        </w:rPr>
        <w:t xml:space="preserve">Definition 1 (Expected count under independence)</w:t>
      </w:r>
      <w:r>
        <w:t xml:space="preserve"> </w:t>
      </w:r>
      <w:r>
        <w:t xml:space="preserve">Let a contingency table have</w:t>
      </w:r>
      <w:r>
        <w:t xml:space="preserve"> </w:t>
      </w:r>
      <m:oMath>
        <m:r>
          <m:t>r</m:t>
        </m:r>
      </m:oMath>
      <w:r>
        <w:t xml:space="preserve"> </w:t>
      </w:r>
      <w:r>
        <w:t xml:space="preserve">rows and</w:t>
      </w:r>
      <w:r>
        <w:t xml:space="preserve"> </w:t>
      </w:r>
      <m:oMath>
        <m:r>
          <m:t>c</m:t>
        </m:r>
      </m:oMath>
      <w:r>
        <w:t xml:space="preserve"> </w:t>
      </w:r>
      <w:r>
        <w:t xml:space="preserve">columns,</w:t>
      </w:r>
      <w:r>
        <w:t xml:space="preserve"> </w:t>
      </w:r>
      <w:r>
        <w:t xml:space="preserve">with observed count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row</w:t>
      </w:r>
      <w:r>
        <w:t xml:space="preserve"> </w:t>
      </w:r>
      <m:oMath>
        <m:r>
          <m:t>i</m:t>
        </m:r>
      </m:oMath>
      <w:r>
        <w:t xml:space="preserve"> </w:t>
      </w:r>
      <w:r>
        <w:t xml:space="preserve">and column</w:t>
      </w:r>
      <w:r>
        <w:t xml:space="preserve"> </w:t>
      </w:r>
      <m:oMath>
        <m:r>
          <m:t>j</m:t>
        </m:r>
      </m:oMath>
      <w:r>
        <w:t xml:space="preserve">,</w:t>
      </w:r>
      <w:r>
        <w:t xml:space="preserve"> </w:t>
      </w:r>
      <w:r>
        <w:t xml:space="preserve">row totals</w:t>
      </w:r>
      <w:r>
        <w:t xml:space="preserve"> </w:t>
      </w:r>
      <m:oMath>
        <m:sSub>
          <m:e>
            <m:r>
              <m:t>R</m:t>
            </m:r>
          </m:e>
          <m:sub>
            <m:r>
              <m:t>i</m:t>
            </m:r>
          </m:sub>
        </m:sSub>
      </m:oMath>
      <w:r>
        <w:t xml:space="preserve">, column totals</w:t>
      </w:r>
      <w:r>
        <w:t xml:space="preserve"> </w:t>
      </w:r>
      <m:oMath>
        <m:sSub>
          <m:e>
            <m:r>
              <m:t>C</m:t>
            </m:r>
          </m:e>
          <m:sub>
            <m:r>
              <m:t>j</m:t>
            </m:r>
          </m:sub>
        </m:sSub>
      </m:oMath>
      <w:r>
        <w:t xml:space="preserve">, and grand total</w:t>
      </w:r>
      <w:r>
        <w:t xml:space="preserve"> </w:t>
      </w:r>
      <m:oMath>
        <m:r>
          <m:t>n</m:t>
        </m:r>
      </m:oMath>
      <w:r>
        <w:t xml:space="preserve">.</w:t>
      </w:r>
      <w:r>
        <w:t xml:space="preserve"> </w:t>
      </w:r>
      <w:r>
        <w:t xml:space="preserve">The</w:t>
      </w:r>
      <w:r>
        <w:t xml:space="preserve"> </w:t>
      </w:r>
      <w:r>
        <w:rPr>
          <w:b/>
          <w:bCs/>
        </w:rPr>
        <w:t xml:space="preserve">expected count</w:t>
      </w:r>
      <w:r>
        <w:t xml:space="preserve"> </w:t>
      </w:r>
      <w:r>
        <w:t xml:space="preserve">in cell</w:t>
      </w:r>
      <w:r>
        <w:t xml:space="preserve"> </w:t>
      </w:r>
      <m:oMath>
        <m:r>
          <m:rPr>
            <m:sty m:val="p"/>
          </m:rPr>
          <m:t>(</m:t>
        </m:r>
        <m:r>
          <m:t>i</m:t>
        </m:r>
        <m:r>
          <m:rPr>
            <m:sty m:val="p"/>
          </m:rPr>
          <m:t>,</m:t>
        </m:r>
        <m:r>
          <m:t>j</m:t>
        </m:r>
        <m:r>
          <m:rPr>
            <m:sty m:val="p"/>
          </m:rPr>
          <m:t>)</m:t>
        </m:r>
      </m:oMath>
      <w:r>
        <w:t xml:space="preserve"> </w:t>
      </w:r>
      <w:r>
        <w:t xml:space="preserve">under independence is</w:t>
      </w:r>
    </w:p>
    <w:p>
      <w:pPr>
        <w:pStyle w:val="BodyText"/>
      </w:pPr>
      <m:oMathPara>
        <m:oMathParaPr>
          <m:jc m:val="center"/>
        </m:oMathParaPr>
        <m:oMath>
          <m:sSub>
            <m:e>
              <m:r>
                <m:t>E</m:t>
              </m:r>
            </m:e>
            <m:sub>
              <m:r>
                <m:t>i</m:t>
              </m:r>
              <m:r>
                <m:t>j</m:t>
              </m:r>
            </m:sub>
          </m:sSub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sSub>
                <m:e>
                  <m:r>
                    <m:t>R</m:t>
                  </m:r>
                </m:e>
                <m:sub>
                  <m:r>
                    <m:t>i</m:t>
                  </m:r>
                </m:sub>
              </m:sSub>
              <m:r>
                <m:t> </m:t>
              </m:r>
              <m:sSub>
                <m:e>
                  <m:r>
                    <m:t>C</m:t>
                  </m:r>
                </m:e>
                <m:sub>
                  <m:r>
                    <m:t>j</m:t>
                  </m:r>
                </m:sub>
              </m:sSub>
            </m:num>
            <m:den>
              <m:r>
                <m:t>n</m:t>
              </m:r>
            </m:den>
          </m:f>
          <m:r>
            <m:rPr>
              <m:sty m:val="p"/>
            </m:rPr>
            <m:t>.</m:t>
          </m:r>
        </m:oMath>
      </m:oMathPara>
    </w:p>
    <w:bookmarkEnd w:id="16"/>
    <w:bookmarkStart w:id="17" w:name="exm-expected-count"/>
    <w:p>
      <w:pPr>
        <w:pStyle w:val="FirstParagraph"/>
      </w:pPr>
      <w:r>
        <w:rPr>
          <w:b/>
          <w:bCs/>
        </w:rPr>
        <w:t xml:space="preserve">Example 2 (Expected count in a 2 x 2 table)</w:t>
      </w:r>
      <w:r>
        <w:t xml:space="preserve"> </w:t>
      </w:r>
      <w:r>
        <w:t xml:space="preserve">In a table with</w:t>
      </w:r>
      <w:r>
        <w:t xml:space="preserve"> </w:t>
      </w:r>
      <m:oMath>
        <m:r>
          <m:t>n</m:t>
        </m:r>
        <m:r>
          <m:rPr>
            <m:sty m:val="p"/>
          </m:rPr>
          <m:t>=</m:t>
        </m:r>
        <m:r>
          <m:t>100</m:t>
        </m:r>
      </m:oMath>
      <w:r>
        <w:t xml:space="preserve">, first-row total</w:t>
      </w:r>
      <w:r>
        <w:t xml:space="preserve"> </w:t>
      </w:r>
      <m:oMath>
        <m:sSub>
          <m:e>
            <m:r>
              <m:t>R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30</m:t>
        </m:r>
      </m:oMath>
      <w:r>
        <w:t xml:space="preserve">,</w:t>
      </w:r>
      <w:r>
        <w:t xml:space="preserve"> </w:t>
      </w:r>
      <w:r>
        <w:t xml:space="preserve">and first-column total</w:t>
      </w:r>
      <w:r>
        <w:t xml:space="preserve"> </w:t>
      </w:r>
      <m:oMath>
        <m:sSub>
          <m:e>
            <m:r>
              <m:t>C</m:t>
            </m:r>
          </m:e>
          <m:sub>
            <m:r>
              <m:t>1</m:t>
            </m:r>
          </m:sub>
        </m:sSub>
        <m:r>
          <m:rPr>
            <m:sty m:val="p"/>
          </m:rPr>
          <m:t>=</m:t>
        </m:r>
        <m:r>
          <m:t>40</m:t>
        </m:r>
      </m:oMath>
      <w:r>
        <w:t xml:space="preserve">,</w:t>
      </w:r>
      <w:r>
        <w:t xml:space="preserve"> </w:t>
      </w:r>
      <w:r>
        <w:t xml:space="preserve">the expected count in cell</w:t>
      </w:r>
      <w:r>
        <w:t xml:space="preserve"> </w:t>
      </w:r>
      <m:oMath>
        <m:r>
          <m:rPr>
            <m:sty m:val="p"/>
          </m:rPr>
          <m:t>(</m:t>
        </m:r>
        <m:r>
          <m:t>1</m:t>
        </m:r>
        <m:r>
          <m:rPr>
            <m:sty m:val="p"/>
          </m:rPr>
          <m:t>,</m:t>
        </m:r>
        <m:r>
          <m:t>1</m:t>
        </m:r>
        <m:r>
          <m:rPr>
            <m:sty m:val="p"/>
          </m:rPr>
          <m:t>)</m:t>
        </m:r>
      </m:oMath>
      <w:r>
        <w:t xml:space="preserve"> </w:t>
      </w:r>
      <w:r>
        <w:t xml:space="preserve">is</w:t>
      </w:r>
    </w:p>
    <w:p>
      <w:pPr>
        <w:pStyle w:val="BodyText"/>
      </w:pPr>
      <m:oMathPara>
        <m:oMathParaPr>
          <m:jc m:val="center"/>
        </m:oMathParaPr>
        <m:oMath>
          <m:eqArr>
            <m:e>
              <m:sSub>
                <m:e>
                  <m:r>
                    <m:t>E</m:t>
                  </m:r>
                </m:e>
                <m:sub>
                  <m:r>
                    <m:t>11</m:t>
                  </m:r>
                </m:sub>
              </m:sSub>
              <m:r>
                <m:t>&amp;</m:t>
              </m:r>
              <m:r>
                <m:rPr>
                  <m:sty m:val="p"/>
                </m:rPr>
                <m:t>=</m:t>
              </m:r>
              <m:r>
                <m:t>30</m:t>
              </m:r>
              <m:r>
                <m:rPr>
                  <m:sty m:val="p"/>
                </m:rPr>
                <m:t>⋅</m:t>
              </m:r>
              <m:r>
                <m:t>40</m:t>
              </m:r>
              <m:r>
                <m:rPr>
                  <m:sty m:val="p"/>
                </m:rPr>
                <m:t>/</m:t>
              </m:r>
              <m:r>
                <m:t>100</m:t>
              </m:r>
            </m:e>
            <m:e>
              <m:r>
                <m:t>&amp;</m:t>
              </m:r>
              <m:r>
                <m:rPr>
                  <m:sty m:val="p"/>
                </m:rPr>
                <m:t>=</m:t>
              </m:r>
              <m:r>
                <m:t>12</m:t>
              </m:r>
              <m:r>
                <m:rPr>
                  <m:sty m:val="p"/>
                </m:rPr>
                <m:t>.</m:t>
              </m:r>
            </m:e>
          </m:eqArr>
        </m:oMath>
      </m:oMathPara>
    </w:p>
    <w:bookmarkEnd w:id="17"/>
    <w:bookmarkStart w:id="19" w:name="def-chi-square-test"/>
    <w:p>
      <w:pPr>
        <w:pStyle w:val="FirstParagraph"/>
      </w:pPr>
      <w:r>
        <w:rPr>
          <w:b/>
          <w:bCs/>
        </w:rPr>
        <w:t xml:space="preserve">Definition 2 (Pearson’s chi-square test of independence)</w:t>
      </w:r>
      <w:r>
        <w:t xml:space="preserve"> </w:t>
      </w:r>
      <w:r>
        <w:t xml:space="preserve">With observed counts</w:t>
      </w:r>
      <w:r>
        <w:t xml:space="preserve"> </w:t>
      </w:r>
      <m:oMath>
        <m:sSub>
          <m:e>
            <m:r>
              <m:t>O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and</w:t>
      </w:r>
      <w:r>
        <w:t xml:space="preserve"> </w:t>
      </w:r>
      <w:hyperlink w:anchor="def-expected-count">
        <w:r>
          <w:rPr>
            <w:rStyle w:val="Hyperlink"/>
          </w:rPr>
          <w:t xml:space="preserve">expected counts</w:t>
        </w:r>
      </w:hyperlink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in an</w:t>
      </w:r>
      <w:r>
        <w:t xml:space="preserve"> </w:t>
      </w:r>
      <m:oMath>
        <m:r>
          <m:t>r</m:t>
        </m:r>
        <m:r>
          <m:rPr>
            <m:sty m:val="p"/>
          </m:rPr>
          <m:t>×</m:t>
        </m:r>
        <m:r>
          <m:t>c</m:t>
        </m:r>
      </m:oMath>
      <w:r>
        <w:t xml:space="preserve"> </w:t>
      </w:r>
      <w:r>
        <w:t xml:space="preserve">contingency table,</w:t>
      </w:r>
      <w:r>
        <w:t xml:space="preserve"> </w:t>
      </w:r>
      <w:r>
        <w:rPr>
          <w:b/>
          <w:bCs/>
        </w:rPr>
        <w:t xml:space="preserve">Pearson’s chi-square test</w:t>
      </w:r>
      <w:r>
        <w:t xml:space="preserve"> </w:t>
      </w:r>
      <w:r>
        <w:t xml:space="preserve">of the null hypothesis</w:t>
      </w:r>
      <w:r>
        <w:t xml:space="preserve"> </w:t>
      </w:r>
      <w:r>
        <w:t xml:space="preserve">that the row and column variables are independent</w:t>
      </w:r>
      <w:r>
        <w:t xml:space="preserve"> </w:t>
      </w:r>
      <w:r>
        <w:t xml:space="preserve">uses the statistic</w:t>
      </w:r>
    </w:p>
    <w:p>
      <w:pPr>
        <w:pStyle w:val="BodyText"/>
      </w:pPr>
      <m:oMathPara>
        <m:oMathParaPr>
          <m:jc m:val="center"/>
        </m:oMathParaPr>
        <m:oMath>
          <m:sSup>
            <m:e>
              <m:r>
                <m:t>X</m:t>
              </m:r>
            </m:e>
            <m:sup>
              <m:r>
                <m:t>2</m:t>
              </m:r>
            </m:sup>
          </m:sSup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nary>
            <m:naryPr>
              <m:chr m:val="∑"/>
              <m:limLoc m:val="undOvr"/>
              <m:subHide m:val="off"/>
              <m:supHide m:val="off"/>
            </m:naryPr>
            <m:sub>
              <m:r>
                <m:t>i</m:t>
              </m:r>
              <m:r>
                <m:rPr>
                  <m:sty m:val="p"/>
                </m:rPr>
                <m:t>=</m:t>
              </m:r>
              <m:r>
                <m:t>1</m:t>
              </m:r>
            </m:sub>
            <m:sup>
              <m:r>
                <m:t>r</m:t>
              </m:r>
            </m:sup>
            <m:e>
              <m:nary>
                <m:naryPr>
                  <m:chr m:val="∑"/>
                  <m:limLoc m:val="undOvr"/>
                  <m:subHide m:val="off"/>
                  <m:supHide m:val="off"/>
                </m:naryPr>
                <m:sub>
                  <m:r>
                    <m:t>j</m:t>
                  </m:r>
                  <m:r>
                    <m:rPr>
                      <m:sty m:val="p"/>
                    </m:rPr>
                    <m:t>=</m:t>
                  </m:r>
                  <m:r>
                    <m:t>1</m:t>
                  </m:r>
                </m:sub>
                <m:sup>
                  <m:r>
                    <m:t>c</m:t>
                  </m:r>
                </m:sup>
                <m:e>
                  <m:f>
                    <m:fPr>
                      <m:type m:val="bar"/>
                    </m:fPr>
                    <m:num>
                      <m:r>
                        <m:rPr>
                          <m:sty m:val="p"/>
                        </m:rPr>
                        <m:t>(</m:t>
                      </m:r>
                      <m:sSub>
                        <m:e>
                          <m:r>
                            <m:t>O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r>
                        <m:rPr>
                          <m:sty m:val="p"/>
                        </m:rPr>
                        <m:t>−</m:t>
                      </m:r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  <m:sSup>
                        <m:e>
                          <m:r>
                            <m:rPr>
                              <m:sty m:val="p"/>
                            </m:rPr>
                            <m:t>)</m:t>
                          </m:r>
                        </m:e>
                        <m:sup>
                          <m:r>
                            <m:t>2</m:t>
                          </m:r>
                        </m:sup>
                      </m:sSup>
                    </m:num>
                    <m:den>
                      <m:sSub>
                        <m:e>
                          <m:r>
                            <m:t>E</m:t>
                          </m:r>
                        </m:e>
                        <m:sub>
                          <m:r>
                            <m:t>i</m:t>
                          </m:r>
                          <m:r>
                            <m:t>j</m:t>
                          </m:r>
                        </m:sub>
                      </m:sSub>
                    </m:den>
                  </m:f>
                </m:e>
              </m:nary>
            </m:e>
          </m:nary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t xml:space="preserve">Its p-value is</w:t>
      </w:r>
      <w:r>
        <w:t xml:space="preserve"> </w:t>
      </w:r>
      <m:oMath>
        <m:r>
          <m:rPr>
            <m:sty m:val="p"/>
          </m:rPr>
          <m:t>Pr</m:t>
        </m:r>
        <m:r>
          <m:rPr>
            <m:sty m:val="p"/>
          </m:rPr>
          <m:t>(</m:t>
        </m:r>
        <m:r>
          <m:t>W</m:t>
        </m:r>
        <m:r>
          <m:rPr>
            <m:sty m:val="p"/>
          </m:rPr>
          <m:t>≥</m:t>
        </m:r>
        <m:sSup>
          <m:e>
            <m:r>
              <m:t>X</m:t>
            </m:r>
          </m:e>
          <m:sup>
            <m:r>
              <m:t>2</m:t>
            </m:r>
          </m:sup>
        </m:sSup>
        <m:r>
          <m:rPr>
            <m:sty m:val="p"/>
          </m:rPr>
          <m:t>)</m:t>
        </m:r>
      </m:oMath>
      <w:r>
        <w:t xml:space="preserve">,</w:t>
      </w:r>
      <w:r>
        <w:t xml:space="preserve"> </w:t>
      </w:r>
      <w:r>
        <w:t xml:space="preserve">where</w:t>
      </w:r>
      <w:r>
        <w:t xml:space="preserve"> </w:t>
      </w:r>
      <m:oMath>
        <m:r>
          <m:t>W</m:t>
        </m:r>
      </m:oMath>
      <w:r>
        <w:t xml:space="preserve"> </w:t>
      </w:r>
      <w:r>
        <w:t xml:space="preserve">has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</w:t>
      </w:r>
      <w:hyperlink r:id="rId18">
        <w:r>
          <w:rPr>
            <w:rStyle w:val="Hyperlink"/>
          </w:rPr>
          <w:t xml:space="preserve">chi-square distribution</w:t>
        </w:r>
      </w:hyperlink>
      <w:r>
        <w:t xml:space="preserve">).</w:t>
      </w:r>
    </w:p>
    <w:bookmarkEnd w:id="19"/>
    <w:bookmarkStart w:id="20" w:name="thm-chi-square-null"/>
    <w:p>
      <w:pPr>
        <w:pStyle w:val="BodyText"/>
      </w:pPr>
      <w:r>
        <w:rPr>
          <w:b/>
          <w:bCs/>
        </w:rPr>
        <w:t xml:space="preserve">Theorem 1 (Large-sample null distribution of the chi-square statistic)</w:t>
      </w:r>
      <w:r>
        <w:t xml:space="preserve"> </w:t>
      </w:r>
      <w:r>
        <w:t xml:space="preserve">Let</w:t>
      </w:r>
      <w:r>
        <w:t xml:space="preserve"> </w:t>
      </w:r>
      <m:oMath>
        <m:r>
          <m:t>n</m:t>
        </m:r>
      </m:oMath>
      <w:r>
        <w:t xml:space="preserve"> </w:t>
      </w:r>
      <w:r>
        <w:t xml:space="preserve">observations be sampled independently</w:t>
      </w:r>
      <w:r>
        <w:t xml:space="preserve"> </w:t>
      </w:r>
      <w:r>
        <w:t xml:space="preserve">and classified by two categorical variables,</w:t>
      </w:r>
      <w:r>
        <w:t xml:space="preserve"> </w:t>
      </w:r>
      <w:r>
        <w:t xml:space="preserve">and let the two variables be independent.</w:t>
      </w:r>
      <w:r>
        <w:t xml:space="preserve"> </w:t>
      </w:r>
      <w:r>
        <w:t xml:space="preserve">Then as</w:t>
      </w:r>
      <w:r>
        <w:t xml:space="preserve"> </w:t>
      </w:r>
      <m:oMath>
        <m:r>
          <m:t>n</m:t>
        </m:r>
        <m:r>
          <m:rPr>
            <m:sty m:val="p"/>
          </m:rPr>
          <m:t>→</m:t>
        </m:r>
        <m:r>
          <m:rPr>
            <m:sty m:val="p"/>
          </m:rPr>
          <m:t>∞</m:t>
        </m:r>
      </m:oMath>
      <w:r>
        <w:t xml:space="preserve">,</w:t>
      </w:r>
      <w:r>
        <w:t xml:space="preserve"> </w:t>
      </w:r>
      <w:r>
        <w:t xml:space="preserve">the distribution of</w:t>
      </w:r>
      <w:r>
        <w:t xml:space="preserve"> </w:t>
      </w:r>
      <m:oMath>
        <m:sSup>
          <m:e>
            <m:r>
              <m:t>X</m:t>
            </m:r>
          </m:e>
          <m:sup>
            <m:r>
              <m:t>2</m:t>
            </m:r>
          </m:sup>
        </m:sSup>
      </m:oMath>
      <w:r>
        <w:t xml:space="preserve"> </w:t>
      </w:r>
      <w:r>
        <w:t xml:space="preserve">(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)</w:t>
      </w:r>
      <w:r>
        <w:t xml:space="preserve"> </w:t>
      </w:r>
      <w:r>
        <w:t xml:space="preserve">converges to the</w:t>
      </w:r>
      <w:r>
        <w:t xml:space="preserve"> </w:t>
      </w:r>
      <m:oMath>
        <m:sSubSup>
          <m:e>
            <m:r>
              <m:t>χ</m:t>
            </m:r>
          </m:e>
          <m:sub>
            <m:r>
              <m:rPr>
                <m:sty m:val="p"/>
              </m:rPr>
              <m:t>(</m:t>
            </m:r>
            <m:r>
              <m:t>r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  <m:r>
              <m:rPr>
                <m:sty m:val="p"/>
              </m:rPr>
              <m:t>(</m:t>
            </m:r>
            <m:r>
              <m:t>c</m:t>
            </m:r>
            <m:r>
              <m:rPr>
                <m:sty m:val="p"/>
              </m:rPr>
              <m:t>−</m:t>
            </m:r>
            <m:r>
              <m:t>1</m:t>
            </m:r>
            <m:r>
              <m:rPr>
                <m:sty m:val="p"/>
              </m:rPr>
              <m:t>)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distribution</w:t>
      </w:r>
      <w:r>
        <w:t xml:space="preserve"> </w:t>
      </w:r>
      <w:r>
        <w:t xml:space="preserve">(Hogg et al. 2019, sec. 9.2, p. 440)</w:t>
      </w:r>
      <w:r>
        <w:t xml:space="preserve">.</w:t>
      </w:r>
    </w:p>
    <w:bookmarkEnd w:id="20"/>
    <w:bookmarkStart w:id="21" w:name="rem-expected-count-rule"/>
    <w:p>
      <w:pPr>
        <w:pStyle w:val="BodyText"/>
      </w:pPr>
      <w:r>
        <w:rPr>
          <w:i/>
          <w:iCs/>
        </w:rPr>
        <w:t xml:space="preserve">Remark 1</w:t>
      </w:r>
      <w:r>
        <w:t xml:space="preserve"> (Small expected counts). </w:t>
      </w:r>
      <w:r>
        <w:t xml:space="preserve">The chi-square approximation is poor when some expected counts are small.</w:t>
      </w:r>
      <w:r>
        <w:t xml:space="preserve"> </w:t>
      </w:r>
      <w:r>
        <w:t xml:space="preserve">A common rule of thumb asks for every</w:t>
      </w:r>
      <w:r>
        <w:t xml:space="preserve"> </w:t>
      </w:r>
      <m:oMath>
        <m:sSub>
          <m:e>
            <m:r>
              <m:t>E</m:t>
            </m:r>
          </m:e>
          <m:sub>
            <m:r>
              <m:t>i</m:t>
            </m:r>
            <m:r>
              <m:t>j</m:t>
            </m:r>
          </m:sub>
        </m:sSub>
      </m:oMath>
      <w:r>
        <w:t xml:space="preserve"> </w:t>
      </w:r>
      <w:r>
        <w:t xml:space="preserve">to be at least 5.</w:t>
      </w:r>
    </w:p>
    <w:bookmarkEnd w:id="21"/>
    <w:bookmarkStart w:id="22" w:name="exm-hers-chisq"/>
    <w:p>
      <w:pPr>
        <w:pStyle w:val="BodyText"/>
      </w:pPr>
      <w:r>
        <w:rPr>
          <w:b/>
          <w:bCs/>
        </w:rPr>
        <w:t xml:space="preserve">Example 3 (Chi-square test of exercise by treatment group in HERS)</w:t>
      </w:r>
      <w:r>
        <w:t xml:space="preserve"> </w:t>
      </w:r>
      <w:r>
        <w:t xml:space="preserve">The expected counts and statistic of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:</w:t>
      </w:r>
    </w:p>
    <w:p>
      <w:pPr>
        <w:pStyle w:val="SourceCode"/>
      </w:pPr>
      <w:r>
        <w:rPr>
          <w:rStyle w:val="NormalTok"/>
        </w:rPr>
        <w:t xml:space="preserve">observed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table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NormalTok"/>
        </w:rPr>
        <w:t xml:space="preserve">expected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outer</w:t>
      </w:r>
      <w:r>
        <w:rPr>
          <w:rStyle w:val="NormalTok"/>
        </w:rPr>
        <w:t xml:space="preserve">(</w:t>
      </w:r>
      <w:r>
        <w:rPr>
          <w:rStyle w:val="FunctionTok"/>
        </w:rPr>
        <w:t xml:space="preserve">rowSums</w:t>
      </w:r>
      <w:r>
        <w:rPr>
          <w:rStyle w:val="NormalTok"/>
        </w:rPr>
        <w:t xml:space="preserve">(observed), </w:t>
      </w:r>
      <w:r>
        <w:rPr>
          <w:rStyle w:val="FunctionTok"/>
        </w:rPr>
        <w:t xml:space="preserve">colSums</w:t>
      </w:r>
      <w:r>
        <w:rPr>
          <w:rStyle w:val="NormalTok"/>
        </w:rPr>
        <w:t xml:space="preserve">(observed))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(observed)</w:t>
      </w:r>
      <w:r>
        <w:br/>
      </w:r>
      <w:r>
        <w:rPr>
          <w:rStyle w:val="NormalTok"/>
        </w:rPr>
        <w:t xml:space="preserve">x_squared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((observed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expected)</w:t>
      </w:r>
      <w:r>
        <w:rPr>
          <w:rStyle w:val="SpecialCharTok"/>
        </w:rPr>
        <w:t xml:space="preserve">^</w:t>
      </w:r>
      <w:r>
        <w:rPr>
          <w:rStyle w:val="DecValTok"/>
        </w:rPr>
        <w:t xml:space="preserve">2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/</w:t>
      </w:r>
      <w:r>
        <w:rPr>
          <w:rStyle w:val="NormalTok"/>
        </w:rPr>
        <w:t xml:space="preserve"> expected)</w:t>
      </w:r>
      <w:r>
        <w:br/>
      </w:r>
      <w:r>
        <w:rPr>
          <w:rStyle w:val="NormalTok"/>
        </w:rPr>
        <w:t xml:space="preserve">expected</w:t>
      </w:r>
      <w:r>
        <w:br/>
      </w:r>
      <w:r>
        <w:rPr>
          <w:rStyle w:val="CommentTok"/>
        </w:rPr>
        <w:t xml:space="preserve">#&gt;     placebo hormone therapy</w:t>
      </w:r>
      <w:r>
        <w:br/>
      </w:r>
      <w:r>
        <w:rPr>
          <w:rStyle w:val="CommentTok"/>
        </w:rPr>
        <w:t xml:space="preserve">#&gt; no   848.42          846.58</w:t>
      </w:r>
      <w:r>
        <w:br/>
      </w:r>
      <w:r>
        <w:rPr>
          <w:rStyle w:val="CommentTok"/>
        </w:rPr>
        <w:t xml:space="preserve">#&gt; yes  534.58          533.42</w:t>
      </w:r>
      <w:r>
        <w:br/>
      </w:r>
      <w:r>
        <w:rPr>
          <w:rStyle w:val="FunctionTok"/>
        </w:rPr>
        <w:t xml:space="preserve">c</w:t>
      </w:r>
      <w:r>
        <w:rPr>
          <w:rStyle w:val="NormalTok"/>
        </w:rPr>
        <w:t xml:space="preserve">(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x_squared =</w:t>
      </w:r>
      <w:r>
        <w:rPr>
          <w:rStyle w:val="NormalTok"/>
        </w:rPr>
        <w:t xml:space="preserve"> x_squared,</w:t>
      </w:r>
      <w:r>
        <w:br/>
      </w:r>
      <w:r>
        <w:rPr>
          <w:rStyle w:val="NormalTok"/>
        </w:rPr>
        <w:t xml:space="preserve">  </w:t>
      </w:r>
      <w:r>
        <w:rPr>
          <w:rStyle w:val="AttributeTok"/>
        </w:rPr>
        <w:t xml:space="preserve">p_value =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pchisq</w:t>
      </w:r>
      <w:r>
        <w:rPr>
          <w:rStyle w:val="NormalTok"/>
        </w:rPr>
        <w:t xml:space="preserve">(x_squared, </w:t>
      </w:r>
      <w:r>
        <w:rPr>
          <w:rStyle w:val="AttributeTok"/>
        </w:rPr>
        <w:t xml:space="preserve">df =</w:t>
      </w:r>
      <w:r>
        <w:rPr>
          <w:rStyle w:val="NormalTok"/>
        </w:rPr>
        <w:t xml:space="preserve">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AttributeTok"/>
        </w:rPr>
        <w:t xml:space="preserve">lower.tail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x_squared   p_value </w:t>
      </w:r>
      <w:r>
        <w:br/>
      </w:r>
      <w:r>
        <w:rPr>
          <w:rStyle w:val="CommentTok"/>
        </w:rPr>
        <w:t xml:space="preserve">#&gt;  0.128054  0.720458</w:t>
      </w:r>
    </w:p>
    <w:p>
      <w:pPr>
        <w:pStyle w:val="FirstParagraph"/>
      </w:pPr>
      <w:r>
        <w:t xml:space="preserve">Every expected count is large,</w:t>
      </w:r>
      <w:r>
        <w:t xml:space="preserve"> </w:t>
      </w:r>
      <w:r>
        <w:t xml:space="preserve">so the</w:t>
      </w:r>
      <w:r>
        <w:t xml:space="preserve"> </w:t>
      </w:r>
      <m:oMath>
        <m:sSubSup>
          <m:e>
            <m:r>
              <m:t>χ</m:t>
            </m:r>
          </m:e>
          <m:sub>
            <m:r>
              <m:t>1</m:t>
            </m:r>
          </m:sub>
          <m:sup>
            <m:r>
              <m:t>2</m:t>
            </m:r>
          </m:sup>
        </m:sSubSup>
      </m:oMath>
      <w:r>
        <w:t xml:space="preserve"> </w:t>
      </w:r>
      <w:r>
        <w:t xml:space="preserve">approximation of</w:t>
      </w:r>
      <w:r>
        <w:t xml:space="preserve"> 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 </w:t>
      </w:r>
      <w:r>
        <w:t xml:space="preserve">is reasonable.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with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reports the same values:</w:t>
      </w:r>
    </w:p>
    <w:p>
      <w:pPr>
        <w:pStyle w:val="SourceCode"/>
      </w:pPr>
      <w:r>
        <w:rPr>
          <w:rStyle w:val="FunctionTok"/>
        </w:rPr>
        <w:t xml:space="preserve">chisq.test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HT, </w:t>
      </w:r>
      <w:r>
        <w:rPr>
          <w:rStyle w:val="AttributeTok"/>
        </w:rPr>
        <w:t xml:space="preserve">correct =</w:t>
      </w:r>
      <w:r>
        <w:rPr>
          <w:rStyle w:val="NormalTok"/>
        </w:rPr>
        <w:t xml:space="preserve"> </w:t>
      </w:r>
      <w:r>
        <w:rPr>
          <w:rStyle w:val="ConstantTok"/>
        </w:rPr>
        <w:t xml:space="preserve">FALSE</w:t>
      </w:r>
      <w:r>
        <w:rPr>
          <w:rStyle w:val="NormalTok"/>
        </w:rPr>
        <w:t xml:space="preserve">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Pearson's Chi-squared test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X-squared = 0.1281, df = 1, p-value = 0.72</w:t>
      </w:r>
    </w:p>
    <w:p>
      <w:pPr>
        <w:pStyle w:val="FirstParagraph"/>
      </w:pPr>
      <w:r>
        <w:t xml:space="preserve">The p-value is large:</w:t>
      </w:r>
      <w:r>
        <w:t xml:space="preserve"> </w:t>
      </w:r>
      <w:r>
        <w:t xml:space="preserve">the data give no evidence that exercise depends on treatment group,</w:t>
      </w:r>
      <w:r>
        <w:t xml:space="preserve"> </w:t>
      </w:r>
      <w:r>
        <w:t xml:space="preserve">as randomization would lead us to expect.</w:t>
      </w:r>
    </w:p>
    <w:bookmarkEnd w:id="22"/>
    <w:bookmarkStart w:id="23" w:name="rem-yates-correction"/>
    <w:p>
      <w:pPr>
        <w:pStyle w:val="BodyText"/>
      </w:pPr>
      <w:r>
        <w:rPr>
          <w:i/>
          <w:iCs/>
        </w:rPr>
        <w:t xml:space="preserve">Remark 2</w:t>
      </w:r>
      <w:r>
        <w:t xml:space="preserve"> (Yates’ continuity correction). </w:t>
      </w:r>
      <w:r>
        <w:t xml:space="preserve">For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table,</w:t>
      </w:r>
      <w:r>
        <w:t xml:space="preserve"> </w:t>
      </w:r>
      <w:r>
        <w:rPr>
          <w:rStyle w:val="VerbatimChar"/>
        </w:rPr>
        <w:t xml:space="preserve">chisq.test()</w:t>
      </w:r>
      <w:r>
        <w:t xml:space="preserve"> </w:t>
      </w:r>
      <w:r>
        <w:t xml:space="preserve">applies</w:t>
      </w:r>
      <w:r>
        <w:t xml:space="preserve"> </w:t>
      </w:r>
      <w:r>
        <w:t xml:space="preserve">Yates’ continuity correction by default,</w:t>
      </w:r>
      <w:r>
        <w:t xml:space="preserve"> </w:t>
      </w:r>
      <w:r>
        <w:t xml:space="preserve">which subtracts 0.5 from each</w:t>
      </w:r>
      <w:r>
        <w:t xml:space="preserve"> </w:t>
      </w:r>
      <m:oMath>
        <m:r>
          <m:t>​</m:t>
        </m:r>
        <m:d>
          <m:dPr>
            <m:begChr m:val="|"/>
            <m:sepChr m:val=""/>
            <m:endChr m:val="|"/>
            <m:grow/>
          </m:dPr>
          <m:e>
            <m:sSub>
              <m:e>
                <m:r>
                  <m:t>O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  <m:r>
              <m:rPr>
                <m:sty m:val="p"/>
              </m:rPr>
              <m:t>−</m:t>
            </m:r>
            <m:sSub>
              <m:e>
                <m:r>
                  <m:t>E</m:t>
                </m:r>
              </m:e>
              <m:sub>
                <m:r>
                  <m:t>i</m:t>
                </m:r>
                <m:r>
                  <m:t>j</m:t>
                </m:r>
              </m:sub>
            </m:sSub>
          </m:e>
        </m:d>
        <m:r>
          <m:t>​</m:t>
        </m:r>
      </m:oMath>
      <w:r>
        <w:t xml:space="preserve"> </w:t>
      </w:r>
      <w:r>
        <w:t xml:space="preserve">before squaring,</w:t>
      </w:r>
      <w:r>
        <w:t xml:space="preserve"> </w:t>
      </w:r>
      <w:r>
        <w:t xml:space="preserve">and so gives a smaller statistic than</w:t>
      </w:r>
      <w:r>
        <w:t xml:space="preserve"> </w:t>
      </w:r>
      <w:hyperlink w:anchor="def-chi-square-test">
        <w:r>
          <w:rPr>
            <w:rStyle w:val="Hyperlink"/>
          </w:rPr>
          <w:t xml:space="preserve">Definition 2</w:t>
        </w:r>
      </w:hyperlink>
      <w:r>
        <w:t xml:space="preserve">.</w:t>
      </w:r>
      <w:r>
        <w:t xml:space="preserve"> </w:t>
      </w:r>
      <w:r>
        <w:rPr>
          <w:rStyle w:val="VerbatimChar"/>
        </w:rPr>
        <w:t xml:space="preserve">correct = FALSE</w:t>
      </w:r>
      <w:r>
        <w:t xml:space="preserve"> </w:t>
      </w:r>
      <w:r>
        <w:t xml:space="preserve">turns the correction off.</w:t>
      </w:r>
    </w:p>
    <w:bookmarkEnd w:id="23"/>
    <w:bookmarkEnd w:id="24"/>
    <w:bookmarkStart w:id="28" w:name="sec-fisher"/>
    <w:p>
      <w:pPr>
        <w:pStyle w:val="Heading3"/>
      </w:pPr>
      <w:r>
        <w:t xml:space="preserve">2.3 Fisher’s exact test</w:t>
      </w:r>
    </w:p>
    <w:bookmarkStart w:id="25" w:name="def-fishers-exact"/>
    <w:p>
      <w:pPr>
        <w:pStyle w:val="FirstParagraph"/>
      </w:pPr>
      <w:r>
        <w:rPr>
          <w:b/>
          <w:bCs/>
        </w:rPr>
        <w:t xml:space="preserve">Definition 3 (Fisher’s exact test)</w:t>
      </w:r>
      <w:r>
        <w:t xml:space="preserve"> </w:t>
      </w:r>
      <w:r>
        <w:t xml:space="preserve">Take a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contingency table</w:t>
      </w:r>
      <w:r>
        <w:t xml:space="preserve"> </w:t>
      </w:r>
      <w:r>
        <w:t xml:space="preserve">with cells</w:t>
      </w:r>
      <w:r>
        <w:t xml:space="preserve"> </w:t>
      </w:r>
      <m:oMath>
        <m:r>
          <m:t>a</m:t>
        </m:r>
      </m:oMath>
      <w:r>
        <w:t xml:space="preserve">,</w:t>
      </w:r>
      <w:r>
        <w:t xml:space="preserve"> </w:t>
      </w:r>
      <m:oMath>
        <m:r>
          <m:t>b</m:t>
        </m:r>
      </m:oMath>
      <w:r>
        <w:t xml:space="preserve">,</w:t>
      </w:r>
      <w:r>
        <w:t xml:space="preserve"> </w:t>
      </w:r>
      <m:oMath>
        <m:r>
          <m:t>c</m:t>
        </m:r>
      </m:oMath>
      <w:r>
        <w:t xml:space="preserve">, and</w:t>
      </w:r>
      <w:r>
        <w:t xml:space="preserve"> </w:t>
      </w:r>
      <m:oMath>
        <m:r>
          <m:t>d</m:t>
        </m:r>
      </m:oMath>
      <w:r>
        <w:t xml:space="preserve"> </w:t>
      </w:r>
      <w:r>
        <w:t xml:space="preserve">as in</w:t>
      </w:r>
      <w:r>
        <w:t xml:space="preserve"> </w:t>
      </w:r>
      <w:hyperlink r:id="rId12">
        <w:r>
          <w:rPr>
            <w:rStyle w:val="Hyperlink"/>
          </w:rPr>
          <w:t xml:space="preserve">the contingency table definition</w:t>
        </w:r>
      </w:hyperlink>
      <w:r>
        <w:t xml:space="preserve">,</w:t>
      </w:r>
      <w:r>
        <w:t xml:space="preserve"> </w:t>
      </w:r>
      <w:r>
        <w:t xml:space="preserve">and hold its row and column totals fixed.</w:t>
      </w:r>
      <w:r>
        <w:t xml:space="preserve"> </w:t>
      </w:r>
      <w:r>
        <w:t xml:space="preserve">Under independence of the row and column variables,</w:t>
      </w:r>
      <w:r>
        <w:t xml:space="preserve"> </w:t>
      </w:r>
      <w:r>
        <w:t xml:space="preserve">the probability that the top-left cell equals</w:t>
      </w:r>
      <w:r>
        <w:t xml:space="preserve"> </w:t>
      </w:r>
      <m:oMath>
        <m:r>
          <m:t>x</m:t>
        </m:r>
      </m:oMath>
      <w:r>
        <w:t xml:space="preserve"> </w:t>
      </w:r>
      <w:r>
        <w:t xml:space="preserve">is</w:t>
      </w:r>
      <w:r>
        <w:t xml:space="preserve"> </w:t>
      </w:r>
      <w:r>
        <w:t xml:space="preserve">the hypergeometric probability</w:t>
      </w:r>
    </w:p>
    <w:p>
      <w:pPr>
        <w:pStyle w:val="BodyText"/>
      </w:pPr>
      <m:oMathPara>
        <m:oMathParaPr>
          <m:jc m:val="center"/>
        </m:oMathParaPr>
        <m:oMath>
          <m:r>
            <m:t>p</m:t>
          </m:r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limUpp>
            <m:e>
              <m:r>
                <m:rPr>
                  <m:sty m:val="p"/>
                </m:rPr>
                <m:t>=</m:t>
              </m:r>
            </m:e>
            <m:lim>
              <m:r>
                <m:rPr>
                  <m:nor/>
                  <m:sty m:val="p"/>
                </m:rPr>
                <m:t>def</m:t>
              </m:r>
            </m:lim>
          </m:limUpp>
          <m:f>
            <m:fPr>
              <m:type m:val="bar"/>
            </m:fPr>
            <m:num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b</m:t>
                      </m:r>
                    </m:num>
                    <m:den>
                      <m:r>
                        <m:t>x</m:t>
                      </m:r>
                    </m:den>
                  </m:f>
                </m:e>
              </m:d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c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d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  <m:r>
                        <m:rPr>
                          <m:sty m:val="p"/>
                        </m:rPr>
                        <m:t>−</m:t>
                      </m:r>
                      <m:r>
                        <m:t>x</m:t>
                      </m:r>
                    </m:den>
                  </m:f>
                </m:e>
              </m:d>
            </m:num>
            <m:den>
              <m:d>
                <m:dPr>
                  <m:begChr m:val="("/>
                  <m:sepChr m:val=""/>
                  <m:endChr m:val=")"/>
                  <m:grow/>
                </m:dPr>
                <m:e>
                  <m:f>
                    <m:fPr>
                      <m:type m:val="noBar"/>
                    </m:fPr>
                    <m:num>
                      <m:r>
                        <m:t>n</m:t>
                      </m:r>
                    </m:num>
                    <m:den>
                      <m:r>
                        <m:t>a</m:t>
                      </m:r>
                      <m:r>
                        <m:rPr>
                          <m:sty m:val="p"/>
                        </m:rPr>
                        <m:t>+</m:t>
                      </m:r>
                      <m:r>
                        <m:t>c</m:t>
                      </m:r>
                    </m:den>
                  </m:f>
                </m:e>
              </m:d>
            </m:den>
          </m:f>
          <m:r>
            <m:rPr>
              <m:sty m:val="p"/>
            </m:rPr>
            <m:t>.</m:t>
          </m:r>
        </m:oMath>
      </m:oMathPara>
    </w:p>
    <w:p>
      <w:pPr>
        <w:pStyle w:val="FirstParagraph"/>
      </w:pPr>
      <w:r>
        <w:rPr>
          <w:b/>
          <w:bCs/>
        </w:rPr>
        <w:t xml:space="preserve">Fisher’s exact test</w:t>
      </w:r>
      <w:r>
        <w:t xml:space="preserve"> </w:t>
      </w:r>
      <w:r>
        <w:t xml:space="preserve">of independence has p-value</w:t>
      </w:r>
    </w:p>
    <w:p>
      <w:pPr>
        <w:pStyle w:val="BodyText"/>
      </w:pPr>
      <m:oMathPara>
        <m:oMathParaPr>
          <m:jc m:val="center"/>
        </m:oMathParaPr>
        <m:oMath>
          <m:nary>
            <m:naryPr>
              <m:chr m:val="∑"/>
              <m:limLoc m:val="undOvr"/>
              <m:subHide m:val="off"/>
              <m:supHide m:val="on"/>
            </m:naryPr>
            <m:sub>
              <m:r>
                <m:t>x</m:t>
              </m:r>
              <m:r>
                <m:t> </m:t>
              </m:r>
              <m:r>
                <m:rPr>
                  <m:sty m:val="p"/>
                </m:rPr>
                <m:t>:</m:t>
              </m:r>
              <m:r>
                <m:t> 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x</m:t>
              </m:r>
              <m:r>
                <m:rPr>
                  <m:sty m:val="p"/>
                </m:rPr>
                <m:t>)</m:t>
              </m:r>
              <m:r>
                <m:rPr>
                  <m:sty m:val="p"/>
                </m:rPr>
                <m:t>≤</m:t>
              </m:r>
              <m:r>
                <m:t>p</m:t>
              </m:r>
              <m:r>
                <m:rPr>
                  <m:sty m:val="p"/>
                </m:rPr>
                <m:t>(</m:t>
              </m:r>
              <m:r>
                <m:t>a</m:t>
              </m:r>
              <m:r>
                <m:rPr>
                  <m:sty m:val="p"/>
                </m:rPr>
                <m:t>)</m:t>
              </m:r>
            </m:sub>
            <m:sup>
              <m:r>
                <m:t>​</m:t>
              </m:r>
            </m:sup>
            <m:e>
              <m:r>
                <m:t>p</m:t>
              </m:r>
            </m:e>
          </m:nary>
          <m:r>
            <m:rPr>
              <m:sty m:val="p"/>
            </m:rPr>
            <m:t>(</m:t>
          </m:r>
          <m:r>
            <m:t>x</m:t>
          </m:r>
          <m:r>
            <m:rPr>
              <m:sty m:val="p"/>
            </m:rPr>
            <m:t>)</m:t>
          </m:r>
          <m:r>
            <m:rPr>
              <m:sty m:val="p"/>
            </m:rPr>
            <m:t>,</m:t>
          </m:r>
        </m:oMath>
      </m:oMathPara>
    </w:p>
    <w:p>
      <w:pPr>
        <w:pStyle w:val="FirstParagraph"/>
      </w:pPr>
      <w:r>
        <w:t xml:space="preserve">the total probability of the tables with the same totals</w:t>
      </w:r>
      <w:r>
        <w:t xml:space="preserve"> </w:t>
      </w:r>
      <w:r>
        <w:t xml:space="preserve">that are no more probable than the observed table.</w:t>
      </w:r>
    </w:p>
    <w:bookmarkEnd w:id="25"/>
    <w:bookmarkStart w:id="26" w:name="rem-fishers-exact-exactness"/>
    <w:p>
      <w:pPr>
        <w:pStyle w:val="BodyText"/>
      </w:pPr>
      <w:r>
        <w:rPr>
          <w:i/>
          <w:iCs/>
        </w:rPr>
        <w:t xml:space="preserve">Remark 3</w:t>
      </w:r>
      <w:r>
        <w:t xml:space="preserve"> (Why Fisher’s exact test is exact). </w:t>
      </w:r>
      <w:r>
        <w:t xml:space="preserve">The p-value is exact:</w:t>
      </w:r>
      <w:r>
        <w:t xml:space="preserve"> </w:t>
      </w:r>
      <w:r>
        <w:t xml:space="preserve">it comes from the null distribution itself,</w:t>
      </w:r>
      <w:r>
        <w:t xml:space="preserve"> </w:t>
      </w:r>
      <w:r>
        <w:t xml:space="preserve">not from a large-sample approximation,</w:t>
      </w:r>
      <w:r>
        <w:t xml:space="preserve"> </w:t>
      </w:r>
      <w:r>
        <w:t xml:space="preserve">so the test is valid even when expected counts are small,</w:t>
      </w:r>
      <w:r>
        <w:t xml:space="preserve"> </w:t>
      </w:r>
      <w:r>
        <w:t xml:space="preserve">and it is often used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  <w:r>
        <w:t xml:space="preserve"> </w:t>
      </w:r>
      <w:r>
        <w:t xml:space="preserve">in which some expected count is below 5 (</w:t>
      </w:r>
      <w:hyperlink w:anchor="thm-chi-square-null">
        <w:r>
          <w:rPr>
            <w:rStyle w:val="Hyperlink"/>
          </w:rPr>
          <w:t xml:space="preserve">Theorem 1</w:t>
        </w:r>
      </w:hyperlink>
      <w:r>
        <w:t xml:space="preserve">).</w:t>
      </w:r>
      <w:r>
        <w:t xml:space="preserve"> </w:t>
      </w:r>
      <w:r>
        <w:t xml:space="preserve">Other two-sided versions exist;</w:t>
      </w:r>
      <w:r>
        <w:t xml:space="preserve"> </w:t>
      </w:r>
      <w:r>
        <w:t xml:space="preserve">this one is the version that R’s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computes.</w:t>
      </w:r>
    </w:p>
    <w:bookmarkEnd w:id="26"/>
    <w:bookmarkStart w:id="27" w:name="exm-hers-fisher"/>
    <w:p>
      <w:pPr>
        <w:pStyle w:val="BodyText"/>
      </w:pPr>
      <w:r>
        <w:rPr>
          <w:b/>
          <w:bCs/>
        </w:rPr>
        <w:t xml:space="preserve">Example 4 (Fisher’s exact test of exercise by treatment group in HERS)</w:t>
      </w:r>
      <w:r>
        <w:t xml:space="preserve"> </w:t>
      </w:r>
      <w:r>
        <w:t xml:space="preserve">The p-value of</w:t>
      </w:r>
      <w:r>
        <w:t xml:space="preserve"> </w:t>
      </w:r>
      <w:hyperlink w:anchor="def-fishers-exact">
        <w:r>
          <w:rPr>
            <w:rStyle w:val="Hyperlink"/>
          </w:rPr>
          <w:t xml:space="preserve">Definition 3</w:t>
        </w:r>
      </w:hyperlink>
      <w:r>
        <w:t xml:space="preserve"> </w:t>
      </w:r>
      <w:r>
        <w:t xml:space="preserve">for</w:t>
      </w:r>
      <w:r>
        <w:t xml:space="preserve"> </w:t>
      </w:r>
      <w:hyperlink w:anchor="tbl-hers-crosstab">
        <w:r>
          <w:rPr>
            <w:rStyle w:val="Hyperlink"/>
          </w:rPr>
          <w:t xml:space="preserve">Table 1</w:t>
        </w:r>
      </w:hyperlink>
      <w:r>
        <w:t xml:space="preserve">,</w:t>
      </w:r>
      <w:r>
        <w:t xml:space="preserve"> </w:t>
      </w:r>
      <w:r>
        <w:t xml:space="preserve">computed from the hypergeometric probabilities with</w:t>
      </w:r>
      <w:r>
        <w:t xml:space="preserve"> </w:t>
      </w:r>
      <w:r>
        <w:rPr>
          <w:rStyle w:val="VerbatimChar"/>
        </w:rPr>
        <w:t xml:space="preserve">dhyper()</w:t>
      </w:r>
      <w:r>
        <w:t xml:space="preserve">:</w:t>
      </w:r>
    </w:p>
    <w:p>
      <w:pPr>
        <w:pStyle w:val="SourceCode"/>
      </w:pPr>
      <w:r>
        <w:rPr>
          <w:rStyle w:val="NormalTok"/>
        </w:rPr>
        <w:t xml:space="preserve">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</w:t>
      </w:r>
      <w:r>
        <w:br/>
      </w:r>
      <w:r>
        <w:rPr>
          <w:rStyle w:val="NormalTok"/>
        </w:rPr>
        <w:t xml:space="preserve">row1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1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row2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</w:t>
      </w:r>
      <w:r>
        <w:rPr>
          <w:rStyle w:val="DecValTok"/>
        </w:rPr>
        <w:t xml:space="preserve">2</w:t>
      </w:r>
      <w:r>
        <w:rPr>
          <w:rStyle w:val="NormalTok"/>
        </w:rPr>
        <w:t xml:space="preserve">, ])</w:t>
      </w:r>
      <w:r>
        <w:br/>
      </w:r>
      <w:r>
        <w:rPr>
          <w:rStyle w:val="NormalTok"/>
        </w:rPr>
        <w:t xml:space="preserve">col1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sum</w:t>
      </w:r>
      <w:r>
        <w:rPr>
          <w:rStyle w:val="NormalTok"/>
        </w:rPr>
        <w:t xml:space="preserve">(observed[, </w:t>
      </w:r>
      <w:r>
        <w:rPr>
          <w:rStyle w:val="DecValTok"/>
        </w:rPr>
        <w:t xml:space="preserve">1</w:t>
      </w:r>
      <w:r>
        <w:rPr>
          <w:rStyle w:val="NormalTok"/>
        </w:rPr>
        <w:t xml:space="preserve">])</w:t>
      </w:r>
      <w:r>
        <w:br/>
      </w:r>
      <w:r>
        <w:rPr>
          <w:rStyle w:val="NormalTok"/>
        </w:rPr>
        <w:t xml:space="preserve">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max</w:t>
      </w:r>
      <w:r>
        <w:rPr>
          <w:rStyle w:val="NormalTok"/>
        </w:rPr>
        <w:t xml:space="preserve">(</w:t>
      </w:r>
      <w:r>
        <w:rPr>
          <w:rStyle w:val="DecValTok"/>
        </w:rPr>
        <w:t xml:space="preserve">0</w:t>
      </w:r>
      <w:r>
        <w:rPr>
          <w:rStyle w:val="NormalTok"/>
        </w:rPr>
        <w:t xml:space="preserve">, col1 </w:t>
      </w:r>
      <w:r>
        <w:rPr>
          <w:rStyle w:val="SpecialCharTok"/>
        </w:rPr>
        <w:t xml:space="preserve">-</w:t>
      </w:r>
      <w:r>
        <w:rPr>
          <w:rStyle w:val="NormalTok"/>
        </w:rPr>
        <w:t xml:space="preserve"> row2)</w:t>
      </w:r>
      <w:r>
        <w:rPr>
          <w:rStyle w:val="SpecialCharTok"/>
        </w:rPr>
        <w:t xml:space="preserve">:</w:t>
      </w:r>
      <w:r>
        <w:rPr>
          <w:rStyle w:val="FunctionTok"/>
        </w:rPr>
        <w:t xml:space="preserve">min</w:t>
      </w:r>
      <w:r>
        <w:rPr>
          <w:rStyle w:val="NormalTok"/>
        </w:rPr>
        <w:t xml:space="preserve">(row1, col1)</w:t>
      </w:r>
      <w:r>
        <w:br/>
      </w:r>
      <w:r>
        <w:rPr>
          <w:rStyle w:val="NormalTok"/>
        </w:rPr>
        <w:t xml:space="preserve">p_x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(x,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NormalTok"/>
        </w:rPr>
        <w:t xml:space="preserve">p_a </w:t>
      </w:r>
      <w:r>
        <w:rPr>
          <w:rStyle w:val="OtherTok"/>
        </w:rPr>
        <w:t xml:space="preserve">&lt;-</w:t>
      </w:r>
      <w:r>
        <w:rPr>
          <w:rStyle w:val="NormalTok"/>
        </w:rPr>
        <w:t xml:space="preserve"> </w:t>
      </w:r>
      <w:r>
        <w:rPr>
          <w:rStyle w:val="FunctionTok"/>
        </w:rPr>
        <w:t xml:space="preserve">dhyper</w:t>
      </w:r>
      <w:r>
        <w:rPr>
          <w:rStyle w:val="NormalTok"/>
        </w:rPr>
        <w:t xml:space="preserve">(a, </w:t>
      </w:r>
      <w:r>
        <w:rPr>
          <w:rStyle w:val="AttributeTok"/>
        </w:rPr>
        <w:t xml:space="preserve">m =</w:t>
      </w:r>
      <w:r>
        <w:rPr>
          <w:rStyle w:val="NormalTok"/>
        </w:rPr>
        <w:t xml:space="preserve"> row1, </w:t>
      </w:r>
      <w:r>
        <w:rPr>
          <w:rStyle w:val="AttributeTok"/>
        </w:rPr>
        <w:t xml:space="preserve">n =</w:t>
      </w:r>
      <w:r>
        <w:rPr>
          <w:rStyle w:val="NormalTok"/>
        </w:rPr>
        <w:t xml:space="preserve"> row2, </w:t>
      </w:r>
      <w:r>
        <w:rPr>
          <w:rStyle w:val="AttributeTok"/>
        </w:rPr>
        <w:t xml:space="preserve">k =</w:t>
      </w:r>
      <w:r>
        <w:rPr>
          <w:rStyle w:val="NormalTok"/>
        </w:rPr>
        <w:t xml:space="preserve"> col1)</w:t>
      </w:r>
      <w:r>
        <w:br/>
      </w:r>
      <w:r>
        <w:rPr>
          <w:rStyle w:val="FunctionTok"/>
        </w:rPr>
        <w:t xml:space="preserve">sum</w:t>
      </w:r>
      <w:r>
        <w:rPr>
          <w:rStyle w:val="NormalTok"/>
        </w:rPr>
        <w:t xml:space="preserve">(p_x[p_x </w:t>
      </w:r>
      <w:r>
        <w:rPr>
          <w:rStyle w:val="SpecialCharTok"/>
        </w:rPr>
        <w:t xml:space="preserve">&lt;=</w:t>
      </w:r>
      <w:r>
        <w:rPr>
          <w:rStyle w:val="NormalTok"/>
        </w:rPr>
        <w:t xml:space="preserve"> p_a </w:t>
      </w:r>
      <w:r>
        <w:rPr>
          <w:rStyle w:val="SpecialCharTok"/>
        </w:rPr>
        <w:t xml:space="preserve">*</w:t>
      </w:r>
      <w:r>
        <w:rPr>
          <w:rStyle w:val="NormalTok"/>
        </w:rPr>
        <w:t xml:space="preserve"> (</w:t>
      </w:r>
      <w:r>
        <w:rPr>
          <w:rStyle w:val="DecValTok"/>
        </w:rPr>
        <w:t xml:space="preserve">1</w:t>
      </w:r>
      <w:r>
        <w:rPr>
          <w:rStyle w:val="NormalTok"/>
        </w:rPr>
        <w:t xml:space="preserve"> </w:t>
      </w:r>
      <w:r>
        <w:rPr>
          <w:rStyle w:val="SpecialCharTok"/>
        </w:rPr>
        <w:t xml:space="preserve">+</w:t>
      </w:r>
      <w:r>
        <w:rPr>
          <w:rStyle w:val="NormalTok"/>
        </w:rPr>
        <w:t xml:space="preserve"> </w:t>
      </w:r>
      <w:r>
        <w:rPr>
          <w:rStyle w:val="FloatTok"/>
        </w:rPr>
        <w:t xml:space="preserve">1e-7</w:t>
      </w:r>
      <w:r>
        <w:rPr>
          <w:rStyle w:val="NormalTok"/>
        </w:rPr>
        <w:t xml:space="preserve">)])</w:t>
      </w:r>
      <w:r>
        <w:br/>
      </w:r>
      <w:r>
        <w:rPr>
          <w:rStyle w:val="CommentTok"/>
        </w:rPr>
        <w:t xml:space="preserve">#&gt; [1] 0.72528</w:t>
      </w:r>
    </w:p>
    <w:p>
      <w:pPr>
        <w:pStyle w:val="FirstParagraph"/>
      </w:pPr>
      <w:r>
        <w:t xml:space="preserve">The tolerance</w:t>
      </w:r>
      <w:r>
        <w:t xml:space="preserve"> </w:t>
      </w:r>
      <w:r>
        <w:rPr>
          <w:rStyle w:val="VerbatimChar"/>
        </w:rPr>
        <w:t xml:space="preserve">1e-7</w:t>
      </w:r>
      <w:r>
        <w:t xml:space="preserve"> </w:t>
      </w:r>
      <w:r>
        <w:t xml:space="preserve">keeps tables whose probability equals</w:t>
      </w:r>
      <w:r>
        <w:t xml:space="preserve"> </w:t>
      </w:r>
      <m:oMath>
        <m:r>
          <m:t>p</m:t>
        </m:r>
        <m:r>
          <m:rPr>
            <m:sty m:val="p"/>
          </m:rPr>
          <m:t>(</m:t>
        </m:r>
        <m:r>
          <m:t>a</m:t>
        </m:r>
        <m:r>
          <m:rPr>
            <m:sty m:val="p"/>
          </m:rPr>
          <m:t>)</m:t>
        </m:r>
      </m:oMath>
      <w:r>
        <w:t xml:space="preserve"> </w:t>
      </w:r>
      <w:r>
        <w:t xml:space="preserve">up to rounding error, as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does.</w:t>
      </w:r>
      <w:r>
        <w:t xml:space="preserve"> </w:t>
      </w:r>
      <w:r>
        <w:rPr>
          <w:rStyle w:val="VerbatimChar"/>
        </w:rPr>
        <w:t xml:space="preserve">fisher.test()</w:t>
      </w:r>
      <w:r>
        <w:t xml:space="preserve"> </w:t>
      </w:r>
      <w:r>
        <w:t xml:space="preserve">reports the same p-value:</w:t>
      </w:r>
    </w:p>
    <w:p>
      <w:pPr>
        <w:pStyle w:val="SourceCode"/>
      </w:pPr>
      <w:r>
        <w:rPr>
          <w:rStyle w:val="FunctionTok"/>
        </w:rPr>
        <w:t xml:space="preserve">fisher.test</w:t>
      </w:r>
      <w:r>
        <w:rPr>
          <w:rStyle w:val="NormalTok"/>
        </w:rPr>
        <w:t xml:space="preserve">(hers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exercise, hers</w:t>
      </w:r>
      <w:r>
        <w:rPr>
          <w:rStyle w:val="SpecialCharTok"/>
        </w:rPr>
        <w:t xml:space="preserve">$</w:t>
      </w:r>
      <w:r>
        <w:rPr>
          <w:rStyle w:val="NormalTok"/>
        </w:rPr>
        <w:t xml:space="preserve">HT)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 Fisher's Exact Test for Count Data</w:t>
      </w:r>
      <w:r>
        <w:br/>
      </w:r>
      <w:r>
        <w:rPr>
          <w:rStyle w:val="CommentTok"/>
        </w:rPr>
        <w:t xml:space="preserve">#&gt; </w:t>
      </w:r>
      <w:r>
        <w:br/>
      </w:r>
      <w:r>
        <w:rPr>
          <w:rStyle w:val="CommentTok"/>
        </w:rPr>
        <w:t xml:space="preserve">#&gt; data:  hers$exercise and hers$HT</w:t>
      </w:r>
      <w:r>
        <w:br/>
      </w:r>
      <w:r>
        <w:rPr>
          <w:rStyle w:val="CommentTok"/>
        </w:rPr>
        <w:t xml:space="preserve">#&gt; p-value = 0.725</w:t>
      </w:r>
      <w:r>
        <w:br/>
      </w:r>
      <w:r>
        <w:rPr>
          <w:rStyle w:val="CommentTok"/>
        </w:rPr>
        <w:t xml:space="preserve">#&gt; alternative hypothesis: true odds ratio is not equal to 1</w:t>
      </w:r>
      <w:r>
        <w:br/>
      </w:r>
      <w:r>
        <w:rPr>
          <w:rStyle w:val="CommentTok"/>
        </w:rPr>
        <w:t xml:space="preserve">#&gt; 95 percent confidence interval:</w:t>
      </w:r>
      <w:r>
        <w:br/>
      </w:r>
      <w:r>
        <w:rPr>
          <w:rStyle w:val="CommentTok"/>
        </w:rPr>
        <w:t xml:space="preserve">#&gt;  0.879664 1.202192</w:t>
      </w:r>
      <w:r>
        <w:br/>
      </w:r>
      <w:r>
        <w:rPr>
          <w:rStyle w:val="CommentTok"/>
        </w:rPr>
        <w:t xml:space="preserve">#&gt; sample estimates:</w:t>
      </w:r>
      <w:r>
        <w:br/>
      </w:r>
      <w:r>
        <w:rPr>
          <w:rStyle w:val="CommentTok"/>
        </w:rPr>
        <w:t xml:space="preserve">#&gt; odds ratio </w:t>
      </w:r>
      <w:r>
        <w:br/>
      </w:r>
      <w:r>
        <w:rPr>
          <w:rStyle w:val="CommentTok"/>
        </w:rPr>
        <w:t xml:space="preserve">#&gt;    1.02836</w:t>
      </w:r>
    </w:p>
    <w:p>
      <w:pPr>
        <w:pStyle w:val="FirstParagraph"/>
      </w:pPr>
      <w:r>
        <w:t xml:space="preserve">With counts this large,</w:t>
      </w:r>
      <w:r>
        <w:t xml:space="preserve"> </w:t>
      </w:r>
      <w:r>
        <w:t xml:space="preserve">the exact p-value is close to the chi-square p-value</w:t>
      </w:r>
      <w:r>
        <w:t xml:space="preserve"> </w:t>
      </w:r>
      <w:r>
        <w:t xml:space="preserve">of</w:t>
      </w:r>
      <w:r>
        <w:t xml:space="preserve"> </w:t>
      </w:r>
      <w:hyperlink w:anchor="exm-hers-chisq">
        <w:r>
          <w:rPr>
            <w:rStyle w:val="Hyperlink"/>
          </w:rPr>
          <w:t xml:space="preserve">Example 3</w:t>
        </w:r>
      </w:hyperlink>
      <w:r>
        <w:t xml:space="preserve">.</w:t>
      </w:r>
    </w:p>
    <w:bookmarkEnd w:id="27"/>
    <w:bookmarkEnd w:id="28"/>
    <w:bookmarkStart w:id="30" w:name="sec-2x2-measures"/>
    <w:p>
      <w:pPr>
        <w:pStyle w:val="Heading3"/>
      </w:pPr>
      <w:r>
        <w:t xml:space="preserve">2.4 Measures of association for</w:t>
      </w:r>
      <w:r>
        <w:t xml:space="preserve"> </w:t>
      </w:r>
      <m:oMath>
        <m:r>
          <m:t>2</m:t>
        </m:r>
        <m:r>
          <m:rPr>
            <m:sty m:val="p"/>
          </m:rPr>
          <m:t>×</m:t>
        </m:r>
        <m:r>
          <m:t>2</m:t>
        </m:r>
      </m:oMath>
      <w:r>
        <w:t xml:space="preserve"> </w:t>
      </w:r>
      <w:r>
        <w:t xml:space="preserve">tables</w:t>
      </w:r>
    </w:p>
    <w:p>
      <w:pPr>
        <w:pStyle w:val="FirstParagraph"/>
      </w:pPr>
      <w:r>
        <w:t xml:space="preserve">Tests of independence say whether two binary variables are associated,</w:t>
      </w:r>
      <w:r>
        <w:t xml:space="preserve"> </w:t>
      </w:r>
      <w:r>
        <w:t xml:space="preserve">but not how strongly.</w:t>
      </w:r>
      <w:r>
        <w:t xml:space="preserve"> </w:t>
      </w:r>
      <w:r>
        <w:t xml:space="preserve">Risk differences, risk ratios, and odds ratios measure the strength</w:t>
      </w:r>
      <w:r>
        <w:t xml:space="preserve"> </w:t>
      </w:r>
      <w:r>
        <w:t xml:space="preserve">of the association;</w:t>
      </w:r>
      <w:r>
        <w:t xml:space="preserve"> </w:t>
      </w:r>
      <w:r>
        <w:t xml:space="preserve">see</w:t>
      </w:r>
      <w:r>
        <w:t xml:space="preserve"> </w:t>
      </w:r>
      <w:hyperlink r:id="rId29">
        <w:r>
          <w:rPr>
            <w:rStyle w:val="Hyperlink"/>
          </w:rPr>
          <w:t xml:space="preserve">Odds Ratios and Relative Risks</w:t>
        </w:r>
      </w:hyperlink>
      <w:r>
        <w:t xml:space="preserve">.</w:t>
      </w:r>
    </w:p>
    <w:bookmarkEnd w:id="30"/>
    <w:bookmarkEnd w:id="31"/>
    <w:bookmarkStart w:id="36" w:name="references"/>
    <w:p>
      <w:pPr>
        <w:pStyle w:val="Heading2"/>
      </w:pPr>
      <w:r>
        <w:t xml:space="preserve">References</w:t>
      </w:r>
    </w:p>
    <w:bookmarkStart w:id="35" w:name="refs"/>
    <w:bookmarkStart w:id="32" w:name="ref-hoggtanis2015"/>
    <w:p>
      <w:pPr>
        <w:pStyle w:val="Bibliography"/>
      </w:pPr>
      <w:r>
        <w:t xml:space="preserve">Hogg, Robert V., Elliot A. Tanis, and Dale L. Zimmerman. 2019.</w:t>
      </w:r>
      <w:r>
        <w:t xml:space="preserve"> </w:t>
      </w:r>
      <w:r>
        <w:rPr>
          <w:i/>
          <w:iCs/>
        </w:rPr>
        <w:t xml:space="preserve">Probability and Statistical Inference</w:t>
      </w:r>
      <w:r>
        <w:t xml:space="preserve">. Tenth edition. Pearson.</w:t>
      </w:r>
    </w:p>
    <w:bookmarkEnd w:id="32"/>
    <w:bookmarkStart w:id="34" w:name="ref-vittinghoff2e"/>
    <w:p>
      <w:pPr>
        <w:pStyle w:val="Bibliography"/>
      </w:pPr>
      <w:r>
        <w:t xml:space="preserve">Vittinghoff, Eric, David V Glidden, Stephen C Shiboski, and Charles E McCulloch. 2012.</w:t>
      </w:r>
      <w:r>
        <w:t xml:space="preserve"> </w:t>
      </w:r>
      <w:r>
        <w:rPr>
          <w:i/>
          <w:iCs/>
        </w:rPr>
        <w:t xml:space="preserve">Regression Methods in Biostatistics: Linear, Logistic, Survival, and Repeated Measures Models</w:t>
      </w:r>
      <w:r>
        <w:t xml:space="preserve">. 2nd ed. Springer.</w:t>
      </w:r>
      <w:r>
        <w:t xml:space="preserve"> </w:t>
      </w:r>
      <w:hyperlink r:id="rId33">
        <w:r>
          <w:rPr>
            <w:rStyle w:val="Hyperlink"/>
          </w:rPr>
          <w:t xml:space="preserve">https://doi.org/10.1007/978-1-4614-1353-0</w:t>
        </w:r>
      </w:hyperlink>
      <w:r>
        <w:t xml:space="preserve">.</w:t>
      </w:r>
    </w:p>
    <w:bookmarkEnd w:id="34"/>
    <w:bookmarkEnd w:id="35"/>
    <w:bookmarkEnd w:id="36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num w:numId="1000">
    <w:abstractNumId w:val="990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  <w:trackRevisions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  <w:shd w:val="clear" w:fill="f1f3f5"/>
    </w:pPr>
  </w:style>
  <w:style w:type="character" w:customStyle="1" w:styleId="KeywordTok">
    <w:name w:val="KeywordTok"/>
    <w:basedOn w:val="VerbatimChar"/>
    <w:rPr>
      <w:b/>
      <w:color w:val="003b4f"/>
      <w:shd w:val="clear" w:fill="f1f3f5"/>
    </w:rPr>
  </w:style>
  <w:style w:type="character" w:customStyle="1" w:styleId="DataTypeTok">
    <w:name w:val="DataTypeTok"/>
    <w:basedOn w:val="VerbatimChar"/>
    <w:rPr>
      <w:color w:val="ad0000"/>
      <w:shd w:val="clear" w:fill="f1f3f5"/>
    </w:rPr>
  </w:style>
  <w:style w:type="character" w:customStyle="1" w:styleId="DecValTok">
    <w:name w:val="DecValTok"/>
    <w:basedOn w:val="VerbatimChar"/>
    <w:rPr>
      <w:color w:val="ad0000"/>
      <w:shd w:val="clear" w:fill="f1f3f5"/>
    </w:rPr>
  </w:style>
  <w:style w:type="character" w:customStyle="1" w:styleId="BaseNTok">
    <w:name w:val="BaseNTok"/>
    <w:basedOn w:val="VerbatimChar"/>
    <w:rPr>
      <w:color w:val="ad0000"/>
      <w:shd w:val="clear" w:fill="f1f3f5"/>
    </w:rPr>
  </w:style>
  <w:style w:type="character" w:customStyle="1" w:styleId="FloatTok">
    <w:name w:val="FloatTok"/>
    <w:basedOn w:val="VerbatimChar"/>
    <w:rPr>
      <w:color w:val="ad0000"/>
      <w:shd w:val="clear" w:fill="f1f3f5"/>
    </w:rPr>
  </w:style>
  <w:style w:type="character" w:customStyle="1" w:styleId="ConstantTok">
    <w:name w:val="ConstantTok"/>
    <w:basedOn w:val="VerbatimChar"/>
    <w:rPr>
      <w:color w:val="8f5902"/>
      <w:shd w:val="clear" w:fill="f1f3f5"/>
    </w:rPr>
  </w:style>
  <w:style w:type="character" w:customStyle="1" w:styleId="CharTok">
    <w:name w:val="CharTok"/>
    <w:basedOn w:val="VerbatimChar"/>
    <w:rPr>
      <w:color w:val="20794d"/>
      <w:shd w:val="clear" w:fill="f1f3f5"/>
    </w:rPr>
  </w:style>
  <w:style w:type="character" w:customStyle="1" w:styleId="SpecialCharTok">
    <w:name w:val="SpecialCharTok"/>
    <w:basedOn w:val="VerbatimChar"/>
    <w:rPr>
      <w:color w:val="5e5e5e"/>
      <w:shd w:val="clear" w:fill="f1f3f5"/>
    </w:rPr>
  </w:style>
  <w:style w:type="character" w:customStyle="1" w:styleId="StringTok">
    <w:name w:val="StringTok"/>
    <w:basedOn w:val="VerbatimChar"/>
    <w:rPr>
      <w:color w:val="20794d"/>
      <w:shd w:val="clear" w:fill="f1f3f5"/>
    </w:rPr>
  </w:style>
  <w:style w:type="character" w:customStyle="1" w:styleId="VerbatimStringTok">
    <w:name w:val="VerbatimStringTok"/>
    <w:basedOn w:val="VerbatimChar"/>
    <w:rPr>
      <w:color w:val="20794d"/>
      <w:shd w:val="clear" w:fill="f1f3f5"/>
    </w:rPr>
  </w:style>
  <w:style w:type="character" w:customStyle="1" w:styleId="SpecialStringTok">
    <w:name w:val="SpecialStringTok"/>
    <w:basedOn w:val="VerbatimChar"/>
    <w:rPr>
      <w:color w:val="20794d"/>
      <w:shd w:val="clear" w:fill="f1f3f5"/>
    </w:rPr>
  </w:style>
  <w:style w:type="character" w:customStyle="1" w:styleId="ImportTok">
    <w:name w:val="ImportTok"/>
    <w:basedOn w:val="VerbatimChar"/>
    <w:rPr>
      <w:color w:val="00769e"/>
      <w:shd w:val="clear" w:fill="f1f3f5"/>
    </w:rPr>
  </w:style>
  <w:style w:type="character" w:customStyle="1" w:styleId="CommentTok">
    <w:name w:val="CommentTok"/>
    <w:basedOn w:val="VerbatimChar"/>
    <w:rPr>
      <w:color w:val="5e5e5e"/>
      <w:shd w:val="clear" w:fill="f1f3f5"/>
    </w:rPr>
  </w:style>
  <w:style w:type="character" w:customStyle="1" w:styleId="DocumentationTok">
    <w:name w:val="DocumentationTok"/>
    <w:basedOn w:val="VerbatimChar"/>
    <w:rPr>
      <w:i/>
      <w:color w:val="5e5e5e"/>
      <w:shd w:val="clear" w:fill="f1f3f5"/>
    </w:rPr>
  </w:style>
  <w:style w:type="character" w:customStyle="1" w:styleId="AnnotationTok">
    <w:name w:val="AnnotationTok"/>
    <w:basedOn w:val="VerbatimChar"/>
    <w:rPr>
      <w:color w:val="5e5e5e"/>
      <w:shd w:val="clear" w:fill="f1f3f5"/>
    </w:rPr>
  </w:style>
  <w:style w:type="character" w:customStyle="1" w:styleId="CommentVarTok">
    <w:name w:val="CommentVarTok"/>
    <w:basedOn w:val="VerbatimChar"/>
    <w:rPr>
      <w:i/>
      <w:color w:val="5e5e5e"/>
      <w:shd w:val="clear" w:fill="f1f3f5"/>
    </w:rPr>
  </w:style>
  <w:style w:type="character" w:customStyle="1" w:styleId="OtherTok">
    <w:name w:val="OtherTok"/>
    <w:basedOn w:val="VerbatimChar"/>
    <w:rPr>
      <w:color w:val="003b4f"/>
      <w:shd w:val="clear" w:fill="f1f3f5"/>
    </w:rPr>
  </w:style>
  <w:style w:type="character" w:customStyle="1" w:styleId="FunctionTok">
    <w:name w:val="FunctionTok"/>
    <w:basedOn w:val="VerbatimChar"/>
    <w:rPr>
      <w:color w:val="4758ab"/>
      <w:shd w:val="clear" w:fill="f1f3f5"/>
    </w:rPr>
  </w:style>
  <w:style w:type="character" w:customStyle="1" w:styleId="VariableTok">
    <w:name w:val="VariableTok"/>
    <w:basedOn w:val="VerbatimChar"/>
    <w:rPr>
      <w:color w:val="111111"/>
      <w:shd w:val="clear" w:fill="f1f3f5"/>
    </w:rPr>
  </w:style>
  <w:style w:type="character" w:customStyle="1" w:styleId="ControlFlowTok">
    <w:name w:val="ControlFlowTok"/>
    <w:basedOn w:val="VerbatimChar"/>
    <w:rPr>
      <w:b/>
      <w:color w:val="003b4f"/>
      <w:shd w:val="clear" w:fill="f1f3f5"/>
    </w:rPr>
  </w:style>
  <w:style w:type="character" w:customStyle="1" w:styleId="OperatorTok">
    <w:name w:val="OperatorTok"/>
    <w:basedOn w:val="VerbatimChar"/>
    <w:rPr>
      <w:color w:val="5e5e5e"/>
      <w:shd w:val="clear" w:fill="f1f3f5"/>
    </w:rPr>
  </w:style>
  <w:style w:type="character" w:customStyle="1" w:styleId="BuiltInTok">
    <w:name w:val="BuiltInTok"/>
    <w:basedOn w:val="VerbatimChar"/>
    <w:rPr>
      <w:color w:val="003b4f"/>
      <w:shd w:val="clear" w:fill="f1f3f5"/>
    </w:rPr>
  </w:style>
  <w:style w:type="character" w:customStyle="1" w:styleId="ExtensionTok">
    <w:name w:val="ExtensionTok"/>
    <w:basedOn w:val="VerbatimChar"/>
    <w:rPr>
      <w:color w:val="003b4f"/>
      <w:shd w:val="clear" w:fill="f1f3f5"/>
    </w:rPr>
  </w:style>
  <w:style w:type="character" w:customStyle="1" w:styleId="PreprocessorTok">
    <w:name w:val="PreprocessorTok"/>
    <w:basedOn w:val="VerbatimChar"/>
    <w:rPr>
      <w:color w:val="ad0000"/>
      <w:shd w:val="clear" w:fill="f1f3f5"/>
    </w:rPr>
  </w:style>
  <w:style w:type="character" w:customStyle="1" w:styleId="AttributeTok">
    <w:name w:val="AttributeTok"/>
    <w:basedOn w:val="VerbatimChar"/>
    <w:rPr>
      <w:color w:val="657422"/>
      <w:shd w:val="clear" w:fill="f1f3f5"/>
    </w:rPr>
  </w:style>
  <w:style w:type="character" w:customStyle="1" w:styleId="RegionMarkerTok">
    <w:name w:val="RegionMarkerTok"/>
    <w:basedOn w:val="VerbatimChar"/>
    <w:rPr>
      <w:color w:val="003b4f"/>
      <w:shd w:val="clear" w:fill="f1f3f5"/>
    </w:rPr>
  </w:style>
  <w:style w:type="character" w:customStyle="1" w:styleId="InformationTok">
    <w:name w:val="InformationTok"/>
    <w:basedOn w:val="VerbatimChar"/>
    <w:rPr>
      <w:color w:val="5e5e5e"/>
      <w:shd w:val="clear" w:fill="f1f3f5"/>
    </w:rPr>
  </w:style>
  <w:style w:type="character" w:customStyle="1" w:styleId="WarningTok">
    <w:name w:val="WarningTok"/>
    <w:basedOn w:val="VerbatimChar"/>
    <w:rPr>
      <w:i/>
      <w:color w:val="5e5e5e"/>
      <w:shd w:val="clear" w:fill="f1f3f5"/>
    </w:rPr>
  </w:style>
  <w:style w:type="character" w:customStyle="1" w:styleId="AlertTok">
    <w:name w:val="AlertTok"/>
    <w:basedOn w:val="VerbatimChar"/>
    <w:rPr>
      <w:color w:val="ad0000"/>
      <w:shd w:val="clear" w:fill="f1f3f5"/>
    </w:rPr>
  </w:style>
  <w:style w:type="character" w:customStyle="1" w:styleId="ErrorTok">
    <w:name w:val="ErrorTok"/>
    <w:basedOn w:val="VerbatimChar"/>
    <w:rPr>
      <w:color w:val="ad0000"/>
      <w:shd w:val="clear" w:fill="f1f3f5"/>
    </w:rPr>
  </w:style>
  <w:style w:type="character" w:customStyle="1" w:styleId="NormalTok">
    <w:name w:val="NormalTok"/>
    <w:basedOn w:val="VerbatimChar"/>
    <w:rPr>
      <w:color w:val="003b4f"/>
      <w:shd w:val="clear" w:fill="f1f3f5"/>
    </w:rPr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numbering" Target="numbering.xml"/><Relationship Id="rId7" Type="http://schemas.openxmlformats.org/officeDocument/2006/relationships/styles" Target="styles.xml"/><Relationship Id="rId6" Type="http://schemas.openxmlformats.org/officeDocument/2006/relationships/settings" Target="settings.xml"/><Relationship Id="rId5" Type="http://schemas.openxmlformats.org/officeDocument/2006/relationships/webSettings" Target="webSettings.xml"/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footnotes" Target="footnotes.xml"/><Relationship Id="rId1" Type="http://schemas.openxmlformats.org/officeDocument/2006/relationships/comments" Target="comments.xml"/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_rels/footnotes.xml.rels><?xml version='1.0' encoding='UTF-8' standalone='yes'?>
<Relationships xmlns="http://schemas.openxmlformats.org/package/2006/relationships"><Relationship Id="rId10" Type="http://schemas.openxmlformats.org/officeDocument/2006/relationships/hyperlink" Target="basic-statistical-methods.qmd#sec-hers-intro" TargetMode="External"/><Relationship Id="rId12" Type="http://schemas.openxmlformats.org/officeDocument/2006/relationships/hyperlink" Target="exploratory-descriptive.qmd#def-contingency-table" TargetMode="External"/><Relationship Id="rId33" Type="http://schemas.openxmlformats.org/officeDocument/2006/relationships/hyperlink" Target="https://doi.org/10.1007/978-1-4614-1353-0" TargetMode="External"/><Relationship Id="rId29" Type="http://schemas.openxmlformats.org/officeDocument/2006/relationships/hyperlink" Target="https://morrison-lab.github.io/rme/chapters/binary-outcome-associations.html#sec-OR-RR" TargetMode="External"/><Relationship Id="rId18" Type="http://schemas.openxmlformats.org/officeDocument/2006/relationships/hyperlink" Target="inference.qmd#def-chi-square-dist" TargetMode="External"/><Relationship Id="rId9" Type="http://schemas.openxmlformats.org/officeDocument/2006/relationships/hyperlink" Target="inference.qmd#sec-reference-distributions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Comparing Proportions</dc:title>
  <dc:creator/>
  <cp:keywords/>
  <dcterms:created xsi:type="dcterms:W3CDTF">2026-10-15T16:43:39Z</dcterms:created>
  <dcterms:modified xsi:type="dcterms:W3CDTF">2026-10-15T16:43:39Z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biblio-config">
    <vt:lpwstr>True</vt:lpwstr>
  </property>
  <property fmtid="{D5CDD505-2E9C-101B-9397-08002B2CF9AE}" pid="3" name="bibliography">
    <vt:lpwstr/>
  </property>
  <property fmtid="{D5CDD505-2E9C-101B-9397-08002B2CF9AE}" pid="4" name="callouty-theorem">
    <vt:lpwstr/>
  </property>
  <property fmtid="{D5CDD505-2E9C-101B-9397-08002B2CF9AE}" pid="5" name="custom-callout">
    <vt:lpwstr/>
  </property>
  <property fmtid="{D5CDD505-2E9C-101B-9397-08002B2CF9AE}" pid="6" name="date">
    <vt:lpwstr>Last modified: 2026-10-15 09:31:11 (PDT)</vt:lpwstr>
  </property>
  <property fmtid="{D5CDD505-2E9C-101B-9397-08002B2CF9AE}" pid="7" name="date-format">
    <vt:lpwstr>[Last modified:] YYYY-MM-DD HH:mm:ss (z)</vt:lpwstr>
  </property>
  <property fmtid="{D5CDD505-2E9C-101B-9397-08002B2CF9AE}" pid="8" name="editor">
    <vt:lpwstr/>
  </property>
  <property fmtid="{D5CDD505-2E9C-101B-9397-08002B2CF9AE}" pid="9" name="editor_options">
    <vt:lpwstr/>
  </property>
  <property fmtid="{D5CDD505-2E9C-101B-9397-08002B2CF9AE}" pid="10" name="header-includes">
    <vt:lpwstr/>
  </property>
  <property fmtid="{D5CDD505-2E9C-101B-9397-08002B2CF9AE}" pid="11" name="include-after">
    <vt:lpwstr/>
  </property>
  <property fmtid="{D5CDD505-2E9C-101B-9397-08002B2CF9AE}" pid="12" name="include-before">
    <vt:lpwstr/>
  </property>
  <property fmtid="{D5CDD505-2E9C-101B-9397-08002B2CF9AE}" pid="13" name="knitr">
    <vt:lpwstr/>
  </property>
  <property fmtid="{D5CDD505-2E9C-101B-9397-08002B2CF9AE}" pid="14" name="labels">
    <vt:lpwstr/>
  </property>
  <property fmtid="{D5CDD505-2E9C-101B-9397-08002B2CF9AE}" pid="15" name="number-depth">
    <vt:lpwstr>4</vt:lpwstr>
  </property>
  <property fmtid="{D5CDD505-2E9C-101B-9397-08002B2CF9AE}" pid="16" name="toc-title">
    <vt:lpwstr>Table of contents</vt:lpwstr>
  </property>
</Properties>
</file>