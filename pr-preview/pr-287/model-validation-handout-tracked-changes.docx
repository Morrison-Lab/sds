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69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1" w:name="def-model-family"/>
    <w:p>
      <w:pPr>
        <w:pStyle w:val="BodyText"/>
      </w:pPr>
      <w:r>
        <w:rPr>
          <w:b/>
          <w:bCs/>
        </w:rPr>
        <w:t xml:space="preserve">Definition 5 (Model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21"/>
    <w:bookmarkStart w:id="22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prediction,</w:t>
      </w:r>
      <w:r>
        <w:t xml:space="preserve"> </w:t>
      </w:r>
      <w:r>
        <w:t xml:space="preserve">and the members differ in their coefficients.</w:t>
      </w:r>
    </w:p>
    <w:bookmarkEnd w:id="22"/>
    <w:bookmarkStart w:id="24" w:name="def-objective-function"/>
    <w:p>
      <w:pPr>
        <w:pStyle w:val="BodyText"/>
      </w:pPr>
      <w:r>
        <w:rPr>
          <w:b/>
          <w:bCs/>
        </w:rPr>
        <w:t xml:space="preserve">Definition 6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3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6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6"/>
    <w:bookmarkStart w:id="28" w:name="def-optimization-algorithm"/>
    <w:p>
      <w:pPr>
        <w:pStyle w:val="BodyText"/>
      </w:pPr>
      <w:r>
        <w:rPr>
          <w:b/>
          <w:bCs/>
        </w:rPr>
        <w:t xml:space="preserve">Definition 7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7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0"/>
    <w:bookmarkStart w:id="31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1"/>
    <w:bookmarkStart w:id="32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2"/>
    <w:bookmarkStart w:id="33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3"/>
    <w:bookmarkStart w:id="35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5"/>
    <w:bookmarkStart w:id="36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6"/>
    <w:bookmarkStart w:id="37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7"/>
    <w:bookmarkStart w:id="40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38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39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0"/>
    <w:bookmarkStart w:id="41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1"/>
    <w:bookmarkStart w:id="43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2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2"/>
    </w:p>
    <w:bookmarkEnd w:id="43"/>
    <w:bookmarkStart w:id="44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4"/>
    <w:bookmarkStart w:id="46" w:name="def-prediction-rule"/>
    <w:p>
      <w:pPr>
        <w:pStyle w:val="BodyText"/>
      </w:pPr>
      <w:r>
        <w:rPr>
          <w:b/>
          <w:bCs/>
        </w:rPr>
        <w:t xml:space="preserve">Definition 13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50" w:name="def-new-observation"/>
    <w:p>
      <w:pPr>
        <w:pStyle w:val="FirstParagraph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4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4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0"/>
    <w:bookmarkStart w:id="51" w:name="exm-new-observation"/>
    <w:p>
      <w:pPr>
        <w:pStyle w:val="BodyText"/>
      </w:pPr>
      <w:r>
        <w:rPr>
          <w:b/>
          <w:bCs/>
        </w:rPr>
        <w:t xml:space="preserve">Example 10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1"/>
    <w:bookmarkStart w:id="54" w:name="def-observation-loss"/>
    <w:p>
      <w:pPr>
        <w:pStyle w:val="BodyText"/>
      </w:pPr>
      <w:r>
        <w:rPr>
          <w:b/>
          <w:bCs/>
        </w:rPr>
        <w:t xml:space="preserve">Definition 15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54"/>
    <w:bookmarkStart w:id="56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56"/>
    <w:bookmarkStart w:id="58" w:name="def-generalization-error"/>
    <w:p>
      <w:pPr>
        <w:pStyle w:val="BodyText"/>
      </w:pPr>
      <w:r>
        <w:rPr>
          <w:b/>
          <w:bCs/>
        </w:rPr>
        <w:t xml:space="preserve">Definition 16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5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59"/>
    <w:bookmarkStart w:id="61" w:name="def-held-out-set"/>
    <w:p>
      <w:pPr>
        <w:pStyle w:val="BodyText"/>
      </w:pPr>
      <w:r>
        <w:rPr>
          <w:b/>
          <w:bCs/>
        </w:rPr>
        <w:t xml:space="preserve">Definition 17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2"/>
    <w:bookmarkStart w:id="65" w:name="def-prediction-rmse"/>
    <w:p>
      <w:pPr>
        <w:pStyle w:val="BodyText"/>
      </w:pPr>
      <w:r>
        <w:rPr>
          <w:b/>
          <w:bCs/>
        </w:rPr>
        <w:t xml:space="preserve">Definition 18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7" w:name="def-training-mse"/>
    <w:p>
      <w:pPr>
        <w:pStyle w:val="FirstParagraph"/>
      </w:pPr>
      <w:r>
        <w:rPr>
          <w:b/>
          <w:bCs/>
        </w:rPr>
        <w:t xml:space="preserve">Definition 19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6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68"/>
    <w:bookmarkEnd w:id="69"/>
    <w:bookmarkStart w:id="74" w:name="overfitting"/>
    <w:p>
      <w:pPr>
        <w:pStyle w:val="Heading2"/>
      </w:pPr>
      <w:r>
        <w:t xml:space="preserve">3 Overfitting</w:t>
      </w:r>
    </w:p>
    <w:bookmarkStart w:id="7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0"/>
    <w:bookmarkStart w:id="7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1"/>
    <w:bookmarkStart w:id="72" w:name="def-overfitting"/>
    <w:p>
      <w:pPr>
        <w:pStyle w:val="FirstParagraph"/>
      </w:pPr>
      <w:r>
        <w:rPr>
          <w:b/>
          <w:bCs/>
        </w:rPr>
        <w:t xml:space="preserve">Definition 20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2"/>
    <w:bookmarkStart w:id="73" w:name="exm-overfitting-polynomial-cars"/>
    <w:p>
      <w:pPr>
        <w:pStyle w:val="BodyText"/>
      </w:pPr>
      <w:r>
        <w:rPr>
          <w:b/>
          <w:bCs/>
        </w:rPr>
        <w:t xml:space="preserve">Example 11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3"/>
    <w:bookmarkEnd w:id="74"/>
    <w:bookmarkStart w:id="136" w:name="sec-generalization-error"/>
    <w:p>
      <w:pPr>
        <w:pStyle w:val="Heading2"/>
      </w:pPr>
      <w:r>
        <w:t xml:space="preserve">4 Generalization error</w:t>
      </w:r>
    </w:p>
    <w:bookmarkStart w:id="7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5"/>
    <w:bookmarkStart w:id="7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76"/>
    <w:bookmarkStart w:id="78" w:name="def-expected-generalization-error"/>
    <w:p>
      <w:pPr>
        <w:pStyle w:val="FirstParagraph"/>
      </w:pPr>
      <w:r>
        <w:rPr>
          <w:b/>
          <w:bCs/>
        </w:rPr>
        <w:t xml:space="preserve">Definition 21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7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7"/>
    </w:p>
    <w:bookmarkEnd w:id="78"/>
    <w:bookmarkStart w:id="79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79"/>
    <w:bookmarkStart w:id="81" w:name="def-mean-function"/>
    <w:p>
      <w:pPr>
        <w:pStyle w:val="BodyText"/>
      </w:pPr>
      <w:r>
        <w:rPr>
          <w:b/>
          <w:bCs/>
        </w:rPr>
        <w:t xml:space="preserve">Definition 22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8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epl"/>
    <w:p>
      <w:pPr>
        <w:pStyle w:val="FirstParagraph"/>
      </w:pPr>
      <w:r>
        <w:rPr>
          <w:b/>
          <w:bCs/>
        </w:rPr>
        <w:t xml:space="preserve">Definition 23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84"/>
    <w:bookmarkStart w:id="86" w:name="def-epe"/>
    <w:p>
      <w:pPr>
        <w:pStyle w:val="BodyText"/>
      </w:pPr>
      <w:r>
        <w:rPr>
          <w:b/>
          <w:bCs/>
        </w:rPr>
        <w:t xml:space="preserve">Definition 24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88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8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88"/>
    <w:bookmarkStart w:id="89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89"/>
    <w:bookmarkStart w:id="9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90"/>
    <w:bookmarkStart w:id="9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14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9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requires.</w:t>
      </w:r>
    </w:p>
    <w:bookmarkEnd w:id="92"/>
    <w:bookmarkStart w:id="9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96" w:name="def-average-fit"/>
    <w:p>
      <w:pPr>
        <w:pStyle w:val="BodyText"/>
      </w:pPr>
      <w:r>
        <w:rPr>
          <w:b/>
          <w:bCs/>
        </w:rPr>
        <w:t xml:space="preserve">Definition 25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95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97" w:name="exm-average-fit"/>
    <w:p>
      <w:pPr>
        <w:pStyle w:val="BodyText"/>
      </w:pPr>
      <w:r>
        <w:rPr>
          <w:b/>
          <w:bCs/>
        </w:rPr>
        <w:t xml:space="preserve">Example 12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101" w:name="def-prediction-bias"/>
    <w:p>
      <w:pPr>
        <w:pStyle w:val="FirstParagraph"/>
      </w:pPr>
      <w:r>
        <w:rPr>
          <w:b/>
          <w:bCs/>
        </w:rPr>
        <w:t xml:space="preserve">Definition 26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9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0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In expected prediction error decompositions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(James et al. 2021, sec. 2.2.2)</w:delText>
        </w:r>
      </w:del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the bias reflects the error introduced by approximating a real-world relationship by a model.</w:delText>
        </w:r>
      </w:del>
    </w:p>
    <w:p>
      <w:pPr>
        <w:pStyle w:val="FirstParagraph"/>
      </w:pPr>
      <w:ins w:id="11" w:author="PR Preview" w:date="2026-01-01T00:00:00Z">
        <w:r>
          <w:rPr>
            <w:i/>
            <w:iCs/>
          </w:rPr>
          <w:t xml:space="preserve">Remark</w:t>
        </w:r>
      </w:ins>
      <w:ins w:id="12" w:author="PR Preview" w:date="2026-01-01T00:00:00Z">
        <w:r>
          <w:t xml:space="preserve">. </w:t>
        </w:r>
      </w:ins>
      <w:ins w:id="13" w:author="PR Preview" w:date="2026-01-01T00:00:00Z">
        <w:r>
          <w:t xml:space="preserve">In expected prediction error decompositions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(James et al. 2021, sec. 2.2.2)</w:t>
        </w:r>
      </w:ins>
      <w:ins w:id="16" w:author="PR Preview" w:date="2026-01-01T00:00:00Z">
        <w:r>
          <w:t xml:space="preserve">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the bias reflects the approximation error that comes from approximating a real-world relationship by a model.</w:t>
        </w:r>
      </w:ins>
    </w:p>
    <w:bookmarkStart w:id="102" w:name="exm-prediction-bias"/>
    <w:p>
      <w:pPr>
        <w:pStyle w:val="BodyText"/>
      </w:pPr>
      <w:r>
        <w:rPr>
          <w:b/>
          <w:bCs/>
        </w:rPr>
        <w:t xml:space="preserve">Example 13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02"/>
    <w:bookmarkStart w:id="10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03"/>
    <w:bookmarkStart w:id="10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04"/>
    <w:bookmarkStart w:id="10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05"/>
    <w:bookmarkStart w:id="10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0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09"/>
    <w:bookmarkStart w:id="11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10"/>
    <w:bookmarkStart w:id="11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1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13"/>
    <w:bookmarkStart w:id="11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1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16" w:name="def-irreducible-error"/>
    <w:p>
      <w:pPr>
        <w:pStyle w:val="FirstParagraph"/>
      </w:pPr>
      <w:r>
        <w:rPr>
          <w:b/>
          <w:bCs/>
        </w:rPr>
        <w:t xml:space="preserve">Definition 27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18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1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5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del w:id="19" w:author="PR Preview" w:date="2026-01-01T00:00:00Z">
        <w:r>
          <w:delText xml:space="preserve">The argument</w:delText>
        </w:r>
      </w:del>
      <w:del w:id="20" w:author="PR Preview" w:date="2026-01-01T00:00:00Z">
        <w:r>
          <w:delText xml:space="preserve"> </w:delText>
        </w:r>
      </w:del>
      <m:oMath>
        <m:r>
          <m:t>n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of the</w:delText>
        </w:r>
      </w:del>
      <w:del w:id="23" w:author="PR Preview" w:date="2026-01-01T00:00:00Z">
        <w:r>
          <w:delText xml:space="preserve"> </w:delText>
        </w:r>
      </w:del>
      <w:hyperlink w:anchor="def-expected-generalization-error">
        <w:del w:id="24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2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of a fitting procedure</w:delText>
        </w:r>
      </w:del>
      <w:del w:id="28" w:author="PR Preview" w:date="2026-01-01T00:00:00Z">
        <w:r>
          <w:delText xml:space="preserve"> </w:delText>
        </w:r>
      </w:del>
      <m:oMath>
        <m:r>
          <m:t>g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records that it depends on how many observations each training set has.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By</w:delText>
        </w:r>
      </w:del>
      <w:del w:id="33" w:author="PR Preview" w:date="2026-01-01T00:00:00Z">
        <w:r>
          <w:delText xml:space="preserve"> </w:delText>
        </w:r>
      </w:del>
      <w:hyperlink w:anchor="thm-expected-error-epe">
        <w:del w:id="34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35" w:author="PR Preview" w:date="2026-01-01T00:00:00Z">
        <w:r>
          <w:delText xml:space="preserve">,</w:delText>
        </w:r>
      </w:del>
      <w:del w:id="36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averages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the expected prediction error at each covariate value,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and</w:delText>
        </w:r>
      </w:del>
      <w:del w:id="43" w:author="PR Preview" w:date="2026-01-01T00:00:00Z">
        <w:r>
          <w:delText xml:space="preserve"> </w:delText>
        </w:r>
      </w:del>
      <w:hyperlink w:anchor="thm-epe-decomposition">
        <w:del w:id="44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splits that error, under squared-error loss,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into a squared bias, a variance and a noise variance.</w:delText>
        </w:r>
      </w:del>
    </w:p>
    <w:p>
      <w:pPr>
        <w:pStyle w:val="BodyText"/>
      </w:pPr>
      <w:ins w:id="49" w:author="PR Preview" w:date="2026-01-01T00:00:00Z">
        <w:r>
          <w:t xml:space="preserve">The argument</w:t>
        </w:r>
      </w:ins>
      <w:ins w:id="50" w:author="PR Preview" w:date="2026-01-01T00:00:00Z">
        <w:r>
          <w:t xml:space="preserve"> </w:t>
        </w:r>
      </w:ins>
      <m:oMath>
        <m:r>
          <m:t>n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of the</w:t>
        </w:r>
      </w:ins>
      <w:ins w:id="53" w:author="PR Preview" w:date="2026-01-01T00:00:00Z">
        <w:r>
          <w:t xml:space="preserve"> </w:t>
        </w:r>
      </w:ins>
      <w:hyperlink w:anchor="def-expected-generalization-error">
        <w:ins w:id="54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5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of a fitting procedure</w:t>
        </w:r>
      </w:ins>
      <w:ins w:id="58" w:author="PR Preview" w:date="2026-01-01T00:00:00Z">
        <w:r>
          <w:t xml:space="preserve"> </w:t>
        </w:r>
      </w:ins>
      <m:oMath>
        <m:r>
          <m:t>g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records that it depends on how many observations each training set has.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By</w:t>
        </w:r>
      </w:ins>
      <w:ins w:id="63" w:author="PR Preview" w:date="2026-01-01T00:00:00Z">
        <w:r>
          <w:t xml:space="preserve"> </w:t>
        </w:r>
      </w:ins>
      <w:hyperlink w:anchor="thm-expected-error-epe">
        <w:ins w:id="64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averages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the expected prediction error at each covariate value,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</w:t>
        </w:r>
      </w:ins>
      <w:ins w:id="73" w:author="PR Preview" w:date="2026-01-01T00:00:00Z">
        <w:r>
          <w:t xml:space="preserve"> </w:t>
        </w:r>
      </w:ins>
      <w:hyperlink w:anchor="thm-epe-decomposition">
        <w:ins w:id="74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splits each of those expected prediction errors,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under squared-error loss,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into a squared bias, a variance and a noise variance.</w:t>
        </w:r>
      </w:ins>
    </w:p>
    <w:bookmarkEnd w:id="118"/>
    <w:bookmarkStart w:id="120" w:name="def-flexibility"/>
    <w:p>
      <w:pPr>
        <w:pStyle w:val="BodyText"/>
      </w:pPr>
      <w:r>
        <w:rPr>
          <w:b/>
          <w:bCs/>
        </w:rPr>
        <w:t xml:space="preserve">Definition 28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1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1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21"/>
    <w:bookmarkStart w:id="122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22"/>
    <w:bookmarkStart w:id="124" w:name="def-bias-variance-tradeoff"/>
    <w:p>
      <w:pPr>
        <w:pStyle w:val="BodyText"/>
      </w:pPr>
      <w:r>
        <w:rPr>
          <w:b/>
          <w:bCs/>
        </w:rPr>
        <w:t xml:space="preserve">Definition 29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2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24"/>
    <w:bookmarkStart w:id="125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25"/>
    <w:bookmarkStart w:id="126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26"/>
    <w:bookmarkStart w:id="12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7"/>
    <w:bookmarkStart w:id="12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28"/>
    <w:bookmarkStart w:id="12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30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30"/>
    <w:bookmarkStart w:id="135" w:name="exm-train-test-error-simulated"/>
    <w:p>
      <w:pPr>
        <w:pStyle w:val="BodyText"/>
      </w:pPr>
      <w:r>
        <w:rPr>
          <w:b/>
          <w:bCs/>
        </w:rPr>
        <w:t xml:space="preserve">Example 14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3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35"/>
    <w:bookmarkEnd w:id="136"/>
    <w:bookmarkStart w:id="185" w:name="sec-data-splits"/>
    <w:p>
      <w:pPr>
        <w:pStyle w:val="Heading2"/>
      </w:pPr>
      <w:r>
        <w:t xml:space="preserve">5 Training, validation, and test sets</w:t>
      </w:r>
    </w:p>
    <w:bookmarkStart w:id="13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37"/>
    <w:bookmarkStart w:id="13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38"/>
    <w:bookmarkStart w:id="140" w:name="def-data-splits"/>
    <w:p>
      <w:pPr>
        <w:pStyle w:val="BodyText"/>
      </w:pPr>
      <w:r>
        <w:rPr>
          <w:b/>
          <w:bCs/>
        </w:rPr>
        <w:t xml:space="preserve">Definition 30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3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40"/>
    <w:bookmarkStart w:id="141" w:name="exm-data-splits-sizes"/>
    <w:p>
      <w:pPr>
        <w:pStyle w:val="BodyText"/>
      </w:pPr>
      <w:r>
        <w:rPr>
          <w:b/>
          <w:bCs/>
        </w:rPr>
        <w:t xml:space="preserve">Example 15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41"/>
    <w:bookmarkStart w:id="143" w:name="def-tuning-parameter"/>
    <w:p>
      <w:pPr>
        <w:pStyle w:val="BodyText"/>
      </w:pPr>
      <w:r>
        <w:rPr>
          <w:b/>
          <w:bCs/>
        </w:rPr>
        <w:t xml:space="preserve">Definition 31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4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bookmarkStart w:id="144" w:name="exm-tuning-parameter"/>
    <w:p>
      <w:pPr>
        <w:pStyle w:val="FirstParagraph"/>
      </w:pPr>
      <w:r>
        <w:rPr>
          <w:b/>
          <w:bCs/>
        </w:rPr>
        <w:t xml:space="preserve">Example 16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44"/>
    <w:bookmarkStart w:id="145" w:name="def-model-selection"/>
    <w:p>
      <w:pPr>
        <w:pStyle w:val="BodyText"/>
      </w:pPr>
      <w:r>
        <w:rPr>
          <w:b/>
          <w:bCs/>
        </w:rPr>
        <w:t xml:space="preserve">Definition 32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bookmarkEnd w:id="145"/>
    <w:bookmarkStart w:id="146" w:name="exm-model-selection"/>
    <w:p>
      <w:pPr>
        <w:pStyle w:val="BodyText"/>
      </w:pPr>
      <w:r>
        <w:rPr>
          <w:b/>
          <w:bCs/>
        </w:rPr>
        <w:t xml:space="preserve">Example 17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46"/>
    <w:bookmarkStart w:id="148" w:name="def-validation-set"/>
    <w:p>
      <w:pPr>
        <w:pStyle w:val="BodyText"/>
      </w:pPr>
      <w:r>
        <w:rPr>
          <w:b/>
          <w:bCs/>
        </w:rPr>
        <w:t xml:space="preserve">Definition 33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4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7"/>
    </w:p>
    <w:bookmarkEnd w:id="148"/>
    <w:bookmarkStart w:id="150" w:name="def-validation-error"/>
    <w:p>
      <w:pPr>
        <w:pStyle w:val="FirstParagraph"/>
      </w:pPr>
      <w:r>
        <w:rPr>
          <w:b/>
          <w:bCs/>
        </w:rPr>
        <w:t xml:space="preserve">Definition 34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4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bookmarkStart w:id="152" w:name="def-validation-choice"/>
    <w:p>
      <w:pPr>
        <w:pStyle w:val="FirstParagraph"/>
      </w:pPr>
      <w:r>
        <w:rPr>
          <w:b/>
          <w:bCs/>
        </w:rPr>
        <w:t xml:space="preserve">Definition 35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5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test-set"/>
    <w:p>
      <w:pPr>
        <w:pStyle w:val="FirstParagraph"/>
      </w:pPr>
      <w:r>
        <w:rPr>
          <w:b/>
          <w:bCs/>
        </w:rPr>
        <w:t xml:space="preserve">Definition 36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5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test-error"/>
    <w:p>
      <w:pPr>
        <w:pStyle w:val="FirstParagraph"/>
      </w:pPr>
      <w:r>
        <w:rPr>
          <w:b/>
          <w:bCs/>
        </w:rPr>
        <w:t xml:space="preserve">Definition 37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5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5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5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60"/>
    <w:bookmarkStart w:id="161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61"/>
    <w:bookmarkStart w:id="184" w:name="exm-train-validation-test-split"/>
    <w:p>
      <w:pPr>
        <w:pStyle w:val="BodyText"/>
      </w:pPr>
      <w:r>
        <w:rPr>
          <w:b/>
          <w:bCs/>
        </w:rPr>
        <w:t xml:space="preserve">Example 18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18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6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7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84"/>
    <w:bookmarkEnd w:id="185"/>
    <w:bookmarkStart w:id="22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8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186"/>
    <w:bookmarkStart w:id="18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87"/>
    <w:bookmarkStart w:id="189" w:name="def-folds"/>
    <w:p>
      <w:pPr>
        <w:pStyle w:val="FirstParagraph"/>
      </w:pPr>
      <w:r>
        <w:rPr>
          <w:b/>
          <w:bCs/>
        </w:rPr>
        <w:t xml:space="preserve">Definition 38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8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bookmarkStart w:id="190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90"/>
    <w:bookmarkStart w:id="192" w:name="def-fold-size"/>
    <w:p>
      <w:pPr>
        <w:pStyle w:val="BodyText"/>
      </w:pPr>
      <w:r>
        <w:rPr>
          <w:b/>
          <w:bCs/>
        </w:rPr>
        <w:t xml:space="preserve">Definition 39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9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def-fold-assignment"/>
    <w:p>
      <w:pPr>
        <w:pStyle w:val="FirstParagraph"/>
      </w:pPr>
      <w:r>
        <w:rPr>
          <w:b/>
          <w:bCs/>
        </w:rPr>
        <w:t xml:space="preserve">Definition 40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9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bookmarkStart w:id="195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95"/>
    <w:bookmarkStart w:id="197" w:name="def-fold-out-rule"/>
    <w:p>
      <w:pPr>
        <w:pStyle w:val="BodyText"/>
      </w:pPr>
      <w:r>
        <w:rPr>
          <w:b/>
          <w:bCs/>
        </w:rPr>
        <w:t xml:space="preserve">Definition 41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9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8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98"/>
    <w:bookmarkStart w:id="199" w:name="def-kfold"/>
    <w:p>
      <w:pPr>
        <w:pStyle w:val="BodyText"/>
      </w:pPr>
      <w:r>
        <w:rPr>
          <w:b/>
          <w:bCs/>
        </w:rPr>
        <w:t xml:space="preserve">Definition 42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199"/>
    <w:bookmarkStart w:id="200" w:name="rem-kfold-vs-validation-set"/>
    <w:p>
      <w:pPr>
        <w:pStyle w:val="FirstParagraph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00"/>
    <w:bookmarkStart w:id="202" w:name="def-cv-estimate"/>
    <w:p>
      <w:pPr>
        <w:pStyle w:val="BodyText"/>
      </w:pPr>
      <w:r>
        <w:rPr>
          <w:b/>
          <w:bCs/>
        </w:rPr>
        <w:t xml:space="preserve">Definition 43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0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3"/>
    <w:bookmarkStart w:id="20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bookmarkStart w:id="20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38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05"/>
    <w:bookmarkStart w:id="20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0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09" w:name="def-fold-mse"/>
    <w:p>
      <w:pPr>
        <w:pStyle w:val="BodyText"/>
      </w:pPr>
      <w:r>
        <w:rPr>
          <w:b/>
          <w:bCs/>
        </w:rPr>
        <w:t xml:space="preserve">Definition 44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0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0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10"/>
    <w:bookmarkStart w:id="211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11"/>
    <w:bookmarkStart w:id="212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del w:id="81" w:author="PR Preview" w:date="2026-01-01T00:00:00Z">
        <w:r>
          <w:rPr>
            <w:b/>
            <w:bCs/>
          </w:rPr>
          <w:delText xml:space="preserve">Bias.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Each rule in</w:delText>
        </w:r>
      </w:del>
      <w:del w:id="84" w:author="PR Preview" w:date="2026-01-01T00:00:00Z">
        <w:r>
          <w:delText xml:space="preserve"> </w:delText>
        </w:r>
      </w:del>
      <w:hyperlink w:anchor="eq-cv-estimate">
        <w:del w:id="85" w:author="PR Preview" w:date="2026-01-01T00:00:00Z">
          <w:r>
            <w:rPr>
              <w:rStyle w:val="Hyperlink"/>
            </w:rPr>
            <w:delText xml:space="preserve">Equation 37</w:delText>
          </w:r>
        </w:del>
      </w:hyperlink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is fitted to about</w:delText>
        </w:r>
      </w:del>
      <w:del w:id="8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observations.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A rule fitted to fewer observations usually predicts worse,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so</w:delText>
        </w:r>
      </w:del>
      <w:del w:id="9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tends to overstate the error of a rule fitted to all</w:delText>
        </w:r>
      </w:del>
      <w:del w:id="98" w:author="PR Preview" w:date="2026-01-01T00:00:00Z">
        <w:r>
          <w:delText xml:space="preserve"> </w:delText>
        </w:r>
      </w:del>
      <m:oMath>
        <m:r>
          <m:t>n</m:t>
        </m:r>
      </m:oMath>
      <w:del w:id="99" w:author="PR Preview" w:date="2026-01-01T00:00:00Z">
        <w:r>
          <w:delText xml:space="preserve">.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The overstatement shrinks as</w:delText>
        </w:r>
      </w:del>
      <w:del w:id="102" w:author="PR Preview" w:date="2026-01-01T00:00:00Z">
        <w:r>
          <w:delText xml:space="preserve"> </w:delText>
        </w:r>
      </w:del>
      <m:oMath>
        <m:r>
          <m:t>k</m:t>
        </m:r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grows.</w:delText>
        </w:r>
      </w:del>
    </w:p>
    <w:p>
      <w:pPr>
        <w:pStyle w:val="Compact"/>
        <w:numPr>
          <w:ilvl w:val="0"/>
          <w:numId w:val="1014"/>
        </w:numPr>
      </w:pPr>
      <w:ins w:id="105" w:author="PR Preview" w:date="2026-01-01T00:00:00Z">
        <w:r>
          <w:rPr>
            <w:b/>
            <w:bCs/>
          </w:rPr>
          <w:t xml:space="preserve">Bias.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Each rule in</w:t>
        </w:r>
      </w:ins>
      <w:ins w:id="108" w:author="PR Preview" w:date="2026-01-01T00:00:00Z">
        <w:r>
          <w:t xml:space="preserve"> </w:t>
        </w:r>
      </w:ins>
      <w:hyperlink w:anchor="eq-cv-estimate">
        <w:ins w:id="109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is fitted to about</w:t>
        </w:r>
      </w:ins>
      <w:ins w:id="1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observations.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A rule fitted to fewer observations usually predicts worse,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so</w:t>
        </w:r>
      </w:ins>
      <w:ins w:id="11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tends to overstate the expected generalization error of a rule fitted to all</w:t>
        </w:r>
      </w:ins>
      <w:ins w:id="122" w:author="PR Preview" w:date="2026-01-01T00:00:00Z">
        <w:r>
          <w:t xml:space="preserve"> </w:t>
        </w:r>
      </w:ins>
      <m:oMath>
        <m:r>
          <m:t>n</m:t>
        </m:r>
      </m:oMath>
      <w:ins w:id="123" w:author="PR Preview" w:date="2026-01-01T00:00:00Z">
        <w:r>
          <w:t xml:space="preserve">.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The overstatement shrinks as</w:t>
        </w:r>
      </w:ins>
      <w:ins w:id="126" w:author="PR Preview" w:date="2026-01-01T00:00:00Z">
        <w:r>
          <w:t xml:space="preserve"> </w:t>
        </w:r>
      </w:ins>
      <m:oMath>
        <m:r>
          <m:t>k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12"/>
    <w:bookmarkStart w:id="217" w:name="exm-kfold-simulated"/>
    <w:p>
      <w:pPr>
        <w:pStyle w:val="BodyText"/>
      </w:pPr>
      <w:r>
        <w:rPr>
          <w:b/>
          <w:bCs/>
        </w:rPr>
        <w:t xml:space="preserve">Example 19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del w:id="129" w:author="PR Preview" w:date="2026-01-01T00:00:00Z">
        <w:r>
          <w:delText xml:space="preserve">Part of that gap is expected: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by</w:delText>
        </w:r>
      </w:del>
      <w:del w:id="132" w:author="PR Preview" w:date="2026-01-01T00:00:00Z">
        <w:r>
          <w:delText xml:space="preserve"> </w:delText>
        </w:r>
      </w:del>
      <w:hyperlink w:anchor="rem-cv-estimate">
        <w:del w:id="133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134" w:author="PR Preview" w:date="2026-01-01T00:00:00Z">
        <w:r>
          <w:delText xml:space="preserve">,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with</w:delText>
        </w:r>
      </w:del>
      <w:del w:id="137" w:author="PR Preview" w:date="2026-01-01T00:00:00Z">
        <w:r>
          <w:delText xml:space="preserve"> </w:delText>
        </w:r>
      </w:del>
      <m:oMath>
        <m:r>
          <m:t>g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the least-squares fit of a degree-10 polynomial,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the cross-validation estimate targets</w:delText>
        </w:r>
      </w:del>
      <w:del w:id="14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del w:id="143" w:author="PR Preview" w:date="2026-01-01T00:00:00Z">
        <w:r>
          <w:delText xml:space="preserve">,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not the error of a fit to 30 points.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A simulation of many training sets of each size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shows how much the size alone matters at this degree.</w:delText>
        </w:r>
      </w:del>
    </w:p>
    <w:p>
      <w:pPr>
        <w:pStyle w:val="BodyText"/>
      </w:pPr>
      <w:ins w:id="150" w:author="PR Preview" w:date="2026-01-01T00:00:00Z">
        <w:r>
          <w:t xml:space="preserve">Part of that gap is expected: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by</w:t>
        </w:r>
      </w:ins>
      <w:ins w:id="153" w:author="PR Preview" w:date="2026-01-01T00:00:00Z">
        <w:r>
          <w:t xml:space="preserve"> </w:t>
        </w:r>
      </w:ins>
      <w:hyperlink w:anchor="rem-cv-estimate">
        <w:ins w:id="154" w:author="PR Preview" w:date="2026-01-01T00:00:00Z">
          <w:r>
            <w:rPr>
              <w:rStyle w:val="Hyperlink"/>
            </w:rPr>
            <w:t xml:space="preserve">Remark 25</w:t>
          </w:r>
        </w:ins>
      </w:hyperlink>
      <w:ins w:id="155" w:author="PR Preview" w:date="2026-01-01T00:00:00Z">
        <w:r>
          <w:t xml:space="preserve">,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with</w:t>
        </w:r>
      </w:ins>
      <w:ins w:id="158" w:author="PR Preview" w:date="2026-01-01T00:00:00Z">
        <w:r>
          <w:t xml:space="preserve"> </w:t>
        </w:r>
      </w:ins>
      <m:oMath>
        <m:r>
          <m:t>g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the least-squares fit of a degree-10 polynomial,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 cross-validation estimate targets</w:t>
        </w:r>
      </w:ins>
      <w:ins w:id="16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ins w:id="164" w:author="PR Preview" w:date="2026-01-01T00:00:00Z">
        <w:r>
          <w:t xml:space="preserve">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not the expected generalization error of a fit to 30 points.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A simulation of many training sets of each size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shows how much the size alone matters at this degree.</w:t>
        </w:r>
      </w:ins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17"/>
    <w:bookmarkStart w:id="220" w:name="exm-kfold-mtcars"/>
    <w:p>
      <w:pPr>
        <w:pStyle w:val="BodyText"/>
      </w:pPr>
      <w:r>
        <w:rPr>
          <w:b/>
          <w:bCs/>
        </w:rPr>
        <w:t xml:space="preserve">Example 20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20"/>
    <w:bookmarkEnd w:id="221"/>
    <w:bookmarkStart w:id="249" w:name="sec-loocv"/>
    <w:p>
      <w:pPr>
        <w:pStyle w:val="Heading2"/>
      </w:pPr>
      <w:r>
        <w:t xml:space="preserve">7 Leave-one-out cross-validation</w:t>
      </w:r>
    </w:p>
    <w:bookmarkStart w:id="22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differ?</w:t>
      </w:r>
    </w:p>
    <w:bookmarkEnd w:id="222"/>
    <w:bookmarkStart w:id="22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23"/>
    <w:bookmarkStart w:id="225" w:name="def-loocv"/>
    <w:p>
      <w:pPr>
        <w:pStyle w:val="FirstParagraph"/>
      </w:pPr>
      <w:r>
        <w:rPr>
          <w:b/>
          <w:bCs/>
        </w:rPr>
        <w:t xml:space="preserve">Definition 45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2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25"/>
    <w:bookmarkStart w:id="22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28" w:name="def-term-vector"/>
    <w:p>
      <w:pPr>
        <w:pStyle w:val="FirstParagraph"/>
      </w:pPr>
      <w:r>
        <w:rPr>
          <w:b/>
          <w:bCs/>
        </w:rPr>
        <w:t xml:space="preserve">Definition 46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2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\qquad(41)$$</w:t>
      </w:r>
      <w:bookmarkEnd w:id="227"/>
    </w:p>
    <w:bookmarkEnd w:id="228"/>
    <w:bookmarkStart w:id="230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2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30"/>
    <w:bookmarkStart w:id="232" w:name="def-cross-product-matrix"/>
    <w:p>
      <w:pPr>
        <w:pStyle w:val="BodyText"/>
      </w:pPr>
      <w:r>
        <w:rPr>
          <w:b/>
          <w:bCs/>
        </w:rPr>
        <w:t xml:space="preserve">Definition 47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3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\qquad(42)$$</w:t>
      </w:r>
      <w:bookmarkEnd w:id="231"/>
    </w:p>
    <w:bookmarkEnd w:id="232"/>
    <w:bookmarkStart w:id="234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34"/>
    <w:bookmarkStart w:id="237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3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37"/>
    <w:bookmarkStart w:id="240" w:name="def-leverage"/>
    <w:p>
      <w:pPr>
        <w:pStyle w:val="BodyText"/>
      </w:pPr>
      <w:r>
        <w:rPr>
          <w:b/>
          <w:bCs/>
        </w:rPr>
        <w:t xml:space="preserve">Definition 48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3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\qquad(43)$$</w:t>
      </w:r>
      <w:bookmarkEnd w:id="239"/>
    </w:p>
    <w:bookmarkEnd w:id="240"/>
    <w:bookmarkStart w:id="242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4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42"/>
    <w:bookmarkStart w:id="245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4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4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46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46"/>
    <w:bookmarkStart w:id="247" w:name="exm-loocv-shortcut"/>
    <w:p>
      <w:pPr>
        <w:pStyle w:val="BodyText"/>
      </w:pPr>
      <w:r>
        <w:rPr>
          <w:b/>
          <w:bCs/>
        </w:rPr>
        <w:t xml:space="preserve">Example 21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40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47"/>
    <w:bookmarkStart w:id="248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48"/>
    <w:bookmarkEnd w:id="249"/>
    <w:bookmarkStart w:id="279" w:name="sec-cv-model-choice"/>
    <w:p>
      <w:pPr>
        <w:pStyle w:val="Heading2"/>
      </w:pPr>
      <w:r>
        <w:t xml:space="preserve">8 Choosing a model by cross-validation</w:t>
      </w:r>
    </w:p>
    <w:bookmarkStart w:id="251" w:name="def-cv-estimate-indexed"/>
    <w:p>
      <w:pPr>
        <w:pStyle w:val="FirstParagraph"/>
      </w:pPr>
      <w:r>
        <w:rPr>
          <w:b/>
          <w:bCs/>
        </w:rPr>
        <w:t xml:space="preserve">Definition 49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choice"/>
    <w:p>
      <w:pPr>
        <w:pStyle w:val="FirstParagraph"/>
      </w:pPr>
      <w:r>
        <w:rPr>
          <w:b/>
          <w:bCs/>
        </w:rPr>
        <w:t xml:space="preserve">Definition 50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5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exm-cv-choice-inputs"/>
    <w:p>
      <w:pPr>
        <w:pStyle w:val="FirstParagraph"/>
      </w:pPr>
      <w:r>
        <w:rPr>
          <w:b/>
          <w:bCs/>
        </w:rPr>
        <w:t xml:space="preserve">Example 22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54"/>
    <w:bookmarkStart w:id="256" w:name="def-nested-cv"/>
    <w:p>
      <w:pPr>
        <w:pStyle w:val="FirstParagraph"/>
      </w:pPr>
      <w:r>
        <w:rPr>
          <w:b/>
          <w:bCs/>
        </w:rPr>
        <w:t xml:space="preserve">Definition 51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5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7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57"/>
    <w:bookmarkStart w:id="258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58"/>
    <w:bookmarkStart w:id="261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61"/>
    <w:bookmarkStart w:id="264" w:name="def-cv-se"/>
    <w:p>
      <w:pPr>
        <w:pStyle w:val="BodyText"/>
      </w:pPr>
      <w:r>
        <w:rPr>
          <w:b/>
          <w:bCs/>
        </w:rPr>
        <w:t xml:space="preserve">Definition 52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6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6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3"/>
    </w:p>
    <w:bookmarkEnd w:id="264"/>
    <w:bookmarkStart w:id="265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65"/>
    <w:bookmarkStart w:id="267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48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6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7"/>
    <w:bookmarkStart w:id="269" w:name="def-fold-mse-indexed"/>
    <w:p>
      <w:pPr>
        <w:pStyle w:val="BodyText"/>
      </w:pPr>
      <w:r>
        <w:rPr>
          <w:b/>
          <w:bCs/>
        </w:rPr>
        <w:t xml:space="preserve">Definition 53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6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cv-se-indexed"/>
    <w:p>
      <w:pPr>
        <w:pStyle w:val="FirstParagraph"/>
      </w:pPr>
      <w:r>
        <w:rPr>
          <w:b/>
          <w:bCs/>
        </w:rPr>
        <w:t xml:space="preserve">Definition 54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7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3" w:name="def-one-se-rule"/>
    <w:p>
      <w:pPr>
        <w:pStyle w:val="FirstParagraph"/>
      </w:pPr>
      <w:r>
        <w:rPr>
          <w:b/>
          <w:bCs/>
        </w:rPr>
        <w:t xml:space="preserve">Definition 55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7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73"/>
    <w:bookmarkStart w:id="278" w:name="exm-one-se-rule"/>
    <w:p>
      <w:pPr>
        <w:pStyle w:val="BodyText"/>
      </w:pPr>
      <w:r>
        <w:rPr>
          <w:b/>
          <w:bCs/>
        </w:rPr>
        <w:t xml:space="preserve">Example 23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7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78"/>
    <w:bookmarkEnd w:id="279"/>
    <w:bookmarkStart w:id="285" w:name="sec-cv-whole-procedure"/>
    <w:p>
      <w:pPr>
        <w:pStyle w:val="Heading2"/>
      </w:pPr>
      <w:r>
        <w:t xml:space="preserve">9 Cross-validating the whole procedure</w:t>
      </w:r>
    </w:p>
    <w:bookmarkStart w:id="282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82"/>
    <w:bookmarkStart w:id="283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83"/>
    <w:bookmarkStart w:id="284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84"/>
    <w:bookmarkEnd w:id="285"/>
    <w:bookmarkStart w:id="28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86"/>
    <w:bookmarkStart w:id="294" w:name="references"/>
    <w:p>
      <w:pPr>
        <w:pStyle w:val="Heading2"/>
      </w:pPr>
      <w:r>
        <w:t xml:space="preserve">References</w:t>
      </w:r>
    </w:p>
    <w:bookmarkStart w:id="293" w:name="refs"/>
    <w:bookmarkStart w:id="28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8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88"/>
    <w:bookmarkStart w:id="29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8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90"/>
    <w:bookmarkStart w:id="29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9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92"/>
    <w:bookmarkEnd w:id="293"/>
    <w:bookmarkEnd w:id="2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1" Type="http://schemas.openxmlformats.org/officeDocument/2006/relationships/image" Target="media/rId181.png"/><Relationship Id="rId213" Type="http://schemas.openxmlformats.org/officeDocument/2006/relationships/image" Target="media/rId213.png"/><Relationship Id="rId274" Type="http://schemas.openxmlformats.org/officeDocument/2006/relationships/image" Target="media/rId274.png"/><Relationship Id="rId131" Type="http://schemas.openxmlformats.org/officeDocument/2006/relationships/image" Target="media/rId131.png"/><Relationship Id="rId163" Type="http://schemas.openxmlformats.org/officeDocument/2006/relationships/image" Target="media/rId163.png"/><Relationship Id="rId167" Type="http://schemas.openxmlformats.org/officeDocument/2006/relationships/image" Target="media/rId167.png"/><Relationship Id="rId171" Type="http://schemas.openxmlformats.org/officeDocument/2006/relationships/image" Target="media/rId171.png"/><Relationship Id="rId175" Type="http://schemas.openxmlformats.org/officeDocument/2006/relationships/image" Target="media/rId175.png"/><Relationship Id="rId29" Type="http://schemas.openxmlformats.org/officeDocument/2006/relationships/hyperlink" Target="correlation-regression.qmd#def-normal-equations" TargetMode="External"/><Relationship Id="rId238" Type="http://schemas.openxmlformats.org/officeDocument/2006/relationships/hyperlink" Target="correlation-regression.qmd#def-ols" TargetMode="External"/><Relationship Id="rId25" Type="http://schemas.openxmlformats.org/officeDocument/2006/relationships/hyperlink" Target="correlation-regression.qmd#def-rss" TargetMode="External"/><Relationship Id="rId229" Type="http://schemas.openxmlformats.org/officeDocument/2006/relationships/hyperlink" Target="correlation-regression.qmd#def-slr-covariate-vector" TargetMode="External"/><Relationship Id="rId241" Type="http://schemas.openxmlformats.org/officeDocument/2006/relationships/hyperlink" Target="correlation-regression.qmd#thm-ols-slr-vector" TargetMode="External"/><Relationship Id="rId266" Type="http://schemas.openxmlformats.org/officeDocument/2006/relationships/hyperlink" Target="estimation.qmd#def-SE" TargetMode="External"/><Relationship Id="rId98" Type="http://schemas.openxmlformats.org/officeDocument/2006/relationships/hyperlink" Target="estimation.qmd#def-estimation-error" TargetMode="External"/><Relationship Id="rId99" Type="http://schemas.openxmlformats.org/officeDocument/2006/relationships/hyperlink" Target="estimation.qmd#def-estimator" TargetMode="External"/><Relationship Id="rId87" Type="http://schemas.openxmlformats.org/officeDocument/2006/relationships/hyperlink" Target="estimation.qmd#def-mse" TargetMode="External"/><Relationship Id="rId262" Type="http://schemas.openxmlformats.org/officeDocument/2006/relationships/hyperlink" Target="exploratory-descriptive.qmd#def-sample-sd" TargetMode="External"/><Relationship Id="rId34" Type="http://schemas.openxmlformats.org/officeDocument/2006/relationships/hyperlink" Target="exploratory-descriptive.qmd#def-standardization" TargetMode="External"/><Relationship Id="rId287" Type="http://schemas.openxmlformats.org/officeDocument/2006/relationships/hyperlink" Target="https://doi.org/10.1007/978-0-387-84858-7" TargetMode="External"/><Relationship Id="rId289" Type="http://schemas.openxmlformats.org/officeDocument/2006/relationships/hyperlink" Target="https://doi.org/10.1007/978-1-0716-1418-1" TargetMode="External"/><Relationship Id="rId159" Type="http://schemas.openxmlformats.org/officeDocument/2006/relationships/hyperlink" Target="https://morrison-lab.github.io/lds/chapters/big-ideas.html#def-test-set" TargetMode="External"/><Relationship Id="rId157" Type="http://schemas.openxmlformats.org/officeDocument/2006/relationships/hyperlink" Target="https://morrison-lab.github.io/lds/chapters/big-ideas.html#def-training-set" TargetMode="External"/><Relationship Id="rId158" Type="http://schemas.openxmlformats.org/officeDocument/2006/relationships/hyperlink" Target="https://morrison-lab.github.io/lds/chapters/big-ideas.html#def-validation-set" TargetMode="External"/><Relationship Id="rId38" Type="http://schemas.openxmlformats.org/officeDocument/2006/relationships/hyperlink" Target="https://morrison-lab.github.io/mds/functions.html#def-function" TargetMode="External"/><Relationship Id="rId52" Type="http://schemas.openxmlformats.org/officeDocument/2006/relationships/hyperlink" Target="https://morrison-lab.github.io/pds/expectation.html#def-loss-function" TargetMode="External"/><Relationship Id="rId48" Type="http://schemas.openxmlformats.org/officeDocument/2006/relationships/hyperlink" Target="https://morrison-lab.github.io/pds/expectation.html#def-new-observation" TargetMode="External"/><Relationship Id="rId49" Type="http://schemas.openxmlformats.org/officeDocument/2006/relationships/hyperlink" Target="https://morrison-lab.github.io/pds/expectation.html#def-prediction" TargetMode="External"/><Relationship Id="rId117" Type="http://schemas.openxmlformats.org/officeDocument/2006/relationships/hyperlink" Target="https://morrison-lab.github.io/pds/expectation.html#def-risk" TargetMode="External"/><Relationship Id="rId91" Type="http://schemas.openxmlformats.org/officeDocument/2006/relationships/hyperlink" Target="https://morrison-lab.github.io/pds/expectation.html#thm-lie" TargetMode="External"/><Relationship Id="rId106" Type="http://schemas.openxmlformats.org/officeDocument/2006/relationships/hyperlink" Target="https://morrison-lab.github.io/pds/expectation.html#thm-linearity-expectation" TargetMode="External"/><Relationship Id="rId47" Type="http://schemas.openxmlformats.org/officeDocument/2006/relationships/hyperlink" Target="https://morrison-lab.github.io/pds/independence.html#def-indpt" TargetMode="External"/><Relationship Id="rId111" Type="http://schemas.openxmlformats.org/officeDocument/2006/relationships/hyperlink" Target="https://morrison-lab.github.io/pds/variance-covariance.html#def-variance" TargetMode="External"/><Relationship Id="rId107" Type="http://schemas.openxmlformats.org/officeDocument/2006/relationships/hyperlink" Target="https://morrison-lab.github.io/pds/variance-covariance.html#thm-variance" TargetMode="External"/><Relationship Id="rId291" Type="http://schemas.openxmlformats.org/officeDocument/2006/relationships/hyperlink" Target="https://www.gastonsanchez.com/matrix4sl/" TargetMode="External"/><Relationship Id="rId233" Type="http://schemas.openxmlformats.org/officeDocument/2006/relationships/hyperlink" Target="https://www.gastonsanchez.com/matrix4sl/cross-products.html#cross-products" TargetMode="External"/><Relationship Id="rId24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5" Type="http://schemas.openxmlformats.org/officeDocument/2006/relationships/hyperlink" Target="prediction.qmd#def-prediction-error" TargetMode="External"/><Relationship Id="rId63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normal-equations" TargetMode="External"/><Relationship Id="rId238" Type="http://schemas.openxmlformats.org/officeDocument/2006/relationships/hyperlink" Target="correlation-regression.qmd#def-ols" TargetMode="External"/><Relationship Id="rId25" Type="http://schemas.openxmlformats.org/officeDocument/2006/relationships/hyperlink" Target="correlation-regression.qmd#def-rss" TargetMode="External"/><Relationship Id="rId229" Type="http://schemas.openxmlformats.org/officeDocument/2006/relationships/hyperlink" Target="correlation-regression.qmd#def-slr-covariate-vector" TargetMode="External"/><Relationship Id="rId241" Type="http://schemas.openxmlformats.org/officeDocument/2006/relationships/hyperlink" Target="correlation-regression.qmd#thm-ols-slr-vector" TargetMode="External"/><Relationship Id="rId266" Type="http://schemas.openxmlformats.org/officeDocument/2006/relationships/hyperlink" Target="estimation.qmd#def-SE" TargetMode="External"/><Relationship Id="rId98" Type="http://schemas.openxmlformats.org/officeDocument/2006/relationships/hyperlink" Target="estimation.qmd#def-estimation-error" TargetMode="External"/><Relationship Id="rId99" Type="http://schemas.openxmlformats.org/officeDocument/2006/relationships/hyperlink" Target="estimation.qmd#def-estimator" TargetMode="External"/><Relationship Id="rId87" Type="http://schemas.openxmlformats.org/officeDocument/2006/relationships/hyperlink" Target="estimation.qmd#def-mse" TargetMode="External"/><Relationship Id="rId262" Type="http://schemas.openxmlformats.org/officeDocument/2006/relationships/hyperlink" Target="exploratory-descriptive.qmd#def-sample-sd" TargetMode="External"/><Relationship Id="rId34" Type="http://schemas.openxmlformats.org/officeDocument/2006/relationships/hyperlink" Target="exploratory-descriptive.qmd#def-standardization" TargetMode="External"/><Relationship Id="rId287" Type="http://schemas.openxmlformats.org/officeDocument/2006/relationships/hyperlink" Target="https://doi.org/10.1007/978-0-387-84858-7" TargetMode="External"/><Relationship Id="rId289" Type="http://schemas.openxmlformats.org/officeDocument/2006/relationships/hyperlink" Target="https://doi.org/10.1007/978-1-0716-1418-1" TargetMode="External"/><Relationship Id="rId159" Type="http://schemas.openxmlformats.org/officeDocument/2006/relationships/hyperlink" Target="https://morrison-lab.github.io/lds/chapters/big-ideas.html#def-test-set" TargetMode="External"/><Relationship Id="rId157" Type="http://schemas.openxmlformats.org/officeDocument/2006/relationships/hyperlink" Target="https://morrison-lab.github.io/lds/chapters/big-ideas.html#def-training-set" TargetMode="External"/><Relationship Id="rId158" Type="http://schemas.openxmlformats.org/officeDocument/2006/relationships/hyperlink" Target="https://morrison-lab.github.io/lds/chapters/big-ideas.html#def-validation-set" TargetMode="External"/><Relationship Id="rId38" Type="http://schemas.openxmlformats.org/officeDocument/2006/relationships/hyperlink" Target="https://morrison-lab.github.io/mds/functions.html#def-function" TargetMode="External"/><Relationship Id="rId52" Type="http://schemas.openxmlformats.org/officeDocument/2006/relationships/hyperlink" Target="https://morrison-lab.github.io/pds/expectation.html#def-loss-function" TargetMode="External"/><Relationship Id="rId48" Type="http://schemas.openxmlformats.org/officeDocument/2006/relationships/hyperlink" Target="https://morrison-lab.github.io/pds/expectation.html#def-new-observation" TargetMode="External"/><Relationship Id="rId49" Type="http://schemas.openxmlformats.org/officeDocument/2006/relationships/hyperlink" Target="https://morrison-lab.github.io/pds/expectation.html#def-prediction" TargetMode="External"/><Relationship Id="rId117" Type="http://schemas.openxmlformats.org/officeDocument/2006/relationships/hyperlink" Target="https://morrison-lab.github.io/pds/expectation.html#def-risk" TargetMode="External"/><Relationship Id="rId91" Type="http://schemas.openxmlformats.org/officeDocument/2006/relationships/hyperlink" Target="https://morrison-lab.github.io/pds/expectation.html#thm-lie" TargetMode="External"/><Relationship Id="rId106" Type="http://schemas.openxmlformats.org/officeDocument/2006/relationships/hyperlink" Target="https://morrison-lab.github.io/pds/expectation.html#thm-linearity-expectation" TargetMode="External"/><Relationship Id="rId47" Type="http://schemas.openxmlformats.org/officeDocument/2006/relationships/hyperlink" Target="https://morrison-lab.github.io/pds/independence.html#def-indpt" TargetMode="External"/><Relationship Id="rId111" Type="http://schemas.openxmlformats.org/officeDocument/2006/relationships/hyperlink" Target="https://morrison-lab.github.io/pds/variance-covariance.html#def-variance" TargetMode="External"/><Relationship Id="rId107" Type="http://schemas.openxmlformats.org/officeDocument/2006/relationships/hyperlink" Target="https://morrison-lab.github.io/pds/variance-covariance.html#thm-variance" TargetMode="External"/><Relationship Id="rId291" Type="http://schemas.openxmlformats.org/officeDocument/2006/relationships/hyperlink" Target="https://www.gastonsanchez.com/matrix4sl/" TargetMode="External"/><Relationship Id="rId233" Type="http://schemas.openxmlformats.org/officeDocument/2006/relationships/hyperlink" Target="https://www.gastonsanchez.com/matrix4sl/cross-products.html#cross-products" TargetMode="External"/><Relationship Id="rId24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5" Type="http://schemas.openxmlformats.org/officeDocument/2006/relationships/hyperlink" Target="prediction.qmd#def-prediction-error" TargetMode="External"/><Relationship Id="rId63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2026-10-17T08:47:41Z</dcterms:created>
  <dcterms:modified xsi:type="dcterms:W3CDTF">2026-10-17T08:47:41Z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